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9E7"/>
  <w:body>
    <w:p w14:paraId="4D4CCB02" w14:textId="52C3341B" w:rsidR="00B93B58" w:rsidRPr="006F178A" w:rsidRDefault="00B93B58" w:rsidP="00B93B58">
      <w:pPr>
        <w:pStyle w:val="afff3"/>
        <w:framePr w:wrap="around"/>
        <w:rPr>
          <w:del w:id="41238" w:author="Claude" w:date="2026-10-07T09:24:33Z"/>
          <w:rtl/>
        </w:rPr>
      </w:pPr>
      <w:del w:id="41237" w:author="Claude" w:date="2026-10-07T09:24:33Z">
        <w:r w:rsidRPr="006F178A">
          <w:rPr>
            <w:rFonts w:hint="cs"/>
            <w:rtl/>
          </w:rPr>
          <w:delText xml:space="preserve">פרק ראשון </w:delText>
        </w:r>
      </w:del>
    </w:p>
    <w:p w14:paraId="1614F00F" w14:textId="77777777" w:rsidR="00B93B58" w:rsidRPr="0059138D" w:rsidRDefault="00B93B58" w:rsidP="00B93B58">
      <w:pPr>
        <w:pStyle w:val="afff3"/>
        <w:framePr w:wrap="around"/>
        <w:spacing w:line="276" w:lineRule="auto"/>
        <w:rPr>
          <w:del w:id="41240" w:author="Claude" w:date="2026-10-07T09:24:33Z"/>
          <w:rFonts w:cs="BA Vilna Bold"/>
          <w:sz w:val="20"/>
          <w:rtl/>
        </w:rPr>
      </w:pPr>
      <w:del w:id="41239" w:author="Claude" w:date="2026-10-07T09:24:33Z">
        <w:r w:rsidRPr="006F178A">
          <w:rPr>
            <w:rFonts w:hint="cs"/>
            <w:sz w:val="20"/>
            <w:rtl/>
          </w:rPr>
          <w:delText xml:space="preserve">המקנא לאשתו</w:delText>
        </w:r>
      </w:del>
    </w:p>
    <w:p w14:paraId="3C4A2B3E" w14:textId="77777777" w:rsidR="00B93B58" w:rsidRPr="0059138D" w:rsidRDefault="00B93B58" w:rsidP="00B93B58">
      <w:pPr>
        <w:pStyle w:val="afff4"/>
        <w:framePr w:wrap="around"/>
        <w:spacing w:after="0" w:line="276" w:lineRule="auto"/>
        <w:rPr>
          <w:rFonts w:cs="BA Vilna Bold"/>
          <w:rtl/>
        </w:rPr>
      </w:pPr>
      <w:r w:rsidRPr="0059138D">
        <w:rPr>
          <w:rFonts w:cs="BA Vilna Bold" w:hint="cs"/>
          <w:rtl/>
        </w:rPr>
        <w:t xml:space="preserve">ב. </w:t>
      </w:r>
      <w:r w:rsidRPr="006F178A">
        <w:rPr>
          <w:rtl/>
        </w:rPr>
        <w:t>–</w:t>
      </w:r>
      <w:r w:rsidRPr="006F178A">
        <w:rPr>
          <w:rFonts w:hint="cs"/>
          <w:rtl/>
        </w:rPr>
        <w:t xml:space="preserve"> יד.</w:t>
      </w:r>
    </w:p>
    <w:p w14:paraId="0469C16B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59138D">
        <w:rPr>
          <w:rFonts w:cs="BA Vilna Bold" w:hint="cs"/>
          <w:rtl/>
        </w:rPr>
        <w:t>ב.</w:t>
      </w:r>
      <w:r w:rsidRPr="006F178A">
        <w:rPr>
          <w:rFonts w:hint="cs"/>
          <w:rtl/>
        </w:rPr>
        <w:t>- יד.</w:t>
      </w:r>
    </w:p>
    <w:p w14:paraId="682DDBD1" w14:textId="77777777" w:rsidR="00B93B58" w:rsidRPr="006F178A" w:rsidRDefault="00B93B58" w:rsidP="00B93B58">
      <w:pPr>
        <w:pStyle w:val="afff1"/>
        <w:framePr w:wrap="around"/>
        <w:rPr>
          <w:rtl/>
        </w:rPr>
      </w:pPr>
      <w:r w:rsidRPr="006F178A">
        <w:rPr>
          <w:rFonts w:hint="cs"/>
          <w:rtl/>
        </w:rPr>
        <w:t xml:space="preserve">סוטה </w:t>
      </w:r>
    </w:p>
    <w:p w14:paraId="706536E4" w14:textId="77777777" w:rsidR="00F02A00" w:rsidRDefault="00F02A00" w:rsidP="00EF3887">
      <w:pPr>
        <w:pStyle w:val="afff5"/>
        <w:spacing w:before="120"/>
        <w:jc w:val="center"/>
        <w:rPr>
          <w:rtl/>
        </w:rPr>
        <w:pPrChange w:id="90001" w:author="קלוד" w:date="2026-10-08T12:08:16Z">
          <w:pPr>
            <w:pStyle w:val="afff5"/>
            <w:jc w:val="center"/>
          </w:pPr>
        </w:pPrChange>
      </w:pPr>
    </w:p>
    <w:p w14:paraId="02971E45" w14:textId="77777777" w:rsidR="00F02A00" w:rsidRDefault="00F02A00" w:rsidP="00F02A00">
      <w:pPr>
        <w:jc w:val="center"/>
        <w:rPr>
          <w:sz w:val="22"/>
          <w:szCs w:val="20"/>
          <w:rtl/>
        </w:rPr>
      </w:pPr>
    </w:p>
    <w:p w14:paraId="7A70E453" w14:textId="77777777" w:rsidR="00F02A00" w:rsidRPr="004B3D87" w:rsidRDefault="00F02A00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38"/>
          <w:szCs w:val="36"/>
          <w:rtl/>
        </w:rPr>
      </w:pPr>
      <w:r w:rsidRPr="004B3D87">
        <w:rPr>
          <w:rFonts w:ascii="BA TM • Vilna Extra-Bold" w:hAnsi="BA TM • Vilna Extra-Bold" w:cs="BA TM • Vilna Extra-Bold"/>
          <w:sz w:val="38"/>
          <w:szCs w:val="36"/>
          <w:rtl/>
        </w:rPr>
        <w:t>קיצור הדף היומי</w:t>
      </w:r>
    </w:p>
    <w:p w14:paraId="78FA5CFF" w14:textId="411529E0" w:rsidR="004B3D87" w:rsidRPr="004B3D87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38"/>
          <w:szCs w:val="36"/>
          <w:rtl/>
        </w:rPr>
      </w:pPr>
      <w:r w:rsidRPr="004B3D87">
        <w:rPr>
          <w:rFonts w:ascii="BA TM • Vilna Extra-Bold" w:hAnsi="BA TM • Vilna Extra-Bold" w:cs="BA TM • Vilna Extra-Bold" w:hint="cs"/>
          <w:sz w:val="38"/>
          <w:szCs w:val="36"/>
          <w:rtl/>
        </w:rPr>
        <w:t xml:space="preserve">מבית לאוקמי גירסא </w:t>
      </w:r>
    </w:p>
    <w:p w14:paraId="1DD95864" w14:textId="77777777" w:rsidR="004B3D87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426CC459" w14:textId="77777777" w:rsidR="004B3D87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398938A2" w14:textId="77777777" w:rsidR="004B3D87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127C97EF" w14:textId="77777777" w:rsidR="004B3D87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4F82A6D4" w14:textId="77777777" w:rsidR="004B3D87" w:rsidRPr="00F02A00" w:rsidRDefault="004B3D87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09C46475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F02A00">
        <w:rPr>
          <w:rFonts w:ascii="BA TM • Vilna Extra-Bold" w:hAnsi="BA TM • Vilna Extra-Bold" w:cs="BA TM • Vilna Extra-Bold"/>
          <w:sz w:val="26"/>
          <w:szCs w:val="24"/>
          <w:rtl/>
        </w:rPr>
        <w:t>ניתן להשיג</w:t>
      </w:r>
    </w:p>
    <w:p w14:paraId="4E4E838A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 לאוקמי גירסא </w:t>
      </w:r>
      <w:r w:rsidRPr="00F02A00">
        <w:rPr>
          <w:rFonts w:ascii="BA TM • Vilna Extra-Bold" w:hAnsi="BA TM • Vilna Extra-Bold" w:cs="BA TM • Vilna Extra-Bold"/>
          <w:sz w:val="26"/>
          <w:szCs w:val="24"/>
          <w:rtl/>
        </w:rPr>
        <w:t xml:space="preserve"> על כל התלמוד בבלי. </w:t>
      </w:r>
    </w:p>
    <w:p w14:paraId="35193753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 שיננא על כל התלמוד בבלי</w:t>
      </w:r>
    </w:p>
    <w:p w14:paraId="236C3E1A" w14:textId="77777777" w:rsidR="004B3D87" w:rsidRP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4"/>
          <w:szCs w:val="22"/>
          <w:rtl/>
        </w:rPr>
      </w:pPr>
      <w:r w:rsidRPr="004B3D87">
        <w:rPr>
          <w:rFonts w:ascii="BA  Leukmey Girsa Regular" w:hAnsi="BA  Leukmey Girsa Regular" w:cs="BA  Leukmey Girsa Regular"/>
          <w:sz w:val="30"/>
          <w:szCs w:val="30"/>
          <w:rtl/>
        </w:rPr>
        <w:t>◄</w:t>
      </w:r>
      <w:r w:rsidRPr="004B3D87">
        <w:rPr>
          <w:rFonts w:ascii="BA TM • Vilna Extra-Bold" w:hAnsi="BA TM • Vilna Extra-Bold" w:cs="BA TM • Vilna Extra-Bold" w:hint="cs"/>
          <w:sz w:val="24"/>
          <w:szCs w:val="22"/>
          <w:rtl/>
        </w:rPr>
        <w:t>עיונים ומראה מקומות על מועד נשים נזיקין</w:t>
      </w:r>
    </w:p>
    <w:p w14:paraId="0A9721D9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עיונים ומראה מקומות על התורה</w:t>
      </w:r>
    </w:p>
    <w:p w14:paraId="62FA305C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עיונים ומראה מקומות </w:t>
      </w:r>
      <w:r>
        <w:rPr>
          <w:rFonts w:ascii="BA TM • Vilna Extra-Bold" w:hAnsi="BA TM • Vilna Extra-Bold" w:cs="BA TM • Vilna Extra-Bold"/>
          <w:sz w:val="26"/>
          <w:szCs w:val="24"/>
          <w:rtl/>
        </w:rPr>
        <w:t>–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 חמש מגילות</w:t>
      </w:r>
    </w:p>
    <w:p w14:paraId="331E31E8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לאסוקי שמעתתא- ע''ס חושן משפט </w:t>
      </w:r>
    </w:p>
    <w:p w14:paraId="286D6E1F" w14:textId="77777777" w:rsidR="004B3D87" w:rsidRP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4"/>
          <w:szCs w:val="22"/>
          <w:rtl/>
        </w:rPr>
      </w:pPr>
      <w:r w:rsidRPr="004B3D87">
        <w:rPr>
          <w:rFonts w:ascii="BA  Leukmey Girsa Regular" w:hAnsi="BA  Leukmey Girsa Regular" w:cs="BA  Leukmey Girsa Regular"/>
          <w:sz w:val="30"/>
          <w:szCs w:val="30"/>
          <w:rtl/>
        </w:rPr>
        <w:t>◄</w:t>
      </w:r>
      <w:r w:rsidRPr="004B3D87">
        <w:rPr>
          <w:rFonts w:ascii="BA TM • Vilna Extra-Bold" w:hAnsi="BA TM • Vilna Extra-Bold" w:cs="BA TM • Vilna Extra-Bold" w:hint="cs"/>
          <w:sz w:val="24"/>
          <w:szCs w:val="22"/>
          <w:rtl/>
        </w:rPr>
        <w:t>לאסוקי שמעתתא אבן העזר [חופה וקידושין]</w:t>
      </w:r>
    </w:p>
    <w:p w14:paraId="2AACFF0E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 xml:space="preserve">לאסוקי שמעתתא יו''ד </w:t>
      </w:r>
    </w:p>
    <w:p w14:paraId="092650C4" w14:textId="0A9253FE" w:rsidR="004B3D87" w:rsidRPr="00F02A00" w:rsidRDefault="004B3D87" w:rsidP="004B3D87">
      <w:pPr>
        <w:spacing w:line="276" w:lineRule="auto"/>
        <w:ind w:left="226" w:firstLine="113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[ריבית שחיטה, מקוואות, מילה גרים]</w:t>
      </w:r>
    </w:p>
    <w:p w14:paraId="1DF516D8" w14:textId="77777777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אגן הסהר מכתבי הזוה''ק על סדר הפרשה</w:t>
      </w:r>
    </w:p>
    <w:p w14:paraId="0C43E2C5" w14:textId="3D7758EF" w:rsidR="004B3D87" w:rsidRDefault="004B3D87" w:rsidP="004B3D87">
      <w:pPr>
        <w:spacing w:line="276" w:lineRule="auto"/>
        <w:jc w:val="left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5B5767">
        <w:rPr>
          <w:rFonts w:ascii="BA  Leukmey Girsa Regular" w:hAnsi="BA  Leukmey Girsa Regular" w:cs="BA  Leukmey Girsa Regular"/>
          <w:sz w:val="32"/>
          <w:szCs w:val="32"/>
          <w:rtl/>
        </w:rPr>
        <w:t>◄</w:t>
      </w: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פעמייך על המועדים</w:t>
      </w:r>
    </w:p>
    <w:p w14:paraId="235F58F7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1BE4B474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2FEB8CE0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</w:p>
    <w:p w14:paraId="7A8832D5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מיכאל בלאאמו''ר הגאון רבי דוד יצחק פלג</w:t>
      </w:r>
    </w:p>
    <w:p w14:paraId="5612FDD4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ירושלים שבין החומות</w:t>
      </w:r>
    </w:p>
    <w:p w14:paraId="31A08FF3" w14:textId="77777777" w:rsidR="004B3D87" w:rsidRDefault="004B3D87" w:rsidP="004B3D87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  <w:r>
        <w:rPr>
          <w:rFonts w:ascii="BA TM • Vilna Extra-Bold" w:hAnsi="BA TM • Vilna Extra-Bold" w:cs="BA TM • Vilna Extra-Bold" w:hint="cs"/>
          <w:sz w:val="26"/>
          <w:szCs w:val="24"/>
          <w:rtl/>
        </w:rPr>
        <w:t>0527654301</w:t>
      </w:r>
    </w:p>
    <w:p w14:paraId="343C1BC2" w14:textId="77777777" w:rsidR="00F02A00" w:rsidRPr="00F02A00" w:rsidRDefault="00F02A00" w:rsidP="00F02A00">
      <w:pPr>
        <w:spacing w:line="276" w:lineRule="auto"/>
        <w:jc w:val="center"/>
        <w:rPr>
          <w:rFonts w:ascii="BA TM • Vilna Extra-Bold" w:hAnsi="BA TM • Vilna Extra-Bold" w:cs="BA TM • Vilna Extra-Bold"/>
          <w:sz w:val="26"/>
          <w:szCs w:val="24"/>
          <w:rtl/>
        </w:rPr>
      </w:pPr>
      <w:r w:rsidRPr="00F02A00">
        <w:rPr>
          <w:rFonts w:ascii="BA TM • Vilna Extra-Bold" w:hAnsi="BA TM • Vilna Extra-Bold" w:cs="BA TM • Vilna Extra-Bold"/>
          <w:sz w:val="20"/>
          <w:rtl/>
        </w:rPr>
        <w:t>0527654301</w:t>
      </w:r>
    </w:p>
    <w:p w14:paraId="1939004F" w14:textId="77777777" w:rsidR="00F02A00" w:rsidRDefault="00F02A00" w:rsidP="00EF3887">
      <w:pPr>
        <w:pStyle w:val="afff5"/>
        <w:spacing w:before="120"/>
        <w:jc w:val="center"/>
        <w:rPr>
          <w:rtl/>
        </w:rPr>
        <w:pPrChange w:id="90002" w:author="קלוד" w:date="2026-10-08T12:08:16Z">
          <w:pPr>
            <w:pStyle w:val="afff5"/>
            <w:jc w:val="center"/>
          </w:pPr>
        </w:pPrChange>
      </w:pPr>
    </w:p>
    <w:p w14:paraId="7BE9DE9E" w14:textId="77777777" w:rsidR="00F02A00" w:rsidRDefault="00F02A00">
      <w:pPr>
        <w:bidi w:val="0"/>
        <w:spacing w:after="160" w:line="259" w:lineRule="auto"/>
        <w:jc w:val="left"/>
        <w:rPr>
          <w:rFonts w:cs="BA Vilna Bold"/>
          <w:rtl/>
        </w:rPr>
      </w:pPr>
      <w:r>
        <w:rPr>
          <w:rtl/>
        </w:rPr>
        <w:br w:type="page"/>
      </w:r>
    </w:p>
    <w:p>
      <w:pPr>
        <w:pStyle w:val="PetichatPerek"/>
        <w:rPr>
          <w:ins w:id="41236" w:author="Claude" w:date="2026-10-07T09:24:33Z"/>
        </w:rPr>
      </w:pPr>
      <w:ins w:id="41235" w:author="Claude" w:date="2026-10-07T09:24:33Z">
        <w:r>
          <w:rPr>
            <w:rFonts w:hint="cs"/>
            <w:rtl/>
          </w:rPr>
          <w:t xml:space="preserve">פרק ראשון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המקנא לאשתו</w:t>
        </w:r>
      </w:ins>
    </w:p>
    <w:p w14:paraId="1DA2DE98" w14:textId="3ACD956A" w:rsidR="00EF3887" w:rsidRDefault="00B93B58" w:rsidP="00EF3887">
      <w:pPr>
        <w:pStyle w:val="afff5"/>
        <w:spacing w:before="120"/>
        <w:jc w:val="center"/>
        <w:rPr>
          <w:rtl/>
        </w:rPr>
        <w:pPrChange w:id="90003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lastRenderedPageBreak/>
        <w:t>המקנא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לאשתו</w:t>
      </w:r>
      <w:r w:rsidRPr="006F178A">
        <w:rPr>
          <w:rtl/>
        </w:rPr>
        <w:t>,</w:t>
      </w:r>
    </w:p>
    <w:p w14:paraId="18C58F26" w14:textId="375FC1E9" w:rsidR="00B93B58" w:rsidRPr="006F178A" w:rsidRDefault="00EF3887" w:rsidP="00B93B58">
      <w:pPr>
        <w:pStyle w:val="afff5"/>
        <w:rPr>
          <w:rtl/>
        </w:rPr>
      </w:pPr>
      <w:r w:rsidRPr="00EF3887">
        <w:rPr>
          <w:rStyle w:val="TanaimMishna"/>
          <w:rFonts w:hint="cs"/>
          <w:rtl/>
          <w:rPrChange w:id="20001" w:author="קלוד" w:date="2026-10-06T10:10:25Z">
            <w:rPr>
              <w:rStyle w:val="affffc"/>
              <w:rFonts w:hint="cs"/>
              <w:rtl/>
            </w:rPr>
          </w:rPrChange>
        </w:rPr>
        <w:t>ר''א</w:t>
      </w:r>
      <w:r w:rsidR="00B93B58" w:rsidRPr="00EF3887">
        <w:rPr>
          <w:rStyle w:val="TanaimMishna"/>
          <w:rtl/>
          <w:rPrChange w:id="20002" w:author="קלוד" w:date="2026-10-06T10:10:25Z">
            <w:rPr>
              <w:rStyle w:val="affffc"/>
              <w:rtl/>
            </w:rPr>
          </w:rPrChange>
        </w:rPr>
        <w:t xml:space="preserve">: </w:t>
      </w:r>
      <w:r w:rsidR="00B93B58" w:rsidRPr="006F178A">
        <w:rPr>
          <w:rFonts w:hint="cs"/>
          <w:rtl/>
        </w:rPr>
        <w:t>מקנא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ומשקה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פי</w:t>
      </w:r>
      <w:r w:rsidR="00B93B58" w:rsidRPr="006F178A">
        <w:rPr>
          <w:rtl/>
        </w:rPr>
        <w:t xml:space="preserve"> </w:t>
      </w:r>
      <w:r w:rsidR="00B93B58" w:rsidRPr="00FC1C11">
        <w:rPr>
          <w:rFonts w:cs="BA TM • Vilna Extra-Bold" w:hint="cs"/>
          <w:rtl/>
        </w:rPr>
        <w:t>עד</w:t>
      </w:r>
      <w:r w:rsidR="00B93B58" w:rsidRPr="00FC1C11">
        <w:rPr>
          <w:rFonts w:cs="BA TM • Vilna Extra-Bold"/>
          <w:rtl/>
        </w:rPr>
        <w:t xml:space="preserve"> </w:t>
      </w:r>
      <w:r w:rsidR="00B93B58" w:rsidRPr="00FC1C11">
        <w:rPr>
          <w:rFonts w:cs="BA TM • Vilna Extra-Bold"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פ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עצמו</w:t>
      </w:r>
      <w:r w:rsidR="00B93B58" w:rsidRPr="006F178A">
        <w:rPr>
          <w:rtl/>
        </w:rPr>
        <w:t>;</w:t>
      </w:r>
    </w:p>
    <w:p w14:paraId="6E115907" w14:textId="608BF9C4" w:rsidR="00B93B58" w:rsidRPr="006F178A" w:rsidRDefault="00B93B58" w:rsidP="00D80E89">
      <w:pPr>
        <w:pStyle w:val="afff5"/>
        <w:spacing w:after="60"/>
      </w:pPr>
      <w:r w:rsidRPr="00EF3887">
        <w:rPr>
          <w:rStyle w:val="TanaimMishna"/>
          <w:rFonts w:hint="cs"/>
          <w:rtl/>
          <w:rPrChange w:id="20003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EF3887">
        <w:rPr>
          <w:rStyle w:val="TanaimMishna"/>
          <w:rtl/>
          <w:rPrChange w:id="2000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EF3887">
        <w:rPr>
          <w:rStyle w:val="TanaimMishna"/>
          <w:rFonts w:hint="cs"/>
          <w:rtl/>
          <w:rPrChange w:id="20005" w:author="קלוד" w:date="2026-10-06T10:10:25Z">
            <w:rPr>
              <w:rStyle w:val="affffc"/>
              <w:rFonts w:hint="cs"/>
              <w:rtl/>
            </w:rPr>
          </w:rPrChange>
        </w:rPr>
        <w:t>י</w:t>
      </w:r>
      <w:r w:rsidRPr="00183566">
        <w:rPr>
          <w:rStyle w:val="TanaimMishna"/>
          <w:rFonts w:hint="cs"/>
          <w:rtl/>
          <w:rPrChange w:id="20006" w:author="קלוד" w:date="2026-10-06T10:10:25Z">
            <w:rPr>
              <w:rStyle w:val="affffc"/>
              <w:rFonts w:hint="cs"/>
              <w:rtl/>
            </w:rPr>
          </w:rPrChange>
        </w:rPr>
        <w:t>הושע</w:t>
      </w:r>
      <w:r w:rsidRPr="00183566">
        <w:rPr>
          <w:rStyle w:val="TanaimMishna"/>
          <w:rtl/>
          <w:rPrChange w:id="20007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ומשקה</w:t>
      </w:r>
      <w:r w:rsidRPr="006F178A">
        <w:rPr>
          <w:rtl/>
        </w:rPr>
        <w:t xml:space="preserve"> </w:t>
      </w:r>
      <w:r w:rsidRPr="00FC1C11">
        <w:rPr>
          <w:rFonts w:cs="BA TM • Vilna Extra-Bold" w:hint="cs"/>
          <w:rtl/>
        </w:rPr>
        <w:t>ע</w:t>
      </w:r>
      <w:r w:rsidRPr="00FC1C11">
        <w:rPr>
          <w:rFonts w:cs="BA TM • Vilna Extra-Bold"/>
          <w:rtl/>
        </w:rPr>
        <w:t>"</w:t>
      </w:r>
      <w:r w:rsidRPr="00FC1C11">
        <w:rPr>
          <w:rFonts w:cs="BA TM • Vilna Extra-Bold" w:hint="cs"/>
          <w:rtl/>
        </w:rPr>
        <w:t>פ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שנים</w:t>
      </w:r>
      <w:r w:rsidRPr="006F178A">
        <w:rPr>
          <w:rtl/>
        </w:rPr>
        <w:t>.</w:t>
      </w:r>
    </w:p>
    <w:p w14:paraId="11D5CD79" w14:textId="77777777" w:rsidR="00183566" w:rsidRDefault="00B93B58" w:rsidP="00183566">
      <w:pPr>
        <w:pStyle w:val="afff5"/>
        <w:rPr>
          <w:rtl/>
        </w:rPr>
      </w:pP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פלוני</w:t>
      </w:r>
      <w:r w:rsidRPr="006F178A">
        <w:rPr>
          <w:rtl/>
        </w:rPr>
        <w:t xml:space="preserve">, </w:t>
      </w:r>
      <w:r w:rsidRPr="006F178A">
        <w:rPr>
          <w:rtl/>
        </w:rPr>
        <w:br/>
      </w:r>
      <w:r w:rsidRPr="00183566">
        <w:rPr>
          <w:rFonts w:hint="cs"/>
          <w:rtl/>
        </w:rPr>
        <w:t>ודברה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עמו</w:t>
      </w:r>
      <w:r w:rsidRPr="00183566">
        <w:rPr>
          <w:rtl/>
        </w:rPr>
        <w:t xml:space="preserve"> - </w:t>
      </w:r>
      <w:r w:rsidRPr="00183566">
        <w:rPr>
          <w:rFonts w:hint="cs"/>
          <w:rtl/>
        </w:rPr>
        <w:t>עדיין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היא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מותרת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לביתה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ומותרת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לאכול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בתרומה</w:t>
      </w:r>
      <w:r w:rsidRPr="00183566">
        <w:rPr>
          <w:rtl/>
        </w:rPr>
        <w:t xml:space="preserve">, </w:t>
      </w:r>
    </w:p>
    <w:p w14:paraId="4DEC0039" w14:textId="77777777" w:rsidR="007A75BD" w:rsidRDefault="00B93B58" w:rsidP="005670C9">
      <w:pPr>
        <w:pStyle w:val="afff5"/>
        <w:spacing w:after="60"/>
        <w:rPr>
          <w:rtl/>
        </w:rPr>
      </w:pPr>
      <w:r w:rsidRPr="00183566">
        <w:rPr>
          <w:rFonts w:hint="cs"/>
          <w:rtl/>
        </w:rPr>
        <w:t>נכנסה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עמו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לבית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הסתר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ושהתה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עמו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כדי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טומאה אסורה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לביתה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ואסורה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לאכול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בתרומה</w:t>
      </w:r>
      <w:r w:rsidRPr="00183566">
        <w:rPr>
          <w:rtl/>
        </w:rPr>
        <w:t>,</w:t>
      </w:r>
      <w:r w:rsidR="00183566" w:rsidRPr="00183566">
        <w:rPr>
          <w:rFonts w:hint="cs"/>
          <w:rtl/>
        </w:rPr>
        <w:t xml:space="preserve"> </w:t>
      </w:r>
    </w:p>
    <w:p w14:paraId="24182850" w14:textId="41C216A8" w:rsidR="00B93B58" w:rsidRPr="00183566" w:rsidRDefault="00B93B58" w:rsidP="005670C9">
      <w:pPr>
        <w:pStyle w:val="afff5"/>
        <w:spacing w:after="60"/>
        <w:rPr>
          <w:rtl/>
        </w:rPr>
      </w:pPr>
      <w:r w:rsidRPr="00183566">
        <w:rPr>
          <w:rFonts w:hint="cs"/>
          <w:rtl/>
        </w:rPr>
        <w:t>ואם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מת</w:t>
      </w:r>
      <w:r w:rsidRPr="00183566">
        <w:rPr>
          <w:rtl/>
        </w:rPr>
        <w:t xml:space="preserve"> - </w:t>
      </w:r>
      <w:r w:rsidRPr="00183566">
        <w:rPr>
          <w:rFonts w:hint="cs"/>
          <w:rtl/>
        </w:rPr>
        <w:t>חולצת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ולא</w:t>
      </w:r>
      <w:r w:rsidRPr="00183566">
        <w:rPr>
          <w:rtl/>
        </w:rPr>
        <w:t xml:space="preserve"> </w:t>
      </w:r>
      <w:r w:rsidRPr="00183566">
        <w:rPr>
          <w:rFonts w:hint="cs"/>
          <w:rtl/>
        </w:rPr>
        <w:t>מתייבמת</w:t>
      </w:r>
      <w:r w:rsidRPr="00183566">
        <w:rPr>
          <w:rtl/>
        </w:rPr>
        <w:t>.</w:t>
      </w:r>
    </w:p>
    <w:p w14:paraId="4BA64A0F" w14:textId="77777777" w:rsidR="00183566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 xml:space="preserve">תנא סליק מנזיר וקאי בסוטה </w:t>
      </w:r>
    </w:p>
    <w:p w14:paraId="3389FC5E" w14:textId="76AEB493" w:rsidR="00F07A5B" w:rsidRPr="00F07A5B" w:rsidRDefault="00B93B58" w:rsidP="001835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כרבי</w:t>
      </w:r>
      <w:r w:rsidR="00F07A5B" w:rsidRPr="00F07A5B">
        <w:rPr>
          <w:rFonts w:hint="cs"/>
          <w:rtl/>
        </w:rPr>
        <w:t>:</w:t>
      </w:r>
    </w:p>
    <w:p w14:paraId="2E1B03AD" w14:textId="0338C27E" w:rsidR="00183566" w:rsidRDefault="00183566" w:rsidP="00B93B58">
      <w:pPr>
        <w:rPr>
          <w:rtl/>
        </w:rPr>
      </w:pPr>
      <w:r>
        <w:rPr>
          <w:rFonts w:hint="cs"/>
          <w:rtl/>
        </w:rPr>
        <w:t>דנ</w:t>
      </w:r>
      <w:r w:rsidR="00B93B58" w:rsidRPr="006F178A">
        <w:rPr>
          <w:rFonts w:hint="cs"/>
          <w:rtl/>
        </w:rPr>
        <w:t xml:space="preserve">סמכה פרשת נזיר לפרשת סוטה </w:t>
      </w:r>
    </w:p>
    <w:p w14:paraId="4DECA0AE" w14:textId="77777777" w:rsidR="00F07A5B" w:rsidRPr="00F07A5B" w:rsidRDefault="00183566" w:rsidP="001835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264AC32C" w14:textId="4FA37C83" w:rsidR="00B93B58" w:rsidRPr="006F178A" w:rsidRDefault="00B93B58" w:rsidP="00183566">
      <w:pPr>
        <w:spacing w:after="60"/>
        <w:rPr>
          <w:rtl/>
        </w:rPr>
      </w:pPr>
      <w:r w:rsidRPr="006F178A">
        <w:rPr>
          <w:rFonts w:hint="cs"/>
          <w:rtl/>
        </w:rPr>
        <w:t>לומר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בקלקולה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היין</w:t>
      </w:r>
      <w:r w:rsidRPr="006F178A">
        <w:rPr>
          <w:rtl/>
        </w:rPr>
        <w:t>.</w:t>
      </w:r>
    </w:p>
    <w:p w14:paraId="1A182576" w14:textId="029ED28F" w:rsidR="00183566" w:rsidRDefault="00B93B58" w:rsidP="00B93B58">
      <w:pPr>
        <w:rPr>
          <w:rtl/>
        </w:rPr>
      </w:pPr>
      <w:r w:rsidRPr="006F178A">
        <w:rPr>
          <w:rFonts w:hint="cs"/>
          <w:rtl/>
        </w:rPr>
        <w:t>איידי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המדיר</w:t>
      </w:r>
      <w:r w:rsidR="00745B47">
        <w:rPr>
          <w:rFonts w:hint="cs"/>
          <w:rtl/>
        </w:rPr>
        <w:t xml:space="preserve">,-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נדרים</w:t>
      </w:r>
      <w:r w:rsidRPr="006F178A">
        <w:rPr>
          <w:rtl/>
        </w:rPr>
        <w:t xml:space="preserve">, </w:t>
      </w:r>
    </w:p>
    <w:p w14:paraId="302C9989" w14:textId="24101AB7" w:rsidR="00183566" w:rsidRDefault="00B93B58" w:rsidP="00B93B58">
      <w:pPr>
        <w:rPr>
          <w:rtl/>
        </w:rPr>
      </w:pPr>
      <w:r w:rsidRPr="006F178A">
        <w:rPr>
          <w:rFonts w:hint="cs"/>
          <w:rtl/>
        </w:rPr>
        <w:t>ואיידי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נדרים</w:t>
      </w:r>
      <w:r w:rsidRPr="006F178A">
        <w:rPr>
          <w:rtl/>
        </w:rPr>
        <w:t xml:space="preserve"> </w:t>
      </w:r>
      <w:r w:rsidR="00745B47">
        <w:rPr>
          <w:rFonts w:hint="cs"/>
          <w:rtl/>
        </w:rPr>
        <w:t xml:space="preserve">- </w:t>
      </w:r>
      <w:r w:rsidRPr="006F178A">
        <w:rPr>
          <w:rFonts w:hint="cs"/>
          <w:rtl/>
        </w:rPr>
        <w:t>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דדמי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לנדרים</w:t>
      </w:r>
      <w:r w:rsidRPr="006F178A">
        <w:rPr>
          <w:rtl/>
        </w:rPr>
        <w:t xml:space="preserve">, </w:t>
      </w:r>
    </w:p>
    <w:p w14:paraId="1D2E2CBA" w14:textId="5A38EEEC" w:rsidR="00B93B58" w:rsidRPr="006F178A" w:rsidRDefault="00745B47" w:rsidP="00B93B58">
      <w:pPr>
        <w:rPr>
          <w:rtl/>
        </w:rPr>
      </w:pPr>
      <w:r>
        <w:rPr>
          <w:rFonts w:hint="cs"/>
          <w:rtl/>
        </w:rPr>
        <w:t xml:space="preserve">ואיידי דתנא נזיר תנא </w:t>
      </w:r>
      <w:r w:rsidR="00B93B58" w:rsidRPr="006F178A">
        <w:rPr>
          <w:rFonts w:hint="cs"/>
          <w:rtl/>
        </w:rPr>
        <w:t>סוטה</w:t>
      </w:r>
      <w:r w:rsidR="00B93B58"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B93B58" w:rsidRPr="00745B47">
        <w:rPr>
          <w:rStyle w:val="affffc"/>
          <w:rFonts w:hint="cs"/>
          <w:rtl/>
        </w:rPr>
        <w:t>כרבי</w:t>
      </w:r>
      <w:r>
        <w:rPr>
          <w:rStyle w:val="affffc"/>
          <w:rFonts w:hint="cs"/>
          <w:rtl/>
        </w:rPr>
        <w:t xml:space="preserve"> </w:t>
      </w:r>
      <w:r w:rsidRPr="00745B47">
        <w:rPr>
          <w:rStyle w:val="afffff2"/>
          <w:rFonts w:hint="cs"/>
          <w:rtl/>
        </w:rPr>
        <w:t>דיזיר עצמו מן היין</w:t>
      </w:r>
    </w:p>
    <w:p w14:paraId="0F76A8D3" w14:textId="5348D678" w:rsidR="00B93B58" w:rsidRPr="00E4644A" w:rsidRDefault="00E4644A" w:rsidP="00E4644A">
      <w:pPr>
        <w:pStyle w:val="affff5"/>
        <w:rPr>
          <w:del w:id="90002" w:author="מנוע עיצוב" w:date="2026-10-08T11:01:28Z"/>
          <w:rtl/>
        </w:rPr>
      </w:pPr>
      <w:del w:id="90001" w:author="מנוע עיצוב" w:date="2026-10-08T11:01:28Z">
        <w:r w:rsidRPr="00E4644A">
          <w:rPr>
            <w:rtl/>
          </w:rPr>
          <w:delText xml:space="preserve">****</w:delText>
        </w:r>
      </w:del>
    </w:p>
    <w:p w14:paraId="5637648B" w14:textId="12931907" w:rsidR="00B93B58" w:rsidRPr="00FC1C11" w:rsidRDefault="00B93B58" w:rsidP="005670C9">
      <w:pPr>
        <w:pStyle w:val="afffd"/>
        <w:ind w:end="0"/>
        <w:rPr>
          <w:rFonts w:cs="BA TM • Vilna Extra-Bold"/>
          <w:rtl/>
        </w:rPr>
      </w:pPr>
      <w:r w:rsidRPr="006F178A">
        <w:rPr>
          <w:rFonts w:hint="cs"/>
          <w:rtl/>
        </w:rPr>
        <w:t>המקנא</w:t>
      </w:r>
      <w:r w:rsidR="00183566">
        <w:rPr>
          <w:rFonts w:hint="cs"/>
          <w:rtl/>
        </w:rPr>
        <w:t xml:space="preserve"> לאשתו</w:t>
      </w:r>
      <w:r w:rsidRPr="006F178A">
        <w:rPr>
          <w:rtl/>
        </w:rPr>
        <w:t>.</w:t>
      </w:r>
    </w:p>
    <w:p w14:paraId="004A7D66" w14:textId="77777777" w:rsidR="00F07A5B" w:rsidRPr="00F07A5B" w:rsidRDefault="00183566" w:rsidP="001835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משמע</w:t>
      </w:r>
      <w:r w:rsidR="00F07A5B" w:rsidRPr="00F07A5B">
        <w:rPr>
          <w:rtl/>
        </w:rPr>
        <w:t>:</w:t>
      </w:r>
    </w:p>
    <w:p w14:paraId="261903B0" w14:textId="09DD0D0E" w:rsidR="00B93B58" w:rsidRPr="006F178A" w:rsidRDefault="00B93B58" w:rsidP="00745B47">
      <w:pPr>
        <w:spacing w:after="60"/>
        <w:rPr>
          <w:rtl/>
        </w:rPr>
      </w:pPr>
      <w:r w:rsidRPr="00183566">
        <w:rPr>
          <w:rtl/>
        </w:rPr>
        <w:t xml:space="preserve"> </w:t>
      </w:r>
      <w:r w:rsidRPr="006F178A">
        <w:rPr>
          <w:rFonts w:hint="cs"/>
          <w:rtl/>
        </w:rPr>
        <w:t>דיעבד</w:t>
      </w:r>
      <w:r w:rsidRPr="006F178A">
        <w:rPr>
          <w:rtl/>
        </w:rPr>
        <w:t xml:space="preserve"> </w:t>
      </w:r>
      <w:r w:rsidR="00183566">
        <w:rPr>
          <w:rFonts w:hint="cs"/>
          <w:rtl/>
        </w:rPr>
        <w:t>ולא לכתחילה -</w:t>
      </w:r>
      <w:r w:rsidR="00183566">
        <w:rPr>
          <w:rStyle w:val="affffc"/>
          <w:rFonts w:hint="cs"/>
          <w:rtl/>
        </w:rPr>
        <w:t xml:space="preserve"> </w:t>
      </w:r>
      <w:r w:rsidR="00183566" w:rsidRPr="00183566">
        <w:rPr>
          <w:rStyle w:val="affffc"/>
          <w:rFonts w:hint="cs"/>
          <w:rtl/>
        </w:rPr>
        <w:t>דתנא דידן סבר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לקנאות</w:t>
      </w:r>
      <w:r w:rsidRPr="006F178A">
        <w:rPr>
          <w:rtl/>
        </w:rPr>
        <w:t>.</w:t>
      </w:r>
    </w:p>
    <w:p w14:paraId="1767A4DC" w14:textId="201F293F" w:rsidR="00F07A5B" w:rsidRPr="00F07A5B" w:rsidRDefault="005670C9" w:rsidP="001835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פתח </w:t>
      </w:r>
      <w:r w:rsidR="00B93B58" w:rsidRPr="00F07A5B">
        <w:rPr>
          <w:rFonts w:hint="cs"/>
          <w:rtl/>
        </w:rPr>
        <w:t>ר</w:t>
      </w:r>
      <w:r w:rsidR="0087143B" w:rsidRPr="00F07A5B">
        <w:rPr>
          <w:rFonts w:hint="cs"/>
          <w:rtl/>
        </w:rPr>
        <w:t>"ל</w:t>
      </w:r>
      <w:r w:rsidR="00F07A5B" w:rsidRPr="00F07A5B">
        <w:rPr>
          <w:rtl/>
        </w:rPr>
        <w:t>:</w:t>
      </w:r>
    </w:p>
    <w:p w14:paraId="3B4014C6" w14:textId="44B96515" w:rsidR="0087143B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מזווגין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מעשיו</w:t>
      </w:r>
      <w:r w:rsidRPr="006F178A">
        <w:rPr>
          <w:rtl/>
        </w:rPr>
        <w:t>,</w:t>
      </w:r>
      <w:r w:rsidRPr="00183566">
        <w:rPr>
          <w:rStyle w:val="affffc"/>
          <w:rtl/>
        </w:rPr>
        <w:t xml:space="preserve"> </w:t>
      </w:r>
    </w:p>
    <w:p w14:paraId="28AF2C97" w14:textId="3C3ACD14" w:rsidR="00B93B58" w:rsidRPr="006F178A" w:rsidRDefault="005670C9" w:rsidP="0087143B">
      <w:pPr>
        <w:spacing w:after="60"/>
        <w:rPr>
          <w:rtl/>
        </w:rPr>
      </w:pPr>
      <w:r>
        <w:rPr>
          <w:rStyle w:val="affff8"/>
          <w:rFonts w:hint="cs"/>
          <w:rtl/>
        </w:rPr>
        <w:t>ד</w:t>
      </w:r>
      <w:r w:rsidR="00B93B58" w:rsidRPr="0087143B">
        <w:rPr>
          <w:rStyle w:val="affff8"/>
          <w:rtl/>
        </w:rPr>
        <w:t>'</w:t>
      </w:r>
      <w:r w:rsidR="00B93B58" w:rsidRPr="0087143B">
        <w:rPr>
          <w:rStyle w:val="affff8"/>
          <w:rFonts w:hint="cs"/>
          <w:rtl/>
        </w:rPr>
        <w:t>כי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לא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ינוח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שבט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הרשע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על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גורל</w:t>
      </w:r>
      <w:r w:rsidR="00B93B58" w:rsidRPr="0087143B">
        <w:rPr>
          <w:rStyle w:val="affff8"/>
          <w:rtl/>
        </w:rPr>
        <w:t xml:space="preserve"> </w:t>
      </w:r>
      <w:r w:rsidR="00B93B58" w:rsidRPr="0087143B">
        <w:rPr>
          <w:rStyle w:val="affff8"/>
          <w:rFonts w:hint="cs"/>
          <w:rtl/>
        </w:rPr>
        <w:t>הצדיקים'</w:t>
      </w:r>
      <w:r w:rsidR="00B93B58" w:rsidRPr="0087143B">
        <w:rPr>
          <w:rStyle w:val="affff8"/>
          <w:rtl/>
        </w:rPr>
        <w:t>.</w:t>
      </w:r>
    </w:p>
    <w:p w14:paraId="02947D37" w14:textId="100E3A5C" w:rsidR="00F07A5B" w:rsidRPr="00F07A5B" w:rsidRDefault="00B93B58" w:rsidP="0087143B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מרי</w:t>
      </w:r>
      <w:r w:rsidRPr="00F07A5B">
        <w:rPr>
          <w:rtl/>
        </w:rPr>
        <w:t>"</w:t>
      </w:r>
      <w:r w:rsidRPr="00F07A5B">
        <w:rPr>
          <w:rFonts w:hint="eastAsia"/>
          <w:rtl/>
        </w:rPr>
        <w:t>ו</w:t>
      </w:r>
      <w:r w:rsidR="00F07A5B" w:rsidRPr="00F07A5B">
        <w:rPr>
          <w:rtl/>
        </w:rPr>
        <w:t>:</w:t>
      </w:r>
    </w:p>
    <w:p w14:paraId="634E526D" w14:textId="7E2C3FB2" w:rsidR="00B93B58" w:rsidRPr="00745B47" w:rsidRDefault="00B93B58" w:rsidP="00B93B58">
      <w:pPr>
        <w:rPr>
          <w:spacing w:val="2"/>
          <w:rtl/>
        </w:rPr>
      </w:pPr>
      <w:r w:rsidRPr="00745B47">
        <w:rPr>
          <w:rFonts w:hint="eastAsia"/>
          <w:spacing w:val="2"/>
          <w:rtl/>
        </w:rPr>
        <w:t>וקשין</w:t>
      </w:r>
      <w:r w:rsidRPr="00745B47">
        <w:rPr>
          <w:spacing w:val="2"/>
          <w:rtl/>
        </w:rPr>
        <w:t xml:space="preserve"> </w:t>
      </w:r>
      <w:r w:rsidRPr="00745B47">
        <w:rPr>
          <w:rFonts w:hint="eastAsia"/>
          <w:spacing w:val="2"/>
          <w:rtl/>
        </w:rPr>
        <w:t>לזווגן</w:t>
      </w:r>
      <w:r w:rsidRPr="00745B47">
        <w:rPr>
          <w:spacing w:val="2"/>
          <w:rtl/>
        </w:rPr>
        <w:t xml:space="preserve"> </w:t>
      </w:r>
      <w:r w:rsidRPr="00745B47">
        <w:rPr>
          <w:rFonts w:hint="eastAsia"/>
          <w:spacing w:val="2"/>
          <w:rtl/>
        </w:rPr>
        <w:t>כקריעת</w:t>
      </w:r>
      <w:r w:rsidRPr="00745B47">
        <w:rPr>
          <w:spacing w:val="2"/>
          <w:rtl/>
        </w:rPr>
        <w:t xml:space="preserve"> </w:t>
      </w:r>
      <w:r w:rsidRPr="00745B47">
        <w:rPr>
          <w:rFonts w:hint="eastAsia"/>
          <w:spacing w:val="2"/>
          <w:rtl/>
        </w:rPr>
        <w:t>ים</w:t>
      </w:r>
      <w:r w:rsidRPr="00745B47">
        <w:rPr>
          <w:spacing w:val="2"/>
          <w:rtl/>
        </w:rPr>
        <w:t xml:space="preserve"> </w:t>
      </w:r>
      <w:r w:rsidRPr="00745B47">
        <w:rPr>
          <w:rFonts w:hint="eastAsia"/>
          <w:spacing w:val="2"/>
          <w:rtl/>
        </w:rPr>
        <w:t>סוף</w:t>
      </w:r>
      <w:r w:rsidRPr="00745B47">
        <w:rPr>
          <w:spacing w:val="2"/>
          <w:rtl/>
        </w:rPr>
        <w:t xml:space="preserve">, </w:t>
      </w:r>
      <w:r w:rsidR="0087143B" w:rsidRPr="00745B47">
        <w:rPr>
          <w:rFonts w:hint="cs"/>
          <w:spacing w:val="2"/>
          <w:rtl/>
        </w:rPr>
        <w:t>ד</w:t>
      </w:r>
      <w:r w:rsidRPr="00745B47">
        <w:rPr>
          <w:rStyle w:val="affff8"/>
          <w:spacing w:val="2"/>
          <w:rtl/>
        </w:rPr>
        <w:t>'</w:t>
      </w:r>
      <w:r w:rsidRPr="00745B47">
        <w:rPr>
          <w:rStyle w:val="affff8"/>
          <w:rFonts w:hint="eastAsia"/>
          <w:spacing w:val="2"/>
          <w:rtl/>
        </w:rPr>
        <w:t>מוציא</w:t>
      </w:r>
      <w:r w:rsidRPr="00745B47">
        <w:rPr>
          <w:rStyle w:val="affff8"/>
          <w:spacing w:val="2"/>
          <w:rtl/>
        </w:rPr>
        <w:t xml:space="preserve"> </w:t>
      </w:r>
      <w:r w:rsidRPr="00745B47">
        <w:rPr>
          <w:rStyle w:val="affff8"/>
          <w:rFonts w:hint="eastAsia"/>
          <w:spacing w:val="2"/>
          <w:rtl/>
        </w:rPr>
        <w:t>אסירים</w:t>
      </w:r>
      <w:r w:rsidRPr="00745B47">
        <w:rPr>
          <w:rStyle w:val="affff8"/>
          <w:spacing w:val="2"/>
          <w:rtl/>
        </w:rPr>
        <w:t xml:space="preserve"> </w:t>
      </w:r>
      <w:r w:rsidRPr="00745B47">
        <w:rPr>
          <w:rStyle w:val="affff8"/>
          <w:rFonts w:hint="eastAsia"/>
          <w:spacing w:val="2"/>
          <w:rtl/>
        </w:rPr>
        <w:t>בכושרות</w:t>
      </w:r>
      <w:r w:rsidR="005670C9" w:rsidRPr="00745B47">
        <w:rPr>
          <w:rStyle w:val="afffff2"/>
          <w:rFonts w:hint="cs"/>
          <w:spacing w:val="2"/>
          <w:rtl/>
        </w:rPr>
        <w:t xml:space="preserve"> בניסן כיצא''מ</w:t>
      </w:r>
      <w:r w:rsidRPr="00745B47">
        <w:rPr>
          <w:rStyle w:val="affff8"/>
          <w:spacing w:val="2"/>
          <w:rtl/>
        </w:rPr>
        <w:t>.</w:t>
      </w:r>
    </w:p>
    <w:p w14:paraId="74DB2925" w14:textId="4641E78F" w:rsidR="00F07A5B" w:rsidRPr="00F07A5B" w:rsidRDefault="00B93B58" w:rsidP="0087143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</w:t>
      </w:r>
      <w:r w:rsidR="0087143B" w:rsidRPr="00F07A5B">
        <w:rPr>
          <w:rFonts w:hint="cs"/>
          <w:rtl/>
        </w:rPr>
        <w:t>רב</w:t>
      </w:r>
      <w:r w:rsidR="00F07A5B" w:rsidRPr="00F07A5B">
        <w:rPr>
          <w:rFonts w:hint="cs"/>
          <w:rtl/>
        </w:rPr>
        <w:t>:</w:t>
      </w:r>
    </w:p>
    <w:p w14:paraId="4A2EAC6A" w14:textId="159449AD" w:rsidR="005670C9" w:rsidRDefault="00B93B58" w:rsidP="00B93B58">
      <w:pPr>
        <w:rPr>
          <w:rtl/>
        </w:rPr>
      </w:pPr>
      <w:r w:rsidRPr="006F178A">
        <w:rPr>
          <w:rFonts w:hint="cs"/>
          <w:rtl/>
        </w:rPr>
        <w:t>ארבעים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יצירת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הולד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יוצאת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ואומרת</w:t>
      </w:r>
      <w:r w:rsidRPr="006F178A">
        <w:rPr>
          <w:rtl/>
        </w:rPr>
        <w:t xml:space="preserve">: </w:t>
      </w:r>
    </w:p>
    <w:p w14:paraId="678ED993" w14:textId="32D90201" w:rsidR="0087143B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לפלוני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לפלוני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לפלוני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 </w:t>
      </w:r>
    </w:p>
    <w:p w14:paraId="53D9B2C3" w14:textId="77777777" w:rsidR="00F07A5B" w:rsidRPr="00F07A5B" w:rsidRDefault="00B93B58" w:rsidP="0087143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 ל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631F4E22" w14:textId="16C6633C" w:rsidR="00D80E89" w:rsidRPr="006F178A" w:rsidRDefault="005670C9" w:rsidP="00D80E89">
      <w:pPr>
        <w:rPr>
          <w:rtl/>
        </w:rPr>
      </w:pPr>
      <w:r>
        <w:rPr>
          <w:rFonts w:hint="cs"/>
          <w:rtl/>
        </w:rPr>
        <w:t>זה</w:t>
      </w:r>
      <w:r w:rsidR="00B93B58" w:rsidRPr="006F178A">
        <w:rPr>
          <w:rFonts w:hint="cs"/>
          <w:rtl/>
        </w:rPr>
        <w:t xml:space="preserve"> בזיווג ראשון </w:t>
      </w:r>
      <w:r w:rsidR="00B93B58" w:rsidRPr="00D80E89">
        <w:rPr>
          <w:rStyle w:val="afffff2"/>
          <w:rFonts w:hint="cs"/>
          <w:rtl/>
        </w:rPr>
        <w:t>דבת פלוני לפלוני</w:t>
      </w:r>
      <w:r>
        <w:rPr>
          <w:rStyle w:val="afffff2"/>
          <w:rFonts w:hint="cs"/>
          <w:rtl/>
        </w:rPr>
        <w:t>.</w:t>
      </w:r>
      <w:r w:rsidR="00B93B58" w:rsidRPr="006F178A">
        <w:rPr>
          <w:rFonts w:hint="cs"/>
          <w:rtl/>
        </w:rPr>
        <w:t xml:space="preserve"> ו</w:t>
      </w:r>
      <w:r>
        <w:rPr>
          <w:rFonts w:hint="cs"/>
          <w:rtl/>
        </w:rPr>
        <w:t>זה</w:t>
      </w:r>
      <w:r w:rsidR="00B93B58" w:rsidRPr="006F178A">
        <w:rPr>
          <w:rFonts w:hint="cs"/>
          <w:rtl/>
        </w:rPr>
        <w:t xml:space="preserve"> </w:t>
      </w:r>
      <w:r w:rsidRPr="005670C9">
        <w:rPr>
          <w:rStyle w:val="afffff2"/>
          <w:rFonts w:hint="cs"/>
          <w:rtl/>
        </w:rPr>
        <w:t>דקשין לזווגן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בזווג שני.</w:t>
      </w:r>
    </w:p>
    <w:p w14:paraId="47BEF58D" w14:textId="61B806C1" w:rsidR="00B93B58" w:rsidRPr="006F178A" w:rsidRDefault="00E4644A" w:rsidP="00E4644A">
      <w:pPr>
        <w:pStyle w:val="affff5"/>
        <w:rPr>
          <w:del w:id="90004" w:author="מנוע עיצוב" w:date="2026-10-08T11:01:28Z"/>
          <w:rtl/>
        </w:rPr>
      </w:pPr>
      <w:del w:id="90003" w:author="מנוע עיצוב" w:date="2026-10-08T11:01:28Z">
        <w:r>
          <w:rPr>
            <w:rtl/>
          </w:rPr>
          <w:delText xml:space="preserve">****</w:delText>
        </w:r>
      </w:del>
    </w:p>
    <w:p w14:paraId="03DEFAF1" w14:textId="0FF825E4" w:rsidR="00B93B58" w:rsidRPr="005670C9" w:rsidRDefault="00B93B58" w:rsidP="005670C9">
      <w:pPr>
        <w:pStyle w:val="afffd"/>
        <w:ind w:end="0"/>
        <w:rPr>
          <w:rtl/>
        </w:rPr>
      </w:pPr>
      <w:r w:rsidRPr="005670C9">
        <w:rPr>
          <w:rStyle w:val="affffc"/>
          <w:rFonts w:hint="cs"/>
          <w:rtl/>
        </w:rPr>
        <w:t>ר</w:t>
      </w:r>
      <w:r w:rsidRPr="005670C9">
        <w:rPr>
          <w:rStyle w:val="affffc"/>
          <w:rtl/>
        </w:rPr>
        <w:t>"</w:t>
      </w:r>
      <w:r w:rsidRPr="005670C9">
        <w:rPr>
          <w:rStyle w:val="affffc"/>
          <w:rFonts w:hint="cs"/>
          <w:rtl/>
        </w:rPr>
        <w:t>א</w:t>
      </w:r>
      <w:r w:rsidRPr="005670C9">
        <w:rPr>
          <w:rStyle w:val="affffc"/>
          <w:rtl/>
        </w:rPr>
        <w:t xml:space="preserve">: </w:t>
      </w:r>
      <w:r w:rsidR="005670C9">
        <w:rPr>
          <w:rFonts w:hint="cs"/>
          <w:rtl/>
        </w:rPr>
        <w:t xml:space="preserve">ומשקה על פי </w:t>
      </w:r>
      <w:r w:rsidR="003E33B3">
        <w:rPr>
          <w:rFonts w:hint="cs"/>
          <w:rtl/>
        </w:rPr>
        <w:t>עד אחד</w:t>
      </w:r>
      <w:r w:rsidRPr="005670C9">
        <w:rPr>
          <w:rtl/>
        </w:rPr>
        <w:t>.</w:t>
      </w:r>
    </w:p>
    <w:p w14:paraId="15B14288" w14:textId="77777777" w:rsidR="00F07A5B" w:rsidRPr="00F07A5B" w:rsidRDefault="005670C9" w:rsidP="005670C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חלקו</w:t>
      </w:r>
      <w:r w:rsidR="00F07A5B" w:rsidRPr="00F07A5B">
        <w:rPr>
          <w:rtl/>
        </w:rPr>
        <w:t>:</w:t>
      </w:r>
    </w:p>
    <w:p w14:paraId="64699ECF" w14:textId="61ABC4FF" w:rsidR="005670C9" w:rsidRDefault="00B93B58" w:rsidP="00B93B58">
      <w:pPr>
        <w:rPr>
          <w:rtl/>
        </w:rPr>
      </w:pPr>
      <w:r w:rsidRPr="006F178A">
        <w:rPr>
          <w:rFonts w:hint="cs"/>
          <w:rtl/>
        </w:rPr>
        <w:t>בקינוי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וסתירה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בטומאה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מהימן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</w:t>
      </w:r>
    </w:p>
    <w:p w14:paraId="0370A182" w14:textId="39580B33" w:rsidR="00F07A5B" w:rsidRPr="00F07A5B" w:rsidRDefault="00B93B58" w:rsidP="005670C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ותנן</w:t>
      </w:r>
      <w:r w:rsidR="00F07A5B" w:rsidRPr="00F07A5B">
        <w:rPr>
          <w:rtl/>
        </w:rPr>
        <w:t>:</w:t>
      </w:r>
    </w:p>
    <w:p w14:paraId="1C4DA56D" w14:textId="4C52115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שניטמאת</w:t>
      </w:r>
      <w:r w:rsidRPr="006F178A">
        <w:rPr>
          <w:rtl/>
        </w:rPr>
        <w:t xml:space="preserve"> </w:t>
      </w:r>
      <w:r w:rsidR="005670C9">
        <w:rPr>
          <w:rFonts w:hint="cs"/>
          <w:rtl/>
        </w:rPr>
        <w:t xml:space="preserve">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.</w:t>
      </w:r>
    </w:p>
    <w:p w14:paraId="24176556" w14:textId="77777777" w:rsidR="005670C9" w:rsidRDefault="00B93B58" w:rsidP="00B93B58">
      <w:pPr>
        <w:rPr>
          <w:rtl/>
        </w:rPr>
      </w:pPr>
      <w:r w:rsidRPr="006F178A">
        <w:rPr>
          <w:rFonts w:hint="cs"/>
          <w:rtl/>
        </w:rPr>
        <w:t>מדאו</w:t>
      </w:r>
      <w:r w:rsidR="005670C9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 אחד נאמן ד</w:t>
      </w:r>
      <w:r w:rsidRPr="00AF76D0">
        <w:rPr>
          <w:rStyle w:val="affff8"/>
          <w:rFonts w:hint="cs"/>
          <w:rtl/>
        </w:rPr>
        <w:t>'ועד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אין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בה</w:t>
      </w:r>
      <w:r w:rsidRPr="00AF76D0">
        <w:rPr>
          <w:rStyle w:val="affff8"/>
          <w:rtl/>
        </w:rPr>
        <w:t>'</w:t>
      </w:r>
      <w:r w:rsidRPr="006F178A">
        <w:rPr>
          <w:rtl/>
        </w:rPr>
        <w:t xml:space="preserve"> </w:t>
      </w:r>
    </w:p>
    <w:p w14:paraId="69D01113" w14:textId="0A25C106" w:rsidR="00B93B58" w:rsidRPr="0059138D" w:rsidRDefault="00E22A54" w:rsidP="00B93B58">
      <w:pPr>
        <w:rPr>
          <w:rFonts w:cs="BA Vilna Bold"/>
          <w:rtl/>
        </w:rPr>
      </w:pPr>
      <w:r>
        <w:rPr>
          <w:rFonts w:hint="cs"/>
          <w:rtl/>
        </w:rPr>
        <w:t>בשנים</w:t>
      </w:r>
      <w:r w:rsidR="00B93B58" w:rsidRPr="006F178A">
        <w:rPr>
          <w:rFonts w:hint="cs"/>
          <w:rtl/>
        </w:rPr>
        <w:t xml:space="preserve"> הכתוב מדבר </w:t>
      </w:r>
      <w:r w:rsidR="00B93B58" w:rsidRPr="003215F9">
        <w:rPr>
          <w:rStyle w:val="affff8"/>
          <w:rFonts w:hint="cs"/>
          <w:rtl/>
        </w:rPr>
        <w:t>ד'לא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יקום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עד</w:t>
      </w:r>
      <w:r w:rsidR="00B93B58" w:rsidRPr="003215F9">
        <w:rPr>
          <w:rStyle w:val="affff8"/>
          <w:rtl/>
        </w:rPr>
        <w:t xml:space="preserve"> </w:t>
      </w:r>
      <w:r w:rsidR="00B93B58" w:rsidRPr="005670C9">
        <w:rPr>
          <w:rStyle w:val="affff8"/>
          <w:rFonts w:hint="cs"/>
          <w:b/>
          <w:bCs/>
          <w:rtl/>
        </w:rPr>
        <w:t>אחד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באיש'</w:t>
      </w:r>
      <w:r w:rsidR="00B93B58" w:rsidRPr="003215F9">
        <w:rPr>
          <w:rStyle w:val="affff8"/>
          <w:rtl/>
        </w:rPr>
        <w:t>,</w:t>
      </w:r>
    </w:p>
    <w:p w14:paraId="6E2BF4DE" w14:textId="366736B4" w:rsidR="00B93B58" w:rsidRPr="003A56EF" w:rsidRDefault="00B93B58" w:rsidP="003A56EF">
      <w:pPr>
        <w:pStyle w:val="afff0"/>
        <w:framePr w:wrap="around"/>
        <w:rPr>
          <w:rtl/>
        </w:rPr>
      </w:pPr>
      <w:r w:rsidRPr="003A56EF">
        <w:rPr>
          <w:rFonts w:hint="cs"/>
          <w:rtl/>
        </w:rPr>
        <w:t>ב</w:t>
      </w:r>
      <w:r w:rsidR="00745B47" w:rsidRPr="003A56EF">
        <w:rPr>
          <w:rFonts w:hint="cs"/>
          <w:rtl/>
        </w:rPr>
        <w:t>:</w:t>
      </w:r>
    </w:p>
    <w:p w14:paraId="275DE93A" w14:textId="24F0B42A" w:rsidR="00B93B58" w:rsidRPr="00745B47" w:rsidRDefault="00B93B58" w:rsidP="00B93B58">
      <w:pPr>
        <w:rPr>
          <w:spacing w:val="2"/>
          <w:rtl/>
        </w:rPr>
      </w:pPr>
      <w:r w:rsidRPr="00745B47">
        <w:rPr>
          <w:rFonts w:hint="cs"/>
          <w:spacing w:val="2"/>
          <w:rtl/>
        </w:rPr>
        <w:t>'אח</w:t>
      </w:r>
      <w:r w:rsidR="005670C9" w:rsidRPr="00745B47">
        <w:rPr>
          <w:rFonts w:hint="cs"/>
          <w:spacing w:val="2"/>
          <w:rtl/>
        </w:rPr>
        <w:t>+</w:t>
      </w:r>
      <w:r w:rsidRPr="00745B47">
        <w:rPr>
          <w:rFonts w:hint="cs"/>
          <w:spacing w:val="2"/>
          <w:rtl/>
        </w:rPr>
        <w:t>ד'</w:t>
      </w:r>
      <w:r w:rsidR="005670C9" w:rsidRPr="00745B47">
        <w:rPr>
          <w:rFonts w:hint="cs"/>
          <w:spacing w:val="2"/>
          <w:rtl/>
        </w:rPr>
        <w:t>-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כל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מקום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שנא</w:t>
      </w:r>
      <w:r w:rsidR="005670C9" w:rsidRPr="00745B47">
        <w:rPr>
          <w:rFonts w:hint="cs"/>
          <w:spacing w:val="2"/>
          <w:rtl/>
        </w:rPr>
        <w:t>'</w:t>
      </w:r>
      <w:r w:rsidRPr="00745B47">
        <w:rPr>
          <w:rStyle w:val="affff8"/>
          <w:spacing w:val="2"/>
          <w:rtl/>
        </w:rPr>
        <w:t xml:space="preserve"> </w:t>
      </w:r>
      <w:r w:rsidRPr="00745B47">
        <w:rPr>
          <w:rStyle w:val="affff8"/>
          <w:rFonts w:hint="cs"/>
          <w:spacing w:val="2"/>
          <w:rtl/>
        </w:rPr>
        <w:t>'עד'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הרי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כאן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שנים</w:t>
      </w:r>
      <w:r w:rsidRPr="00745B47">
        <w:rPr>
          <w:spacing w:val="2"/>
          <w:rtl/>
        </w:rPr>
        <w:t xml:space="preserve">, </w:t>
      </w:r>
      <w:r w:rsidRPr="00745B47">
        <w:rPr>
          <w:rFonts w:hint="cs"/>
          <w:spacing w:val="2"/>
          <w:rtl/>
        </w:rPr>
        <w:t>עד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שיפרט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הכתוב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אחד</w:t>
      </w:r>
    </w:p>
    <w:p w14:paraId="58C92438" w14:textId="77777777" w:rsidR="00B93B58" w:rsidRPr="006F178A" w:rsidRDefault="00B93B58" w:rsidP="00B93B58">
      <w:pPr>
        <w:rPr>
          <w:rtl/>
        </w:rPr>
      </w:pPr>
      <w:r w:rsidRPr="005670C9">
        <w:rPr>
          <w:rStyle w:val="affffc"/>
          <w:rFonts w:hint="cs"/>
          <w:rtl/>
        </w:rPr>
        <w:t>ואמר</w:t>
      </w:r>
      <w:r w:rsidRPr="005670C9">
        <w:rPr>
          <w:rStyle w:val="affffc"/>
          <w:rtl/>
        </w:rPr>
        <w:t xml:space="preserve"> </w:t>
      </w:r>
      <w:r w:rsidRPr="005670C9">
        <w:rPr>
          <w:rStyle w:val="affffc"/>
          <w:rFonts w:hint="cs"/>
          <w:rtl/>
        </w:rPr>
        <w:t>רחמנא</w:t>
      </w:r>
      <w:r w:rsidRPr="005670C9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>,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'והיא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לא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נתפשה</w:t>
      </w:r>
      <w:r w:rsidRPr="00AF76D0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>.</w:t>
      </w:r>
    </w:p>
    <w:p w14:paraId="734118AE" w14:textId="639FD2BC" w:rsidR="005670C9" w:rsidRDefault="00B93B58" w:rsidP="00B93B58">
      <w:pPr>
        <w:rPr>
          <w:rtl/>
        </w:rPr>
      </w:pPr>
      <w:r w:rsidRPr="006F178A">
        <w:rPr>
          <w:rFonts w:hint="cs"/>
          <w:rtl/>
        </w:rPr>
        <w:t>טע</w:t>
      </w:r>
      <w:r w:rsidR="005670C9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ד'לא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יקום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אחד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באיש'</w:t>
      </w:r>
      <w:r w:rsidRPr="003215F9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="00745B47">
        <w:rPr>
          <w:rFonts w:hint="cs"/>
          <w:rtl/>
        </w:rPr>
        <w:t>אם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, </w:t>
      </w:r>
    </w:p>
    <w:p w14:paraId="7FBB3151" w14:textId="7172BD26" w:rsidR="003E33B3" w:rsidRDefault="005670C9" w:rsidP="003E33B3">
      <w:pPr>
        <w:rPr>
          <w:rtl/>
        </w:rPr>
      </w:pPr>
      <w:r>
        <w:rPr>
          <w:rFonts w:hint="cs"/>
          <w:rtl/>
        </w:rPr>
        <w:t>וס''ד ד</w:t>
      </w:r>
      <w:r w:rsidR="00B93B58" w:rsidRPr="003E33B3">
        <w:rPr>
          <w:rStyle w:val="affff8"/>
          <w:rFonts w:hint="cs"/>
          <w:rtl/>
        </w:rPr>
        <w:t>עד</w:t>
      </w:r>
      <w:r w:rsidR="00B93B58" w:rsidRPr="003E33B3">
        <w:rPr>
          <w:rStyle w:val="affff8"/>
          <w:rtl/>
        </w:rPr>
        <w:t xml:space="preserve"> </w:t>
      </w:r>
      <w:r w:rsidR="00B93B58" w:rsidRPr="003E33B3">
        <w:rPr>
          <w:rStyle w:val="affff8"/>
          <w:rFonts w:hint="cs"/>
          <w:rtl/>
        </w:rPr>
        <w:t>אין</w:t>
      </w:r>
      <w:r w:rsidR="00B93B58" w:rsidRPr="003E33B3">
        <w:rPr>
          <w:rStyle w:val="affff8"/>
          <w:rtl/>
        </w:rPr>
        <w:t xml:space="preserve"> </w:t>
      </w:r>
      <w:r w:rsidR="00B93B58" w:rsidRPr="003E33B3">
        <w:rPr>
          <w:rStyle w:val="affff8"/>
          <w:rFonts w:hint="cs"/>
          <w:rtl/>
        </w:rPr>
        <w:t>בה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נאמן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 xml:space="preserve">. </w:t>
      </w:r>
      <w:r w:rsidR="00B93B58" w:rsidRPr="006F178A">
        <w:rPr>
          <w:rFonts w:hint="cs"/>
          <w:rtl/>
        </w:rPr>
        <w:t xml:space="preserve">ובעי </w:t>
      </w:r>
      <w:r w:rsidR="003E33B3">
        <w:rPr>
          <w:rFonts w:hint="cs"/>
          <w:rtl/>
        </w:rPr>
        <w:t>שנים</w:t>
      </w:r>
      <w:r w:rsidR="00B93B58" w:rsidRPr="006F178A">
        <w:rPr>
          <w:rtl/>
        </w:rPr>
        <w:t xml:space="preserve">, </w:t>
      </w:r>
    </w:p>
    <w:p w14:paraId="38846CB5" w14:textId="77777777" w:rsidR="00F07A5B" w:rsidRPr="00F07A5B" w:rsidRDefault="003E33B3" w:rsidP="003E33B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וקשה</w:t>
      </w:r>
      <w:r w:rsidR="00F07A5B" w:rsidRPr="00F07A5B">
        <w:rPr>
          <w:rtl/>
        </w:rPr>
        <w:t>:</w:t>
      </w:r>
    </w:p>
    <w:p w14:paraId="2D18A8E0" w14:textId="232F4021" w:rsidR="00B93B58" w:rsidRPr="00745B47" w:rsidRDefault="003E33B3" w:rsidP="003E33B3">
      <w:pPr>
        <w:rPr>
          <w:spacing w:val="2"/>
          <w:rtl/>
        </w:rPr>
      </w:pPr>
      <w:r w:rsidRPr="00745B47">
        <w:rPr>
          <w:rFonts w:hint="cs"/>
          <w:spacing w:val="2"/>
          <w:rtl/>
        </w:rPr>
        <w:t xml:space="preserve">דלישתוק קרא </w:t>
      </w:r>
      <w:r w:rsidR="00B93B58" w:rsidRPr="00745B47">
        <w:rPr>
          <w:rFonts w:hint="cs"/>
          <w:spacing w:val="2"/>
          <w:rtl/>
        </w:rPr>
        <w:t>אתי</w:t>
      </w:r>
      <w:r w:rsidR="00B93B58" w:rsidRPr="00745B47">
        <w:rPr>
          <w:rStyle w:val="affff8"/>
          <w:spacing w:val="2"/>
          <w:rtl/>
        </w:rPr>
        <w:t xml:space="preserve"> </w:t>
      </w:r>
      <w:r w:rsidR="00B93B58" w:rsidRPr="00745B47">
        <w:rPr>
          <w:rStyle w:val="affff8"/>
          <w:rFonts w:hint="cs"/>
          <w:spacing w:val="2"/>
          <w:rtl/>
        </w:rPr>
        <w:t>'דבר</w:t>
      </w:r>
      <w:r w:rsidR="00B93B58" w:rsidRPr="00745B47">
        <w:rPr>
          <w:rStyle w:val="affff8"/>
          <w:spacing w:val="2"/>
          <w:rtl/>
        </w:rPr>
        <w:t xml:space="preserve"> </w:t>
      </w:r>
      <w:r w:rsidR="00B93B58" w:rsidRPr="00745B47">
        <w:rPr>
          <w:rStyle w:val="affff8"/>
          <w:rFonts w:hint="cs"/>
          <w:spacing w:val="2"/>
          <w:rtl/>
        </w:rPr>
        <w:t>דבר'</w:t>
      </w:r>
      <w:r w:rsidR="00B93B58" w:rsidRPr="00745B47">
        <w:rPr>
          <w:rStyle w:val="affff8"/>
          <w:spacing w:val="2"/>
          <w:rtl/>
        </w:rPr>
        <w:t xml:space="preserve"> </w:t>
      </w:r>
      <w:r w:rsidR="00B93B58" w:rsidRPr="00745B47">
        <w:rPr>
          <w:rFonts w:hint="cs"/>
          <w:spacing w:val="2"/>
          <w:rtl/>
        </w:rPr>
        <w:t>מממון</w:t>
      </w:r>
      <w:r w:rsidR="00B93B58" w:rsidRPr="00745B47">
        <w:rPr>
          <w:spacing w:val="2"/>
          <w:rtl/>
        </w:rPr>
        <w:t>,</w:t>
      </w:r>
      <w:r w:rsidR="00E22A54">
        <w:rPr>
          <w:rFonts w:hint="cs"/>
          <w:spacing w:val="2"/>
          <w:rtl/>
        </w:rPr>
        <w:t xml:space="preserve"> כ</w:t>
      </w:r>
      <w:r w:rsidR="00B93B58" w:rsidRPr="00745B47">
        <w:rPr>
          <w:rFonts w:hint="cs"/>
          <w:spacing w:val="2"/>
          <w:rtl/>
        </w:rPr>
        <w:t>כל</w:t>
      </w:r>
      <w:r w:rsidR="00B93B58" w:rsidRPr="00745B47">
        <w:rPr>
          <w:spacing w:val="2"/>
          <w:rtl/>
        </w:rPr>
        <w:t xml:space="preserve"> </w:t>
      </w:r>
      <w:r w:rsidR="00B93B58" w:rsidRPr="00745B47">
        <w:rPr>
          <w:rFonts w:hint="cs"/>
          <w:spacing w:val="2"/>
          <w:rtl/>
        </w:rPr>
        <w:t>עדיות</w:t>
      </w:r>
      <w:r w:rsidR="00B93B58" w:rsidRPr="00745B47">
        <w:rPr>
          <w:spacing w:val="2"/>
          <w:rtl/>
        </w:rPr>
        <w:t xml:space="preserve"> </w:t>
      </w:r>
      <w:r w:rsidR="00B93B58" w:rsidRPr="00745B47">
        <w:rPr>
          <w:rFonts w:hint="cs"/>
          <w:spacing w:val="2"/>
          <w:rtl/>
        </w:rPr>
        <w:t>שבתורה</w:t>
      </w:r>
      <w:r w:rsidR="00B93B58" w:rsidRPr="00745B47">
        <w:rPr>
          <w:spacing w:val="2"/>
          <w:rtl/>
        </w:rPr>
        <w:t>!</w:t>
      </w:r>
    </w:p>
    <w:p w14:paraId="1D0C5425" w14:textId="77777777" w:rsidR="00F07A5B" w:rsidRPr="00F07A5B" w:rsidRDefault="00B93B58" w:rsidP="003E33B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איצטריך</w:t>
      </w:r>
      <w:r w:rsidR="00F07A5B" w:rsidRPr="00F07A5B">
        <w:rPr>
          <w:rtl/>
        </w:rPr>
        <w:t>:</w:t>
      </w:r>
    </w:p>
    <w:p w14:paraId="26135385" w14:textId="4B4B2662" w:rsidR="00B93B58" w:rsidRPr="00745B47" w:rsidRDefault="00B93B58" w:rsidP="00B93B58">
      <w:pPr>
        <w:rPr>
          <w:spacing w:val="2"/>
          <w:rtl/>
        </w:rPr>
      </w:pPr>
      <w:r w:rsidRPr="00745B47">
        <w:rPr>
          <w:rFonts w:hint="cs"/>
          <w:spacing w:val="2"/>
          <w:rtl/>
        </w:rPr>
        <w:t>סד</w:t>
      </w:r>
      <w:r w:rsidRPr="00745B47">
        <w:rPr>
          <w:spacing w:val="2"/>
          <w:rtl/>
        </w:rPr>
        <w:t>"</w:t>
      </w:r>
      <w:r w:rsidRPr="00745B47">
        <w:rPr>
          <w:rFonts w:hint="cs"/>
          <w:spacing w:val="2"/>
          <w:rtl/>
        </w:rPr>
        <w:t>א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סוטה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שאני</w:t>
      </w:r>
      <w:r w:rsidRPr="00745B47">
        <w:rPr>
          <w:spacing w:val="2"/>
          <w:rtl/>
        </w:rPr>
        <w:t xml:space="preserve">, </w:t>
      </w:r>
      <w:r w:rsidRPr="00745B47">
        <w:rPr>
          <w:rFonts w:hint="cs"/>
          <w:spacing w:val="2"/>
          <w:rtl/>
        </w:rPr>
        <w:t>דרגלים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לדבר</w:t>
      </w:r>
      <w:r w:rsidRPr="00745B47">
        <w:rPr>
          <w:spacing w:val="2"/>
          <w:rtl/>
        </w:rPr>
        <w:t>,</w:t>
      </w:r>
      <w:r w:rsidRPr="00745B47">
        <w:rPr>
          <w:rStyle w:val="afffff2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>שקינא</w:t>
      </w:r>
      <w:r w:rsidRPr="00745B47">
        <w:rPr>
          <w:rStyle w:val="afffff2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>לה</w:t>
      </w:r>
      <w:r w:rsidRPr="00745B47">
        <w:rPr>
          <w:rStyle w:val="afffff2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>ונסתרה</w:t>
      </w:r>
      <w:r w:rsidRPr="00745B47">
        <w:rPr>
          <w:rStyle w:val="afffff2"/>
          <w:spacing w:val="2"/>
          <w:rtl/>
        </w:rPr>
        <w:t xml:space="preserve">, </w:t>
      </w:r>
      <w:r w:rsidR="003E33B3" w:rsidRPr="00745B47">
        <w:rPr>
          <w:rFonts w:hint="cs"/>
          <w:spacing w:val="2"/>
          <w:rtl/>
        </w:rPr>
        <w:t>יא</w:t>
      </w:r>
      <w:r w:rsidRPr="00745B47">
        <w:rPr>
          <w:rFonts w:hint="cs"/>
          <w:spacing w:val="2"/>
          <w:rtl/>
        </w:rPr>
        <w:t>מן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בה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עד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אחד</w:t>
      </w:r>
      <w:r w:rsidRPr="00745B47">
        <w:rPr>
          <w:spacing w:val="2"/>
          <w:rtl/>
        </w:rPr>
        <w:t>.</w:t>
      </w:r>
    </w:p>
    <w:p w14:paraId="4E77ED5B" w14:textId="78C5510D" w:rsidR="00B93B58" w:rsidRPr="00745B47" w:rsidRDefault="00B93B58" w:rsidP="00B93B58">
      <w:pPr>
        <w:rPr>
          <w:spacing w:val="0"/>
        </w:rPr>
      </w:pPr>
      <w:r w:rsidRPr="00745B47">
        <w:rPr>
          <w:rFonts w:hint="cs"/>
          <w:spacing w:val="0"/>
          <w:rtl/>
        </w:rPr>
        <w:t>וסד</w:t>
      </w:r>
      <w:r w:rsidRPr="00745B47">
        <w:rPr>
          <w:spacing w:val="0"/>
          <w:rtl/>
        </w:rPr>
        <w:t>"</w:t>
      </w:r>
      <w:r w:rsidRPr="00745B47">
        <w:rPr>
          <w:rFonts w:hint="cs"/>
          <w:spacing w:val="0"/>
          <w:rtl/>
        </w:rPr>
        <w:t>א אין נאמן בה עד ד</w:t>
      </w:r>
      <w:r w:rsidR="003E33B3" w:rsidRPr="00745B47">
        <w:rPr>
          <w:rFonts w:hint="cs"/>
          <w:spacing w:val="0"/>
          <w:rtl/>
        </w:rPr>
        <w:t>יש שנים,</w:t>
      </w:r>
      <w:r w:rsidRPr="00745B47">
        <w:rPr>
          <w:rFonts w:hint="cs"/>
          <w:spacing w:val="0"/>
          <w:rtl/>
        </w:rPr>
        <w:t xml:space="preserve"> </w:t>
      </w:r>
      <w:r w:rsidR="003E33B3" w:rsidRPr="00745B47">
        <w:rPr>
          <w:rFonts w:hint="cs"/>
          <w:spacing w:val="0"/>
          <w:rtl/>
        </w:rPr>
        <w:t xml:space="preserve">ובשתים גם </w:t>
      </w:r>
      <w:r w:rsidRPr="00745B47">
        <w:rPr>
          <w:rFonts w:hint="cs"/>
          <w:spacing w:val="0"/>
          <w:rtl/>
        </w:rPr>
        <w:t>היא דלא נתפשה קמ</w:t>
      </w:r>
      <w:r w:rsidRPr="00745B47">
        <w:rPr>
          <w:spacing w:val="0"/>
          <w:rtl/>
        </w:rPr>
        <w:t>"</w:t>
      </w:r>
      <w:r w:rsidRPr="00745B47">
        <w:rPr>
          <w:rFonts w:hint="cs"/>
          <w:spacing w:val="0"/>
          <w:rtl/>
        </w:rPr>
        <w:t>ל</w:t>
      </w:r>
    </w:p>
    <w:p w14:paraId="69D9A64E" w14:textId="3F8906A7" w:rsidR="00B93B58" w:rsidRPr="006F178A" w:rsidRDefault="00E4644A" w:rsidP="00E4644A">
      <w:pPr>
        <w:pStyle w:val="affff5"/>
        <w:rPr>
          <w:del w:id="90006" w:author="מנוע עיצוב" w:date="2026-10-08T11:01:28Z"/>
          <w:rtl/>
        </w:rPr>
      </w:pPr>
      <w:del w:id="90005" w:author="מנוע עיצוב" w:date="2026-10-08T11:01:28Z">
        <w:r>
          <w:rPr>
            <w:rtl/>
          </w:rPr>
          <w:delText xml:space="preserve">****</w:delText>
        </w:r>
      </w:del>
    </w:p>
    <w:p w14:paraId="5DCDEDE7" w14:textId="36122410" w:rsidR="00B93B58" w:rsidRPr="00846579" w:rsidRDefault="00B93B58" w:rsidP="005670C9">
      <w:pPr>
        <w:pStyle w:val="afffd"/>
        <w:rPr>
          <w:rtl/>
        </w:rPr>
      </w:pPr>
      <w:ins w:id="9801" w:author="מספור קטעי משנה" w:date="2026-10-06T06:45:52Z">
        <w:r>
          <w:rPr>
            <w:rStyle w:val="MisparKeta"/>
          </w:rPr>
          <w:t xml:space="preserve">ב. </w:t>
        </w:r>
      </w:ins>
      <w:r w:rsidRPr="003E33B3">
        <w:rPr>
          <w:rStyle w:val="affffc"/>
          <w:rFonts w:hint="cs"/>
          <w:rtl/>
        </w:rPr>
        <w:t>רבי</w:t>
      </w:r>
      <w:r w:rsidRPr="003E33B3">
        <w:rPr>
          <w:rStyle w:val="affffc"/>
          <w:rtl/>
        </w:rPr>
        <w:t xml:space="preserve"> </w:t>
      </w:r>
      <w:r w:rsidRPr="003E33B3">
        <w:rPr>
          <w:rStyle w:val="affffc"/>
          <w:rFonts w:hint="cs"/>
          <w:rtl/>
        </w:rPr>
        <w:t>יהושע</w:t>
      </w:r>
      <w:r w:rsidR="003E33B3">
        <w:rPr>
          <w:rStyle w:val="affffc"/>
          <w:rFonts w:hint="cs"/>
          <w:rtl/>
        </w:rPr>
        <w:t>:</w:t>
      </w:r>
      <w:r w:rsidRPr="00846579">
        <w:rPr>
          <w:rtl/>
        </w:rPr>
        <w:t xml:space="preserve"> </w:t>
      </w:r>
      <w:r w:rsidR="003E33B3">
        <w:rPr>
          <w:rFonts w:hint="cs"/>
          <w:rtl/>
        </w:rPr>
        <w:t>ומשקה על פי שנים</w:t>
      </w:r>
      <w:r w:rsidRPr="00846579">
        <w:rPr>
          <w:rtl/>
        </w:rPr>
        <w:t>.</w:t>
      </w:r>
    </w:p>
    <w:p w14:paraId="3F486E68" w14:textId="77777777" w:rsidR="00F07A5B" w:rsidRPr="00F07A5B" w:rsidRDefault="003E33B3" w:rsidP="003E33B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="00B93B58" w:rsidRPr="00F07A5B">
        <w:rPr>
          <w:rFonts w:hint="cs"/>
          <w:rtl/>
        </w:rPr>
        <w:t>טע</w:t>
      </w:r>
      <w:r w:rsidRPr="00F07A5B">
        <w:rPr>
          <w:rFonts w:hint="cs"/>
          <w:rtl/>
        </w:rPr>
        <w:t>ם</w:t>
      </w:r>
      <w:r w:rsidR="00F07A5B" w:rsidRPr="00F07A5B">
        <w:rPr>
          <w:rtl/>
        </w:rPr>
        <w:t>:</w:t>
      </w:r>
    </w:p>
    <w:p w14:paraId="402CA284" w14:textId="7D04E169" w:rsidR="00B93B58" w:rsidRPr="006F178A" w:rsidRDefault="003E33B3" w:rsidP="00B93B58">
      <w:pPr>
        <w:rPr>
          <w:rtl/>
        </w:rPr>
      </w:pPr>
      <w:r w:rsidRPr="003E33B3">
        <w:rPr>
          <w:rStyle w:val="affffc"/>
          <w:rFonts w:hint="cs"/>
          <w:rtl/>
        </w:rPr>
        <w:t>רי''ה</w:t>
      </w:r>
      <w:r w:rsidR="00B93B58" w:rsidRPr="003E33B3">
        <w:rPr>
          <w:rStyle w:val="affffc"/>
          <w:rtl/>
        </w:rPr>
        <w:t>:</w:t>
      </w:r>
      <w:r w:rsidR="00B93B58" w:rsidRPr="00AF76D0">
        <w:rPr>
          <w:rStyle w:val="affff8"/>
          <w:rtl/>
        </w:rPr>
        <w:t xml:space="preserve"> </w:t>
      </w:r>
      <w:r w:rsidR="00B93B58" w:rsidRPr="00AF76D0">
        <w:rPr>
          <w:rStyle w:val="affff8"/>
          <w:rFonts w:hint="cs"/>
          <w:rtl/>
        </w:rPr>
        <w:t>'בה</w:t>
      </w:r>
      <w:r w:rsidR="00B93B58" w:rsidRPr="00AF76D0">
        <w:rPr>
          <w:rStyle w:val="affff8"/>
          <w:rtl/>
        </w:rPr>
        <w:t>',</w:t>
      </w:r>
      <w:r w:rsidR="00B93B58" w:rsidRPr="006F178A">
        <w:rPr>
          <w:rtl/>
        </w:rPr>
        <w:t xml:space="preserve"> </w:t>
      </w:r>
      <w:r w:rsidRPr="003E33B3">
        <w:rPr>
          <w:rStyle w:val="afffff2"/>
          <w:rFonts w:hint="cs"/>
          <w:rtl/>
        </w:rPr>
        <w:t>בטומאה</w:t>
      </w:r>
      <w:r>
        <w:rPr>
          <w:rStyle w:val="afffff2"/>
          <w:rFonts w:hint="cs"/>
          <w:rtl/>
        </w:rPr>
        <w:t>,</w:t>
      </w:r>
      <w:r w:rsidRPr="003E33B3">
        <w:rPr>
          <w:rStyle w:val="afffff2"/>
          <w:rFonts w:hint="cs"/>
          <w:rtl/>
        </w:rPr>
        <w:t xml:space="preserve">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בקינוי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בסתירה</w:t>
      </w:r>
      <w:r w:rsidR="00B93B58" w:rsidRPr="006F178A">
        <w:rPr>
          <w:rtl/>
        </w:rPr>
        <w:t>;</w:t>
      </w:r>
    </w:p>
    <w:p w14:paraId="0B637580" w14:textId="7FDBB304" w:rsidR="00B93B58" w:rsidRPr="00745B47" w:rsidRDefault="00B93B58" w:rsidP="00B93B58">
      <w:pPr>
        <w:rPr>
          <w:spacing w:val="2"/>
          <w:rtl/>
        </w:rPr>
      </w:pPr>
      <w:r w:rsidRPr="00745B47">
        <w:rPr>
          <w:rStyle w:val="affffc"/>
          <w:rFonts w:hint="cs"/>
          <w:spacing w:val="2"/>
          <w:rtl/>
        </w:rPr>
        <w:t>ור</w:t>
      </w:r>
      <w:r w:rsidRPr="00745B47">
        <w:rPr>
          <w:rStyle w:val="affffc"/>
          <w:spacing w:val="2"/>
          <w:rtl/>
        </w:rPr>
        <w:t>"</w:t>
      </w:r>
      <w:r w:rsidRPr="00745B47">
        <w:rPr>
          <w:rStyle w:val="affffc"/>
          <w:rFonts w:hint="cs"/>
          <w:spacing w:val="2"/>
          <w:rtl/>
        </w:rPr>
        <w:t>א</w:t>
      </w:r>
      <w:r w:rsidRPr="00745B47">
        <w:rPr>
          <w:rStyle w:val="affffc"/>
          <w:spacing w:val="2"/>
          <w:rtl/>
        </w:rPr>
        <w:t xml:space="preserve">: </w:t>
      </w:r>
      <w:r w:rsidRPr="00745B47">
        <w:rPr>
          <w:rStyle w:val="affff8"/>
          <w:rFonts w:hint="cs"/>
          <w:spacing w:val="2"/>
          <w:rtl/>
        </w:rPr>
        <w:t>'בה</w:t>
      </w:r>
      <w:r w:rsidRPr="00745B47">
        <w:rPr>
          <w:rStyle w:val="affff8"/>
          <w:spacing w:val="2"/>
          <w:rtl/>
        </w:rPr>
        <w:t>'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ולא</w:t>
      </w:r>
      <w:r w:rsidRPr="00745B47">
        <w:rPr>
          <w:spacing w:val="2"/>
          <w:rtl/>
        </w:rPr>
        <w:t xml:space="preserve"> </w:t>
      </w:r>
      <w:r w:rsidRPr="00745B47">
        <w:rPr>
          <w:rFonts w:hint="cs"/>
          <w:spacing w:val="2"/>
          <w:rtl/>
        </w:rPr>
        <w:t>בקינוי</w:t>
      </w:r>
      <w:r w:rsidRPr="00745B47">
        <w:rPr>
          <w:spacing w:val="2"/>
          <w:rtl/>
        </w:rPr>
        <w:t>.</w:t>
      </w:r>
      <w:r w:rsidR="003E33B3" w:rsidRPr="00745B47">
        <w:rPr>
          <w:rStyle w:val="afffff2"/>
          <w:rFonts w:hint="cs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 xml:space="preserve">ולא </w:t>
      </w:r>
      <w:r w:rsidR="003E33B3" w:rsidRPr="00745B47">
        <w:rPr>
          <w:rStyle w:val="afffff2"/>
          <w:rFonts w:hint="cs"/>
          <w:spacing w:val="2"/>
          <w:rtl/>
        </w:rPr>
        <w:t xml:space="preserve">ממעטי' סתירה </w:t>
      </w:r>
      <w:r w:rsidRPr="00745B47">
        <w:rPr>
          <w:rStyle w:val="afffff2"/>
          <w:rFonts w:hint="cs"/>
          <w:spacing w:val="2"/>
          <w:rtl/>
        </w:rPr>
        <w:t>דאיתקש לטומאה 'ונסתרה</w:t>
      </w:r>
      <w:r w:rsidRPr="00745B47">
        <w:rPr>
          <w:rStyle w:val="afffff2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>והיא</w:t>
      </w:r>
      <w:r w:rsidRPr="00745B47">
        <w:rPr>
          <w:rStyle w:val="afffff2"/>
          <w:spacing w:val="2"/>
          <w:rtl/>
        </w:rPr>
        <w:t xml:space="preserve"> </w:t>
      </w:r>
      <w:r w:rsidRPr="00745B47">
        <w:rPr>
          <w:rStyle w:val="afffff2"/>
          <w:rFonts w:hint="cs"/>
          <w:spacing w:val="2"/>
          <w:rtl/>
        </w:rPr>
        <w:t>נטמאה</w:t>
      </w:r>
      <w:r w:rsidRPr="00745B47">
        <w:rPr>
          <w:rStyle w:val="afffff2"/>
          <w:spacing w:val="2"/>
          <w:rtl/>
        </w:rPr>
        <w:t>'</w:t>
      </w:r>
    </w:p>
    <w:p w14:paraId="019F7749" w14:textId="698B5D87" w:rsidR="00B93B58" w:rsidRPr="003E33B3" w:rsidRDefault="00B93B58" w:rsidP="003E33B3">
      <w:pPr>
        <w:pStyle w:val="afffff1"/>
        <w:ind w:left="791"/>
        <w:rPr>
          <w:rtl/>
        </w:rPr>
      </w:pPr>
      <w:r w:rsidRPr="003E33B3">
        <w:rPr>
          <w:rFonts w:hint="cs"/>
          <w:rtl/>
        </w:rPr>
        <w:t xml:space="preserve">ואפי' </w:t>
      </w:r>
      <w:r w:rsidR="003E33B3" w:rsidRPr="003E33B3">
        <w:rPr>
          <w:rFonts w:hint="cs"/>
          <w:rtl/>
        </w:rPr>
        <w:t>ש</w:t>
      </w:r>
      <w:r>
        <w:rPr>
          <w:rFonts w:hint="cs"/>
          <w:rtl/>
        </w:rPr>
        <w:t xml:space="preserve">גם קינוי הוקש </w:t>
      </w:r>
      <w:r>
        <w:rPr>
          <w:rStyle w:val="affff8"/>
          <w:rFonts w:hint="cs"/>
          <w:rtl/>
          <w:rPrChange w:id="9001" w:author="מנוע פסוקים" w:date="2026-10-05T16:37:59Z">
            <w:rPr>
              <w:rFonts w:hint="cs"/>
              <w:rtl/>
            </w:rPr>
          </w:rPrChange>
        </w:rPr>
        <w:t xml:space="preserve">ד'וקנא</w:t>
      </w:r>
      <w:r>
        <w:rPr>
          <w:rStyle w:val="affff8"/>
          <w:rtl/>
          <w:rPrChange w:id="900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03" w:author="מנוע פסוקים" w:date="2026-10-05T16:37:59Z">
            <w:rPr>
              <w:rFonts w:hint="cs"/>
              <w:rtl/>
            </w:rPr>
          </w:rPrChange>
        </w:rPr>
        <w:t xml:space="preserve">את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אשתו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והיא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נטמאה</w:t>
      </w:r>
      <w:r w:rsidRPr="003E33B3">
        <w:rPr>
          <w:rtl/>
        </w:rPr>
        <w:t>'</w:t>
      </w:r>
      <w:r w:rsidRPr="003E33B3">
        <w:rPr>
          <w:rFonts w:hint="cs"/>
          <w:rtl/>
        </w:rPr>
        <w:t xml:space="preserve"> מיעט רחמנא 'בה</w:t>
      </w:r>
      <w:r w:rsidRPr="003E33B3">
        <w:rPr>
          <w:rtl/>
        </w:rPr>
        <w:t>'</w:t>
      </w:r>
      <w:r w:rsidRPr="003E33B3">
        <w:rPr>
          <w:rFonts w:hint="cs"/>
          <w:rtl/>
        </w:rPr>
        <w:t xml:space="preserve"> </w:t>
      </w:r>
    </w:p>
    <w:p w14:paraId="3F1BED89" w14:textId="0DA1172B" w:rsidR="00B93B58" w:rsidRPr="006F178A" w:rsidRDefault="00B93B58" w:rsidP="003E33B3">
      <w:pPr>
        <w:pStyle w:val="afffff1"/>
        <w:ind w:left="791"/>
        <w:rPr>
          <w:rtl/>
        </w:rPr>
      </w:pPr>
      <w:r w:rsidRPr="006F178A">
        <w:rPr>
          <w:rFonts w:hint="cs"/>
          <w:rtl/>
        </w:rPr>
        <w:t xml:space="preserve">ומסתברא סתירה עדיפה שאוסרתה כטומאה והיא אתחלתא דטומאה </w:t>
      </w:r>
    </w:p>
    <w:p w14:paraId="13D621B9" w14:textId="77777777" w:rsidR="00E4644A" w:rsidRPr="00255160" w:rsidRDefault="00E4644A" w:rsidP="00E4644A">
      <w:pPr>
        <w:jc w:val="center"/>
        <w:rPr>
          <w:del w:id="90008" w:author="מנוע עיצוב" w:date="2026-10-08T11:01:28Z"/>
          <w:rFonts w:ascii="BA • Vilna Light" w:hAnsi="BA • Vilna Light" w:cs="BA • Vilna Light"/>
          <w:rtl/>
        </w:rPr>
      </w:pPr>
      <w:del w:id="9000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2D746CE6" w14:textId="40DC0F0C" w:rsidR="00B93B58" w:rsidRPr="003E33B3" w:rsidRDefault="00B93B58" w:rsidP="006C7D1C">
      <w:pPr>
        <w:pStyle w:val="affffd"/>
        <w:rPr>
          <w:rtl/>
        </w:rPr>
      </w:pPr>
      <w:r w:rsidRPr="003E33B3">
        <w:rPr>
          <w:rFonts w:hint="cs"/>
          <w:rtl/>
        </w:rPr>
        <w:t>מתני</w:t>
      </w:r>
      <w:r w:rsidRPr="003E33B3">
        <w:rPr>
          <w:rtl/>
        </w:rPr>
        <w:t xml:space="preserve">' </w:t>
      </w:r>
      <w:r w:rsidRPr="003E33B3">
        <w:rPr>
          <w:rFonts w:hint="cs"/>
          <w:rtl/>
        </w:rPr>
        <w:t>דלא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כי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האי</w:t>
      </w:r>
      <w:r w:rsidRPr="003E33B3">
        <w:rPr>
          <w:rtl/>
        </w:rPr>
        <w:t xml:space="preserve"> </w:t>
      </w:r>
      <w:r w:rsidRPr="003E33B3">
        <w:rPr>
          <w:rFonts w:hint="cs"/>
          <w:rtl/>
        </w:rPr>
        <w:t>תנא</w:t>
      </w:r>
      <w:r w:rsidRPr="003E33B3">
        <w:rPr>
          <w:rtl/>
        </w:rPr>
        <w:t>;</w:t>
      </w:r>
    </w:p>
    <w:p w14:paraId="69940496" w14:textId="368BFBD0" w:rsidR="00F07A5B" w:rsidRPr="00F07A5B" w:rsidRDefault="00B93B58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ED65DA" w:rsidRPr="00F07A5B">
        <w:rPr>
          <w:rFonts w:hint="cs"/>
          <w:rtl/>
        </w:rPr>
        <w:t xml:space="preserve"> מר''א</w:t>
      </w:r>
      <w:r w:rsidR="00F07A5B" w:rsidRPr="00F07A5B">
        <w:rPr>
          <w:rFonts w:hint="cs"/>
          <w:rtl/>
        </w:rPr>
        <w:t>:</w:t>
      </w:r>
    </w:p>
    <w:p w14:paraId="66827C02" w14:textId="58C06FF6" w:rsidR="00B93B58" w:rsidRPr="00BA1560" w:rsidRDefault="00B93B58" w:rsidP="00B93B58">
      <w:pPr>
        <w:rPr>
          <w:spacing w:val="2"/>
          <w:rtl/>
        </w:rPr>
      </w:pPr>
      <w:r w:rsidRPr="00BA1560">
        <w:rPr>
          <w:rFonts w:hint="cs"/>
          <w:spacing w:val="2"/>
          <w:rtl/>
        </w:rPr>
        <w:t>המקנא</w:t>
      </w:r>
      <w:r w:rsidRPr="00BA1560">
        <w:rPr>
          <w:spacing w:val="2"/>
          <w:rtl/>
        </w:rPr>
        <w:t xml:space="preserve"> </w:t>
      </w:r>
      <w:r w:rsidRPr="00BA1560">
        <w:rPr>
          <w:rFonts w:hint="cs"/>
          <w:spacing w:val="2"/>
          <w:rtl/>
        </w:rPr>
        <w:t>לאשתו</w:t>
      </w:r>
      <w:r w:rsidRPr="00BA1560">
        <w:rPr>
          <w:spacing w:val="2"/>
          <w:rtl/>
        </w:rPr>
        <w:t xml:space="preserve">, </w:t>
      </w:r>
      <w:r w:rsidRPr="00BA1560">
        <w:rPr>
          <w:rFonts w:hint="cs"/>
          <w:spacing w:val="2"/>
          <w:rtl/>
        </w:rPr>
        <w:t>מקנא</w:t>
      </w:r>
      <w:r w:rsidRPr="00BA1560">
        <w:rPr>
          <w:spacing w:val="2"/>
          <w:rtl/>
        </w:rPr>
        <w:t xml:space="preserve"> </w:t>
      </w:r>
      <w:r w:rsidRPr="00BA1560">
        <w:rPr>
          <w:rFonts w:hint="cs"/>
          <w:spacing w:val="2"/>
          <w:rtl/>
        </w:rPr>
        <w:t>ע</w:t>
      </w:r>
      <w:r w:rsidRPr="00BA1560">
        <w:rPr>
          <w:spacing w:val="2"/>
          <w:rtl/>
        </w:rPr>
        <w:t>"</w:t>
      </w:r>
      <w:r w:rsidRPr="00BA1560">
        <w:rPr>
          <w:rFonts w:hint="cs"/>
          <w:spacing w:val="2"/>
          <w:rtl/>
        </w:rPr>
        <w:t>פ</w:t>
      </w:r>
      <w:r w:rsidRPr="00BA1560">
        <w:rPr>
          <w:spacing w:val="2"/>
          <w:rtl/>
        </w:rPr>
        <w:t xml:space="preserve"> </w:t>
      </w:r>
      <w:r w:rsidR="00ED65DA" w:rsidRPr="00BA1560">
        <w:rPr>
          <w:rFonts w:hint="cs"/>
          <w:spacing w:val="2"/>
          <w:rtl/>
        </w:rPr>
        <w:t>ע''א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או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ע</w:t>
      </w:r>
      <w:r w:rsidRPr="00BA1560">
        <w:rPr>
          <w:spacing w:val="2"/>
          <w:rtl/>
        </w:rPr>
        <w:t>"</w:t>
      </w:r>
      <w:r w:rsidRPr="00BA1560">
        <w:rPr>
          <w:rFonts w:hint="eastAsia"/>
          <w:spacing w:val="2"/>
          <w:rtl/>
        </w:rPr>
        <w:t>פ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עצמו</w:t>
      </w:r>
      <w:r w:rsidRPr="00BA1560">
        <w:rPr>
          <w:spacing w:val="2"/>
          <w:rtl/>
        </w:rPr>
        <w:t xml:space="preserve">, </w:t>
      </w:r>
      <w:r w:rsidRPr="00BA1560">
        <w:rPr>
          <w:rFonts w:hint="eastAsia"/>
          <w:spacing w:val="2"/>
          <w:rtl/>
        </w:rPr>
        <w:t>ומשקה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לה</w:t>
      </w:r>
      <w:r w:rsidRPr="00BA1560">
        <w:rPr>
          <w:spacing w:val="2"/>
          <w:rtl/>
        </w:rPr>
        <w:t xml:space="preserve"> </w:t>
      </w:r>
      <w:r w:rsidR="00ED65DA" w:rsidRPr="00BA1560">
        <w:rPr>
          <w:rFonts w:hint="cs"/>
          <w:spacing w:val="2"/>
          <w:rtl/>
        </w:rPr>
        <w:t>ע''פ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שנים</w:t>
      </w:r>
      <w:r w:rsidRPr="00BA1560">
        <w:rPr>
          <w:spacing w:val="2"/>
          <w:rtl/>
        </w:rPr>
        <w:t>;</w:t>
      </w:r>
    </w:p>
    <w:p w14:paraId="5E83ABB0" w14:textId="74BE9433" w:rsidR="00F07A5B" w:rsidRPr="00F07A5B" w:rsidRDefault="00B93B58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השיבו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חכמים</w:t>
      </w:r>
      <w:r w:rsidR="00F07A5B" w:rsidRPr="00F07A5B">
        <w:rPr>
          <w:rtl/>
        </w:rPr>
        <w:t>:</w:t>
      </w:r>
    </w:p>
    <w:p w14:paraId="3C442B8B" w14:textId="6E80CE9F" w:rsidR="00B93B58" w:rsidRPr="006F178A" w:rsidRDefault="00B93B58" w:rsidP="00ED65DA">
      <w:pPr>
        <w:rPr>
          <w:rtl/>
        </w:rPr>
      </w:pPr>
      <w:r w:rsidRPr="00ED65DA">
        <w:rPr>
          <w:rStyle w:val="affffc"/>
          <w:rFonts w:hint="cs"/>
          <w:rtl/>
        </w:rPr>
        <w:t>לדברי</w:t>
      </w:r>
      <w:r w:rsidRPr="00ED65DA">
        <w:rPr>
          <w:rStyle w:val="affffc"/>
          <w:rtl/>
        </w:rPr>
        <w:t xml:space="preserve"> </w:t>
      </w:r>
      <w:r w:rsidR="00ED65DA" w:rsidRPr="00ED65DA">
        <w:rPr>
          <w:rStyle w:val="affffc"/>
          <w:rFonts w:hint="cs"/>
          <w:rtl/>
        </w:rPr>
        <w:t>ריב''י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>.</w:t>
      </w:r>
      <w:r w:rsidR="00ED65DA">
        <w:rPr>
          <w:rFonts w:hint="cs"/>
          <w:rtl/>
        </w:rPr>
        <w:t xml:space="preserve"> </w:t>
      </w:r>
      <w:r w:rsidR="00ED65DA" w:rsidRPr="00ED65DA">
        <w:rPr>
          <w:rStyle w:val="affffc"/>
          <w:rFonts w:hint="cs"/>
          <w:rtl/>
        </w:rPr>
        <w:t>ד</w:t>
      </w:r>
      <w:r w:rsidRPr="00ED65DA">
        <w:rPr>
          <w:rStyle w:val="affffc"/>
          <w:rFonts w:hint="cs"/>
          <w:rtl/>
        </w:rPr>
        <w:t>טע</w:t>
      </w:r>
      <w:r w:rsidR="00ED65DA" w:rsidRPr="00ED65DA">
        <w:rPr>
          <w:rStyle w:val="affffc"/>
          <w:rFonts w:hint="cs"/>
          <w:rtl/>
        </w:rPr>
        <w:t>ם</w:t>
      </w:r>
      <w:r w:rsidRPr="00ED65DA">
        <w:rPr>
          <w:rStyle w:val="affffc"/>
          <w:rFonts w:hint="cs"/>
          <w:rtl/>
        </w:rPr>
        <w:t xml:space="preserve"> ריב</w:t>
      </w:r>
      <w:r w:rsidRPr="00ED65DA">
        <w:rPr>
          <w:rStyle w:val="affffc"/>
          <w:rtl/>
        </w:rPr>
        <w:t>"</w:t>
      </w:r>
      <w:r w:rsidRPr="00ED65DA">
        <w:rPr>
          <w:rStyle w:val="affffc"/>
          <w:rFonts w:hint="cs"/>
          <w:rtl/>
        </w:rPr>
        <w:t>י:</w:t>
      </w:r>
      <w:r w:rsidRPr="00AF76D0">
        <w:rPr>
          <w:rStyle w:val="affff8"/>
          <w:rFonts w:hint="cs"/>
          <w:rtl/>
        </w:rPr>
        <w:t xml:space="preserve"> 'בה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בה</w:t>
      </w:r>
      <w:r w:rsidRPr="00AF76D0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בסתירה</w:t>
      </w:r>
      <w:r w:rsidRPr="006F178A">
        <w:rPr>
          <w:rtl/>
        </w:rPr>
        <w:t>.</w:t>
      </w:r>
    </w:p>
    <w:p w14:paraId="1E473789" w14:textId="3DA33D4A" w:rsidR="00B93B58" w:rsidRPr="00BA1560" w:rsidRDefault="00B93B58" w:rsidP="00B93B58">
      <w:pPr>
        <w:rPr>
          <w:spacing w:val="-2"/>
          <w:rtl/>
        </w:rPr>
      </w:pPr>
      <w:r w:rsidRPr="00BA1560">
        <w:rPr>
          <w:rFonts w:hint="cs"/>
          <w:spacing w:val="-2"/>
          <w:rtl/>
        </w:rPr>
        <w:t>ולא</w:t>
      </w:r>
      <w:r w:rsidRPr="00BA1560">
        <w:rPr>
          <w:rStyle w:val="affff8"/>
          <w:rFonts w:hint="cs"/>
          <w:spacing w:val="-2"/>
          <w:rtl/>
        </w:rPr>
        <w:t xml:space="preserve"> 'בה</w:t>
      </w:r>
      <w:r w:rsidRPr="00BA1560">
        <w:rPr>
          <w:rStyle w:val="affff8"/>
          <w:spacing w:val="-2"/>
          <w:rtl/>
        </w:rPr>
        <w:t>'</w:t>
      </w:r>
      <w:r w:rsidRPr="00BA1560">
        <w:rPr>
          <w:rStyle w:val="affff8"/>
          <w:rFonts w:hint="cs"/>
          <w:spacing w:val="-2"/>
          <w:rtl/>
        </w:rPr>
        <w:t xml:space="preserve"> </w:t>
      </w:r>
      <w:r w:rsidRPr="00BA1560">
        <w:rPr>
          <w:rFonts w:hint="cs"/>
          <w:spacing w:val="-2"/>
          <w:rtl/>
        </w:rPr>
        <w:t>ולא בקינוי</w:t>
      </w:r>
      <w:r w:rsidR="00ED65DA" w:rsidRPr="00BA1560">
        <w:rPr>
          <w:rFonts w:hint="cs"/>
          <w:spacing w:val="-2"/>
          <w:rtl/>
        </w:rPr>
        <w:t xml:space="preserve"> ד</w:t>
      </w:r>
      <w:r w:rsidRPr="00BA1560">
        <w:rPr>
          <w:rFonts w:hint="cs"/>
          <w:spacing w:val="-2"/>
          <w:rtl/>
        </w:rPr>
        <w:t>איתקש</w:t>
      </w:r>
      <w:r w:rsidRPr="00BA1560">
        <w:rPr>
          <w:spacing w:val="-2"/>
          <w:rtl/>
        </w:rPr>
        <w:t xml:space="preserve"> </w:t>
      </w:r>
      <w:r w:rsidRPr="00BA1560">
        <w:rPr>
          <w:rFonts w:hint="cs"/>
          <w:spacing w:val="-2"/>
          <w:rtl/>
        </w:rPr>
        <w:t>לטומאה</w:t>
      </w:r>
      <w:r w:rsidRPr="00BA1560">
        <w:rPr>
          <w:spacing w:val="-2"/>
          <w:rtl/>
        </w:rPr>
        <w:t xml:space="preserve">, </w:t>
      </w:r>
      <w:r w:rsidRPr="00BA1560">
        <w:rPr>
          <w:rFonts w:hint="cs"/>
          <w:spacing w:val="-2"/>
          <w:rtl/>
        </w:rPr>
        <w:t>ד</w:t>
      </w:r>
      <w:r w:rsidRPr="00BA1560">
        <w:rPr>
          <w:rStyle w:val="affff8"/>
          <w:rFonts w:hint="cs"/>
          <w:spacing w:val="-2"/>
          <w:rtl/>
        </w:rPr>
        <w:t>'וקנא</w:t>
      </w:r>
      <w:r w:rsidRPr="00BA1560">
        <w:rPr>
          <w:rStyle w:val="affff8"/>
          <w:spacing w:val="-2"/>
          <w:rtl/>
        </w:rPr>
        <w:t xml:space="preserve"> </w:t>
      </w:r>
      <w:r w:rsidRPr="00BA1560">
        <w:rPr>
          <w:rStyle w:val="affff8"/>
          <w:rFonts w:hint="cs"/>
          <w:spacing w:val="-2"/>
          <w:rtl/>
        </w:rPr>
        <w:t>את</w:t>
      </w:r>
      <w:r w:rsidRPr="00BA1560">
        <w:rPr>
          <w:rStyle w:val="affff8"/>
          <w:spacing w:val="-2"/>
          <w:rtl/>
        </w:rPr>
        <w:t xml:space="preserve"> </w:t>
      </w:r>
      <w:r w:rsidRPr="00BA1560">
        <w:rPr>
          <w:rStyle w:val="affff8"/>
          <w:rFonts w:hint="cs"/>
          <w:spacing w:val="-2"/>
          <w:rtl/>
        </w:rPr>
        <w:t>אשתו</w:t>
      </w:r>
      <w:r w:rsidRPr="00BA1560">
        <w:rPr>
          <w:rStyle w:val="affff8"/>
          <w:spacing w:val="-2"/>
          <w:rtl/>
        </w:rPr>
        <w:t xml:space="preserve"> </w:t>
      </w:r>
      <w:r w:rsidRPr="00BA1560">
        <w:rPr>
          <w:rStyle w:val="affff8"/>
          <w:rFonts w:hint="cs"/>
          <w:spacing w:val="-2"/>
          <w:rtl/>
        </w:rPr>
        <w:t>והיא</w:t>
      </w:r>
      <w:r w:rsidRPr="00BA1560">
        <w:rPr>
          <w:rStyle w:val="affff8"/>
          <w:spacing w:val="-2"/>
          <w:rtl/>
        </w:rPr>
        <w:t xml:space="preserve"> </w:t>
      </w:r>
      <w:r w:rsidRPr="00BA1560">
        <w:rPr>
          <w:rStyle w:val="affff8"/>
          <w:rFonts w:hint="cs"/>
          <w:spacing w:val="-2"/>
          <w:rtl/>
        </w:rPr>
        <w:t>נטמאה</w:t>
      </w:r>
      <w:r w:rsidRPr="00BA1560">
        <w:rPr>
          <w:rStyle w:val="affff8"/>
          <w:spacing w:val="-2"/>
          <w:rtl/>
        </w:rPr>
        <w:t>'</w:t>
      </w:r>
    </w:p>
    <w:p w14:paraId="4A529E09" w14:textId="4C0BD27D" w:rsidR="00F07A5B" w:rsidRPr="00F07A5B" w:rsidRDefault="00B93B58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1507B87E" w14:textId="7C5E5793" w:rsidR="00ED65DA" w:rsidRDefault="00B93B58" w:rsidP="00B93B58">
      <w:pPr>
        <w:rPr>
          <w:rtl/>
        </w:rPr>
      </w:pPr>
      <w:r w:rsidRPr="006F178A">
        <w:rPr>
          <w:rFonts w:hint="cs"/>
          <w:rtl/>
        </w:rPr>
        <w:t>דסתירה</w:t>
      </w:r>
      <w:r w:rsidRPr="006F178A">
        <w:rPr>
          <w:rtl/>
        </w:rPr>
        <w:t xml:space="preserve"> </w:t>
      </w:r>
      <w:r w:rsidR="00ED65DA">
        <w:rPr>
          <w:rFonts w:hint="cs"/>
          <w:rtl/>
        </w:rPr>
        <w:t>גם הוקש לטומאה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ד'ונסתרה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והיא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נטמאה</w:t>
      </w:r>
      <w:r w:rsidRPr="003215F9">
        <w:rPr>
          <w:rStyle w:val="affff8"/>
          <w:rtl/>
        </w:rPr>
        <w:t>'</w:t>
      </w:r>
      <w:r w:rsidRPr="003215F9">
        <w:rPr>
          <w:rStyle w:val="affff8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 </w:t>
      </w:r>
    </w:p>
    <w:p w14:paraId="44A62BFC" w14:textId="77777777" w:rsidR="00F07A5B" w:rsidRPr="00F07A5B" w:rsidRDefault="00ED65DA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2D2A338D" w14:textId="5E858E05" w:rsidR="00B93B58" w:rsidRPr="006F178A" w:rsidRDefault="00ED65DA" w:rsidP="00ED65DA">
      <w:pPr>
        <w:spacing w:after="60"/>
        <w:rPr>
          <w:rtl/>
        </w:rPr>
      </w:pPr>
      <w:r w:rsidRPr="00ED65DA"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ההוא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לכמה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שיעור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סתירה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טומאה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הוא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דאתא</w:t>
      </w:r>
      <w:r w:rsidR="00B93B58" w:rsidRPr="006F178A">
        <w:rPr>
          <w:rtl/>
        </w:rPr>
        <w:t>.</w:t>
      </w:r>
    </w:p>
    <w:p w14:paraId="285CBB24" w14:textId="77777777" w:rsidR="00F07A5B" w:rsidRPr="00F07A5B" w:rsidRDefault="00B93B58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השיבו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חכמים</w:t>
      </w:r>
      <w:r w:rsidR="00F07A5B" w:rsidRPr="00F07A5B">
        <w:rPr>
          <w:rtl/>
        </w:rPr>
        <w:t>:</w:t>
      </w:r>
    </w:p>
    <w:p w14:paraId="505F7AFD" w14:textId="35F2380A" w:rsidR="00ED65DA" w:rsidRDefault="00B93B58" w:rsidP="00ED65DA">
      <w:pPr>
        <w:rPr>
          <w:rtl/>
        </w:rPr>
      </w:pPr>
      <w:r w:rsidRPr="00ED65DA">
        <w:rPr>
          <w:rStyle w:val="affffc"/>
          <w:rFonts w:hint="cs"/>
          <w:rtl/>
        </w:rPr>
        <w:t>לדברי</w:t>
      </w:r>
      <w:r w:rsidRPr="00ED65DA">
        <w:rPr>
          <w:rStyle w:val="affffc"/>
          <w:rtl/>
        </w:rPr>
        <w:t xml:space="preserve"> </w:t>
      </w:r>
      <w:r w:rsidRPr="00ED65DA">
        <w:rPr>
          <w:rStyle w:val="affffc"/>
          <w:rFonts w:hint="cs"/>
          <w:rtl/>
        </w:rPr>
        <w:t>ר</w:t>
      </w:r>
      <w:r w:rsidR="00ED65DA" w:rsidRPr="00ED65DA">
        <w:rPr>
          <w:rStyle w:val="affffc"/>
          <w:rFonts w:hint="cs"/>
          <w:rtl/>
        </w:rPr>
        <w:t>יב''י</w:t>
      </w:r>
      <w:r w:rsidR="00ED65DA">
        <w:rPr>
          <w:rFonts w:hint="cs"/>
          <w:rtl/>
        </w:rPr>
        <w:t xml:space="preserve">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>.</w:t>
      </w:r>
      <w:r w:rsidR="00ED65DA">
        <w:rPr>
          <w:rFonts w:hint="cs"/>
          <w:rtl/>
        </w:rPr>
        <w:t>-  דפעמים שלא קינא ויאמר שקינא,</w:t>
      </w:r>
    </w:p>
    <w:p w14:paraId="281FC347" w14:textId="5495A94E" w:rsidR="00B93B58" w:rsidRPr="00BA1560" w:rsidRDefault="00B93B58" w:rsidP="00ED65DA">
      <w:pPr>
        <w:rPr>
          <w:spacing w:val="2"/>
          <w:rtl/>
        </w:rPr>
      </w:pPr>
      <w:r w:rsidRPr="00BA1560">
        <w:rPr>
          <w:rFonts w:hint="eastAsia"/>
          <w:spacing w:val="2"/>
          <w:rtl/>
        </w:rPr>
        <w:t>הא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למשנתינו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יש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לדבר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סוף</w:t>
      </w:r>
      <w:r w:rsidRPr="00BA1560">
        <w:rPr>
          <w:spacing w:val="2"/>
          <w:rtl/>
        </w:rPr>
        <w:t xml:space="preserve">? </w:t>
      </w:r>
      <w:r w:rsidR="00ED65DA" w:rsidRPr="00BA1560">
        <w:rPr>
          <w:rFonts w:hint="cs"/>
          <w:spacing w:val="2"/>
          <w:rtl/>
        </w:rPr>
        <w:t>דפעמים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דלא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איסתתר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ואמר</w:t>
      </w:r>
      <w:r w:rsidRPr="00BA1560">
        <w:rPr>
          <w:spacing w:val="2"/>
          <w:rtl/>
        </w:rPr>
        <w:t xml:space="preserve"> </w:t>
      </w:r>
      <w:r w:rsidRPr="00BA1560">
        <w:rPr>
          <w:rFonts w:hint="eastAsia"/>
          <w:spacing w:val="2"/>
          <w:rtl/>
        </w:rPr>
        <w:t>איסתתר</w:t>
      </w:r>
      <w:r w:rsidRPr="00BA1560">
        <w:rPr>
          <w:spacing w:val="2"/>
          <w:rtl/>
        </w:rPr>
        <w:t>!</w:t>
      </w:r>
    </w:p>
    <w:p w14:paraId="4D6495C6" w14:textId="4438BDD3" w:rsidR="00F07A5B" w:rsidRPr="00F07A5B" w:rsidRDefault="00B93B58" w:rsidP="00ED65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רי'צ ארי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:</w:t>
      </w:r>
    </w:p>
    <w:p w14:paraId="65933B87" w14:textId="08840FF3" w:rsidR="00B93B58" w:rsidRPr="006F178A" w:rsidRDefault="00B93B58" w:rsidP="00ED65DA">
      <w:pPr>
        <w:spacing w:after="60"/>
        <w:rPr>
          <w:rtl/>
        </w:rPr>
      </w:pPr>
      <w:r w:rsidRPr="00ED65DA">
        <w:rPr>
          <w:rStyle w:val="affffc"/>
          <w:rFonts w:hint="cs"/>
          <w:rtl/>
        </w:rPr>
        <w:t>לדברי</w:t>
      </w:r>
      <w:r w:rsidRPr="00ED65DA">
        <w:rPr>
          <w:rStyle w:val="affffc"/>
          <w:rtl/>
        </w:rPr>
        <w:t xml:space="preserve"> </w:t>
      </w:r>
      <w:r w:rsidRPr="00ED65DA">
        <w:rPr>
          <w:rStyle w:val="affffc"/>
          <w:rFonts w:hint="cs"/>
          <w:rtl/>
        </w:rPr>
        <w:t>ר</w:t>
      </w:r>
      <w:r w:rsidR="00ED65DA" w:rsidRPr="00ED65DA">
        <w:rPr>
          <w:rStyle w:val="affffc"/>
          <w:rFonts w:hint="cs"/>
          <w:rtl/>
        </w:rPr>
        <w:t>יב''י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למשנתינו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>.</w:t>
      </w:r>
    </w:p>
    <w:p w14:paraId="7A156815" w14:textId="0CCA9DD3" w:rsidR="00F07A5B" w:rsidRPr="00F07A5B" w:rsidRDefault="00B93B58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מסורא</w:t>
      </w:r>
      <w:r w:rsidR="00F07A5B" w:rsidRPr="00F07A5B">
        <w:rPr>
          <w:rtl/>
        </w:rPr>
        <w:t>:</w:t>
      </w:r>
    </w:p>
    <w:p w14:paraId="58798364" w14:textId="26D2A51F" w:rsidR="008F410E" w:rsidRPr="006F178A" w:rsidRDefault="00B93B58" w:rsidP="00E4644A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="008F410E">
        <w:rPr>
          <w:rFonts w:hint="cs"/>
          <w:rtl/>
        </w:rPr>
        <w:t xml:space="preserve">יאמר אדם לאשתו בזה''ז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תיסתרי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פלוני</w:t>
      </w:r>
      <w:r w:rsidRPr="006F178A">
        <w:rPr>
          <w:rtl/>
        </w:rPr>
        <w:t xml:space="preserve">, </w:t>
      </w:r>
      <w:r w:rsidR="008F410E">
        <w:rPr>
          <w:rFonts w:hint="cs"/>
          <w:rtl/>
        </w:rPr>
        <w:t xml:space="preserve">שמא </w:t>
      </w:r>
      <w:r w:rsidRPr="006F178A">
        <w:rPr>
          <w:rFonts w:hint="cs"/>
          <w:rtl/>
        </w:rPr>
        <w:t>קי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001" w:author="מנוע אמוראים" w:date="2026-10-05T16:41:03Z">
            <w:rPr>
              <w:rFonts w:hint="cs"/>
              <w:rtl/>
            </w:rPr>
          </w:rPrChange>
        </w:rPr>
        <w:t xml:space="preserve">כריב</w:t>
      </w:r>
      <w:r>
        <w:rPr>
          <w:rStyle w:val="affffc"/>
          <w:rtl/>
          <w:rPrChange w:id="9002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03" w:author="מנוע אמוראים" w:date="2026-10-05T16:41:03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="008F410E">
        <w:rPr>
          <w:rFonts w:hint="cs"/>
          <w:rtl/>
        </w:rPr>
        <w:t>"פ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ומיסתתרא</w:t>
      </w:r>
      <w:r w:rsidRPr="006F178A">
        <w:rPr>
          <w:rtl/>
        </w:rPr>
        <w:t xml:space="preserve">, </w:t>
      </w:r>
      <w:r w:rsidR="008F410E">
        <w:rPr>
          <w:rFonts w:hint="cs"/>
          <w:rtl/>
        </w:rPr>
        <w:t>ואין לנו מי סוטה לבודקה ואסרה איסור עולם</w:t>
      </w:r>
      <w:r w:rsidRPr="006F178A">
        <w:rPr>
          <w:rtl/>
        </w:rPr>
        <w:t>.</w:t>
      </w:r>
    </w:p>
    <w:p w14:paraId="096B5EC5" w14:textId="77777777" w:rsidR="00E4644A" w:rsidRPr="00255160" w:rsidRDefault="00E4644A" w:rsidP="00E4644A">
      <w:pPr>
        <w:jc w:val="center"/>
        <w:rPr>
          <w:del w:id="90010" w:author="מנוע עיצוב" w:date="2026-10-08T11:01:28Z"/>
          <w:rFonts w:ascii="BA • Vilna Light" w:hAnsi="BA • Vilna Light" w:cs="BA • Vilna Light"/>
          <w:rtl/>
        </w:rPr>
      </w:pPr>
      <w:del w:id="9000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3E3EBFC" w14:textId="77777777" w:rsidR="008F410E" w:rsidRDefault="008F410E" w:rsidP="006C7D1C">
      <w:pPr>
        <w:pStyle w:val="affffd"/>
        <w:rPr>
          <w:rtl/>
        </w:rPr>
      </w:pPr>
      <w:r>
        <w:rPr>
          <w:rFonts w:hint="cs"/>
          <w:rtl/>
        </w:rPr>
        <w:t xml:space="preserve">לשון קינוי </w:t>
      </w:r>
    </w:p>
    <w:p w14:paraId="12648111" w14:textId="55527042" w:rsidR="00F07A5B" w:rsidRPr="00F07A5B" w:rsidRDefault="008F410E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ר''ל</w:t>
      </w:r>
      <w:r w:rsidR="00F07A5B" w:rsidRPr="00F07A5B">
        <w:rPr>
          <w:rFonts w:hint="cs"/>
          <w:rtl/>
        </w:rPr>
        <w:t>:</w:t>
      </w:r>
    </w:p>
    <w:p w14:paraId="5CB708B2" w14:textId="2246D4F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המטיל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קנאה</w:t>
      </w:r>
      <w:r w:rsidRPr="008F410E">
        <w:rPr>
          <w:rStyle w:val="afffff2"/>
          <w:rtl/>
        </w:rPr>
        <w:t xml:space="preserve"> </w:t>
      </w:r>
      <w:r w:rsidR="008F410E" w:rsidRPr="008F410E">
        <w:rPr>
          <w:rStyle w:val="afffff2"/>
          <w:rFonts w:hint="cs"/>
          <w:rtl/>
        </w:rPr>
        <w:t>[כעס]</w:t>
      </w:r>
      <w:r w:rsidR="008F410E">
        <w:rPr>
          <w:rFonts w:hint="cs"/>
          <w:rtl/>
        </w:rPr>
        <w:t xml:space="preserve"> </w:t>
      </w:r>
      <w:r w:rsidRPr="006F178A">
        <w:rPr>
          <w:rFonts w:hint="cs"/>
          <w:rtl/>
        </w:rPr>
        <w:t>בינה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אחרים</w:t>
      </w:r>
      <w:r w:rsidRPr="006F178A">
        <w:rPr>
          <w:rtl/>
        </w:rPr>
        <w:t>.</w:t>
      </w:r>
    </w:p>
    <w:p w14:paraId="74D57ED6" w14:textId="3E9CC11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Pr="006F178A">
        <w:rPr>
          <w:rtl/>
        </w:rPr>
        <w:t>"</w:t>
      </w:r>
      <w:r w:rsidRPr="006F178A">
        <w:rPr>
          <w:rFonts w:hint="cs"/>
          <w:rtl/>
        </w:rPr>
        <w:t>פ עצמו וכ</w:t>
      </w:r>
      <w:r w:rsidRPr="006F178A">
        <w:rPr>
          <w:rtl/>
        </w:rPr>
        <w:t>"</w:t>
      </w:r>
      <w:r w:rsidRPr="006F178A">
        <w:rPr>
          <w:rFonts w:hint="cs"/>
          <w:rtl/>
        </w:rPr>
        <w:t>ע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ידע</w:t>
      </w:r>
      <w:r w:rsidR="008F410E">
        <w:rPr>
          <w:rFonts w:hint="cs"/>
          <w:rtl/>
        </w:rPr>
        <w:t xml:space="preserve">ו שקינא לה ויכעסו שמתבדלת מהם. </w:t>
      </w:r>
    </w:p>
    <w:p w14:paraId="153BAF56" w14:textId="3F48212E" w:rsidR="00F07A5B" w:rsidRPr="00F07A5B" w:rsidRDefault="008F410E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</w:t>
      </w:r>
      <w:r w:rsidR="00B93B58"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3D6FC058" w14:textId="34B8164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המטיל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לבינה</w:t>
      </w:r>
      <w:r w:rsidRPr="006F178A">
        <w:rPr>
          <w:rtl/>
        </w:rPr>
        <w:t>.</w:t>
      </w:r>
    </w:p>
    <w:p w14:paraId="0332B954" w14:textId="7978D3BB" w:rsidR="00B93B58" w:rsidRPr="0059138D" w:rsidRDefault="008F410E" w:rsidP="008F410E">
      <w:pPr>
        <w:rPr>
          <w:rFonts w:cs="BA Vilna Bold"/>
          <w:spacing w:val="2"/>
          <w:rtl/>
        </w:rPr>
      </w:pPr>
      <w:r w:rsidRPr="00BA1560">
        <w:rPr>
          <w:rFonts w:hint="cs"/>
          <w:spacing w:val="2"/>
          <w:rtl/>
        </w:rPr>
        <w:t>ד</w:t>
      </w:r>
      <w:r w:rsidR="00B93B58" w:rsidRPr="00BA1560">
        <w:rPr>
          <w:rFonts w:hint="cs"/>
          <w:spacing w:val="2"/>
          <w:rtl/>
        </w:rPr>
        <w:t>ס</w:t>
      </w:r>
      <w:r w:rsidR="00B93B58" w:rsidRPr="00BA1560">
        <w:rPr>
          <w:spacing w:val="2"/>
          <w:rtl/>
        </w:rPr>
        <w:t>"</w:t>
      </w:r>
      <w:r w:rsidR="00B93B58" w:rsidRPr="00BA1560">
        <w:rPr>
          <w:rFonts w:hint="cs"/>
          <w:spacing w:val="2"/>
          <w:rtl/>
        </w:rPr>
        <w:t>ל קינוי</w:t>
      </w:r>
      <w:r w:rsidR="00B93B58" w:rsidRPr="00BA1560">
        <w:rPr>
          <w:spacing w:val="2"/>
          <w:rtl/>
        </w:rPr>
        <w:t xml:space="preserve"> </w:t>
      </w:r>
      <w:r w:rsidR="00B93B58" w:rsidRPr="00BA1560">
        <w:rPr>
          <w:rFonts w:hint="cs"/>
          <w:spacing w:val="2"/>
          <w:rtl/>
        </w:rPr>
        <w:t>על</w:t>
      </w:r>
      <w:r w:rsidR="00B93B58" w:rsidRPr="00BA1560">
        <w:rPr>
          <w:spacing w:val="2"/>
          <w:rtl/>
        </w:rPr>
        <w:t xml:space="preserve"> </w:t>
      </w:r>
      <w:r w:rsidR="00B93B58" w:rsidRPr="00BA1560">
        <w:rPr>
          <w:rFonts w:hint="cs"/>
          <w:spacing w:val="2"/>
          <w:rtl/>
        </w:rPr>
        <w:t>פי</w:t>
      </w:r>
      <w:r w:rsidR="00B93B58" w:rsidRPr="00BA1560">
        <w:rPr>
          <w:spacing w:val="2"/>
          <w:rtl/>
        </w:rPr>
        <w:t xml:space="preserve"> </w:t>
      </w:r>
      <w:r w:rsidR="00B93B58" w:rsidRPr="00BA1560">
        <w:rPr>
          <w:rFonts w:hint="cs"/>
          <w:spacing w:val="2"/>
          <w:rtl/>
        </w:rPr>
        <w:t>שנים</w:t>
      </w:r>
      <w:r w:rsidR="00B93B58" w:rsidRPr="00BA1560">
        <w:rPr>
          <w:spacing w:val="2"/>
          <w:rtl/>
        </w:rPr>
        <w:t xml:space="preserve"> </w:t>
      </w:r>
      <w:r w:rsidR="00B93B58" w:rsidRPr="00BA1560">
        <w:rPr>
          <w:rFonts w:hint="cs"/>
          <w:spacing w:val="2"/>
          <w:rtl/>
        </w:rPr>
        <w:t>עדים</w:t>
      </w:r>
      <w:r w:rsidR="00B93B58" w:rsidRPr="00BA1560">
        <w:rPr>
          <w:spacing w:val="2"/>
          <w:rtl/>
        </w:rPr>
        <w:t xml:space="preserve">, </w:t>
      </w:r>
      <w:r w:rsidRPr="00BA1560">
        <w:rPr>
          <w:rFonts w:hint="cs"/>
          <w:spacing w:val="2"/>
          <w:rtl/>
        </w:rPr>
        <w:t xml:space="preserve">והכל יודעים מזה והוא שבא לקנאות </w:t>
      </w:r>
    </w:p>
    <w:p w14:paraId="4BFC7853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ג.</w:t>
      </w:r>
    </w:p>
    <w:p w14:paraId="0D76A1A1" w14:textId="77777777" w:rsidR="00F07A5B" w:rsidRPr="00F07A5B" w:rsidRDefault="00B93B58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8F410E" w:rsidRPr="00F07A5B">
        <w:rPr>
          <w:rFonts w:hint="cs"/>
          <w:rtl/>
        </w:rPr>
        <w:t>ל</w:t>
      </w:r>
      <w:r w:rsidRPr="00F07A5B">
        <w:rPr>
          <w:rFonts w:hint="cs"/>
          <w:rtl/>
        </w:rPr>
        <w:t>מ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מותר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לקנאו</w:t>
      </w:r>
      <w:r w:rsidR="00F07A5B" w:rsidRPr="00F07A5B">
        <w:rPr>
          <w:rtl/>
        </w:rPr>
        <w:t>:</w:t>
      </w:r>
    </w:p>
    <w:p w14:paraId="5BA0FA40" w14:textId="2DC22E4A" w:rsidR="00BA1560" w:rsidRDefault="00B93B58" w:rsidP="00011759">
      <w:pPr>
        <w:spacing w:after="60"/>
        <w:rPr>
          <w:rStyle w:val="affff8"/>
          <w:rtl/>
        </w:rPr>
      </w:pPr>
      <w:r w:rsidRPr="0059138D">
        <w:rPr>
          <w:rFonts w:cs="BA Vilna Bold" w:hint="cs"/>
          <w:rtl/>
        </w:rPr>
        <w:t>לשון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קינוי</w:t>
      </w:r>
      <w:r w:rsidRPr="006F178A">
        <w:rPr>
          <w:rtl/>
        </w:rPr>
        <w:t xml:space="preserve"> </w:t>
      </w:r>
      <w:r w:rsidR="008F410E" w:rsidRPr="008F410E">
        <w:rPr>
          <w:rStyle w:val="affffc"/>
          <w:rFonts w:hint="cs"/>
          <w:rtl/>
        </w:rPr>
        <w:t>כ</w:t>
      </w:r>
      <w:r w:rsidRPr="008F410E">
        <w:rPr>
          <w:rStyle w:val="affffc"/>
          <w:rFonts w:hint="cs"/>
          <w:rtl/>
        </w:rPr>
        <w:t>רנב</w:t>
      </w:r>
      <w:r w:rsidRPr="008F410E">
        <w:rPr>
          <w:rStyle w:val="affffc"/>
          <w:rtl/>
        </w:rPr>
        <w:t>"</w:t>
      </w:r>
      <w:r w:rsidRPr="008F410E">
        <w:rPr>
          <w:rStyle w:val="affffc"/>
          <w:rFonts w:hint="cs"/>
          <w:rtl/>
        </w:rPr>
        <w:t>י</w:t>
      </w:r>
      <w:r w:rsidRPr="008F410E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="008F410E">
        <w:rPr>
          <w:rFonts w:hint="cs"/>
          <w:rtl/>
        </w:rPr>
        <w:t>-</w:t>
      </w:r>
      <w:r w:rsidRPr="006F178A">
        <w:rPr>
          <w:rFonts w:hint="cs"/>
          <w:rtl/>
        </w:rPr>
        <w:t>לשון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התראה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>: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'ויקנא</w:t>
      </w:r>
      <w:r w:rsidRPr="00AF76D0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לארצו'</w:t>
      </w:r>
      <w:r w:rsidRPr="00AF76D0">
        <w:rPr>
          <w:rStyle w:val="affff8"/>
          <w:rtl/>
        </w:rPr>
        <w:t>.</w:t>
      </w:r>
    </w:p>
    <w:p w14:paraId="3766E890" w14:textId="6FBD13AB" w:rsidR="00F07A5B" w:rsidRPr="00F07A5B" w:rsidRDefault="00B93B58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47DD0F0A" w14:textId="1B2361AD" w:rsidR="00B93B58" w:rsidRPr="00CB2C22" w:rsidRDefault="00CB2C22" w:rsidP="00B93B58">
      <w:pPr>
        <w:rPr>
          <w:rStyle w:val="affff8"/>
          <w:spacing w:val="0"/>
          <w:rtl/>
        </w:rPr>
      </w:pPr>
      <w:r>
        <w:rPr>
          <w:rFonts w:hint="cs"/>
          <w:spacing w:val="0"/>
          <w:rtl/>
        </w:rPr>
        <w:t>העובר</w:t>
      </w:r>
      <w:r w:rsidR="00B93B58" w:rsidRPr="00CB2C22">
        <w:rPr>
          <w:spacing w:val="0"/>
          <w:rtl/>
        </w:rPr>
        <w:t xml:space="preserve"> </w:t>
      </w:r>
      <w:r w:rsidR="00B93B58" w:rsidRPr="0059138D">
        <w:rPr>
          <w:rFonts w:cs="BA Vilna Bold" w:hint="cs"/>
          <w:spacing w:val="0"/>
          <w:rtl/>
        </w:rPr>
        <w:t>עבירה</w:t>
      </w:r>
      <w:r w:rsidR="00B93B58" w:rsidRPr="0059138D">
        <w:rPr>
          <w:rFonts w:cs="BA Vilna Bold"/>
          <w:spacing w:val="0"/>
          <w:rtl/>
        </w:rPr>
        <w:t xml:space="preserve"> </w:t>
      </w:r>
      <w:r w:rsidR="00B93B58" w:rsidRPr="0059138D">
        <w:rPr>
          <w:rFonts w:cs="BA Vilna Bold" w:hint="cs"/>
          <w:spacing w:val="0"/>
          <w:rtl/>
        </w:rPr>
        <w:t>בסתר</w:t>
      </w:r>
      <w:r w:rsidR="00B93B58" w:rsidRPr="00CB2C22">
        <w:rPr>
          <w:spacing w:val="0"/>
          <w:rtl/>
        </w:rPr>
        <w:t xml:space="preserve"> </w:t>
      </w:r>
      <w:r w:rsidR="00B93B58" w:rsidRPr="00CB2C22">
        <w:rPr>
          <w:rFonts w:hint="cs"/>
          <w:spacing w:val="0"/>
          <w:rtl/>
        </w:rPr>
        <w:t>הקב</w:t>
      </w:r>
      <w:r w:rsidR="00B93B58" w:rsidRPr="00CB2C22">
        <w:rPr>
          <w:spacing w:val="0"/>
          <w:rtl/>
        </w:rPr>
        <w:t>"</w:t>
      </w:r>
      <w:r w:rsidR="00B93B58" w:rsidRPr="00CB2C22">
        <w:rPr>
          <w:rFonts w:hint="cs"/>
          <w:spacing w:val="0"/>
          <w:rtl/>
        </w:rPr>
        <w:t>ה</w:t>
      </w:r>
      <w:r w:rsidR="00B93B58" w:rsidRPr="00CB2C22">
        <w:rPr>
          <w:spacing w:val="0"/>
          <w:rtl/>
        </w:rPr>
        <w:t xml:space="preserve"> </w:t>
      </w:r>
      <w:r w:rsidR="00B93B58" w:rsidRPr="00CB2C22">
        <w:rPr>
          <w:rFonts w:hint="cs"/>
          <w:spacing w:val="0"/>
          <w:rtl/>
        </w:rPr>
        <w:t>מכריז</w:t>
      </w:r>
      <w:r w:rsidR="00B93B58" w:rsidRPr="00CB2C22">
        <w:rPr>
          <w:spacing w:val="0"/>
          <w:rtl/>
        </w:rPr>
        <w:t xml:space="preserve"> </w:t>
      </w:r>
      <w:r w:rsidR="00B93B58" w:rsidRPr="00CB2C22">
        <w:rPr>
          <w:rFonts w:hint="cs"/>
          <w:spacing w:val="0"/>
          <w:rtl/>
        </w:rPr>
        <w:t>עליו</w:t>
      </w:r>
      <w:r w:rsidR="00B93B58" w:rsidRPr="00CB2C22">
        <w:rPr>
          <w:spacing w:val="0"/>
          <w:rtl/>
        </w:rPr>
        <w:t xml:space="preserve"> </w:t>
      </w:r>
      <w:r w:rsidR="00B93B58" w:rsidRPr="00CB2C22">
        <w:rPr>
          <w:rFonts w:hint="cs"/>
          <w:spacing w:val="0"/>
          <w:rtl/>
        </w:rPr>
        <w:t>בגלוי</w:t>
      </w:r>
      <w:r w:rsidR="00B93B58" w:rsidRPr="00CB2C22">
        <w:rPr>
          <w:spacing w:val="0"/>
          <w:rtl/>
        </w:rPr>
        <w:t xml:space="preserve">, </w:t>
      </w:r>
      <w:r w:rsidR="00B93B58" w:rsidRPr="00CB2C22">
        <w:rPr>
          <w:rStyle w:val="affff8"/>
          <w:rFonts w:hint="cs"/>
          <w:spacing w:val="0"/>
          <w:rtl/>
        </w:rPr>
        <w:t>ועבר</w:t>
      </w:r>
      <w:r w:rsidR="00B93B58" w:rsidRPr="00CB2C22">
        <w:rPr>
          <w:rStyle w:val="affff8"/>
          <w:spacing w:val="0"/>
          <w:rtl/>
        </w:rPr>
        <w:t xml:space="preserve"> </w:t>
      </w:r>
      <w:r w:rsidR="00B93B58" w:rsidRPr="00CB2C22">
        <w:rPr>
          <w:rStyle w:val="affff8"/>
          <w:rFonts w:hint="cs"/>
          <w:spacing w:val="0"/>
          <w:rtl/>
        </w:rPr>
        <w:t>עליו</w:t>
      </w:r>
      <w:r w:rsidR="00B93B58" w:rsidRPr="00CB2C22">
        <w:rPr>
          <w:rStyle w:val="affff8"/>
          <w:spacing w:val="0"/>
          <w:rtl/>
        </w:rPr>
        <w:t xml:space="preserve"> </w:t>
      </w:r>
      <w:r w:rsidR="00B93B58" w:rsidRPr="00CB2C22">
        <w:rPr>
          <w:rStyle w:val="affff8"/>
          <w:rFonts w:hint="cs"/>
          <w:spacing w:val="0"/>
          <w:rtl/>
        </w:rPr>
        <w:t>רוח</w:t>
      </w:r>
      <w:r w:rsidR="00B93B58" w:rsidRPr="00CB2C22">
        <w:rPr>
          <w:rStyle w:val="affff8"/>
          <w:spacing w:val="0"/>
          <w:rtl/>
        </w:rPr>
        <w:t xml:space="preserve"> </w:t>
      </w:r>
      <w:r w:rsidR="00B93B58" w:rsidRPr="00CB2C22">
        <w:rPr>
          <w:rStyle w:val="affff8"/>
          <w:rFonts w:hint="cs"/>
          <w:spacing w:val="0"/>
          <w:rtl/>
        </w:rPr>
        <w:t>קנאה</w:t>
      </w:r>
      <w:r w:rsidR="00B93B58" w:rsidRPr="00CB2C22">
        <w:rPr>
          <w:rStyle w:val="affff8"/>
          <w:spacing w:val="0"/>
          <w:rtl/>
        </w:rPr>
        <w:t xml:space="preserve">' </w:t>
      </w:r>
    </w:p>
    <w:p w14:paraId="0696BCD1" w14:textId="3E61EE8B" w:rsidR="00B93B58" w:rsidRPr="006F178A" w:rsidRDefault="00B93B58" w:rsidP="008F410E">
      <w:pPr>
        <w:spacing w:after="60"/>
        <w:rPr>
          <w:rtl/>
        </w:rPr>
      </w:pPr>
      <w:r w:rsidRPr="00CB2C22">
        <w:rPr>
          <w:rFonts w:hint="cs"/>
          <w:rtl/>
        </w:rPr>
        <w:t>ועבירה</w:t>
      </w:r>
      <w:r w:rsidRPr="00CB2C22">
        <w:rPr>
          <w:rtl/>
        </w:rPr>
        <w:t xml:space="preserve"> </w:t>
      </w:r>
      <w:r w:rsidRPr="00CB2C22">
        <w:rPr>
          <w:rFonts w:hint="cs"/>
          <w:rtl/>
        </w:rPr>
        <w:t>לשון</w:t>
      </w:r>
      <w:r w:rsidRPr="00CB2C22">
        <w:rPr>
          <w:rtl/>
        </w:rPr>
        <w:t xml:space="preserve"> </w:t>
      </w:r>
      <w:r w:rsidRPr="00CB2C22">
        <w:rPr>
          <w:rFonts w:hint="cs"/>
          <w:rtl/>
        </w:rPr>
        <w:t>הכרזה</w:t>
      </w:r>
      <w:r w:rsidRPr="00CB2C22">
        <w:rPr>
          <w:rtl/>
        </w:rPr>
        <w:t>, '</w:t>
      </w:r>
      <w:r>
        <w:rPr>
          <w:rStyle w:val="affff8"/>
          <w:rFonts w:hint="cs"/>
          <w:rtl/>
          <w:rPrChange w:id="9004" w:author="מנוע פסוקים" w:date="2026-10-05T16:37:59Z">
            <w:rPr>
              <w:rFonts w:hint="cs"/>
              <w:rtl/>
            </w:rPr>
          </w:rPrChange>
        </w:rPr>
        <w:t xml:space="preserve">ויצו</w:t>
      </w:r>
      <w:r>
        <w:rPr>
          <w:rStyle w:val="affff8"/>
          <w:rtl/>
          <w:rPrChange w:id="9005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06" w:author="מנוע פסוקים" w:date="2026-10-05T16:37:59Z">
            <w:rPr>
              <w:rFonts w:hint="cs"/>
              <w:rtl/>
            </w:rPr>
          </w:rPrChange>
        </w:rPr>
        <w:t xml:space="preserve">משה</w:t>
      </w:r>
      <w:r>
        <w:rPr>
          <w:rStyle w:val="affff8"/>
          <w:rtl/>
          <w:rPrChange w:id="9007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08" w:author="מנוע פסוקים" w:date="2026-10-05T16:37:59Z">
            <w:rPr>
              <w:rFonts w:hint="cs"/>
              <w:rtl/>
            </w:rPr>
          </w:rPrChange>
        </w:rPr>
        <w:t xml:space="preserve">ויעבירו</w:t>
      </w:r>
      <w:r>
        <w:rPr>
          <w:rStyle w:val="affff8"/>
          <w:rtl/>
          <w:rPrChange w:id="9009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10" w:author="מנוע פסוקים" w:date="2026-10-05T16:37:59Z">
            <w:rPr>
              <w:rFonts w:hint="cs"/>
              <w:rtl/>
            </w:rPr>
          </w:rPrChange>
        </w:rPr>
        <w:t xml:space="preserve">קול</w:t>
      </w:r>
      <w:r>
        <w:rPr>
          <w:rStyle w:val="affff8"/>
          <w:rtl/>
          <w:rPrChange w:id="9011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12" w:author="מנוע פסוקים" w:date="2026-10-05T16:37:59Z">
            <w:rPr>
              <w:rFonts w:hint="cs"/>
              <w:rtl/>
            </w:rPr>
          </w:rPrChange>
        </w:rPr>
        <w:t xml:space="preserve">במחנה</w:t>
      </w:r>
      <w:r w:rsidRPr="00CB2C22">
        <w:rPr>
          <w:rtl/>
        </w:rPr>
        <w:t>'.</w:t>
      </w:r>
    </w:p>
    <w:p w14:paraId="242DA5A5" w14:textId="2E9983BC" w:rsidR="00F07A5B" w:rsidRPr="00F07A5B" w:rsidRDefault="00B93B58" w:rsidP="008F4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3B5C544A" w14:textId="01F4B76E" w:rsidR="00255160" w:rsidRDefault="00B93B58" w:rsidP="00255160">
      <w:pPr>
        <w:rPr>
          <w:rtl/>
        </w:rPr>
      </w:pPr>
      <w:r w:rsidRPr="008F410E">
        <w:rPr>
          <w:rFonts w:hint="cs"/>
          <w:rtl/>
        </w:rPr>
        <w:t>אין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אדם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עובר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עבירה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אא</w:t>
      </w:r>
      <w:r w:rsidRPr="008F410E">
        <w:rPr>
          <w:rtl/>
        </w:rPr>
        <w:t>"</w:t>
      </w:r>
      <w:r w:rsidRPr="008F410E">
        <w:rPr>
          <w:rFonts w:hint="eastAsia"/>
          <w:rtl/>
        </w:rPr>
        <w:t>כ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נכנס</w:t>
      </w:r>
      <w:r w:rsidRPr="008F410E">
        <w:rPr>
          <w:rtl/>
        </w:rPr>
        <w:t xml:space="preserve"> </w:t>
      </w:r>
      <w:r w:rsidRPr="008F410E">
        <w:rPr>
          <w:rFonts w:hint="eastAsia"/>
          <w:rtl/>
        </w:rPr>
        <w:t>בו</w:t>
      </w:r>
      <w:r w:rsidRPr="008F410E">
        <w:rPr>
          <w:rtl/>
        </w:rPr>
        <w:t xml:space="preserve"> </w:t>
      </w:r>
      <w:r w:rsidRPr="0059138D">
        <w:rPr>
          <w:rFonts w:cs="BA Vilna Bold" w:hint="eastAsia"/>
          <w:rtl/>
        </w:rPr>
        <w:t>רוח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שטות</w:t>
      </w:r>
      <w:r w:rsidRPr="008F410E">
        <w:rPr>
          <w:rtl/>
        </w:rPr>
        <w:t xml:space="preserve">, </w:t>
      </w:r>
    </w:p>
    <w:p w14:paraId="5FD64AA8" w14:textId="3A5DCCA8" w:rsidR="00B93B58" w:rsidRDefault="00255160" w:rsidP="00255160">
      <w:pPr>
        <w:rPr>
          <w:rStyle w:val="affff8"/>
          <w:rtl/>
        </w:rPr>
      </w:pPr>
      <w:r>
        <w:rPr>
          <w:rFonts w:hint="cs"/>
          <w:rtl/>
        </w:rPr>
        <w:t xml:space="preserve">- </w:t>
      </w:r>
      <w:r w:rsidR="008F410E">
        <w:rPr>
          <w:rFonts w:hint="cs"/>
          <w:rtl/>
        </w:rPr>
        <w:t>ד</w:t>
      </w:r>
      <w:r w:rsidR="00B93B58" w:rsidRPr="008F410E">
        <w:rPr>
          <w:rStyle w:val="affff8"/>
          <w:rtl/>
        </w:rPr>
        <w:t xml:space="preserve">איש </w:t>
      </w:r>
      <w:r w:rsidR="00B93B58" w:rsidRPr="008F410E">
        <w:rPr>
          <w:rStyle w:val="affff8"/>
          <w:rFonts w:hint="eastAsia"/>
          <w:rtl/>
        </w:rPr>
        <w:t>איש</w:t>
      </w:r>
      <w:r w:rsidR="00B93B58" w:rsidRPr="008F410E">
        <w:rPr>
          <w:rStyle w:val="affff8"/>
          <w:rtl/>
        </w:rPr>
        <w:t xml:space="preserve"> </w:t>
      </w:r>
      <w:r w:rsidR="00B93B58" w:rsidRPr="008F410E">
        <w:rPr>
          <w:rStyle w:val="affff8"/>
          <w:rFonts w:hint="eastAsia"/>
          <w:rtl/>
        </w:rPr>
        <w:t>כי</w:t>
      </w:r>
      <w:r w:rsidR="00B93B58" w:rsidRPr="008F410E">
        <w:rPr>
          <w:rStyle w:val="affff8"/>
          <w:rtl/>
        </w:rPr>
        <w:t xml:space="preserve"> </w:t>
      </w:r>
      <w:r w:rsidR="00B93B58" w:rsidRPr="00BA1560">
        <w:rPr>
          <w:rStyle w:val="affff8"/>
          <w:rFonts w:hint="eastAsia"/>
          <w:b/>
          <w:bCs/>
          <w:rtl/>
        </w:rPr>
        <w:t>ת</w:t>
      </w:r>
      <w:r>
        <w:rPr>
          <w:rStyle w:val="affff8"/>
          <w:rFonts w:hint="cs"/>
          <w:b/>
          <w:bCs/>
          <w:rtl/>
        </w:rPr>
        <w:t>+</w:t>
      </w:r>
      <w:r w:rsidR="00B93B58" w:rsidRPr="00BA1560">
        <w:rPr>
          <w:rStyle w:val="affff8"/>
          <w:rFonts w:hint="eastAsia"/>
          <w:b/>
          <w:bCs/>
          <w:rtl/>
        </w:rPr>
        <w:t>שטה</w:t>
      </w:r>
      <w:r w:rsidR="00B93B58" w:rsidRPr="008F410E">
        <w:rPr>
          <w:rStyle w:val="affff8"/>
          <w:rtl/>
        </w:rPr>
        <w:t xml:space="preserve"> </w:t>
      </w:r>
      <w:r w:rsidR="00B93B58" w:rsidRPr="008F410E">
        <w:rPr>
          <w:rStyle w:val="affff8"/>
          <w:rFonts w:hint="eastAsia"/>
          <w:rtl/>
        </w:rPr>
        <w:t>אשתו</w:t>
      </w:r>
      <w:r w:rsidR="00B93B58" w:rsidRPr="008F410E">
        <w:rPr>
          <w:rStyle w:val="affff8"/>
          <w:rtl/>
        </w:rPr>
        <w:t>'</w:t>
      </w:r>
      <w:r w:rsidR="00BA1560">
        <w:rPr>
          <w:rStyle w:val="affff8"/>
          <w:rFonts w:hint="cs"/>
          <w:rtl/>
        </w:rPr>
        <w:t>.</w:t>
      </w:r>
    </w:p>
    <w:p w14:paraId="3B811589" w14:textId="324C683D" w:rsidR="00255160" w:rsidRPr="00255160" w:rsidRDefault="00255160" w:rsidP="00255160">
      <w:pPr>
        <w:spacing w:after="60"/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3C79ACD0" w14:textId="377B4C24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תדר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3AFAF9BB" w14:textId="063864A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האמינה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תורה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עד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אחד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בסוטה</w:t>
      </w:r>
      <w:r w:rsidRPr="006F178A">
        <w:rPr>
          <w:rtl/>
        </w:rPr>
        <w:t xml:space="preserve">? </w:t>
      </w:r>
      <w:r w:rsidRPr="0059138D">
        <w:rPr>
          <w:rFonts w:cs="BA Vilna Bold" w:hint="cs"/>
          <w:rtl/>
        </w:rPr>
        <w:t>שרגלים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לדבר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ונסתרה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>.</w:t>
      </w:r>
    </w:p>
    <w:p w14:paraId="256AA8F5" w14:textId="6E6E37E1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לאביי</w:t>
      </w:r>
      <w:r w:rsidR="00F07A5B" w:rsidRPr="00F07A5B">
        <w:rPr>
          <w:rtl/>
        </w:rPr>
        <w:t>:</w:t>
      </w:r>
    </w:p>
    <w:p w14:paraId="494B4796" w14:textId="22E77B1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והא</w:t>
      </w:r>
      <w:r w:rsidRPr="006F178A">
        <w:rPr>
          <w:rtl/>
        </w:rPr>
        <w:t xml:space="preserve"> </w:t>
      </w:r>
      <w:r w:rsidR="00313992">
        <w:rPr>
          <w:rFonts w:hint="cs"/>
          <w:rtl/>
        </w:rPr>
        <w:t xml:space="preserve">קינוי כתוב אחר סתירה וטומאה </w:t>
      </w:r>
      <w:r w:rsidRPr="00313992">
        <w:rPr>
          <w:rStyle w:val="affffc"/>
          <w:rFonts w:hint="cs"/>
          <w:rtl/>
        </w:rPr>
        <w:t>- א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ל</w:t>
      </w:r>
      <w:r w:rsidRPr="00313992">
        <w:rPr>
          <w:rStyle w:val="affffc"/>
          <w:rtl/>
        </w:rPr>
        <w:t>:</w:t>
      </w:r>
      <w:r w:rsidRPr="00AF76D0">
        <w:rPr>
          <w:rStyle w:val="affff8"/>
          <w:rtl/>
        </w:rPr>
        <w:t xml:space="preserve"> </w:t>
      </w:r>
      <w:r w:rsidRPr="00AF76D0">
        <w:rPr>
          <w:rStyle w:val="affff8"/>
          <w:rFonts w:hint="cs"/>
          <w:rtl/>
        </w:rPr>
        <w:t>'ועבר'</w:t>
      </w:r>
      <w:r w:rsidRPr="00AF76D0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עבר</w:t>
      </w:r>
      <w:r w:rsidRPr="006F178A">
        <w:rPr>
          <w:rtl/>
        </w:rPr>
        <w:t>.</w:t>
      </w:r>
    </w:p>
    <w:p w14:paraId="48A5E994" w14:textId="77777777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6806185C" w14:textId="07E072EF" w:rsidR="00B93B58" w:rsidRPr="006F178A" w:rsidRDefault="00B93B58" w:rsidP="00313992">
      <w:pPr>
        <w:spacing w:after="60"/>
        <w:rPr>
          <w:rtl/>
        </w:rPr>
      </w:pPr>
      <w:r w:rsidRPr="006F178A">
        <w:rPr>
          <w:rFonts w:hint="cs"/>
          <w:rtl/>
        </w:rPr>
        <w:t>ד</w:t>
      </w:r>
      <w:r w:rsidRPr="00313992">
        <w:rPr>
          <w:rStyle w:val="affff8"/>
          <w:rFonts w:hint="cs"/>
          <w:rtl/>
        </w:rPr>
        <w:t>ועבר לכם כל חלוץ'</w:t>
      </w:r>
      <w:r w:rsidRPr="006F178A">
        <w:rPr>
          <w:rFonts w:hint="cs"/>
          <w:rtl/>
        </w:rPr>
        <w:t xml:space="preserve"> </w:t>
      </w:r>
      <w:r w:rsidR="00255160">
        <w:rPr>
          <w:rFonts w:hint="cs"/>
          <w:rtl/>
        </w:rPr>
        <w:t>אף ש</w:t>
      </w:r>
      <w:r w:rsidRPr="006F178A">
        <w:rPr>
          <w:rFonts w:hint="cs"/>
          <w:rtl/>
        </w:rPr>
        <w:t>כבר נאמר ו</w:t>
      </w:r>
      <w:r w:rsidRPr="00313992">
        <w:rPr>
          <w:rStyle w:val="affff8"/>
          <w:rFonts w:hint="cs"/>
          <w:rtl/>
        </w:rPr>
        <w:t>'ונכבשה</w:t>
      </w:r>
      <w:r w:rsidRPr="00313992">
        <w:rPr>
          <w:rStyle w:val="affff8"/>
          <w:rtl/>
        </w:rPr>
        <w:t xml:space="preserve"> </w:t>
      </w:r>
      <w:r w:rsidRPr="00313992">
        <w:rPr>
          <w:rStyle w:val="affff8"/>
          <w:rFonts w:hint="cs"/>
          <w:rtl/>
        </w:rPr>
        <w:t>הארץ</w:t>
      </w:r>
      <w:r w:rsidRPr="00313992">
        <w:rPr>
          <w:rStyle w:val="affff8"/>
          <w:rtl/>
        </w:rPr>
        <w:t xml:space="preserve"> </w:t>
      </w:r>
      <w:r w:rsidRPr="00313992">
        <w:rPr>
          <w:rStyle w:val="affff8"/>
          <w:rFonts w:hint="cs"/>
          <w:rtl/>
        </w:rPr>
        <w:t>לפני</w:t>
      </w:r>
      <w:r w:rsidRPr="00313992">
        <w:rPr>
          <w:rStyle w:val="affff8"/>
          <w:rtl/>
        </w:rPr>
        <w:t xml:space="preserve"> ה' </w:t>
      </w:r>
      <w:r w:rsidRPr="00313992">
        <w:rPr>
          <w:rStyle w:val="affff8"/>
          <w:rFonts w:hint="cs"/>
          <w:rtl/>
        </w:rPr>
        <w:t>ואחר</w:t>
      </w:r>
      <w:r w:rsidRPr="00313992">
        <w:rPr>
          <w:rStyle w:val="affff8"/>
          <w:rtl/>
        </w:rPr>
        <w:t xml:space="preserve"> </w:t>
      </w:r>
      <w:r w:rsidRPr="00313992">
        <w:rPr>
          <w:rStyle w:val="affff8"/>
          <w:rFonts w:hint="cs"/>
          <w:rtl/>
        </w:rPr>
        <w:t>תשובו'</w:t>
      </w:r>
      <w:r w:rsidRPr="00313992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דלהבא</w:t>
      </w:r>
      <w:r w:rsidRPr="006F178A">
        <w:rPr>
          <w:rtl/>
        </w:rPr>
        <w:t xml:space="preserve">, </w:t>
      </w:r>
    </w:p>
    <w:p w14:paraId="0A2A7139" w14:textId="06243D20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תנדר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019B6FC9" w14:textId="1FFEB9CB" w:rsidR="00B93B58" w:rsidRPr="006F178A" w:rsidRDefault="00B93B58" w:rsidP="00313992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אא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נכנסה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רוח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ד'ועבר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עליו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רוח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קנאה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וקנא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אשתו'</w:t>
      </w:r>
      <w:r w:rsidRPr="003215F9">
        <w:rPr>
          <w:rStyle w:val="affff8"/>
          <w:rtl/>
        </w:rPr>
        <w:t>.</w:t>
      </w:r>
      <w:r w:rsidR="00313992" w:rsidRPr="0059138D">
        <w:rPr>
          <w:rFonts w:cs="BA Vilna Bold" w:hint="cs"/>
          <w:rtl/>
        </w:rPr>
        <w:t xml:space="preserve">    </w:t>
      </w:r>
      <w:r w:rsidRPr="0059138D">
        <w:rPr>
          <w:rFonts w:cs="BA Vilna Bold" w:hint="cs"/>
          <w:rtl/>
        </w:rPr>
        <w:t>רוח</w:t>
      </w:r>
      <w:r w:rsidR="00313992" w:rsidRPr="0059138D">
        <w:rPr>
          <w:rFonts w:cs="BA Vilna Bold" w:hint="cs"/>
          <w:rtl/>
        </w:rPr>
        <w:t xml:space="preserve">- </w:t>
      </w:r>
      <w:r w:rsidRPr="006F178A">
        <w:rPr>
          <w:rtl/>
        </w:rPr>
        <w:t xml:space="preserve"> </w:t>
      </w:r>
      <w:r w:rsidRPr="00313992">
        <w:rPr>
          <w:rStyle w:val="affffc"/>
          <w:rFonts w:hint="cs"/>
          <w:rtl/>
        </w:rPr>
        <w:t>רבנן</w:t>
      </w:r>
      <w:r w:rsidR="00313992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טומאה</w:t>
      </w:r>
      <w:r w:rsidRPr="006F178A">
        <w:rPr>
          <w:rtl/>
        </w:rPr>
        <w:t xml:space="preserve">, </w:t>
      </w:r>
      <w:r w:rsidRPr="00313992">
        <w:rPr>
          <w:rStyle w:val="affffc"/>
          <w:rFonts w:hint="cs"/>
          <w:rtl/>
        </w:rPr>
        <w:t>ר</w:t>
      </w:r>
      <w:r w:rsidR="00313992" w:rsidRPr="00313992">
        <w:rPr>
          <w:rStyle w:val="affffc"/>
          <w:rFonts w:hint="cs"/>
          <w:rtl/>
        </w:rPr>
        <w:t>"א</w:t>
      </w:r>
      <w:r w:rsidRPr="00313992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טהרה</w:t>
      </w:r>
      <w:r w:rsidRPr="006F178A">
        <w:rPr>
          <w:rtl/>
        </w:rPr>
        <w:t>.</w:t>
      </w:r>
    </w:p>
    <w:p w14:paraId="3937D651" w14:textId="77777777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ומסתברא</w:t>
      </w:r>
      <w:r w:rsidR="00F07A5B" w:rsidRPr="00F07A5B">
        <w:rPr>
          <w:rtl/>
        </w:rPr>
        <w:t>:</w:t>
      </w:r>
    </w:p>
    <w:p w14:paraId="431C1D67" w14:textId="19464E5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כמ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טהרה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ד'וקנא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 xml:space="preserve">אשתו' </w:t>
      </w:r>
      <w:r w:rsidRPr="00313992">
        <w:rPr>
          <w:rStyle w:val="affffc"/>
          <w:rFonts w:hint="cs"/>
          <w:rtl/>
        </w:rPr>
        <w:t xml:space="preserve"> לרי'ש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רשות</w:t>
      </w:r>
      <w:r w:rsidRPr="006F178A">
        <w:rPr>
          <w:rtl/>
        </w:rPr>
        <w:t xml:space="preserve">, </w:t>
      </w:r>
      <w:r w:rsidRPr="00313992">
        <w:rPr>
          <w:rStyle w:val="affffc"/>
          <w:rFonts w:hint="cs"/>
          <w:rtl/>
        </w:rPr>
        <w:t>ולר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ע</w:t>
      </w:r>
      <w:r w:rsidRPr="0031399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חובה</w:t>
      </w:r>
      <w:r w:rsidRPr="006F178A">
        <w:rPr>
          <w:rtl/>
        </w:rPr>
        <w:t>;</w:t>
      </w:r>
    </w:p>
    <w:p w14:paraId="28A0D8C7" w14:textId="40E43CB5" w:rsidR="00B93B58" w:rsidRPr="00D454EC" w:rsidRDefault="00313992" w:rsidP="00313992">
      <w:pPr>
        <w:rPr>
          <w:rtl/>
        </w:rPr>
      </w:pPr>
      <w:r>
        <w:rPr>
          <w:rFonts w:hint="cs"/>
          <w:rtl/>
        </w:rPr>
        <w:t xml:space="preserve">אי </w:t>
      </w:r>
      <w:r w:rsidR="00B93B58" w:rsidRPr="00D454EC">
        <w:rPr>
          <w:rFonts w:hint="cs"/>
          <w:rtl/>
        </w:rPr>
        <w:t>רוח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טהרה</w:t>
      </w:r>
      <w:r w:rsidR="00B93B58" w:rsidRPr="00D454EC">
        <w:rPr>
          <w:rtl/>
        </w:rPr>
        <w:t xml:space="preserve"> - </w:t>
      </w:r>
      <w:r w:rsidR="00B93B58" w:rsidRPr="00D454EC">
        <w:rPr>
          <w:rFonts w:hint="cs"/>
          <w:rtl/>
        </w:rPr>
        <w:t>שפיר</w:t>
      </w:r>
      <w:r w:rsidR="00B93B58" w:rsidRPr="00D454EC">
        <w:rPr>
          <w:rtl/>
        </w:rPr>
        <w:t xml:space="preserve">, </w:t>
      </w:r>
      <w:r w:rsidR="00B93B58" w:rsidRPr="00D454EC">
        <w:rPr>
          <w:rFonts w:hint="cs"/>
          <w:rtl/>
        </w:rPr>
        <w:t>אלא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אי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רוח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טומאה</w:t>
      </w:r>
      <w:r w:rsidR="00B93B58" w:rsidRPr="00D454EC">
        <w:rPr>
          <w:rtl/>
        </w:rPr>
        <w:t xml:space="preserve">, </w:t>
      </w:r>
      <w:r>
        <w:rPr>
          <w:rFonts w:hint="cs"/>
          <w:rtl/>
        </w:rPr>
        <w:t xml:space="preserve">מה שייך רשות וחובה </w:t>
      </w:r>
    </w:p>
    <w:p w14:paraId="3DA91FDD" w14:textId="4CC7369C" w:rsidR="00B93B58" w:rsidRPr="00255160" w:rsidRDefault="00255160" w:rsidP="00255160">
      <w:pPr>
        <w:spacing w:after="60"/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758B9408" w14:textId="2271C036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גופא</w:t>
      </w:r>
      <w:r w:rsidR="00F07A5B" w:rsidRPr="00F07A5B">
        <w:rPr>
          <w:rtl/>
        </w:rPr>
        <w:t>:</w:t>
      </w:r>
    </w:p>
    <w:p w14:paraId="1C382566" w14:textId="2E25A72F" w:rsidR="00B93B58" w:rsidRPr="0059138D" w:rsidRDefault="00B93B58" w:rsidP="00B93B58">
      <w:pPr>
        <w:rPr>
          <w:rFonts w:cs="BA Vilna Bold"/>
          <w:rtl/>
        </w:rPr>
      </w:pPr>
      <w:r w:rsidRPr="003625F4">
        <w:rPr>
          <w:rStyle w:val="affff8"/>
          <w:rFonts w:hint="cs"/>
          <w:rtl/>
        </w:rPr>
        <w:t>'וקנא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 xml:space="preserve">אשתו' </w:t>
      </w:r>
      <w:r w:rsidRPr="0059138D">
        <w:rPr>
          <w:rFonts w:cs="BA Vilna Bold" w:hint="cs"/>
          <w:rtl/>
        </w:rPr>
        <w:t xml:space="preserve"> </w:t>
      </w:r>
      <w:r w:rsidR="00313992">
        <w:rPr>
          <w:rStyle w:val="affffc"/>
          <w:rtl/>
        </w:rPr>
        <w:tab/>
      </w:r>
      <w:r w:rsidR="00313992">
        <w:rPr>
          <w:rStyle w:val="affffc"/>
          <w:rtl/>
        </w:rPr>
        <w:tab/>
      </w:r>
      <w:r w:rsidR="00313992">
        <w:rPr>
          <w:rStyle w:val="affffc"/>
          <w:rtl/>
        </w:rPr>
        <w:tab/>
      </w:r>
      <w:r w:rsidRPr="00313992">
        <w:rPr>
          <w:rStyle w:val="affffc"/>
          <w:rFonts w:hint="cs"/>
          <w:rtl/>
        </w:rPr>
        <w:t>לרי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ש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רשות</w:t>
      </w:r>
      <w:r w:rsidRPr="0059138D">
        <w:rPr>
          <w:rFonts w:cs="BA Vilna Bold"/>
          <w:rtl/>
        </w:rPr>
        <w:t xml:space="preserve">, </w:t>
      </w:r>
      <w:r w:rsidRPr="0059138D">
        <w:rPr>
          <w:rFonts w:cs="BA Vilna Bold" w:hint="cs"/>
          <w:rtl/>
        </w:rPr>
        <w:t xml:space="preserve"> </w:t>
      </w:r>
      <w:r w:rsidRPr="00313992">
        <w:rPr>
          <w:rStyle w:val="affffc"/>
          <w:rFonts w:hint="cs"/>
          <w:rtl/>
        </w:rPr>
        <w:t>ולר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ע</w:t>
      </w:r>
      <w:r w:rsidRPr="0059138D">
        <w:rPr>
          <w:rFonts w:cs="BA Vilna Bold" w:hint="cs"/>
          <w:rtl/>
        </w:rPr>
        <w:t xml:space="preserve"> חובה</w:t>
      </w:r>
      <w:r w:rsidRPr="0059138D">
        <w:rPr>
          <w:rFonts w:cs="BA Vilna Bold"/>
          <w:rtl/>
        </w:rPr>
        <w:t>.</w:t>
      </w:r>
    </w:p>
    <w:p w14:paraId="30FF71CD" w14:textId="40B56183" w:rsidR="00B93B58" w:rsidRPr="0059138D" w:rsidRDefault="00B93B58" w:rsidP="00B93B58">
      <w:pPr>
        <w:rPr>
          <w:rFonts w:cs="BA Vilna Bold"/>
          <w:rtl/>
        </w:rPr>
      </w:pPr>
      <w:r w:rsidRPr="0063694C">
        <w:rPr>
          <w:rStyle w:val="affff8"/>
          <w:rFonts w:hint="cs"/>
          <w:rtl/>
        </w:rPr>
        <w:t>'לה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יטמא'</w:t>
      </w:r>
      <w:r w:rsidRPr="0063694C">
        <w:rPr>
          <w:rStyle w:val="affff8"/>
          <w:rtl/>
        </w:rPr>
        <w:t xml:space="preserve"> </w:t>
      </w:r>
      <w:r w:rsidR="00313992" w:rsidRPr="0059138D">
        <w:rPr>
          <w:rFonts w:cs="BA Vilna Bold"/>
          <w:rtl/>
        </w:rPr>
        <w:tab/>
      </w:r>
      <w:r w:rsidR="00313992" w:rsidRPr="0059138D">
        <w:rPr>
          <w:rFonts w:cs="BA Vilna Bold"/>
          <w:rtl/>
        </w:rPr>
        <w:tab/>
      </w:r>
      <w:r w:rsidR="00313992">
        <w:rPr>
          <w:rStyle w:val="affffc"/>
          <w:rtl/>
        </w:rPr>
        <w:tab/>
      </w:r>
      <w:r w:rsidR="00313992">
        <w:rPr>
          <w:rStyle w:val="affffc"/>
          <w:rtl/>
        </w:rPr>
        <w:tab/>
      </w:r>
      <w:r w:rsidR="00313992">
        <w:rPr>
          <w:rStyle w:val="affffc"/>
          <w:rtl/>
        </w:rPr>
        <w:tab/>
      </w:r>
      <w:r w:rsidR="00313992">
        <w:rPr>
          <w:rStyle w:val="affffc"/>
          <w:rtl/>
        </w:rPr>
        <w:tab/>
      </w:r>
      <w:r w:rsidRPr="00313992">
        <w:rPr>
          <w:rStyle w:val="affffc"/>
          <w:rFonts w:hint="cs"/>
          <w:rtl/>
        </w:rPr>
        <w:t>לרי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ש:</w:t>
      </w:r>
      <w:r w:rsidRPr="0059138D">
        <w:rPr>
          <w:rFonts w:cs="BA Vilna Bold" w:hint="cs"/>
          <w:rtl/>
        </w:rPr>
        <w:t xml:space="preserve"> רשות</w:t>
      </w:r>
      <w:r w:rsidRPr="0059138D">
        <w:rPr>
          <w:rFonts w:cs="BA Vilna Bold"/>
          <w:rtl/>
        </w:rPr>
        <w:t xml:space="preserve">, </w:t>
      </w:r>
      <w:r w:rsidRPr="0059138D">
        <w:rPr>
          <w:rFonts w:cs="BA Vilna Bold" w:hint="cs"/>
          <w:rtl/>
        </w:rPr>
        <w:t xml:space="preserve"> </w:t>
      </w:r>
      <w:r w:rsidRPr="00313992">
        <w:rPr>
          <w:rStyle w:val="affffc"/>
          <w:rFonts w:hint="cs"/>
          <w:rtl/>
        </w:rPr>
        <w:t>ור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ע</w:t>
      </w:r>
      <w:r w:rsidR="00313992">
        <w:rPr>
          <w:rStyle w:val="affffc"/>
          <w:rFonts w:hint="cs"/>
          <w:rtl/>
        </w:rPr>
        <w:t>: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חובה</w:t>
      </w:r>
      <w:r w:rsidRPr="0059138D">
        <w:rPr>
          <w:rFonts w:cs="BA Vilna Bold"/>
          <w:rtl/>
        </w:rPr>
        <w:t>.</w:t>
      </w:r>
    </w:p>
    <w:p w14:paraId="52BDA4B5" w14:textId="342FB6C5" w:rsidR="00B93B58" w:rsidRPr="006F178A" w:rsidRDefault="00B93B58" w:rsidP="00B93B58">
      <w:pPr>
        <w:rPr>
          <w:rFonts w:ascii="Fb Fontext" w:hAnsi="Fb Fontext"/>
          <w:rtl/>
        </w:rPr>
      </w:pPr>
      <w:r w:rsidRPr="0063694C">
        <w:rPr>
          <w:rStyle w:val="affff8"/>
          <w:rFonts w:hint="cs"/>
          <w:rtl/>
        </w:rPr>
        <w:t>'לעולם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בהם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תעבודו'</w:t>
      </w:r>
      <w:r w:rsidRPr="0063694C">
        <w:rPr>
          <w:rStyle w:val="affff8"/>
          <w:rtl/>
        </w:rPr>
        <w:t xml:space="preserve"> </w:t>
      </w:r>
      <w:r w:rsidR="00313992">
        <w:rPr>
          <w:rStyle w:val="affffc"/>
          <w:rtl/>
        </w:rPr>
        <w:tab/>
      </w:r>
      <w:r w:rsidRPr="00313992">
        <w:rPr>
          <w:rStyle w:val="affffc"/>
          <w:rFonts w:hint="cs"/>
          <w:rtl/>
        </w:rPr>
        <w:t>לרי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ש:</w:t>
      </w:r>
      <w:r w:rsidRPr="0059138D">
        <w:rPr>
          <w:rFonts w:cs="BA Vilna Bold" w:hint="cs"/>
          <w:rtl/>
        </w:rPr>
        <w:t xml:space="preserve"> רשות</w:t>
      </w:r>
      <w:r w:rsidRPr="0059138D">
        <w:rPr>
          <w:rFonts w:cs="BA Vilna Bold"/>
          <w:rtl/>
        </w:rPr>
        <w:t xml:space="preserve">, </w:t>
      </w:r>
      <w:r w:rsidRPr="0059138D">
        <w:rPr>
          <w:rFonts w:cs="BA Vilna Bold" w:hint="cs"/>
          <w:rtl/>
        </w:rPr>
        <w:t xml:space="preserve"> </w:t>
      </w:r>
      <w:r w:rsidRPr="00313992">
        <w:rPr>
          <w:rStyle w:val="affffc"/>
          <w:rFonts w:hint="cs"/>
          <w:rtl/>
        </w:rPr>
        <w:t>ור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ע</w:t>
      </w:r>
      <w:r w:rsidRPr="0059138D">
        <w:rPr>
          <w:rFonts w:cs="BA Vilna Bold"/>
          <w:rtl/>
        </w:rPr>
        <w:t xml:space="preserve">: </w:t>
      </w:r>
      <w:r w:rsidRPr="0059138D">
        <w:rPr>
          <w:rFonts w:cs="BA Vilna Bold" w:hint="cs"/>
          <w:rtl/>
        </w:rPr>
        <w:t>חובה</w:t>
      </w:r>
      <w:r w:rsidRPr="0059138D">
        <w:rPr>
          <w:rFonts w:cs="BA Vilna Bold"/>
          <w:rtl/>
        </w:rPr>
        <w:t>.</w:t>
      </w:r>
    </w:p>
    <w:p w14:paraId="4C5F0DA9" w14:textId="77777777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פ לאביי</w:t>
      </w:r>
      <w:r w:rsidR="00F07A5B" w:rsidRPr="00F07A5B">
        <w:rPr>
          <w:rtl/>
        </w:rPr>
        <w:t>:</w:t>
      </w:r>
    </w:p>
    <w:p w14:paraId="5064886C" w14:textId="06BAEE92" w:rsidR="00B93B58" w:rsidRPr="00D454EC" w:rsidRDefault="00B93B58" w:rsidP="00B93B58">
      <w:pPr>
        <w:rPr>
          <w:rtl/>
        </w:rPr>
      </w:pPr>
      <w:r w:rsidRPr="00D454EC">
        <w:rPr>
          <w:rFonts w:hint="cs"/>
          <w:rtl/>
        </w:rPr>
        <w:t>לימא</w:t>
      </w:r>
      <w:r w:rsidRPr="00D454EC">
        <w:rPr>
          <w:rtl/>
        </w:rPr>
        <w:t xml:space="preserve">, </w:t>
      </w:r>
      <w:r w:rsidRPr="00313992">
        <w:rPr>
          <w:rStyle w:val="affffc"/>
          <w:rFonts w:hint="cs"/>
          <w:rtl/>
        </w:rPr>
        <w:t>רי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ש ור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 xml:space="preserve">ע </w:t>
      </w:r>
      <w:r w:rsidRPr="00D454EC">
        <w:rPr>
          <w:rFonts w:hint="cs"/>
          <w:rtl/>
        </w:rPr>
        <w:t>בכל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התורה</w:t>
      </w:r>
      <w:r w:rsidRPr="00D454EC">
        <w:rPr>
          <w:rtl/>
        </w:rPr>
        <w:t xml:space="preserve"> </w:t>
      </w:r>
      <w:r w:rsidR="00313992">
        <w:rPr>
          <w:rFonts w:hint="cs"/>
          <w:rtl/>
        </w:rPr>
        <w:t xml:space="preserve">חלקו </w:t>
      </w:r>
      <w:r w:rsidRPr="00D454EC">
        <w:rPr>
          <w:rFonts w:hint="eastAsia"/>
          <w:rtl/>
        </w:rPr>
        <w:t>אי</w:t>
      </w:r>
      <w:r w:rsidRPr="00D454EC">
        <w:rPr>
          <w:rtl/>
        </w:rPr>
        <w:t xml:space="preserve"> רשות או חובה </w:t>
      </w:r>
    </w:p>
    <w:p w14:paraId="7B40A1EB" w14:textId="4F9EB492" w:rsidR="00F07A5B" w:rsidRPr="00F07A5B" w:rsidRDefault="00B93B58" w:rsidP="0031399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14BE66C4" w14:textId="759BF631" w:rsidR="00B93B58" w:rsidRPr="006F178A" w:rsidRDefault="00255160" w:rsidP="00927FB8">
      <w:pPr>
        <w:rPr>
          <w:rtl/>
        </w:rPr>
      </w:pPr>
      <w:r>
        <w:rPr>
          <w:rFonts w:hint="cs"/>
          <w:rtl/>
        </w:rPr>
        <w:t>כאן</w:t>
      </w:r>
      <w:r w:rsidR="00B93B58" w:rsidRPr="006F178A">
        <w:rPr>
          <w:rtl/>
        </w:rPr>
        <w:t xml:space="preserve"> </w:t>
      </w:r>
      <w:r w:rsidR="00313992">
        <w:rPr>
          <w:rFonts w:hint="cs"/>
          <w:rtl/>
        </w:rPr>
        <w:t xml:space="preserve">חלקו </w:t>
      </w:r>
      <w:r w:rsidR="00B93B58" w:rsidRPr="006F178A">
        <w:rPr>
          <w:rFonts w:hint="cs"/>
          <w:rtl/>
        </w:rPr>
        <w:t>בקרא</w:t>
      </w:r>
      <w:r w:rsidR="00927FB8">
        <w:rPr>
          <w:rFonts w:hint="cs"/>
          <w:rtl/>
        </w:rPr>
        <w:t xml:space="preserve">: </w:t>
      </w:r>
      <w:r w:rsidR="00927FB8" w:rsidRPr="0059138D">
        <w:rPr>
          <w:rFonts w:cs="BA Vilna Bold" w:hint="cs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וקנא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את</w:t>
      </w:r>
      <w:r w:rsidR="00927FB8">
        <w:rPr>
          <w:rStyle w:val="affff8"/>
          <w:rFonts w:hint="cs"/>
          <w:rtl/>
        </w:rPr>
        <w:t>+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אשתו'</w:t>
      </w:r>
      <w:r w:rsidR="00B93B58" w:rsidRPr="0059138D">
        <w:rPr>
          <w:rFonts w:cs="BA Vilna Bold"/>
          <w:rtl/>
        </w:rPr>
        <w:t xml:space="preserve"> </w:t>
      </w:r>
      <w:r w:rsidR="00313992" w:rsidRPr="00313992">
        <w:rPr>
          <w:rStyle w:val="affffc"/>
          <w:rFonts w:hint="cs"/>
          <w:rtl/>
        </w:rPr>
        <w:t>לרי''ש</w:t>
      </w:r>
      <w:r>
        <w:rPr>
          <w:rStyle w:val="affffc"/>
          <w:rFonts w:hint="cs"/>
          <w:rtl/>
        </w:rPr>
        <w:t>: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רשות</w:t>
      </w:r>
      <w:r w:rsidR="00B93B58" w:rsidRPr="0059138D">
        <w:rPr>
          <w:rFonts w:cs="BA Vilna Bold"/>
          <w:rtl/>
        </w:rPr>
        <w:t xml:space="preserve">, </w:t>
      </w:r>
      <w:r w:rsidR="00313992" w:rsidRPr="00313992">
        <w:rPr>
          <w:rStyle w:val="affffc"/>
          <w:rFonts w:hint="cs"/>
          <w:rtl/>
        </w:rPr>
        <w:t>לר''ע</w:t>
      </w:r>
      <w:r w:rsidR="00B93B58" w:rsidRPr="00313992">
        <w:rPr>
          <w:rStyle w:val="affffc"/>
          <w:rtl/>
        </w:rPr>
        <w:t xml:space="preserve">: </w:t>
      </w:r>
      <w:r w:rsidR="00B93B58" w:rsidRPr="0059138D">
        <w:rPr>
          <w:rFonts w:cs="BA Vilna Bold" w:hint="cs"/>
          <w:rtl/>
        </w:rPr>
        <w:t>חובה</w:t>
      </w:r>
      <w:r w:rsidR="00B93B58" w:rsidRPr="0059138D">
        <w:rPr>
          <w:rFonts w:cs="BA Vilna Bold"/>
          <w:rtl/>
        </w:rPr>
        <w:t>.</w:t>
      </w:r>
    </w:p>
    <w:p w14:paraId="26714261" w14:textId="77777777" w:rsidR="00255160" w:rsidRDefault="00B93B58" w:rsidP="00927FB8">
      <w:pPr>
        <w:rPr>
          <w:rtl/>
        </w:rPr>
      </w:pPr>
      <w:r w:rsidRPr="00313992">
        <w:rPr>
          <w:rStyle w:val="affffc"/>
          <w:rFonts w:hint="cs"/>
          <w:rtl/>
        </w:rPr>
        <w:t>רי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ש כראב</w:t>
      </w:r>
      <w:r w:rsidRPr="00313992">
        <w:rPr>
          <w:rStyle w:val="affffc"/>
          <w:rtl/>
        </w:rPr>
        <w:t>"</w:t>
      </w:r>
      <w:r w:rsidRPr="00313992">
        <w:rPr>
          <w:rStyle w:val="affffc"/>
          <w:rFonts w:hint="cs"/>
          <w:rtl/>
        </w:rPr>
        <w:t>י</w:t>
      </w:r>
      <w:r w:rsidRPr="00927FB8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תשנא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בלבבך'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? </w:t>
      </w:r>
      <w:r w:rsidR="00927FB8">
        <w:rPr>
          <w:rFonts w:hint="cs"/>
          <w:rtl/>
        </w:rPr>
        <w:t xml:space="preserve"> </w:t>
      </w:r>
      <w:r>
        <w:rPr>
          <w:rtl/>
        </w:rPr>
        <w:tab/>
      </w:r>
    </w:p>
    <w:p w14:paraId="2D0A0355" w14:textId="1CACA637" w:rsidR="00B93B58" w:rsidRPr="006F178A" w:rsidRDefault="00B93B58" w:rsidP="00255160">
      <w:pPr>
        <w:ind w:left="565" w:firstLine="113"/>
        <w:rPr>
          <w:rtl/>
        </w:rPr>
      </w:pPr>
      <w:r w:rsidRPr="00927FB8">
        <w:rPr>
          <w:rStyle w:val="affffc"/>
          <w:rFonts w:hint="cs"/>
          <w:rtl/>
        </w:rPr>
        <w:t>ת</w:t>
      </w:r>
      <w:r w:rsidRPr="00927FB8">
        <w:rPr>
          <w:rStyle w:val="affffc"/>
          <w:rtl/>
        </w:rPr>
        <w:t>"</w:t>
      </w:r>
      <w:r w:rsidRPr="00927FB8">
        <w:rPr>
          <w:rStyle w:val="affffc"/>
          <w:rFonts w:hint="cs"/>
          <w:rtl/>
        </w:rPr>
        <w:t>ל</w:t>
      </w:r>
      <w:r w:rsidRPr="00927FB8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'ועבר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רוח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קנאה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וקנא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אשתו'</w:t>
      </w:r>
      <w:r w:rsidRPr="003625F4">
        <w:rPr>
          <w:rStyle w:val="affff8"/>
          <w:rtl/>
        </w:rPr>
        <w:t>.</w:t>
      </w:r>
    </w:p>
    <w:p w14:paraId="400D35E8" w14:textId="17242F2E" w:rsidR="00F07A5B" w:rsidRPr="00F07A5B" w:rsidRDefault="00B93B58" w:rsidP="0025516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742EA22D" w14:textId="7990B8C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אחרינא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6F178A">
        <w:rPr>
          <w:rtl/>
        </w:rPr>
        <w:t>.</w:t>
      </w:r>
    </w:p>
    <w:p w14:paraId="23376F97" w14:textId="5092B76E" w:rsidR="00F07A5B" w:rsidRPr="00F07A5B" w:rsidRDefault="00B93B58" w:rsidP="0025516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62A8172E" w14:textId="55D9E51D" w:rsidR="00B93B58" w:rsidRDefault="00B93B58" w:rsidP="00927FB8">
      <w:pPr>
        <w:spacing w:after="60"/>
        <w:rPr>
          <w:rtl/>
        </w:rPr>
      </w:pPr>
      <w:r w:rsidRPr="006F178A">
        <w:rPr>
          <w:rFonts w:hint="cs"/>
          <w:rtl/>
        </w:rPr>
        <w:t>איידי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למיכתב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'והיא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נטמאה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נטמאה'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כתב</w:t>
      </w:r>
      <w:r w:rsidRPr="006F178A">
        <w:rPr>
          <w:rtl/>
        </w:rPr>
        <w:t xml:space="preserve"> </w:t>
      </w:r>
      <w:r w:rsidR="00927FB8">
        <w:rPr>
          <w:rFonts w:hint="cs"/>
          <w:rtl/>
        </w:rPr>
        <w:t>גם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'וקנא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אשתו'</w:t>
      </w:r>
      <w:r w:rsidR="00927FB8">
        <w:rPr>
          <w:rFonts w:hint="cs"/>
          <w:rtl/>
        </w:rPr>
        <w:t xml:space="preserve"> </w:t>
      </w:r>
      <w:r w:rsidRPr="00927FB8">
        <w:rPr>
          <w:rStyle w:val="affffc"/>
          <w:rFonts w:hint="cs"/>
          <w:rtl/>
        </w:rPr>
        <w:t>כרי</w:t>
      </w:r>
      <w:r w:rsidRPr="00927FB8">
        <w:rPr>
          <w:rStyle w:val="affffc"/>
          <w:rtl/>
        </w:rPr>
        <w:t>"</w:t>
      </w:r>
      <w:r w:rsidRPr="00927FB8">
        <w:rPr>
          <w:rStyle w:val="affffc"/>
          <w:rFonts w:hint="cs"/>
          <w:rtl/>
        </w:rPr>
        <w:t>ש</w:t>
      </w:r>
      <w:r w:rsidRPr="00927FB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שנישנית</w:t>
      </w:r>
      <w:r w:rsidRPr="006F178A">
        <w:rPr>
          <w:rtl/>
        </w:rPr>
        <w:t>,</w:t>
      </w:r>
      <w:r w:rsidR="00255160">
        <w:rPr>
          <w:rFonts w:hint="cs"/>
          <w:rtl/>
        </w:rPr>
        <w:t>ל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>.</w:t>
      </w:r>
    </w:p>
    <w:p w14:paraId="2DD96468" w14:textId="77777777" w:rsidR="00255160" w:rsidRPr="00255160" w:rsidRDefault="00255160" w:rsidP="00255160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658E20F7" w14:textId="2CCAAEAC" w:rsidR="00B93B58" w:rsidRPr="006F178A" w:rsidRDefault="00255160" w:rsidP="00255160">
      <w:pPr>
        <w:jc w:val="center"/>
        <w:rPr>
          <w:rtl/>
        </w:rPr>
      </w:pPr>
      <w:r>
        <w:rPr>
          <w:rStyle w:val="affff8"/>
          <w:rFonts w:hint="cs"/>
          <w:rtl/>
        </w:rPr>
        <w:t>'</w:t>
      </w:r>
      <w:r w:rsidR="00B93B58" w:rsidRPr="00927FB8">
        <w:rPr>
          <w:rStyle w:val="affff8"/>
          <w:rFonts w:hint="cs"/>
          <w:rtl/>
        </w:rPr>
        <w:t>ל</w:t>
      </w:r>
      <w:r>
        <w:rPr>
          <w:rStyle w:val="affff8"/>
          <w:rFonts w:hint="cs"/>
          <w:rtl/>
        </w:rPr>
        <w:t>+</w:t>
      </w:r>
      <w:r w:rsidR="00B93B58" w:rsidRPr="00927FB8">
        <w:rPr>
          <w:rStyle w:val="affff8"/>
          <w:rFonts w:hint="cs"/>
          <w:rtl/>
        </w:rPr>
        <w:t>ה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יטמא</w:t>
      </w:r>
      <w:r>
        <w:rPr>
          <w:rFonts w:hint="cs"/>
          <w:rtl/>
        </w:rPr>
        <w:t>'</w:t>
      </w:r>
      <w:r w:rsidR="00B93B58" w:rsidRPr="006F178A">
        <w:rPr>
          <w:rtl/>
        </w:rPr>
        <w:t xml:space="preserve"> </w:t>
      </w:r>
      <w:r w:rsidR="00927FB8">
        <w:rPr>
          <w:rtl/>
        </w:rPr>
        <w:t>–</w:t>
      </w:r>
      <w:r w:rsidR="00B93B58" w:rsidRPr="006F178A">
        <w:rPr>
          <w:rtl/>
        </w:rPr>
        <w:t xml:space="preserve"> </w:t>
      </w:r>
      <w:r w:rsidR="00927FB8" w:rsidRPr="00927FB8">
        <w:rPr>
          <w:rStyle w:val="affffc"/>
          <w:rFonts w:hint="cs"/>
          <w:rtl/>
        </w:rPr>
        <w:t>רי''ש:</w:t>
      </w:r>
      <w:r w:rsidR="00927FB8"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רשות</w:t>
      </w:r>
      <w:r w:rsidR="00B93B58" w:rsidRPr="006F178A">
        <w:rPr>
          <w:rtl/>
        </w:rPr>
        <w:t xml:space="preserve">, </w:t>
      </w:r>
      <w:r w:rsidR="00927FB8" w:rsidRPr="00927FB8">
        <w:rPr>
          <w:rStyle w:val="affffc"/>
          <w:rFonts w:hint="cs"/>
          <w:rtl/>
        </w:rPr>
        <w:t>ר''ע</w:t>
      </w:r>
      <w:r w:rsidR="00B93B58" w:rsidRPr="00927FB8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חובה</w:t>
      </w:r>
      <w:r w:rsidR="00B93B58" w:rsidRPr="006F178A">
        <w:rPr>
          <w:rtl/>
        </w:rPr>
        <w:t>.</w:t>
      </w:r>
    </w:p>
    <w:p w14:paraId="1C24DF6E" w14:textId="6FD77673" w:rsidR="00F07A5B" w:rsidRPr="00F07A5B" w:rsidRDefault="00927FB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טעם רי'</w:t>
      </w:r>
      <w:r w:rsidR="00255160"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18939B18" w14:textId="20C0B678" w:rsidR="00B93B58" w:rsidRPr="00255160" w:rsidRDefault="00B93B58" w:rsidP="00B93B58">
      <w:pPr>
        <w:rPr>
          <w:rtl/>
        </w:rPr>
      </w:pPr>
      <w:r w:rsidRPr="00255160">
        <w:rPr>
          <w:rFonts w:hint="cs"/>
          <w:rtl/>
        </w:rPr>
        <w:t>איידי</w:t>
      </w:r>
      <w:r w:rsidRPr="00255160">
        <w:rPr>
          <w:rtl/>
        </w:rPr>
        <w:t xml:space="preserve"> </w:t>
      </w:r>
      <w:r w:rsidRPr="00255160">
        <w:rPr>
          <w:rFonts w:hint="cs"/>
          <w:rtl/>
        </w:rPr>
        <w:t>ד</w:t>
      </w:r>
      <w:r w:rsidR="00255160" w:rsidRPr="00255160">
        <w:rPr>
          <w:rStyle w:val="affff8"/>
          <w:rFonts w:hint="cs"/>
          <w:rtl/>
        </w:rPr>
        <w:t>'</w:t>
      </w:r>
      <w:r w:rsidRPr="00255160">
        <w:rPr>
          <w:rStyle w:val="affff8"/>
          <w:rFonts w:hint="eastAsia"/>
          <w:rtl/>
        </w:rPr>
        <w:t>לנפש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eastAsia"/>
          <w:rtl/>
        </w:rPr>
        <w:t>לא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eastAsia"/>
          <w:rtl/>
        </w:rPr>
        <w:t>יטמא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eastAsia"/>
          <w:rtl/>
        </w:rPr>
        <w:t>בעמיו</w:t>
      </w:r>
      <w:r w:rsidRPr="00255160">
        <w:rPr>
          <w:rStyle w:val="affff8"/>
          <w:rtl/>
        </w:rPr>
        <w:t>'</w:t>
      </w:r>
      <w:r w:rsidRPr="00255160">
        <w:rPr>
          <w:rtl/>
        </w:rPr>
        <w:t xml:space="preserve">, </w:t>
      </w:r>
      <w:r w:rsidR="00927FB8" w:rsidRPr="00255160">
        <w:rPr>
          <w:rFonts w:hint="cs"/>
          <w:rtl/>
        </w:rPr>
        <w:t xml:space="preserve">צריך לכתוב </w:t>
      </w:r>
      <w:r w:rsidRPr="00255160">
        <w:rPr>
          <w:rStyle w:val="affff8"/>
          <w:rFonts w:hint="eastAsia"/>
          <w:rtl/>
        </w:rPr>
        <w:t>לה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eastAsia"/>
          <w:rtl/>
        </w:rPr>
        <w:t>יטמא</w:t>
      </w:r>
      <w:r w:rsidRPr="00255160">
        <w:rPr>
          <w:rStyle w:val="affff8"/>
          <w:rtl/>
        </w:rPr>
        <w:t>.</w:t>
      </w:r>
    </w:p>
    <w:p w14:paraId="7DF13137" w14:textId="5A6DEFA4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71B1A8C1" w14:textId="4D9C3D8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לשארו'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נפקא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יטמא'-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לחובה</w:t>
      </w:r>
      <w:r w:rsidRPr="006F178A">
        <w:rPr>
          <w:rtl/>
        </w:rPr>
        <w:t>.</w:t>
      </w:r>
    </w:p>
    <w:p w14:paraId="1C1015E0" w14:textId="77777777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47A3E76E" w14:textId="28FA0EA2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'לה</w:t>
      </w:r>
      <w:r w:rsidRPr="003625F4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מיטמא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 w:rsidR="00927FB8">
        <w:rPr>
          <w:rFonts w:hint="cs"/>
          <w:rtl/>
        </w:rPr>
        <w:t xml:space="preserve">לא </w:t>
      </w:r>
      <w:r w:rsidRPr="006F178A">
        <w:rPr>
          <w:rFonts w:hint="cs"/>
          <w:rtl/>
        </w:rPr>
        <w:t>לאיבריה</w:t>
      </w:r>
      <w:r w:rsidRPr="006F178A">
        <w:rPr>
          <w:rtl/>
        </w:rPr>
        <w:t>.</w:t>
      </w:r>
    </w:p>
    <w:p w14:paraId="75F22F6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ג:</w:t>
      </w:r>
      <w:r w:rsidRPr="006F178A">
        <w:rPr>
          <w:rtl/>
        </w:rPr>
        <w:t xml:space="preserve"> </w:t>
      </w:r>
    </w:p>
    <w:p w14:paraId="6D85FEBC" w14:textId="03675ADD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="00927FB8"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6711E825" w14:textId="3023EE9E" w:rsidR="00B93B58" w:rsidRPr="00846579" w:rsidRDefault="00927FB8" w:rsidP="00846579">
      <w:pPr>
        <w:rPr>
          <w:rtl/>
        </w:rPr>
      </w:pPr>
      <w:r>
        <w:rPr>
          <w:rFonts w:hint="cs"/>
          <w:rtl/>
        </w:rPr>
        <w:t>א</w:t>
      </w:r>
      <w:r w:rsidR="00B93B58" w:rsidRPr="00846579">
        <w:rPr>
          <w:rtl/>
        </w:rPr>
        <w:t>"</w:t>
      </w:r>
      <w:r w:rsidR="00B93B58" w:rsidRPr="00846579">
        <w:rPr>
          <w:rFonts w:hint="cs"/>
          <w:rtl/>
        </w:rPr>
        <w:t>כ</w:t>
      </w:r>
      <w:r w:rsidR="00B93B58" w:rsidRPr="00846579">
        <w:rPr>
          <w:rtl/>
        </w:rPr>
        <w:t xml:space="preserve"> </w:t>
      </w:r>
      <w:r w:rsidR="00B93B58" w:rsidRPr="00846579">
        <w:rPr>
          <w:rFonts w:hint="cs"/>
          <w:rtl/>
        </w:rPr>
        <w:t>ליכתוב</w:t>
      </w:r>
      <w:r w:rsidR="00B93B58" w:rsidRPr="00846579">
        <w:rPr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לה</w:t>
      </w:r>
      <w:r w:rsidR="00B93B58" w:rsidRPr="00846579">
        <w:rPr>
          <w:rtl/>
        </w:rPr>
        <w:t xml:space="preserve"> </w:t>
      </w:r>
      <w:r w:rsidR="00B93B58" w:rsidRPr="00846579">
        <w:rPr>
          <w:rFonts w:hint="cs"/>
          <w:rtl/>
        </w:rPr>
        <w:t>ולישתוק</w:t>
      </w:r>
      <w:r w:rsidR="00B93B58" w:rsidRPr="00846579">
        <w:rPr>
          <w:rtl/>
        </w:rPr>
        <w:t xml:space="preserve">, </w:t>
      </w:r>
      <w:r w:rsidR="00B93B58" w:rsidRPr="00927FB8">
        <w:rPr>
          <w:rStyle w:val="affff8"/>
          <w:rFonts w:hint="cs"/>
          <w:rtl/>
        </w:rPr>
        <w:t>יטמא</w:t>
      </w:r>
      <w:r w:rsidR="00B93B58" w:rsidRPr="00927FB8">
        <w:rPr>
          <w:rStyle w:val="affff8"/>
          <w:rtl/>
        </w:rPr>
        <w:t xml:space="preserve"> </w:t>
      </w:r>
      <w:r w:rsidR="00B93B58" w:rsidRPr="00846579">
        <w:rPr>
          <w:rFonts w:hint="cs"/>
          <w:rtl/>
        </w:rPr>
        <w:t>למה</w:t>
      </w:r>
      <w:r w:rsidR="00B93B58" w:rsidRPr="00846579">
        <w:rPr>
          <w:rtl/>
        </w:rPr>
        <w:t xml:space="preserve"> </w:t>
      </w:r>
      <w:r w:rsidR="00B93B58" w:rsidRPr="00846579">
        <w:rPr>
          <w:rFonts w:hint="cs"/>
          <w:rtl/>
        </w:rPr>
        <w:t>לי</w:t>
      </w:r>
      <w:r w:rsidR="00B93B58" w:rsidRPr="00846579">
        <w:rPr>
          <w:rtl/>
        </w:rPr>
        <w:t xml:space="preserve">? </w:t>
      </w:r>
      <w:r w:rsidR="00B93B58" w:rsidRPr="00846579">
        <w:rPr>
          <w:rFonts w:hint="cs"/>
          <w:rtl/>
        </w:rPr>
        <w:t>ש</w:t>
      </w:r>
      <w:r w:rsidR="00B93B58" w:rsidRPr="00846579">
        <w:rPr>
          <w:rtl/>
        </w:rPr>
        <w:t>"</w:t>
      </w:r>
      <w:r w:rsidR="00B93B58" w:rsidRPr="00846579">
        <w:rPr>
          <w:rFonts w:hint="cs"/>
          <w:rtl/>
        </w:rPr>
        <w:t>מ</w:t>
      </w:r>
      <w:r w:rsidR="00B93B58" w:rsidRPr="00846579">
        <w:rPr>
          <w:rtl/>
        </w:rPr>
        <w:t>.</w:t>
      </w:r>
    </w:p>
    <w:p w14:paraId="7F01B0BA" w14:textId="6586D75E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3503D059" w14:textId="488A5C3F" w:rsidR="00B93B58" w:rsidRDefault="00B93B58" w:rsidP="00B93B58">
      <w:pPr>
        <w:rPr>
          <w:spacing w:val="2"/>
          <w:rtl/>
        </w:rPr>
      </w:pPr>
      <w:r w:rsidRPr="00255160">
        <w:rPr>
          <w:rFonts w:hint="cs"/>
          <w:spacing w:val="2"/>
          <w:rtl/>
        </w:rPr>
        <w:t>איידי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דכתב</w:t>
      </w:r>
      <w:r w:rsidRPr="00255160">
        <w:rPr>
          <w:spacing w:val="2"/>
          <w:rtl/>
        </w:rPr>
        <w:t xml:space="preserve"> </w:t>
      </w:r>
      <w:r w:rsidRPr="00255160">
        <w:rPr>
          <w:rStyle w:val="affff8"/>
          <w:rFonts w:hint="cs"/>
          <w:spacing w:val="2"/>
          <w:rtl/>
        </w:rPr>
        <w:t>לה</w:t>
      </w:r>
      <w:r w:rsidRPr="00255160">
        <w:rPr>
          <w:rStyle w:val="affff8"/>
          <w:spacing w:val="2"/>
          <w:rtl/>
        </w:rPr>
        <w:t>,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כתב</w:t>
      </w:r>
      <w:r w:rsidRPr="00255160">
        <w:rPr>
          <w:spacing w:val="2"/>
          <w:rtl/>
        </w:rPr>
        <w:t xml:space="preserve"> </w:t>
      </w:r>
      <w:r w:rsidRPr="00255160">
        <w:rPr>
          <w:rStyle w:val="affff8"/>
          <w:rFonts w:hint="cs"/>
          <w:spacing w:val="2"/>
          <w:rtl/>
        </w:rPr>
        <w:t>יטמא</w:t>
      </w:r>
      <w:r w:rsidRPr="00255160">
        <w:rPr>
          <w:spacing w:val="2"/>
          <w:rtl/>
        </w:rPr>
        <w:t>;</w:t>
      </w:r>
      <w:r w:rsidR="00255160" w:rsidRPr="00255160">
        <w:rPr>
          <w:rFonts w:hint="cs"/>
          <w:spacing w:val="2"/>
          <w:rtl/>
        </w:rPr>
        <w:t xml:space="preserve"> דפרשה שנישנת לדבר שנתחדש בה</w:t>
      </w:r>
      <w:r w:rsidR="00255160">
        <w:rPr>
          <w:rFonts w:hint="cs"/>
          <w:spacing w:val="2"/>
          <w:rtl/>
        </w:rPr>
        <w:t>.</w:t>
      </w:r>
    </w:p>
    <w:p w14:paraId="28795E3A" w14:textId="02932937" w:rsidR="00255160" w:rsidRPr="00255160" w:rsidRDefault="00255160" w:rsidP="00255160">
      <w:pPr>
        <w:jc w:val="center"/>
        <w:rPr>
          <w:del w:id="90012" w:author="מנוע עיצוב" w:date="2026-10-08T11:01:28Z"/>
          <w:rFonts w:ascii="BA • Vilna Light" w:hAnsi="BA • Vilna Light" w:cs="BA • Vilna Light"/>
          <w:rtl/>
        </w:rPr>
      </w:pPr>
      <w:del w:id="9001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617573C" w14:textId="3ED64B32" w:rsidR="00B93B58" w:rsidRPr="006F178A" w:rsidRDefault="00B93B58" w:rsidP="006C7D1C">
      <w:pPr>
        <w:pStyle w:val="affffd"/>
        <w:rPr>
          <w:b/>
          <w:bCs/>
          <w:rtl/>
        </w:rPr>
      </w:pPr>
      <w:r w:rsidRPr="003625F4">
        <w:rPr>
          <w:rStyle w:val="affff8"/>
          <w:rFonts w:hint="cs"/>
          <w:rtl/>
        </w:rPr>
        <w:t>'ל</w:t>
      </w:r>
      <w:r w:rsidR="00255160">
        <w:rPr>
          <w:rStyle w:val="affff8"/>
          <w:rFonts w:hint="cs"/>
          <w:rtl/>
        </w:rPr>
        <w:t>+</w:t>
      </w:r>
      <w:r w:rsidRPr="003625F4">
        <w:rPr>
          <w:rStyle w:val="affff8"/>
          <w:rFonts w:hint="cs"/>
          <w:rtl/>
        </w:rPr>
        <w:t>עולם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בהם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תעבודו'</w:t>
      </w:r>
      <w:r w:rsidRPr="003625F4">
        <w:rPr>
          <w:rStyle w:val="affff8"/>
          <w:rtl/>
        </w:rPr>
        <w:t xml:space="preserve"> </w:t>
      </w:r>
      <w:r w:rsidR="00927FB8" w:rsidRPr="00927FB8">
        <w:rPr>
          <w:rStyle w:val="affffc"/>
          <w:rFonts w:hint="cs"/>
          <w:rtl/>
        </w:rPr>
        <w:t>רי''ש:</w:t>
      </w:r>
      <w:r w:rsidR="00927FB8">
        <w:rPr>
          <w:rStyle w:val="affff8"/>
          <w:rFonts w:hint="cs"/>
          <w:rtl/>
        </w:rPr>
        <w:t xml:space="preserve"> </w:t>
      </w:r>
      <w:r w:rsidRPr="006F178A">
        <w:rPr>
          <w:rFonts w:hint="cs"/>
          <w:b/>
          <w:bCs/>
          <w:rtl/>
        </w:rPr>
        <w:t>רשות</w:t>
      </w:r>
      <w:r w:rsidR="00927FB8">
        <w:rPr>
          <w:rFonts w:hint="cs"/>
          <w:b/>
          <w:bCs/>
          <w:rtl/>
        </w:rPr>
        <w:t xml:space="preserve">. </w:t>
      </w:r>
      <w:r w:rsidR="00927FB8" w:rsidRPr="00927FB8">
        <w:rPr>
          <w:rStyle w:val="affffc"/>
          <w:rFonts w:hint="cs"/>
          <w:rtl/>
        </w:rPr>
        <w:t>ר''ע</w:t>
      </w:r>
      <w:r w:rsidRPr="00927FB8">
        <w:rPr>
          <w:rStyle w:val="affffc"/>
          <w:rtl/>
        </w:rPr>
        <w:t>:</w:t>
      </w:r>
      <w:r w:rsidRPr="006F178A">
        <w:rPr>
          <w:b/>
          <w:bCs/>
          <w:rtl/>
        </w:rPr>
        <w:t xml:space="preserve"> </w:t>
      </w:r>
      <w:r w:rsidRPr="006F178A">
        <w:rPr>
          <w:rFonts w:hint="cs"/>
          <w:b/>
          <w:bCs/>
          <w:rtl/>
        </w:rPr>
        <w:t>חובה</w:t>
      </w:r>
      <w:r w:rsidRPr="006F178A">
        <w:rPr>
          <w:b/>
          <w:bCs/>
          <w:rtl/>
        </w:rPr>
        <w:t>.</w:t>
      </w:r>
    </w:p>
    <w:p w14:paraId="52D93FCF" w14:textId="20E13425" w:rsidR="00F07A5B" w:rsidRPr="00F07A5B" w:rsidRDefault="00927FB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טעם רי''ש</w:t>
      </w:r>
      <w:r w:rsidR="00F07A5B" w:rsidRPr="00F07A5B">
        <w:rPr>
          <w:rFonts w:hint="cs"/>
          <w:rtl/>
        </w:rPr>
        <w:t>:</w:t>
      </w:r>
    </w:p>
    <w:p w14:paraId="31D76A05" w14:textId="7EE5D996" w:rsidR="005A7171" w:rsidRPr="005A7171" w:rsidRDefault="00927FB8" w:rsidP="00B93B58">
      <w:pPr>
        <w:rPr>
          <w:spacing w:val="2"/>
          <w:rtl/>
        </w:rPr>
      </w:pPr>
      <w:r w:rsidRPr="005A7171">
        <w:rPr>
          <w:rFonts w:hint="cs"/>
          <w:spacing w:val="2"/>
          <w:rtl/>
        </w:rPr>
        <w:t>א</w:t>
      </w:r>
      <w:r w:rsidR="00B93B58" w:rsidRPr="005A7171">
        <w:rPr>
          <w:rFonts w:hint="cs"/>
          <w:spacing w:val="2"/>
          <w:rtl/>
        </w:rPr>
        <w:t>יידי</w:t>
      </w:r>
      <w:r w:rsidR="00B93B58" w:rsidRPr="005A7171">
        <w:rPr>
          <w:spacing w:val="2"/>
          <w:rtl/>
        </w:rPr>
        <w:t xml:space="preserve"> </w:t>
      </w:r>
      <w:r w:rsidR="00B93B58" w:rsidRPr="005A7171">
        <w:rPr>
          <w:rFonts w:hint="cs"/>
          <w:spacing w:val="2"/>
          <w:rtl/>
        </w:rPr>
        <w:t>ד</w:t>
      </w:r>
      <w:r w:rsidR="00B93B58" w:rsidRPr="005A7171">
        <w:rPr>
          <w:rStyle w:val="affff8"/>
          <w:rFonts w:hint="cs"/>
          <w:spacing w:val="2"/>
          <w:rtl/>
        </w:rPr>
        <w:t>'לא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תחיה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כל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נשמה</w:t>
      </w:r>
      <w:r w:rsidR="00B93B58" w:rsidRPr="005A7171">
        <w:rPr>
          <w:rStyle w:val="affff8"/>
          <w:spacing w:val="2"/>
          <w:rtl/>
        </w:rPr>
        <w:t>',</w:t>
      </w:r>
      <w:r w:rsidR="00B93B58" w:rsidRPr="005A7171">
        <w:rPr>
          <w:spacing w:val="2"/>
          <w:rtl/>
        </w:rPr>
        <w:t xml:space="preserve"> </w:t>
      </w:r>
      <w:r w:rsidRPr="005A7171">
        <w:rPr>
          <w:rFonts w:hint="cs"/>
          <w:spacing w:val="2"/>
          <w:rtl/>
        </w:rPr>
        <w:t>צ</w:t>
      </w:r>
      <w:r w:rsidR="00B93B58" w:rsidRPr="005A7171">
        <w:rPr>
          <w:rFonts w:hint="cs"/>
          <w:spacing w:val="2"/>
          <w:rtl/>
        </w:rPr>
        <w:t>ר</w:t>
      </w:r>
      <w:r w:rsidRPr="005A7171">
        <w:rPr>
          <w:rFonts w:hint="cs"/>
          <w:spacing w:val="2"/>
          <w:rtl/>
        </w:rPr>
        <w:t>י</w:t>
      </w:r>
      <w:r w:rsidR="00B93B58" w:rsidRPr="005A7171">
        <w:rPr>
          <w:rFonts w:hint="cs"/>
          <w:spacing w:val="2"/>
          <w:rtl/>
        </w:rPr>
        <w:t>ך</w:t>
      </w:r>
      <w:r w:rsidR="00B93B58" w:rsidRPr="005A7171">
        <w:rPr>
          <w:spacing w:val="2"/>
          <w:rtl/>
        </w:rPr>
        <w:t xml:space="preserve"> </w:t>
      </w:r>
      <w:r w:rsidR="00B93B58" w:rsidRPr="005A7171">
        <w:rPr>
          <w:rFonts w:hint="cs"/>
          <w:spacing w:val="2"/>
          <w:rtl/>
        </w:rPr>
        <w:t>לכת</w:t>
      </w:r>
      <w:r w:rsidR="005A7171" w:rsidRPr="005A7171">
        <w:rPr>
          <w:rFonts w:hint="cs"/>
          <w:spacing w:val="2"/>
          <w:rtl/>
        </w:rPr>
        <w:t>ו</w:t>
      </w:r>
      <w:r w:rsidR="00B93B58" w:rsidRPr="005A7171">
        <w:rPr>
          <w:rFonts w:hint="cs"/>
          <w:spacing w:val="2"/>
          <w:rtl/>
        </w:rPr>
        <w:t>ב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'לעולם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בהם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תעבודו'</w:t>
      </w:r>
      <w:r w:rsidR="00B93B58" w:rsidRPr="005A7171">
        <w:rPr>
          <w:rStyle w:val="affff8"/>
          <w:spacing w:val="2"/>
          <w:rtl/>
        </w:rPr>
        <w:t>,</w:t>
      </w:r>
      <w:r w:rsidR="00B93B58" w:rsidRPr="005A7171">
        <w:rPr>
          <w:spacing w:val="2"/>
          <w:rtl/>
        </w:rPr>
        <w:t xml:space="preserve"> </w:t>
      </w:r>
    </w:p>
    <w:p w14:paraId="787A7CF9" w14:textId="1400F733" w:rsidR="00B93B58" w:rsidRPr="006F178A" w:rsidRDefault="00B93B58" w:rsidP="005A7171">
      <w:pPr>
        <w:rPr>
          <w:rtl/>
        </w:rPr>
      </w:pPr>
      <w:r w:rsidRPr="006F178A">
        <w:rPr>
          <w:rFonts w:hint="cs"/>
          <w:rtl/>
        </w:rPr>
        <w:t>ל</w:t>
      </w:r>
      <w:r w:rsidR="005A7171">
        <w:rPr>
          <w:rFonts w:hint="cs"/>
          <w:rtl/>
        </w:rPr>
        <w:t xml:space="preserve">התיר לקנות ולד א' מהאומות שבא על הכנענית. </w:t>
      </w:r>
    </w:p>
    <w:p w14:paraId="6FCBB8AE" w14:textId="071204D9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7D2FDAB5" w14:textId="7371CCD3" w:rsidR="00B93B58" w:rsidRPr="005A7171" w:rsidRDefault="00B93B58" w:rsidP="00927FB8">
      <w:pPr>
        <w:rPr>
          <w:spacing w:val="2"/>
          <w:rtl/>
        </w:rPr>
      </w:pPr>
      <w:r w:rsidRPr="005A7171">
        <w:rPr>
          <w:rStyle w:val="affff8"/>
          <w:rFonts w:hint="cs"/>
          <w:spacing w:val="2"/>
          <w:rtl/>
        </w:rPr>
        <w:t>'וגם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מבני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התושבים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הגרים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עמכם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מהם</w:t>
      </w:r>
      <w:r w:rsidRPr="005A7171">
        <w:rPr>
          <w:rStyle w:val="affff8"/>
          <w:spacing w:val="2"/>
          <w:rtl/>
        </w:rPr>
        <w:t xml:space="preserve"> </w:t>
      </w:r>
      <w:r w:rsidRPr="005A7171">
        <w:rPr>
          <w:rStyle w:val="affff8"/>
          <w:rFonts w:hint="cs"/>
          <w:spacing w:val="2"/>
          <w:rtl/>
        </w:rPr>
        <w:t>תקנו'</w:t>
      </w:r>
      <w:r w:rsidR="005A7171" w:rsidRPr="005A7171">
        <w:rPr>
          <w:rFonts w:hint="cs"/>
          <w:spacing w:val="2"/>
          <w:rtl/>
        </w:rPr>
        <w:t xml:space="preserve"> שיכול לקנותו בעבד</w:t>
      </w:r>
    </w:p>
    <w:p w14:paraId="32924DCA" w14:textId="741C6242" w:rsidR="00B93B58" w:rsidRPr="005A7171" w:rsidRDefault="005A7171" w:rsidP="005A7171">
      <w:pPr>
        <w:spacing w:after="60"/>
        <w:rPr>
          <w:rFonts w:cs="BA • Vilna Light"/>
          <w:sz w:val="14"/>
          <w:szCs w:val="13"/>
          <w:rtl/>
        </w:rPr>
      </w:pPr>
      <w:r w:rsidRPr="005A7171">
        <w:rPr>
          <w:rStyle w:val="affff8"/>
          <w:rFonts w:hint="cs"/>
          <w:spacing w:val="2"/>
          <w:rtl/>
        </w:rPr>
        <w:t>'אשר הולידו בארצכם'</w:t>
      </w:r>
      <w:r w:rsidRPr="005A7171">
        <w:rPr>
          <w:rFonts w:hint="cs"/>
          <w:spacing w:val="2"/>
          <w:rtl/>
        </w:rPr>
        <w:t xml:space="preserve"> ולא הגרים בארצכם </w:t>
      </w:r>
      <w:r w:rsidRPr="005A7171">
        <w:rPr>
          <w:rStyle w:val="afffff2"/>
          <w:rFonts w:hint="cs"/>
          <w:spacing w:val="2"/>
          <w:rtl/>
        </w:rPr>
        <w:t>כנעני שבא על א' מהאומות</w:t>
      </w:r>
    </w:p>
    <w:p w14:paraId="382EB2D0" w14:textId="08C0CF6D" w:rsidR="00F07A5B" w:rsidRPr="00F07A5B" w:rsidRDefault="005A7171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טעם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31BF0292" w14:textId="7578D921" w:rsidR="00B93B58" w:rsidRPr="006F178A" w:rsidRDefault="005A7171" w:rsidP="00B93B58">
      <w:pPr>
        <w:rPr>
          <w:rtl/>
        </w:rPr>
      </w:pPr>
      <w:r>
        <w:rPr>
          <w:rStyle w:val="affff8"/>
          <w:rFonts w:hint="cs"/>
          <w:rtl/>
        </w:rPr>
        <w:t>'</w:t>
      </w:r>
      <w:r w:rsidR="00B93B58" w:rsidRPr="00927FB8">
        <w:rPr>
          <w:rStyle w:val="affff8"/>
          <w:rFonts w:hint="cs"/>
          <w:rtl/>
        </w:rPr>
        <w:t>מהם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תקנו'</w:t>
      </w:r>
      <w:r w:rsidR="00B93B58" w:rsidRPr="00927FB8">
        <w:rPr>
          <w:rStyle w:val="affff8"/>
          <w:rtl/>
        </w:rPr>
        <w:t xml:space="preserve"> </w:t>
      </w:r>
      <w:r w:rsidR="00B93B58" w:rsidRPr="006F178A">
        <w:rPr>
          <w:rFonts w:hint="cs"/>
          <w:rtl/>
        </w:rPr>
        <w:t>נפקא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</w:t>
      </w:r>
      <w:r w:rsidR="00B93B58" w:rsidRPr="00927FB8">
        <w:rPr>
          <w:rStyle w:val="affff8"/>
          <w:rFonts w:hint="cs"/>
          <w:rtl/>
        </w:rPr>
        <w:t>'לעולם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בהם</w:t>
      </w:r>
      <w:r w:rsidR="00B93B58" w:rsidRPr="00927FB8">
        <w:rPr>
          <w:rStyle w:val="affff8"/>
          <w:rtl/>
        </w:rPr>
        <w:t xml:space="preserve"> </w:t>
      </w:r>
      <w:r w:rsidR="00B93B58" w:rsidRPr="00927FB8">
        <w:rPr>
          <w:rStyle w:val="affff8"/>
          <w:rFonts w:hint="cs"/>
          <w:rtl/>
        </w:rPr>
        <w:t>תעבודו'</w:t>
      </w:r>
      <w:r w:rsidR="00B93B58" w:rsidRPr="006F178A">
        <w:rPr>
          <w:rFonts w:hint="cs"/>
          <w:rtl/>
        </w:rPr>
        <w:t>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לחובה</w:t>
      </w:r>
      <w:r w:rsidR="00B93B58" w:rsidRPr="006F178A">
        <w:rPr>
          <w:rtl/>
        </w:rPr>
        <w:t>.</w:t>
      </w:r>
    </w:p>
    <w:p w14:paraId="635F7CF4" w14:textId="6AC611FD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07D259C2" w14:textId="728E97B9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'בהם'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באחיכם</w:t>
      </w:r>
      <w:r w:rsidRPr="006F178A">
        <w:rPr>
          <w:rtl/>
        </w:rPr>
        <w:t>.</w:t>
      </w:r>
    </w:p>
    <w:p w14:paraId="5FB6E047" w14:textId="48FDD50F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2BCA1C3A" w14:textId="61499A72" w:rsidR="00B93B58" w:rsidRPr="005A7171" w:rsidRDefault="005A7171" w:rsidP="00B93B58">
      <w:pPr>
        <w:rPr>
          <w:spacing w:val="2"/>
          <w:rtl/>
        </w:rPr>
      </w:pPr>
      <w:r w:rsidRPr="005A7171">
        <w:rPr>
          <w:rStyle w:val="affffc"/>
          <w:rFonts w:hint="cs"/>
          <w:spacing w:val="2"/>
          <w:rtl/>
        </w:rPr>
        <w:t>מסיפא דקרא</w:t>
      </w:r>
      <w:r w:rsidRPr="005A7171">
        <w:rPr>
          <w:rStyle w:val="affff8"/>
          <w:rFonts w:hint="cs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ובאחיכם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בני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ישראל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איש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באחיו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לא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תרדה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בו</w:t>
      </w:r>
      <w:r w:rsidR="00B93B58" w:rsidRPr="005A7171">
        <w:rPr>
          <w:rStyle w:val="affff8"/>
          <w:spacing w:val="2"/>
          <w:rtl/>
        </w:rPr>
        <w:t xml:space="preserve"> </w:t>
      </w:r>
      <w:r w:rsidR="00B93B58" w:rsidRPr="005A7171">
        <w:rPr>
          <w:rStyle w:val="affff8"/>
          <w:rFonts w:hint="cs"/>
          <w:spacing w:val="2"/>
          <w:rtl/>
        </w:rPr>
        <w:t>בפרך'</w:t>
      </w:r>
      <w:r w:rsidR="00B93B58" w:rsidRPr="005A7171">
        <w:rPr>
          <w:rStyle w:val="affff8"/>
          <w:spacing w:val="2"/>
          <w:rtl/>
        </w:rPr>
        <w:t>.</w:t>
      </w:r>
    </w:p>
    <w:p w14:paraId="3BA40555" w14:textId="4F6C8852" w:rsidR="00F07A5B" w:rsidRPr="00F07A5B" w:rsidRDefault="00B93B58" w:rsidP="00927F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2022E298" w14:textId="05C6EDF8" w:rsidR="00B93B58" w:rsidRDefault="00B93B58" w:rsidP="00255160">
      <w:pPr>
        <w:rPr>
          <w:rtl/>
        </w:rPr>
      </w:pPr>
      <w:r w:rsidRPr="006F178A">
        <w:rPr>
          <w:rFonts w:hint="cs"/>
          <w:rtl/>
        </w:rPr>
        <w:t>איידי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דכת</w:t>
      </w:r>
      <w:r w:rsidR="005A7171">
        <w:rPr>
          <w:rFonts w:hint="cs"/>
          <w:rtl/>
        </w:rPr>
        <w:t>יב</w:t>
      </w:r>
      <w:r w:rsidRPr="006F178A">
        <w:rPr>
          <w:rtl/>
        </w:rPr>
        <w:t xml:space="preserve"> </w:t>
      </w:r>
      <w:r w:rsidRPr="00255160">
        <w:rPr>
          <w:rStyle w:val="affff8"/>
          <w:rFonts w:hint="cs"/>
          <w:rtl/>
        </w:rPr>
        <w:t>ובאחיכם</w:t>
      </w:r>
      <w:r w:rsidRPr="00255160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</w:t>
      </w:r>
      <w:r w:rsidR="005A7171">
        <w:rPr>
          <w:rFonts w:hint="cs"/>
          <w:rtl/>
        </w:rPr>
        <w:t>ב</w:t>
      </w:r>
      <w:r w:rsidRPr="006F178A">
        <w:rPr>
          <w:rtl/>
        </w:rPr>
        <w:t xml:space="preserve"> </w:t>
      </w:r>
      <w:r w:rsidRPr="005A7171">
        <w:rPr>
          <w:rStyle w:val="affff8"/>
          <w:rFonts w:hint="cs"/>
          <w:rtl/>
        </w:rPr>
        <w:t>בהם</w:t>
      </w:r>
      <w:r w:rsidRPr="005A7171">
        <w:rPr>
          <w:rStyle w:val="affff8"/>
          <w:rtl/>
        </w:rPr>
        <w:t>;</w:t>
      </w:r>
      <w:r w:rsidR="00255160">
        <w:rPr>
          <w:rStyle w:val="affff8"/>
          <w:rFonts w:hint="cs"/>
          <w:rtl/>
        </w:rPr>
        <w:t xml:space="preserve"> </w:t>
      </w:r>
      <w:r w:rsidR="00255160" w:rsidRPr="00255160">
        <w:rPr>
          <w:rFonts w:hint="cs"/>
          <w:rtl/>
        </w:rPr>
        <w:t>דנישנת לדבר שנתחדש בה</w:t>
      </w:r>
    </w:p>
    <w:p w14:paraId="35090C1F" w14:textId="1E515573" w:rsidR="005A7171" w:rsidRPr="005A7171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3B86BF7" w14:textId="222E9BA3" w:rsidR="00F07A5B" w:rsidRPr="00F07A5B" w:rsidRDefault="00B93B58" w:rsidP="005A7171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55BB5CF" w14:textId="1E6D573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זנות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בבית</w:t>
      </w:r>
      <w:r w:rsidRPr="006F178A">
        <w:rPr>
          <w:rtl/>
        </w:rPr>
        <w:t xml:space="preserve"> </w:t>
      </w:r>
      <w:r w:rsidR="005A7171">
        <w:rPr>
          <w:rtl/>
        </w:rPr>
        <w:t>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5A7171">
        <w:rPr>
          <w:rFonts w:hint="cs"/>
          <w:rtl/>
        </w:rPr>
        <w:t>תולעת המכרסמת בשומשום.</w:t>
      </w:r>
    </w:p>
    <w:p w14:paraId="2E6B1596" w14:textId="62615D52" w:rsidR="00F07A5B" w:rsidRPr="00F07A5B" w:rsidRDefault="00B93B58" w:rsidP="005A7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5A5AC92C" w14:textId="3512D466" w:rsidR="00B93B58" w:rsidRPr="006F178A" w:rsidRDefault="005A7171" w:rsidP="00B93B58">
      <w:pPr>
        <w:rPr>
          <w:rtl/>
        </w:rPr>
      </w:pPr>
      <w:r>
        <w:rPr>
          <w:rFonts w:hint="cs"/>
          <w:rtl/>
        </w:rPr>
        <w:t>כעס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בבית</w:t>
      </w:r>
      <w:r w:rsidR="00B93B58" w:rsidRPr="006F178A">
        <w:rPr>
          <w:rtl/>
        </w:rPr>
        <w:t xml:space="preserve"> </w:t>
      </w:r>
      <w:r>
        <w:rPr>
          <w:rtl/>
        </w:rPr>
        <w:t>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</w:t>
      </w:r>
      <w:r>
        <w:rPr>
          <w:rFonts w:hint="cs"/>
          <w:rtl/>
        </w:rPr>
        <w:t>תולעת המכרסמת בשומשום</w:t>
      </w:r>
      <w:r w:rsidR="00B93B58" w:rsidRPr="006F178A">
        <w:rPr>
          <w:rtl/>
        </w:rPr>
        <w:t>.</w:t>
      </w:r>
    </w:p>
    <w:p w14:paraId="67E48A4D" w14:textId="66FBA70C" w:rsidR="00B93B58" w:rsidRPr="006F178A" w:rsidRDefault="005A7171" w:rsidP="00255160">
      <w:pPr>
        <w:spacing w:after="60"/>
        <w:rPr>
          <w:rtl/>
        </w:rPr>
      </w:pPr>
      <w:r>
        <w:rPr>
          <w:rFonts w:hint="cs"/>
          <w:rtl/>
        </w:rPr>
        <w:t>ושניהם באשה ולא באיש.</w:t>
      </w:r>
    </w:p>
    <w:p w14:paraId="5FFE9AEE" w14:textId="31FB2981" w:rsidR="00F07A5B" w:rsidRPr="00F07A5B" w:rsidRDefault="00B93B58" w:rsidP="005A7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0818E710" w14:textId="5D27EEBC" w:rsidR="00255160" w:rsidRDefault="00B93B58" w:rsidP="00B93B58">
      <w:pPr>
        <w:rPr>
          <w:rStyle w:val="affff8"/>
          <w:rtl/>
        </w:rPr>
      </w:pP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שחטאו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שכינה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שר</w:t>
      </w:r>
      <w:r w:rsidR="00255160" w:rsidRPr="0059138D">
        <w:rPr>
          <w:rFonts w:cs="BA Vilna Bold" w:hint="cs"/>
          <w:rtl/>
        </w:rPr>
        <w:t>ת</w:t>
      </w:r>
      <w:r w:rsidRPr="0059138D">
        <w:rPr>
          <w:rFonts w:cs="BA Vilna Bold" w:hint="cs"/>
          <w:rtl/>
        </w:rPr>
        <w:t>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</w:t>
      </w:r>
      <w:r w:rsidR="005A7171" w:rsidRPr="0059138D">
        <w:rPr>
          <w:rFonts w:cs="BA Vilna Bold" w:hint="cs"/>
          <w:rtl/>
        </w:rPr>
        <w:t>ו"א</w:t>
      </w:r>
      <w:r w:rsidRPr="006F178A">
        <w:rPr>
          <w:rtl/>
        </w:rPr>
        <w:t xml:space="preserve"> </w:t>
      </w:r>
      <w:r w:rsidR="005A7171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אלהיך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מתהלך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בקרב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מחניך'</w:t>
      </w:r>
      <w:r w:rsidRPr="003625F4">
        <w:rPr>
          <w:rStyle w:val="affff8"/>
          <w:rtl/>
        </w:rPr>
        <w:t xml:space="preserve"> </w:t>
      </w:r>
    </w:p>
    <w:p w14:paraId="459AACB3" w14:textId="0833FA16" w:rsidR="00B93B58" w:rsidRPr="00255160" w:rsidRDefault="00255160" w:rsidP="00255160">
      <w:pPr>
        <w:spacing w:after="60"/>
        <w:rPr>
          <w:spacing w:val="0"/>
          <w:rtl/>
        </w:rPr>
      </w:pPr>
      <w:r w:rsidRPr="0059138D">
        <w:rPr>
          <w:rFonts w:cs="BA Vilna Bold" w:hint="cs"/>
          <w:spacing w:val="0"/>
          <w:rtl/>
        </w:rPr>
        <w:t>וכ</w:t>
      </w:r>
      <w:r w:rsidR="00B93B58" w:rsidRPr="0059138D">
        <w:rPr>
          <w:rFonts w:cs="BA Vilna Bold" w:hint="cs"/>
          <w:spacing w:val="0"/>
          <w:rtl/>
        </w:rPr>
        <w:t>שחטאו</w:t>
      </w:r>
      <w:r w:rsidR="00B93B58" w:rsidRPr="0059138D">
        <w:rPr>
          <w:rFonts w:cs="BA Vilna Bold"/>
          <w:spacing w:val="0"/>
          <w:rtl/>
        </w:rPr>
        <w:t xml:space="preserve"> </w:t>
      </w:r>
      <w:r w:rsidR="00B93B58" w:rsidRPr="0059138D">
        <w:rPr>
          <w:rFonts w:cs="BA Vilna Bold" w:hint="cs"/>
          <w:spacing w:val="0"/>
          <w:rtl/>
        </w:rPr>
        <w:t>נסתלקה</w:t>
      </w:r>
      <w:r w:rsidR="00B93B58" w:rsidRPr="0059138D">
        <w:rPr>
          <w:rFonts w:cs="BA Vilna Bold"/>
          <w:spacing w:val="0"/>
          <w:rtl/>
        </w:rPr>
        <w:t xml:space="preserve"> </w:t>
      </w:r>
      <w:r w:rsidR="00B93B58" w:rsidRPr="0059138D">
        <w:rPr>
          <w:rFonts w:cs="BA Vilna Bold" w:hint="cs"/>
          <w:spacing w:val="0"/>
          <w:rtl/>
        </w:rPr>
        <w:t>מהם</w:t>
      </w:r>
      <w:r w:rsidR="00B93B58" w:rsidRPr="0059138D">
        <w:rPr>
          <w:rFonts w:cs="BA Vilna Bold"/>
          <w:spacing w:val="0"/>
          <w:rtl/>
        </w:rPr>
        <w:t>,</w:t>
      </w:r>
      <w:r w:rsidR="00B93B58" w:rsidRPr="00255160">
        <w:rPr>
          <w:spacing w:val="0"/>
          <w:rtl/>
        </w:rPr>
        <w:t xml:space="preserve"> </w:t>
      </w:r>
      <w:r w:rsidR="005A7171" w:rsidRPr="00255160">
        <w:rPr>
          <w:rStyle w:val="affff8"/>
          <w:rFonts w:hint="cs"/>
          <w:spacing w:val="0"/>
          <w:rtl/>
        </w:rPr>
        <w:t>ד</w:t>
      </w:r>
      <w:r w:rsidR="00B93B58" w:rsidRPr="00255160">
        <w:rPr>
          <w:rStyle w:val="affff8"/>
          <w:rFonts w:hint="cs"/>
          <w:spacing w:val="0"/>
          <w:rtl/>
        </w:rPr>
        <w:t>'ולא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יראה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בך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ערות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דבר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ושב</w:t>
      </w:r>
      <w:r w:rsidR="00B93B58" w:rsidRPr="00255160">
        <w:rPr>
          <w:rStyle w:val="affff8"/>
          <w:spacing w:val="0"/>
          <w:rtl/>
        </w:rPr>
        <w:t xml:space="preserve"> </w:t>
      </w:r>
      <w:r w:rsidR="00B93B58" w:rsidRPr="00255160">
        <w:rPr>
          <w:rStyle w:val="affff8"/>
          <w:rFonts w:hint="cs"/>
          <w:spacing w:val="0"/>
          <w:rtl/>
        </w:rPr>
        <w:t>מאחריך'</w:t>
      </w:r>
      <w:r w:rsidR="00B93B58" w:rsidRPr="00255160">
        <w:rPr>
          <w:rStyle w:val="affff8"/>
          <w:spacing w:val="0"/>
          <w:rtl/>
        </w:rPr>
        <w:t>.</w:t>
      </w:r>
    </w:p>
    <w:p w14:paraId="6E72DC6A" w14:textId="7FD6EA0A" w:rsidR="00F07A5B" w:rsidRPr="00F07A5B" w:rsidRDefault="00B93B58" w:rsidP="007D3FC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:</w:t>
      </w:r>
    </w:p>
    <w:p w14:paraId="59E02B1D" w14:textId="458A873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העושה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מצוה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אחת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בעוה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ז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מקדמתו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והולכת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לפניו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לעוה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ב</w:t>
      </w:r>
      <w:r w:rsidRPr="006F178A">
        <w:rPr>
          <w:rtl/>
        </w:rPr>
        <w:t xml:space="preserve">, </w:t>
      </w:r>
      <w:r w:rsidRPr="007D3FC9">
        <w:rPr>
          <w:rStyle w:val="affffc"/>
          <w:rFonts w:hint="cs"/>
          <w:rtl/>
        </w:rPr>
        <w:t>שנא'</w:t>
      </w:r>
      <w:r w:rsidRPr="007D3FC9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255160">
        <w:rPr>
          <w:rStyle w:val="affff8"/>
          <w:rFonts w:hint="cs"/>
          <w:rtl/>
        </w:rPr>
        <w:t>'והלך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cs"/>
          <w:rtl/>
        </w:rPr>
        <w:t>לפניך</w:t>
      </w:r>
      <w:r w:rsidRPr="00255160">
        <w:rPr>
          <w:rStyle w:val="affff8"/>
          <w:rtl/>
        </w:rPr>
        <w:t xml:space="preserve"> </w:t>
      </w:r>
      <w:r w:rsidRPr="00255160">
        <w:rPr>
          <w:rStyle w:val="affff8"/>
          <w:rFonts w:hint="cs"/>
          <w:rtl/>
        </w:rPr>
        <w:t>צדקך</w:t>
      </w:r>
      <w:r w:rsidRPr="00255160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07E2DA72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העובר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עבירה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אחת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בעוה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ז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מלפפתו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והולכת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לפניו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ליום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הדין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ד'ילפתו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ארחות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דרכם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יעלו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בתוהו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ויאבדו'</w:t>
      </w:r>
      <w:r w:rsidRPr="003215F9">
        <w:rPr>
          <w:rStyle w:val="affff8"/>
          <w:rtl/>
        </w:rPr>
        <w:t>.</w:t>
      </w:r>
    </w:p>
    <w:p w14:paraId="2C77E14F" w14:textId="49D9BFE3" w:rsidR="007D3FC9" w:rsidRDefault="00255160" w:rsidP="00B93B58">
      <w:pPr>
        <w:rPr>
          <w:rStyle w:val="affff8"/>
          <w:rtl/>
        </w:rPr>
      </w:pPr>
      <w:r w:rsidRPr="00255160">
        <w:rPr>
          <w:rStyle w:val="affffc"/>
          <w:rFonts w:hint="cs"/>
          <w:rtl/>
        </w:rPr>
        <w:t>ר''א:</w:t>
      </w:r>
      <w:r>
        <w:rPr>
          <w:rFonts w:hint="cs"/>
          <w:rtl/>
        </w:rPr>
        <w:t xml:space="preserve"> </w:t>
      </w:r>
      <w:r w:rsidR="00B93B58" w:rsidRPr="0059138D">
        <w:rPr>
          <w:rFonts w:cs="BA Vilna Bold" w:hint="cs"/>
          <w:rtl/>
        </w:rPr>
        <w:t>קשורה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בו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ככלב</w:t>
      </w:r>
      <w:r w:rsidR="00B93B58" w:rsidRPr="007D3FC9">
        <w:rPr>
          <w:rtl/>
        </w:rPr>
        <w:t xml:space="preserve"> </w:t>
      </w:r>
      <w:r w:rsidR="007D3FC9">
        <w:rPr>
          <w:rFonts w:hint="cs"/>
          <w:rtl/>
        </w:rPr>
        <w:t>ד</w:t>
      </w:r>
      <w:r w:rsidR="00B93B58" w:rsidRPr="007D3FC9">
        <w:rPr>
          <w:rtl/>
        </w:rPr>
        <w:t>'</w:t>
      </w:r>
      <w:r w:rsidR="00B93B58" w:rsidRPr="007D3FC9">
        <w:rPr>
          <w:rStyle w:val="affff8"/>
          <w:rFonts w:hint="cs"/>
          <w:rtl/>
        </w:rPr>
        <w:t>ולא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cs"/>
          <w:rtl/>
        </w:rPr>
        <w:t>שמע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eastAsia"/>
          <w:rtl/>
        </w:rPr>
        <w:t>אליה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eastAsia"/>
          <w:rtl/>
        </w:rPr>
        <w:t>לשכב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eastAsia"/>
          <w:rtl/>
        </w:rPr>
        <w:t>אצלה</w:t>
      </w:r>
      <w:r w:rsidR="00B93B58" w:rsidRPr="007D3FC9">
        <w:rPr>
          <w:rStyle w:val="affff8"/>
          <w:rtl/>
        </w:rPr>
        <w:t>'</w:t>
      </w:r>
      <w:r w:rsidR="00B93B58" w:rsidRPr="007D3FC9">
        <w:rPr>
          <w:rtl/>
        </w:rPr>
        <w:t>- בעוה"</w:t>
      </w:r>
      <w:r w:rsidR="00B93B58" w:rsidRPr="007D3FC9">
        <w:rPr>
          <w:rFonts w:hint="eastAsia"/>
          <w:rtl/>
        </w:rPr>
        <w:t>ז</w:t>
      </w:r>
      <w:r w:rsidR="00B93B58" w:rsidRPr="007D3FC9">
        <w:rPr>
          <w:rtl/>
        </w:rPr>
        <w:t xml:space="preserve">, </w:t>
      </w:r>
    </w:p>
    <w:p w14:paraId="24E2F1E6" w14:textId="6E8092DA" w:rsidR="00B93B58" w:rsidRDefault="00255160" w:rsidP="00255160">
      <w:pPr>
        <w:spacing w:after="60"/>
        <w:ind w:left="2034"/>
        <w:rPr>
          <w:rtl/>
        </w:rPr>
      </w:pPr>
      <w:r>
        <w:rPr>
          <w:rStyle w:val="affff8"/>
          <w:rFonts w:hint="cs"/>
          <w:rtl/>
        </w:rPr>
        <w:t xml:space="preserve">  </w:t>
      </w:r>
      <w:r w:rsidR="00B93B58" w:rsidRPr="007D3FC9">
        <w:rPr>
          <w:rStyle w:val="affff8"/>
          <w:rtl/>
        </w:rPr>
        <w:t xml:space="preserve">'להיות </w:t>
      </w:r>
      <w:r w:rsidR="00B93B58" w:rsidRPr="007D3FC9">
        <w:rPr>
          <w:rStyle w:val="affff8"/>
          <w:rFonts w:hint="eastAsia"/>
          <w:rtl/>
        </w:rPr>
        <w:t>עמה</w:t>
      </w:r>
      <w:r w:rsidR="00B93B58" w:rsidRPr="007D3FC9">
        <w:rPr>
          <w:rStyle w:val="affff8"/>
          <w:rtl/>
        </w:rPr>
        <w:t>'</w:t>
      </w:r>
      <w:r w:rsidR="00B93B58" w:rsidRPr="007D3FC9">
        <w:rPr>
          <w:rtl/>
        </w:rPr>
        <w:t xml:space="preserve"> </w:t>
      </w:r>
      <w:r w:rsidR="007D3FC9">
        <w:rPr>
          <w:rFonts w:hint="cs"/>
          <w:rtl/>
        </w:rPr>
        <w:t xml:space="preserve">- </w:t>
      </w:r>
      <w:r w:rsidR="00B93B58" w:rsidRPr="007D3FC9">
        <w:rPr>
          <w:rFonts w:hint="eastAsia"/>
          <w:rtl/>
        </w:rPr>
        <w:t>לע</w:t>
      </w:r>
      <w:r w:rsidR="007D3FC9">
        <w:rPr>
          <w:rFonts w:hint="cs"/>
          <w:rtl/>
        </w:rPr>
        <w:t>וה''ב</w:t>
      </w:r>
      <w:r w:rsidR="00B93B58" w:rsidRPr="007D3FC9">
        <w:rPr>
          <w:rtl/>
        </w:rPr>
        <w:t>.</w:t>
      </w:r>
    </w:p>
    <w:p w14:paraId="558E9FD1" w14:textId="6260DF8B" w:rsidR="006E488B" w:rsidRPr="006E488B" w:rsidRDefault="006E488B" w:rsidP="006E488B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65238101" w14:textId="38ADAAC3" w:rsidR="00F07A5B" w:rsidRPr="00F07A5B" w:rsidRDefault="00B93B58" w:rsidP="007D3FC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התם</w:t>
      </w:r>
      <w:r w:rsidR="00F07A5B" w:rsidRPr="00F07A5B">
        <w:rPr>
          <w:rFonts w:hint="cs"/>
          <w:rtl/>
        </w:rPr>
        <w:t>:</w:t>
      </w:r>
    </w:p>
    <w:p w14:paraId="52603B02" w14:textId="477EC39F" w:rsidR="00B93B58" w:rsidRPr="006F178A" w:rsidRDefault="007D3FC9" w:rsidP="007D3FC9">
      <w:pPr>
        <w:rPr>
          <w:rtl/>
        </w:rPr>
      </w:pPr>
      <w:r w:rsidRPr="00255160">
        <w:rPr>
          <w:rStyle w:val="affffc"/>
          <w:rFonts w:hint="cs"/>
          <w:rtl/>
        </w:rPr>
        <w:t>ק''ו:</w:t>
      </w:r>
      <w:r w:rsidR="00255160"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הראשונה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אוסרתה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איסור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עולם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מתקיימת</w:t>
      </w:r>
      <w:r w:rsidR="00B93B58" w:rsidRPr="006F178A">
        <w:rPr>
          <w:rtl/>
        </w:rPr>
        <w:t xml:space="preserve"> </w:t>
      </w:r>
      <w:r w:rsidR="00B93B58" w:rsidRPr="00D454EC">
        <w:rPr>
          <w:rFonts w:hint="cs"/>
          <w:rtl/>
        </w:rPr>
        <w:t>בפחות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משנים</w:t>
      </w:r>
      <w:r w:rsidR="00B93B58" w:rsidRPr="00D454EC">
        <w:rPr>
          <w:rtl/>
        </w:rPr>
        <w:t xml:space="preserve">, </w:t>
      </w:r>
      <w:r w:rsidR="00B93B58" w:rsidRPr="00D454EC">
        <w:rPr>
          <w:rFonts w:hint="cs"/>
          <w:rtl/>
        </w:rPr>
        <w:t>עדות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האחרונה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שאוסרתה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איסור</w:t>
      </w:r>
      <w:r w:rsidR="00B93B58" w:rsidRPr="00D454EC">
        <w:rPr>
          <w:rtl/>
        </w:rPr>
        <w:t xml:space="preserve"> </w:t>
      </w:r>
      <w:r w:rsidR="00B93B58" w:rsidRPr="00D454EC">
        <w:rPr>
          <w:rFonts w:hint="cs"/>
          <w:rtl/>
        </w:rPr>
        <w:t>עולם</w:t>
      </w:r>
      <w:r w:rsidR="00B93B58" w:rsidRPr="00D454EC">
        <w:rPr>
          <w:rtl/>
        </w:rPr>
        <w:t xml:space="preserve"> </w:t>
      </w:r>
      <w:r w:rsidR="00255160">
        <w:rPr>
          <w:rFonts w:hint="cs"/>
          <w:rtl/>
        </w:rPr>
        <w:t>-</w:t>
      </w:r>
      <w:r>
        <w:rPr>
          <w:rFonts w:hint="cs"/>
          <w:rtl/>
        </w:rPr>
        <w:t>כ''ש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שלא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תתקיים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בפחות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משנים</w:t>
      </w:r>
      <w:r w:rsidR="00B93B58" w:rsidRPr="00D454EC">
        <w:rPr>
          <w:rtl/>
        </w:rPr>
        <w:t>!</w:t>
      </w:r>
      <w:r>
        <w:rPr>
          <w:rFonts w:hint="cs"/>
          <w:rtl/>
        </w:rPr>
        <w:t xml:space="preserve"> </w:t>
      </w:r>
      <w:r w:rsidR="00B93B58" w:rsidRPr="007D3FC9">
        <w:rPr>
          <w:rStyle w:val="affffc"/>
          <w:rFonts w:hint="cs"/>
          <w:rtl/>
        </w:rPr>
        <w:t>ת</w:t>
      </w:r>
      <w:r w:rsidR="00B93B58" w:rsidRPr="007D3FC9">
        <w:rPr>
          <w:rStyle w:val="affffc"/>
          <w:rtl/>
        </w:rPr>
        <w:t>"</w:t>
      </w:r>
      <w:r w:rsidR="00B93B58" w:rsidRPr="007D3FC9">
        <w:rPr>
          <w:rStyle w:val="affffc"/>
          <w:rFonts w:hint="cs"/>
          <w:rtl/>
        </w:rPr>
        <w:t>ל</w:t>
      </w:r>
      <w:r w:rsidR="00B93B58" w:rsidRPr="007D3FC9">
        <w:rPr>
          <w:rStyle w:val="affffc"/>
          <w:rtl/>
        </w:rPr>
        <w:t xml:space="preserve">: </w:t>
      </w:r>
      <w:r w:rsidR="00B93B58" w:rsidRPr="007D3FC9">
        <w:rPr>
          <w:rStyle w:val="affff8"/>
          <w:rFonts w:hint="cs"/>
          <w:rtl/>
        </w:rPr>
        <w:t>ועד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cs"/>
          <w:rtl/>
        </w:rPr>
        <w:t>אין</w:t>
      </w:r>
      <w:r w:rsidR="00B93B58" w:rsidRPr="007D3FC9">
        <w:rPr>
          <w:rStyle w:val="affff8"/>
          <w:rtl/>
        </w:rPr>
        <w:t xml:space="preserve"> </w:t>
      </w:r>
      <w:r w:rsidR="00B93B58" w:rsidRPr="007D3FC9">
        <w:rPr>
          <w:rStyle w:val="affff8"/>
          <w:rFonts w:hint="cs"/>
          <w:rtl/>
        </w:rPr>
        <w:t>בה</w:t>
      </w:r>
      <w:r w:rsidR="00B93B58" w:rsidRPr="007D3FC9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>.</w:t>
      </w:r>
    </w:p>
    <w:p w14:paraId="7624C56F" w14:textId="111BFA3F" w:rsidR="00255160" w:rsidRPr="00255160" w:rsidRDefault="00B93B58" w:rsidP="00B93B58">
      <w:pPr>
        <w:rPr>
          <w:spacing w:val="2"/>
          <w:rtl/>
        </w:rPr>
      </w:pPr>
      <w:r w:rsidRPr="00255160">
        <w:rPr>
          <w:rStyle w:val="affffc"/>
          <w:rFonts w:hint="cs"/>
          <w:spacing w:val="2"/>
          <w:rtl/>
        </w:rPr>
        <w:t>וק</w:t>
      </w:r>
      <w:r w:rsidRPr="00255160">
        <w:rPr>
          <w:rStyle w:val="affffc"/>
          <w:spacing w:val="2"/>
          <w:rtl/>
        </w:rPr>
        <w:t>"</w:t>
      </w:r>
      <w:r w:rsidRPr="00255160">
        <w:rPr>
          <w:rStyle w:val="affffc"/>
          <w:rFonts w:hint="cs"/>
          <w:spacing w:val="2"/>
          <w:rtl/>
        </w:rPr>
        <w:t>ו</w:t>
      </w:r>
      <w:r w:rsidRPr="00255160">
        <w:rPr>
          <w:rStyle w:val="affffc"/>
          <w:spacing w:val="2"/>
          <w:rtl/>
        </w:rPr>
        <w:t xml:space="preserve"> </w:t>
      </w:r>
      <w:r w:rsidRPr="00255160">
        <w:rPr>
          <w:rStyle w:val="affffc"/>
          <w:rFonts w:hint="cs"/>
          <w:spacing w:val="2"/>
          <w:rtl/>
        </w:rPr>
        <w:t>לעדות</w:t>
      </w:r>
      <w:r w:rsidRPr="00255160">
        <w:rPr>
          <w:rStyle w:val="affffc"/>
          <w:spacing w:val="2"/>
          <w:rtl/>
        </w:rPr>
        <w:t xml:space="preserve"> </w:t>
      </w:r>
      <w:r w:rsidRPr="00255160">
        <w:rPr>
          <w:rStyle w:val="affffc"/>
          <w:rFonts w:hint="cs"/>
          <w:spacing w:val="2"/>
          <w:rtl/>
        </w:rPr>
        <w:t>הראשונ</w:t>
      </w:r>
      <w:r w:rsidR="00255160" w:rsidRPr="00255160">
        <w:rPr>
          <w:rStyle w:val="affffc"/>
          <w:rFonts w:hint="cs"/>
          <w:spacing w:val="2"/>
          <w:rtl/>
        </w:rPr>
        <w:t>ה:</w:t>
      </w:r>
      <w:r w:rsidRPr="00255160">
        <w:rPr>
          <w:rStyle w:val="affffc"/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ומה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עדות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אחרונה</w:t>
      </w:r>
      <w:r w:rsidRPr="00255160">
        <w:rPr>
          <w:spacing w:val="2"/>
          <w:rtl/>
        </w:rPr>
        <w:t xml:space="preserve"> </w:t>
      </w:r>
      <w:r w:rsidR="00255160" w:rsidRPr="00255160">
        <w:rPr>
          <w:rFonts w:hint="cs"/>
          <w:spacing w:val="2"/>
          <w:rtl/>
        </w:rPr>
        <w:t>ד</w:t>
      </w:r>
      <w:r w:rsidRPr="00255160">
        <w:rPr>
          <w:rFonts w:hint="cs"/>
          <w:spacing w:val="2"/>
          <w:rtl/>
        </w:rPr>
        <w:t>איסור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עולם</w:t>
      </w:r>
      <w:r w:rsidRPr="00255160">
        <w:rPr>
          <w:spacing w:val="2"/>
          <w:rtl/>
        </w:rPr>
        <w:t xml:space="preserve"> </w:t>
      </w:r>
      <w:r w:rsidRPr="00255160">
        <w:rPr>
          <w:rFonts w:hint="cs"/>
          <w:spacing w:val="2"/>
          <w:rtl/>
        </w:rPr>
        <w:t>מתקיימת</w:t>
      </w:r>
      <w:r w:rsidR="00255160" w:rsidRPr="00255160">
        <w:rPr>
          <w:rFonts w:hint="cs"/>
          <w:spacing w:val="2"/>
          <w:rtl/>
        </w:rPr>
        <w:t xml:space="preserve"> בע"א</w:t>
      </w:r>
    </w:p>
    <w:p w14:paraId="50C4A9B8" w14:textId="72427E09" w:rsidR="00B93B58" w:rsidRPr="006F178A" w:rsidRDefault="00255160" w:rsidP="00B93B58">
      <w:pPr>
        <w:rPr>
          <w:rtl/>
        </w:rPr>
      </w:pPr>
      <w:r>
        <w:rPr>
          <w:rFonts w:hint="cs"/>
          <w:rtl/>
        </w:rPr>
        <w:t>ק''ו</w:t>
      </w:r>
      <w:r w:rsidR="007D3FC9"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עדות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הראשונה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שאי</w:t>
      </w:r>
      <w:r>
        <w:rPr>
          <w:rFonts w:hint="cs"/>
          <w:rtl/>
        </w:rPr>
        <w:t>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איסור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עולם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שתתקיים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>!</w:t>
      </w:r>
    </w:p>
    <w:p w14:paraId="23AFEA90" w14:textId="6CD3513C" w:rsidR="00B93B58" w:rsidRPr="006F178A" w:rsidRDefault="00255160" w:rsidP="00B93B58">
      <w:pPr>
        <w:rPr>
          <w:rtl/>
        </w:rPr>
      </w:pPr>
      <w:r w:rsidRPr="00255160">
        <w:rPr>
          <w:rStyle w:val="affffc"/>
          <w:rFonts w:hint="cs"/>
          <w:rtl/>
        </w:rPr>
        <w:t xml:space="preserve">ת''ל </w:t>
      </w:r>
      <w:r w:rsidR="00B93B58" w:rsidRPr="003625F4">
        <w:rPr>
          <w:rStyle w:val="affff8"/>
          <w:rFonts w:hint="cs"/>
          <w:rtl/>
        </w:rPr>
        <w:t>'כי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מצא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ערות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דבר'</w:t>
      </w:r>
      <w:r w:rsidR="00B93B58" w:rsidRPr="003625F4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E488B">
        <w:rPr>
          <w:rStyle w:val="affffc"/>
          <w:rFonts w:hint="cs"/>
          <w:rtl/>
        </w:rPr>
        <w:t>ולהלן</w:t>
      </w:r>
      <w:r w:rsidR="00B93B58" w:rsidRPr="006E488B">
        <w:rPr>
          <w:rStyle w:val="affffc"/>
          <w:rtl/>
        </w:rPr>
        <w:t xml:space="preserve"> </w:t>
      </w:r>
      <w:r w:rsidR="007D3FC9">
        <w:rPr>
          <w:rStyle w:val="affff8"/>
          <w:rFonts w:hint="cs"/>
          <w:rtl/>
        </w:rPr>
        <w:t>'</w:t>
      </w:r>
      <w:r w:rsidR="00B93B58" w:rsidRPr="003625F4">
        <w:rPr>
          <w:rStyle w:val="affff8"/>
          <w:rFonts w:hint="cs"/>
          <w:rtl/>
        </w:rPr>
        <w:t>ע</w:t>
      </w:r>
      <w:r w:rsidR="006E488B">
        <w:rPr>
          <w:rStyle w:val="affff8"/>
          <w:rFonts w:hint="cs"/>
          <w:rtl/>
        </w:rPr>
        <w:t>"פ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שני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עדים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או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</w:t>
      </w:r>
      <w:r w:rsidR="006E488B">
        <w:rPr>
          <w:rStyle w:val="affff8"/>
          <w:rFonts w:hint="cs"/>
          <w:rtl/>
        </w:rPr>
        <w:t>"פ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שלשה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עדים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יקום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דבר'</w:t>
      </w:r>
      <w:r w:rsidR="00B93B58" w:rsidRPr="003625F4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</w:t>
      </w:r>
      <w:r w:rsidR="00B93B58" w:rsidRPr="006F178A">
        <w:rPr>
          <w:rtl/>
        </w:rPr>
        <w:t xml:space="preserve"> </w:t>
      </w:r>
      <w:r w:rsidR="00B93B58" w:rsidRPr="007D3FC9">
        <w:rPr>
          <w:rStyle w:val="affff8"/>
          <w:rFonts w:hint="cs"/>
          <w:rtl/>
        </w:rPr>
        <w:t>דבר</w:t>
      </w:r>
      <w:r w:rsidR="00B93B58" w:rsidRPr="006F178A">
        <w:rPr>
          <w:rtl/>
        </w:rPr>
        <w:t xml:space="preserve"> </w:t>
      </w:r>
      <w:r w:rsidR="007D3FC9">
        <w:rPr>
          <w:rFonts w:hint="cs"/>
          <w:rtl/>
        </w:rPr>
        <w:t>ד</w:t>
      </w:r>
      <w:r w:rsidR="00B93B58" w:rsidRPr="006F178A">
        <w:rPr>
          <w:rFonts w:hint="cs"/>
          <w:rtl/>
        </w:rPr>
        <w:t>להלן</w:t>
      </w:r>
      <w:r w:rsidR="00B93B58" w:rsidRPr="006F178A">
        <w:rPr>
          <w:rtl/>
        </w:rPr>
        <w:t xml:space="preserve"> </w:t>
      </w:r>
      <w:r w:rsidR="007D3FC9">
        <w:rPr>
          <w:rFonts w:hint="cs"/>
          <w:rtl/>
        </w:rPr>
        <w:t>ע''פ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כאן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>.</w:t>
      </w:r>
    </w:p>
    <w:p w14:paraId="3B4F8109" w14:textId="45AFE09B" w:rsidR="00F07A5B" w:rsidRPr="00F07A5B" w:rsidRDefault="007D3FC9" w:rsidP="007D3FC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6E488B" w:rsidRPr="00F07A5B">
        <w:rPr>
          <w:rFonts w:hint="cs"/>
          <w:rtl/>
        </w:rPr>
        <w:t>ה"ק</w:t>
      </w:r>
      <w:r w:rsidR="00F07A5B" w:rsidRPr="00F07A5B">
        <w:rPr>
          <w:rFonts w:hint="cs"/>
          <w:rtl/>
        </w:rPr>
        <w:t>:</w:t>
      </w:r>
    </w:p>
    <w:p w14:paraId="0890B5FB" w14:textId="1E18DFD4" w:rsidR="00B93B58" w:rsidRDefault="006E488B" w:rsidP="006E488B">
      <w:pPr>
        <w:rPr>
          <w:rtl/>
        </w:rPr>
      </w:pPr>
      <w:r w:rsidRPr="006E488B">
        <w:rPr>
          <w:rStyle w:val="affffc"/>
          <w:rFonts w:hint="cs"/>
          <w:rtl/>
        </w:rPr>
        <w:t xml:space="preserve">ת''ל </w:t>
      </w:r>
      <w:r w:rsidR="00B93B58" w:rsidRPr="009C2527">
        <w:rPr>
          <w:rStyle w:val="affff8"/>
          <w:rFonts w:hint="cs"/>
          <w:rtl/>
        </w:rPr>
        <w:t>'בה</w:t>
      </w:r>
      <w:r w:rsidR="00B93B58" w:rsidRPr="009C2527">
        <w:rPr>
          <w:rStyle w:val="affff8"/>
          <w:rtl/>
        </w:rPr>
        <w:t xml:space="preserve">'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בקינוי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בסתירה</w:t>
      </w:r>
      <w:r>
        <w:rPr>
          <w:rFonts w:hint="cs"/>
          <w:rtl/>
        </w:rPr>
        <w:t>.</w:t>
      </w:r>
      <w:r w:rsidR="00B93B58" w:rsidRPr="006F178A">
        <w:rPr>
          <w:rtl/>
        </w:rPr>
        <w:t xml:space="preserve"> </w:t>
      </w:r>
    </w:p>
    <w:p w14:paraId="5DAE5CF4" w14:textId="4206E699" w:rsidR="00B93B58" w:rsidRDefault="00B93B58" w:rsidP="005F4E7F">
      <w:pPr>
        <w:spacing w:after="60"/>
        <w:rPr>
          <w:rtl/>
        </w:rPr>
      </w:pPr>
      <w:r w:rsidRPr="006F178A">
        <w:rPr>
          <w:rFonts w:hint="cs"/>
          <w:rtl/>
        </w:rPr>
        <w:t>וטומאה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סתירה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="006E488B">
        <w:rPr>
          <w:rFonts w:hint="cs"/>
          <w:rtl/>
        </w:rPr>
        <w:t xml:space="preserve">אין עד אחד נאמן </w:t>
      </w:r>
      <w:r w:rsidRPr="007D3FC9">
        <w:rPr>
          <w:rFonts w:hint="cs"/>
          <w:rtl/>
        </w:rPr>
        <w:t>מ'</w:t>
      </w:r>
      <w:r w:rsidRPr="007D3FC9">
        <w:rPr>
          <w:rStyle w:val="affff8"/>
          <w:rFonts w:hint="cs"/>
          <w:rtl/>
        </w:rPr>
        <w:t>כי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מצא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בה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ערות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דבר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ונאמר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להלן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על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פי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שני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עדים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או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על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פי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שלשה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עדים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יקום</w:t>
      </w:r>
      <w:r w:rsidRPr="007D3FC9">
        <w:rPr>
          <w:rStyle w:val="affff8"/>
          <w:rtl/>
        </w:rPr>
        <w:t xml:space="preserve"> </w:t>
      </w:r>
      <w:r w:rsidRPr="007D3FC9">
        <w:rPr>
          <w:rStyle w:val="affff8"/>
          <w:rFonts w:hint="cs"/>
          <w:rtl/>
        </w:rPr>
        <w:t>דבר'</w:t>
      </w:r>
      <w:r w:rsidRPr="007D3FC9">
        <w:rPr>
          <w:rtl/>
        </w:rPr>
        <w:t xml:space="preserve">, </w:t>
      </w:r>
      <w:r w:rsidRPr="007D3FC9">
        <w:rPr>
          <w:rFonts w:hint="cs"/>
          <w:rtl/>
        </w:rPr>
        <w:t>מה</w:t>
      </w:r>
      <w:r w:rsidRPr="007D3FC9">
        <w:rPr>
          <w:rtl/>
        </w:rPr>
        <w:t xml:space="preserve"> </w:t>
      </w:r>
      <w:r w:rsidRPr="007D3FC9">
        <w:rPr>
          <w:rStyle w:val="affff8"/>
          <w:rFonts w:hint="cs"/>
          <w:rtl/>
        </w:rPr>
        <w:t>דבר</w:t>
      </w:r>
      <w:r w:rsidRPr="007D3FC9">
        <w:rPr>
          <w:rStyle w:val="affff8"/>
          <w:rtl/>
        </w:rPr>
        <w:t xml:space="preserve"> </w:t>
      </w:r>
      <w:r w:rsidR="007D3FC9">
        <w:rPr>
          <w:rFonts w:hint="cs"/>
          <w:rtl/>
        </w:rPr>
        <w:t>ד</w:t>
      </w:r>
      <w:r w:rsidRPr="007D3FC9">
        <w:rPr>
          <w:rFonts w:hint="cs"/>
          <w:rtl/>
        </w:rPr>
        <w:t>להלן</w:t>
      </w:r>
      <w:r w:rsidRPr="007D3FC9">
        <w:rPr>
          <w:rtl/>
        </w:rPr>
        <w:t xml:space="preserve"> </w:t>
      </w:r>
      <w:r w:rsidRPr="007D3FC9">
        <w:rPr>
          <w:rFonts w:hint="cs"/>
          <w:rtl/>
        </w:rPr>
        <w:t>שנים</w:t>
      </w:r>
      <w:r w:rsidRPr="007D3FC9">
        <w:rPr>
          <w:rtl/>
        </w:rPr>
        <w:t xml:space="preserve">, </w:t>
      </w:r>
      <w:r w:rsidRPr="007D3FC9">
        <w:rPr>
          <w:rFonts w:hint="cs"/>
          <w:rtl/>
        </w:rPr>
        <w:t>אף</w:t>
      </w:r>
      <w:r w:rsidRPr="007D3FC9">
        <w:rPr>
          <w:rtl/>
        </w:rPr>
        <w:t xml:space="preserve"> </w:t>
      </w:r>
      <w:r w:rsidRPr="007D3FC9">
        <w:rPr>
          <w:rFonts w:hint="cs"/>
          <w:rtl/>
        </w:rPr>
        <w:t>כאן</w:t>
      </w:r>
      <w:r w:rsidRPr="007D3FC9">
        <w:rPr>
          <w:rtl/>
        </w:rPr>
        <w:t xml:space="preserve"> </w:t>
      </w:r>
      <w:r w:rsidRPr="007D3FC9">
        <w:rPr>
          <w:rFonts w:hint="cs"/>
          <w:rtl/>
        </w:rPr>
        <w:t>שנים'</w:t>
      </w:r>
      <w:r w:rsidRPr="007D3FC9">
        <w:rPr>
          <w:rtl/>
        </w:rPr>
        <w:t>.</w:t>
      </w:r>
    </w:p>
    <w:p w14:paraId="797649B3" w14:textId="32CDE535" w:rsidR="006630CC" w:rsidRDefault="006E488B" w:rsidP="009F4992">
      <w:pPr>
        <w:jc w:val="center"/>
        <w:rPr>
          <w:rFonts w:ascii="BA • Vilna Light" w:hAnsi="BA • Vilna Light" w:cs="BA • Vilna Light"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0EC524B7" w14:textId="02491FB9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530E59E" w14:textId="741618DF" w:rsidR="00B93B58" w:rsidRPr="0059138D" w:rsidRDefault="00B93B58" w:rsidP="00B93B58">
      <w:pPr>
        <w:rPr>
          <w:rFonts w:cs="BA Vilna Bold"/>
          <w:spacing w:val="2"/>
          <w:rtl/>
        </w:rPr>
      </w:pPr>
      <w:r w:rsidRPr="0059138D">
        <w:rPr>
          <w:rFonts w:cs="BA Vilna Bold" w:hint="cs"/>
          <w:spacing w:val="2"/>
          <w:rtl/>
        </w:rPr>
        <w:t>עדות</w:t>
      </w:r>
      <w:r w:rsidRPr="0059138D">
        <w:rPr>
          <w:rFonts w:cs="BA Vilna Bold"/>
          <w:spacing w:val="2"/>
          <w:rtl/>
        </w:rPr>
        <w:t xml:space="preserve"> </w:t>
      </w:r>
      <w:r w:rsidRPr="0059138D">
        <w:rPr>
          <w:rFonts w:cs="BA Vilna Bold" w:hint="cs"/>
          <w:spacing w:val="2"/>
          <w:rtl/>
        </w:rPr>
        <w:t>הראשונה</w:t>
      </w:r>
      <w:r w:rsidR="005F4E7F" w:rsidRPr="006E488B">
        <w:rPr>
          <w:rFonts w:hint="cs"/>
          <w:spacing w:val="2"/>
          <w:rtl/>
        </w:rPr>
        <w:t>-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זו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עדות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סתירה</w:t>
      </w:r>
      <w:r w:rsidRPr="006E488B">
        <w:rPr>
          <w:spacing w:val="2"/>
          <w:rtl/>
        </w:rPr>
        <w:t xml:space="preserve">, </w:t>
      </w:r>
      <w:r w:rsidRPr="0059138D">
        <w:rPr>
          <w:rFonts w:cs="BA Vilna Bold" w:hint="cs"/>
          <w:spacing w:val="2"/>
          <w:rtl/>
        </w:rPr>
        <w:t>עדות</w:t>
      </w:r>
      <w:r w:rsidRPr="0059138D">
        <w:rPr>
          <w:rFonts w:cs="BA Vilna Bold"/>
          <w:spacing w:val="2"/>
          <w:rtl/>
        </w:rPr>
        <w:t xml:space="preserve"> </w:t>
      </w:r>
      <w:r w:rsidRPr="0059138D">
        <w:rPr>
          <w:rFonts w:cs="BA Vilna Bold" w:hint="cs"/>
          <w:spacing w:val="2"/>
          <w:rtl/>
        </w:rPr>
        <w:t>אחרונה</w:t>
      </w:r>
      <w:r w:rsidR="005F4E7F" w:rsidRPr="006E488B">
        <w:rPr>
          <w:rFonts w:hint="cs"/>
          <w:spacing w:val="2"/>
          <w:rtl/>
        </w:rPr>
        <w:t>-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זו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עדות</w:t>
      </w:r>
      <w:r w:rsidRPr="006E488B">
        <w:rPr>
          <w:spacing w:val="2"/>
          <w:rtl/>
        </w:rPr>
        <w:t xml:space="preserve"> </w:t>
      </w:r>
      <w:r w:rsidRPr="006E488B">
        <w:rPr>
          <w:rFonts w:hint="cs"/>
          <w:spacing w:val="2"/>
          <w:rtl/>
        </w:rPr>
        <w:t>טומאה</w:t>
      </w:r>
      <w:r w:rsidR="005F4E7F" w:rsidRPr="0059138D">
        <w:rPr>
          <w:rFonts w:cs="BA Vilna Bold" w:hint="cs"/>
          <w:spacing w:val="2"/>
          <w:rtl/>
        </w:rPr>
        <w:t>.</w:t>
      </w:r>
    </w:p>
    <w:p w14:paraId="3FE5A43B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ד.</w:t>
      </w:r>
    </w:p>
    <w:p w14:paraId="4842D442" w14:textId="5692A8CD" w:rsidR="005F4E7F" w:rsidRDefault="00B93B58" w:rsidP="006C7D1C">
      <w:pPr>
        <w:pStyle w:val="affffd"/>
        <w:rPr>
          <w:rtl/>
        </w:rPr>
      </w:pPr>
      <w:r w:rsidRPr="005F4E7F">
        <w:rPr>
          <w:rFonts w:hint="cs"/>
          <w:rtl/>
        </w:rPr>
        <w:t>שיעור</w:t>
      </w:r>
      <w:r w:rsidRPr="005F4E7F">
        <w:rPr>
          <w:rtl/>
        </w:rPr>
        <w:t xml:space="preserve"> </w:t>
      </w:r>
      <w:r w:rsidRPr="005F4E7F">
        <w:rPr>
          <w:rFonts w:hint="cs"/>
          <w:rtl/>
        </w:rPr>
        <w:t>סתירה</w:t>
      </w:r>
      <w:r w:rsidRPr="006F178A">
        <w:rPr>
          <w:rtl/>
        </w:rPr>
        <w:t xml:space="preserve"> </w:t>
      </w:r>
      <w:r w:rsidR="005F4E7F" w:rsidRPr="005F4E7F">
        <w:rPr>
          <w:rStyle w:val="affffc"/>
          <w:rFonts w:hint="cs"/>
          <w:rtl/>
        </w:rPr>
        <w:t>(ט)</w:t>
      </w:r>
    </w:p>
    <w:p w14:paraId="7028F3BD" w14:textId="0DE9C249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.</w:t>
      </w:r>
    </w:p>
    <w:p w14:paraId="67DA505C" w14:textId="3C1E4424" w:rsidR="00B93B58" w:rsidRPr="006F178A" w:rsidRDefault="00B93B58" w:rsidP="00B93B58">
      <w:r w:rsidRPr="005F4E7F">
        <w:rPr>
          <w:rStyle w:val="affffc"/>
          <w:rFonts w:hint="cs"/>
          <w:rtl/>
        </w:rPr>
        <w:t>רי</w:t>
      </w:r>
      <w:r w:rsidRPr="005F4E7F">
        <w:rPr>
          <w:rStyle w:val="affffc"/>
          <w:rtl/>
        </w:rPr>
        <w:t>"</w:t>
      </w:r>
      <w:r w:rsidRPr="005F4E7F">
        <w:rPr>
          <w:rStyle w:val="affffc"/>
          <w:rFonts w:hint="cs"/>
          <w:rtl/>
        </w:rPr>
        <w:t>ש:</w:t>
      </w:r>
      <w:r w:rsidRPr="006F178A">
        <w:rPr>
          <w:rFonts w:hint="cs"/>
          <w:rtl/>
        </w:rPr>
        <w:t xml:space="preserve"> 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טומאה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העראה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דקל</w:t>
      </w:r>
      <w:r w:rsidRPr="006F178A">
        <w:rPr>
          <w:rtl/>
        </w:rPr>
        <w:t xml:space="preserve">, </w:t>
      </w:r>
    </w:p>
    <w:p w14:paraId="32AE5342" w14:textId="35C3FA08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3D49CCF6" w14:textId="6E1B919E" w:rsidR="00B93B58" w:rsidRPr="006F178A" w:rsidRDefault="00B93B58" w:rsidP="00B93B58">
      <w:pPr>
        <w:rPr>
          <w:rtl/>
        </w:rPr>
      </w:pPr>
      <w:r w:rsidRPr="005F4E7F">
        <w:rPr>
          <w:rStyle w:val="affffc"/>
          <w:rFonts w:hint="cs"/>
          <w:rtl/>
        </w:rPr>
        <w:t>ר</w:t>
      </w:r>
      <w:r w:rsidRPr="005F4E7F">
        <w:rPr>
          <w:rStyle w:val="affffc"/>
          <w:rtl/>
        </w:rPr>
        <w:t>"</w:t>
      </w:r>
      <w:r w:rsidRPr="005F4E7F">
        <w:rPr>
          <w:rStyle w:val="affffc"/>
          <w:rFonts w:hint="cs"/>
          <w:rtl/>
        </w:rPr>
        <w:t>א</w:t>
      </w:r>
      <w:r w:rsidRPr="005F4E7F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מזיגת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הכוס</w:t>
      </w:r>
      <w:r w:rsidRPr="006F178A">
        <w:rPr>
          <w:rtl/>
        </w:rPr>
        <w:t>;</w:t>
      </w:r>
    </w:p>
    <w:p w14:paraId="3D91B860" w14:textId="6F7D6E13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5348D6A7" w14:textId="64BCE45D" w:rsidR="00B93B58" w:rsidRPr="006F178A" w:rsidRDefault="00B93B58" w:rsidP="00B93B58">
      <w:pPr>
        <w:rPr>
          <w:rtl/>
        </w:rPr>
      </w:pPr>
      <w:r w:rsidRPr="005F4E7F">
        <w:rPr>
          <w:rStyle w:val="affffc"/>
          <w:rFonts w:hint="cs"/>
          <w:rtl/>
        </w:rPr>
        <w:t>רבי</w:t>
      </w:r>
      <w:r w:rsidRPr="005F4E7F">
        <w:rPr>
          <w:rStyle w:val="affffc"/>
          <w:rtl/>
        </w:rPr>
        <w:t xml:space="preserve"> </w:t>
      </w:r>
      <w:r w:rsidRPr="005F4E7F">
        <w:rPr>
          <w:rStyle w:val="affffc"/>
          <w:rFonts w:hint="cs"/>
          <w:rtl/>
        </w:rPr>
        <w:t>יהושע</w:t>
      </w:r>
      <w:r w:rsidR="005F4E7F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לשתותו</w:t>
      </w:r>
      <w:r w:rsidRPr="006F178A">
        <w:rPr>
          <w:rtl/>
        </w:rPr>
        <w:t>;</w:t>
      </w:r>
    </w:p>
    <w:p w14:paraId="311A1A78" w14:textId="005B0951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ד</w:t>
      </w:r>
      <w:r w:rsidR="00F07A5B" w:rsidRPr="00F07A5B">
        <w:rPr>
          <w:rFonts w:hint="cs"/>
          <w:rtl/>
        </w:rPr>
        <w:t>.</w:t>
      </w:r>
    </w:p>
    <w:p w14:paraId="2C5FA3FA" w14:textId="1A5B06A1" w:rsidR="00B93B58" w:rsidRPr="006F178A" w:rsidRDefault="00B93B58" w:rsidP="00B93B58">
      <w:pPr>
        <w:rPr>
          <w:rtl/>
        </w:rPr>
      </w:pPr>
      <w:r w:rsidRPr="005F4E7F">
        <w:rPr>
          <w:rStyle w:val="affffc"/>
          <w:rFonts w:hint="cs"/>
          <w:rtl/>
        </w:rPr>
        <w:t>בן</w:t>
      </w:r>
      <w:r w:rsidRPr="005F4E7F">
        <w:rPr>
          <w:rStyle w:val="affffc"/>
          <w:rtl/>
        </w:rPr>
        <w:t xml:space="preserve"> </w:t>
      </w:r>
      <w:r w:rsidRPr="005F4E7F">
        <w:rPr>
          <w:rStyle w:val="affffc"/>
          <w:rFonts w:hint="cs"/>
          <w:rtl/>
        </w:rPr>
        <w:t>עזאי</w:t>
      </w:r>
      <w:r w:rsidR="005F4E7F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לצלות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ביצה</w:t>
      </w:r>
      <w:r w:rsidRPr="006F178A">
        <w:rPr>
          <w:rtl/>
        </w:rPr>
        <w:t>;</w:t>
      </w:r>
    </w:p>
    <w:p w14:paraId="3CEDB50E" w14:textId="57FB5460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.</w:t>
      </w:r>
    </w:p>
    <w:p w14:paraId="6C228975" w14:textId="5176281D" w:rsidR="00B93B58" w:rsidRPr="006F178A" w:rsidRDefault="00B93B58" w:rsidP="00B93B58">
      <w:pPr>
        <w:rPr>
          <w:rtl/>
        </w:rPr>
      </w:pPr>
      <w:r w:rsidRPr="005F4E7F">
        <w:rPr>
          <w:rStyle w:val="affffc"/>
          <w:rFonts w:hint="cs"/>
          <w:rtl/>
        </w:rPr>
        <w:t>ר</w:t>
      </w:r>
      <w:r w:rsidRPr="005F4E7F">
        <w:rPr>
          <w:rStyle w:val="affffc"/>
          <w:rtl/>
        </w:rPr>
        <w:t>"</w:t>
      </w:r>
      <w:r w:rsidRPr="005F4E7F">
        <w:rPr>
          <w:rStyle w:val="affffc"/>
          <w:rFonts w:hint="cs"/>
          <w:rtl/>
        </w:rPr>
        <w:t>ע</w:t>
      </w:r>
      <w:r w:rsidR="005F4E7F">
        <w:rPr>
          <w:rStyle w:val="affffc"/>
          <w:rFonts w:hint="cs"/>
          <w:rtl/>
        </w:rPr>
        <w:t>:</w:t>
      </w:r>
      <w:r w:rsidRPr="005F4E7F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לגומעה</w:t>
      </w:r>
      <w:r w:rsidRPr="006F178A">
        <w:rPr>
          <w:rtl/>
        </w:rPr>
        <w:t>;</w:t>
      </w:r>
    </w:p>
    <w:p w14:paraId="072D6404" w14:textId="4B98E64D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.</w:t>
      </w:r>
    </w:p>
    <w:p w14:paraId="04002CF7" w14:textId="0647AFBC" w:rsidR="00B93B58" w:rsidRPr="006F178A" w:rsidRDefault="005F4E7F" w:rsidP="00B93B58">
      <w:pPr>
        <w:rPr>
          <w:rtl/>
        </w:rPr>
      </w:pPr>
      <w:r w:rsidRPr="005F4E7F">
        <w:rPr>
          <w:rStyle w:val="affffc"/>
          <w:rFonts w:hint="cs"/>
          <w:rtl/>
        </w:rPr>
        <w:t>ריב''ב</w:t>
      </w:r>
      <w:r w:rsidR="00B93B58" w:rsidRPr="005F4E7F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לגמוע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ביצים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זו</w:t>
      </w:r>
      <w:r w:rsidR="00B93B58" w:rsidRPr="006F178A">
        <w:rPr>
          <w:rtl/>
        </w:rPr>
        <w:t>;</w:t>
      </w:r>
    </w:p>
    <w:p w14:paraId="29CA5BE0" w14:textId="672D3A66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ז</w:t>
      </w:r>
      <w:r w:rsidR="00F07A5B" w:rsidRPr="00F07A5B">
        <w:rPr>
          <w:rFonts w:hint="cs"/>
          <w:rtl/>
        </w:rPr>
        <w:t>.</w:t>
      </w:r>
    </w:p>
    <w:p w14:paraId="15C9C318" w14:textId="7362A113" w:rsidR="00B93B58" w:rsidRPr="006F178A" w:rsidRDefault="005F4E7F" w:rsidP="00B93B58">
      <w:pPr>
        <w:rPr>
          <w:rtl/>
        </w:rPr>
      </w:pPr>
      <w:r w:rsidRPr="005F4E7F">
        <w:rPr>
          <w:rStyle w:val="affffc"/>
          <w:rFonts w:hint="cs"/>
          <w:rtl/>
        </w:rPr>
        <w:t>ראב''י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לקשור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גרדי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נימא</w:t>
      </w:r>
      <w:r w:rsidR="00B93B58" w:rsidRPr="006F178A">
        <w:rPr>
          <w:rtl/>
        </w:rPr>
        <w:t>;</w:t>
      </w:r>
    </w:p>
    <w:p w14:paraId="7796F0A7" w14:textId="502C4B51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.</w:t>
      </w:r>
    </w:p>
    <w:p w14:paraId="784E2E81" w14:textId="53337186" w:rsidR="00B93B58" w:rsidRPr="006F178A" w:rsidRDefault="00B93B58" w:rsidP="00B93B58">
      <w:pPr>
        <w:rPr>
          <w:rtl/>
        </w:rPr>
      </w:pPr>
      <w:r w:rsidRPr="005F4E7F">
        <w:rPr>
          <w:rStyle w:val="affffc"/>
          <w:rFonts w:hint="cs"/>
          <w:rtl/>
        </w:rPr>
        <w:t>ח</w:t>
      </w:r>
      <w:r w:rsidR="005F4E7F" w:rsidRPr="005F4E7F">
        <w:rPr>
          <w:rStyle w:val="affffc"/>
          <w:rFonts w:hint="cs"/>
          <w:rtl/>
        </w:rPr>
        <w:t>ב''פ</w:t>
      </w:r>
      <w:r w:rsidRPr="005F4E7F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שתושיט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ליטול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קיסם</w:t>
      </w:r>
      <w:r w:rsidRPr="006F178A">
        <w:rPr>
          <w:rtl/>
        </w:rPr>
        <w:t>;</w:t>
      </w:r>
    </w:p>
    <w:p w14:paraId="7E6A3F3A" w14:textId="447CE743" w:rsidR="00F07A5B" w:rsidRPr="00F07A5B" w:rsidRDefault="005F4E7F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</w:t>
      </w:r>
      <w:r w:rsidR="00F07A5B" w:rsidRPr="00F07A5B">
        <w:rPr>
          <w:rFonts w:hint="cs"/>
          <w:rtl/>
        </w:rPr>
        <w:t>.</w:t>
      </w:r>
    </w:p>
    <w:p w14:paraId="6A5B134E" w14:textId="749B21BD" w:rsidR="00B93B58" w:rsidRPr="006F178A" w:rsidRDefault="005F4E7F" w:rsidP="00B93B58">
      <w:pPr>
        <w:rPr>
          <w:rtl/>
        </w:rPr>
      </w:pPr>
      <w:r w:rsidRPr="005F4E7F">
        <w:rPr>
          <w:rFonts w:hint="cs"/>
          <w:rtl/>
        </w:rPr>
        <w:t xml:space="preserve"> </w:t>
      </w:r>
      <w:r w:rsidR="00B93B58" w:rsidRPr="005F4E7F">
        <w:rPr>
          <w:rStyle w:val="affffc"/>
          <w:rFonts w:hint="cs"/>
          <w:rtl/>
        </w:rPr>
        <w:t>פלימו</w:t>
      </w:r>
      <w:del w:id="41206" w:author="Claude" w:date="2026-10-07T09:24:33Z">
        <w:r>
          <w:rPr>
            <w:rStyle w:val="affffc"/>
            <w:rtl/>
          </w:rPr>
          <w:delText xml:space="preserve"> </w:delText>
        </w:r>
      </w:del>
      <w:r>
        <w:rPr>
          <w:rStyle w:val="affffc"/>
          <w:rtl/>
        </w:rPr>
        <w:t xml:space="preserve"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שתושיט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ידה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לסל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ליטול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ככר</w:t>
      </w:r>
      <w:r w:rsidR="00B93B58" w:rsidRPr="006F178A">
        <w:rPr>
          <w:rtl/>
        </w:rPr>
        <w:t xml:space="preserve">, </w:t>
      </w:r>
    </w:p>
    <w:p w14:paraId="43008EB2" w14:textId="77777777" w:rsidR="00B93B58" w:rsidRPr="006F178A" w:rsidRDefault="00B93B58" w:rsidP="005F4E7F">
      <w:pPr>
        <w:ind w:left="226" w:firstLine="113"/>
        <w:rPr>
          <w:rtl/>
        </w:rPr>
      </w:pPr>
      <w:r w:rsidRPr="005F4E7F">
        <w:rPr>
          <w:rStyle w:val="affffc"/>
          <w:rFonts w:hint="cs"/>
          <w:rtl/>
        </w:rPr>
        <w:t>זכר</w:t>
      </w:r>
      <w:r w:rsidRPr="005F4E7F">
        <w:rPr>
          <w:rStyle w:val="affffc"/>
          <w:rtl/>
        </w:rPr>
        <w:t xml:space="preserve"> </w:t>
      </w:r>
      <w:r w:rsidRPr="005F4E7F">
        <w:rPr>
          <w:rStyle w:val="affffc"/>
          <w:rFonts w:hint="cs"/>
          <w:rtl/>
        </w:rPr>
        <w:t>לדבר</w:t>
      </w:r>
      <w:r w:rsidRPr="005F4E7F">
        <w:rPr>
          <w:rStyle w:val="affffc"/>
          <w:rtl/>
        </w:rPr>
        <w:t>: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כי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בעד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אשה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זונה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עד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ככר</w:t>
      </w:r>
      <w:r w:rsidRPr="005F4E7F">
        <w:rPr>
          <w:rStyle w:val="affff8"/>
          <w:rtl/>
        </w:rPr>
        <w:t xml:space="preserve"> </w:t>
      </w:r>
      <w:r w:rsidRPr="005F4E7F">
        <w:rPr>
          <w:rStyle w:val="affff8"/>
          <w:rFonts w:hint="cs"/>
          <w:rtl/>
        </w:rPr>
        <w:t>לחם</w:t>
      </w:r>
      <w:r w:rsidRPr="006F178A">
        <w:rPr>
          <w:rtl/>
        </w:rPr>
        <w:t>.</w:t>
      </w:r>
    </w:p>
    <w:p w14:paraId="5A19769C" w14:textId="77777777" w:rsidR="00F07A5B" w:rsidRPr="00F07A5B" w:rsidRDefault="00B93B58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וצריכי</w:t>
      </w:r>
      <w:r w:rsidR="00F07A5B" w:rsidRPr="00F07A5B">
        <w:rPr>
          <w:rtl/>
        </w:rPr>
        <w:t>:</w:t>
      </w:r>
    </w:p>
    <w:p w14:paraId="4EAD9B20" w14:textId="446CCA66" w:rsidR="00B93B58" w:rsidRPr="006F178A" w:rsidRDefault="00B93B58" w:rsidP="005F4E7F">
      <w:pPr>
        <w:rPr>
          <w:rtl/>
        </w:rPr>
      </w:pPr>
      <w:r w:rsidRPr="0059138D">
        <w:rPr>
          <w:rFonts w:cs="BA Vilna Bold" w:hint="cs"/>
          <w:rtl/>
        </w:rPr>
        <w:t>ביאה</w:t>
      </w:r>
      <w:r w:rsidRPr="006F178A">
        <w:rPr>
          <w:rFonts w:hint="cs"/>
          <w:rtl/>
        </w:rPr>
        <w:t xml:space="preserve"> </w:t>
      </w:r>
      <w:r w:rsidR="00E22A54">
        <w:rPr>
          <w:rFonts w:hint="cs"/>
          <w:rtl/>
        </w:rPr>
        <w:t>ולא</w:t>
      </w:r>
      <w:r w:rsidRPr="006F178A">
        <w:rPr>
          <w:rFonts w:hint="cs"/>
          <w:rtl/>
        </w:rPr>
        <w:t xml:space="preserve"> טומאתה וארצותה</w:t>
      </w:r>
      <w:r w:rsidR="005F4E7F">
        <w:rPr>
          <w:rFonts w:hint="cs"/>
          <w:rtl/>
        </w:rPr>
        <w:t xml:space="preserve">, </w:t>
      </w:r>
      <w:r w:rsidRPr="0059138D">
        <w:rPr>
          <w:rFonts w:cs="BA Vilna Bold" w:hint="cs"/>
          <w:rtl/>
        </w:rPr>
        <w:t>העראה</w:t>
      </w:r>
      <w:r w:rsidRPr="006F178A">
        <w:rPr>
          <w:rFonts w:hint="cs"/>
          <w:rtl/>
        </w:rPr>
        <w:t xml:space="preserve"> ולא גמר ביאה</w:t>
      </w:r>
      <w:r w:rsidR="005F4E7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7525095E" w14:textId="62996281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טומאה</w:t>
      </w:r>
      <w:r w:rsidRPr="006F178A">
        <w:rPr>
          <w:rFonts w:hint="cs"/>
          <w:rtl/>
        </w:rPr>
        <w:t xml:space="preserve"> ולא העראה וארצותה</w:t>
      </w:r>
      <w:r w:rsidR="005F4E7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59138D">
        <w:rPr>
          <w:rFonts w:cs="BA Vilna Bold" w:hint="cs"/>
          <w:rtl/>
        </w:rPr>
        <w:t>והעראה</w:t>
      </w:r>
      <w:r w:rsidRPr="006F178A">
        <w:rPr>
          <w:rFonts w:hint="cs"/>
          <w:rtl/>
        </w:rPr>
        <w:t xml:space="preserve"> היינו כדי הקפת דקל </w:t>
      </w:r>
    </w:p>
    <w:p w14:paraId="28E546D2" w14:textId="4396709F" w:rsidR="00B93B58" w:rsidRPr="006F178A" w:rsidRDefault="00B93B58" w:rsidP="005F4E7F">
      <w:pPr>
        <w:spacing w:after="60"/>
        <w:rPr>
          <w:rtl/>
        </w:rPr>
      </w:pPr>
      <w:r w:rsidRPr="0059138D">
        <w:rPr>
          <w:rFonts w:cs="BA Vilna Bold" w:hint="cs"/>
          <w:rtl/>
        </w:rPr>
        <w:t>והקפת דקל</w:t>
      </w:r>
      <w:r w:rsidRPr="006F178A">
        <w:rPr>
          <w:rFonts w:hint="cs"/>
          <w:rtl/>
        </w:rPr>
        <w:t xml:space="preserve"> היינו הקפה ברגל</w:t>
      </w:r>
      <w:r w:rsidR="005F4E7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59138D">
        <w:rPr>
          <w:rFonts w:cs="BA Vilna Bold" w:hint="cs"/>
          <w:rtl/>
        </w:rPr>
        <w:t>וחזקת דקל</w:t>
      </w:r>
      <w:r w:rsidRPr="006F178A">
        <w:rPr>
          <w:rFonts w:hint="cs"/>
          <w:rtl/>
        </w:rPr>
        <w:t xml:space="preserve"> היינו חזרה ברוח </w:t>
      </w:r>
    </w:p>
    <w:p w14:paraId="6F79634C" w14:textId="5E89FC82" w:rsidR="00F07A5B" w:rsidRPr="00F07A5B" w:rsidRDefault="00B93B58" w:rsidP="005F4E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בעי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אשי</w:t>
      </w:r>
      <w:r w:rsidR="00F07A5B" w:rsidRPr="00F07A5B">
        <w:rPr>
          <w:rtl/>
        </w:rPr>
        <w:t>:</w:t>
      </w:r>
    </w:p>
    <w:p w14:paraId="7EDAC0E0" w14:textId="1DE82FAB" w:rsidR="00B93B58" w:rsidRPr="006E488B" w:rsidRDefault="00B93B58" w:rsidP="006E488B">
      <w:pPr>
        <w:spacing w:after="60"/>
        <w:rPr>
          <w:spacing w:val="2"/>
          <w:rtl/>
        </w:rPr>
      </w:pPr>
      <w:r w:rsidRPr="0059138D">
        <w:rPr>
          <w:rFonts w:cs="BA Vilna Bold" w:hint="cs"/>
          <w:spacing w:val="2"/>
          <w:rtl/>
        </w:rPr>
        <w:t>חזרה</w:t>
      </w:r>
      <w:r w:rsidRPr="0059138D">
        <w:rPr>
          <w:rFonts w:cs="BA Vilna Bold"/>
          <w:spacing w:val="2"/>
          <w:rtl/>
        </w:rPr>
        <w:t xml:space="preserve"> </w:t>
      </w:r>
      <w:r w:rsidRPr="0059138D">
        <w:rPr>
          <w:rFonts w:cs="BA Vilna Bold" w:hint="cs"/>
          <w:spacing w:val="2"/>
          <w:rtl/>
        </w:rPr>
        <w:t>ברוח</w:t>
      </w:r>
      <w:r w:rsidRPr="006E488B">
        <w:rPr>
          <w:spacing w:val="2"/>
          <w:rtl/>
        </w:rPr>
        <w:t xml:space="preserve"> </w:t>
      </w:r>
      <w:r w:rsidR="00E432C3" w:rsidRPr="006E488B">
        <w:rPr>
          <w:rFonts w:hint="cs"/>
          <w:spacing w:val="2"/>
          <w:rtl/>
        </w:rPr>
        <w:t>כדי ש</w:t>
      </w:r>
      <w:r w:rsidR="006E488B" w:rsidRPr="006E488B">
        <w:rPr>
          <w:rFonts w:hint="cs"/>
          <w:spacing w:val="2"/>
          <w:rtl/>
        </w:rPr>
        <w:t xml:space="preserve">ינוע הענף וישוב, </w:t>
      </w:r>
      <w:r w:rsidR="006E488B" w:rsidRPr="006E488B">
        <w:rPr>
          <w:rStyle w:val="affffc"/>
          <w:rFonts w:hint="cs"/>
          <w:spacing w:val="2"/>
          <w:rtl/>
        </w:rPr>
        <w:t>או</w:t>
      </w:r>
      <w:r w:rsidR="006E488B" w:rsidRPr="006E488B">
        <w:rPr>
          <w:rFonts w:hint="cs"/>
          <w:spacing w:val="2"/>
          <w:rtl/>
        </w:rPr>
        <w:t xml:space="preserve"> אף ינוח אח''כ במקומו- </w:t>
      </w:r>
      <w:r w:rsidR="006E488B" w:rsidRPr="0059138D">
        <w:rPr>
          <w:rFonts w:cs="BA Vilna Bold" w:hint="cs"/>
          <w:spacing w:val="2"/>
          <w:rtl/>
        </w:rPr>
        <w:t>תיקו</w:t>
      </w:r>
      <w:r w:rsidR="006E488B" w:rsidRPr="006E488B">
        <w:rPr>
          <w:rFonts w:hint="cs"/>
          <w:spacing w:val="2"/>
          <w:rtl/>
        </w:rPr>
        <w:t xml:space="preserve"> </w:t>
      </w:r>
    </w:p>
    <w:p w14:paraId="0F72B1B1" w14:textId="78C2237B" w:rsidR="005D0D7A" w:rsidRPr="005D0D7A" w:rsidRDefault="005D0D7A" w:rsidP="005D0D7A">
      <w:pPr>
        <w:spacing w:after="60"/>
        <w:jc w:val="center"/>
        <w:rPr>
          <w:rFonts w:ascii="BA • Vilna Light" w:hAnsi="BA • Vilna Light" w:cs="BA • Vilna Light"/>
          <w:rtl/>
        </w:rPr>
      </w:pPr>
      <w:r w:rsidRPr="005D0D7A">
        <w:rPr>
          <w:rFonts w:ascii="BA • Vilna Light" w:hAnsi="BA • Vilna Light" w:cs="BA • Vilna Light"/>
          <w:rtl/>
        </w:rPr>
        <w:t>***</w:t>
      </w:r>
    </w:p>
    <w:p w14:paraId="11F1DCF7" w14:textId="1A4C49F4" w:rsidR="00F07A5B" w:rsidRPr="00F07A5B" w:rsidRDefault="00E22A54" w:rsidP="004D1C70">
      <w:pPr>
        <w:pStyle w:val="36"/>
        <w:framePr w:wrap="notBeside"/>
        <w:rPr>
          <w:rtl/>
        </w:rPr>
      </w:pPr>
      <w:r>
        <w:rPr>
          <w:rFonts w:hint="cs"/>
          <w:rtl/>
        </w:rPr>
        <w:t>ר''א:</w:t>
      </w:r>
    </w:p>
    <w:p w14:paraId="2926425E" w14:textId="1EE352F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מזיגת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הכוס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וחזרת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דקל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 </w:t>
      </w:r>
      <w:r w:rsidR="006E488B">
        <w:rPr>
          <w:rFonts w:hint="cs"/>
          <w:rtl/>
        </w:rPr>
        <w:t>שיעור אחד הוא</w:t>
      </w:r>
      <w:r w:rsidRPr="006F178A">
        <w:rPr>
          <w:rtl/>
        </w:rPr>
        <w:t>.</w:t>
      </w:r>
    </w:p>
    <w:p w14:paraId="2B407028" w14:textId="63F98ADE" w:rsidR="00F07A5B" w:rsidRPr="00F07A5B" w:rsidRDefault="006E488B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רי''ה</w:t>
      </w:r>
      <w:r w:rsidR="00F07A5B" w:rsidRPr="00F07A5B">
        <w:rPr>
          <w:rFonts w:hint="cs"/>
          <w:rtl/>
        </w:rPr>
        <w:t>:</w:t>
      </w:r>
    </w:p>
    <w:p w14:paraId="35836B80" w14:textId="06B6BB69" w:rsidR="004D1C70" w:rsidRPr="006E488B" w:rsidRDefault="00B93B58" w:rsidP="00B93B58">
      <w:pPr>
        <w:rPr>
          <w:spacing w:val="2"/>
          <w:rtl/>
        </w:rPr>
      </w:pPr>
      <w:r w:rsidRPr="006E488B">
        <w:rPr>
          <w:rFonts w:hint="cs"/>
          <w:spacing w:val="2"/>
          <w:rtl/>
        </w:rPr>
        <w:t>כדי</w:t>
      </w:r>
      <w:r w:rsidRPr="006E488B">
        <w:rPr>
          <w:spacing w:val="2"/>
          <w:rtl/>
        </w:rPr>
        <w:t xml:space="preserve"> </w:t>
      </w:r>
      <w:r w:rsidRPr="0059138D">
        <w:rPr>
          <w:rFonts w:cs="BA Vilna Bold" w:hint="cs"/>
          <w:spacing w:val="2"/>
          <w:rtl/>
        </w:rPr>
        <w:t>לשתות</w:t>
      </w:r>
      <w:r w:rsidRPr="006E488B">
        <w:rPr>
          <w:spacing w:val="2"/>
          <w:rtl/>
        </w:rPr>
        <w:t xml:space="preserve">, </w:t>
      </w:r>
      <w:r w:rsidR="004D1C70" w:rsidRPr="006E488B">
        <w:rPr>
          <w:rStyle w:val="affffc"/>
          <w:rFonts w:hint="cs"/>
          <w:spacing w:val="2"/>
          <w:rtl/>
        </w:rPr>
        <w:t>וכאן ארי''ה:</w:t>
      </w:r>
      <w:r w:rsidRPr="006E488B">
        <w:rPr>
          <w:spacing w:val="2"/>
          <w:rtl/>
        </w:rPr>
        <w:t xml:space="preserve"> </w:t>
      </w:r>
      <w:r w:rsidRPr="006E488B">
        <w:rPr>
          <w:rFonts w:hint="eastAsia"/>
          <w:spacing w:val="2"/>
          <w:rtl/>
        </w:rPr>
        <w:t>כדי</w:t>
      </w:r>
      <w:r w:rsidRPr="006E488B">
        <w:rPr>
          <w:spacing w:val="2"/>
          <w:rtl/>
        </w:rPr>
        <w:t xml:space="preserve"> </w:t>
      </w:r>
      <w:r w:rsidRPr="006E488B">
        <w:rPr>
          <w:rFonts w:hint="eastAsia"/>
          <w:spacing w:val="2"/>
          <w:rtl/>
        </w:rPr>
        <w:t>מזיגת</w:t>
      </w:r>
      <w:r w:rsidRPr="006E488B">
        <w:rPr>
          <w:spacing w:val="2"/>
          <w:rtl/>
        </w:rPr>
        <w:t xml:space="preserve"> </w:t>
      </w:r>
      <w:r w:rsidRPr="006E488B">
        <w:rPr>
          <w:rFonts w:hint="eastAsia"/>
          <w:spacing w:val="2"/>
          <w:rtl/>
        </w:rPr>
        <w:t>הכוס</w:t>
      </w:r>
      <w:r w:rsidRPr="006E488B">
        <w:rPr>
          <w:spacing w:val="2"/>
          <w:rtl/>
        </w:rPr>
        <w:t>!</w:t>
      </w:r>
      <w:r w:rsidR="006E488B" w:rsidRPr="006E488B">
        <w:rPr>
          <w:rFonts w:hint="cs"/>
          <w:spacing w:val="2"/>
          <w:rtl/>
        </w:rPr>
        <w:t>- היינו למזוג ולשתות</w:t>
      </w:r>
    </w:p>
    <w:p w14:paraId="51380521" w14:textId="0ABEA155" w:rsidR="00F07A5B" w:rsidRPr="00F07A5B" w:rsidRDefault="00E22A54" w:rsidP="004D1C70">
      <w:pPr>
        <w:pStyle w:val="36"/>
        <w:framePr w:wrap="notBeside"/>
        <w:rPr>
          <w:rtl/>
        </w:rPr>
      </w:pPr>
      <w:r>
        <w:rPr>
          <w:rFonts w:hint="cs"/>
          <w:rtl/>
        </w:rPr>
        <w:t>בן עזאי:</w:t>
      </w:r>
    </w:p>
    <w:p w14:paraId="3EBAE646" w14:textId="621B6D2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לצלות ביצה וכדי לשתותו</w:t>
      </w:r>
      <w:r w:rsidR="005D0D7A">
        <w:rPr>
          <w:rFonts w:hint="cs"/>
          <w:rtl/>
        </w:rPr>
        <w:t xml:space="preserve">,- </w:t>
      </w:r>
      <w:r w:rsidRPr="006F178A">
        <w:rPr>
          <w:rFonts w:hint="cs"/>
          <w:rtl/>
        </w:rPr>
        <w:t xml:space="preserve"> שיעור</w:t>
      </w:r>
      <w:r w:rsidR="005D0D7A">
        <w:rPr>
          <w:rFonts w:hint="cs"/>
          <w:rtl/>
        </w:rPr>
        <w:t xml:space="preserve"> </w:t>
      </w:r>
      <w:r w:rsidRPr="006F178A">
        <w:rPr>
          <w:rFonts w:hint="cs"/>
          <w:rtl/>
        </w:rPr>
        <w:t>א</w:t>
      </w:r>
      <w:r w:rsidR="005D0D7A">
        <w:rPr>
          <w:rFonts w:hint="cs"/>
          <w:rtl/>
        </w:rPr>
        <w:t>חד</w:t>
      </w:r>
      <w:r w:rsidRPr="006F178A">
        <w:rPr>
          <w:rFonts w:hint="cs"/>
          <w:rtl/>
        </w:rPr>
        <w:t xml:space="preserve"> הוא </w:t>
      </w:r>
    </w:p>
    <w:p w14:paraId="705863D9" w14:textId="03ED0408" w:rsidR="00F07A5B" w:rsidRPr="00F07A5B" w:rsidRDefault="00225FF9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ר''ע</w:t>
      </w:r>
      <w:r w:rsidR="00F07A5B" w:rsidRPr="00F07A5B">
        <w:rPr>
          <w:rFonts w:hint="cs"/>
          <w:rtl/>
        </w:rPr>
        <w:t>:</w:t>
      </w:r>
    </w:p>
    <w:p w14:paraId="2320DA55" w14:textId="6D299C27" w:rsidR="00B93B58" w:rsidRPr="00225FF9" w:rsidRDefault="00B93B58" w:rsidP="00B93B58">
      <w:pPr>
        <w:rPr>
          <w:spacing w:val="2"/>
          <w:rtl/>
        </w:rPr>
      </w:pPr>
      <w:r w:rsidRPr="00225FF9">
        <w:rPr>
          <w:rFonts w:hint="cs"/>
          <w:spacing w:val="2"/>
          <w:rtl/>
        </w:rPr>
        <w:t xml:space="preserve">כדי לגומעה </w:t>
      </w:r>
      <w:r w:rsidR="00225FF9" w:rsidRPr="00225FF9">
        <w:rPr>
          <w:rStyle w:val="affffc"/>
          <w:rFonts w:hint="cs"/>
          <w:spacing w:val="2"/>
          <w:rtl/>
        </w:rPr>
        <w:t xml:space="preserve">וכאן </w:t>
      </w:r>
      <w:r w:rsidRPr="00225FF9">
        <w:rPr>
          <w:rFonts w:hint="cs"/>
          <w:spacing w:val="2"/>
          <w:rtl/>
        </w:rPr>
        <w:t>ולצלות ביצה היינו כדי לצלות ביצה ולוגמעה</w:t>
      </w:r>
      <w:r w:rsidR="005D0D7A" w:rsidRPr="00225FF9">
        <w:rPr>
          <w:rFonts w:hint="cs"/>
          <w:spacing w:val="2"/>
          <w:rtl/>
        </w:rPr>
        <w:t>.</w:t>
      </w:r>
      <w:r w:rsidRPr="00225FF9">
        <w:rPr>
          <w:rFonts w:hint="cs"/>
          <w:spacing w:val="2"/>
          <w:rtl/>
        </w:rPr>
        <w:t xml:space="preserve"> </w:t>
      </w:r>
    </w:p>
    <w:p w14:paraId="0F92F9DD" w14:textId="77777777" w:rsidR="00F07A5B" w:rsidRPr="00F07A5B" w:rsidRDefault="00B93B58" w:rsidP="004D1C70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והך</w:t>
      </w:r>
      <w:r w:rsidR="00F07A5B" w:rsidRPr="00F07A5B">
        <w:rPr>
          <w:rtl/>
        </w:rPr>
        <w:t>:</w:t>
      </w:r>
    </w:p>
    <w:p w14:paraId="02751887" w14:textId="09FB7A64" w:rsidR="00523769" w:rsidRDefault="00B93B58" w:rsidP="00B93B58">
      <w:pPr>
        <w:rPr>
          <w:rtl/>
        </w:rPr>
      </w:pPr>
      <w:r w:rsidRPr="004D1C70">
        <w:rPr>
          <w:rStyle w:val="affffc"/>
          <w:rFonts w:hint="eastAsia"/>
          <w:rtl/>
        </w:rPr>
        <w:t>דריב</w:t>
      </w:r>
      <w:r w:rsidRPr="004D1C70">
        <w:rPr>
          <w:rStyle w:val="affffc"/>
          <w:rtl/>
        </w:rPr>
        <w:t>"</w:t>
      </w:r>
      <w:r w:rsidRPr="004D1C70">
        <w:rPr>
          <w:rStyle w:val="affffc"/>
          <w:rFonts w:hint="eastAsia"/>
          <w:rtl/>
        </w:rPr>
        <w:t>ב</w:t>
      </w:r>
      <w:r w:rsidRPr="004D1C70">
        <w:rPr>
          <w:rStyle w:val="affffc"/>
          <w:rtl/>
        </w:rPr>
        <w:t xml:space="preserve"> </w:t>
      </w:r>
      <w:r w:rsidRPr="004D1C70">
        <w:rPr>
          <w:rFonts w:hint="eastAsia"/>
          <w:rtl/>
        </w:rPr>
        <w:t>לגמוע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ג</w:t>
      </w:r>
      <w:r w:rsidRPr="004D1C70">
        <w:rPr>
          <w:rtl/>
        </w:rPr>
        <w:t xml:space="preserve">' </w:t>
      </w:r>
      <w:r w:rsidRPr="004D1C70">
        <w:rPr>
          <w:rFonts w:hint="eastAsia"/>
          <w:rtl/>
        </w:rPr>
        <w:t>ביצים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זא</w:t>
      </w:r>
      <w:r w:rsidRPr="004D1C70">
        <w:rPr>
          <w:rtl/>
        </w:rPr>
        <w:t>"</w:t>
      </w:r>
      <w:r w:rsidRPr="004D1C70">
        <w:rPr>
          <w:rFonts w:hint="eastAsia"/>
          <w:rtl/>
        </w:rPr>
        <w:t>ז</w:t>
      </w:r>
      <w:r w:rsidR="00225FF9">
        <w:rPr>
          <w:rFonts w:hint="cs"/>
          <w:rtl/>
        </w:rPr>
        <w:t>,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ו</w:t>
      </w:r>
      <w:r w:rsidR="00225FF9">
        <w:rPr>
          <w:rFonts w:hint="cs"/>
          <w:rtl/>
        </w:rPr>
        <w:t>כאן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כדי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לגומעה</w:t>
      </w:r>
      <w:r w:rsidR="00225FF9">
        <w:rPr>
          <w:rFonts w:hint="cs"/>
          <w:rtl/>
        </w:rPr>
        <w:t>,</w:t>
      </w:r>
      <w:r w:rsidRPr="004D1C70">
        <w:rPr>
          <w:rtl/>
        </w:rPr>
        <w:t xml:space="preserve"> </w:t>
      </w:r>
    </w:p>
    <w:p w14:paraId="4E203535" w14:textId="77777777" w:rsidR="00F07A5B" w:rsidRPr="00F07A5B" w:rsidRDefault="00523769" w:rsidP="0052376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3E64AC9F" w14:textId="14885B38" w:rsidR="00B93B58" w:rsidRPr="004D1C70" w:rsidRDefault="00B93B58" w:rsidP="00B93B58">
      <w:pPr>
        <w:rPr>
          <w:rtl/>
        </w:rPr>
      </w:pPr>
      <w:r w:rsidRPr="004D1C70">
        <w:rPr>
          <w:rFonts w:hint="eastAsia"/>
          <w:rtl/>
        </w:rPr>
        <w:t>היינו</w:t>
      </w:r>
      <w:r w:rsidRPr="004D1C70">
        <w:rPr>
          <w:rtl/>
        </w:rPr>
        <w:t xml:space="preserve"> </w:t>
      </w:r>
      <w:r w:rsidRPr="00523769">
        <w:rPr>
          <w:rStyle w:val="affffc"/>
          <w:rFonts w:hint="eastAsia"/>
          <w:rtl/>
        </w:rPr>
        <w:t>לדבריו</w:t>
      </w:r>
      <w:r w:rsidRPr="00523769">
        <w:rPr>
          <w:rStyle w:val="affffc"/>
          <w:rtl/>
        </w:rPr>
        <w:t xml:space="preserve"> </w:t>
      </w:r>
      <w:r w:rsidRPr="00523769">
        <w:rPr>
          <w:rStyle w:val="affffc"/>
          <w:rFonts w:hint="eastAsia"/>
          <w:rtl/>
        </w:rPr>
        <w:t>דר</w:t>
      </w:r>
      <w:r w:rsidRPr="00523769">
        <w:rPr>
          <w:rStyle w:val="affffc"/>
          <w:rtl/>
        </w:rPr>
        <w:t>"</w:t>
      </w:r>
      <w:r w:rsidRPr="00523769">
        <w:rPr>
          <w:rStyle w:val="affffc"/>
          <w:rFonts w:hint="eastAsia"/>
          <w:rtl/>
        </w:rPr>
        <w:t>ע</w:t>
      </w:r>
      <w:r w:rsidRPr="00523769">
        <w:rPr>
          <w:rStyle w:val="affffc"/>
          <w:rtl/>
        </w:rPr>
        <w:t xml:space="preserve"> </w:t>
      </w:r>
      <w:r w:rsidRPr="004D1C70">
        <w:rPr>
          <w:rFonts w:hint="eastAsia"/>
          <w:rtl/>
        </w:rPr>
        <w:t>דמשערין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בצליאה</w:t>
      </w:r>
      <w:r w:rsidRPr="004D1C70">
        <w:rPr>
          <w:rtl/>
        </w:rPr>
        <w:t xml:space="preserve"> </w:t>
      </w:r>
      <w:r w:rsidRPr="004D1C70">
        <w:rPr>
          <w:rFonts w:hint="eastAsia"/>
          <w:rtl/>
        </w:rPr>
        <w:t>ובגמיעה</w:t>
      </w:r>
      <w:r w:rsidRPr="004D1C70">
        <w:rPr>
          <w:rtl/>
        </w:rPr>
        <w:t xml:space="preserve">, </w:t>
      </w:r>
    </w:p>
    <w:p w14:paraId="2F397CC4" w14:textId="0F0A143D" w:rsidR="00F07A5B" w:rsidRPr="00F07A5B" w:rsidRDefault="00B93B58" w:rsidP="004D1C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אימא</w:t>
      </w:r>
      <w:r w:rsidR="00F07A5B" w:rsidRPr="00F07A5B">
        <w:rPr>
          <w:rtl/>
        </w:rPr>
        <w:t>:</w:t>
      </w:r>
    </w:p>
    <w:p w14:paraId="373F1D03" w14:textId="44A5FF21" w:rsidR="00B93B58" w:rsidRPr="00225FF9" w:rsidRDefault="00B93B58" w:rsidP="005D0D7A">
      <w:pPr>
        <w:spacing w:after="60"/>
        <w:rPr>
          <w:spacing w:val="2"/>
          <w:rtl/>
        </w:rPr>
      </w:pPr>
      <w:r w:rsidRPr="00225FF9">
        <w:rPr>
          <w:rFonts w:hint="cs"/>
          <w:spacing w:val="2"/>
          <w:rtl/>
        </w:rPr>
        <w:t>שיעור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גמיעה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לחודה</w:t>
      </w:r>
      <w:r w:rsidRPr="00225FF9">
        <w:rPr>
          <w:spacing w:val="2"/>
          <w:rtl/>
        </w:rPr>
        <w:t xml:space="preserve">, </w:t>
      </w:r>
      <w:r w:rsidRPr="00225FF9">
        <w:rPr>
          <w:rFonts w:hint="cs"/>
          <w:spacing w:val="2"/>
          <w:rtl/>
        </w:rPr>
        <w:t>כדי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לגמע</w:t>
      </w:r>
      <w:r w:rsidRPr="00225FF9">
        <w:rPr>
          <w:spacing w:val="2"/>
          <w:rtl/>
        </w:rPr>
        <w:t xml:space="preserve"> </w:t>
      </w:r>
      <w:r w:rsidR="004D1C70" w:rsidRPr="00225FF9">
        <w:rPr>
          <w:rFonts w:hint="cs"/>
          <w:spacing w:val="2"/>
          <w:rtl/>
        </w:rPr>
        <w:t xml:space="preserve">ג' </w:t>
      </w:r>
      <w:r w:rsidRPr="00225FF9">
        <w:rPr>
          <w:rFonts w:hint="cs"/>
          <w:spacing w:val="2"/>
          <w:rtl/>
        </w:rPr>
        <w:t>ביצים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ז</w:t>
      </w:r>
      <w:r w:rsidR="004D1C70" w:rsidRPr="00225FF9">
        <w:rPr>
          <w:rFonts w:hint="cs"/>
          <w:spacing w:val="2"/>
          <w:rtl/>
        </w:rPr>
        <w:t>א"ז</w:t>
      </w:r>
      <w:r w:rsidRPr="00225FF9">
        <w:rPr>
          <w:spacing w:val="2"/>
          <w:rtl/>
        </w:rPr>
        <w:t xml:space="preserve">, </w:t>
      </w:r>
      <w:r w:rsidRPr="00225FF9">
        <w:rPr>
          <w:rFonts w:hint="cs"/>
          <w:spacing w:val="2"/>
          <w:rtl/>
        </w:rPr>
        <w:t>דהיינו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צלי</w:t>
      </w:r>
      <w:r w:rsidR="00225FF9" w:rsidRPr="00225FF9">
        <w:rPr>
          <w:rFonts w:hint="cs"/>
          <w:spacing w:val="2"/>
          <w:rtl/>
        </w:rPr>
        <w:t>י</w:t>
      </w:r>
      <w:r w:rsidRPr="00225FF9">
        <w:rPr>
          <w:rFonts w:hint="cs"/>
          <w:spacing w:val="2"/>
          <w:rtl/>
        </w:rPr>
        <w:t>ה</w:t>
      </w:r>
      <w:r w:rsidRPr="00225FF9">
        <w:rPr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וגמיעה</w:t>
      </w:r>
      <w:r w:rsidRPr="00225FF9">
        <w:rPr>
          <w:spacing w:val="2"/>
          <w:rtl/>
        </w:rPr>
        <w:t>.</w:t>
      </w:r>
    </w:p>
    <w:p w14:paraId="441404FE" w14:textId="77777777" w:rsidR="00F07A5B" w:rsidRPr="00F07A5B" w:rsidRDefault="00103A7E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ראב''י</w:t>
      </w:r>
      <w:r w:rsidR="00F07A5B" w:rsidRPr="00F07A5B">
        <w:rPr>
          <w:rtl/>
        </w:rPr>
        <w:t>:</w:t>
      </w:r>
    </w:p>
    <w:p w14:paraId="05D36B29" w14:textId="4B7434A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שיקשור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נימא</w:t>
      </w:r>
      <w:r w:rsidRPr="006F178A">
        <w:rPr>
          <w:rtl/>
        </w:rPr>
        <w:t>.</w:t>
      </w:r>
    </w:p>
    <w:p w14:paraId="3F2B9069" w14:textId="5CDCC02D" w:rsidR="00F07A5B" w:rsidRPr="00F07A5B" w:rsidRDefault="00B93B58" w:rsidP="00103A7E">
      <w:pPr>
        <w:pStyle w:val="36"/>
        <w:framePr w:wrap="notBeside"/>
        <w:rPr>
          <w:rtl/>
        </w:rPr>
      </w:pPr>
      <w:r w:rsidRPr="00F07A5B">
        <w:rPr>
          <w:rtl/>
        </w:rPr>
        <w:t xml:space="preserve">בעי </w:t>
      </w:r>
      <w:r w:rsidRPr="00F07A5B">
        <w:rPr>
          <w:rFonts w:hint="cs"/>
          <w:rtl/>
        </w:rPr>
        <w:t>ר</w:t>
      </w:r>
      <w:r w:rsidR="00103A7E" w:rsidRPr="00F07A5B">
        <w:rPr>
          <w:rFonts w:hint="cs"/>
          <w:rtl/>
        </w:rPr>
        <w:t>"א</w:t>
      </w:r>
      <w:r w:rsidR="00F07A5B" w:rsidRPr="00F07A5B">
        <w:rPr>
          <w:rtl/>
        </w:rPr>
        <w:t>:</w:t>
      </w:r>
    </w:p>
    <w:p w14:paraId="1AC2B98C" w14:textId="4F104B74" w:rsidR="00B93B58" w:rsidRPr="006F178A" w:rsidRDefault="00B93B58" w:rsidP="00103A7E">
      <w:pPr>
        <w:spacing w:after="60"/>
        <w:rPr>
          <w:rtl/>
        </w:rPr>
      </w:pPr>
      <w:r w:rsidRPr="006F178A">
        <w:rPr>
          <w:rFonts w:hint="cs"/>
          <w:rtl/>
        </w:rPr>
        <w:t>דמרחק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דמקרב</w:t>
      </w:r>
      <w:r w:rsidRPr="006F178A">
        <w:rPr>
          <w:rtl/>
        </w:rPr>
        <w:t xml:space="preserve">? </w:t>
      </w:r>
      <w:r w:rsidRPr="0059138D">
        <w:rPr>
          <w:rFonts w:cs="BA Vilna Bold" w:hint="cs"/>
          <w:rtl/>
        </w:rPr>
        <w:t>תיקו</w:t>
      </w:r>
      <w:r w:rsidRPr="006F178A">
        <w:rPr>
          <w:rtl/>
        </w:rPr>
        <w:t>.</w:t>
      </w:r>
    </w:p>
    <w:p w14:paraId="63B2B7AD" w14:textId="004A5348" w:rsidR="00F07A5B" w:rsidRPr="00F07A5B" w:rsidRDefault="00B93B58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</w:t>
      </w:r>
      <w:r w:rsidR="00103A7E" w:rsidRPr="00F07A5B">
        <w:rPr>
          <w:rFonts w:hint="cs"/>
          <w:rtl/>
        </w:rPr>
        <w:t>ב''פ</w:t>
      </w:r>
      <w:r w:rsidR="00F07A5B" w:rsidRPr="00F07A5B">
        <w:rPr>
          <w:rtl/>
        </w:rPr>
        <w:t>:</w:t>
      </w:r>
    </w:p>
    <w:p w14:paraId="3B54E56F" w14:textId="054FDBD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שתושיט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ליטול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קיסם</w:t>
      </w:r>
      <w:r w:rsidRPr="006F178A">
        <w:rPr>
          <w:rtl/>
        </w:rPr>
        <w:t>.</w:t>
      </w:r>
    </w:p>
    <w:p w14:paraId="7DDF4E25" w14:textId="754DF2FD" w:rsidR="00F07A5B" w:rsidRPr="00F07A5B" w:rsidRDefault="00B93B58" w:rsidP="00103A7E">
      <w:pPr>
        <w:pStyle w:val="36"/>
        <w:framePr w:wrap="notBeside"/>
        <w:rPr>
          <w:rtl/>
        </w:rPr>
      </w:pPr>
      <w:r w:rsidRPr="00F07A5B">
        <w:rPr>
          <w:rtl/>
        </w:rPr>
        <w:t xml:space="preserve">בעי </w:t>
      </w:r>
      <w:r w:rsidRPr="00F07A5B">
        <w:rPr>
          <w:rFonts w:hint="cs"/>
          <w:rtl/>
        </w:rPr>
        <w:t>ר</w:t>
      </w:r>
      <w:r w:rsidR="00103A7E" w:rsidRPr="00F07A5B">
        <w:rPr>
          <w:rFonts w:hint="cs"/>
          <w:rtl/>
        </w:rPr>
        <w:t>"א</w:t>
      </w:r>
      <w:r w:rsidR="00F07A5B" w:rsidRPr="00F07A5B">
        <w:rPr>
          <w:rFonts w:hint="cs"/>
          <w:rtl/>
        </w:rPr>
        <w:t>:</w:t>
      </w:r>
    </w:p>
    <w:p w14:paraId="42F2A84B" w14:textId="5A3D547E" w:rsidR="00B93B58" w:rsidRPr="006F178A" w:rsidRDefault="00B93B58" w:rsidP="00103A7E">
      <w:pPr>
        <w:spacing w:after="60"/>
        <w:rPr>
          <w:rtl/>
        </w:rPr>
      </w:pPr>
      <w:r w:rsidRPr="006F178A">
        <w:rPr>
          <w:rFonts w:hint="cs"/>
          <w:rtl/>
        </w:rPr>
        <w:t>דמהדק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מהדק</w:t>
      </w:r>
      <w:r w:rsidRPr="006F178A">
        <w:rPr>
          <w:rtl/>
        </w:rPr>
        <w:t xml:space="preserve">? </w:t>
      </w:r>
      <w:r w:rsidRPr="0059138D">
        <w:rPr>
          <w:rFonts w:cs="BA Vilna Bold" w:hint="cs"/>
          <w:rtl/>
        </w:rPr>
        <w:t>תיקו</w:t>
      </w:r>
      <w:r w:rsidRPr="006F178A">
        <w:rPr>
          <w:rtl/>
        </w:rPr>
        <w:t>.</w:t>
      </w:r>
    </w:p>
    <w:p w14:paraId="1493A6EF" w14:textId="77777777" w:rsidR="00F07A5B" w:rsidRPr="00F07A5B" w:rsidRDefault="00B93B58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פלימו</w:t>
      </w:r>
      <w:r w:rsidR="00F07A5B" w:rsidRPr="00F07A5B">
        <w:rPr>
          <w:rtl/>
        </w:rPr>
        <w:t>:</w:t>
      </w:r>
    </w:p>
    <w:p w14:paraId="14ABA1F6" w14:textId="7AC5E29D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כדי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שתושיט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ידה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לסל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ליטול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ככר</w:t>
      </w:r>
      <w:r w:rsidRPr="0059138D">
        <w:rPr>
          <w:rFonts w:cs="BA Vilna Bold"/>
          <w:rtl/>
        </w:rPr>
        <w:t>.</w:t>
      </w:r>
    </w:p>
    <w:p w14:paraId="36357E55" w14:textId="3DA23FDF" w:rsidR="00F07A5B" w:rsidRPr="00F07A5B" w:rsidRDefault="00B93B58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בעי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</w:t>
      </w:r>
      <w:r w:rsidR="00103A7E" w:rsidRPr="00F07A5B">
        <w:rPr>
          <w:rFonts w:hint="cs"/>
          <w:rtl/>
        </w:rPr>
        <w:t>"א</w:t>
      </w:r>
      <w:r w:rsidR="00F07A5B" w:rsidRPr="00F07A5B">
        <w:rPr>
          <w:rtl/>
        </w:rPr>
        <w:t>:</w:t>
      </w:r>
    </w:p>
    <w:p w14:paraId="1771103E" w14:textId="7F77E913" w:rsidR="00B93B58" w:rsidRPr="006F178A" w:rsidRDefault="00B93B58" w:rsidP="00103A7E">
      <w:pPr>
        <w:spacing w:after="60"/>
        <w:rPr>
          <w:rtl/>
        </w:rPr>
      </w:pPr>
      <w:r w:rsidRPr="006F178A">
        <w:rPr>
          <w:rFonts w:hint="cs"/>
          <w:rtl/>
        </w:rPr>
        <w:t>דמהדק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="00103A7E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בחדש או בישן</w:t>
      </w:r>
      <w:r w:rsidR="00103A7E">
        <w:rPr>
          <w:rFonts w:hint="cs"/>
          <w:rtl/>
        </w:rPr>
        <w:t>,</w:t>
      </w:r>
      <w:r w:rsidRPr="006F178A">
        <w:rPr>
          <w:rFonts w:hint="cs"/>
          <w:rtl/>
        </w:rPr>
        <w:t xml:space="preserve"> בחם או בקר</w:t>
      </w:r>
      <w:r w:rsidR="00103A7E">
        <w:rPr>
          <w:rFonts w:hint="cs"/>
          <w:rtl/>
        </w:rPr>
        <w:t>,</w:t>
      </w:r>
      <w:r w:rsidRPr="006F178A">
        <w:rPr>
          <w:rFonts w:hint="cs"/>
          <w:rtl/>
        </w:rPr>
        <w:t xml:space="preserve"> בחיטי או שערי</w:t>
      </w:r>
      <w:r w:rsidR="00103A7E">
        <w:rPr>
          <w:rFonts w:hint="cs"/>
          <w:rtl/>
        </w:rPr>
        <w:t>,</w:t>
      </w:r>
      <w:r w:rsidRPr="006F178A">
        <w:rPr>
          <w:rFonts w:hint="cs"/>
          <w:rtl/>
        </w:rPr>
        <w:t xml:space="preserve"> ברך או קשה </w:t>
      </w:r>
      <w:r w:rsidRPr="006F178A">
        <w:rPr>
          <w:rtl/>
        </w:rPr>
        <w:t>–</w:t>
      </w:r>
      <w:r w:rsidRPr="006F178A">
        <w:rPr>
          <w:rFonts w:hint="cs"/>
          <w:rtl/>
        </w:rPr>
        <w:t xml:space="preserve"> </w:t>
      </w:r>
      <w:r w:rsidRPr="0059138D">
        <w:rPr>
          <w:rFonts w:cs="BA Vilna Bold" w:hint="cs"/>
          <w:rtl/>
        </w:rPr>
        <w:t>תיקו</w:t>
      </w:r>
      <w:r w:rsidRPr="006F178A">
        <w:rPr>
          <w:rFonts w:hint="cs"/>
          <w:rtl/>
        </w:rPr>
        <w:t xml:space="preserve"> </w:t>
      </w:r>
    </w:p>
    <w:p w14:paraId="6788E50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ד:</w:t>
      </w:r>
    </w:p>
    <w:p w14:paraId="4BEC7C7C" w14:textId="77777777" w:rsidR="00F07A5B" w:rsidRPr="00F07A5B" w:rsidRDefault="00103A7E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>
        <w:rPr>
          <w:rFonts w:hint="cs"/>
          <w:rtl/>
        </w:rPr>
        <w:t xml:space="preserve">ו</w:t>
      </w:r>
      <w:del w:id="41207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09C61FF9" w14:textId="3D3C433E" w:rsidR="00B93B58" w:rsidRPr="006F178A" w:rsidRDefault="00103A7E" w:rsidP="00B93B58">
      <w:pPr>
        <w:rPr>
          <w:rtl/>
        </w:rPr>
      </w:pPr>
      <w:r>
        <w:rPr>
          <w:rFonts w:hint="cs"/>
          <w:rtl/>
        </w:rPr>
        <w:t>כ</w:t>
      </w:r>
      <w:r w:rsidR="00B93B58" w:rsidRPr="006F178A">
        <w:rPr>
          <w:rFonts w:hint="cs"/>
          <w:rtl/>
        </w:rPr>
        <w:t>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בעצמו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שיער</w:t>
      </w:r>
      <w:r w:rsidR="00B93B58" w:rsidRPr="006F178A">
        <w:rPr>
          <w:rtl/>
        </w:rPr>
        <w:t>.</w:t>
      </w:r>
    </w:p>
    <w:p w14:paraId="5B184641" w14:textId="77777777" w:rsidR="00F07A5B" w:rsidRPr="00F07A5B" w:rsidRDefault="00103A7E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</w:t>
      </w:r>
      <w:r w:rsidR="00F07A5B" w:rsidRPr="00F07A5B">
        <w:rPr>
          <w:rtl/>
        </w:rPr>
        <w:t>:</w:t>
      </w:r>
    </w:p>
    <w:p w14:paraId="10C54750" w14:textId="4A708E84" w:rsidR="00B93B58" w:rsidRPr="00225FF9" w:rsidRDefault="00B93B58" w:rsidP="00103A7E">
      <w:pPr>
        <w:spacing w:after="60"/>
        <w:rPr>
          <w:spacing w:val="2"/>
          <w:rtl/>
        </w:rPr>
      </w:pPr>
      <w:r w:rsidRPr="00225FF9">
        <w:rPr>
          <w:rFonts w:hint="cs"/>
          <w:spacing w:val="2"/>
          <w:rtl/>
        </w:rPr>
        <w:t>דבן עזאי לא נ</w:t>
      </w:r>
      <w:r w:rsidR="00103A7E" w:rsidRPr="00225FF9">
        <w:rPr>
          <w:rFonts w:hint="cs"/>
          <w:spacing w:val="2"/>
          <w:rtl/>
        </w:rPr>
        <w:t>ישא</w:t>
      </w:r>
      <w:r w:rsidRPr="00225FF9">
        <w:rPr>
          <w:rFonts w:hint="cs"/>
          <w:spacing w:val="2"/>
          <w:rtl/>
        </w:rPr>
        <w:t xml:space="preserve">-  </w:t>
      </w:r>
      <w:r w:rsidRPr="00225FF9">
        <w:rPr>
          <w:rStyle w:val="affffc"/>
          <w:rFonts w:hint="cs"/>
          <w:spacing w:val="2"/>
          <w:rtl/>
        </w:rPr>
        <w:t>א</w:t>
      </w:r>
      <w:r w:rsidR="00103A7E" w:rsidRPr="00225FF9">
        <w:rPr>
          <w:rStyle w:val="affffc"/>
          <w:rFonts w:hint="cs"/>
          <w:spacing w:val="2"/>
          <w:rtl/>
        </w:rPr>
        <w:t>.</w:t>
      </w:r>
      <w:r w:rsidRPr="00225FF9">
        <w:rPr>
          <w:rStyle w:val="affffc"/>
          <w:rFonts w:hint="cs"/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>נ</w:t>
      </w:r>
      <w:r w:rsidR="00103A7E" w:rsidRPr="00225FF9">
        <w:rPr>
          <w:rFonts w:hint="cs"/>
          <w:spacing w:val="2"/>
          <w:rtl/>
        </w:rPr>
        <w:t>שא</w:t>
      </w:r>
      <w:r w:rsidRPr="00225FF9">
        <w:rPr>
          <w:rFonts w:hint="cs"/>
          <w:spacing w:val="2"/>
          <w:rtl/>
        </w:rPr>
        <w:t xml:space="preserve"> ופירש, </w:t>
      </w:r>
      <w:r w:rsidR="00103A7E" w:rsidRPr="00225FF9">
        <w:rPr>
          <w:rStyle w:val="affffc"/>
          <w:rFonts w:hint="cs"/>
          <w:spacing w:val="2"/>
          <w:rtl/>
        </w:rPr>
        <w:t>ב.</w:t>
      </w:r>
      <w:r w:rsidRPr="00225FF9">
        <w:rPr>
          <w:rStyle w:val="affffc"/>
          <w:rFonts w:hint="cs"/>
          <w:spacing w:val="2"/>
          <w:rtl/>
        </w:rPr>
        <w:t xml:space="preserve"> </w:t>
      </w:r>
      <w:r w:rsidRPr="00225FF9">
        <w:rPr>
          <w:rFonts w:hint="cs"/>
          <w:spacing w:val="2"/>
          <w:rtl/>
        </w:rPr>
        <w:t xml:space="preserve">שמע מרבו, </w:t>
      </w:r>
      <w:r w:rsidR="00103A7E" w:rsidRPr="00225FF9">
        <w:rPr>
          <w:rStyle w:val="affffc"/>
          <w:rFonts w:hint="cs"/>
          <w:spacing w:val="2"/>
          <w:rtl/>
        </w:rPr>
        <w:t>ג.</w:t>
      </w:r>
      <w:r w:rsidRPr="00225FF9">
        <w:rPr>
          <w:rStyle w:val="affffc"/>
          <w:rFonts w:hint="cs"/>
          <w:spacing w:val="2"/>
          <w:rtl/>
        </w:rPr>
        <w:t xml:space="preserve"> </w:t>
      </w:r>
      <w:r w:rsidRPr="00225FF9">
        <w:rPr>
          <w:rStyle w:val="affff8"/>
          <w:rFonts w:hint="cs"/>
          <w:spacing w:val="2"/>
          <w:rtl/>
        </w:rPr>
        <w:t>סוד ה</w:t>
      </w:r>
      <w:r w:rsidRPr="00225FF9">
        <w:rPr>
          <w:rStyle w:val="affff8"/>
          <w:spacing w:val="2"/>
          <w:rtl/>
        </w:rPr>
        <w:t>'</w:t>
      </w:r>
      <w:r w:rsidRPr="00225FF9">
        <w:rPr>
          <w:rStyle w:val="affff8"/>
          <w:rFonts w:hint="cs"/>
          <w:spacing w:val="2"/>
          <w:rtl/>
        </w:rPr>
        <w:t xml:space="preserve"> ליראיו </w:t>
      </w:r>
    </w:p>
    <w:p w14:paraId="458CD9EF" w14:textId="317F06D8" w:rsidR="005D0D7A" w:rsidRDefault="005D0D7A" w:rsidP="005D0D7A">
      <w:pPr>
        <w:spacing w:after="60"/>
        <w:jc w:val="center"/>
        <w:rPr>
          <w:del w:id="90014" w:author="מנוע עיצוב" w:date="2026-10-08T11:01:28Z"/>
          <w:rFonts w:ascii="BA • Vilna Light" w:hAnsi="BA • Vilna Light" w:cs="BA • Vilna Light"/>
          <w:rtl/>
        </w:rPr>
      </w:pPr>
      <w:del w:id="90013" w:author="מנוע עיצוב" w:date="2026-10-08T11:01:28Z">
        <w:r w:rsidRPr="005D0D7A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1365140" w14:textId="66753A54" w:rsidR="00225FF9" w:rsidRPr="005D0D7A" w:rsidRDefault="00225FF9" w:rsidP="006C7D1C">
      <w:pPr>
        <w:pStyle w:val="affffd"/>
        <w:rPr>
          <w:rtl/>
        </w:rPr>
      </w:pPr>
      <w:r>
        <w:rPr>
          <w:rFonts w:hint="cs"/>
          <w:rtl/>
        </w:rPr>
        <w:t>י' דרשות</w:t>
      </w:r>
    </w:p>
    <w:p w14:paraId="77940F28" w14:textId="05B5D67C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עוירא</w:t>
      </w:r>
      <w:r w:rsidR="00F07A5B" w:rsidRPr="00F07A5B">
        <w:rPr>
          <w:rtl/>
        </w:rPr>
        <w:t>:</w:t>
      </w:r>
    </w:p>
    <w:p w14:paraId="7B4D6FD9" w14:textId="4D4BFF7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האוכל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לחם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בלא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נטילת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ידים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כאילו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אשה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זונה</w:t>
      </w:r>
      <w:r w:rsidRPr="006F178A">
        <w:rPr>
          <w:rtl/>
        </w:rPr>
        <w:t xml:space="preserve">, </w:t>
      </w:r>
      <w:r w:rsidR="005D0D7A">
        <w:rPr>
          <w:rtl/>
        </w:rPr>
        <w:br/>
      </w:r>
      <w:r w:rsidR="005D0D7A">
        <w:rPr>
          <w:rFonts w:hint="cs"/>
          <w:rtl/>
        </w:rPr>
        <w:t xml:space="preserve">- </w:t>
      </w:r>
      <w:r w:rsidR="00103A7E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בעד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זונה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ככר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לחם'</w:t>
      </w:r>
      <w:r w:rsidRPr="003625F4">
        <w:rPr>
          <w:rStyle w:val="affff8"/>
          <w:rtl/>
        </w:rPr>
        <w:t>.</w:t>
      </w:r>
    </w:p>
    <w:p w14:paraId="23AEE6B9" w14:textId="7FABEBF1" w:rsidR="00F07A5B" w:rsidRPr="00F07A5B" w:rsidRDefault="005D0D7A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הקשה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64C8C2FA" w14:textId="061661B4" w:rsidR="00B93B58" w:rsidRPr="006F178A" w:rsidRDefault="00523769" w:rsidP="00B93B58">
      <w:pPr>
        <w:rPr>
          <w:rtl/>
        </w:rPr>
      </w:pPr>
      <w:r>
        <w:rPr>
          <w:rStyle w:val="affff8"/>
          <w:rFonts w:hint="cs"/>
          <w:rtl/>
        </w:rPr>
        <w:t xml:space="preserve">א''כ </w:t>
      </w:r>
      <w:r>
        <w:rPr>
          <w:rFonts w:hint="cs"/>
          <w:rtl/>
        </w:rPr>
        <w:t>'</w:t>
      </w:r>
      <w:r w:rsidR="00B93B58" w:rsidRPr="006F178A">
        <w:rPr>
          <w:rFonts w:hint="cs"/>
          <w:rtl/>
        </w:rPr>
        <w:t>בעד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ככר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זונה</w:t>
      </w:r>
      <w:r>
        <w:rPr>
          <w:rFonts w:hint="cs"/>
          <w:rtl/>
        </w:rPr>
        <w:t>'-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מיבעי</w:t>
      </w:r>
      <w:r w:rsidR="00103A7E">
        <w:rPr>
          <w:rFonts w:hint="cs"/>
          <w:rtl/>
        </w:rPr>
        <w:t>!</w:t>
      </w:r>
    </w:p>
    <w:p w14:paraId="37E7B2C5" w14:textId="45D2698C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אלא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04ECE770" w14:textId="07D600C1" w:rsidR="00B93B58" w:rsidRPr="006F178A" w:rsidRDefault="00B93B58" w:rsidP="005D0D7A">
      <w:pPr>
        <w:spacing w:after="60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הבא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אשה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זונה</w:t>
      </w:r>
      <w:r w:rsidRPr="0059138D">
        <w:rPr>
          <w:rFonts w:cs="BA Vilna Bold"/>
          <w:rtl/>
        </w:rPr>
        <w:t xml:space="preserve"> - </w:t>
      </w:r>
      <w:r w:rsidRPr="0059138D">
        <w:rPr>
          <w:rFonts w:cs="BA Vilna Bold" w:hint="cs"/>
          <w:rtl/>
        </w:rPr>
        <w:t>לסוף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מבקש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ככר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לחם</w:t>
      </w:r>
      <w:r w:rsidRPr="006F178A">
        <w:rPr>
          <w:rtl/>
        </w:rPr>
        <w:t>.</w:t>
      </w:r>
    </w:p>
    <w:p w14:paraId="06963972" w14:textId="7CCE4338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103A7E" w:rsidRPr="00F07A5B">
        <w:rPr>
          <w:rFonts w:hint="cs"/>
          <w:rtl/>
        </w:rPr>
        <w:t>מ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F775569" w14:textId="4EC2146B" w:rsidR="00B93B58" w:rsidRPr="00103A7E" w:rsidRDefault="00B93B58" w:rsidP="005D0D7A">
      <w:pPr>
        <w:spacing w:after="60"/>
        <w:rPr>
          <w:rtl/>
        </w:rPr>
      </w:pPr>
      <w:r w:rsidRPr="00103A7E">
        <w:rPr>
          <w:rFonts w:hint="cs"/>
          <w:rtl/>
        </w:rPr>
        <w:t>כל</w:t>
      </w:r>
      <w:r w:rsidRPr="00103A7E">
        <w:rPr>
          <w:rtl/>
        </w:rPr>
        <w:t xml:space="preserve"> </w:t>
      </w:r>
      <w:r w:rsidRPr="0059138D">
        <w:rPr>
          <w:rFonts w:cs="BA Vilna Bold" w:hint="cs"/>
          <w:rtl/>
        </w:rPr>
        <w:t>המזלזל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בנטילת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ידים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נעקר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העולם</w:t>
      </w:r>
      <w:r w:rsidRPr="00103A7E">
        <w:rPr>
          <w:rtl/>
        </w:rPr>
        <w:t>.</w:t>
      </w:r>
    </w:p>
    <w:p w14:paraId="7CDAB86F" w14:textId="621FF07B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Fonts w:hint="eastAsia"/>
          <w:rtl/>
        </w:rPr>
        <w:t>מרב</w:t>
      </w:r>
      <w:r w:rsidR="00F07A5B" w:rsidRPr="00F07A5B">
        <w:rPr>
          <w:rtl/>
        </w:rPr>
        <w:t>:</w:t>
      </w:r>
    </w:p>
    <w:p w14:paraId="4779F4F1" w14:textId="4C268575" w:rsidR="005D0D7A" w:rsidRDefault="00B93B58" w:rsidP="005D0D7A">
      <w:pPr>
        <w:rPr>
          <w:rtl/>
        </w:rPr>
      </w:pPr>
      <w:r w:rsidRPr="0059138D">
        <w:rPr>
          <w:rFonts w:cs="BA Vilna Bold" w:hint="eastAsia"/>
          <w:rtl/>
        </w:rPr>
        <w:t>מים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ראשונים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צריך</w:t>
      </w:r>
      <w:r w:rsidRPr="00103A7E">
        <w:rPr>
          <w:rtl/>
        </w:rPr>
        <w:t xml:space="preserve"> </w:t>
      </w:r>
      <w:r w:rsidRPr="0059138D">
        <w:rPr>
          <w:rFonts w:cs="BA Vilna Bold" w:hint="eastAsia"/>
          <w:rtl/>
        </w:rPr>
        <w:t>שיגביה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ידיו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למעלה</w:t>
      </w:r>
      <w:r w:rsidRPr="00103A7E">
        <w:rPr>
          <w:rtl/>
        </w:rPr>
        <w:t xml:space="preserve">, </w:t>
      </w:r>
    </w:p>
    <w:p w14:paraId="7AB1BB3B" w14:textId="10813279" w:rsidR="005D0D7A" w:rsidRDefault="005D0D7A" w:rsidP="005D0D7A">
      <w:pPr>
        <w:ind w:left="226" w:firstLine="113"/>
        <w:rPr>
          <w:rtl/>
        </w:rPr>
      </w:pPr>
      <w:r w:rsidRPr="005D0D7A">
        <w:rPr>
          <w:rStyle w:val="affffc"/>
          <w:rFonts w:hint="cs"/>
          <w:rtl/>
        </w:rPr>
        <w:t>ותנ''ה</w:t>
      </w:r>
      <w:r>
        <w:rPr>
          <w:rFonts w:hint="cs"/>
          <w:rtl/>
        </w:rPr>
        <w:t xml:space="preserve"> שמא יצאו המים חוץ לפרק ויחזרו ויטמאו אם הידים</w:t>
      </w:r>
    </w:p>
    <w:p w14:paraId="1EE557E5" w14:textId="77777777" w:rsidR="005D0D7A" w:rsidRDefault="00B93B58" w:rsidP="005D0D7A">
      <w:pPr>
        <w:spacing w:after="60"/>
        <w:rPr>
          <w:rStyle w:val="affffc"/>
          <w:rtl/>
        </w:rPr>
      </w:pPr>
      <w:r w:rsidRPr="0059138D">
        <w:rPr>
          <w:rFonts w:cs="BA Vilna Bold" w:hint="eastAsia"/>
          <w:rtl/>
        </w:rPr>
        <w:t>מים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אחרונים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צריך</w:t>
      </w:r>
      <w:r w:rsidRPr="00103A7E">
        <w:rPr>
          <w:rtl/>
        </w:rPr>
        <w:t xml:space="preserve"> </w:t>
      </w:r>
      <w:r w:rsidRPr="0059138D">
        <w:rPr>
          <w:rFonts w:cs="BA Vilna Bold" w:hint="eastAsia"/>
          <w:rtl/>
        </w:rPr>
        <w:t>שישפיל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ידיו</w:t>
      </w:r>
      <w:r w:rsidRPr="00103A7E">
        <w:rPr>
          <w:rtl/>
        </w:rPr>
        <w:t xml:space="preserve"> </w:t>
      </w:r>
      <w:r w:rsidRPr="00103A7E">
        <w:rPr>
          <w:rFonts w:hint="eastAsia"/>
          <w:rtl/>
        </w:rPr>
        <w:t>למטה</w:t>
      </w:r>
      <w:r w:rsidRPr="00103A7E">
        <w:rPr>
          <w:rtl/>
        </w:rPr>
        <w:t>.</w:t>
      </w:r>
      <w:r w:rsidR="00103A7E">
        <w:rPr>
          <w:rFonts w:hint="cs"/>
          <w:rtl/>
        </w:rPr>
        <w:t xml:space="preserve"> </w:t>
      </w:r>
    </w:p>
    <w:p w14:paraId="254F75AF" w14:textId="4ECCA0AA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ה. </w:t>
      </w:r>
      <w:r w:rsidR="00B93B58" w:rsidRPr="00F07A5B">
        <w:rPr>
          <w:rFonts w:hint="cs"/>
          <w:rtl/>
        </w:rPr>
        <w:t>רבי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אבהו</w:t>
      </w:r>
      <w:r w:rsidR="00F07A5B" w:rsidRPr="00F07A5B">
        <w:rPr>
          <w:rFonts w:hint="cs"/>
          <w:rtl/>
        </w:rPr>
        <w:t>:</w:t>
      </w:r>
    </w:p>
    <w:p w14:paraId="5E01D202" w14:textId="6DE27FD8" w:rsidR="005D0D7A" w:rsidRDefault="00B93B58" w:rsidP="005D0D7A">
      <w:pPr>
        <w:rPr>
          <w:rStyle w:val="affff8"/>
          <w:rtl/>
        </w:rPr>
      </w:pPr>
      <w:r w:rsidRPr="006F178A">
        <w:rPr>
          <w:rFonts w:hint="cs"/>
          <w:rtl/>
        </w:rPr>
        <w:t>האוכל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פת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בלא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ניגוב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ידים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כאילו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אוכל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לחם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טמא</w:t>
      </w:r>
      <w:r w:rsidRPr="006F178A">
        <w:rPr>
          <w:rtl/>
        </w:rPr>
        <w:t>,</w:t>
      </w:r>
      <w:r w:rsidRPr="00523769">
        <w:rPr>
          <w:rStyle w:val="affff8"/>
          <w:rtl/>
        </w:rPr>
        <w:t xml:space="preserve"> </w:t>
      </w:r>
    </w:p>
    <w:p w14:paraId="5E12CF5D" w14:textId="3387061A" w:rsidR="00B93B58" w:rsidRPr="006F178A" w:rsidRDefault="00103A7E" w:rsidP="00103A7E">
      <w:pPr>
        <w:spacing w:after="60"/>
        <w:rPr>
          <w:rtl/>
        </w:rPr>
      </w:pPr>
      <w:r w:rsidRPr="00523769">
        <w:rPr>
          <w:rStyle w:val="affff8"/>
          <w:rFonts w:hint="cs"/>
          <w:rtl/>
        </w:rPr>
        <w:t>ד'</w:t>
      </w:r>
      <w:r w:rsidR="00B93B58" w:rsidRPr="00523769">
        <w:rPr>
          <w:rStyle w:val="affff8"/>
          <w:rFonts w:hint="cs"/>
          <w:rtl/>
        </w:rPr>
        <w:t>ככה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יאכלו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בני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ישראל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את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לחמם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טמא</w:t>
      </w:r>
      <w:r w:rsidR="00B93B58" w:rsidRPr="00523769">
        <w:rPr>
          <w:rStyle w:val="affff8"/>
          <w:rtl/>
        </w:rPr>
        <w:t xml:space="preserve"> </w:t>
      </w:r>
      <w:r w:rsidR="00B93B58" w:rsidRPr="00523769">
        <w:rPr>
          <w:rStyle w:val="affff8"/>
          <w:rFonts w:hint="cs"/>
          <w:rtl/>
        </w:rPr>
        <w:t>וגו</w:t>
      </w:r>
      <w:r w:rsidRPr="00523769">
        <w:rPr>
          <w:rStyle w:val="affff8"/>
          <w:rFonts w:hint="cs"/>
          <w:rtl/>
        </w:rPr>
        <w:t>'</w:t>
      </w:r>
      <w:r w:rsidR="00B93B58" w:rsidRPr="00523769">
        <w:rPr>
          <w:rStyle w:val="affff8"/>
          <w:rtl/>
        </w:rPr>
        <w:t>.</w:t>
      </w:r>
    </w:p>
    <w:p w14:paraId="03520A4A" w14:textId="77777777" w:rsidR="00F07A5B" w:rsidRPr="00F07A5B" w:rsidRDefault="00523769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ט. </w:t>
      </w:r>
      <w:r w:rsidR="00103A7E" w:rsidRPr="00F07A5B">
        <w:rPr>
          <w:rFonts w:hint="cs"/>
          <w:rtl/>
        </w:rPr>
        <w:t>מר''יו</w:t>
      </w:r>
      <w:r w:rsidR="00F07A5B" w:rsidRPr="00F07A5B">
        <w:rPr>
          <w:rtl/>
        </w:rPr>
        <w:t>:</w:t>
      </w:r>
    </w:p>
    <w:p w14:paraId="12AA0B8A" w14:textId="746289EC" w:rsidR="00B93B58" w:rsidRPr="00225FF9" w:rsidRDefault="00B93B58" w:rsidP="00225FF9">
      <w:pPr>
        <w:rPr>
          <w:spacing w:val="-4"/>
          <w:rtl/>
        </w:rPr>
      </w:pPr>
      <w:r w:rsidRPr="00225FF9">
        <w:rPr>
          <w:rStyle w:val="affff8"/>
          <w:spacing w:val="-4"/>
          <w:rtl/>
        </w:rPr>
        <w:t xml:space="preserve">ואשת </w:t>
      </w:r>
      <w:r w:rsidRPr="00225FF9">
        <w:rPr>
          <w:rStyle w:val="affff8"/>
          <w:rFonts w:hint="eastAsia"/>
          <w:spacing w:val="-4"/>
          <w:rtl/>
        </w:rPr>
        <w:t>איש</w:t>
      </w:r>
      <w:r w:rsidRPr="00225FF9">
        <w:rPr>
          <w:rStyle w:val="affff8"/>
          <w:spacing w:val="-4"/>
          <w:rtl/>
        </w:rPr>
        <w:t xml:space="preserve"> </w:t>
      </w:r>
      <w:r w:rsidRPr="00225FF9">
        <w:rPr>
          <w:rStyle w:val="affff8"/>
          <w:rFonts w:hint="eastAsia"/>
          <w:spacing w:val="-4"/>
          <w:rtl/>
        </w:rPr>
        <w:t>נפש</w:t>
      </w:r>
      <w:r w:rsidRPr="00225FF9">
        <w:rPr>
          <w:rStyle w:val="affff8"/>
          <w:spacing w:val="-4"/>
          <w:rtl/>
        </w:rPr>
        <w:t xml:space="preserve"> </w:t>
      </w:r>
      <w:r w:rsidRPr="00225FF9">
        <w:rPr>
          <w:rStyle w:val="affff8"/>
          <w:rFonts w:hint="eastAsia"/>
          <w:spacing w:val="-4"/>
          <w:rtl/>
        </w:rPr>
        <w:t>יקרה</w:t>
      </w:r>
      <w:r w:rsidRPr="00225FF9">
        <w:rPr>
          <w:rStyle w:val="affff8"/>
          <w:spacing w:val="-4"/>
          <w:rtl/>
        </w:rPr>
        <w:t xml:space="preserve"> </w:t>
      </w:r>
      <w:r w:rsidRPr="00225FF9">
        <w:rPr>
          <w:rStyle w:val="affff8"/>
          <w:rFonts w:hint="eastAsia"/>
          <w:spacing w:val="-4"/>
          <w:rtl/>
        </w:rPr>
        <w:t>תצוד</w:t>
      </w:r>
      <w:r w:rsidR="005D0D7A" w:rsidRPr="00225FF9">
        <w:rPr>
          <w:rFonts w:hint="cs"/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כל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שיש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בו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גסות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הרוח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סוף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נכשל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באשת</w:t>
      </w:r>
      <w:r w:rsidRPr="00225FF9">
        <w:rPr>
          <w:spacing w:val="-4"/>
          <w:rtl/>
        </w:rPr>
        <w:t xml:space="preserve"> </w:t>
      </w:r>
      <w:r w:rsidR="00225FF9" w:rsidRPr="00225FF9">
        <w:rPr>
          <w:rFonts w:hint="cs"/>
          <w:spacing w:val="-4"/>
          <w:rtl/>
        </w:rPr>
        <w:t>איש</w:t>
      </w:r>
    </w:p>
    <w:p w14:paraId="1DB4D507" w14:textId="77BB96CE" w:rsidR="00F07A5B" w:rsidRPr="00F07A5B" w:rsidRDefault="005D0D7A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הקשה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20895E10" w14:textId="7D616D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כ נפש </w:t>
      </w:r>
      <w:r w:rsidRPr="0059138D">
        <w:rPr>
          <w:rFonts w:cs="BA Vilna Bold" w:hint="cs"/>
          <w:rtl/>
        </w:rPr>
        <w:t>גבוהה</w:t>
      </w:r>
      <w:r w:rsidRPr="006F178A">
        <w:rPr>
          <w:rFonts w:hint="cs"/>
          <w:rtl/>
        </w:rPr>
        <w:t xml:space="preserve"> מיבעי, </w:t>
      </w:r>
      <w:r w:rsidRPr="005D0D7A">
        <w:rPr>
          <w:rStyle w:val="affffc"/>
          <w:rFonts w:hint="cs"/>
          <w:rtl/>
        </w:rPr>
        <w:t>ועוד</w:t>
      </w:r>
      <w:r w:rsidR="005D0D7A">
        <w:rPr>
          <w:rStyle w:val="affffc"/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 w:rsidRPr="0059138D">
        <w:rPr>
          <w:rFonts w:cs="BA Vilna Bold" w:hint="cs"/>
          <w:rtl/>
        </w:rPr>
        <w:t>היא</w:t>
      </w:r>
      <w:r w:rsidRPr="006F178A">
        <w:rPr>
          <w:rFonts w:hint="cs"/>
          <w:rtl/>
        </w:rPr>
        <w:t xml:space="preserve"> תצוד מיבעי</w:t>
      </w:r>
      <w:r w:rsidR="00225FF9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3DCA94CF" w14:textId="659DEBB5" w:rsidR="00F07A5B" w:rsidRPr="00F07A5B" w:rsidRDefault="005D0D7A" w:rsidP="0052376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י. </w:t>
      </w:r>
      <w:r w:rsidR="00B93B58" w:rsidRPr="00F07A5B">
        <w:rPr>
          <w:rFonts w:hint="cs"/>
          <w:rtl/>
        </w:rPr>
        <w:t>אלא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0EA56BD" w14:textId="3D5D4270" w:rsidR="00B93B58" w:rsidRPr="006F178A" w:rsidRDefault="00B93B58" w:rsidP="005D0D7A">
      <w:pPr>
        <w:spacing w:after="60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ד'יקרה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היא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מפנינים'</w:t>
      </w:r>
      <w:r w:rsidRPr="003215F9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מכהן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שנכנס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ולפנים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תצודנו'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לדינה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גיהנם</w:t>
      </w:r>
      <w:r w:rsidRPr="006F178A">
        <w:rPr>
          <w:rtl/>
        </w:rPr>
        <w:t>.</w:t>
      </w:r>
    </w:p>
    <w:p w14:paraId="71A99B39" w14:textId="77777777" w:rsidR="00E4644A" w:rsidRPr="00255160" w:rsidRDefault="00E4644A" w:rsidP="00E4644A">
      <w:pPr>
        <w:jc w:val="center"/>
        <w:rPr>
          <w:del w:id="90016" w:author="מנוע עיצוב" w:date="2026-10-08T11:01:28Z"/>
          <w:rFonts w:ascii="BA • Vilna Light" w:hAnsi="BA • Vilna Light" w:cs="BA • Vilna Light"/>
          <w:rtl/>
        </w:rPr>
      </w:pPr>
      <w:del w:id="90015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490E8313" w14:textId="3FC40FAC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גסות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הרוח</w:t>
      </w:r>
      <w:r w:rsidRPr="006F178A">
        <w:rPr>
          <w:rtl/>
        </w:rPr>
        <w:t xml:space="preserve"> </w:t>
      </w:r>
      <w:r w:rsidR="00225FF9">
        <w:rPr>
          <w:rFonts w:hint="cs"/>
          <w:rtl/>
        </w:rPr>
        <w:t>[כ' דרשות]</w:t>
      </w:r>
    </w:p>
    <w:p w14:paraId="7CDD8321" w14:textId="77777777" w:rsidR="00F07A5B" w:rsidRPr="00F07A5B" w:rsidRDefault="005D0D7A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eastAsia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ו</w:t>
      </w:r>
      <w:r w:rsidR="00B93B58" w:rsidRPr="00F07A5B">
        <w:rPr>
          <w:rtl/>
        </w:rPr>
        <w:t xml:space="preserve"> </w:t>
      </w:r>
      <w:r w:rsidR="00B93B58" w:rsidRPr="00F07A5B">
        <w:rPr>
          <w:rFonts w:hint="eastAsia"/>
          <w:rtl/>
        </w:rPr>
        <w:t>מרשב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י</w:t>
      </w:r>
      <w:r w:rsidR="00F07A5B" w:rsidRPr="00F07A5B">
        <w:rPr>
          <w:rtl/>
        </w:rPr>
        <w:t>:</w:t>
      </w:r>
    </w:p>
    <w:p w14:paraId="37ADBB22" w14:textId="1FBBA60A" w:rsidR="005D0D7A" w:rsidRDefault="00B93B58" w:rsidP="00B93B58">
      <w:pPr>
        <w:rPr>
          <w:rStyle w:val="affffc"/>
          <w:rtl/>
        </w:rPr>
      </w:pPr>
      <w:r w:rsidRPr="00103A7E">
        <w:rPr>
          <w:rFonts w:hint="eastAsia"/>
          <w:rtl/>
        </w:rPr>
        <w:t>כאילו</w:t>
      </w:r>
      <w:r w:rsidRPr="00103A7E">
        <w:rPr>
          <w:rtl/>
        </w:rPr>
        <w:t xml:space="preserve"> </w:t>
      </w:r>
      <w:r w:rsidRPr="0059138D">
        <w:rPr>
          <w:rFonts w:cs="BA Vilna Bold" w:hint="eastAsia"/>
          <w:rtl/>
        </w:rPr>
        <w:t>עובד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עכו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eastAsia"/>
          <w:rtl/>
        </w:rPr>
        <w:t>ם</w:t>
      </w:r>
      <w:r w:rsidRPr="00103A7E">
        <w:rPr>
          <w:rtl/>
        </w:rPr>
        <w:t xml:space="preserve"> </w:t>
      </w:r>
      <w:r w:rsidR="005D0D7A">
        <w:rPr>
          <w:rtl/>
        </w:rPr>
        <w:tab/>
      </w:r>
      <w:r w:rsidRPr="005D0D7A">
        <w:rPr>
          <w:rStyle w:val="affffc"/>
          <w:rFonts w:hint="eastAsia"/>
          <w:rtl/>
        </w:rPr>
        <w:t>הכא</w:t>
      </w:r>
      <w:r w:rsidRPr="005D0D7A">
        <w:rPr>
          <w:rStyle w:val="affffc"/>
          <w:rtl/>
        </w:rPr>
        <w:t>:</w:t>
      </w:r>
      <w:r w:rsidRPr="00225FF9">
        <w:rPr>
          <w:rtl/>
        </w:rPr>
        <w:t xml:space="preserve"> </w:t>
      </w:r>
      <w:r w:rsidRPr="00103A7E">
        <w:rPr>
          <w:rStyle w:val="affff8"/>
          <w:rtl/>
        </w:rPr>
        <w:t xml:space="preserve">'תועבת ה' </w:t>
      </w:r>
      <w:r w:rsidRPr="00103A7E">
        <w:rPr>
          <w:rStyle w:val="affff8"/>
          <w:rFonts w:hint="eastAsia"/>
          <w:rtl/>
        </w:rPr>
        <w:t>כל</w:t>
      </w:r>
      <w:r w:rsidRPr="00103A7E">
        <w:rPr>
          <w:rStyle w:val="affff8"/>
          <w:rtl/>
        </w:rPr>
        <w:t xml:space="preserve"> </w:t>
      </w:r>
      <w:r w:rsidRPr="00103A7E">
        <w:rPr>
          <w:rStyle w:val="affff8"/>
          <w:rFonts w:hint="eastAsia"/>
          <w:rtl/>
        </w:rPr>
        <w:t>גבה</w:t>
      </w:r>
      <w:r w:rsidRPr="00103A7E">
        <w:rPr>
          <w:rStyle w:val="affff8"/>
          <w:rtl/>
        </w:rPr>
        <w:t xml:space="preserve"> </w:t>
      </w:r>
      <w:r w:rsidRPr="00103A7E">
        <w:rPr>
          <w:rStyle w:val="affff8"/>
          <w:rFonts w:hint="eastAsia"/>
          <w:rtl/>
        </w:rPr>
        <w:t>לב</w:t>
      </w:r>
      <w:r w:rsidRPr="00103A7E">
        <w:rPr>
          <w:rStyle w:val="affff8"/>
          <w:rtl/>
        </w:rPr>
        <w:t>',</w:t>
      </w:r>
      <w:r w:rsidRPr="00103A7E">
        <w:rPr>
          <w:rtl/>
        </w:rPr>
        <w:t xml:space="preserve"> </w:t>
      </w:r>
    </w:p>
    <w:p w14:paraId="4CC757C1" w14:textId="5A4C2ED6" w:rsidR="00B93B58" w:rsidRPr="00103A7E" w:rsidRDefault="00B93B58" w:rsidP="005D0D7A">
      <w:pPr>
        <w:ind w:left="904" w:firstLine="113"/>
        <w:rPr>
          <w:rtl/>
        </w:rPr>
      </w:pPr>
      <w:r w:rsidRPr="00103A7E">
        <w:rPr>
          <w:rStyle w:val="affffc"/>
          <w:rFonts w:hint="eastAsia"/>
          <w:rtl/>
        </w:rPr>
        <w:t>והתם</w:t>
      </w:r>
      <w:r w:rsidRPr="00103A7E">
        <w:rPr>
          <w:rStyle w:val="affffc"/>
          <w:rtl/>
        </w:rPr>
        <w:t>:</w:t>
      </w:r>
      <w:r w:rsidRPr="00225FF9">
        <w:rPr>
          <w:rStyle w:val="affffc"/>
          <w:rtl/>
        </w:rPr>
        <w:t xml:space="preserve"> </w:t>
      </w:r>
      <w:r w:rsidRPr="00103A7E">
        <w:rPr>
          <w:rStyle w:val="affff8"/>
          <w:rtl/>
        </w:rPr>
        <w:t xml:space="preserve">'ולא </w:t>
      </w:r>
      <w:r w:rsidRPr="00103A7E">
        <w:rPr>
          <w:rStyle w:val="affff8"/>
          <w:rFonts w:hint="eastAsia"/>
          <w:rtl/>
        </w:rPr>
        <w:t>תביא</w:t>
      </w:r>
      <w:r w:rsidRPr="00103A7E">
        <w:rPr>
          <w:rStyle w:val="affff8"/>
          <w:rtl/>
        </w:rPr>
        <w:t xml:space="preserve"> </w:t>
      </w:r>
      <w:r w:rsidRPr="00103A7E">
        <w:rPr>
          <w:rStyle w:val="affff8"/>
          <w:rFonts w:hint="eastAsia"/>
          <w:rtl/>
        </w:rPr>
        <w:t>תועבה</w:t>
      </w:r>
      <w:r w:rsidRPr="00103A7E">
        <w:rPr>
          <w:rStyle w:val="affff8"/>
          <w:rtl/>
        </w:rPr>
        <w:t xml:space="preserve"> </w:t>
      </w:r>
      <w:r w:rsidRPr="00103A7E">
        <w:rPr>
          <w:rStyle w:val="affff8"/>
          <w:rFonts w:hint="eastAsia"/>
          <w:rtl/>
        </w:rPr>
        <w:t>אל</w:t>
      </w:r>
      <w:r w:rsidRPr="00103A7E">
        <w:rPr>
          <w:rStyle w:val="affff8"/>
          <w:rtl/>
        </w:rPr>
        <w:t xml:space="preserve"> </w:t>
      </w:r>
      <w:r w:rsidRPr="00103A7E">
        <w:rPr>
          <w:rStyle w:val="affff8"/>
          <w:rFonts w:hint="eastAsia"/>
          <w:rtl/>
        </w:rPr>
        <w:t>ביתך</w:t>
      </w:r>
      <w:r w:rsidRPr="00103A7E">
        <w:rPr>
          <w:rStyle w:val="affff8"/>
          <w:rtl/>
        </w:rPr>
        <w:t>'.</w:t>
      </w:r>
    </w:p>
    <w:p w14:paraId="6961C2FB" w14:textId="1F5D2B63" w:rsidR="00F07A5B" w:rsidRPr="00F07A5B" w:rsidRDefault="00E61F47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5D0D7A" w:rsidRPr="00F07A5B">
        <w:rPr>
          <w:rFonts w:hint="cs"/>
          <w:rtl/>
        </w:rPr>
        <w:t xml:space="preserve">. </w:t>
      </w:r>
      <w:r w:rsidR="00B93B58" w:rsidRPr="00F07A5B">
        <w:rPr>
          <w:rFonts w:hint="cs"/>
          <w:rtl/>
        </w:rPr>
        <w:t>ורי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דידיה</w:t>
      </w:r>
      <w:r w:rsidR="00F07A5B" w:rsidRPr="00F07A5B">
        <w:rPr>
          <w:rFonts w:hint="cs"/>
          <w:rtl/>
        </w:rPr>
        <w:t>:</w:t>
      </w:r>
    </w:p>
    <w:p w14:paraId="167E5784" w14:textId="58FC7D5A" w:rsidR="00B93B58" w:rsidRPr="00103A7E" w:rsidRDefault="00B93B58" w:rsidP="00B93B58">
      <w:pPr>
        <w:rPr>
          <w:rStyle w:val="affff8"/>
          <w:rtl/>
        </w:rPr>
      </w:pPr>
      <w:r w:rsidRPr="00103A7E">
        <w:rPr>
          <w:rFonts w:hint="cs"/>
          <w:rtl/>
        </w:rPr>
        <w:t>כאילו</w:t>
      </w:r>
      <w:r w:rsidRPr="00103A7E">
        <w:rPr>
          <w:rtl/>
        </w:rPr>
        <w:t xml:space="preserve"> </w:t>
      </w:r>
      <w:r w:rsidRPr="0059138D">
        <w:rPr>
          <w:rFonts w:cs="BA Vilna Bold" w:hint="cs"/>
          <w:rtl/>
        </w:rPr>
        <w:t>כפר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בעיקר</w:t>
      </w:r>
      <w:r w:rsidRPr="0059138D">
        <w:rPr>
          <w:rFonts w:cs="BA Vilna Bold"/>
          <w:rtl/>
        </w:rPr>
        <w:t>,</w:t>
      </w:r>
      <w:r w:rsidRPr="00103A7E">
        <w:rPr>
          <w:rtl/>
        </w:rPr>
        <w:t xml:space="preserve"> </w:t>
      </w:r>
      <w:r w:rsidR="005D0D7A">
        <w:rPr>
          <w:rFonts w:hint="cs"/>
          <w:rtl/>
        </w:rPr>
        <w:t>ד</w:t>
      </w:r>
      <w:r w:rsidRPr="00103A7E">
        <w:rPr>
          <w:rStyle w:val="affff8"/>
          <w:rFonts w:hint="cs"/>
          <w:rtl/>
        </w:rPr>
        <w:t>'</w:t>
      </w:r>
      <w:r w:rsidRPr="005D0D7A">
        <w:rPr>
          <w:rStyle w:val="affff8"/>
          <w:rFonts w:hint="cs"/>
          <w:rtl/>
        </w:rPr>
        <w:t>ורם</w:t>
      </w:r>
      <w:r w:rsidRPr="005D0D7A">
        <w:rPr>
          <w:rStyle w:val="affff8"/>
          <w:rtl/>
        </w:rPr>
        <w:t xml:space="preserve"> </w:t>
      </w:r>
      <w:r w:rsidRPr="005D0D7A">
        <w:rPr>
          <w:rStyle w:val="affff8"/>
          <w:rFonts w:hint="cs"/>
          <w:rtl/>
        </w:rPr>
        <w:t>לבבך</w:t>
      </w:r>
      <w:r w:rsidRPr="005D0D7A">
        <w:rPr>
          <w:rStyle w:val="affff8"/>
          <w:rtl/>
        </w:rPr>
        <w:t xml:space="preserve"> </w:t>
      </w:r>
      <w:r w:rsidRPr="005D0D7A">
        <w:rPr>
          <w:rStyle w:val="affff8"/>
          <w:rFonts w:hint="cs"/>
          <w:rtl/>
        </w:rPr>
        <w:t>ושכחת</w:t>
      </w:r>
      <w:r w:rsidRPr="005D0D7A">
        <w:rPr>
          <w:rStyle w:val="affff8"/>
          <w:rtl/>
        </w:rPr>
        <w:t xml:space="preserve"> </w:t>
      </w:r>
      <w:r w:rsidRPr="005D0D7A">
        <w:rPr>
          <w:rStyle w:val="affff8"/>
          <w:rFonts w:hint="cs"/>
          <w:rtl/>
        </w:rPr>
        <w:t>את</w:t>
      </w:r>
      <w:r w:rsidRPr="005D0D7A">
        <w:rPr>
          <w:rStyle w:val="affff8"/>
          <w:rtl/>
        </w:rPr>
        <w:t xml:space="preserve"> ה' </w:t>
      </w:r>
      <w:r w:rsidRPr="005D0D7A">
        <w:rPr>
          <w:rStyle w:val="affff8"/>
          <w:rFonts w:hint="cs"/>
          <w:rtl/>
        </w:rPr>
        <w:t>אלהיך</w:t>
      </w:r>
      <w:r w:rsidRPr="005D0D7A">
        <w:rPr>
          <w:rStyle w:val="affff8"/>
          <w:rtl/>
        </w:rPr>
        <w:t xml:space="preserve"> </w:t>
      </w:r>
      <w:r w:rsidRPr="005D0D7A">
        <w:rPr>
          <w:rStyle w:val="affff8"/>
          <w:rFonts w:hint="cs"/>
          <w:rtl/>
        </w:rPr>
        <w:t>וגו</w:t>
      </w:r>
      <w:r w:rsidRPr="005D0D7A">
        <w:rPr>
          <w:rStyle w:val="affff8"/>
          <w:rtl/>
        </w:rPr>
        <w:t>'.</w:t>
      </w:r>
    </w:p>
    <w:p w14:paraId="22DA1B6A" w14:textId="0D289160" w:rsidR="00F07A5B" w:rsidRPr="00F07A5B" w:rsidRDefault="005D0D7A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רחב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235F987" w14:textId="6681F67E" w:rsidR="005D0D7A" w:rsidRDefault="00B93B58" w:rsidP="005D0D7A">
      <w:pPr>
        <w:rPr>
          <w:rStyle w:val="affffc"/>
          <w:rtl/>
        </w:rPr>
      </w:pPr>
      <w:r w:rsidRPr="006F178A">
        <w:rPr>
          <w:rFonts w:hint="cs"/>
          <w:rtl/>
        </w:rPr>
        <w:t>כאילו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בא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העריות</w:t>
      </w:r>
      <w:r w:rsidRPr="0059138D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Pr="00103A7E">
        <w:rPr>
          <w:rStyle w:val="affffc"/>
          <w:rFonts w:hint="cs"/>
          <w:rtl/>
        </w:rPr>
        <w:t>הכא</w:t>
      </w:r>
      <w:r w:rsidRPr="00103A7E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'תועבת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גבה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לב'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07F0129C" w14:textId="3832DC30" w:rsidR="00B93B58" w:rsidRPr="006F178A" w:rsidRDefault="00B93B58" w:rsidP="005D0D7A">
      <w:pPr>
        <w:spacing w:after="60"/>
        <w:ind w:left="1243" w:firstLine="113"/>
        <w:rPr>
          <w:rtl/>
        </w:rPr>
      </w:pPr>
      <w:r w:rsidRPr="00103A7E">
        <w:rPr>
          <w:rStyle w:val="affffc"/>
          <w:rFonts w:hint="cs"/>
          <w:rtl/>
        </w:rPr>
        <w:t>והתם</w:t>
      </w:r>
      <w:r w:rsidRPr="00103A7E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התועבות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3BB87F85" w14:textId="702D6497" w:rsidR="00F07A5B" w:rsidRPr="00F07A5B" w:rsidRDefault="005D0D7A" w:rsidP="00103A7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Fonts w:hint="cs"/>
          <w:rtl/>
        </w:rPr>
        <w:t>עולא</w:t>
      </w:r>
      <w:r w:rsidR="00F07A5B" w:rsidRPr="00F07A5B">
        <w:rPr>
          <w:rtl/>
        </w:rPr>
        <w:t>:</w:t>
      </w:r>
    </w:p>
    <w:p w14:paraId="6626032A" w14:textId="245A6A9B" w:rsidR="003A56EF" w:rsidRPr="00011759" w:rsidRDefault="00B93B58" w:rsidP="00011759">
      <w:pPr>
        <w:spacing w:after="60"/>
        <w:rPr>
          <w:rFonts w:ascii="BA TM • Tzlotana" w:hAnsi="BA TM • Tzlotana" w:cs="BA TM • Tzlotana"/>
          <w:sz w:val="16"/>
        </w:rPr>
      </w:pPr>
      <w:r w:rsidRPr="006F178A">
        <w:rPr>
          <w:rFonts w:hint="cs"/>
          <w:rtl/>
        </w:rPr>
        <w:t>כאילו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בנה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במה</w:t>
      </w:r>
      <w:r w:rsidRPr="0059138D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="00103A7E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'חדלו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 xml:space="preserve">לכם </w:t>
      </w:r>
      <w:r w:rsidRPr="006F178A">
        <w:rPr>
          <w:rtl/>
        </w:rPr>
        <w:t xml:space="preserve"> </w:t>
      </w:r>
      <w:r w:rsidRPr="00E578CA">
        <w:rPr>
          <w:rStyle w:val="affff8"/>
          <w:rFonts w:hint="cs"/>
          <w:rtl/>
        </w:rPr>
        <w:t>כי</w:t>
      </w:r>
      <w:r w:rsidRPr="00E578CA">
        <w:rPr>
          <w:rStyle w:val="affff8"/>
          <w:rtl/>
        </w:rPr>
        <w:t xml:space="preserve"> </w:t>
      </w:r>
      <w:r w:rsidR="005D0D7A" w:rsidRPr="005D0D7A">
        <w:rPr>
          <w:rStyle w:val="affff8"/>
          <w:rFonts w:hint="cs"/>
          <w:rtl/>
        </w:rPr>
        <w:t>בַמֶ</w:t>
      </w:r>
      <w:r w:rsidRPr="005D0D7A">
        <w:rPr>
          <w:rStyle w:val="affff8"/>
          <w:rFonts w:hint="cs"/>
          <w:rtl/>
        </w:rPr>
        <w:t>ה</w:t>
      </w:r>
      <w:r w:rsidRPr="005D0D7A">
        <w:rPr>
          <w:rStyle w:val="affff8"/>
          <w:rtl/>
        </w:rPr>
        <w:t xml:space="preserve"> </w:t>
      </w:r>
      <w:r w:rsidRPr="00E578CA">
        <w:rPr>
          <w:rStyle w:val="affff8"/>
          <w:rFonts w:hint="cs"/>
          <w:rtl/>
        </w:rPr>
        <w:t>נחשב</w:t>
      </w:r>
      <w:r w:rsidRPr="00E578CA">
        <w:rPr>
          <w:rStyle w:val="affff8"/>
          <w:rtl/>
        </w:rPr>
        <w:t xml:space="preserve"> </w:t>
      </w:r>
      <w:r w:rsidRPr="00E578CA">
        <w:rPr>
          <w:rStyle w:val="affff8"/>
          <w:rFonts w:hint="cs"/>
          <w:rtl/>
        </w:rPr>
        <w:t>הוא'</w:t>
      </w:r>
      <w:r w:rsidRPr="006F178A">
        <w:rPr>
          <w:rtl/>
        </w:rPr>
        <w:t xml:space="preserve">, </w:t>
      </w:r>
      <w:r w:rsidR="005D0D7A">
        <w:rPr>
          <w:rFonts w:hint="cs"/>
          <w:rtl/>
        </w:rPr>
        <w:t xml:space="preserve">תיקרי </w:t>
      </w:r>
      <w:r w:rsidRPr="005D0D7A">
        <w:rPr>
          <w:rStyle w:val="affff8"/>
          <w:rFonts w:hint="cs"/>
          <w:rtl/>
        </w:rPr>
        <w:t>בָמָה</w:t>
      </w:r>
      <w:r w:rsidRPr="005D0D7A">
        <w:rPr>
          <w:rStyle w:val="affff8"/>
          <w:rtl/>
        </w:rPr>
        <w:t>.</w:t>
      </w:r>
    </w:p>
    <w:p w14:paraId="76AA988F" w14:textId="77777777" w:rsidR="00E4644A" w:rsidRPr="00255160" w:rsidRDefault="00E4644A" w:rsidP="00E4644A">
      <w:pPr>
        <w:jc w:val="center"/>
        <w:rPr>
          <w:del w:id="90018" w:author="מנוע עיצוב" w:date="2026-10-08T11:01:28Z"/>
          <w:rFonts w:ascii="BA • Vilna Light" w:hAnsi="BA • Vilna Light" w:cs="BA • Vilna Light"/>
          <w:rtl/>
        </w:rPr>
      </w:pPr>
      <w:del w:id="9001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CED56D4" w14:textId="54785D82" w:rsidR="0098541D" w:rsidRPr="0098541D" w:rsidRDefault="0098541D" w:rsidP="006C7D1C">
      <w:pPr>
        <w:pStyle w:val="affffd"/>
        <w:rPr>
          <w:rtl/>
        </w:rPr>
      </w:pPr>
      <w:r w:rsidRPr="0098541D">
        <w:rPr>
          <w:rFonts w:hint="cs"/>
          <w:rtl/>
        </w:rPr>
        <w:t>הבא על א</w:t>
      </w:r>
      <w:r w:rsidR="00F15AAE">
        <w:rPr>
          <w:rFonts w:hint="cs"/>
          <w:rtl/>
        </w:rPr>
        <w:t>שת איש</w:t>
      </w:r>
      <w:r>
        <w:rPr>
          <w:rFonts w:hint="cs"/>
          <w:rtl/>
        </w:rPr>
        <w:t xml:space="preserve">- </w:t>
      </w:r>
      <w:r w:rsidR="00F15AAE">
        <w:rPr>
          <w:rFonts w:hint="cs"/>
          <w:rtl/>
        </w:rPr>
        <w:t>'</w:t>
      </w:r>
      <w:r>
        <w:rPr>
          <w:rFonts w:hint="cs"/>
          <w:rtl/>
        </w:rPr>
        <w:t>יד ליד לא ינקה</w:t>
      </w:r>
      <w:r w:rsidR="00F15AAE">
        <w:rPr>
          <w:rFonts w:hint="cs"/>
          <w:rtl/>
        </w:rPr>
        <w:t>'</w:t>
      </w:r>
      <w:r>
        <w:rPr>
          <w:rFonts w:hint="cs"/>
          <w:rtl/>
        </w:rPr>
        <w:t xml:space="preserve"> [</w:t>
      </w:r>
      <w:r>
        <w:rPr>
          <w:rStyle w:val="afffff2"/>
          <w:rFonts w:hint="cs"/>
          <w:rtl/>
        </w:rPr>
        <w:t>אף כאברהם, כמשה, צדקה בסתר]</w:t>
      </w:r>
    </w:p>
    <w:p w14:paraId="2DE593BB" w14:textId="6F983DA6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</w:t>
      </w:r>
      <w:r w:rsidR="005D0D7A" w:rsidRPr="00F07A5B">
        <w:rPr>
          <w:rFonts w:hint="cs"/>
          <w:rtl/>
        </w:rPr>
        <w:t xml:space="preserve"> רב</w:t>
      </w:r>
      <w:r w:rsidR="00F07A5B" w:rsidRPr="00F07A5B">
        <w:rPr>
          <w:rFonts w:hint="cs"/>
          <w:rtl/>
        </w:rPr>
        <w:t>:</w:t>
      </w:r>
    </w:p>
    <w:p w14:paraId="3BF046D1" w14:textId="3000E88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אפי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הקנהו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="00E578CA">
        <w:rPr>
          <w:rStyle w:val="affff8"/>
          <w:rFonts w:hint="cs"/>
          <w:rtl/>
        </w:rPr>
        <w:t xml:space="preserve"> </w:t>
      </w:r>
      <w:r w:rsidRPr="003215F9">
        <w:rPr>
          <w:rStyle w:val="affff8"/>
          <w:rFonts w:hint="cs"/>
          <w:rtl/>
        </w:rPr>
        <w:t>ד'</w:t>
      </w:r>
      <w:r w:rsidR="0098541D">
        <w:rPr>
          <w:rStyle w:val="affff8"/>
          <w:rFonts w:hint="cs"/>
          <w:rtl/>
        </w:rPr>
        <w:t>..</w:t>
      </w:r>
      <w:r w:rsidRPr="003215F9">
        <w:rPr>
          <w:rStyle w:val="affff8"/>
          <w:rFonts w:hint="cs"/>
          <w:rtl/>
        </w:rPr>
        <w:t>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עליון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קונה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שמים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וארץ'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ינקה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מדי</w:t>
      </w:r>
      <w:r w:rsidR="0098541D">
        <w:rPr>
          <w:rFonts w:hint="cs"/>
          <w:rtl/>
        </w:rPr>
        <w:t>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גיהנם</w:t>
      </w:r>
      <w:r w:rsidRPr="006F178A">
        <w:rPr>
          <w:rtl/>
        </w:rPr>
        <w:t>.</w:t>
      </w:r>
    </w:p>
    <w:p w14:paraId="3C721C49" w14:textId="1977E2CF" w:rsidR="00F07A5B" w:rsidRPr="00F07A5B" w:rsidRDefault="00B93B58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קשיא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לדר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0BD9A169" w14:textId="5B613D1B" w:rsidR="00B93B58" w:rsidRPr="006F178A" w:rsidRDefault="0098541D" w:rsidP="00555569">
      <w:pPr>
        <w:spacing w:after="60"/>
        <w:rPr>
          <w:rtl/>
        </w:rPr>
      </w:pPr>
      <w:r>
        <w:rPr>
          <w:rFonts w:hint="cs"/>
          <w:rtl/>
        </w:rPr>
        <w:t xml:space="preserve">א''כ </w:t>
      </w:r>
      <w:r w:rsidR="00B93B58" w:rsidRPr="0059138D">
        <w:rPr>
          <w:rFonts w:cs="BA Vilna Bold" w:hint="cs"/>
          <w:rtl/>
        </w:rPr>
        <w:t>ידי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מיבעי</w:t>
      </w:r>
      <w:r>
        <w:rPr>
          <w:rFonts w:hint="cs"/>
          <w:rtl/>
        </w:rPr>
        <w:t>.</w:t>
      </w:r>
    </w:p>
    <w:p w14:paraId="121BE350" w14:textId="1575B27B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</w:t>
      </w:r>
      <w:r w:rsidR="0098541D" w:rsidRPr="00F07A5B">
        <w:rPr>
          <w:rFonts w:hint="cs"/>
          <w:rtl/>
        </w:rPr>
        <w:t xml:space="preserve"> </w:t>
      </w:r>
      <w:r w:rsidR="00B93B58" w:rsidRPr="00F07A5B">
        <w:rPr>
          <w:rFonts w:hint="cs"/>
          <w:rtl/>
        </w:rPr>
        <w:t>אלא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711F8AF" w14:textId="00B3F072" w:rsidR="00B93B58" w:rsidRPr="0098541D" w:rsidRDefault="00B93B58" w:rsidP="00B93B58">
      <w:pPr>
        <w:rPr>
          <w:spacing w:val="-2"/>
          <w:rtl/>
        </w:rPr>
      </w:pPr>
      <w:r w:rsidRPr="0098541D">
        <w:rPr>
          <w:rFonts w:hint="cs"/>
          <w:spacing w:val="-2"/>
          <w:rtl/>
        </w:rPr>
        <w:t>א</w:t>
      </w:r>
      <w:r w:rsidR="0098541D" w:rsidRPr="0098541D">
        <w:rPr>
          <w:rFonts w:hint="cs"/>
          <w:spacing w:val="-2"/>
          <w:rtl/>
        </w:rPr>
        <w:t>ף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קיבל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תורה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כמשה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רבינו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ד</w:t>
      </w:r>
      <w:r w:rsidRPr="0098541D">
        <w:rPr>
          <w:rStyle w:val="affff8"/>
          <w:rFonts w:hint="cs"/>
          <w:spacing w:val="-2"/>
          <w:rtl/>
        </w:rPr>
        <w:t>'מימינו</w:t>
      </w:r>
      <w:r w:rsidRPr="0098541D">
        <w:rPr>
          <w:rStyle w:val="affff8"/>
          <w:spacing w:val="-2"/>
          <w:rtl/>
        </w:rPr>
        <w:t xml:space="preserve"> </w:t>
      </w:r>
      <w:r w:rsidRPr="0098541D">
        <w:rPr>
          <w:rStyle w:val="affff8"/>
          <w:rFonts w:hint="cs"/>
          <w:spacing w:val="-2"/>
          <w:rtl/>
        </w:rPr>
        <w:t>אש</w:t>
      </w:r>
      <w:r w:rsidRPr="0098541D">
        <w:rPr>
          <w:rStyle w:val="affff8"/>
          <w:spacing w:val="-2"/>
          <w:rtl/>
        </w:rPr>
        <w:t xml:space="preserve"> </w:t>
      </w:r>
      <w:r w:rsidRPr="0098541D">
        <w:rPr>
          <w:rStyle w:val="affff8"/>
          <w:rFonts w:hint="cs"/>
          <w:spacing w:val="-2"/>
          <w:rtl/>
        </w:rPr>
        <w:t>דת</w:t>
      </w:r>
      <w:r w:rsidRPr="0098541D">
        <w:rPr>
          <w:rStyle w:val="affff8"/>
          <w:spacing w:val="-2"/>
          <w:rtl/>
        </w:rPr>
        <w:t xml:space="preserve"> </w:t>
      </w:r>
      <w:r w:rsidRPr="0098541D">
        <w:rPr>
          <w:rStyle w:val="affff8"/>
          <w:rFonts w:hint="cs"/>
          <w:spacing w:val="-2"/>
          <w:rtl/>
        </w:rPr>
        <w:t>למו'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לא</w:t>
      </w:r>
      <w:r w:rsidRPr="0098541D">
        <w:rPr>
          <w:spacing w:val="-2"/>
          <w:rtl/>
        </w:rPr>
        <w:t xml:space="preserve"> </w:t>
      </w:r>
      <w:r w:rsidRPr="0098541D">
        <w:rPr>
          <w:rFonts w:hint="cs"/>
          <w:spacing w:val="-2"/>
          <w:rtl/>
        </w:rPr>
        <w:t>ינקה</w:t>
      </w:r>
      <w:r w:rsidR="0098541D" w:rsidRPr="0098541D">
        <w:rPr>
          <w:rFonts w:hint="cs"/>
          <w:spacing w:val="-2"/>
          <w:rtl/>
        </w:rPr>
        <w:t xml:space="preserve"> מדין גיהנם</w:t>
      </w:r>
    </w:p>
    <w:p w14:paraId="4B7036E1" w14:textId="21BF615E" w:rsidR="00F07A5B" w:rsidRPr="00F07A5B" w:rsidRDefault="00B93B58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קשיא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</w:t>
      </w:r>
      <w:r w:rsidR="00E578CA" w:rsidRPr="00F07A5B">
        <w:rPr>
          <w:rFonts w:hint="cs"/>
          <w:rtl/>
        </w:rPr>
        <w:t>רי''ו</w:t>
      </w:r>
      <w:r w:rsidR="00F07A5B" w:rsidRPr="00F07A5B">
        <w:rPr>
          <w:rtl/>
        </w:rPr>
        <w:t>:</w:t>
      </w:r>
    </w:p>
    <w:p w14:paraId="477E2C9D" w14:textId="52EC39BF" w:rsidR="00B93B58" w:rsidRPr="006F178A" w:rsidRDefault="0098541D" w:rsidP="00555569">
      <w:pPr>
        <w:spacing w:after="60"/>
        <w:rPr>
          <w:rtl/>
        </w:rPr>
      </w:pPr>
      <w:r>
        <w:rPr>
          <w:rFonts w:hint="cs"/>
          <w:rtl/>
        </w:rPr>
        <w:t xml:space="preserve">א''כ </w:t>
      </w:r>
      <w:r w:rsidR="00B93B58" w:rsidRPr="006F178A">
        <w:rPr>
          <w:rFonts w:hint="cs"/>
          <w:rtl/>
        </w:rPr>
        <w:t>יד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מיבעי</w:t>
      </w:r>
      <w:r>
        <w:rPr>
          <w:rFonts w:hint="cs"/>
          <w:rtl/>
        </w:rPr>
        <w:t>.</w:t>
      </w:r>
    </w:p>
    <w:p w14:paraId="4E82511C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ה.</w:t>
      </w:r>
    </w:p>
    <w:p w14:paraId="4315E0B8" w14:textId="1A9DEB5F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ג.</w:t>
      </w:r>
      <w:r w:rsidR="0098541D" w:rsidRPr="00F07A5B">
        <w:rPr>
          <w:rFonts w:hint="cs"/>
          <w:rtl/>
        </w:rPr>
        <w:t xml:space="preserve"> </w:t>
      </w:r>
      <w:r w:rsidR="00B93B58" w:rsidRPr="00F07A5B">
        <w:rPr>
          <w:rFonts w:hint="cs"/>
          <w:rtl/>
        </w:rPr>
        <w:t>אלא</w:t>
      </w:r>
      <w:r w:rsidR="00B93B58" w:rsidRPr="00F07A5B">
        <w:rPr>
          <w:rtl/>
        </w:rPr>
        <w:t xml:space="preserve"> </w:t>
      </w:r>
      <w:r w:rsidR="00B93B58" w:rsidRPr="00F07A5B">
        <w:rPr>
          <w:rFonts w:hint="eastAsia"/>
          <w:rtl/>
        </w:rPr>
        <w:t>ארי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ו</w:t>
      </w:r>
      <w:r w:rsidR="00F07A5B" w:rsidRPr="00F07A5B">
        <w:rPr>
          <w:rtl/>
        </w:rPr>
        <w:t>:</w:t>
      </w:r>
    </w:p>
    <w:p w14:paraId="786E8359" w14:textId="2AF639D8" w:rsidR="00B93B58" w:rsidRPr="0098541D" w:rsidRDefault="00B93B58" w:rsidP="00E578CA">
      <w:pPr>
        <w:spacing w:after="60"/>
        <w:rPr>
          <w:spacing w:val="2"/>
          <w:rtl/>
        </w:rPr>
      </w:pPr>
      <w:r w:rsidRPr="0098541D">
        <w:rPr>
          <w:rFonts w:hint="eastAsia"/>
          <w:spacing w:val="2"/>
          <w:rtl/>
        </w:rPr>
        <w:t>א</w:t>
      </w:r>
      <w:r w:rsidR="0098541D" w:rsidRPr="0098541D">
        <w:rPr>
          <w:rFonts w:hint="cs"/>
          <w:spacing w:val="2"/>
          <w:rtl/>
        </w:rPr>
        <w:t>ף</w:t>
      </w:r>
      <w:r w:rsidRPr="0098541D">
        <w:rPr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עושה</w:t>
      </w:r>
      <w:r w:rsidRPr="0098541D">
        <w:rPr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צדקה</w:t>
      </w:r>
      <w:r w:rsidRPr="0098541D">
        <w:rPr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בסתר</w:t>
      </w:r>
      <w:r w:rsidRPr="0098541D">
        <w:rPr>
          <w:spacing w:val="2"/>
          <w:rtl/>
        </w:rPr>
        <w:t xml:space="preserve">, </w:t>
      </w:r>
      <w:r w:rsidRPr="0098541D">
        <w:rPr>
          <w:rFonts w:hint="eastAsia"/>
          <w:spacing w:val="2"/>
          <w:rtl/>
        </w:rPr>
        <w:t>ד</w:t>
      </w:r>
      <w:r w:rsidRPr="0098541D">
        <w:rPr>
          <w:rStyle w:val="affff8"/>
          <w:spacing w:val="2"/>
          <w:rtl/>
        </w:rPr>
        <w:t xml:space="preserve">'מתן </w:t>
      </w:r>
      <w:r w:rsidRPr="0098541D">
        <w:rPr>
          <w:rStyle w:val="affff8"/>
          <w:rFonts w:hint="eastAsia"/>
          <w:spacing w:val="2"/>
          <w:rtl/>
        </w:rPr>
        <w:t>בסתר</w:t>
      </w:r>
      <w:r w:rsidRPr="0098541D">
        <w:rPr>
          <w:rStyle w:val="affff8"/>
          <w:spacing w:val="2"/>
          <w:rtl/>
        </w:rPr>
        <w:t xml:space="preserve"> </w:t>
      </w:r>
      <w:r w:rsidRPr="0098541D">
        <w:rPr>
          <w:rStyle w:val="affff8"/>
          <w:rFonts w:hint="eastAsia"/>
          <w:spacing w:val="2"/>
          <w:rtl/>
        </w:rPr>
        <w:t>יכפה</w:t>
      </w:r>
      <w:r w:rsidRPr="0098541D">
        <w:rPr>
          <w:rStyle w:val="affff8"/>
          <w:spacing w:val="2"/>
          <w:rtl/>
        </w:rPr>
        <w:t xml:space="preserve"> </w:t>
      </w:r>
      <w:r w:rsidRPr="0098541D">
        <w:rPr>
          <w:rStyle w:val="affff8"/>
          <w:rFonts w:hint="eastAsia"/>
          <w:spacing w:val="2"/>
          <w:rtl/>
        </w:rPr>
        <w:t>אף</w:t>
      </w:r>
      <w:r w:rsidRPr="0098541D">
        <w:rPr>
          <w:rStyle w:val="affff8"/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לא</w:t>
      </w:r>
      <w:r w:rsidRPr="0098541D">
        <w:rPr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ינקה</w:t>
      </w:r>
      <w:r w:rsidRPr="0098541D">
        <w:rPr>
          <w:spacing w:val="2"/>
          <w:rtl/>
        </w:rPr>
        <w:t xml:space="preserve"> </w:t>
      </w:r>
      <w:r w:rsidRPr="0098541D">
        <w:rPr>
          <w:rFonts w:hint="eastAsia"/>
          <w:spacing w:val="2"/>
          <w:rtl/>
        </w:rPr>
        <w:t>מדי</w:t>
      </w:r>
      <w:r w:rsidR="0098541D" w:rsidRPr="0098541D">
        <w:rPr>
          <w:rFonts w:hint="cs"/>
          <w:spacing w:val="2"/>
          <w:rtl/>
        </w:rPr>
        <w:t>ן גיהנם.</w:t>
      </w:r>
    </w:p>
    <w:p w14:paraId="1B2334E5" w14:textId="77777777" w:rsidR="00E4644A" w:rsidRPr="00255160" w:rsidRDefault="00E4644A" w:rsidP="00E4644A">
      <w:pPr>
        <w:jc w:val="center"/>
        <w:rPr>
          <w:del w:id="90020" w:author="מנוע עיצוב" w:date="2026-10-08T11:01:28Z"/>
          <w:rFonts w:ascii="BA • Vilna Light" w:hAnsi="BA • Vilna Light" w:cs="BA • Vilna Light"/>
          <w:rtl/>
        </w:rPr>
      </w:pPr>
      <w:del w:id="9001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27AB9352" w14:textId="6F4546B2" w:rsidR="00E578C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אזהרה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הרוח</w:t>
      </w:r>
      <w:r w:rsidR="0098541D">
        <w:rPr>
          <w:rFonts w:hint="cs"/>
          <w:rtl/>
        </w:rPr>
        <w:t xml:space="preserve"> [ב]</w:t>
      </w:r>
    </w:p>
    <w:p w14:paraId="6CFAB544" w14:textId="4761D585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555569" w:rsidRPr="00F07A5B">
        <w:rPr>
          <w:rFonts w:hint="cs"/>
          <w:rtl/>
        </w:rPr>
        <w:t xml:space="preserve">  </w:t>
      </w:r>
      <w:r w:rsidR="00B93B58" w:rsidRPr="00F07A5B">
        <w:rPr>
          <w:rFonts w:hint="cs"/>
          <w:rtl/>
        </w:rPr>
        <w:t>מזעירי</w:t>
      </w:r>
      <w:r w:rsidR="00F07A5B" w:rsidRPr="00F07A5B">
        <w:rPr>
          <w:rtl/>
        </w:rPr>
        <w:t>:</w:t>
      </w:r>
    </w:p>
    <w:p w14:paraId="42B1E7EA" w14:textId="395AD719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'שמעו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והאזינו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תגבהו'</w:t>
      </w:r>
      <w:r w:rsidRPr="003625F4">
        <w:rPr>
          <w:rStyle w:val="affff8"/>
          <w:rtl/>
        </w:rPr>
        <w:t>.</w:t>
      </w:r>
    </w:p>
    <w:p w14:paraId="17887F35" w14:textId="02E26A8C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555569" w:rsidRPr="00F07A5B">
        <w:rPr>
          <w:rtl/>
        </w:rPr>
        <w:tab/>
      </w:r>
      <w:r w:rsidR="00B93B58" w:rsidRPr="00F07A5B">
        <w:rPr>
          <w:rFonts w:hint="cs"/>
          <w:rtl/>
        </w:rPr>
        <w:t>רנב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3E1ADC24" w14:textId="6908F413" w:rsidR="00B93B58" w:rsidRPr="00F02A00" w:rsidRDefault="00B93B58" w:rsidP="00B93B58">
      <w:pPr>
        <w:rPr>
          <w:spacing w:val="2"/>
          <w:rtl/>
        </w:rPr>
      </w:pPr>
      <w:r w:rsidRPr="00F02A00">
        <w:rPr>
          <w:rStyle w:val="affff8"/>
          <w:rFonts w:hint="cs"/>
          <w:spacing w:val="2"/>
          <w:rtl/>
        </w:rPr>
        <w:t>מ'ורם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לבבך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ושכחת'</w:t>
      </w:r>
      <w:r w:rsidRPr="00F02A00">
        <w:rPr>
          <w:rStyle w:val="affff8"/>
          <w:spacing w:val="2"/>
          <w:rtl/>
        </w:rPr>
        <w:t>,</w:t>
      </w:r>
      <w:r w:rsidRPr="00F02A00">
        <w:rPr>
          <w:spacing w:val="2"/>
          <w:rtl/>
        </w:rPr>
        <w:t xml:space="preserve"> </w:t>
      </w:r>
      <w:r w:rsidRPr="00F02A00">
        <w:rPr>
          <w:rStyle w:val="affffc"/>
          <w:rFonts w:hint="cs"/>
          <w:spacing w:val="2"/>
          <w:rtl/>
        </w:rPr>
        <w:t>וכתיב</w:t>
      </w:r>
      <w:r w:rsidRPr="00F02A00">
        <w:rPr>
          <w:rStyle w:val="affffc"/>
          <w:spacing w:val="2"/>
          <w:rtl/>
        </w:rPr>
        <w:t xml:space="preserve">: </w:t>
      </w:r>
      <w:r w:rsidRPr="00F02A00">
        <w:rPr>
          <w:rStyle w:val="affff8"/>
          <w:rFonts w:hint="cs"/>
          <w:spacing w:val="2"/>
          <w:rtl/>
        </w:rPr>
        <w:t>'השמר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לך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פן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תשכח</w:t>
      </w:r>
      <w:r w:rsidRPr="00F02A00">
        <w:rPr>
          <w:rStyle w:val="affff8"/>
          <w:spacing w:val="2"/>
          <w:rtl/>
        </w:rPr>
        <w:t xml:space="preserve"> </w:t>
      </w:r>
      <w:r w:rsidRPr="00F02A00">
        <w:rPr>
          <w:rStyle w:val="affff8"/>
          <w:rFonts w:hint="cs"/>
          <w:spacing w:val="2"/>
          <w:rtl/>
        </w:rPr>
        <w:t>את</w:t>
      </w:r>
      <w:r w:rsidRPr="00F02A00">
        <w:rPr>
          <w:rStyle w:val="affff8"/>
          <w:spacing w:val="2"/>
          <w:rtl/>
        </w:rPr>
        <w:t xml:space="preserve"> ה' </w:t>
      </w:r>
      <w:r w:rsidRPr="00F02A00">
        <w:rPr>
          <w:rStyle w:val="affff8"/>
          <w:rFonts w:hint="cs"/>
          <w:spacing w:val="2"/>
          <w:rtl/>
        </w:rPr>
        <w:t>אלהיך'</w:t>
      </w:r>
      <w:r w:rsidRPr="00F02A00">
        <w:rPr>
          <w:rStyle w:val="affff8"/>
          <w:spacing w:val="2"/>
          <w:rtl/>
        </w:rPr>
        <w:t>,</w:t>
      </w:r>
      <w:r w:rsidRPr="00F02A00">
        <w:rPr>
          <w:spacing w:val="2"/>
          <w:rtl/>
        </w:rPr>
        <w:t xml:space="preserve"> </w:t>
      </w:r>
    </w:p>
    <w:p w14:paraId="277C2CA4" w14:textId="72A214AB" w:rsidR="00B93B58" w:rsidRPr="006F178A" w:rsidRDefault="00B93B58" w:rsidP="00E578CA">
      <w:pPr>
        <w:spacing w:after="60"/>
        <w:rPr>
          <w:rtl/>
        </w:rPr>
      </w:pPr>
      <w:r w:rsidRPr="00E578CA">
        <w:rPr>
          <w:rStyle w:val="affffc"/>
          <w:rFonts w:hint="cs"/>
          <w:rtl/>
        </w:rPr>
        <w:t>וכדר</w:t>
      </w:r>
      <w:r w:rsidRPr="00E578CA">
        <w:rPr>
          <w:rStyle w:val="affffc"/>
          <w:rtl/>
        </w:rPr>
        <w:t>"</w:t>
      </w:r>
      <w:r w:rsidRPr="00E578CA">
        <w:rPr>
          <w:rStyle w:val="affffc"/>
          <w:rFonts w:hint="cs"/>
          <w:rtl/>
        </w:rPr>
        <w:t>אי</w:t>
      </w:r>
      <w:r w:rsidRPr="00E578CA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E578CA">
        <w:rPr>
          <w:rStyle w:val="affffc"/>
          <w:rFonts w:hint="cs"/>
          <w:rtl/>
        </w:rPr>
        <w:t>כל</w:t>
      </w:r>
      <w:r w:rsidRPr="00E578CA">
        <w:rPr>
          <w:rStyle w:val="affffc"/>
          <w:rtl/>
        </w:rPr>
        <w:t xml:space="preserve"> </w:t>
      </w:r>
      <w:r w:rsidRPr="00E578CA">
        <w:rPr>
          <w:rStyle w:val="affffc"/>
          <w:rFonts w:hint="cs"/>
          <w:rtl/>
        </w:rPr>
        <w:t>מקום</w:t>
      </w:r>
      <w:r w:rsidRPr="00E578CA">
        <w:rPr>
          <w:rStyle w:val="affffc"/>
          <w:rtl/>
        </w:rPr>
        <w:t xml:space="preserve"> </w:t>
      </w:r>
      <w:r w:rsidRPr="00E578CA">
        <w:rPr>
          <w:rStyle w:val="affffc"/>
          <w:rFonts w:hint="cs"/>
          <w:rtl/>
        </w:rPr>
        <w:t>שנאמר</w:t>
      </w:r>
      <w:r w:rsidRPr="00E578CA">
        <w:rPr>
          <w:rStyle w:val="affffc"/>
          <w:rtl/>
        </w:rPr>
        <w:t xml:space="preserve"> </w:t>
      </w:r>
      <w:r w:rsidRPr="003625F4">
        <w:rPr>
          <w:rStyle w:val="affff8"/>
          <w:rFonts w:hint="cs"/>
          <w:rtl/>
        </w:rPr>
        <w:t>'השמר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ואל'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תעשה</w:t>
      </w:r>
      <w:r w:rsidRPr="006F178A">
        <w:rPr>
          <w:rtl/>
        </w:rPr>
        <w:t>.</w:t>
      </w:r>
    </w:p>
    <w:p w14:paraId="5F38AC3E" w14:textId="77777777" w:rsidR="00E4644A" w:rsidRPr="00255160" w:rsidRDefault="00E4644A" w:rsidP="00E4644A">
      <w:pPr>
        <w:jc w:val="center"/>
        <w:rPr>
          <w:del w:id="90022" w:author="מנוע עיצוב" w:date="2026-10-08T11:01:28Z"/>
          <w:rFonts w:ascii="BA • Vilna Light" w:hAnsi="BA • Vilna Light" w:cs="BA • Vilna Light"/>
          <w:rtl/>
        </w:rPr>
      </w:pPr>
      <w:del w:id="90021" w:author="מנוע עיצוב" w:date="2026-10-08T11:01:28Z">
        <w:r w:rsidRPr="00255160">
          <w:rPr>
            <w:rFonts w:ascii="BA • Vilna Light" w:hAnsi="BA • Vilna Light" w:cs="BA • Vilna Light"/>
            <w:rtl/>
          </w:rPr>
          <w:lastRenderedPageBreak/>
          <w:delText xml:space="preserve">***</w:delText>
        </w:r>
      </w:del>
    </w:p>
    <w:p w14:paraId="17F39FAF" w14:textId="7925C292" w:rsidR="00E578C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גסות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הרוח</w:t>
      </w:r>
    </w:p>
    <w:p w14:paraId="02344B04" w14:textId="768A97ED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ה. </w:t>
      </w:r>
      <w:r w:rsidR="00B93B58" w:rsidRPr="00F07A5B">
        <w:rPr>
          <w:rFonts w:hint="cs"/>
          <w:rtl/>
        </w:rPr>
        <w:t>רב עוירא</w:t>
      </w:r>
      <w:r w:rsidR="00F07A5B" w:rsidRPr="00F07A5B">
        <w:rPr>
          <w:rFonts w:hint="cs"/>
          <w:rtl/>
        </w:rPr>
        <w:t>:</w:t>
      </w:r>
    </w:p>
    <w:p w14:paraId="70012759" w14:textId="6A84C2DB" w:rsidR="00E61F47" w:rsidRDefault="00B93B58" w:rsidP="00E61F47">
      <w:pPr>
        <w:rPr>
          <w:rtl/>
        </w:rPr>
      </w:pPr>
      <w:r w:rsidRPr="006F178A">
        <w:rPr>
          <w:rFonts w:hint="cs"/>
          <w:rtl/>
        </w:rPr>
        <w:t>לסוף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מתמעט</w:t>
      </w:r>
      <w:r w:rsidRPr="006F178A">
        <w:rPr>
          <w:rtl/>
        </w:rPr>
        <w:t xml:space="preserve">, </w:t>
      </w:r>
      <w:r w:rsidRPr="00E578CA">
        <w:rPr>
          <w:rStyle w:val="affffc"/>
          <w:rtl/>
        </w:rPr>
        <w:t xml:space="preserve"> </w:t>
      </w:r>
      <w:r w:rsidR="0098541D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'רומו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מעט'</w:t>
      </w:r>
      <w:r w:rsidR="0098541D">
        <w:rPr>
          <w:rStyle w:val="affff8"/>
          <w:rFonts w:hint="cs"/>
          <w:rtl/>
        </w:rPr>
        <w:t>.</w:t>
      </w:r>
      <w:r w:rsidR="00E61F47">
        <w:rPr>
          <w:rStyle w:val="affffc"/>
          <w:rFonts w:hint="cs"/>
          <w:rtl/>
        </w:rPr>
        <w:t xml:space="preserve"> </w:t>
      </w:r>
      <w:r w:rsidRPr="0098541D">
        <w:rPr>
          <w:rStyle w:val="affffc"/>
          <w:rFonts w:hint="cs"/>
          <w:rtl/>
        </w:rPr>
        <w:t>ושמא</w:t>
      </w:r>
      <w:r w:rsidRPr="0098541D">
        <w:rPr>
          <w:rStyle w:val="affffc"/>
          <w:rtl/>
        </w:rPr>
        <w:t xml:space="preserve"> </w:t>
      </w:r>
      <w:r w:rsidRPr="0098541D">
        <w:rPr>
          <w:rStyle w:val="affffc"/>
          <w:rFonts w:hint="cs"/>
          <w:rtl/>
        </w:rPr>
        <w:t>תאמר</w:t>
      </w:r>
      <w:r w:rsidRPr="0098541D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ישנו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בעולם</w:t>
      </w:r>
      <w:r w:rsidRPr="006F178A">
        <w:rPr>
          <w:rtl/>
        </w:rPr>
        <w:t xml:space="preserve">? </w:t>
      </w:r>
      <w:r w:rsidRPr="00E578CA">
        <w:rPr>
          <w:rStyle w:val="affffc"/>
          <w:rFonts w:hint="cs"/>
          <w:rtl/>
        </w:rPr>
        <w:t>ת</w:t>
      </w:r>
      <w:r w:rsidRPr="00E578CA">
        <w:rPr>
          <w:rStyle w:val="affffc"/>
          <w:rtl/>
        </w:rPr>
        <w:t>"</w:t>
      </w:r>
      <w:r w:rsidRPr="00E578CA">
        <w:rPr>
          <w:rStyle w:val="affffc"/>
          <w:rFonts w:hint="cs"/>
          <w:rtl/>
        </w:rPr>
        <w:t>ל</w:t>
      </w:r>
      <w:r w:rsidRPr="00E578C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 xml:space="preserve">'ואיננו' </w:t>
      </w: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, </w:t>
      </w:r>
      <w:r w:rsidR="00E578CA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'והומכו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כַכֹל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יקפצון'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יצחק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ויעקב</w:t>
      </w:r>
      <w:r w:rsidRPr="006F178A">
        <w:rPr>
          <w:rtl/>
        </w:rPr>
        <w:t xml:space="preserve"> </w:t>
      </w:r>
      <w:r w:rsidR="0098541D" w:rsidRPr="0098541D">
        <w:rPr>
          <w:rStyle w:val="affffc"/>
          <w:rFonts w:hint="cs"/>
          <w:rtl/>
        </w:rPr>
        <w:t>שכתוב בהן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'בכל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4CADDEDA" w14:textId="7F3F0DDC" w:rsidR="00B93B58" w:rsidRPr="00E61F47" w:rsidRDefault="00B93B58" w:rsidP="00E61F47">
      <w:pPr>
        <w:rPr>
          <w:spacing w:val="2"/>
          <w:rtl/>
        </w:rPr>
      </w:pPr>
      <w:r w:rsidRPr="00E61F47">
        <w:rPr>
          <w:rStyle w:val="affffc"/>
          <w:rFonts w:hint="cs"/>
          <w:spacing w:val="2"/>
          <w:rtl/>
        </w:rPr>
        <w:t>ואם</w:t>
      </w:r>
      <w:r w:rsidRPr="00E61F47">
        <w:rPr>
          <w:rStyle w:val="affffc"/>
          <w:spacing w:val="2"/>
          <w:rtl/>
        </w:rPr>
        <w:t xml:space="preserve"> </w:t>
      </w:r>
      <w:r w:rsidRPr="00E61F47">
        <w:rPr>
          <w:rStyle w:val="affffc"/>
          <w:rFonts w:hint="cs"/>
          <w:spacing w:val="2"/>
          <w:rtl/>
        </w:rPr>
        <w:t>לאו</w:t>
      </w:r>
      <w:r w:rsidRPr="00E61F47">
        <w:rPr>
          <w:rStyle w:val="affff8"/>
          <w:spacing w:val="2"/>
          <w:rtl/>
        </w:rPr>
        <w:t xml:space="preserve"> </w:t>
      </w:r>
      <w:r w:rsidRPr="00E61F47">
        <w:rPr>
          <w:rStyle w:val="affff8"/>
          <w:rFonts w:hint="cs"/>
          <w:spacing w:val="2"/>
          <w:rtl/>
        </w:rPr>
        <w:t>'וכראש</w:t>
      </w:r>
      <w:r w:rsidRPr="00E61F47">
        <w:rPr>
          <w:rStyle w:val="affff8"/>
          <w:spacing w:val="2"/>
          <w:rtl/>
        </w:rPr>
        <w:t xml:space="preserve"> </w:t>
      </w:r>
      <w:r w:rsidRPr="00E61F47">
        <w:rPr>
          <w:rStyle w:val="affff8"/>
          <w:rFonts w:hint="cs"/>
          <w:spacing w:val="2"/>
          <w:rtl/>
        </w:rPr>
        <w:t>שבולת</w:t>
      </w:r>
      <w:r w:rsidRPr="00E61F47">
        <w:rPr>
          <w:rStyle w:val="affff8"/>
          <w:spacing w:val="2"/>
          <w:rtl/>
        </w:rPr>
        <w:t xml:space="preserve"> </w:t>
      </w:r>
      <w:r w:rsidRPr="00E61F47">
        <w:rPr>
          <w:rStyle w:val="affff8"/>
          <w:rFonts w:hint="cs"/>
          <w:spacing w:val="2"/>
          <w:rtl/>
        </w:rPr>
        <w:t>ימלו'</w:t>
      </w:r>
      <w:r w:rsidR="00E61F47" w:rsidRPr="00E61F47">
        <w:rPr>
          <w:rStyle w:val="affff8"/>
          <w:rFonts w:hint="cs"/>
          <w:spacing w:val="2"/>
          <w:rtl/>
        </w:rPr>
        <w:t xml:space="preserve"> כראש ה</w:t>
      </w:r>
      <w:r w:rsidRPr="00E61F47">
        <w:rPr>
          <w:rFonts w:hint="cs"/>
          <w:spacing w:val="2"/>
          <w:rtl/>
        </w:rPr>
        <w:t xml:space="preserve">שיבולת </w:t>
      </w:r>
      <w:r w:rsidR="0098541D" w:rsidRPr="00E61F47">
        <w:rPr>
          <w:rStyle w:val="affffc"/>
          <w:rFonts w:hint="cs"/>
          <w:spacing w:val="2"/>
          <w:rtl/>
        </w:rPr>
        <w:t>או</w:t>
      </w:r>
      <w:r w:rsidRPr="00E61F47">
        <w:rPr>
          <w:rStyle w:val="affffc"/>
          <w:rFonts w:hint="cs"/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כשיבולת עצמה</w:t>
      </w:r>
      <w:r w:rsidRPr="00E61F47">
        <w:rPr>
          <w:spacing w:val="2"/>
          <w:rtl/>
        </w:rPr>
        <w:t>.</w:t>
      </w:r>
    </w:p>
    <w:p w14:paraId="338FDD13" w14:textId="3909C7D9" w:rsidR="00F07A5B" w:rsidRPr="00F07A5B" w:rsidRDefault="00B93B58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למ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:</w:t>
      </w:r>
    </w:p>
    <w:p w14:paraId="454B3F0A" w14:textId="2B2E8AC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כסאסא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דשיבלתא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היינו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ד'וכראש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שבולת'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A8BAC81" w14:textId="2C540984" w:rsidR="00F07A5B" w:rsidRPr="00F07A5B" w:rsidRDefault="00B93B58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ולמ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:</w:t>
      </w:r>
    </w:p>
    <w:p w14:paraId="25FB9310" w14:textId="31210363" w:rsidR="00E578CA" w:rsidRPr="0098541D" w:rsidRDefault="00B93B58" w:rsidP="0098541D">
      <w:pPr>
        <w:spacing w:after="60"/>
        <w:rPr>
          <w:rStyle w:val="afffff2"/>
          <w:rtl/>
        </w:rPr>
      </w:pPr>
      <w:r w:rsidRPr="006F178A">
        <w:rPr>
          <w:rFonts w:hint="cs"/>
          <w:rtl/>
        </w:rPr>
        <w:t>כשיבולת עצמה הך</w:t>
      </w:r>
      <w:r w:rsidRPr="003625F4">
        <w:rPr>
          <w:rStyle w:val="affff8"/>
          <w:rFonts w:hint="cs"/>
          <w:rtl/>
        </w:rPr>
        <w:t xml:space="preserve"> 'וכראש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שבולת'</w:t>
      </w:r>
      <w:r w:rsidRPr="00E578CA">
        <w:rPr>
          <w:rStyle w:val="affffc"/>
          <w:rFonts w:hint="cs"/>
          <w:rtl/>
        </w:rPr>
        <w:t xml:space="preserve">- </w:t>
      </w:r>
      <w:r w:rsidR="0098541D" w:rsidRPr="0098541D">
        <w:rPr>
          <w:rStyle w:val="afffff2"/>
          <w:rFonts w:hint="cs"/>
          <w:rtl/>
        </w:rPr>
        <w:t>כנכנס לשדהו שגבוה גבוה מלקט</w:t>
      </w:r>
    </w:p>
    <w:p w14:paraId="46808AFE" w14:textId="77777777" w:rsidR="00F07A5B" w:rsidRPr="00F07A5B" w:rsidRDefault="00E61F47" w:rsidP="00E578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>
        <w:rPr>
          <w:rFonts w:hint="cs"/>
          <w:rtl/>
        </w:rPr>
        <w:t xml:space="preserve">.</w:t>
      </w:r>
      <w:del w:id="41208" w:author="Claude" w:date="2026-10-07T09:24:33Z">
        <w:r>
          <w:rPr>
            <w:rFonts w:hint="cs"/>
            <w:rtl/>
          </w:rPr>
          <w:delText xml:space="preserve"> </w:delText>
        </w:r>
      </w:del>
      <w:del w:id="41209" w:author="Claude" w:date="2026-10-07T09:24:33Z">
        <w:r>
          <w:rPr>
            <w:rtl/>
          </w:rPr>
          <w:delText xml:space="preserve">	</w:delText>
        </w:r>
      </w:del>
      <w:del w:id="41210" w:author="Claude" w:date="2026-10-07T09:24:33Z">
        <w:r>
          <w:rPr>
            <w:rtl/>
          </w:rPr>
          <w:delText xml:space="preserve">	</w:delText>
        </w:r>
      </w:del>
      <w:del w:id="41211" w:author="Claude" w:date="2026-10-07T09:24:33Z">
        <w:r>
          <w:rPr>
            <w:rtl/>
          </w:rPr>
          <w:delText xml:space="preserve">	</w:delText>
        </w:r>
      </w:del>
      <w:del w:id="41212" w:author="Claude" w:date="2026-10-07T09:24:33Z">
        <w:r>
          <w:rPr>
            <w:rtl/>
          </w:rPr>
          <w:delText xml:space="preserve">	</w:delText>
        </w:r>
      </w:del>
      <w:r w:rsidR="00F07A5B" w:rsidRPr="00F07A5B">
        <w:rPr>
          <w:rtl/>
        </w:rPr>
        <w:t>:</w:t>
      </w:r>
    </w:p>
    <w:p w14:paraId="08C66CC0" w14:textId="3B65ABE7" w:rsidR="00B93B58" w:rsidRPr="0098541D" w:rsidRDefault="00B93B58" w:rsidP="00B93B58">
      <w:pPr>
        <w:rPr>
          <w:spacing w:val="0"/>
          <w:rtl/>
        </w:rPr>
      </w:pPr>
      <w:r w:rsidRPr="0098541D">
        <w:rPr>
          <w:rStyle w:val="affff8"/>
          <w:rFonts w:hint="cs"/>
          <w:spacing w:val="0"/>
          <w:rtl/>
        </w:rPr>
        <w:t>ואת</w:t>
      </w:r>
      <w:r w:rsidR="0098541D">
        <w:rPr>
          <w:rStyle w:val="affff8"/>
          <w:rFonts w:hint="cs"/>
          <w:spacing w:val="0"/>
          <w:rtl/>
        </w:rPr>
        <w:t>+</w:t>
      </w:r>
      <w:r w:rsidRPr="0098541D">
        <w:rPr>
          <w:rStyle w:val="affff8"/>
          <w:spacing w:val="0"/>
          <w:rtl/>
        </w:rPr>
        <w:t xml:space="preserve"> </w:t>
      </w:r>
      <w:r w:rsidRPr="0098541D">
        <w:rPr>
          <w:rStyle w:val="affff8"/>
          <w:rFonts w:hint="cs"/>
          <w:spacing w:val="0"/>
          <w:rtl/>
        </w:rPr>
        <w:t>דכא</w:t>
      </w:r>
      <w:r w:rsidRPr="0098541D">
        <w:rPr>
          <w:rStyle w:val="affff8"/>
          <w:spacing w:val="0"/>
          <w:rtl/>
        </w:rPr>
        <w:t xml:space="preserve"> </w:t>
      </w:r>
      <w:r w:rsidRPr="0098541D">
        <w:rPr>
          <w:rStyle w:val="affff8"/>
          <w:rFonts w:hint="cs"/>
          <w:spacing w:val="0"/>
          <w:rtl/>
        </w:rPr>
        <w:t>ושפל</w:t>
      </w:r>
      <w:r w:rsidRPr="0098541D">
        <w:rPr>
          <w:rStyle w:val="affff8"/>
          <w:spacing w:val="0"/>
          <w:rtl/>
        </w:rPr>
        <w:t xml:space="preserve"> </w:t>
      </w:r>
      <w:r w:rsidRPr="0098541D">
        <w:rPr>
          <w:rStyle w:val="affff8"/>
          <w:rFonts w:hint="cs"/>
          <w:spacing w:val="0"/>
          <w:rtl/>
        </w:rPr>
        <w:t>רוח</w:t>
      </w:r>
      <w:r w:rsidRPr="0098541D">
        <w:rPr>
          <w:spacing w:val="0"/>
          <w:rtl/>
        </w:rPr>
        <w:t xml:space="preserve"> </w:t>
      </w:r>
      <w:r w:rsidRPr="0098541D">
        <w:rPr>
          <w:rStyle w:val="affffc"/>
          <w:rFonts w:hint="cs"/>
          <w:spacing w:val="0"/>
          <w:rtl/>
        </w:rPr>
        <w:t>ר</w:t>
      </w:r>
      <w:r w:rsidRPr="0098541D">
        <w:rPr>
          <w:rStyle w:val="affffc"/>
          <w:spacing w:val="0"/>
          <w:rtl/>
        </w:rPr>
        <w:t>"</w:t>
      </w:r>
      <w:r w:rsidRPr="0098541D">
        <w:rPr>
          <w:rStyle w:val="affffc"/>
          <w:rFonts w:hint="cs"/>
          <w:spacing w:val="0"/>
          <w:rtl/>
        </w:rPr>
        <w:t>ה ור</w:t>
      </w:r>
      <w:r w:rsidRPr="0098541D">
        <w:rPr>
          <w:rStyle w:val="affffc"/>
          <w:spacing w:val="0"/>
          <w:rtl/>
        </w:rPr>
        <w:t>"</w:t>
      </w:r>
      <w:r w:rsidRPr="0098541D">
        <w:rPr>
          <w:rStyle w:val="affffc"/>
          <w:rFonts w:hint="cs"/>
          <w:spacing w:val="0"/>
          <w:rtl/>
        </w:rPr>
        <w:t>ח</w:t>
      </w:r>
      <w:r w:rsidRPr="0098541D">
        <w:rPr>
          <w:rFonts w:hint="cs"/>
          <w:spacing w:val="0"/>
          <w:rtl/>
        </w:rPr>
        <w:t xml:space="preserve"> </w:t>
      </w:r>
      <w:r w:rsidR="00E578CA" w:rsidRPr="0098541D">
        <w:rPr>
          <w:rStyle w:val="affffc"/>
          <w:rFonts w:hint="cs"/>
          <w:spacing w:val="0"/>
          <w:rtl/>
        </w:rPr>
        <w:t>אי</w:t>
      </w:r>
      <w:r w:rsidRPr="0098541D">
        <w:rPr>
          <w:spacing w:val="0"/>
          <w:rtl/>
        </w:rPr>
        <w:t xml:space="preserve"> </w:t>
      </w:r>
      <w:r w:rsidRPr="0098541D">
        <w:rPr>
          <w:rFonts w:hint="cs"/>
          <w:spacing w:val="0"/>
          <w:rtl/>
        </w:rPr>
        <w:t>אתי</w:t>
      </w:r>
      <w:r w:rsidRPr="0098541D">
        <w:rPr>
          <w:spacing w:val="0"/>
          <w:rtl/>
        </w:rPr>
        <w:t xml:space="preserve"> </w:t>
      </w:r>
      <w:r w:rsidRPr="0098541D">
        <w:rPr>
          <w:rFonts w:hint="cs"/>
          <w:spacing w:val="0"/>
          <w:rtl/>
        </w:rPr>
        <w:t>דכא</w:t>
      </w:r>
      <w:r w:rsidR="0098541D" w:rsidRPr="0098541D">
        <w:rPr>
          <w:rStyle w:val="afffff2"/>
          <w:rFonts w:hint="cs"/>
          <w:spacing w:val="0"/>
          <w:rtl/>
        </w:rPr>
        <w:t xml:space="preserve"> מגביה השפל</w:t>
      </w:r>
      <w:r w:rsidRPr="0098541D">
        <w:rPr>
          <w:spacing w:val="0"/>
          <w:rtl/>
        </w:rPr>
        <w:t xml:space="preserve">, </w:t>
      </w:r>
      <w:r w:rsidR="00E578CA" w:rsidRPr="0098541D">
        <w:rPr>
          <w:rStyle w:val="affffc"/>
          <w:rFonts w:hint="cs"/>
          <w:spacing w:val="0"/>
          <w:rtl/>
        </w:rPr>
        <w:t>או</w:t>
      </w:r>
      <w:r w:rsidRPr="0098541D">
        <w:rPr>
          <w:rStyle w:val="affffc"/>
          <w:spacing w:val="0"/>
          <w:rtl/>
        </w:rPr>
        <w:t xml:space="preserve"> </w:t>
      </w:r>
      <w:r w:rsidRPr="0098541D">
        <w:rPr>
          <w:rFonts w:hint="cs"/>
          <w:spacing w:val="0"/>
          <w:rtl/>
        </w:rPr>
        <w:t>אני</w:t>
      </w:r>
      <w:r w:rsidRPr="0098541D">
        <w:rPr>
          <w:spacing w:val="0"/>
          <w:rtl/>
        </w:rPr>
        <w:t xml:space="preserve"> </w:t>
      </w:r>
      <w:r w:rsidRPr="0098541D">
        <w:rPr>
          <w:rFonts w:hint="cs"/>
          <w:spacing w:val="0"/>
          <w:rtl/>
        </w:rPr>
        <w:t>את</w:t>
      </w:r>
      <w:r w:rsidRPr="0098541D">
        <w:rPr>
          <w:spacing w:val="0"/>
          <w:rtl/>
        </w:rPr>
        <w:t xml:space="preserve"> </w:t>
      </w:r>
      <w:r w:rsidRPr="0098541D">
        <w:rPr>
          <w:rFonts w:hint="cs"/>
          <w:spacing w:val="0"/>
          <w:rtl/>
        </w:rPr>
        <w:t>דכא</w:t>
      </w:r>
      <w:r w:rsidRPr="0098541D">
        <w:rPr>
          <w:spacing w:val="0"/>
          <w:rtl/>
        </w:rPr>
        <w:t>.</w:t>
      </w:r>
    </w:p>
    <w:p w14:paraId="3F46C0EA" w14:textId="394C4927" w:rsidR="00B93B58" w:rsidRPr="006F178A" w:rsidRDefault="00B93B58" w:rsidP="008E7B27">
      <w:pPr>
        <w:spacing w:after="60"/>
        <w:rPr>
          <w:rtl/>
        </w:rPr>
      </w:pPr>
      <w:r w:rsidRPr="00E578CA">
        <w:rPr>
          <w:rStyle w:val="affffc"/>
          <w:rFonts w:hint="cs"/>
          <w:rtl/>
        </w:rPr>
        <w:t>ומסתברא</w:t>
      </w:r>
      <w:r w:rsidRPr="00E578CA">
        <w:rPr>
          <w:rStyle w:val="affffc"/>
          <w:rtl/>
        </w:rPr>
        <w:t xml:space="preserve"> </w:t>
      </w:r>
      <w:r w:rsidRPr="00E578CA">
        <w:rPr>
          <w:rStyle w:val="affffc"/>
          <w:rFonts w:hint="cs"/>
          <w:rtl/>
        </w:rPr>
        <w:t>כמ</w:t>
      </w:r>
      <w:r w:rsidRPr="00E578CA">
        <w:rPr>
          <w:rStyle w:val="affffc"/>
          <w:rtl/>
        </w:rPr>
        <w:t>"</w:t>
      </w:r>
      <w:r w:rsidRPr="00E578CA">
        <w:rPr>
          <w:rStyle w:val="affffc"/>
          <w:rFonts w:hint="cs"/>
          <w:rtl/>
        </w:rPr>
        <w:t>ד</w:t>
      </w:r>
      <w:r w:rsidRPr="00E578CA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דכא</w:t>
      </w:r>
      <w:r w:rsidR="008E7B27">
        <w:rPr>
          <w:rFonts w:hint="cs"/>
          <w:rtl/>
        </w:rPr>
        <w:t xml:space="preserve"> </w:t>
      </w:r>
      <w:r w:rsidR="008E7B27" w:rsidRPr="008E7B27">
        <w:rPr>
          <w:rStyle w:val="afffff2"/>
          <w:rFonts w:hint="cs"/>
          <w:rtl/>
        </w:rPr>
        <w:t>שהקב''ה משפיל 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וגבעות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סיני</w:t>
      </w:r>
      <w:r w:rsidR="008E7B27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43A7345C" w14:textId="5C977669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ז</w:t>
      </w:r>
      <w:r w:rsidR="008E7B27" w:rsidRPr="00F07A5B">
        <w:rPr>
          <w:rFonts w:hint="cs"/>
          <w:rtl/>
        </w:rPr>
        <w:t xml:space="preserve">. </w:t>
      </w:r>
      <w:r w:rsidR="00B93B58" w:rsidRPr="00F07A5B">
        <w:rPr>
          <w:rFonts w:hint="cs"/>
          <w:rtl/>
        </w:rPr>
        <w:t>ר</w:t>
      </w:r>
      <w:r w:rsidR="008E7B27" w:rsidRPr="00F07A5B">
        <w:rPr>
          <w:rFonts w:hint="cs"/>
          <w:rtl/>
        </w:rPr>
        <w:t>ב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יוסף</w:t>
      </w:r>
      <w:r w:rsidR="00F07A5B" w:rsidRPr="00F07A5B">
        <w:rPr>
          <w:rFonts w:hint="cs"/>
          <w:rtl/>
        </w:rPr>
        <w:t>:</w:t>
      </w:r>
    </w:p>
    <w:p w14:paraId="1863AF92" w14:textId="4C611674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וגבעות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סיני</w:t>
      </w:r>
      <w:r w:rsidRPr="006F178A">
        <w:rPr>
          <w:rtl/>
        </w:rPr>
        <w:t>,</w:t>
      </w:r>
    </w:p>
    <w:p w14:paraId="7A50E2F0" w14:textId="77777777" w:rsidR="00E4644A" w:rsidRPr="00255160" w:rsidRDefault="00E4644A" w:rsidP="00E4644A">
      <w:pPr>
        <w:jc w:val="center"/>
        <w:rPr>
          <w:del w:id="90024" w:author="מנוע עיצוב" w:date="2026-10-08T11:01:28Z"/>
          <w:rFonts w:ascii="BA • Vilna Light" w:hAnsi="BA • Vilna Light" w:cs="BA • Vilna Light"/>
          <w:rtl/>
        </w:rPr>
      </w:pPr>
      <w:del w:id="9002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3783E25F" w14:textId="3E3A49BA" w:rsidR="008E7B27" w:rsidRPr="006F178A" w:rsidRDefault="008E7B27" w:rsidP="006C7D1C">
      <w:pPr>
        <w:pStyle w:val="affffd"/>
        <w:rPr>
          <w:rtl/>
        </w:rPr>
      </w:pPr>
      <w:r>
        <w:rPr>
          <w:rFonts w:hint="cs"/>
          <w:rtl/>
        </w:rPr>
        <w:t xml:space="preserve">כל אדם שיש בו גסות הרוח [ג] </w:t>
      </w:r>
      <w:r w:rsidRPr="008E7B27">
        <w:rPr>
          <w:rStyle w:val="afffff2"/>
          <w:rFonts w:hint="cs"/>
          <w:rtl/>
        </w:rPr>
        <w:t>[אשירה, עפרו, שכינה]</w:t>
      </w:r>
      <w:r>
        <w:rPr>
          <w:rFonts w:hint="cs"/>
          <w:rtl/>
        </w:rPr>
        <w:t xml:space="preserve"> </w:t>
      </w:r>
    </w:p>
    <w:p w14:paraId="44935C26" w14:textId="426BB454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ח. </w:t>
      </w:r>
      <w:r w:rsidR="00555569" w:rsidRPr="00F07A5B">
        <w:rPr>
          <w:rtl/>
        </w:rPr>
        <w:tab/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25A88FB6" w14:textId="00908D8F" w:rsidR="008E7B27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ראוי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לגדעו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כאשירה</w:t>
      </w:r>
      <w:r w:rsidRPr="00757D20">
        <w:rPr>
          <w:rtl/>
        </w:rPr>
        <w:t xml:space="preserve">, </w:t>
      </w:r>
      <w:r w:rsidR="008E7B27" w:rsidRPr="008E7B27">
        <w:rPr>
          <w:rStyle w:val="affffc"/>
          <w:rFonts w:hint="cs"/>
          <w:rtl/>
        </w:rPr>
        <w:t>ד</w:t>
      </w:r>
      <w:r w:rsidRPr="008E7B27">
        <w:rPr>
          <w:rStyle w:val="affffc"/>
          <w:rFonts w:hint="cs"/>
          <w:rtl/>
        </w:rPr>
        <w:t>הכא</w:t>
      </w:r>
      <w:r w:rsidRPr="008E7B27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'ורמי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הקומה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גדועים'</w:t>
      </w:r>
      <w:r w:rsidRPr="003625F4">
        <w:rPr>
          <w:rStyle w:val="affff8"/>
          <w:rtl/>
        </w:rPr>
        <w:t>,</w:t>
      </w:r>
      <w:r w:rsidRPr="00757D20">
        <w:rPr>
          <w:rtl/>
        </w:rPr>
        <w:t xml:space="preserve"> </w:t>
      </w:r>
    </w:p>
    <w:p w14:paraId="4353305B" w14:textId="021F0971" w:rsidR="00B93B58" w:rsidRPr="00757D20" w:rsidRDefault="008E7B27" w:rsidP="008E7B27">
      <w:pPr>
        <w:ind w:left="1017" w:firstLine="113"/>
        <w:rPr>
          <w:rtl/>
        </w:rPr>
      </w:pPr>
      <w:r w:rsidRPr="008E7B27">
        <w:rPr>
          <w:rStyle w:val="affffc"/>
          <w:rFonts w:hint="cs"/>
          <w:rtl/>
        </w:rPr>
        <w:t>וה</w:t>
      </w:r>
      <w:r w:rsidR="00B93B58" w:rsidRPr="008E7B27">
        <w:rPr>
          <w:rStyle w:val="affffc"/>
          <w:rFonts w:hint="cs"/>
          <w:rtl/>
        </w:rPr>
        <w:t>תם</w:t>
      </w:r>
      <w:r w:rsidR="00B93B58" w:rsidRPr="008E7B27">
        <w:rPr>
          <w:rStyle w:val="affffc"/>
          <w:rtl/>
        </w:rPr>
        <w:t>: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'ואשיריהם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תגדעון'</w:t>
      </w:r>
      <w:r w:rsidR="00B93B58" w:rsidRPr="003625F4">
        <w:rPr>
          <w:rStyle w:val="affff8"/>
          <w:rtl/>
        </w:rPr>
        <w:t>.</w:t>
      </w:r>
    </w:p>
    <w:p w14:paraId="77EF9467" w14:textId="32ED7BE4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ט. </w:t>
      </w:r>
      <w:r w:rsidR="00555569" w:rsidRPr="00F07A5B">
        <w:rPr>
          <w:rtl/>
        </w:rPr>
        <w:tab/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6972F55D" w14:textId="6442F64B" w:rsidR="00B93B58" w:rsidRPr="00E61F47" w:rsidRDefault="00B93B58" w:rsidP="00B93B58">
      <w:pPr>
        <w:rPr>
          <w:spacing w:val="0"/>
          <w:rtl/>
        </w:rPr>
      </w:pPr>
      <w:r w:rsidRPr="0059138D">
        <w:rPr>
          <w:rFonts w:cs="BA Vilna Bold" w:hint="cs"/>
          <w:spacing w:val="0"/>
          <w:rtl/>
        </w:rPr>
        <w:t>אין</w:t>
      </w:r>
      <w:r w:rsidRPr="0059138D">
        <w:rPr>
          <w:rFonts w:cs="BA Vilna Bold"/>
          <w:spacing w:val="0"/>
          <w:rtl/>
        </w:rPr>
        <w:t xml:space="preserve"> </w:t>
      </w:r>
      <w:r w:rsidRPr="0059138D">
        <w:rPr>
          <w:rFonts w:cs="BA Vilna Bold" w:hint="cs"/>
          <w:spacing w:val="0"/>
          <w:rtl/>
        </w:rPr>
        <w:t>עפרו</w:t>
      </w:r>
      <w:r w:rsidRPr="0059138D">
        <w:rPr>
          <w:rFonts w:cs="BA Vilna Bold"/>
          <w:spacing w:val="0"/>
          <w:rtl/>
        </w:rPr>
        <w:t xml:space="preserve"> </w:t>
      </w:r>
      <w:r w:rsidRPr="0059138D">
        <w:rPr>
          <w:rFonts w:cs="BA Vilna Bold" w:hint="cs"/>
          <w:spacing w:val="0"/>
          <w:rtl/>
        </w:rPr>
        <w:t>ננער</w:t>
      </w:r>
      <w:r w:rsidRPr="00E61F47">
        <w:rPr>
          <w:spacing w:val="0"/>
          <w:rtl/>
        </w:rPr>
        <w:t xml:space="preserve"> </w:t>
      </w:r>
      <w:r w:rsidR="008E7B27" w:rsidRPr="00E61F47">
        <w:rPr>
          <w:rFonts w:hint="cs"/>
          <w:spacing w:val="0"/>
          <w:rtl/>
        </w:rPr>
        <w:t>ד</w:t>
      </w:r>
      <w:r w:rsidRPr="00E61F47">
        <w:rPr>
          <w:rStyle w:val="affff8"/>
          <w:rFonts w:hint="cs"/>
          <w:spacing w:val="0"/>
          <w:rtl/>
        </w:rPr>
        <w:t>'הקיצו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ורננו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b/>
          <w:bCs/>
          <w:spacing w:val="0"/>
          <w:rtl/>
        </w:rPr>
        <w:t>שכני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עפר'</w:t>
      </w:r>
      <w:r w:rsidRPr="00E61F47">
        <w:rPr>
          <w:rStyle w:val="affff8"/>
          <w:spacing w:val="0"/>
          <w:rtl/>
        </w:rPr>
        <w:t>,</w:t>
      </w:r>
      <w:r w:rsidR="008E7B27" w:rsidRPr="00E61F47">
        <w:rPr>
          <w:rFonts w:hint="cs"/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מי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שנעשה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שכן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לעפר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בחייו</w:t>
      </w:r>
      <w:r w:rsidRPr="00E61F47">
        <w:rPr>
          <w:spacing w:val="0"/>
          <w:rtl/>
        </w:rPr>
        <w:t>.</w:t>
      </w:r>
    </w:p>
    <w:p w14:paraId="22AB9F72" w14:textId="0B485699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י. </w:t>
      </w:r>
      <w:r w:rsidR="00555569" w:rsidRPr="00F07A5B">
        <w:rPr>
          <w:rtl/>
        </w:rPr>
        <w:tab/>
      </w:r>
      <w:r w:rsidR="00555569" w:rsidRPr="00F07A5B">
        <w:rPr>
          <w:rtl/>
        </w:rPr>
        <w:tab/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7A3BD69C" w14:textId="3D1D289B" w:rsidR="00B93B58" w:rsidRPr="006F178A" w:rsidRDefault="00B93B58" w:rsidP="008E7B27">
      <w:pPr>
        <w:spacing w:after="60"/>
        <w:rPr>
          <w:rtl/>
        </w:rPr>
      </w:pPr>
      <w:r w:rsidRPr="0059138D">
        <w:rPr>
          <w:rFonts w:cs="BA Vilna Bold" w:hint="cs"/>
          <w:rtl/>
        </w:rPr>
        <w:t>שכינה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מיללת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עליו</w:t>
      </w:r>
      <w:r w:rsidRPr="0059138D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="008E7B27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'וגבוה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ממרחק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יידע'</w:t>
      </w:r>
      <w:r w:rsidRPr="003625F4">
        <w:rPr>
          <w:rStyle w:val="affff8"/>
          <w:rtl/>
        </w:rPr>
        <w:t>.</w:t>
      </w:r>
    </w:p>
    <w:p w14:paraId="734E67E5" w14:textId="2F1EA963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יא</w:t>
      </w:r>
      <w:r w:rsidR="008E7B27" w:rsidRPr="00F07A5B">
        <w:rPr>
          <w:rFonts w:hint="cs"/>
          <w:rtl/>
        </w:rPr>
        <w:t xml:space="preserve">. </w:t>
      </w:r>
      <w:r w:rsidR="00555569" w:rsidRPr="00F07A5B">
        <w:rPr>
          <w:rtl/>
        </w:rPr>
        <w:tab/>
      </w:r>
      <w:r w:rsidR="00B93B58" w:rsidRPr="00F07A5B">
        <w:rPr>
          <w:rFonts w:hint="cs"/>
          <w:rtl/>
        </w:rPr>
        <w:t>ר</w:t>
      </w:r>
      <w:r w:rsidR="008E7B27" w:rsidRPr="00F07A5B">
        <w:rPr>
          <w:rFonts w:hint="cs"/>
          <w:rtl/>
        </w:rPr>
        <w:t>"א</w:t>
      </w:r>
      <w:r w:rsidR="00F07A5B" w:rsidRPr="00F07A5B">
        <w:rPr>
          <w:rFonts w:hint="cs"/>
          <w:rtl/>
        </w:rPr>
        <w:t>:</w:t>
      </w:r>
    </w:p>
    <w:p w14:paraId="1AD4BC4B" w14:textId="2D10A9CA" w:rsidR="008E7B27" w:rsidRDefault="00B93B58" w:rsidP="00B93B58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 מדת</w:t>
      </w:r>
      <w:r w:rsidRPr="006F178A">
        <w:rPr>
          <w:rtl/>
        </w:rPr>
        <w:t xml:space="preserve"> </w:t>
      </w:r>
      <w:r w:rsidR="008E7B27">
        <w:rPr>
          <w:rFonts w:hint="cs"/>
          <w:rtl/>
        </w:rPr>
        <w:t>ב"ו:</w:t>
      </w:r>
      <w:r w:rsidRPr="006F178A">
        <w:rPr>
          <w:rtl/>
        </w:rPr>
        <w:t xml:space="preserve"> </w:t>
      </w:r>
      <w:r w:rsidR="008E7B27">
        <w:rPr>
          <w:rFonts w:hint="cs"/>
          <w:rtl/>
        </w:rPr>
        <w:t>שאין ה</w:t>
      </w:r>
      <w:r w:rsidRPr="006F178A">
        <w:rPr>
          <w:rFonts w:hint="cs"/>
          <w:rtl/>
        </w:rPr>
        <w:t>גבוה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השפל</w:t>
      </w:r>
      <w:r w:rsidRPr="006F178A">
        <w:rPr>
          <w:rtl/>
        </w:rPr>
        <w:t xml:space="preserve">, </w:t>
      </w:r>
    </w:p>
    <w:p w14:paraId="64A5191A" w14:textId="2E5F588C" w:rsidR="00B93B58" w:rsidRPr="00E61F47" w:rsidRDefault="00B93B58" w:rsidP="00B93B58">
      <w:pPr>
        <w:rPr>
          <w:spacing w:val="2"/>
          <w:rtl/>
        </w:rPr>
      </w:pPr>
      <w:r w:rsidRPr="00E61F47">
        <w:rPr>
          <w:rFonts w:hint="cs"/>
          <w:spacing w:val="2"/>
          <w:rtl/>
        </w:rPr>
        <w:t>אבל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מדת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הקב</w:t>
      </w:r>
      <w:r w:rsidRPr="00E61F47">
        <w:rPr>
          <w:spacing w:val="2"/>
          <w:rtl/>
        </w:rPr>
        <w:t>"</w:t>
      </w:r>
      <w:r w:rsidRPr="00E61F47">
        <w:rPr>
          <w:rFonts w:hint="cs"/>
          <w:spacing w:val="2"/>
          <w:rtl/>
        </w:rPr>
        <w:t>ה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גבוה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ורואה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את</w:t>
      </w:r>
      <w:r w:rsidRPr="00E61F47">
        <w:rPr>
          <w:spacing w:val="2"/>
          <w:rtl/>
        </w:rPr>
        <w:t xml:space="preserve"> </w:t>
      </w:r>
      <w:r w:rsidRPr="00E61F47">
        <w:rPr>
          <w:rFonts w:hint="cs"/>
          <w:spacing w:val="2"/>
          <w:rtl/>
        </w:rPr>
        <w:t>השפל</w:t>
      </w:r>
      <w:r w:rsidRPr="00E61F47">
        <w:rPr>
          <w:spacing w:val="2"/>
          <w:rtl/>
        </w:rPr>
        <w:t xml:space="preserve">, </w:t>
      </w:r>
      <w:r w:rsidR="008E7B27" w:rsidRPr="00E61F47">
        <w:rPr>
          <w:rFonts w:hint="cs"/>
          <w:spacing w:val="2"/>
          <w:rtl/>
        </w:rPr>
        <w:t>ד</w:t>
      </w:r>
      <w:r w:rsidRPr="00E61F47">
        <w:rPr>
          <w:rStyle w:val="affff8"/>
          <w:rFonts w:hint="cs"/>
          <w:spacing w:val="2"/>
          <w:rtl/>
        </w:rPr>
        <w:t>'כי</w:t>
      </w:r>
      <w:r w:rsidRPr="00E61F47">
        <w:rPr>
          <w:rStyle w:val="affff8"/>
          <w:spacing w:val="2"/>
          <w:rtl/>
        </w:rPr>
        <w:t xml:space="preserve"> </w:t>
      </w:r>
      <w:r w:rsidRPr="00E61F47">
        <w:rPr>
          <w:rStyle w:val="affff8"/>
          <w:rFonts w:hint="cs"/>
          <w:spacing w:val="2"/>
          <w:rtl/>
        </w:rPr>
        <w:t>רם</w:t>
      </w:r>
      <w:r w:rsidRPr="00E61F47">
        <w:rPr>
          <w:rStyle w:val="affff8"/>
          <w:spacing w:val="2"/>
          <w:rtl/>
        </w:rPr>
        <w:t xml:space="preserve"> ה' </w:t>
      </w:r>
      <w:r w:rsidRPr="00E61F47">
        <w:rPr>
          <w:rStyle w:val="affff8"/>
          <w:rFonts w:hint="cs"/>
          <w:spacing w:val="2"/>
          <w:rtl/>
        </w:rPr>
        <w:t>ושפל</w:t>
      </w:r>
      <w:r w:rsidRPr="00E61F47">
        <w:rPr>
          <w:rStyle w:val="affff8"/>
          <w:spacing w:val="2"/>
          <w:rtl/>
        </w:rPr>
        <w:t xml:space="preserve"> </w:t>
      </w:r>
      <w:r w:rsidRPr="00E61F47">
        <w:rPr>
          <w:rStyle w:val="affff8"/>
          <w:rFonts w:hint="cs"/>
          <w:spacing w:val="2"/>
          <w:rtl/>
        </w:rPr>
        <w:t>יראה</w:t>
      </w:r>
      <w:r w:rsidRPr="00E61F47">
        <w:rPr>
          <w:rStyle w:val="affff8"/>
          <w:spacing w:val="2"/>
          <w:rtl/>
        </w:rPr>
        <w:t>'.</w:t>
      </w:r>
    </w:p>
    <w:p w14:paraId="45A717F5" w14:textId="77777777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יב</w:t>
      </w:r>
      <w:r w:rsidR="008E7B27" w:rsidRPr="00F07A5B">
        <w:rPr>
          <w:rFonts w:hint="cs"/>
          <w:rtl/>
        </w:rPr>
        <w:t xml:space="preserve">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ח ומ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ע</w:t>
      </w:r>
      <w:r w:rsidR="00F07A5B" w:rsidRPr="00F07A5B">
        <w:rPr>
          <w:rtl/>
        </w:rPr>
        <w:t>:</w:t>
      </w:r>
    </w:p>
    <w:p w14:paraId="2CC0F328" w14:textId="21F4C144" w:rsidR="00B93B58" w:rsidRPr="006F178A" w:rsidRDefault="00B93B58" w:rsidP="00B93B58">
      <w:pPr>
        <w:rPr>
          <w:rtl/>
        </w:rPr>
      </w:pPr>
      <w:r w:rsidRPr="008E7B27">
        <w:rPr>
          <w:rStyle w:val="affffc"/>
          <w:rFonts w:hint="cs"/>
          <w:rtl/>
        </w:rPr>
        <w:t>אמר</w:t>
      </w:r>
      <w:r w:rsidRPr="008E7B27">
        <w:rPr>
          <w:rStyle w:val="affffc"/>
          <w:rtl/>
        </w:rPr>
        <w:t xml:space="preserve"> </w:t>
      </w:r>
      <w:r w:rsidRPr="008E7B27">
        <w:rPr>
          <w:rStyle w:val="affffc"/>
          <w:rFonts w:hint="cs"/>
          <w:rtl/>
        </w:rPr>
        <w:t>הקב</w:t>
      </w:r>
      <w:r w:rsidRPr="008E7B27">
        <w:rPr>
          <w:rStyle w:val="affffc"/>
          <w:rtl/>
        </w:rPr>
        <w:t>"</w:t>
      </w:r>
      <w:r w:rsidRPr="008E7B27">
        <w:rPr>
          <w:rStyle w:val="affffc"/>
          <w:rFonts w:hint="cs"/>
          <w:rtl/>
        </w:rPr>
        <w:t>ה</w:t>
      </w:r>
      <w:r w:rsidRPr="008E7B2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יכולין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בעולם</w:t>
      </w:r>
      <w:r w:rsidRPr="006F178A">
        <w:rPr>
          <w:rtl/>
        </w:rPr>
        <w:t xml:space="preserve">, </w:t>
      </w:r>
      <w:r w:rsidR="008E7B27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'מלשני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בסתר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רעהו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אצמית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גבה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עינים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ורחב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לבב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אוכל'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תקרי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אִתו'</w:t>
      </w:r>
      <w:r w:rsidRPr="006F178A">
        <w:rPr>
          <w:rtl/>
        </w:rPr>
        <w:t>.</w:t>
      </w:r>
    </w:p>
    <w:p w14:paraId="013D10EA" w14:textId="33226DCA" w:rsidR="00B93B58" w:rsidRPr="006F178A" w:rsidRDefault="00E61F47" w:rsidP="00B93B58">
      <w:pPr>
        <w:rPr>
          <w:rtl/>
        </w:rPr>
      </w:pPr>
      <w:r w:rsidRPr="00E61F47">
        <w:rPr>
          <w:rStyle w:val="affffc"/>
          <w:rFonts w:hint="cs"/>
          <w:rtl/>
        </w:rPr>
        <w:t xml:space="preserve">איכא דמתני </w:t>
      </w:r>
      <w:r w:rsidR="00B93B58" w:rsidRPr="006F178A">
        <w:rPr>
          <w:rFonts w:hint="cs"/>
          <w:rtl/>
        </w:rPr>
        <w:t>אמספרי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</w:t>
      </w:r>
      <w:r>
        <w:rPr>
          <w:rFonts w:hint="cs"/>
          <w:rtl/>
        </w:rPr>
        <w:t>ה''ר</w:t>
      </w:r>
      <w:r w:rsidR="00B93B58" w:rsidRPr="006F178A">
        <w:rPr>
          <w:rtl/>
        </w:rPr>
        <w:t xml:space="preserve">, </w:t>
      </w:r>
      <w:r w:rsidR="008E7B27">
        <w:rPr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'מלשני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בסתר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רעהו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אותו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אצמית'</w:t>
      </w:r>
      <w:r w:rsidR="00B93B58" w:rsidRPr="003625F4">
        <w:rPr>
          <w:rStyle w:val="affff8"/>
          <w:rtl/>
        </w:rPr>
        <w:t>.</w:t>
      </w:r>
    </w:p>
    <w:p w14:paraId="0CC32EC2" w14:textId="49792F98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יג</w:t>
      </w:r>
      <w:r w:rsidR="008E7B27" w:rsidRPr="00F07A5B">
        <w:rPr>
          <w:rFonts w:hint="cs"/>
          <w:rtl/>
        </w:rPr>
        <w:t>.</w:t>
      </w:r>
      <w:r w:rsidR="00555569" w:rsidRPr="00F07A5B">
        <w:rPr>
          <w:rtl/>
        </w:rPr>
        <w:tab/>
      </w:r>
      <w:r w:rsidR="008E7B27" w:rsidRPr="00F07A5B">
        <w:rPr>
          <w:rFonts w:hint="cs"/>
          <w:rtl/>
        </w:rPr>
        <w:t xml:space="preserve"> ארא''ל</w:t>
      </w:r>
      <w:r w:rsidR="00F07A5B" w:rsidRPr="00F07A5B">
        <w:rPr>
          <w:rFonts w:hint="cs"/>
          <w:rtl/>
        </w:rPr>
        <w:t>:</w:t>
      </w:r>
    </w:p>
    <w:p w14:paraId="1EBE8A25" w14:textId="364EEC12" w:rsidR="00B93B58" w:rsidRPr="006F178A" w:rsidRDefault="00B93B58" w:rsidP="00E61F47">
      <w:pPr>
        <w:spacing w:after="60"/>
        <w:rPr>
          <w:rtl/>
        </w:rPr>
      </w:pPr>
      <w:r w:rsidRPr="0059138D">
        <w:rPr>
          <w:rFonts w:cs="BA Vilna Bold" w:hint="cs"/>
          <w:spacing w:val="0"/>
          <w:rtl/>
        </w:rPr>
        <w:t>אפילו</w:t>
      </w:r>
      <w:r w:rsidRPr="0059138D">
        <w:rPr>
          <w:rFonts w:cs="BA Vilna Bold"/>
          <w:spacing w:val="0"/>
          <w:rtl/>
        </w:rPr>
        <w:t xml:space="preserve"> </w:t>
      </w:r>
      <w:r w:rsidRPr="0059138D">
        <w:rPr>
          <w:rFonts w:cs="BA Vilna Bold" w:hint="cs"/>
          <w:spacing w:val="0"/>
          <w:rtl/>
        </w:rPr>
        <w:t>רוח</w:t>
      </w:r>
      <w:r w:rsidRPr="0059138D">
        <w:rPr>
          <w:rFonts w:cs="BA Vilna Bold"/>
          <w:spacing w:val="0"/>
          <w:rtl/>
        </w:rPr>
        <w:t xml:space="preserve"> </w:t>
      </w:r>
      <w:r w:rsidRPr="0059138D">
        <w:rPr>
          <w:rFonts w:cs="BA Vilna Bold" w:hint="cs"/>
          <w:spacing w:val="0"/>
          <w:rtl/>
        </w:rPr>
        <w:t>קימעא</w:t>
      </w:r>
      <w:r w:rsidRPr="0059138D">
        <w:rPr>
          <w:rFonts w:cs="BA Vilna Bold"/>
          <w:spacing w:val="0"/>
          <w:rtl/>
        </w:rPr>
        <w:t xml:space="preserve"> </w:t>
      </w:r>
      <w:r w:rsidRPr="0059138D">
        <w:rPr>
          <w:rFonts w:cs="BA Vilna Bold" w:hint="cs"/>
          <w:spacing w:val="0"/>
          <w:rtl/>
        </w:rPr>
        <w:t>עוכרתו</w:t>
      </w:r>
      <w:r w:rsidRPr="0059138D">
        <w:rPr>
          <w:rFonts w:cs="BA Vilna Bold"/>
          <w:spacing w:val="0"/>
          <w:rtl/>
        </w:rPr>
        <w:t>,</w:t>
      </w:r>
      <w:r w:rsidRPr="00E61F47">
        <w:rPr>
          <w:spacing w:val="0"/>
          <w:rtl/>
        </w:rPr>
        <w:t xml:space="preserve"> </w:t>
      </w:r>
      <w:r w:rsidR="008E7B27" w:rsidRPr="00E61F47">
        <w:rPr>
          <w:rFonts w:hint="cs"/>
          <w:spacing w:val="0"/>
          <w:rtl/>
        </w:rPr>
        <w:t>ד</w:t>
      </w:r>
      <w:r w:rsidRPr="00E61F47">
        <w:rPr>
          <w:rStyle w:val="affff8"/>
          <w:rFonts w:hint="cs"/>
          <w:spacing w:val="0"/>
          <w:rtl/>
        </w:rPr>
        <w:t>'והרשעים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כים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נגרש'</w:t>
      </w:r>
      <w:r w:rsidRPr="00E61F47">
        <w:rPr>
          <w:rStyle w:val="affff8"/>
          <w:spacing w:val="0"/>
          <w:rtl/>
        </w:rPr>
        <w:t>,</w:t>
      </w:r>
      <w:r w:rsidRPr="00E61F47">
        <w:rPr>
          <w:spacing w:val="0"/>
          <w:rtl/>
        </w:rPr>
        <w:t xml:space="preserve"> </w:t>
      </w:r>
      <w:r w:rsidR="008E7B27" w:rsidRPr="00E61F47">
        <w:rPr>
          <w:rFonts w:hint="cs"/>
          <w:spacing w:val="0"/>
          <w:rtl/>
        </w:rPr>
        <w:t xml:space="preserve">מה </w:t>
      </w:r>
      <w:r w:rsidRPr="00E61F47">
        <w:rPr>
          <w:rFonts w:hint="eastAsia"/>
          <w:spacing w:val="0"/>
          <w:rtl/>
        </w:rPr>
        <w:t>ים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שיש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בו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כמה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רביעיות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רוח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קימעא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עוכרתו</w:t>
      </w:r>
      <w:r w:rsidRPr="00E61F47">
        <w:rPr>
          <w:spacing w:val="0"/>
          <w:rtl/>
        </w:rPr>
        <w:t xml:space="preserve">, </w:t>
      </w:r>
      <w:r w:rsidR="008E7B27" w:rsidRPr="00E61F47">
        <w:rPr>
          <w:rFonts w:hint="cs"/>
          <w:spacing w:val="0"/>
          <w:rtl/>
        </w:rPr>
        <w:t xml:space="preserve">ק''ו </w:t>
      </w:r>
      <w:r w:rsidRPr="00E61F47">
        <w:rPr>
          <w:rFonts w:hint="eastAsia"/>
          <w:spacing w:val="0"/>
          <w:rtl/>
        </w:rPr>
        <w:t>אדם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ש</w:t>
      </w:r>
      <w:r w:rsidR="008E7B27" w:rsidRPr="00E61F47">
        <w:rPr>
          <w:rFonts w:hint="cs"/>
          <w:spacing w:val="0"/>
          <w:rtl/>
        </w:rPr>
        <w:t xml:space="preserve">יש </w:t>
      </w:r>
      <w:r w:rsidRPr="00E61F47">
        <w:rPr>
          <w:rFonts w:hint="eastAsia"/>
          <w:spacing w:val="0"/>
          <w:rtl/>
        </w:rPr>
        <w:t>בו</w:t>
      </w:r>
      <w:r w:rsidRPr="00E61F47">
        <w:rPr>
          <w:spacing w:val="0"/>
          <w:rtl/>
        </w:rPr>
        <w:t xml:space="preserve"> </w:t>
      </w:r>
      <w:r w:rsidR="008E7B27" w:rsidRPr="00E61F47">
        <w:rPr>
          <w:rFonts w:hint="cs"/>
          <w:spacing w:val="0"/>
          <w:rtl/>
        </w:rPr>
        <w:t xml:space="preserve">רק </w:t>
      </w:r>
      <w:r w:rsidRPr="00E61F47">
        <w:rPr>
          <w:rFonts w:hint="eastAsia"/>
          <w:spacing w:val="0"/>
          <w:rtl/>
        </w:rPr>
        <w:t>רביעית</w:t>
      </w:r>
      <w:r w:rsidRPr="00E61F47">
        <w:rPr>
          <w:spacing w:val="0"/>
          <w:rtl/>
        </w:rPr>
        <w:t xml:space="preserve"> </w:t>
      </w:r>
      <w:r w:rsidRPr="00E61F47">
        <w:rPr>
          <w:rFonts w:hint="eastAsia"/>
          <w:spacing w:val="0"/>
          <w:rtl/>
        </w:rPr>
        <w:t>אחת</w:t>
      </w:r>
      <w:r w:rsidR="008E7B27" w:rsidRPr="00E61F47">
        <w:rPr>
          <w:rFonts w:hint="cs"/>
          <w:spacing w:val="0"/>
          <w:rtl/>
        </w:rPr>
        <w:t>.</w:t>
      </w:r>
    </w:p>
    <w:p w14:paraId="1AE5876E" w14:textId="79357B53" w:rsidR="00F07A5B" w:rsidRPr="00F07A5B" w:rsidRDefault="00E61F47" w:rsidP="008E7B2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יד</w:t>
      </w:r>
      <w:r w:rsidR="008E7B27" w:rsidRPr="00F07A5B">
        <w:rPr>
          <w:rFonts w:hint="cs"/>
          <w:rtl/>
        </w:rPr>
        <w:t xml:space="preserve">. </w:t>
      </w:r>
      <w:r w:rsidR="00F15AAE" w:rsidRPr="00F07A5B">
        <w:rPr>
          <w:rtl/>
        </w:rPr>
        <w:tab/>
      </w:r>
      <w:r w:rsidR="00B93B58" w:rsidRPr="00F07A5B">
        <w:rPr>
          <w:rFonts w:hint="cs"/>
          <w:rtl/>
        </w:rPr>
        <w:t>מרב</w:t>
      </w:r>
      <w:r w:rsidR="00F07A5B" w:rsidRPr="00F07A5B">
        <w:rPr>
          <w:rtl/>
        </w:rPr>
        <w:t>:</w:t>
      </w:r>
    </w:p>
    <w:p w14:paraId="0EC67C92" w14:textId="36E56F24" w:rsidR="00B93B58" w:rsidRPr="00E61F47" w:rsidRDefault="00B93B58" w:rsidP="00B93B58">
      <w:pPr>
        <w:rPr>
          <w:spacing w:val="0"/>
          <w:rtl/>
        </w:rPr>
      </w:pPr>
      <w:r w:rsidRPr="0059138D">
        <w:rPr>
          <w:rFonts w:cs="BA Vilna Bold" w:hint="cs"/>
          <w:spacing w:val="0"/>
          <w:rtl/>
        </w:rPr>
        <w:t>ת</w:t>
      </w:r>
      <w:r w:rsidRPr="0059138D">
        <w:rPr>
          <w:rFonts w:cs="BA Vilna Bold"/>
          <w:spacing w:val="0"/>
          <w:rtl/>
        </w:rPr>
        <w:t>"</w:t>
      </w:r>
      <w:r w:rsidRPr="0059138D">
        <w:rPr>
          <w:rFonts w:cs="BA Vilna Bold" w:hint="cs"/>
          <w:spacing w:val="0"/>
          <w:rtl/>
        </w:rPr>
        <w:t>ח</w:t>
      </w:r>
      <w:r w:rsidRPr="0059138D">
        <w:rPr>
          <w:rFonts w:cs="BA Vilna Bold"/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צריך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שיהא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בו</w:t>
      </w:r>
      <w:r w:rsidRPr="00E61F47">
        <w:rPr>
          <w:spacing w:val="0"/>
          <w:rtl/>
        </w:rPr>
        <w:t xml:space="preserve"> </w:t>
      </w:r>
      <w:r w:rsidR="00E61F47" w:rsidRPr="0059138D">
        <w:rPr>
          <w:rFonts w:cs="BA Vilna Bold" w:hint="cs"/>
          <w:spacing w:val="0"/>
          <w:rtl/>
        </w:rPr>
        <w:t>שמינית ש</w:t>
      </w:r>
      <w:r w:rsidRPr="0059138D">
        <w:rPr>
          <w:rFonts w:cs="BA Vilna Bold" w:hint="cs"/>
          <w:spacing w:val="0"/>
          <w:rtl/>
        </w:rPr>
        <w:t>בשמינית</w:t>
      </w:r>
      <w:r w:rsidR="00E61F47" w:rsidRPr="00E61F47">
        <w:rPr>
          <w:rStyle w:val="affffc"/>
          <w:rFonts w:hint="cs"/>
          <w:spacing w:val="0"/>
          <w:rtl/>
        </w:rPr>
        <w:t xml:space="preserve"> ר'ה </w:t>
      </w:r>
      <w:r w:rsidR="00E61F47" w:rsidRPr="00E61F47">
        <w:rPr>
          <w:rFonts w:hint="cs"/>
          <w:spacing w:val="0"/>
          <w:rtl/>
        </w:rPr>
        <w:t>ונאה לו כראש לשיבולת</w:t>
      </w:r>
      <w:r w:rsidRPr="00E61F47">
        <w:rPr>
          <w:spacing w:val="0"/>
          <w:rtl/>
        </w:rPr>
        <w:t>.</w:t>
      </w:r>
    </w:p>
    <w:p w14:paraId="17A1B4B2" w14:textId="26996E3D" w:rsidR="00F07A5B" w:rsidRPr="00F07A5B" w:rsidRDefault="00E61F4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טו</w:t>
      </w:r>
      <w:r w:rsidR="00853000" w:rsidRPr="00F07A5B">
        <w:rPr>
          <w:rFonts w:hint="cs"/>
          <w:rtl/>
        </w:rPr>
        <w:t>.</w:t>
      </w:r>
      <w:r w:rsidR="00B93B58" w:rsidRPr="00F07A5B">
        <w:rPr>
          <w:rtl/>
        </w:rPr>
        <w:t xml:space="preserve"> </w:t>
      </w:r>
      <w:r w:rsidR="00F15AAE" w:rsidRPr="00F07A5B">
        <w:rPr>
          <w:rtl/>
        </w:rPr>
        <w:tab/>
      </w:r>
      <w:r w:rsidR="00B93B58"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40B10230" w14:textId="53907F91" w:rsidR="00B93B58" w:rsidRPr="006F178A" w:rsidRDefault="00853000" w:rsidP="00B93B58">
      <w:pPr>
        <w:rPr>
          <w:rtl/>
        </w:rPr>
      </w:pPr>
      <w:r>
        <w:rPr>
          <w:rFonts w:hint="cs"/>
          <w:rtl/>
        </w:rPr>
        <w:t>יהא בנידוי ע''ה שיש בו</w:t>
      </w:r>
      <w:r w:rsidR="00E22A54">
        <w:rPr>
          <w:rFonts w:hint="cs"/>
          <w:rtl/>
        </w:rPr>
        <w:t xml:space="preserve"> הרבה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</w:t>
      </w:r>
      <w:r>
        <w:rPr>
          <w:rFonts w:hint="cs"/>
          <w:rtl/>
        </w:rPr>
        <w:t>ת''ח שאין בו</w:t>
      </w:r>
      <w:r w:rsidR="00E22A54">
        <w:rPr>
          <w:rFonts w:hint="cs"/>
          <w:rtl/>
        </w:rPr>
        <w:t xml:space="preserve"> כלל</w:t>
      </w:r>
      <w:r w:rsidR="00B93B58" w:rsidRPr="006F178A">
        <w:rPr>
          <w:rtl/>
        </w:rPr>
        <w:t>.</w:t>
      </w:r>
    </w:p>
    <w:p w14:paraId="0E6314C5" w14:textId="57F08946" w:rsidR="00F07A5B" w:rsidRPr="00F07A5B" w:rsidRDefault="00B93B58" w:rsidP="00853000">
      <w:pPr>
        <w:pStyle w:val="36"/>
        <w:framePr w:wrap="notBeside"/>
        <w:rPr>
          <w:rtl/>
        </w:rPr>
      </w:pPr>
      <w:r w:rsidRPr="00F07A5B">
        <w:rPr>
          <w:rtl/>
        </w:rPr>
        <w:t>אר</w:t>
      </w:r>
      <w:r w:rsidRPr="00F07A5B">
        <w:rPr>
          <w:rFonts w:hint="cs"/>
          <w:rtl/>
        </w:rPr>
        <w:t>נב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1ADD143" w14:textId="319DD0E1" w:rsidR="00B93B58" w:rsidRPr="006F178A" w:rsidRDefault="00B93B58" w:rsidP="00853000">
      <w:pPr>
        <w:spacing w:after="60"/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מקצתה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Pr="00853000">
        <w:rPr>
          <w:rStyle w:val="affff8"/>
          <w:rFonts w:hint="cs"/>
          <w:rtl/>
        </w:rPr>
        <w:t>'תועבת</w:t>
      </w:r>
      <w:r w:rsidRPr="00853000">
        <w:rPr>
          <w:rStyle w:val="affff8"/>
          <w:rtl/>
        </w:rPr>
        <w:t xml:space="preserve"> ה' </w:t>
      </w:r>
      <w:r w:rsidRPr="00853000">
        <w:rPr>
          <w:rStyle w:val="affff8"/>
          <w:rFonts w:hint="cs"/>
          <w:rtl/>
        </w:rPr>
        <w:t>כל</w:t>
      </w:r>
      <w:r w:rsidR="00853000">
        <w:rPr>
          <w:rStyle w:val="affff8"/>
          <w:rFonts w:hint="cs"/>
          <w:rtl/>
        </w:rPr>
        <w:t>+</w:t>
      </w:r>
      <w:r w:rsidRPr="00853000">
        <w:rPr>
          <w:rStyle w:val="affff8"/>
          <w:rtl/>
        </w:rPr>
        <w:t xml:space="preserve"> </w:t>
      </w:r>
      <w:r w:rsidRPr="00853000">
        <w:rPr>
          <w:rStyle w:val="affff8"/>
          <w:rFonts w:hint="cs"/>
          <w:rtl/>
        </w:rPr>
        <w:t>גבה</w:t>
      </w:r>
      <w:r w:rsidRPr="00853000">
        <w:rPr>
          <w:rStyle w:val="affff8"/>
          <w:rtl/>
        </w:rPr>
        <w:t xml:space="preserve"> </w:t>
      </w:r>
      <w:r w:rsidRPr="00853000">
        <w:rPr>
          <w:rStyle w:val="affff8"/>
          <w:rFonts w:hint="cs"/>
          <w:rtl/>
        </w:rPr>
        <w:t>לב</w:t>
      </w:r>
      <w:r w:rsidRPr="006F178A">
        <w:rPr>
          <w:rFonts w:hint="cs"/>
          <w:rtl/>
        </w:rPr>
        <w:t>'</w:t>
      </w:r>
      <w:r w:rsidRPr="006F178A">
        <w:rPr>
          <w:rtl/>
        </w:rPr>
        <w:t xml:space="preserve">? </w:t>
      </w:r>
    </w:p>
    <w:p w14:paraId="19D772C7" w14:textId="409EFEB2" w:rsidR="00F07A5B" w:rsidRPr="00F07A5B" w:rsidRDefault="00E61F4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טז. </w:t>
      </w:r>
      <w:r w:rsidR="00B93B58" w:rsidRPr="00F07A5B">
        <w:rPr>
          <w:rFonts w:hint="cs"/>
          <w:rtl/>
        </w:rPr>
        <w:t>חזקיה</w:t>
      </w:r>
      <w:r w:rsidR="00F07A5B" w:rsidRPr="00F07A5B">
        <w:rPr>
          <w:rtl/>
        </w:rPr>
        <w:t>:</w:t>
      </w:r>
    </w:p>
    <w:p w14:paraId="10664439" w14:textId="0A20728E" w:rsidR="00853000" w:rsidRDefault="00B93B58" w:rsidP="00853000">
      <w:pPr>
        <w:rPr>
          <w:rtl/>
        </w:rPr>
      </w:pPr>
      <w:r w:rsidRPr="00757D20">
        <w:rPr>
          <w:rFonts w:hint="cs"/>
          <w:rtl/>
        </w:rPr>
        <w:t>אין</w:t>
      </w:r>
      <w:r w:rsidRPr="00757D20">
        <w:rPr>
          <w:rtl/>
        </w:rPr>
        <w:t xml:space="preserve"> </w:t>
      </w:r>
      <w:r w:rsidRPr="0059138D">
        <w:rPr>
          <w:rFonts w:cs="BA Vilna Bold" w:hint="cs"/>
          <w:rtl/>
        </w:rPr>
        <w:t>תפלתו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אדם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נשמעת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אא</w:t>
      </w:r>
      <w:r w:rsidRPr="00757D20">
        <w:rPr>
          <w:rtl/>
        </w:rPr>
        <w:t>"</w:t>
      </w:r>
      <w:r w:rsidRPr="00757D20">
        <w:rPr>
          <w:rFonts w:hint="cs"/>
          <w:rtl/>
        </w:rPr>
        <w:t>כ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משים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לבו</w:t>
      </w:r>
      <w:r w:rsidRPr="00757D20">
        <w:rPr>
          <w:rtl/>
        </w:rPr>
        <w:t xml:space="preserve"> </w:t>
      </w:r>
      <w:r w:rsidRPr="0059138D">
        <w:rPr>
          <w:rFonts w:cs="BA Vilna Bold" w:hint="cs"/>
          <w:rtl/>
        </w:rPr>
        <w:t>כבשר</w:t>
      </w:r>
      <w:r w:rsidRPr="00757D20">
        <w:rPr>
          <w:rtl/>
        </w:rPr>
        <w:t xml:space="preserve">, </w:t>
      </w:r>
    </w:p>
    <w:p w14:paraId="6441F1C5" w14:textId="4F15C9F9" w:rsidR="00B93B58" w:rsidRPr="00757D20" w:rsidRDefault="00853000" w:rsidP="00853000">
      <w:pPr>
        <w:rPr>
          <w:rtl/>
        </w:rPr>
      </w:pPr>
      <w:r>
        <w:rPr>
          <w:rFonts w:hint="cs"/>
          <w:rtl/>
        </w:rPr>
        <w:t>ד'</w:t>
      </w:r>
      <w:r w:rsidR="00B93B58" w:rsidRPr="00853000">
        <w:rPr>
          <w:rStyle w:val="affff8"/>
          <w:rFonts w:hint="cs"/>
          <w:rtl/>
        </w:rPr>
        <w:t>יבא</w:t>
      </w:r>
      <w:r w:rsidR="00B93B58" w:rsidRPr="00853000">
        <w:rPr>
          <w:rStyle w:val="affff8"/>
          <w:rtl/>
        </w:rPr>
        <w:t xml:space="preserve"> </w:t>
      </w:r>
      <w:r w:rsidR="00B93B58" w:rsidRPr="00853000">
        <w:rPr>
          <w:rStyle w:val="affff8"/>
          <w:rFonts w:hint="cs"/>
          <w:rtl/>
        </w:rPr>
        <w:t>כל</w:t>
      </w:r>
      <w:r w:rsidR="00B93B58" w:rsidRPr="00853000">
        <w:rPr>
          <w:rStyle w:val="affff8"/>
          <w:rtl/>
        </w:rPr>
        <w:t xml:space="preserve"> </w:t>
      </w:r>
      <w:r w:rsidR="00B93B58" w:rsidRPr="00853000">
        <w:rPr>
          <w:rStyle w:val="affff8"/>
          <w:rFonts w:hint="cs"/>
          <w:rtl/>
        </w:rPr>
        <w:t>בשר</w:t>
      </w:r>
      <w:r w:rsidR="00B93B58" w:rsidRPr="00853000">
        <w:rPr>
          <w:rStyle w:val="affff8"/>
          <w:rtl/>
        </w:rPr>
        <w:t xml:space="preserve"> </w:t>
      </w:r>
      <w:r w:rsidR="00B93B58" w:rsidRPr="00853000">
        <w:rPr>
          <w:rStyle w:val="affff8"/>
          <w:rFonts w:hint="cs"/>
          <w:rtl/>
        </w:rPr>
        <w:t>להשתחוות</w:t>
      </w:r>
      <w:r w:rsidR="00B93B58" w:rsidRPr="00853000">
        <w:rPr>
          <w:rStyle w:val="affff8"/>
          <w:rtl/>
        </w:rPr>
        <w:t xml:space="preserve"> </w:t>
      </w:r>
      <w:r w:rsidR="00B93B58" w:rsidRPr="00853000">
        <w:rPr>
          <w:rStyle w:val="affff8"/>
          <w:rFonts w:hint="cs"/>
          <w:rtl/>
        </w:rPr>
        <w:t>וגו</w:t>
      </w:r>
      <w:r w:rsidR="00B93B58" w:rsidRPr="00853000">
        <w:rPr>
          <w:rStyle w:val="affff8"/>
          <w:rtl/>
        </w:rPr>
        <w:t>'</w:t>
      </w:r>
      <w:r w:rsidR="00B93B58" w:rsidRPr="00757D20">
        <w:rPr>
          <w:rtl/>
        </w:rPr>
        <w:t>.</w:t>
      </w:r>
    </w:p>
    <w:p w14:paraId="30D5686E" w14:textId="78399155" w:rsidR="00F07A5B" w:rsidRPr="00F07A5B" w:rsidRDefault="00B93B58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ז</w:t>
      </w:r>
      <w:r w:rsidR="00F07A5B" w:rsidRPr="00F07A5B">
        <w:rPr>
          <w:rFonts w:hint="cs"/>
          <w:rtl/>
        </w:rPr>
        <w:t>:</w:t>
      </w:r>
    </w:p>
    <w:p w14:paraId="50E50B20" w14:textId="795AF0D1" w:rsidR="00B93B58" w:rsidRPr="006F178A" w:rsidRDefault="00853000" w:rsidP="00853000">
      <w:pPr>
        <w:spacing w:after="60"/>
        <w:rPr>
          <w:rtl/>
        </w:rPr>
      </w:pPr>
      <w:r w:rsidRPr="00853000">
        <w:rPr>
          <w:rStyle w:val="affffc"/>
          <w:rFonts w:hint="cs"/>
          <w:rtl/>
        </w:rPr>
        <w:t>בפרשת נגעים כתיב</w:t>
      </w:r>
      <w:r>
        <w:rPr>
          <w:rStyle w:val="affffc"/>
          <w:rFonts w:hint="cs"/>
          <w:rtl/>
        </w:rPr>
        <w:t>:</w:t>
      </w:r>
      <w:r w:rsidRPr="00853000">
        <w:rPr>
          <w:rStyle w:val="affffc"/>
          <w:rFonts w:hint="cs"/>
          <w:rtl/>
        </w:rPr>
        <w:t xml:space="preserve"> </w:t>
      </w:r>
      <w:r w:rsidRPr="00853000">
        <w:rPr>
          <w:rStyle w:val="affff8"/>
          <w:rFonts w:hint="cs"/>
          <w:rtl/>
        </w:rPr>
        <w:t xml:space="preserve">בשר </w:t>
      </w:r>
      <w:r>
        <w:rPr>
          <w:rStyle w:val="affff8"/>
          <w:rtl/>
        </w:rPr>
        <w:t>–</w:t>
      </w:r>
      <w:r>
        <w:rPr>
          <w:rStyle w:val="affff8"/>
          <w:rFonts w:hint="cs"/>
          <w:rtl/>
        </w:rPr>
        <w:t xml:space="preserve"> </w:t>
      </w:r>
      <w:r w:rsidR="00B93B58" w:rsidRPr="00853000">
        <w:rPr>
          <w:rStyle w:val="affff8"/>
          <w:rFonts w:hint="cs"/>
          <w:rtl/>
        </w:rPr>
        <w:t>ונר</w:t>
      </w:r>
      <w:r>
        <w:rPr>
          <w:rStyle w:val="affff8"/>
          <w:rFonts w:hint="cs"/>
          <w:rtl/>
        </w:rPr>
        <w:t>+</w:t>
      </w:r>
      <w:r w:rsidR="00B93B58" w:rsidRPr="00853000">
        <w:rPr>
          <w:rStyle w:val="affff8"/>
          <w:rFonts w:hint="cs"/>
          <w:rtl/>
        </w:rPr>
        <w:t>פא</w:t>
      </w:r>
      <w:r w:rsidR="00B93B58" w:rsidRPr="00853000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59138D">
        <w:rPr>
          <w:rFonts w:cs="BA Vilna Bold" w:hint="cs"/>
          <w:rtl/>
        </w:rPr>
        <w:t>אדם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כתיב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</w:t>
      </w:r>
      <w:r>
        <w:rPr>
          <w:rFonts w:hint="cs"/>
          <w:rtl/>
        </w:rPr>
        <w:t>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ונרפא</w:t>
      </w:r>
      <w:r w:rsidR="00B93B58" w:rsidRPr="006F178A">
        <w:rPr>
          <w:rtl/>
        </w:rPr>
        <w:t>.</w:t>
      </w:r>
    </w:p>
    <w:p w14:paraId="49D13549" w14:textId="57FFAD3C" w:rsidR="00F07A5B" w:rsidRPr="00F07A5B" w:rsidRDefault="00E61F4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יז</w:t>
      </w:r>
      <w:r w:rsidR="00853000" w:rsidRPr="00F07A5B">
        <w:rPr>
          <w:rFonts w:hint="cs"/>
          <w:rtl/>
        </w:rPr>
        <w:t>. רי''ו</w:t>
      </w:r>
      <w:r w:rsidR="00F07A5B" w:rsidRPr="00F07A5B">
        <w:rPr>
          <w:rFonts w:hint="cs"/>
          <w:rtl/>
        </w:rPr>
        <w:t>:</w:t>
      </w:r>
    </w:p>
    <w:p w14:paraId="7DE8AE6D" w14:textId="06140A06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אד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ם</w:t>
      </w:r>
      <w:r w:rsidRPr="006F178A">
        <w:rPr>
          <w:rtl/>
        </w:rPr>
        <w:t xml:space="preserve"> - </w:t>
      </w:r>
      <w:r w:rsidRPr="0059138D">
        <w:rPr>
          <w:rFonts w:cs="BA Vilna Bold"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פר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ד</w:t>
      </w:r>
      <w:r w:rsidRPr="006F178A">
        <w:rPr>
          <w:rtl/>
        </w:rPr>
        <w:t>"</w:t>
      </w:r>
      <w:r w:rsidRPr="006F178A">
        <w:rPr>
          <w:rFonts w:hint="cs"/>
          <w:rtl/>
        </w:rPr>
        <w:t>ם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מ</w:t>
      </w:r>
      <w:r w:rsidRPr="006F178A">
        <w:rPr>
          <w:rtl/>
        </w:rPr>
        <w:t>"</w:t>
      </w:r>
      <w:r w:rsidRPr="006F178A">
        <w:rPr>
          <w:rFonts w:hint="cs"/>
          <w:rtl/>
        </w:rPr>
        <w:t>רה</w:t>
      </w:r>
      <w:r w:rsidRPr="006F178A">
        <w:rPr>
          <w:rtl/>
        </w:rPr>
        <w:t>;</w:t>
      </w:r>
    </w:p>
    <w:p w14:paraId="627889B3" w14:textId="423629AE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בש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ר</w:t>
      </w:r>
      <w:r w:rsidRPr="0059138D">
        <w:rPr>
          <w:rFonts w:cs="BA Vilna Bold"/>
          <w:rtl/>
        </w:rPr>
        <w:t xml:space="preserve"> </w:t>
      </w:r>
      <w:r w:rsidRPr="006F178A">
        <w:rPr>
          <w:rtl/>
        </w:rPr>
        <w:t xml:space="preserve">- </w:t>
      </w:r>
      <w:r w:rsidRPr="0059138D">
        <w:rPr>
          <w:rFonts w:cs="BA Vilna Bold" w:hint="cs"/>
          <w:rtl/>
        </w:rPr>
        <w:t>ב</w:t>
      </w:r>
      <w:r w:rsidRPr="006F178A">
        <w:rPr>
          <w:rtl/>
        </w:rPr>
        <w:t>"</w:t>
      </w:r>
      <w:r w:rsidRPr="006F178A">
        <w:rPr>
          <w:rFonts w:hint="cs"/>
          <w:rtl/>
        </w:rPr>
        <w:t>ושה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ס</w:t>
      </w:r>
      <w:r w:rsidRPr="006F178A">
        <w:rPr>
          <w:rtl/>
        </w:rPr>
        <w:t>"</w:t>
      </w:r>
      <w:r w:rsidRPr="006F178A">
        <w:rPr>
          <w:rFonts w:hint="cs"/>
          <w:rtl/>
        </w:rPr>
        <w:t>רוחה</w:t>
      </w:r>
      <w:r w:rsidRPr="006F178A">
        <w:rPr>
          <w:rtl/>
        </w:rPr>
        <w:t xml:space="preserve">, </w:t>
      </w:r>
      <w:r>
        <w:rPr>
          <w:rStyle w:val="affffc"/>
          <w:rFonts w:cs="BA Vilna Bold" w:hint="cs"/>
          <w:rtl/>
          <w:rPrChange w:id="9004" w:author="מנוע אמוראים" w:date="2026-10-05T16:41:03Z">
            <w:rPr>
              <w:rFonts w:cs="BA Vilna Bold" w:hint="cs"/>
              <w:rtl/>
            </w:rPr>
          </w:rPrChange>
        </w:rPr>
        <w:t xml:space="preserve">ר</w:t>
      </w:r>
      <w:r>
        <w:rPr>
          <w:rStyle w:val="affffc"/>
          <w:rtl/>
          <w:rPrChange w:id="9005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06" w:author="מנוע אמוראים" w:date="2026-10-05T16:41:03Z">
            <w:rPr>
              <w:rFonts w:hint="cs"/>
              <w:rtl/>
            </w:rPr>
          </w:rPrChange>
        </w:rPr>
        <w:t xml:space="preserve">מה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ab/>
      </w:r>
      <w:r w:rsidRPr="00853000">
        <w:rPr>
          <w:rStyle w:val="affffc"/>
          <w:rFonts w:hint="cs"/>
          <w:rtl/>
        </w:rPr>
        <w:t>א</w:t>
      </w:r>
      <w:r w:rsidRPr="00853000">
        <w:rPr>
          <w:rStyle w:val="affffc"/>
          <w:rtl/>
        </w:rPr>
        <w:t>"</w:t>
      </w:r>
      <w:r w:rsidRPr="00853000">
        <w:rPr>
          <w:rStyle w:val="affffc"/>
          <w:rFonts w:hint="cs"/>
          <w:rtl/>
        </w:rPr>
        <w:t>ד</w:t>
      </w:r>
      <w:r w:rsidRPr="00853000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שאול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דכתיב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בשין</w:t>
      </w:r>
      <w:r w:rsidRPr="006F178A">
        <w:rPr>
          <w:rtl/>
        </w:rPr>
        <w:t>.</w:t>
      </w:r>
    </w:p>
    <w:p w14:paraId="45478CD7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ה:</w:t>
      </w:r>
    </w:p>
    <w:p w14:paraId="711E4312" w14:textId="21FC9AC5" w:rsidR="00F07A5B" w:rsidRPr="00F07A5B" w:rsidRDefault="00E61F4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יח</w:t>
      </w:r>
      <w:r w:rsidR="00853000" w:rsidRPr="00F07A5B">
        <w:rPr>
          <w:rFonts w:hint="cs"/>
          <w:rtl/>
        </w:rPr>
        <w:t>. ר''א</w:t>
      </w:r>
      <w:r w:rsidR="00F07A5B" w:rsidRPr="00F07A5B">
        <w:rPr>
          <w:rFonts w:hint="cs"/>
          <w:rtl/>
        </w:rPr>
        <w:t>:</w:t>
      </w:r>
    </w:p>
    <w:p w14:paraId="2EDB7E13" w14:textId="79F618B1" w:rsidR="00853000" w:rsidRPr="00E61F47" w:rsidRDefault="00B93B58" w:rsidP="00B93B58">
      <w:pPr>
        <w:rPr>
          <w:rStyle w:val="affff8"/>
          <w:spacing w:val="0"/>
          <w:rtl/>
        </w:rPr>
      </w:pPr>
      <w:r w:rsidRPr="00E61F47">
        <w:rPr>
          <w:rFonts w:hint="cs"/>
          <w:spacing w:val="0"/>
          <w:rtl/>
        </w:rPr>
        <w:t>לסוף</w:t>
      </w:r>
      <w:r w:rsidRPr="00E61F47">
        <w:rPr>
          <w:spacing w:val="0"/>
          <w:rtl/>
        </w:rPr>
        <w:t xml:space="preserve"> </w:t>
      </w:r>
      <w:r w:rsidRPr="00E61F47">
        <w:rPr>
          <w:rFonts w:hint="cs"/>
          <w:spacing w:val="0"/>
          <w:rtl/>
        </w:rPr>
        <w:t>נפחת</w:t>
      </w:r>
      <w:r w:rsidRPr="00E61F47">
        <w:rPr>
          <w:spacing w:val="0"/>
          <w:rtl/>
        </w:rPr>
        <w:t xml:space="preserve"> </w:t>
      </w:r>
      <w:r w:rsidR="00853000" w:rsidRPr="00E61F47">
        <w:rPr>
          <w:rFonts w:hint="cs"/>
          <w:spacing w:val="0"/>
          <w:rtl/>
        </w:rPr>
        <w:t>ד</w:t>
      </w:r>
      <w:r w:rsidRPr="00E61F47">
        <w:rPr>
          <w:rStyle w:val="affff8"/>
          <w:rFonts w:hint="cs"/>
          <w:spacing w:val="0"/>
          <w:rtl/>
        </w:rPr>
        <w:t>ולשאת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ולספחת</w:t>
      </w:r>
      <w:r w:rsidR="00853000" w:rsidRPr="00E61F47">
        <w:rPr>
          <w:rFonts w:hint="cs"/>
          <w:spacing w:val="0"/>
          <w:rtl/>
        </w:rPr>
        <w:t xml:space="preserve">- לשון גבוה </w:t>
      </w:r>
      <w:r w:rsidRPr="00E61F47">
        <w:rPr>
          <w:rStyle w:val="affff8"/>
          <w:rFonts w:hint="cs"/>
          <w:spacing w:val="0"/>
          <w:rtl/>
        </w:rPr>
        <w:t>ועל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כל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הגבעות</w:t>
      </w:r>
      <w:r w:rsidRPr="00E61F47">
        <w:rPr>
          <w:rStyle w:val="affff8"/>
          <w:spacing w:val="0"/>
          <w:rtl/>
        </w:rPr>
        <w:t xml:space="preserve"> </w:t>
      </w:r>
      <w:r w:rsidRPr="00E61F47">
        <w:rPr>
          <w:rStyle w:val="affff8"/>
          <w:rFonts w:hint="cs"/>
          <w:spacing w:val="0"/>
          <w:rtl/>
        </w:rPr>
        <w:t>הנשאות</w:t>
      </w:r>
      <w:r w:rsidRPr="00E61F47">
        <w:rPr>
          <w:rStyle w:val="affff8"/>
          <w:spacing w:val="0"/>
          <w:rtl/>
        </w:rPr>
        <w:t xml:space="preserve">, </w:t>
      </w:r>
    </w:p>
    <w:p w14:paraId="64F2F4C3" w14:textId="70BDE3A5" w:rsidR="00B93B58" w:rsidRPr="006F178A" w:rsidRDefault="00B93B58" w:rsidP="00853000">
      <w:pPr>
        <w:spacing w:after="60"/>
        <w:rPr>
          <w:rtl/>
        </w:rPr>
      </w:pPr>
      <w:r w:rsidRPr="00853000">
        <w:rPr>
          <w:rFonts w:hint="cs"/>
          <w:rtl/>
        </w:rPr>
        <w:t>ו</w:t>
      </w:r>
      <w:r w:rsidRPr="00853000">
        <w:rPr>
          <w:rStyle w:val="affff8"/>
          <w:rFonts w:hint="cs"/>
          <w:rtl/>
        </w:rPr>
        <w:t>ספחת</w:t>
      </w:r>
      <w:r w:rsidRPr="00853000">
        <w:rPr>
          <w:rtl/>
        </w:rPr>
        <w:t xml:space="preserve"> </w:t>
      </w:r>
      <w:r w:rsidR="00853000">
        <w:rPr>
          <w:rFonts w:hint="cs"/>
          <w:rtl/>
        </w:rPr>
        <w:t>-</w:t>
      </w:r>
      <w:r w:rsidRPr="00853000">
        <w:rPr>
          <w:rFonts w:hint="cs"/>
          <w:rtl/>
        </w:rPr>
        <w:t>טפילה</w:t>
      </w:r>
      <w:r w:rsidRPr="00853000">
        <w:rPr>
          <w:rtl/>
        </w:rPr>
        <w:t xml:space="preserve">, </w:t>
      </w:r>
      <w:r w:rsidR="00853000" w:rsidRPr="0059138D">
        <w:rPr>
          <w:rFonts w:cs="BA Vilna Bold" w:hint="cs"/>
          <w:rtl/>
        </w:rPr>
        <w:t>ד</w:t>
      </w:r>
      <w:r w:rsidRPr="00853000">
        <w:rPr>
          <w:rStyle w:val="affff8"/>
          <w:rFonts w:hint="cs"/>
          <w:b/>
          <w:bCs/>
          <w:rtl/>
        </w:rPr>
        <w:t>'ספחני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הכהונות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לחם'</w:t>
      </w:r>
      <w:r w:rsidRPr="003625F4">
        <w:rPr>
          <w:rStyle w:val="affff8"/>
          <w:rtl/>
        </w:rPr>
        <w:t>.</w:t>
      </w:r>
    </w:p>
    <w:p w14:paraId="68BF1890" w14:textId="54E4487F" w:rsidR="00F07A5B" w:rsidRPr="00F07A5B" w:rsidRDefault="00E61F4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יט</w:t>
      </w:r>
      <w:r w:rsidR="00853000" w:rsidRPr="00F07A5B">
        <w:rPr>
          <w:rFonts w:hint="cs"/>
          <w:rtl/>
        </w:rPr>
        <w:t>. ריב''ל</w:t>
      </w:r>
      <w:r w:rsidR="00F07A5B" w:rsidRPr="00F07A5B">
        <w:rPr>
          <w:rFonts w:hint="cs"/>
          <w:rtl/>
        </w:rPr>
        <w:t>:</w:t>
      </w:r>
    </w:p>
    <w:p w14:paraId="57A4C2D1" w14:textId="310004A6" w:rsidR="00B93B58" w:rsidRPr="004F06C7" w:rsidRDefault="00B93B58" w:rsidP="00B93B58">
      <w:pPr>
        <w:rPr>
          <w:spacing w:val="2"/>
          <w:rtl/>
        </w:rPr>
      </w:pP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וראה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כמה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גדולים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נמוכי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הרוח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לפני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הקב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ה</w:t>
      </w:r>
      <w:r w:rsidRPr="0059138D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שביהמ</w:t>
      </w:r>
      <w:r w:rsidRPr="006F178A">
        <w:rPr>
          <w:rtl/>
        </w:rPr>
        <w:t>"</w:t>
      </w:r>
      <w:r w:rsidRPr="006F178A">
        <w:rPr>
          <w:rFonts w:hint="cs"/>
          <w:rtl/>
        </w:rPr>
        <w:t>ק קיים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עולה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בידו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מנחה</w:t>
      </w:r>
      <w:r w:rsidRPr="006F178A">
        <w:rPr>
          <w:rtl/>
        </w:rPr>
        <w:t xml:space="preserve"> - </w:t>
      </w:r>
      <w:r w:rsidRPr="004F06C7">
        <w:rPr>
          <w:rFonts w:hint="cs"/>
          <w:rtl/>
        </w:rPr>
        <w:t>שכר</w:t>
      </w:r>
      <w:r w:rsidRPr="004F06C7">
        <w:rPr>
          <w:rtl/>
        </w:rPr>
        <w:t xml:space="preserve"> </w:t>
      </w:r>
      <w:r w:rsidRPr="004F06C7">
        <w:rPr>
          <w:rFonts w:hint="cs"/>
          <w:rtl/>
        </w:rPr>
        <w:t>מנחה</w:t>
      </w:r>
      <w:r w:rsidRPr="004F06C7">
        <w:rPr>
          <w:rtl/>
        </w:rPr>
        <w:t xml:space="preserve"> </w:t>
      </w:r>
      <w:r w:rsidRPr="004F06C7">
        <w:rPr>
          <w:rFonts w:hint="cs"/>
          <w:rtl/>
        </w:rPr>
        <w:t>בידו</w:t>
      </w:r>
      <w:r w:rsidRPr="004F06C7">
        <w:rPr>
          <w:rtl/>
        </w:rPr>
        <w:t xml:space="preserve">, </w:t>
      </w:r>
      <w:r w:rsidRPr="004F06C7">
        <w:rPr>
          <w:rFonts w:hint="cs"/>
          <w:rtl/>
        </w:rPr>
        <w:t>אבל</w:t>
      </w:r>
      <w:r w:rsidRPr="004F06C7">
        <w:rPr>
          <w:rtl/>
        </w:rPr>
        <w:t xml:space="preserve"> </w:t>
      </w:r>
      <w:r w:rsidRPr="004F06C7">
        <w:rPr>
          <w:rFonts w:hint="cs"/>
          <w:rtl/>
        </w:rPr>
        <w:t>מי</w:t>
      </w:r>
      <w:r w:rsidRPr="004F06C7">
        <w:rPr>
          <w:rtl/>
        </w:rPr>
        <w:t xml:space="preserve"> </w:t>
      </w:r>
      <w:r w:rsidRPr="0059138D">
        <w:rPr>
          <w:rFonts w:cs="BA Vilna Bold" w:hint="cs"/>
          <w:rtl/>
        </w:rPr>
        <w:t>שדעתו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שפלה</w:t>
      </w:r>
      <w:r w:rsidRPr="004F06C7">
        <w:rPr>
          <w:rtl/>
        </w:rPr>
        <w:t xml:space="preserve">, </w:t>
      </w:r>
      <w:r w:rsidRPr="004F06C7">
        <w:rPr>
          <w:rFonts w:hint="eastAsia"/>
          <w:rtl/>
        </w:rPr>
        <w:t>מעלה</w:t>
      </w:r>
      <w:r w:rsidRPr="004F06C7">
        <w:rPr>
          <w:rtl/>
        </w:rPr>
        <w:t xml:space="preserve"> </w:t>
      </w:r>
      <w:r w:rsidRPr="004F06C7">
        <w:rPr>
          <w:rFonts w:hint="eastAsia"/>
          <w:rtl/>
        </w:rPr>
        <w:t>עליו</w:t>
      </w:r>
      <w:r w:rsidRPr="004F06C7">
        <w:rPr>
          <w:rtl/>
        </w:rPr>
        <w:t xml:space="preserve"> </w:t>
      </w:r>
      <w:r w:rsidRPr="004F06C7">
        <w:rPr>
          <w:rFonts w:hint="eastAsia"/>
          <w:rtl/>
        </w:rPr>
        <w:t>הכתוב</w:t>
      </w:r>
      <w:r w:rsidRPr="004F06C7">
        <w:rPr>
          <w:rtl/>
        </w:rPr>
        <w:t xml:space="preserve"> </w:t>
      </w:r>
      <w:r w:rsidRPr="004F06C7">
        <w:rPr>
          <w:rFonts w:hint="eastAsia"/>
          <w:spacing w:val="2"/>
          <w:rtl/>
        </w:rPr>
        <w:t>כאילו</w:t>
      </w:r>
      <w:r w:rsidRPr="004F06C7">
        <w:rPr>
          <w:spacing w:val="2"/>
          <w:rtl/>
        </w:rPr>
        <w:t xml:space="preserve"> </w:t>
      </w:r>
      <w:r w:rsidRPr="004F06C7">
        <w:rPr>
          <w:rFonts w:hint="eastAsia"/>
          <w:spacing w:val="2"/>
          <w:rtl/>
        </w:rPr>
        <w:t>הקריב</w:t>
      </w:r>
      <w:r w:rsidRPr="004F06C7">
        <w:rPr>
          <w:spacing w:val="2"/>
          <w:rtl/>
        </w:rPr>
        <w:t xml:space="preserve"> </w:t>
      </w:r>
      <w:r w:rsidRPr="0059138D">
        <w:rPr>
          <w:rFonts w:cs="BA Vilna Bold" w:hint="eastAsia"/>
          <w:spacing w:val="2"/>
          <w:rtl/>
        </w:rPr>
        <w:t>כל</w:t>
      </w:r>
      <w:r w:rsidRPr="0059138D">
        <w:rPr>
          <w:rFonts w:cs="BA Vilna Bold"/>
          <w:spacing w:val="2"/>
          <w:rtl/>
        </w:rPr>
        <w:t xml:space="preserve"> </w:t>
      </w:r>
      <w:r w:rsidRPr="0059138D">
        <w:rPr>
          <w:rFonts w:cs="BA Vilna Bold" w:hint="eastAsia"/>
          <w:spacing w:val="2"/>
          <w:rtl/>
        </w:rPr>
        <w:t>הקרבנות</w:t>
      </w:r>
      <w:r w:rsidRPr="0059138D">
        <w:rPr>
          <w:rFonts w:cs="BA Vilna Bold"/>
          <w:spacing w:val="2"/>
          <w:rtl/>
        </w:rPr>
        <w:t xml:space="preserve"> </w:t>
      </w:r>
      <w:r w:rsidRPr="0059138D">
        <w:rPr>
          <w:rFonts w:cs="BA Vilna Bold" w:hint="eastAsia"/>
          <w:spacing w:val="2"/>
          <w:rtl/>
        </w:rPr>
        <w:t>כולם</w:t>
      </w:r>
      <w:r w:rsidRPr="004F06C7">
        <w:rPr>
          <w:spacing w:val="2"/>
          <w:rtl/>
        </w:rPr>
        <w:t xml:space="preserve">, </w:t>
      </w:r>
      <w:r w:rsidRPr="004F06C7">
        <w:rPr>
          <w:rStyle w:val="affffc"/>
          <w:rFonts w:hint="eastAsia"/>
          <w:spacing w:val="2"/>
          <w:rtl/>
        </w:rPr>
        <w:t>שנא</w:t>
      </w:r>
      <w:r w:rsidRPr="004F06C7">
        <w:rPr>
          <w:rStyle w:val="affffc"/>
          <w:spacing w:val="2"/>
          <w:rtl/>
        </w:rPr>
        <w:t xml:space="preserve">': </w:t>
      </w:r>
      <w:r w:rsidRPr="004F06C7">
        <w:rPr>
          <w:rStyle w:val="affff8"/>
          <w:spacing w:val="2"/>
          <w:rtl/>
        </w:rPr>
        <w:t xml:space="preserve">'זבחי </w:t>
      </w:r>
      <w:r w:rsidRPr="004F06C7">
        <w:rPr>
          <w:rStyle w:val="affff8"/>
          <w:rFonts w:hint="eastAsia"/>
          <w:spacing w:val="2"/>
          <w:rtl/>
        </w:rPr>
        <w:t>אלהים</w:t>
      </w:r>
      <w:r w:rsidRPr="004F06C7">
        <w:rPr>
          <w:rStyle w:val="affff8"/>
          <w:spacing w:val="2"/>
          <w:rtl/>
        </w:rPr>
        <w:t xml:space="preserve"> </w:t>
      </w:r>
      <w:r w:rsidRPr="004F06C7">
        <w:rPr>
          <w:rStyle w:val="affff8"/>
          <w:rFonts w:hint="eastAsia"/>
          <w:spacing w:val="2"/>
          <w:rtl/>
        </w:rPr>
        <w:t>רוח</w:t>
      </w:r>
      <w:r w:rsidRPr="004F06C7">
        <w:rPr>
          <w:rStyle w:val="affff8"/>
          <w:spacing w:val="2"/>
          <w:rtl/>
        </w:rPr>
        <w:t xml:space="preserve"> </w:t>
      </w:r>
      <w:r w:rsidRPr="004F06C7">
        <w:rPr>
          <w:rStyle w:val="affff8"/>
          <w:rFonts w:hint="eastAsia"/>
          <w:spacing w:val="2"/>
          <w:rtl/>
        </w:rPr>
        <w:t>נשברה</w:t>
      </w:r>
      <w:r w:rsidRPr="004F06C7">
        <w:rPr>
          <w:rStyle w:val="affff8"/>
          <w:spacing w:val="2"/>
          <w:rtl/>
        </w:rPr>
        <w:t>';</w:t>
      </w:r>
    </w:p>
    <w:p w14:paraId="66D2ADEE" w14:textId="3B5933ED" w:rsidR="00B93B58" w:rsidRPr="006F178A" w:rsidRDefault="00853000" w:rsidP="00B93B58">
      <w:pPr>
        <w:rPr>
          <w:rtl/>
        </w:rPr>
      </w:pPr>
      <w:r w:rsidRPr="00853000">
        <w:rPr>
          <w:rStyle w:val="affffc"/>
          <w:rFonts w:hint="cs"/>
          <w:rtl/>
        </w:rPr>
        <w:t>ו</w:t>
      </w:r>
      <w:r w:rsidR="00B93B58" w:rsidRPr="00853000">
        <w:rPr>
          <w:rStyle w:val="affffc"/>
          <w:rFonts w:hint="cs"/>
          <w:rtl/>
        </w:rPr>
        <w:t>עוד</w:t>
      </w:r>
      <w:r w:rsidR="00B93B58" w:rsidRPr="00853000">
        <w:rPr>
          <w:rStyle w:val="affffc"/>
          <w:rtl/>
        </w:rPr>
        <w:t xml:space="preserve"> </w:t>
      </w:r>
      <w:r w:rsidR="00B93B58" w:rsidRPr="006F178A">
        <w:rPr>
          <w:rFonts w:hint="cs"/>
          <w:rtl/>
        </w:rPr>
        <w:t>שאין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תפלתו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נמאסת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'לב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נשבר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ונדכה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אלהים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תבזה</w:t>
      </w:r>
      <w:r w:rsidR="00B93B58" w:rsidRPr="003625F4">
        <w:rPr>
          <w:rStyle w:val="affff8"/>
          <w:rtl/>
        </w:rPr>
        <w:t>'.</w:t>
      </w:r>
    </w:p>
    <w:p w14:paraId="5064F86A" w14:textId="1D406313" w:rsidR="00F07A5B" w:rsidRPr="00F07A5B" w:rsidRDefault="004F06C7" w:rsidP="008530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</w:t>
      </w:r>
      <w:r w:rsidR="00853000" w:rsidRPr="00F07A5B">
        <w:rPr>
          <w:rFonts w:hint="cs"/>
          <w:rtl/>
        </w:rPr>
        <w:t xml:space="preserve">. </w:t>
      </w:r>
      <w:r w:rsidR="00B93B58" w:rsidRPr="00F07A5B">
        <w:rPr>
          <w:rFonts w:hint="cs"/>
          <w:rtl/>
        </w:rPr>
        <w:t>ואריב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3B6773C7" w14:textId="061E385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השם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אורחותיו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בעו</w:t>
      </w:r>
      <w:r w:rsidR="00853000" w:rsidRPr="0059138D">
        <w:rPr>
          <w:rFonts w:cs="BA Vilna Bold" w:hint="cs"/>
          <w:rtl/>
        </w:rPr>
        <w:t>ה"ז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בישועתו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="00853000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</w:t>
      </w:r>
      <w:r w:rsidRPr="00853000">
        <w:rPr>
          <w:rStyle w:val="affff8"/>
          <w:rFonts w:hint="cs"/>
          <w:rtl/>
        </w:rPr>
        <w:t>ו</w:t>
      </w:r>
      <w:r w:rsidR="00853000" w:rsidRPr="00853000">
        <w:rPr>
          <w:rStyle w:val="affff8"/>
          <w:rFonts w:hint="cs"/>
          <w:rtl/>
        </w:rPr>
        <w:t>שׂ</w:t>
      </w:r>
      <w:r w:rsidRPr="00853000">
        <w:rPr>
          <w:rStyle w:val="affff8"/>
          <w:rFonts w:hint="cs"/>
          <w:rtl/>
        </w:rPr>
        <w:t>ם</w:t>
      </w:r>
      <w:r w:rsidRPr="00853000">
        <w:rPr>
          <w:rStyle w:val="affff8"/>
          <w:rtl/>
        </w:rPr>
        <w:t xml:space="preserve"> </w:t>
      </w:r>
      <w:r w:rsidRPr="00853000">
        <w:rPr>
          <w:rStyle w:val="affff8"/>
          <w:rFonts w:hint="cs"/>
          <w:rtl/>
        </w:rPr>
        <w:t>דר</w:t>
      </w:r>
      <w:r w:rsidR="00F15AAE">
        <w:rPr>
          <w:rStyle w:val="affff8"/>
          <w:rFonts w:hint="cs"/>
          <w:rtl/>
        </w:rPr>
        <w:t>+</w:t>
      </w:r>
      <w:r w:rsidRPr="00853000">
        <w:rPr>
          <w:rStyle w:val="affff8"/>
          <w:rFonts w:hint="cs"/>
          <w:rtl/>
        </w:rPr>
        <w:t>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אר</w:t>
      </w:r>
      <w:r w:rsidR="00F15AAE">
        <w:rPr>
          <w:rStyle w:val="affff8"/>
          <w:rFonts w:hint="cs"/>
          <w:rtl/>
        </w:rPr>
        <w:t>+</w:t>
      </w:r>
      <w:r w:rsidRPr="003625F4">
        <w:rPr>
          <w:rStyle w:val="affff8"/>
          <w:rFonts w:hint="cs"/>
          <w:rtl/>
        </w:rPr>
        <w:t>אנו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בישע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="00F15AAE">
        <w:rPr>
          <w:rStyle w:val="affff8"/>
          <w:rFonts w:hint="cs"/>
          <w:rtl/>
        </w:rPr>
        <w:t>+</w:t>
      </w:r>
      <w:r w:rsidRPr="003625F4">
        <w:rPr>
          <w:rStyle w:val="affff8"/>
          <w:rFonts w:hint="cs"/>
          <w:rtl/>
        </w:rPr>
        <w:t>הים'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853000">
        <w:rPr>
          <w:rFonts w:hint="cs"/>
          <w:rtl/>
        </w:rPr>
        <w:t xml:space="preserve">תיקרי </w:t>
      </w:r>
      <w:r w:rsidRPr="003625F4">
        <w:rPr>
          <w:rStyle w:val="affff8"/>
          <w:rFonts w:hint="cs"/>
          <w:rtl/>
        </w:rPr>
        <w:t>'ושׁם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דרך'</w:t>
      </w:r>
      <w:r w:rsidRPr="003625F4">
        <w:rPr>
          <w:rStyle w:val="affff8"/>
          <w:rtl/>
        </w:rPr>
        <w:t>.</w:t>
      </w:r>
    </w:p>
    <w:p w14:paraId="2455405A" w14:textId="2FBEA93A" w:rsidR="004F06C7" w:rsidRDefault="00E4644A" w:rsidP="00E4644A">
      <w:pPr>
        <w:pStyle w:val="affff5"/>
        <w:rPr>
          <w:del w:id="90026" w:author="מנוע עיצוב" w:date="2026-10-08T11:01:28Z"/>
        </w:rPr>
      </w:pPr>
      <w:del w:id="90025" w:author="מנוע עיצוב" w:date="2026-10-08T11:01:28Z">
        <w:r>
          <w:rPr>
            <w:rtl/>
          </w:rPr>
          <w:delText xml:space="preserve">****</w:delText>
        </w:r>
      </w:del>
    </w:p>
    <w:p w14:paraId="21D5BE88" w14:textId="3E757FFB" w:rsidR="00B93B58" w:rsidRPr="006F178A" w:rsidRDefault="00B93B58" w:rsidP="005670C9">
      <w:pPr>
        <w:pStyle w:val="afffd"/>
        <w:rPr>
          <w:rtl/>
        </w:rPr>
      </w:pPr>
      <w:ins w:id="9802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A2793A2" w14:textId="20837FFE" w:rsidR="00F07A5B" w:rsidRPr="00F07A5B" w:rsidRDefault="00B93B58" w:rsidP="007A75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1FFB32F0" w14:textId="4C9ACFED" w:rsidR="00B93B58" w:rsidRPr="000D5131" w:rsidRDefault="00B93B58" w:rsidP="00B93B58">
      <w:pPr>
        <w:rPr>
          <w:spacing w:val="-2"/>
          <w:rtl/>
        </w:rPr>
      </w:pPr>
      <w:r w:rsidRPr="000D5131">
        <w:rPr>
          <w:rFonts w:hint="cs"/>
          <w:spacing w:val="-2"/>
          <w:rtl/>
        </w:rPr>
        <w:t>אל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תדברי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ודברה</w:t>
      </w:r>
      <w:r w:rsidRPr="000D5131">
        <w:rPr>
          <w:spacing w:val="-2"/>
          <w:rtl/>
        </w:rPr>
        <w:t xml:space="preserve">, </w:t>
      </w:r>
      <w:r w:rsidRPr="000D5131">
        <w:rPr>
          <w:rFonts w:hint="cs"/>
          <w:spacing w:val="-2"/>
          <w:rtl/>
        </w:rPr>
        <w:t>ונסתרה,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אל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תסתרי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ודברה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מותרת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לביתה</w:t>
      </w:r>
      <w:r w:rsidR="000D5131">
        <w:rPr>
          <w:rFonts w:hint="cs"/>
          <w:spacing w:val="-2"/>
          <w:rtl/>
        </w:rPr>
        <w:t>,</w:t>
      </w:r>
      <w:r w:rsidR="000D5131" w:rsidRPr="000D5131">
        <w:rPr>
          <w:rFonts w:hint="cs"/>
          <w:spacing w:val="-2"/>
          <w:rtl/>
        </w:rPr>
        <w:t xml:space="preserve"> ובתרומה</w:t>
      </w:r>
    </w:p>
    <w:p w14:paraId="02DDD844" w14:textId="4A1291E4" w:rsidR="00B93B58" w:rsidRPr="006F178A" w:rsidRDefault="00B93B58" w:rsidP="00B93B58">
      <w:pPr>
        <w:rPr>
          <w:rtl/>
        </w:rPr>
      </w:pPr>
      <w:r w:rsidRPr="000D5131">
        <w:rPr>
          <w:rFonts w:hint="cs"/>
          <w:spacing w:val="-2"/>
          <w:rtl/>
        </w:rPr>
        <w:t>נכנסה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עמו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לבית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הסתר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ושהתה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כדי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טומאה</w:t>
      </w:r>
      <w:r w:rsidRPr="000D5131">
        <w:rPr>
          <w:spacing w:val="-2"/>
          <w:rtl/>
        </w:rPr>
        <w:t xml:space="preserve"> - </w:t>
      </w:r>
      <w:r w:rsidRPr="000D5131">
        <w:rPr>
          <w:rFonts w:hint="cs"/>
          <w:spacing w:val="-2"/>
          <w:rtl/>
        </w:rPr>
        <w:t>אסורה</w:t>
      </w:r>
      <w:r w:rsidRPr="000D5131">
        <w:rPr>
          <w:spacing w:val="-2"/>
          <w:rtl/>
        </w:rPr>
        <w:t xml:space="preserve"> </w:t>
      </w:r>
      <w:r w:rsidRPr="000D5131">
        <w:rPr>
          <w:rFonts w:hint="cs"/>
          <w:spacing w:val="-2"/>
          <w:rtl/>
        </w:rPr>
        <w:t>לביתה</w:t>
      </w:r>
      <w:r w:rsidR="000D5131" w:rsidRPr="000D5131">
        <w:rPr>
          <w:rFonts w:hint="cs"/>
          <w:spacing w:val="-2"/>
          <w:rtl/>
        </w:rPr>
        <w:t>, ובתרומה</w:t>
      </w:r>
    </w:p>
    <w:p w14:paraId="13BE493A" w14:textId="7B75099F" w:rsidR="00B93B58" w:rsidRPr="006F178A" w:rsidRDefault="00E4644A" w:rsidP="00E4644A">
      <w:pPr>
        <w:pStyle w:val="affff5"/>
        <w:rPr>
          <w:del w:id="90028" w:author="מנוע עיצוב" w:date="2026-10-08T11:01:28Z"/>
          <w:rtl/>
        </w:rPr>
      </w:pPr>
      <w:del w:id="90027" w:author="מנוע עיצוב" w:date="2026-10-08T11:01:28Z">
        <w:r>
          <w:rPr>
            <w:rtl/>
          </w:rPr>
          <w:delText xml:space="preserve">****</w:delText>
        </w:r>
      </w:del>
    </w:p>
    <w:p w14:paraId="060BE31C" w14:textId="77777777" w:rsidR="00B93B58" w:rsidRPr="006F178A" w:rsidRDefault="00B93B58" w:rsidP="000D5131">
      <w:pPr>
        <w:pStyle w:val="afffd"/>
        <w:rPr>
          <w:rtl/>
        </w:rPr>
      </w:pPr>
      <w:ins w:id="9803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חולצת</w:t>
      </w:r>
      <w:r w:rsidRPr="006F178A">
        <w:rPr>
          <w:rtl/>
        </w:rPr>
        <w:t>.</w:t>
      </w:r>
    </w:p>
    <w:p w14:paraId="111453A9" w14:textId="2814AFF6" w:rsidR="00B93B58" w:rsidRPr="006F178A" w:rsidRDefault="007A75BD" w:rsidP="006C7D1C">
      <w:pPr>
        <w:pStyle w:val="affffd"/>
        <w:rPr>
          <w:rtl/>
        </w:rPr>
      </w:pPr>
      <w:r>
        <w:rPr>
          <w:rFonts w:hint="cs"/>
          <w:rtl/>
        </w:rPr>
        <w:t>ולא מתייבמת</w:t>
      </w:r>
    </w:p>
    <w:p w14:paraId="39DD6D60" w14:textId="659082C3" w:rsidR="00F07A5B" w:rsidRPr="00F07A5B" w:rsidRDefault="00F63824" w:rsidP="007A75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</w:t>
      </w:r>
      <w:r w:rsidRPr="00F07A5B">
        <w:rPr>
          <w:rtl/>
        </w:rPr>
        <w:tab/>
      </w:r>
      <w:r w:rsidRPr="00F07A5B">
        <w:rPr>
          <w:rtl/>
        </w:rPr>
        <w:tab/>
      </w:r>
      <w:r w:rsidRPr="00F07A5B">
        <w:rPr>
          <w:rtl/>
        </w:rPr>
        <w:tab/>
      </w:r>
      <w:r w:rsidR="00B93B58" w:rsidRPr="00F07A5B">
        <w:rPr>
          <w:rFonts w:hint="cs"/>
          <w:rtl/>
        </w:rPr>
        <w:t>רב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יוסף</w:t>
      </w:r>
      <w:r w:rsidR="00F07A5B" w:rsidRPr="00F07A5B">
        <w:rPr>
          <w:rFonts w:hint="cs"/>
          <w:rtl/>
        </w:rPr>
        <w:t>:</w:t>
      </w:r>
    </w:p>
    <w:p w14:paraId="53DA2D7F" w14:textId="0B579435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'ויצאה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מביתו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והלכה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והיתה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אחר'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ליבם</w:t>
      </w:r>
      <w:r w:rsidRPr="006F178A">
        <w:rPr>
          <w:rtl/>
        </w:rPr>
        <w:t>.</w:t>
      </w:r>
    </w:p>
    <w:p w14:paraId="74103654" w14:textId="77551A47" w:rsidR="00B93B58" w:rsidRPr="0059138D" w:rsidRDefault="00B93B58" w:rsidP="000D5131">
      <w:pPr>
        <w:spacing w:after="60"/>
        <w:rPr>
          <w:rFonts w:cs="BA Vilna Bold"/>
          <w:rtl/>
        </w:rPr>
      </w:pPr>
      <w:r w:rsidRPr="006F178A">
        <w:rPr>
          <w:rFonts w:hint="cs"/>
          <w:rtl/>
        </w:rPr>
        <w:t>ו</w:t>
      </w:r>
      <w:r w:rsidR="000D5131">
        <w:rPr>
          <w:rFonts w:hint="cs"/>
          <w:rtl/>
        </w:rPr>
        <w:t>עדיין</w:t>
      </w:r>
      <w:r w:rsidRPr="006F178A">
        <w:rPr>
          <w:rFonts w:hint="cs"/>
          <w:rtl/>
        </w:rPr>
        <w:t xml:space="preserve"> </w:t>
      </w:r>
      <w:r w:rsidR="000D5131">
        <w:rPr>
          <w:rFonts w:hint="cs"/>
          <w:rtl/>
        </w:rPr>
        <w:t>צריכה</w:t>
      </w:r>
      <w:r w:rsidRPr="006F178A">
        <w:rPr>
          <w:rFonts w:hint="cs"/>
          <w:rtl/>
        </w:rPr>
        <w:t xml:space="preserve"> חליצה כפי שאילו היה חי היתה צריכה גט</w:t>
      </w:r>
      <w:r w:rsidRPr="006F178A">
        <w:rPr>
          <w:rtl/>
        </w:rPr>
        <w:t>.</w:t>
      </w:r>
    </w:p>
    <w:p w14:paraId="3A907BEB" w14:textId="25B6736F" w:rsidR="00F07A5B" w:rsidRPr="00F07A5B" w:rsidRDefault="00B93B58" w:rsidP="007A75BD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ב</w:t>
      </w:r>
      <w:r w:rsidRPr="00F07A5B">
        <w:rPr>
          <w:rtl/>
        </w:rPr>
        <w:t>. וא"</w:t>
      </w:r>
      <w:r w:rsidRPr="00F07A5B">
        <w:rPr>
          <w:rFonts w:hint="eastAsia"/>
          <w:rtl/>
        </w:rPr>
        <w:t>ד</w:t>
      </w:r>
      <w:r w:rsidRPr="00F07A5B">
        <w:rPr>
          <w:rtl/>
        </w:rPr>
        <w:t xml:space="preserve">: </w:t>
      </w:r>
      <w:r w:rsidRPr="00F07A5B">
        <w:rPr>
          <w:rFonts w:hint="eastAsia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יוסף</w:t>
      </w:r>
      <w:r w:rsidR="00F07A5B" w:rsidRPr="00F07A5B">
        <w:rPr>
          <w:rFonts w:hint="cs"/>
          <w:rtl/>
        </w:rPr>
        <w:t>:</w:t>
      </w:r>
    </w:p>
    <w:p w14:paraId="2D012283" w14:textId="7EB9D795" w:rsidR="00B93B58" w:rsidRPr="000D5131" w:rsidRDefault="00B93B58" w:rsidP="00B93B58">
      <w:pPr>
        <w:rPr>
          <w:spacing w:val="-2"/>
          <w:rtl/>
        </w:rPr>
      </w:pPr>
      <w:r w:rsidRPr="000D5131">
        <w:rPr>
          <w:rStyle w:val="affff8"/>
          <w:rFonts w:hint="eastAsia"/>
          <w:spacing w:val="-2"/>
          <w:rtl/>
        </w:rPr>
        <w:t>והלכה</w:t>
      </w:r>
      <w:r w:rsidRPr="000D5131">
        <w:rPr>
          <w:rStyle w:val="affff8"/>
          <w:spacing w:val="-2"/>
          <w:rtl/>
        </w:rPr>
        <w:t xml:space="preserve"> </w:t>
      </w:r>
      <w:r w:rsidRPr="000D5131">
        <w:rPr>
          <w:rStyle w:val="affff8"/>
          <w:rFonts w:hint="eastAsia"/>
          <w:spacing w:val="-2"/>
          <w:rtl/>
        </w:rPr>
        <w:t>והיתה</w:t>
      </w:r>
      <w:r w:rsidRPr="000D5131">
        <w:rPr>
          <w:rStyle w:val="affff8"/>
          <w:spacing w:val="-2"/>
          <w:rtl/>
        </w:rPr>
        <w:t xml:space="preserve"> </w:t>
      </w:r>
      <w:r w:rsidRPr="000D5131">
        <w:rPr>
          <w:rStyle w:val="affff8"/>
          <w:rFonts w:hint="eastAsia"/>
          <w:spacing w:val="-2"/>
          <w:rtl/>
        </w:rPr>
        <w:t>לאיש</w:t>
      </w:r>
      <w:r w:rsidRPr="000D5131">
        <w:rPr>
          <w:rStyle w:val="affff8"/>
          <w:spacing w:val="-2"/>
          <w:rtl/>
        </w:rPr>
        <w:t xml:space="preserve"> </w:t>
      </w:r>
      <w:r w:rsidRPr="000D5131">
        <w:rPr>
          <w:rStyle w:val="affff8"/>
          <w:rFonts w:hint="eastAsia"/>
          <w:spacing w:val="-2"/>
          <w:rtl/>
        </w:rPr>
        <w:t>אחר</w:t>
      </w:r>
      <w:r w:rsidRPr="000D5131">
        <w:rPr>
          <w:rStyle w:val="affff8"/>
          <w:spacing w:val="-2"/>
          <w:rtl/>
        </w:rPr>
        <w:t>',</w:t>
      </w:r>
      <w:r w:rsidRPr="000D5131">
        <w:rPr>
          <w:spacing w:val="-2"/>
          <w:rtl/>
        </w:rPr>
        <w:t xml:space="preserve"> </w:t>
      </w:r>
      <w:r w:rsidR="000D5131" w:rsidRPr="000D5131">
        <w:rPr>
          <w:rFonts w:hint="cs"/>
          <w:spacing w:val="-2"/>
          <w:rtl/>
        </w:rPr>
        <w:t>ש</w:t>
      </w:r>
      <w:r w:rsidRPr="000D5131">
        <w:rPr>
          <w:rFonts w:hint="eastAsia"/>
          <w:spacing w:val="-2"/>
          <w:rtl/>
        </w:rPr>
        <w:t>לא</w:t>
      </w:r>
      <w:r w:rsidRPr="000D5131">
        <w:rPr>
          <w:spacing w:val="-2"/>
          <w:rtl/>
        </w:rPr>
        <w:t xml:space="preserve"> </w:t>
      </w:r>
      <w:r w:rsidR="007A75BD" w:rsidRPr="000D5131">
        <w:rPr>
          <w:rFonts w:hint="cs"/>
          <w:spacing w:val="-2"/>
          <w:rtl/>
        </w:rPr>
        <w:t>יחריב ביתו</w:t>
      </w:r>
      <w:r w:rsidRPr="000D5131">
        <w:rPr>
          <w:spacing w:val="-2"/>
          <w:rtl/>
        </w:rPr>
        <w:t xml:space="preserve">, </w:t>
      </w:r>
      <w:r w:rsidRPr="000D5131">
        <w:rPr>
          <w:rFonts w:hint="eastAsia"/>
          <w:spacing w:val="-2"/>
          <w:rtl/>
        </w:rPr>
        <w:t>ואת</w:t>
      </w:r>
      <w:r w:rsidRPr="000D5131">
        <w:rPr>
          <w:spacing w:val="-2"/>
          <w:rtl/>
        </w:rPr>
        <w:t xml:space="preserve"> </w:t>
      </w:r>
      <w:r w:rsidRPr="000D5131">
        <w:rPr>
          <w:rFonts w:hint="eastAsia"/>
          <w:spacing w:val="-2"/>
          <w:rtl/>
        </w:rPr>
        <w:t>אמרת</w:t>
      </w:r>
      <w:r w:rsidRPr="000D5131">
        <w:rPr>
          <w:spacing w:val="-2"/>
          <w:rtl/>
        </w:rPr>
        <w:t xml:space="preserve"> </w:t>
      </w:r>
      <w:r w:rsidRPr="000D5131">
        <w:rPr>
          <w:rFonts w:hint="eastAsia"/>
          <w:spacing w:val="-2"/>
          <w:rtl/>
        </w:rPr>
        <w:t>שגם</w:t>
      </w:r>
      <w:r w:rsidRPr="000D5131">
        <w:rPr>
          <w:spacing w:val="-2"/>
          <w:rtl/>
        </w:rPr>
        <w:t xml:space="preserve"> </w:t>
      </w:r>
      <w:r w:rsidRPr="000D5131">
        <w:rPr>
          <w:rFonts w:hint="eastAsia"/>
          <w:spacing w:val="-2"/>
          <w:rtl/>
        </w:rPr>
        <w:t>תתייבם</w:t>
      </w:r>
      <w:r w:rsidRPr="000D5131">
        <w:rPr>
          <w:spacing w:val="-2"/>
          <w:rtl/>
        </w:rPr>
        <w:t>?</w:t>
      </w:r>
    </w:p>
    <w:p w14:paraId="1F95C7F2" w14:textId="53FD2183" w:rsidR="00B93B58" w:rsidRPr="006F178A" w:rsidRDefault="000D5131" w:rsidP="000D5131">
      <w:pPr>
        <w:spacing w:after="60"/>
        <w:rPr>
          <w:rtl/>
        </w:rPr>
      </w:pPr>
      <w:r>
        <w:rPr>
          <w:rFonts w:hint="cs"/>
          <w:rtl/>
        </w:rPr>
        <w:t xml:space="preserve">אבל לאחר יכולה לינשא שאין זה בע'כ משא''כ ביבם. </w:t>
      </w:r>
    </w:p>
    <w:p w14:paraId="502445E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ו.</w:t>
      </w:r>
    </w:p>
    <w:p w14:paraId="0B11151E" w14:textId="704FFFD3" w:rsidR="00F07A5B" w:rsidRPr="00F07A5B" w:rsidRDefault="00F63824" w:rsidP="007A75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ג.</w:t>
      </w:r>
      <w:r w:rsidRPr="00F07A5B">
        <w:rPr>
          <w:rtl/>
        </w:rPr>
        <w:tab/>
      </w:r>
      <w:r w:rsidR="007A75BD" w:rsidRPr="00F07A5B">
        <w:rPr>
          <w:rFonts w:hint="cs"/>
          <w:rtl/>
        </w:rPr>
        <w:t xml:space="preserve"> </w:t>
      </w:r>
      <w:r w:rsidRPr="00F07A5B">
        <w:rPr>
          <w:rtl/>
        </w:rPr>
        <w:tab/>
      </w:r>
      <w:r w:rsidR="00B93B58" w:rsidRPr="00F07A5B">
        <w:rPr>
          <w:rFonts w:hint="cs"/>
          <w:rtl/>
        </w:rPr>
        <w:t>א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ד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רב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1340C191" w14:textId="53EECBE6" w:rsidR="000D5131" w:rsidRDefault="00B93B58" w:rsidP="00B93B58">
      <w:pPr>
        <w:rPr>
          <w:rtl/>
        </w:rPr>
      </w:pPr>
      <w:r w:rsidRPr="006F178A">
        <w:rPr>
          <w:rFonts w:hint="cs"/>
          <w:rtl/>
        </w:rPr>
        <w:t>הכתוב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קראו</w:t>
      </w:r>
      <w:r w:rsidRPr="006F178A">
        <w:rPr>
          <w:rtl/>
        </w:rPr>
        <w:t xml:space="preserve"> </w:t>
      </w:r>
      <w:r w:rsidRPr="007A75BD">
        <w:rPr>
          <w:rStyle w:val="affff8"/>
          <w:rFonts w:hint="cs"/>
          <w:rtl/>
        </w:rPr>
        <w:t>אחר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הוציא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הכניס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אמרת</w:t>
      </w:r>
      <w:r w:rsidRPr="006F178A">
        <w:rPr>
          <w:rtl/>
        </w:rPr>
        <w:t xml:space="preserve">: </w:t>
      </w:r>
      <w:r w:rsidR="007A75BD">
        <w:rPr>
          <w:rFonts w:hint="cs"/>
          <w:rtl/>
        </w:rPr>
        <w:t xml:space="preserve">גם </w:t>
      </w:r>
      <w:r w:rsidRPr="006F178A">
        <w:rPr>
          <w:rFonts w:hint="cs"/>
          <w:rtl/>
        </w:rPr>
        <w:t>תתיבם</w:t>
      </w:r>
      <w:r w:rsidR="007A75BD">
        <w:rPr>
          <w:rFonts w:hint="cs"/>
          <w:rtl/>
        </w:rPr>
        <w:t xml:space="preserve">. </w:t>
      </w:r>
    </w:p>
    <w:p w14:paraId="42D9F240" w14:textId="5FDB1D3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משא'כ בנשאת לאחר ומת בלא בנים מ</w:t>
      </w:r>
      <w:r w:rsidRPr="006F178A">
        <w:rPr>
          <w:rtl/>
        </w:rPr>
        <w:t>"</w:t>
      </w:r>
      <w:r w:rsidRPr="006F178A">
        <w:rPr>
          <w:rFonts w:hint="cs"/>
          <w:rtl/>
        </w:rPr>
        <w:t>מ בשם טוב מיהא קיימא</w:t>
      </w:r>
      <w:r w:rsidRPr="006F178A">
        <w:rPr>
          <w:rtl/>
        </w:rPr>
        <w:t>.</w:t>
      </w:r>
    </w:p>
    <w:p w14:paraId="77040C49" w14:textId="182B88D8" w:rsidR="00F07A5B" w:rsidRPr="00F07A5B" w:rsidRDefault="00B93B58" w:rsidP="007A75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3E2F6115" w14:textId="2963DC3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נאסרה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ש באסור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>.</w:t>
      </w:r>
    </w:p>
    <w:p w14:paraId="5F90547A" w14:textId="422A5963" w:rsidR="00F07A5B" w:rsidRPr="00F07A5B" w:rsidRDefault="00B93B58" w:rsidP="007A75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אביי</w:t>
      </w:r>
      <w:r w:rsidR="00F07A5B" w:rsidRPr="00F07A5B">
        <w:rPr>
          <w:rtl/>
        </w:rPr>
        <w:t>:</w:t>
      </w:r>
    </w:p>
    <w:p w14:paraId="7D21AFF3" w14:textId="71583258" w:rsidR="00F63824" w:rsidRDefault="00B93B58" w:rsidP="00B93B58">
      <w:pPr>
        <w:rPr>
          <w:rtl/>
        </w:rPr>
      </w:pPr>
      <w:r w:rsidRPr="007A75BD">
        <w:rPr>
          <w:rStyle w:val="affffc"/>
          <w:rFonts w:hint="cs"/>
          <w:rtl/>
        </w:rPr>
        <w:t>אלא</w:t>
      </w:r>
      <w:r w:rsidRPr="007A75BD">
        <w:rPr>
          <w:rStyle w:val="affffc"/>
          <w:rtl/>
        </w:rPr>
        <w:t xml:space="preserve"> </w:t>
      </w:r>
      <w:r w:rsidRPr="007A75BD">
        <w:rPr>
          <w:rStyle w:val="affffc"/>
          <w:rFonts w:hint="cs"/>
          <w:rtl/>
        </w:rPr>
        <w:t>מעתה</w:t>
      </w:r>
      <w:r w:rsidRPr="007A75BD">
        <w:rPr>
          <w:rStyle w:val="affffc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שקידש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האלמנה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הדיוט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תתיבם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נאסרה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ש באסור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="00F63824"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56AD459A" w14:textId="77777777" w:rsidR="00F07A5B" w:rsidRPr="00F07A5B" w:rsidRDefault="00F63824" w:rsidP="00F6382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</w:t>
      </w:r>
      <w:r w:rsidR="00F07A5B" w:rsidRPr="00F07A5B">
        <w:rPr>
          <w:rtl/>
        </w:rPr>
        <w:t>:</w:t>
      </w:r>
    </w:p>
    <w:p w14:paraId="3AAC48AF" w14:textId="3F05A58F" w:rsidR="00B93B58" w:rsidRPr="006F178A" w:rsidRDefault="00F63824" w:rsidP="00F63824">
      <w:pPr>
        <w:rPr>
          <w:rtl/>
        </w:rPr>
      </w:pPr>
      <w:r w:rsidRPr="00F63824">
        <w:rPr>
          <w:rStyle w:val="affffc"/>
          <w:rFonts w:hint="cs"/>
          <w:rtl/>
        </w:rPr>
        <w:t>א.</w:t>
      </w:r>
      <w:r>
        <w:rPr>
          <w:rFonts w:hint="cs"/>
          <w:rtl/>
        </w:rPr>
        <w:t xml:space="preserve"> שהיא אסורה מעיקרא, </w:t>
      </w:r>
      <w:r w:rsidRPr="00F63824">
        <w:rPr>
          <w:rStyle w:val="affffc"/>
          <w:rFonts w:hint="cs"/>
          <w:rtl/>
        </w:rPr>
        <w:t xml:space="preserve">ב. </w:t>
      </w:r>
      <w:r>
        <w:rPr>
          <w:rFonts w:hint="cs"/>
          <w:rtl/>
        </w:rPr>
        <w:t xml:space="preserve">וגם הוא אסור לה. </w:t>
      </w:r>
    </w:p>
    <w:p w14:paraId="408200C7" w14:textId="77777777" w:rsidR="00F07A5B" w:rsidRPr="00F07A5B" w:rsidRDefault="00B93B58" w:rsidP="00F63824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אלא</w:t>
      </w:r>
      <w:r w:rsidR="00F07A5B" w:rsidRPr="00F07A5B">
        <w:rPr>
          <w:rtl/>
        </w:rPr>
        <w:t>:</w:t>
      </w:r>
    </w:p>
    <w:p w14:paraId="3C120B45" w14:textId="5053F8F0" w:rsidR="00B93B58" w:rsidRPr="00F63824" w:rsidRDefault="00B93B58" w:rsidP="00F63824">
      <w:pPr>
        <w:rPr>
          <w:spacing w:val="2"/>
          <w:rtl/>
        </w:rPr>
      </w:pPr>
      <w:r w:rsidRPr="00F63824">
        <w:rPr>
          <w:rFonts w:hint="eastAsia"/>
          <w:spacing w:val="2"/>
          <w:rtl/>
        </w:rPr>
        <w:t>אשת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כהן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שנאנסה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ומת</w:t>
      </w:r>
      <w:r w:rsidRPr="00F63824">
        <w:rPr>
          <w:spacing w:val="2"/>
          <w:rtl/>
        </w:rPr>
        <w:t xml:space="preserve">, </w:t>
      </w:r>
      <w:r w:rsidRPr="00F63824">
        <w:rPr>
          <w:rFonts w:hint="eastAsia"/>
          <w:spacing w:val="2"/>
          <w:rtl/>
        </w:rPr>
        <w:t>ויש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לו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אח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חלל</w:t>
      </w:r>
      <w:r w:rsidRPr="00F63824">
        <w:rPr>
          <w:spacing w:val="2"/>
          <w:rtl/>
        </w:rPr>
        <w:t xml:space="preserve">, </w:t>
      </w:r>
      <w:r w:rsidRPr="00F63824">
        <w:rPr>
          <w:rFonts w:hint="eastAsia"/>
          <w:spacing w:val="2"/>
          <w:rtl/>
        </w:rPr>
        <w:t>לא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תתיבם</w:t>
      </w:r>
      <w:r w:rsidRPr="00F63824">
        <w:rPr>
          <w:spacing w:val="2"/>
          <w:rtl/>
        </w:rPr>
        <w:t xml:space="preserve">, </w:t>
      </w:r>
      <w:r w:rsidRPr="00F63824">
        <w:rPr>
          <w:rFonts w:hint="eastAsia"/>
          <w:spacing w:val="2"/>
          <w:rtl/>
        </w:rPr>
        <w:t>אם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נאסרה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במותר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לה</w:t>
      </w:r>
      <w:r w:rsidRPr="00F63824">
        <w:rPr>
          <w:spacing w:val="2"/>
          <w:rtl/>
        </w:rPr>
        <w:t xml:space="preserve">, </w:t>
      </w:r>
      <w:r w:rsidRPr="00F63824">
        <w:rPr>
          <w:rFonts w:hint="eastAsia"/>
          <w:spacing w:val="2"/>
          <w:rtl/>
        </w:rPr>
        <w:t>כ</w:t>
      </w:r>
      <w:r w:rsidRPr="00F63824">
        <w:rPr>
          <w:spacing w:val="2"/>
          <w:rtl/>
        </w:rPr>
        <w:t>"</w:t>
      </w:r>
      <w:r w:rsidRPr="00F63824">
        <w:rPr>
          <w:rFonts w:hint="eastAsia"/>
          <w:spacing w:val="2"/>
          <w:rtl/>
        </w:rPr>
        <w:t>ש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באסור</w:t>
      </w:r>
      <w:r w:rsidRPr="00F63824">
        <w:rPr>
          <w:spacing w:val="2"/>
          <w:rtl/>
        </w:rPr>
        <w:t xml:space="preserve"> </w:t>
      </w:r>
      <w:r w:rsidRPr="00F63824">
        <w:rPr>
          <w:rFonts w:hint="eastAsia"/>
          <w:spacing w:val="2"/>
          <w:rtl/>
        </w:rPr>
        <w:t>לה</w:t>
      </w:r>
      <w:r w:rsidR="007A75BD" w:rsidRPr="00F63824">
        <w:rPr>
          <w:rFonts w:hint="cs"/>
          <w:spacing w:val="2"/>
          <w:rtl/>
        </w:rPr>
        <w:t>.</w:t>
      </w:r>
      <w:r w:rsidR="00F63824" w:rsidRPr="00F63824">
        <w:rPr>
          <w:rFonts w:hint="cs"/>
          <w:spacing w:val="2"/>
          <w:rtl/>
        </w:rPr>
        <w:t xml:space="preserve"> </w:t>
      </w:r>
      <w:r w:rsidR="00F63824">
        <w:rPr>
          <w:rFonts w:hint="cs"/>
          <w:spacing w:val="2"/>
          <w:rtl/>
        </w:rPr>
        <w:t xml:space="preserve">- </w:t>
      </w:r>
      <w:r w:rsidRPr="00F63824">
        <w:rPr>
          <w:rFonts w:hint="cs"/>
          <w:spacing w:val="2"/>
          <w:rtl/>
        </w:rPr>
        <w:t>אונס</w:t>
      </w:r>
      <w:r w:rsidRPr="00F63824">
        <w:rPr>
          <w:spacing w:val="2"/>
          <w:rtl/>
        </w:rPr>
        <w:t xml:space="preserve"> </w:t>
      </w:r>
      <w:r w:rsidRPr="00F63824">
        <w:rPr>
          <w:rFonts w:hint="cs"/>
          <w:spacing w:val="2"/>
          <w:rtl/>
        </w:rPr>
        <w:t>בישראל</w:t>
      </w:r>
      <w:r w:rsidRPr="00F63824">
        <w:rPr>
          <w:spacing w:val="2"/>
          <w:rtl/>
        </w:rPr>
        <w:t xml:space="preserve"> </w:t>
      </w:r>
      <w:r w:rsidRPr="00F63824">
        <w:rPr>
          <w:rFonts w:hint="cs"/>
          <w:spacing w:val="2"/>
          <w:rtl/>
        </w:rPr>
        <w:t>שרי</w:t>
      </w:r>
      <w:r w:rsidRPr="00F63824">
        <w:rPr>
          <w:spacing w:val="2"/>
          <w:rtl/>
        </w:rPr>
        <w:t xml:space="preserve">, </w:t>
      </w:r>
      <w:r w:rsidRPr="00F63824">
        <w:rPr>
          <w:rFonts w:hint="cs"/>
          <w:spacing w:val="2"/>
          <w:rtl/>
        </w:rPr>
        <w:t>ו</w:t>
      </w:r>
      <w:r w:rsidR="007A75BD" w:rsidRPr="00F63824">
        <w:rPr>
          <w:rFonts w:hint="cs"/>
          <w:spacing w:val="2"/>
          <w:rtl/>
        </w:rPr>
        <w:t xml:space="preserve">לגביו אין איסור. </w:t>
      </w:r>
    </w:p>
    <w:p w14:paraId="1B473AFF" w14:textId="7DEEBC25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16AF15D1" w14:textId="77777777" w:rsidR="00B93B58" w:rsidRPr="00585943" w:rsidRDefault="00B93B58" w:rsidP="00E24454">
      <w:pPr>
        <w:pStyle w:val="afffff"/>
        <w:framePr w:wrap="around"/>
        <w:rPr>
          <w:rtl/>
        </w:rPr>
      </w:pPr>
      <w:del w:id="20430" w:author="קלוד" w:date="2026-10-06T10:10:25Z">
        <w:r>
          <w:rPr>
            <w:rFonts w:hint="cs"/>
            <w:rtl/>
          </w:rPr>
          <w:delText xml:space="preserve">מתני</w:delText>
        </w:r>
      </w:del>
      <w:ins w:id="20431" w:author="קלוד" w:date="2026-10-06T10:10:25Z">
        <w:r>
          <w:rPr>
            <w:rFonts w:hint="cs"/>
            <w:rtl/>
          </w:rPr>
          <w:t xml:space="preserve">משנה ג</w:t>
        </w:r>
      </w:ins>
      <w:del w:id="20432" w:author="קלוד" w:date="2026-10-06T10:10:25Z">
        <w:r>
          <w:rPr>
            <w:rtl/>
          </w:rPr>
          <w:delText xml:space="preserve">'.</w:delText>
        </w:r>
      </w:del>
    </w:p>
    <w:p w14:paraId="366C1F31" w14:textId="69F0A0E9" w:rsidR="00585943" w:rsidRPr="00585943" w:rsidRDefault="00B93B58" w:rsidP="00585943">
      <w:pPr>
        <w:pStyle w:val="afff5"/>
        <w:spacing w:before="120"/>
        <w:jc w:val="center"/>
        <w:rPr>
          <w:rtl/>
        </w:rPr>
        <w:pPrChange w:id="90004" w:author="קלוד" w:date="2026-10-08T12:08:16Z">
          <w:pPr>
            <w:pStyle w:val="afff5"/>
            <w:jc w:val="center"/>
          </w:pPr>
        </w:pPrChange>
      </w:pPr>
      <w:r w:rsidRPr="00585943">
        <w:rPr>
          <w:rFonts w:hint="cs"/>
          <w:rtl/>
        </w:rPr>
        <w:t>ואלו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אסורות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מלאכול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בתרומה</w:t>
      </w:r>
      <w:r w:rsidRPr="00585943">
        <w:rPr>
          <w:rtl/>
        </w:rPr>
        <w:t>:</w:t>
      </w:r>
    </w:p>
    <w:p w14:paraId="55E4A9D9" w14:textId="757F79AF" w:rsidR="00B93B58" w:rsidRPr="00585943" w:rsidRDefault="00B93B58" w:rsidP="00B93B58">
      <w:pPr>
        <w:pStyle w:val="afff5"/>
        <w:rPr>
          <w:spacing w:val="0"/>
          <w:rtl/>
        </w:rPr>
      </w:pPr>
      <w:r w:rsidRPr="00585943">
        <w:rPr>
          <w:rFonts w:hint="cs"/>
          <w:spacing w:val="2"/>
          <w:rtl/>
        </w:rPr>
        <w:t>האומרת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טמאה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אני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לך</w:t>
      </w:r>
      <w:r w:rsidRPr="00585943">
        <w:rPr>
          <w:spacing w:val="2"/>
          <w:rtl/>
        </w:rPr>
        <w:t xml:space="preserve">, </w:t>
      </w:r>
      <w:r w:rsidRPr="00585943">
        <w:rPr>
          <w:rFonts w:hint="cs"/>
          <w:spacing w:val="2"/>
          <w:rtl/>
        </w:rPr>
        <w:t>ושבאו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עדים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שהיא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טמאה</w:t>
      </w:r>
      <w:r w:rsidRPr="00585943">
        <w:rPr>
          <w:spacing w:val="2"/>
          <w:rtl/>
        </w:rPr>
        <w:t xml:space="preserve">, </w:t>
      </w:r>
      <w:r w:rsidRPr="00585943">
        <w:rPr>
          <w:rFonts w:hint="cs"/>
          <w:spacing w:val="2"/>
          <w:rtl/>
        </w:rPr>
        <w:t>והאומרת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spacing w:val="2"/>
          <w:rtl/>
        </w:rPr>
        <w:t>איני</w:t>
      </w:r>
      <w:r w:rsidRPr="00585943">
        <w:rPr>
          <w:spacing w:val="2"/>
          <w:rtl/>
        </w:rPr>
        <w:t xml:space="preserve"> </w:t>
      </w:r>
      <w:r w:rsidRPr="00585943">
        <w:rPr>
          <w:rFonts w:hint="cs"/>
          <w:rtl/>
        </w:rPr>
        <w:t>שותה</w:t>
      </w:r>
      <w:r w:rsidRPr="00585943">
        <w:rPr>
          <w:rtl/>
        </w:rPr>
        <w:t xml:space="preserve">, </w:t>
      </w:r>
      <w:r w:rsidRPr="00585943">
        <w:rPr>
          <w:rFonts w:hint="cs"/>
          <w:rtl/>
        </w:rPr>
        <w:t>ושבעלה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אינו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רוצה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להשקותה</w:t>
      </w:r>
      <w:r w:rsidRPr="00585943">
        <w:rPr>
          <w:rtl/>
        </w:rPr>
        <w:t xml:space="preserve">, </w:t>
      </w:r>
      <w:r w:rsidRPr="00585943">
        <w:rPr>
          <w:rFonts w:hint="cs"/>
          <w:rtl/>
        </w:rPr>
        <w:t>ושבעלה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בא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עליה</w:t>
      </w:r>
      <w:r w:rsidRPr="00585943">
        <w:rPr>
          <w:rtl/>
        </w:rPr>
        <w:t xml:space="preserve"> </w:t>
      </w:r>
      <w:r w:rsidRPr="00585943">
        <w:rPr>
          <w:rFonts w:hint="cs"/>
          <w:rtl/>
        </w:rPr>
        <w:t>בדרך</w:t>
      </w:r>
      <w:r w:rsidRPr="00585943">
        <w:rPr>
          <w:rtl/>
        </w:rPr>
        <w:t>.</w:t>
      </w:r>
    </w:p>
    <w:p w14:paraId="4054C924" w14:textId="1577157D" w:rsidR="00B93B58" w:rsidRPr="006F178A" w:rsidRDefault="00E4644A" w:rsidP="00E4644A">
      <w:pPr>
        <w:pStyle w:val="affff5"/>
        <w:rPr>
          <w:rtl/>
        </w:rPr>
      </w:pPr>
      <w:r>
        <w:rPr>
          <w:rtl/>
        </w:rPr>
        <w:lastRenderedPageBreak/>
        <w:t>****</w:t>
      </w:r>
    </w:p>
    <w:p w14:paraId="7148CDB5" w14:textId="2C71584C" w:rsidR="00F07A5B" w:rsidRPr="00F07A5B" w:rsidRDefault="00B93B58" w:rsidP="0058594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63824" w:rsidRPr="00F07A5B">
        <w:rPr>
          <w:rFonts w:hint="cs"/>
          <w:rtl/>
        </w:rPr>
        <w:t xml:space="preserve"> מר''ש</w:t>
      </w:r>
      <w:r w:rsidR="00F07A5B" w:rsidRPr="00F07A5B">
        <w:rPr>
          <w:rtl/>
        </w:rPr>
        <w:t>:</w:t>
      </w:r>
    </w:p>
    <w:p w14:paraId="0FB545B8" w14:textId="5664BA38" w:rsidR="00B93B58" w:rsidRPr="006F178A" w:rsidRDefault="00F63824" w:rsidP="00B93B58">
      <w:pPr>
        <w:rPr>
          <w:rtl/>
        </w:rPr>
      </w:pPr>
      <w:r w:rsidRPr="00F63824">
        <w:rPr>
          <w:rStyle w:val="affffc"/>
          <w:rFonts w:hint="cs"/>
          <w:rtl/>
        </w:rPr>
        <w:t>והוכיח</w:t>
      </w:r>
      <w:r w:rsidR="00B93B58" w:rsidRPr="00F63824">
        <w:rPr>
          <w:rStyle w:val="affffc"/>
          <w:rFonts w:hint="cs"/>
          <w:rtl/>
        </w:rPr>
        <w:t xml:space="preserve"> ממתני' </w:t>
      </w:r>
      <w:r w:rsidR="00B93B58" w:rsidRPr="006F178A">
        <w:rPr>
          <w:rFonts w:hint="cs"/>
          <w:rtl/>
        </w:rPr>
        <w:t>דסוטה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במ</w:t>
      </w:r>
      <w:r w:rsidR="00585943">
        <w:rPr>
          <w:rFonts w:hint="cs"/>
          <w:rtl/>
        </w:rPr>
        <w:t>ה''י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בודקין</w:t>
      </w:r>
      <w:r w:rsidR="00B93B58" w:rsidRPr="006F178A">
        <w:rPr>
          <w:rtl/>
        </w:rPr>
        <w:t xml:space="preserve"> </w:t>
      </w:r>
      <w:r w:rsidR="00B93B58" w:rsidRPr="00625DCC">
        <w:rPr>
          <w:rFonts w:hint="cs"/>
          <w:spacing w:val="-4"/>
          <w:rtl/>
        </w:rPr>
        <w:t>אותה</w:t>
      </w:r>
      <w:r w:rsidR="00B93B58" w:rsidRPr="00625DCC">
        <w:rPr>
          <w:spacing w:val="-4"/>
          <w:rtl/>
        </w:rPr>
        <w:t>,</w:t>
      </w:r>
      <w:r w:rsidR="00B93B58" w:rsidRPr="00625DCC">
        <w:rPr>
          <w:rStyle w:val="affff8"/>
          <w:spacing w:val="-4"/>
          <w:rtl/>
        </w:rPr>
        <w:t xml:space="preserve"> </w:t>
      </w:r>
      <w:r w:rsidR="00B93B58" w:rsidRPr="00585943">
        <w:rPr>
          <w:rStyle w:val="affff8"/>
          <w:rFonts w:hint="cs"/>
          <w:rtl/>
        </w:rPr>
        <w:t>'דונסתרה</w:t>
      </w:r>
      <w:r w:rsidR="00B93B58" w:rsidRPr="00585943">
        <w:rPr>
          <w:rStyle w:val="affff8"/>
          <w:rtl/>
        </w:rPr>
        <w:t xml:space="preserve"> </w:t>
      </w:r>
      <w:r w:rsidR="00B93B58" w:rsidRPr="00585943">
        <w:rPr>
          <w:rStyle w:val="affff8"/>
          <w:rFonts w:hint="cs"/>
          <w:rtl/>
        </w:rPr>
        <w:t>והיא</w:t>
      </w:r>
      <w:r w:rsidR="00B93B58" w:rsidRPr="00585943">
        <w:rPr>
          <w:rStyle w:val="affff8"/>
          <w:rtl/>
        </w:rPr>
        <w:t xml:space="preserve"> </w:t>
      </w:r>
      <w:r w:rsidR="00B93B58" w:rsidRPr="00585943">
        <w:rPr>
          <w:rStyle w:val="affff8"/>
          <w:rFonts w:hint="cs"/>
          <w:rtl/>
        </w:rPr>
        <w:t>נטמאה</w:t>
      </w:r>
      <w:r w:rsidR="00B93B58" w:rsidRPr="00585943">
        <w:rPr>
          <w:rStyle w:val="affff8"/>
          <w:rtl/>
        </w:rPr>
        <w:t xml:space="preserve"> </w:t>
      </w:r>
      <w:r w:rsidR="00B93B58" w:rsidRPr="00585943">
        <w:rPr>
          <w:rStyle w:val="affff8"/>
          <w:rFonts w:hint="eastAsia"/>
          <w:b/>
          <w:bCs/>
          <w:rtl/>
        </w:rPr>
        <w:t>ועד</w:t>
      </w:r>
      <w:r w:rsidR="00B93B58" w:rsidRPr="00585943">
        <w:rPr>
          <w:rStyle w:val="affff8"/>
          <w:b/>
          <w:bCs/>
          <w:rtl/>
        </w:rPr>
        <w:t xml:space="preserve"> </w:t>
      </w:r>
      <w:r w:rsidR="00B93B58" w:rsidRPr="00585943">
        <w:rPr>
          <w:rStyle w:val="affff8"/>
          <w:rFonts w:hint="eastAsia"/>
          <w:b/>
          <w:bCs/>
          <w:rtl/>
        </w:rPr>
        <w:t>אין</w:t>
      </w:r>
      <w:r w:rsidR="00B93B58" w:rsidRPr="00585943">
        <w:rPr>
          <w:rStyle w:val="affff8"/>
          <w:b/>
          <w:bCs/>
          <w:rtl/>
        </w:rPr>
        <w:t xml:space="preserve"> </w:t>
      </w:r>
      <w:r w:rsidR="00B93B58" w:rsidRPr="00585943">
        <w:rPr>
          <w:rStyle w:val="affff8"/>
          <w:rFonts w:hint="eastAsia"/>
          <w:b/>
          <w:bCs/>
          <w:rtl/>
        </w:rPr>
        <w:t>בה</w:t>
      </w:r>
      <w:r w:rsidR="00B93B58" w:rsidRPr="00585943">
        <w:rPr>
          <w:rStyle w:val="affff8"/>
          <w:b/>
          <w:bCs/>
          <w:rtl/>
        </w:rPr>
        <w:t>'</w:t>
      </w:r>
      <w:r w:rsidR="00B93B58" w:rsidRPr="00313C3F">
        <w:rPr>
          <w:rFonts w:cs="BA Vilna Bold"/>
          <w:rtl/>
        </w:rPr>
        <w:t>,</w:t>
      </w:r>
      <w:r w:rsidR="00B93B58" w:rsidRPr="00585943">
        <w:rPr>
          <w:rtl/>
        </w:rPr>
        <w:t xml:space="preserve"> </w:t>
      </w:r>
      <w:r w:rsidR="00B93B58" w:rsidRPr="00585943">
        <w:rPr>
          <w:rFonts w:hint="eastAsia"/>
          <w:rtl/>
        </w:rPr>
        <w:t>ל</w:t>
      </w:r>
      <w:r>
        <w:rPr>
          <w:rFonts w:hint="cs"/>
          <w:rtl/>
        </w:rPr>
        <w:t>הוציא</w:t>
      </w:r>
      <w:r w:rsidR="00B93B58" w:rsidRPr="00585943">
        <w:rPr>
          <w:rtl/>
        </w:rPr>
        <w:t xml:space="preserve"> </w:t>
      </w:r>
      <w:r>
        <w:rPr>
          <w:rFonts w:hint="cs"/>
          <w:rtl/>
        </w:rPr>
        <w:t>זו</w:t>
      </w:r>
      <w:r w:rsidR="00B93B58" w:rsidRPr="00585943">
        <w:rPr>
          <w:rtl/>
        </w:rPr>
        <w:t xml:space="preserve"> </w:t>
      </w:r>
      <w:r w:rsidR="00B93B58" w:rsidRPr="00585943">
        <w:rPr>
          <w:rFonts w:hint="eastAsia"/>
          <w:rtl/>
        </w:rPr>
        <w:t>ד</w:t>
      </w:r>
      <w:r w:rsidR="00585943">
        <w:rPr>
          <w:rFonts w:hint="cs"/>
          <w:rtl/>
        </w:rPr>
        <w:t xml:space="preserve">יש שיודע בה. </w:t>
      </w:r>
    </w:p>
    <w:p w14:paraId="10B00E76" w14:textId="43A33479" w:rsidR="00F07A5B" w:rsidRPr="00F07A5B" w:rsidRDefault="00B93B58" w:rsidP="00F6382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F63824" w:rsidRPr="00F07A5B">
        <w:rPr>
          <w:rFonts w:hint="cs"/>
          <w:rtl/>
        </w:rPr>
        <w:t xml:space="preserve">הוכיח </w:t>
      </w:r>
      <w:r w:rsidRPr="00F07A5B">
        <w:rPr>
          <w:rFonts w:hint="cs"/>
          <w:rtl/>
        </w:rPr>
        <w:t>ממתני</w:t>
      </w:r>
      <w:r w:rsidR="00F07A5B" w:rsidRPr="00F07A5B">
        <w:rPr>
          <w:rFonts w:hint="cs"/>
          <w:rtl/>
        </w:rPr>
        <w:t>:</w:t>
      </w:r>
    </w:p>
    <w:p w14:paraId="38405CF1" w14:textId="1108910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והא לא באו עדים קודם ששותה שאז היא זונה אלא אחר ששותה ואין המים בודקין אותה</w:t>
      </w:r>
      <w:r w:rsidR="00F63824">
        <w:rPr>
          <w:rFonts w:hint="cs"/>
          <w:rtl/>
        </w:rPr>
        <w:t>,</w:t>
      </w:r>
      <w:r w:rsidRPr="006F178A">
        <w:rPr>
          <w:rFonts w:hint="cs"/>
          <w:rtl/>
        </w:rPr>
        <w:t xml:space="preserve"> דאי בודקין תיגלי מלמפרע דעדי שקר הם </w:t>
      </w:r>
    </w:p>
    <w:p w14:paraId="0173D4C9" w14:textId="70BE033B" w:rsidR="00F07A5B" w:rsidRPr="00F07A5B" w:rsidRDefault="00B93B58" w:rsidP="0058594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Fonts w:hint="cs"/>
          <w:rtl/>
        </w:rPr>
        <w:t>:</w:t>
      </w:r>
    </w:p>
    <w:p w14:paraId="183A4CC4" w14:textId="4D278DB2" w:rsidR="00B93B58" w:rsidRPr="006F178A" w:rsidRDefault="00B93B58" w:rsidP="00F63824">
      <w:pPr>
        <w:spacing w:after="60"/>
        <w:rPr>
          <w:rtl/>
        </w:rPr>
      </w:pP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 w:rsidR="00F63824">
        <w:rPr>
          <w:rFonts w:hint="cs"/>
          <w:rtl/>
        </w:rPr>
        <w:t>זהו שאמרו</w:t>
      </w:r>
      <w:r w:rsidRPr="006F178A">
        <w:rPr>
          <w:rtl/>
        </w:rPr>
        <w:t xml:space="preserve"> </w:t>
      </w:r>
      <w:r w:rsidR="00F63824">
        <w:rPr>
          <w:rFonts w:hint="cs"/>
          <w:rtl/>
        </w:rPr>
        <w:t>'</w:t>
      </w:r>
      <w:r w:rsidRPr="00313C3F">
        <w:rPr>
          <w:rFonts w:cs="BA Vilna Bold" w:hint="cs"/>
          <w:rtl/>
        </w:rPr>
        <w:t>זכות</w:t>
      </w:r>
      <w:r w:rsidRPr="00313C3F">
        <w:rPr>
          <w:rFonts w:cs="BA Vilna Bold"/>
          <w:rtl/>
        </w:rPr>
        <w:t xml:space="preserve"> </w:t>
      </w:r>
      <w:r w:rsidRPr="00313C3F">
        <w:rPr>
          <w:rFonts w:cs="BA Vilna Bold" w:hint="cs"/>
          <w:rtl/>
        </w:rPr>
        <w:t>תולה</w:t>
      </w:r>
      <w:r w:rsidRPr="00313C3F">
        <w:rPr>
          <w:rFonts w:cs="BA Vilna Bold"/>
          <w:rtl/>
        </w:rPr>
        <w:t xml:space="preserve"> </w:t>
      </w:r>
      <w:r w:rsidRPr="00313C3F">
        <w:rPr>
          <w:rFonts w:cs="BA Vilna Bold" w:hint="cs"/>
          <w:rtl/>
        </w:rPr>
        <w:t>לה</w:t>
      </w:r>
      <w:r w:rsidRPr="006F178A">
        <w:rPr>
          <w:rtl/>
        </w:rPr>
        <w:t>.</w:t>
      </w:r>
      <w:r w:rsidR="00F63824">
        <w:rPr>
          <w:rFonts w:hint="cs"/>
          <w:rtl/>
        </w:rPr>
        <w:t>'</w:t>
      </w:r>
    </w:p>
    <w:p w14:paraId="2A749F1C" w14:textId="38380E0D" w:rsidR="00F07A5B" w:rsidRPr="00F07A5B" w:rsidRDefault="00B93B58" w:rsidP="00F6382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585943" w:rsidRPr="00F07A5B">
        <w:rPr>
          <w:rFonts w:hint="cs"/>
          <w:rtl/>
        </w:rPr>
        <w:t>חלקו</w:t>
      </w:r>
      <w:r w:rsidR="00F63824" w:rsidRPr="00F07A5B">
        <w:rPr>
          <w:rFonts w:hint="cs"/>
          <w:rtl/>
        </w:rPr>
        <w:t xml:space="preserve"> בדברי רבי</w:t>
      </w:r>
      <w:r w:rsidR="00F07A5B" w:rsidRPr="00F07A5B">
        <w:rPr>
          <w:rFonts w:hint="cs"/>
          <w:rtl/>
        </w:rPr>
        <w:t>:</w:t>
      </w:r>
    </w:p>
    <w:p w14:paraId="0F9FAC0F" w14:textId="53B6E4C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יולדת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משבחת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מתנוונה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והולכת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מיתה</w:t>
      </w:r>
      <w:r w:rsidRPr="006F178A">
        <w:rPr>
          <w:rtl/>
        </w:rPr>
        <w:t>;</w:t>
      </w:r>
    </w:p>
    <w:p w14:paraId="7B987F68" w14:textId="160ED830" w:rsidR="00B93B58" w:rsidRDefault="00585943" w:rsidP="001B0A0B">
      <w:pPr>
        <w:spacing w:after="60"/>
        <w:rPr>
          <w:rtl/>
        </w:rPr>
      </w:pPr>
      <w:r w:rsidRPr="00585943">
        <w:rPr>
          <w:rStyle w:val="affffc"/>
          <w:rFonts w:hint="cs"/>
          <w:rtl/>
        </w:rPr>
        <w:t>ל</w:t>
      </w:r>
      <w:r w:rsidR="00B93B58" w:rsidRPr="00585943">
        <w:rPr>
          <w:rStyle w:val="affffc"/>
          <w:rFonts w:hint="eastAsia"/>
          <w:rtl/>
        </w:rPr>
        <w:t>ר</w:t>
      </w:r>
      <w:r w:rsidR="00B93B58" w:rsidRPr="00585943">
        <w:rPr>
          <w:rStyle w:val="affffc"/>
          <w:rtl/>
        </w:rPr>
        <w:t>"</w:t>
      </w:r>
      <w:r w:rsidR="00B93B58" w:rsidRPr="00585943">
        <w:rPr>
          <w:rStyle w:val="affffc"/>
          <w:rFonts w:hint="eastAsia"/>
          <w:rtl/>
        </w:rPr>
        <w:t>ש</w:t>
      </w:r>
      <w:r>
        <w:rPr>
          <w:rStyle w:val="affffc"/>
          <w:rFonts w:hint="cs"/>
          <w:rtl/>
        </w:rPr>
        <w:t>:</w:t>
      </w:r>
      <w:r w:rsidR="00B93B58" w:rsidRPr="00585943">
        <w:rPr>
          <w:rtl/>
        </w:rPr>
        <w:t xml:space="preserve"> </w:t>
      </w:r>
      <w:r w:rsidR="001B0A0B" w:rsidRPr="001B0A0B">
        <w:rPr>
          <w:rStyle w:val="affffc"/>
          <w:rFonts w:hint="cs"/>
          <w:rtl/>
        </w:rPr>
        <w:t>לכו''ע:</w:t>
      </w:r>
      <w:r w:rsidR="001B0A0B">
        <w:rPr>
          <w:rFonts w:hint="cs"/>
          <w:rtl/>
        </w:rPr>
        <w:t xml:space="preserve"> </w:t>
      </w:r>
      <w:r w:rsidR="00B93B58" w:rsidRPr="00585943">
        <w:rPr>
          <w:rFonts w:hint="eastAsia"/>
          <w:rtl/>
        </w:rPr>
        <w:t>מתנוונה</w:t>
      </w:r>
      <w:r w:rsidR="00B93B58" w:rsidRPr="00585943">
        <w:rPr>
          <w:rtl/>
        </w:rPr>
        <w:t xml:space="preserve">, </w:t>
      </w:r>
      <w:r w:rsidR="001B0A0B">
        <w:rPr>
          <w:rStyle w:val="affffc"/>
          <w:rtl/>
        </w:rPr>
        <w:tab/>
      </w:r>
      <w:r w:rsidR="001B0A0B">
        <w:rPr>
          <w:rStyle w:val="affffc"/>
          <w:rtl/>
        </w:rPr>
        <w:tab/>
      </w:r>
      <w:r w:rsidR="00B93B58" w:rsidRPr="00585943">
        <w:rPr>
          <w:rStyle w:val="affffc"/>
          <w:rFonts w:hint="eastAsia"/>
          <w:rtl/>
        </w:rPr>
        <w:t>ורב</w:t>
      </w:r>
      <w:r w:rsidR="00B93B58" w:rsidRPr="00585943">
        <w:rPr>
          <w:rStyle w:val="affffc"/>
          <w:rtl/>
        </w:rPr>
        <w:t xml:space="preserve"> </w:t>
      </w:r>
      <w:r w:rsidR="00B93B58" w:rsidRPr="00585943">
        <w:rPr>
          <w:rStyle w:val="affffc"/>
          <w:rFonts w:hint="eastAsia"/>
          <w:rtl/>
        </w:rPr>
        <w:t>יוסף</w:t>
      </w:r>
      <w:r>
        <w:rPr>
          <w:rStyle w:val="affffc"/>
          <w:rFonts w:hint="cs"/>
          <w:rtl/>
        </w:rPr>
        <w:t>:</w:t>
      </w:r>
      <w:r w:rsidR="00B93B58" w:rsidRPr="00585943">
        <w:rPr>
          <w:rtl/>
        </w:rPr>
        <w:t xml:space="preserve"> </w:t>
      </w:r>
      <w:r w:rsidR="00B93B58" w:rsidRPr="00585943">
        <w:rPr>
          <w:rStyle w:val="affffc"/>
          <w:rFonts w:hint="eastAsia"/>
          <w:rtl/>
        </w:rPr>
        <w:t>לרבי</w:t>
      </w:r>
      <w:r w:rsidR="00B93B58" w:rsidRPr="00585943">
        <w:rPr>
          <w:rStyle w:val="affffc"/>
          <w:rtl/>
        </w:rPr>
        <w:t xml:space="preserve"> </w:t>
      </w:r>
      <w:r w:rsidR="00B93B58" w:rsidRPr="00585943">
        <w:rPr>
          <w:rFonts w:hint="eastAsia"/>
          <w:rtl/>
        </w:rPr>
        <w:t>מתנוונה</w:t>
      </w:r>
      <w:r w:rsidR="00B93B58" w:rsidRPr="00585943">
        <w:rPr>
          <w:rtl/>
        </w:rPr>
        <w:t xml:space="preserve">, </w:t>
      </w:r>
      <w:r w:rsidR="00B93B58" w:rsidRPr="00585943">
        <w:rPr>
          <w:rStyle w:val="affffc"/>
          <w:rFonts w:hint="eastAsia"/>
          <w:rtl/>
        </w:rPr>
        <w:t>לרבנן</w:t>
      </w:r>
      <w:r w:rsidR="00B93B58" w:rsidRPr="00585943">
        <w:rPr>
          <w:rtl/>
        </w:rPr>
        <w:t xml:space="preserve"> </w:t>
      </w:r>
      <w:r w:rsidR="00B93B58" w:rsidRPr="00585943">
        <w:rPr>
          <w:rFonts w:hint="eastAsia"/>
          <w:rtl/>
        </w:rPr>
        <w:t>לא</w:t>
      </w:r>
      <w:r w:rsidR="00B93B58" w:rsidRPr="00585943">
        <w:rPr>
          <w:rtl/>
        </w:rPr>
        <w:t xml:space="preserve"> </w:t>
      </w:r>
      <w:r w:rsidR="00B93B58" w:rsidRPr="00585943">
        <w:rPr>
          <w:rFonts w:hint="eastAsia"/>
          <w:rtl/>
        </w:rPr>
        <w:t>מתנוונה</w:t>
      </w:r>
      <w:r w:rsidR="00B93B58" w:rsidRPr="00585943">
        <w:rPr>
          <w:rtl/>
        </w:rPr>
        <w:t>.</w:t>
      </w:r>
    </w:p>
    <w:p w14:paraId="5288756A" w14:textId="1AEC505A" w:rsidR="00F63824" w:rsidRPr="00F63824" w:rsidRDefault="00F63824" w:rsidP="00F63824">
      <w:pPr>
        <w:spacing w:after="60"/>
        <w:jc w:val="center"/>
        <w:rPr>
          <w:rFonts w:ascii="BA • Vilna Light" w:hAnsi="BA • Vilna Light" w:cs="BA • Vilna Light"/>
          <w:color w:val="BF8F00" w:themeColor="accent4" w:themeShade="BF"/>
          <w:spacing w:val="2"/>
          <w:rtl/>
        </w:rPr>
      </w:pPr>
      <w:r w:rsidRPr="00F63824">
        <w:rPr>
          <w:rFonts w:ascii="BA • Vilna Light" w:hAnsi="BA • Vilna Light" w:cs="BA • Vilna Light" w:hint="cs"/>
          <w:color w:val="BF8F00" w:themeColor="accent4" w:themeShade="BF"/>
          <w:spacing w:val="2"/>
          <w:rtl/>
        </w:rPr>
        <w:t>***</w:t>
      </w:r>
    </w:p>
    <w:p w14:paraId="06A74707" w14:textId="1A31DF57" w:rsidR="00F07A5B" w:rsidRPr="00F07A5B" w:rsidRDefault="00B93B58" w:rsidP="001B0A0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מתיב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245CAF52" w14:textId="5708C62B" w:rsidR="00B93B58" w:rsidRPr="00757D20" w:rsidRDefault="001B0A0B" w:rsidP="00B93B58">
      <w:pPr>
        <w:rPr>
          <w:rtl/>
        </w:rPr>
      </w:pPr>
      <w:r w:rsidRPr="001B0A0B">
        <w:rPr>
          <w:rStyle w:val="affffc"/>
          <w:rFonts w:hint="cs"/>
          <w:rtl/>
        </w:rPr>
        <w:t>ר''ש</w:t>
      </w:r>
      <w:r w:rsidR="00B93B58" w:rsidRPr="001B0A0B">
        <w:rPr>
          <w:rStyle w:val="affffc"/>
          <w:rtl/>
        </w:rPr>
        <w:t>: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אין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זכות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תולה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במים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המרים</w:t>
      </w:r>
      <w:r w:rsidR="00B93B58" w:rsidRPr="00757D20">
        <w:rPr>
          <w:rtl/>
        </w:rPr>
        <w:t xml:space="preserve">, </w:t>
      </w:r>
      <w:r>
        <w:rPr>
          <w:rFonts w:hint="cs"/>
          <w:rtl/>
        </w:rPr>
        <w:t>שאם תולה</w:t>
      </w:r>
      <w:r w:rsidR="00B93B58" w:rsidRPr="00757D20">
        <w:rPr>
          <w:rtl/>
        </w:rPr>
        <w:t xml:space="preserve"> </w:t>
      </w:r>
      <w:r>
        <w:rPr>
          <w:rFonts w:hint="cs"/>
          <w:rtl/>
        </w:rPr>
        <w:t xml:space="preserve">אתה </w:t>
      </w:r>
      <w:r w:rsidR="00B93B58" w:rsidRPr="00757D20">
        <w:rPr>
          <w:rFonts w:hint="cs"/>
          <w:rtl/>
        </w:rPr>
        <w:t>מדחה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את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המים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בפני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כל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הנשים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השותות</w:t>
      </w:r>
      <w:r w:rsidR="00B93B58" w:rsidRPr="00757D20">
        <w:rPr>
          <w:rtl/>
        </w:rPr>
        <w:t xml:space="preserve">, </w:t>
      </w:r>
      <w:r w:rsidR="00B93B58" w:rsidRPr="00757D20">
        <w:rPr>
          <w:rFonts w:hint="cs"/>
          <w:rtl/>
        </w:rPr>
        <w:t>ומוציא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שם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רע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על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הטהורות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ששתו</w:t>
      </w:r>
      <w:r w:rsidR="00B93B58" w:rsidRPr="00757D20">
        <w:rPr>
          <w:rtl/>
        </w:rPr>
        <w:t xml:space="preserve">, </w:t>
      </w:r>
      <w:r w:rsidR="00B93B58" w:rsidRPr="00757D20">
        <w:rPr>
          <w:rFonts w:hint="cs"/>
          <w:rtl/>
        </w:rPr>
        <w:t>והן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אומרים</w:t>
      </w:r>
      <w:r w:rsidR="00B93B58" w:rsidRPr="00757D20">
        <w:rPr>
          <w:rtl/>
        </w:rPr>
        <w:t xml:space="preserve">: </w:t>
      </w:r>
      <w:r w:rsidR="00B93B58" w:rsidRPr="00757D20">
        <w:rPr>
          <w:rFonts w:hint="cs"/>
          <w:rtl/>
        </w:rPr>
        <w:t>טמאות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היו</w:t>
      </w:r>
      <w:r w:rsidR="00B93B58" w:rsidRPr="00757D20">
        <w:rPr>
          <w:rtl/>
        </w:rPr>
        <w:t xml:space="preserve">, </w:t>
      </w:r>
      <w:r w:rsidR="00B93B58" w:rsidRPr="00757D20">
        <w:rPr>
          <w:rFonts w:hint="cs"/>
          <w:rtl/>
        </w:rPr>
        <w:t>אלא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שתלה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להן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זכות</w:t>
      </w:r>
      <w:r>
        <w:rPr>
          <w:rFonts w:hint="cs"/>
          <w:rtl/>
        </w:rPr>
        <w:t>.</w:t>
      </w:r>
    </w:p>
    <w:p w14:paraId="12BE9E0E" w14:textId="0C1E6202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ואי ביש לה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עדים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במה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 xml:space="preserve">, </w:t>
      </w:r>
      <w:r w:rsidR="001B0A0B">
        <w:rPr>
          <w:rFonts w:hint="cs"/>
          <w:rtl/>
        </w:rPr>
        <w:t xml:space="preserve">גם אתה </w:t>
      </w:r>
      <w:r w:rsidRPr="00757D20">
        <w:rPr>
          <w:rFonts w:hint="cs"/>
          <w:rtl/>
        </w:rPr>
        <w:t>מוציא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</w:t>
      </w:r>
      <w:r w:rsidRPr="00757D20">
        <w:rPr>
          <w:rtl/>
        </w:rPr>
        <w:t>"</w:t>
      </w:r>
      <w:r w:rsidRPr="00757D20">
        <w:rPr>
          <w:rFonts w:hint="cs"/>
          <w:rtl/>
        </w:rPr>
        <w:t>ר על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הטהורות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ששתו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והן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אומרים</w:t>
      </w:r>
      <w:r w:rsidRPr="00757D20">
        <w:rPr>
          <w:rtl/>
        </w:rPr>
        <w:t xml:space="preserve">: </w:t>
      </w:r>
      <w:r w:rsidRPr="00757D20">
        <w:rPr>
          <w:rFonts w:hint="cs"/>
          <w:rtl/>
        </w:rPr>
        <w:t>טמאות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היו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אלא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שיש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להן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עדים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במה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>!</w:t>
      </w:r>
    </w:p>
    <w:p w14:paraId="295FA6BC" w14:textId="0BDAB96E" w:rsidR="00F07A5B" w:rsidRPr="00F07A5B" w:rsidRDefault="00B93B58" w:rsidP="001B0A0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Fonts w:hint="cs"/>
          <w:rtl/>
        </w:rPr>
        <w:t>:</w:t>
      </w:r>
    </w:p>
    <w:p w14:paraId="35C23A94" w14:textId="5A5C7E21" w:rsidR="00B93B58" w:rsidRDefault="00B93B58" w:rsidP="00CD4D45">
      <w:pPr>
        <w:spacing w:after="60"/>
        <w:rPr>
          <w:spacing w:val="2"/>
          <w:rtl/>
        </w:rPr>
      </w:pPr>
      <w:r w:rsidRPr="00F63824">
        <w:rPr>
          <w:rStyle w:val="affffc"/>
          <w:rFonts w:hint="cs"/>
          <w:spacing w:val="2"/>
          <w:rtl/>
        </w:rPr>
        <w:t>ד</w:t>
      </w:r>
      <w:r w:rsidR="001B0A0B" w:rsidRPr="00F63824">
        <w:rPr>
          <w:rStyle w:val="affffc"/>
          <w:rFonts w:hint="cs"/>
          <w:spacing w:val="2"/>
          <w:rtl/>
        </w:rPr>
        <w:t>על ר''ש לא קשה:</w:t>
      </w:r>
      <w:r w:rsidRPr="00F63824">
        <w:rPr>
          <w:rStyle w:val="affffc"/>
          <w:rFonts w:hint="cs"/>
          <w:spacing w:val="2"/>
          <w:rtl/>
        </w:rPr>
        <w:t xml:space="preserve"> </w:t>
      </w:r>
      <w:r w:rsidRPr="00F63824">
        <w:rPr>
          <w:rFonts w:hint="cs"/>
          <w:spacing w:val="2"/>
          <w:rtl/>
        </w:rPr>
        <w:t>מ</w:t>
      </w:r>
      <w:r w:rsidR="001B0A0B" w:rsidRPr="00F63824">
        <w:rPr>
          <w:rFonts w:hint="cs"/>
          <w:spacing w:val="2"/>
          <w:rtl/>
        </w:rPr>
        <w:t>תוך שז</w:t>
      </w:r>
      <w:r w:rsidRPr="00F63824">
        <w:rPr>
          <w:rFonts w:hint="cs"/>
          <w:spacing w:val="2"/>
          <w:rtl/>
        </w:rPr>
        <w:t xml:space="preserve">כות לא </w:t>
      </w:r>
      <w:r w:rsidR="001B0A0B" w:rsidRPr="00F63824">
        <w:rPr>
          <w:rFonts w:hint="cs"/>
          <w:spacing w:val="2"/>
          <w:rtl/>
        </w:rPr>
        <w:t>תולה</w:t>
      </w:r>
      <w:r w:rsidR="001B0A0B" w:rsidRPr="00F63824">
        <w:rPr>
          <w:rStyle w:val="afffff2"/>
          <w:rFonts w:hint="cs"/>
          <w:spacing w:val="2"/>
          <w:rtl/>
        </w:rPr>
        <w:t xml:space="preserve"> דהוצאת ש''ר</w:t>
      </w:r>
      <w:r w:rsidR="001B0A0B" w:rsidRPr="00F63824">
        <w:rPr>
          <w:rFonts w:hint="cs"/>
          <w:spacing w:val="2"/>
          <w:rtl/>
        </w:rPr>
        <w:t>,</w:t>
      </w:r>
      <w:r w:rsidRPr="00F63824">
        <w:rPr>
          <w:rFonts w:hint="cs"/>
          <w:spacing w:val="2"/>
          <w:rtl/>
        </w:rPr>
        <w:t xml:space="preserve"> גם עדים לא תלו</w:t>
      </w:r>
    </w:p>
    <w:p w14:paraId="375AFF66" w14:textId="657AA0A9" w:rsidR="00F63824" w:rsidRPr="00F63824" w:rsidRDefault="00F63824" w:rsidP="00F63824">
      <w:pPr>
        <w:spacing w:after="60"/>
        <w:jc w:val="center"/>
        <w:rPr>
          <w:rFonts w:ascii="BA • Vilna Light" w:hAnsi="BA • Vilna Light" w:cs="BA • Vilna Light"/>
          <w:color w:val="BF8F00" w:themeColor="accent4" w:themeShade="BF"/>
          <w:spacing w:val="2"/>
          <w:rtl/>
        </w:rPr>
      </w:pPr>
      <w:r w:rsidRPr="00F63824">
        <w:rPr>
          <w:rFonts w:ascii="BA • Vilna Light" w:hAnsi="BA • Vilna Light" w:cs="BA • Vilna Light" w:hint="cs"/>
          <w:color w:val="BF8F00" w:themeColor="accent4" w:themeShade="BF"/>
          <w:spacing w:val="2"/>
          <w:rtl/>
        </w:rPr>
        <w:t>***</w:t>
      </w:r>
    </w:p>
    <w:p w14:paraId="774E222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ו:</w:t>
      </w:r>
    </w:p>
    <w:p w14:paraId="0070F7D4" w14:textId="1B01C2DA" w:rsidR="00F07A5B" w:rsidRPr="00F07A5B" w:rsidRDefault="00B93B58" w:rsidP="001B0A0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מתיב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="00F07A5B" w:rsidRPr="00F07A5B">
        <w:rPr>
          <w:rFonts w:hint="cs"/>
          <w:rtl/>
        </w:rPr>
        <w:t>:</w:t>
      </w:r>
    </w:p>
    <w:p w14:paraId="0B80D23E" w14:textId="558C3F9B" w:rsidR="00B93B58" w:rsidRPr="00F63824" w:rsidRDefault="00B93B58" w:rsidP="00B93B58">
      <w:pPr>
        <w:rPr>
          <w:spacing w:val="0"/>
          <w:rtl/>
        </w:rPr>
      </w:pPr>
      <w:r w:rsidRPr="00F63824">
        <w:rPr>
          <w:rFonts w:hint="cs"/>
          <w:spacing w:val="0"/>
          <w:rtl/>
        </w:rPr>
        <w:t>ואלו</w:t>
      </w:r>
      <w:r w:rsidRPr="00F63824">
        <w:rPr>
          <w:spacing w:val="0"/>
          <w:rtl/>
        </w:rPr>
        <w:t xml:space="preserve"> </w:t>
      </w:r>
      <w:r w:rsidRPr="00F63824">
        <w:rPr>
          <w:rFonts w:hint="cs"/>
          <w:spacing w:val="0"/>
          <w:rtl/>
        </w:rPr>
        <w:t>שמנחותיהן</w:t>
      </w:r>
      <w:r w:rsidRPr="00F63824">
        <w:rPr>
          <w:spacing w:val="0"/>
          <w:rtl/>
        </w:rPr>
        <w:t xml:space="preserve"> </w:t>
      </w:r>
      <w:r w:rsidRPr="00F63824">
        <w:rPr>
          <w:rFonts w:hint="cs"/>
          <w:spacing w:val="0"/>
          <w:rtl/>
        </w:rPr>
        <w:t>נשרפות</w:t>
      </w:r>
      <w:r w:rsidRPr="00F63824">
        <w:rPr>
          <w:spacing w:val="0"/>
          <w:rtl/>
        </w:rPr>
        <w:t xml:space="preserve">: </w:t>
      </w:r>
      <w:r w:rsidRPr="00F63824">
        <w:rPr>
          <w:rFonts w:hint="cs"/>
          <w:spacing w:val="0"/>
          <w:rtl/>
        </w:rPr>
        <w:t>האומרת</w:t>
      </w:r>
      <w:r w:rsidRPr="00F63824">
        <w:rPr>
          <w:spacing w:val="0"/>
          <w:rtl/>
        </w:rPr>
        <w:t xml:space="preserve"> </w:t>
      </w:r>
      <w:r w:rsidRPr="00F63824">
        <w:rPr>
          <w:rFonts w:hint="cs"/>
          <w:spacing w:val="0"/>
          <w:rtl/>
        </w:rPr>
        <w:t>טמאה</w:t>
      </w:r>
      <w:r w:rsidRPr="00F63824">
        <w:rPr>
          <w:spacing w:val="0"/>
          <w:rtl/>
        </w:rPr>
        <w:t xml:space="preserve"> </w:t>
      </w:r>
      <w:r w:rsidRPr="00F63824">
        <w:rPr>
          <w:rFonts w:hint="cs"/>
          <w:spacing w:val="0"/>
          <w:rtl/>
        </w:rPr>
        <w:t>אני</w:t>
      </w:r>
      <w:r w:rsidRPr="00F63824">
        <w:rPr>
          <w:spacing w:val="0"/>
          <w:rtl/>
        </w:rPr>
        <w:t xml:space="preserve">, </w:t>
      </w:r>
      <w:r w:rsidRPr="00F63824">
        <w:rPr>
          <w:rFonts w:hint="cs"/>
          <w:spacing w:val="0"/>
          <w:rtl/>
        </w:rPr>
        <w:t>ושבאו</w:t>
      </w:r>
      <w:r w:rsidR="001B0A0B" w:rsidRPr="00F63824">
        <w:rPr>
          <w:rFonts w:hint="cs"/>
          <w:spacing w:val="0"/>
          <w:rtl/>
        </w:rPr>
        <w:t xml:space="preserve"> </w:t>
      </w:r>
      <w:r w:rsidRPr="00F63824">
        <w:rPr>
          <w:rFonts w:hint="cs"/>
          <w:spacing w:val="0"/>
          <w:rtl/>
        </w:rPr>
        <w:t>עדים</w:t>
      </w:r>
      <w:r w:rsidRPr="00F63824">
        <w:rPr>
          <w:spacing w:val="0"/>
          <w:rtl/>
        </w:rPr>
        <w:t xml:space="preserve"> </w:t>
      </w:r>
      <w:r w:rsidR="001B0A0B" w:rsidRPr="00F63824">
        <w:rPr>
          <w:rFonts w:hint="cs"/>
          <w:spacing w:val="0"/>
          <w:rtl/>
        </w:rPr>
        <w:t>ש</w:t>
      </w:r>
      <w:r w:rsidRPr="00F63824">
        <w:rPr>
          <w:rFonts w:hint="cs"/>
          <w:spacing w:val="0"/>
          <w:rtl/>
        </w:rPr>
        <w:t>טמאה</w:t>
      </w:r>
      <w:r w:rsidRPr="00F63824">
        <w:rPr>
          <w:spacing w:val="0"/>
          <w:rtl/>
        </w:rPr>
        <w:t>;</w:t>
      </w:r>
    </w:p>
    <w:p w14:paraId="680E3E1B" w14:textId="621DB60F" w:rsidR="00B93B58" w:rsidRPr="006F178A" w:rsidRDefault="001B0A0B" w:rsidP="00B93B58">
      <w:pPr>
        <w:rPr>
          <w:rtl/>
        </w:rPr>
      </w:pPr>
      <w:r>
        <w:rPr>
          <w:rFonts w:hint="cs"/>
          <w:rtl/>
        </w:rPr>
        <w:t>מתי באו העדים: אי קודם ש</w:t>
      </w:r>
      <w:r w:rsidR="00B93B58" w:rsidRPr="006F178A">
        <w:rPr>
          <w:rFonts w:hint="cs"/>
          <w:rtl/>
        </w:rPr>
        <w:t>תקדוש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 xml:space="preserve">- </w:t>
      </w:r>
      <w:r w:rsidR="00B93B58" w:rsidRPr="006F178A">
        <w:rPr>
          <w:rFonts w:hint="cs"/>
          <w:rtl/>
        </w:rPr>
        <w:t>ת</w:t>
      </w:r>
      <w:r>
        <w:rPr>
          <w:rFonts w:hint="cs"/>
          <w:rtl/>
        </w:rPr>
        <w:t>צא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לחולין</w:t>
      </w:r>
      <w:r w:rsidR="00B93B58" w:rsidRPr="006F178A">
        <w:rPr>
          <w:rtl/>
        </w:rPr>
        <w:t>!</w:t>
      </w:r>
    </w:p>
    <w:p w14:paraId="05718ABF" w14:textId="47BA234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אחר </w:t>
      </w:r>
      <w:r w:rsidRPr="006F178A">
        <w:rPr>
          <w:rFonts w:hint="cs"/>
          <w:rtl/>
        </w:rPr>
        <w:t>דקדוש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קדוש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ומש</w:t>
      </w:r>
      <w:r w:rsidR="001B0A0B">
        <w:rPr>
          <w:rFonts w:hint="cs"/>
          <w:rtl/>
        </w:rPr>
        <w:t>"ה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נשרפת</w:t>
      </w:r>
      <w:r w:rsidRPr="006F178A">
        <w:rPr>
          <w:rtl/>
        </w:rPr>
        <w:t>;</w:t>
      </w:r>
    </w:p>
    <w:p w14:paraId="6FE47B4E" w14:textId="6D236C55" w:rsidR="00B93B58" w:rsidRPr="006F178A" w:rsidRDefault="00B93B58" w:rsidP="001B0A0B">
      <w:pPr>
        <w:spacing w:after="60"/>
        <w:rPr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תיגלי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מילתא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למפרע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דקדוש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בטעות</w:t>
      </w:r>
      <w:r w:rsidR="001B0A0B">
        <w:rPr>
          <w:rFonts w:hint="cs"/>
          <w:rtl/>
        </w:rPr>
        <w:t xml:space="preserve">- ותצא </w:t>
      </w:r>
      <w:r w:rsidRPr="006F178A">
        <w:rPr>
          <w:rFonts w:hint="cs"/>
          <w:rtl/>
        </w:rPr>
        <w:t>לחולין</w:t>
      </w:r>
      <w:r w:rsidRPr="006F178A">
        <w:rPr>
          <w:rtl/>
        </w:rPr>
        <w:t>!</w:t>
      </w:r>
    </w:p>
    <w:p w14:paraId="18D160BB" w14:textId="77A693D5" w:rsidR="00F07A5B" w:rsidRPr="00F07A5B" w:rsidRDefault="001B0A0B" w:rsidP="001B0A0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ודחי </w:t>
      </w:r>
      <w:r w:rsidR="00CD4D45"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2B5B48D6" w14:textId="08E01D5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שזינתה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בעזרה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קדוש</w:t>
      </w:r>
      <w:r w:rsidRPr="006F178A">
        <w:rPr>
          <w:rtl/>
        </w:rPr>
        <w:t>.</w:t>
      </w:r>
    </w:p>
    <w:p w14:paraId="680609FD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וחיישי שזינתה מפירחי כהונה עצמן </w:t>
      </w:r>
    </w:p>
    <w:p w14:paraId="4ABA1D5B" w14:textId="2D4F9D9C" w:rsidR="00B93B58" w:rsidRPr="006F178A" w:rsidRDefault="00CD4D45" w:rsidP="00CD4D45">
      <w:pPr>
        <w:rPr>
          <w:rtl/>
        </w:rPr>
      </w:pPr>
      <w:r>
        <w:rPr>
          <w:rFonts w:hint="cs"/>
          <w:rtl/>
        </w:rPr>
        <w:t xml:space="preserve">או בשעה </w:t>
      </w:r>
      <w:r w:rsidR="00B93B58" w:rsidRPr="006F178A">
        <w:rPr>
          <w:rFonts w:hint="cs"/>
          <w:rtl/>
        </w:rPr>
        <w:t>שנצרכה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לנקביה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דאטו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פירחי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כהונה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בכיפה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? </w:t>
      </w:r>
    </w:p>
    <w:p w14:paraId="351F2D31" w14:textId="3B90735E" w:rsidR="00F07A5B" w:rsidRPr="00F07A5B" w:rsidRDefault="00CD4D45" w:rsidP="00CD4D4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 ר''פ</w:t>
      </w:r>
      <w:r w:rsidR="00F07A5B" w:rsidRPr="00F07A5B">
        <w:rPr>
          <w:rtl/>
        </w:rPr>
        <w:t>:</w:t>
      </w:r>
    </w:p>
    <w:p w14:paraId="6104FBDB" w14:textId="33789CAB" w:rsidR="00B93B58" w:rsidRDefault="00B93B58" w:rsidP="00CD4D45">
      <w:pPr>
        <w:spacing w:after="60"/>
        <w:rPr>
          <w:rtl/>
        </w:rPr>
      </w:pPr>
      <w:r w:rsidRPr="00CD4D45">
        <w:rPr>
          <w:rFonts w:hint="eastAsia"/>
          <w:rtl/>
        </w:rPr>
        <w:t>לעולם</w:t>
      </w:r>
      <w:r w:rsidRPr="00CD4D45">
        <w:rPr>
          <w:rtl/>
        </w:rPr>
        <w:t xml:space="preserve"> </w:t>
      </w:r>
      <w:r w:rsidRPr="00CD4D45">
        <w:rPr>
          <w:rFonts w:hint="eastAsia"/>
          <w:rtl/>
        </w:rPr>
        <w:t>כדמעיקרא</w:t>
      </w:r>
      <w:r w:rsidRPr="00CD4D45">
        <w:rPr>
          <w:rtl/>
        </w:rPr>
        <w:t xml:space="preserve">, </w:t>
      </w:r>
      <w:r w:rsidRPr="00CD4D45">
        <w:rPr>
          <w:rStyle w:val="affffc"/>
          <w:rFonts w:hint="eastAsia"/>
          <w:rtl/>
        </w:rPr>
        <w:t>ומדרבנן</w:t>
      </w:r>
      <w:r w:rsidRPr="00CD4D45">
        <w:rPr>
          <w:rStyle w:val="affffc"/>
          <w:rtl/>
        </w:rPr>
        <w:t xml:space="preserve"> </w:t>
      </w:r>
      <w:r w:rsidRPr="00CD4D45">
        <w:rPr>
          <w:rStyle w:val="affffc"/>
          <w:rFonts w:hint="eastAsia"/>
          <w:rtl/>
        </w:rPr>
        <w:t>גזירה</w:t>
      </w:r>
      <w:r w:rsidRPr="00CD4D45">
        <w:rPr>
          <w:rStyle w:val="affffc"/>
          <w:rtl/>
        </w:rPr>
        <w:t xml:space="preserve"> </w:t>
      </w:r>
      <w:r w:rsidRPr="00CD4D45">
        <w:rPr>
          <w:rStyle w:val="affffc"/>
          <w:rFonts w:hint="eastAsia"/>
          <w:rtl/>
        </w:rPr>
        <w:t>שיאמרו</w:t>
      </w:r>
      <w:r w:rsidRPr="00CD4D45">
        <w:rPr>
          <w:rStyle w:val="affffc"/>
          <w:rtl/>
        </w:rPr>
        <w:t>:</w:t>
      </w:r>
      <w:r w:rsidRPr="00CD4D45">
        <w:rPr>
          <w:rtl/>
        </w:rPr>
        <w:t xml:space="preserve"> </w:t>
      </w:r>
      <w:r w:rsidRPr="00CD4D45">
        <w:rPr>
          <w:rFonts w:hint="eastAsia"/>
          <w:rtl/>
        </w:rPr>
        <w:t>מוציאין</w:t>
      </w:r>
      <w:r w:rsidRPr="00CD4D45">
        <w:rPr>
          <w:rtl/>
        </w:rPr>
        <w:t xml:space="preserve"> </w:t>
      </w:r>
      <w:r w:rsidRPr="00CD4D45">
        <w:rPr>
          <w:rFonts w:hint="eastAsia"/>
          <w:rtl/>
        </w:rPr>
        <w:t>מכלי</w:t>
      </w:r>
      <w:r w:rsidRPr="00CD4D45">
        <w:rPr>
          <w:rtl/>
        </w:rPr>
        <w:t xml:space="preserve"> </w:t>
      </w:r>
      <w:r w:rsidRPr="00CD4D45">
        <w:rPr>
          <w:rFonts w:hint="eastAsia"/>
          <w:rtl/>
        </w:rPr>
        <w:t>שרת</w:t>
      </w:r>
      <w:r w:rsidRPr="00CD4D45">
        <w:rPr>
          <w:rtl/>
        </w:rPr>
        <w:t xml:space="preserve"> </w:t>
      </w:r>
      <w:r w:rsidRPr="00CD4D45">
        <w:rPr>
          <w:rFonts w:hint="eastAsia"/>
          <w:rtl/>
        </w:rPr>
        <w:t>לחול</w:t>
      </w:r>
      <w:r w:rsidRPr="00CD4D45">
        <w:rPr>
          <w:rtl/>
        </w:rPr>
        <w:t>.</w:t>
      </w:r>
    </w:p>
    <w:p w14:paraId="3FF623C6" w14:textId="6E2E9D9C" w:rsidR="00F63824" w:rsidRPr="00F63824" w:rsidRDefault="00F63824" w:rsidP="00F63824">
      <w:pPr>
        <w:spacing w:after="60"/>
        <w:jc w:val="center"/>
        <w:rPr>
          <w:rFonts w:ascii="BA • Vilna Light" w:hAnsi="BA • Vilna Light" w:cs="BA • Vilna Light"/>
          <w:color w:val="BF8F00" w:themeColor="accent4" w:themeShade="BF"/>
          <w:spacing w:val="2"/>
          <w:rtl/>
        </w:rPr>
      </w:pPr>
      <w:r w:rsidRPr="00F63824">
        <w:rPr>
          <w:rFonts w:ascii="BA • Vilna Light" w:hAnsi="BA • Vilna Light" w:cs="BA • Vilna Light" w:hint="cs"/>
          <w:color w:val="BF8F00" w:themeColor="accent4" w:themeShade="BF"/>
          <w:spacing w:val="2"/>
          <w:rtl/>
        </w:rPr>
        <w:t>***</w:t>
      </w:r>
    </w:p>
    <w:p w14:paraId="3C64E379" w14:textId="271218C0" w:rsidR="00F07A5B" w:rsidRPr="00F07A5B" w:rsidRDefault="00B93B58" w:rsidP="00CD4D4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מתיב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</w:t>
      </w:r>
      <w:r w:rsidR="00CD4D45" w:rsidRPr="00F07A5B">
        <w:rPr>
          <w:rFonts w:hint="cs"/>
          <w:rtl/>
        </w:rPr>
        <w:t>"מ</w:t>
      </w:r>
      <w:r w:rsidR="00F07A5B" w:rsidRPr="00F07A5B">
        <w:rPr>
          <w:rtl/>
        </w:rPr>
        <w:t>:</w:t>
      </w:r>
    </w:p>
    <w:p w14:paraId="173EEB8F" w14:textId="08158390" w:rsidR="00B93B58" w:rsidRPr="00CD4D45" w:rsidRDefault="00B93B58" w:rsidP="00B93B58">
      <w:pPr>
        <w:rPr>
          <w:spacing w:val="0"/>
          <w:rtl/>
        </w:rPr>
      </w:pPr>
      <w:r w:rsidRPr="00313C3F">
        <w:rPr>
          <w:rFonts w:cs="BA Vilna Bold" w:hint="cs"/>
          <w:spacing w:val="0"/>
          <w:rtl/>
        </w:rPr>
        <w:t>נטמאת</w:t>
      </w:r>
      <w:r w:rsidRPr="00313C3F">
        <w:rPr>
          <w:rFonts w:cs="BA Vilna Bold"/>
          <w:spacing w:val="0"/>
          <w:rtl/>
        </w:rPr>
        <w:t xml:space="preserve"> </w:t>
      </w:r>
      <w:r w:rsidRPr="00313C3F">
        <w:rPr>
          <w:rFonts w:cs="BA Vilna Bold" w:hint="cs"/>
          <w:spacing w:val="0"/>
          <w:rtl/>
        </w:rPr>
        <w:t>מנחתה</w:t>
      </w:r>
      <w:r w:rsidRPr="00CD4D45">
        <w:rPr>
          <w:spacing w:val="0"/>
          <w:rtl/>
        </w:rPr>
        <w:t xml:space="preserve">, </w:t>
      </w:r>
      <w:r w:rsidRPr="00CD4D45">
        <w:rPr>
          <w:rFonts w:hint="cs"/>
          <w:spacing w:val="0"/>
          <w:rtl/>
        </w:rPr>
        <w:t>עד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שלא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קדשה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בכלי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הרי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היא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ככל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המנחות</w:t>
      </w:r>
      <w:r w:rsidRPr="00CD4D45">
        <w:rPr>
          <w:spacing w:val="0"/>
          <w:rtl/>
        </w:rPr>
        <w:t xml:space="preserve"> </w:t>
      </w:r>
      <w:r w:rsidRPr="00CD4D45">
        <w:rPr>
          <w:rFonts w:hint="cs"/>
          <w:spacing w:val="0"/>
          <w:rtl/>
        </w:rPr>
        <w:t>ותפדה</w:t>
      </w:r>
      <w:r w:rsidRPr="00CD4D45">
        <w:rPr>
          <w:spacing w:val="0"/>
          <w:rtl/>
        </w:rPr>
        <w:t xml:space="preserve">, </w:t>
      </w:r>
    </w:p>
    <w:p w14:paraId="63DF8F1C" w14:textId="77777777" w:rsidR="00B93B58" w:rsidRPr="006F178A" w:rsidRDefault="00B93B58" w:rsidP="00CD4D45">
      <w:pPr>
        <w:ind w:left="791"/>
        <w:rPr>
          <w:rtl/>
        </w:rPr>
      </w:pPr>
      <w:r w:rsidRPr="006F178A">
        <w:rPr>
          <w:rFonts w:hint="cs"/>
          <w:rtl/>
        </w:rPr>
        <w:t>משקדשה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ותשרף</w:t>
      </w:r>
      <w:r w:rsidRPr="006F178A">
        <w:rPr>
          <w:rtl/>
        </w:rPr>
        <w:t>;</w:t>
      </w:r>
    </w:p>
    <w:p w14:paraId="12820DED" w14:textId="77777777" w:rsidR="00B93B58" w:rsidRPr="006F178A" w:rsidRDefault="00B93B58" w:rsidP="00B93B58">
      <w:pPr>
        <w:rPr>
          <w:rtl/>
        </w:rPr>
      </w:pPr>
      <w:r w:rsidRPr="00313C3F">
        <w:rPr>
          <w:rFonts w:cs="BA Vilna Bold" w:hint="cs"/>
          <w:rtl/>
        </w:rPr>
        <w:t>קדש</w:t>
      </w:r>
      <w:r w:rsidRPr="00313C3F">
        <w:rPr>
          <w:rFonts w:cs="BA Vilna Bold"/>
          <w:rtl/>
        </w:rPr>
        <w:t xml:space="preserve"> </w:t>
      </w:r>
      <w:r w:rsidRPr="00313C3F">
        <w:rPr>
          <w:rFonts w:cs="BA Vilna Bold" w:hint="cs"/>
          <w:rtl/>
        </w:rPr>
        <w:t>הקומץ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הספיק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להקריבו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ותשרף</w:t>
      </w:r>
      <w:r w:rsidRPr="006F178A">
        <w:rPr>
          <w:rtl/>
        </w:rPr>
        <w:t xml:space="preserve">, </w:t>
      </w:r>
    </w:p>
    <w:p w14:paraId="225CEE07" w14:textId="7729EA46" w:rsidR="00B93B58" w:rsidRPr="006F178A" w:rsidRDefault="00B93B58" w:rsidP="00B93B58">
      <w:pPr>
        <w:rPr>
          <w:rtl/>
        </w:rPr>
      </w:pPr>
      <w:r w:rsidRPr="00313C3F">
        <w:rPr>
          <w:rFonts w:cs="BA Vilna Bold" w:hint="cs"/>
          <w:rtl/>
        </w:rPr>
        <w:t>קרב</w:t>
      </w:r>
      <w:r w:rsidRPr="00313C3F">
        <w:rPr>
          <w:rFonts w:cs="BA Vilna Bold"/>
          <w:rtl/>
        </w:rPr>
        <w:t xml:space="preserve"> </w:t>
      </w:r>
      <w:r w:rsidRPr="00313C3F">
        <w:rPr>
          <w:rFonts w:cs="BA Vilna Bold" w:hint="cs"/>
          <w:rtl/>
        </w:rPr>
        <w:t>הקומץ</w:t>
      </w:r>
      <w:r w:rsidRPr="00313C3F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הספיק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שמת</w:t>
      </w:r>
      <w:r w:rsidR="00CD4D45">
        <w:rPr>
          <w:rFonts w:hint="cs"/>
          <w:rtl/>
        </w:rPr>
        <w:t xml:space="preserve"> או </w:t>
      </w:r>
      <w:r w:rsidRPr="006F178A">
        <w:rPr>
          <w:rFonts w:hint="cs"/>
          <w:rtl/>
        </w:rPr>
        <w:t>מתה</w:t>
      </w:r>
      <w:r w:rsidR="00CD4D45"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ותאכל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כיפרה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ספיקה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>;</w:t>
      </w:r>
    </w:p>
    <w:p w14:paraId="62244D78" w14:textId="66423C8E" w:rsidR="00B93B58" w:rsidRPr="006F178A" w:rsidRDefault="00F63824" w:rsidP="00B93B58">
      <w:pPr>
        <w:rPr>
          <w:rtl/>
        </w:rPr>
      </w:pPr>
      <w:r>
        <w:rPr>
          <w:rFonts w:hint="cs"/>
          <w:rtl/>
        </w:rPr>
        <w:t>העידו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שטמאה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מנחתה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נשרפת</w:t>
      </w:r>
      <w:r w:rsidR="00B93B58" w:rsidRPr="006F178A">
        <w:rPr>
          <w:rtl/>
        </w:rPr>
        <w:t xml:space="preserve">, </w:t>
      </w:r>
      <w:r w:rsidR="00B93B58" w:rsidRPr="0059138D">
        <w:rPr>
          <w:rFonts w:cs="BA Vilna Bold" w:hint="cs"/>
          <w:rtl/>
        </w:rPr>
        <w:t>נמצאו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זוממין</w:t>
      </w:r>
      <w:r w:rsidR="00B93B58" w:rsidRPr="0059138D">
        <w:rPr>
          <w:rFonts w:cs="BA Vilna Bold"/>
          <w:rtl/>
        </w:rPr>
        <w:t xml:space="preserve"> - </w:t>
      </w:r>
      <w:r w:rsidR="00B93B58" w:rsidRPr="0059138D">
        <w:rPr>
          <w:rFonts w:cs="BA Vilna Bold" w:hint="cs"/>
          <w:rtl/>
        </w:rPr>
        <w:t>מנחתה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חולין</w:t>
      </w:r>
      <w:r w:rsidR="00B93B58" w:rsidRPr="0059138D">
        <w:rPr>
          <w:rFonts w:cs="BA Vilna Bold"/>
          <w:rtl/>
        </w:rPr>
        <w:t>!</w:t>
      </w:r>
    </w:p>
    <w:p w14:paraId="506975AE" w14:textId="77777777" w:rsidR="00F07A5B" w:rsidRPr="00F07A5B" w:rsidRDefault="00B93B58" w:rsidP="00F6382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tl/>
        </w:rPr>
        <w:t>:</w:t>
      </w:r>
    </w:p>
    <w:p w14:paraId="25BCE703" w14:textId="057764FA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דעדים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זוממין</w:t>
      </w:r>
      <w:r w:rsidRPr="006F178A">
        <w:rPr>
          <w:rtl/>
        </w:rPr>
        <w:t xml:space="preserve"> </w:t>
      </w:r>
      <w:r w:rsidR="00CD4D45">
        <w:rPr>
          <w:rFonts w:hint="cs"/>
          <w:rtl/>
        </w:rPr>
        <w:t>יש להן קול</w:t>
      </w:r>
      <w:r w:rsidRPr="006F178A">
        <w:rPr>
          <w:rtl/>
        </w:rPr>
        <w:t>.</w:t>
      </w:r>
    </w:p>
    <w:p w14:paraId="726B660E" w14:textId="439E2EAF" w:rsidR="00F63824" w:rsidRPr="00F63824" w:rsidRDefault="00F63824" w:rsidP="00F63824">
      <w:pPr>
        <w:jc w:val="center"/>
        <w:rPr>
          <w:del w:id="90030" w:author="מנוע עיצוב" w:date="2026-10-08T11:01:28Z"/>
          <w:rFonts w:ascii="BA • Vilna Light" w:hAnsi="BA • Vilna Light" w:cs="BA • Vilna Light"/>
          <w:color w:val="BF8F00" w:themeColor="accent4" w:themeShade="BF"/>
          <w:spacing w:val="2"/>
          <w:rtl/>
        </w:rPr>
      </w:pPr>
      <w:del w:id="90029" w:author="מנוע עיצוב" w:date="2026-10-08T11:01:28Z">
        <w:r w:rsidRPr="00F63824">
          <w:rPr>
            <w:rFonts w:ascii="BA • Vilna Light" w:hAnsi="BA • Vilna Light" w:cs="BA • Vilna Light" w:hint="cs"/>
            <w:color w:val="BF8F00" w:themeColor="accent4" w:themeShade="BF"/>
            <w:spacing w:val="2"/>
            <w:rtl/>
          </w:rPr>
          <w:delText xml:space="preserve">***</w:delText>
        </w:r>
      </w:del>
    </w:p>
    <w:p w14:paraId="0C15D11A" w14:textId="171361CD" w:rsidR="00CD4D45" w:rsidRDefault="00B93B58" w:rsidP="006C7D1C">
      <w:pPr>
        <w:pStyle w:val="affffd"/>
        <w:rPr>
          <w:rtl/>
        </w:rPr>
      </w:pPr>
      <w:r w:rsidRPr="0059138D">
        <w:rPr>
          <w:rFonts w:hint="cs"/>
          <w:rtl/>
        </w:rPr>
        <w:t>ת</w:t>
      </w:r>
      <w:r w:rsidR="003C7493">
        <w:rPr>
          <w:rFonts w:hint="cs"/>
          <w:rtl/>
        </w:rPr>
        <w:t>ניא כ</w:t>
      </w:r>
      <w:r w:rsidRPr="0059138D">
        <w:rPr>
          <w:rFonts w:hint="cs"/>
          <w:rtl/>
        </w:rPr>
        <w:t>ר</w:t>
      </w:r>
      <w:r w:rsidR="003C7493">
        <w:rPr>
          <w:rFonts w:hint="cs"/>
          <w:rtl/>
        </w:rPr>
        <w:t>ב ששת</w:t>
      </w:r>
      <w:r w:rsidRPr="0059138D">
        <w:rPr>
          <w:rFonts w:hint="cs"/>
          <w:rtl/>
        </w:rPr>
        <w:t xml:space="preserve"> ולא</w:t>
      </w:r>
      <w:r w:rsidR="00CD4D45">
        <w:rPr>
          <w:rFonts w:hint="cs"/>
          <w:rtl/>
        </w:rPr>
        <w:t xml:space="preserve"> מטעמו</w:t>
      </w:r>
      <w:r w:rsidRPr="006F178A">
        <w:rPr>
          <w:rFonts w:hint="cs"/>
          <w:rtl/>
        </w:rPr>
        <w:t>:</w:t>
      </w:r>
      <w:r w:rsidR="003C7493" w:rsidRPr="003C7493">
        <w:rPr>
          <w:rStyle w:val="afffff2"/>
          <w:rFonts w:hint="cs"/>
          <w:rtl/>
        </w:rPr>
        <w:t>[דועד אין בה]</w:t>
      </w:r>
    </w:p>
    <w:p w14:paraId="5AF71F93" w14:textId="31F31829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דטהורה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</w:t>
      </w:r>
      <w:r w:rsidR="00CD4D45">
        <w:rPr>
          <w:rFonts w:hint="cs"/>
          <w:rtl/>
        </w:rPr>
        <w:t>ה''י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, </w:t>
      </w:r>
    </w:p>
    <w:p w14:paraId="5583412A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היא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מוזרות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בלבנה</w:t>
      </w:r>
      <w:r w:rsidRPr="006F178A">
        <w:rPr>
          <w:rtl/>
        </w:rPr>
        <w:t>.</w:t>
      </w:r>
    </w:p>
    <w:p w14:paraId="07F94120" w14:textId="1713F5AD" w:rsidR="00F07A5B" w:rsidRPr="00F07A5B" w:rsidRDefault="00B93B58" w:rsidP="00CD4D4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="00CD4D45" w:rsidRPr="00F07A5B">
        <w:rPr>
          <w:rFonts w:hint="cs"/>
          <w:rtl/>
        </w:rPr>
        <w:t>"ש</w:t>
      </w:r>
      <w:r w:rsidR="00F07A5B" w:rsidRPr="00F07A5B">
        <w:rPr>
          <w:rFonts w:hint="cs"/>
          <w:rtl/>
        </w:rPr>
        <w:t>:</w:t>
      </w:r>
    </w:p>
    <w:p w14:paraId="2767BE47" w14:textId="78D46A27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נהי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דוי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דריש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מ'מ לא חיישי לעדים במה</w:t>
      </w:r>
      <w:r w:rsidRPr="006F178A">
        <w:rPr>
          <w:rtl/>
        </w:rPr>
        <w:t>"</w:t>
      </w:r>
      <w:r w:rsidRPr="006F178A">
        <w:rPr>
          <w:rFonts w:hint="cs"/>
          <w:rtl/>
        </w:rPr>
        <w:t>י דלא שכיח</w:t>
      </w:r>
      <w:r w:rsidR="00CD4D45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6E67994F" w14:textId="6A71F461" w:rsidR="00F07A5B" w:rsidRPr="00F07A5B" w:rsidRDefault="00F07A5B" w:rsidP="00F07A5B">
      <w:pPr>
        <w:pStyle w:val="affff5"/>
        <w:rPr>
          <w:rtl/>
        </w:rPr>
      </w:pPr>
      <w:r>
        <w:rPr>
          <w:rtl/>
        </w:rPr>
        <w:t>****</w:t>
      </w:r>
    </w:p>
    <w:p w14:paraId="51FB7159" w14:textId="77777777" w:rsidR="00B93B58" w:rsidRPr="006F178A" w:rsidRDefault="00B93B58" w:rsidP="003A56EF">
      <w:pPr>
        <w:pStyle w:val="afff0"/>
        <w:framePr w:wrap="around"/>
        <w:rPr>
          <w:rtl/>
        </w:rPr>
      </w:pPr>
      <w:bookmarkStart w:id="0" w:name="_Hlk131545336"/>
      <w:r w:rsidRPr="006F178A">
        <w:rPr>
          <w:rFonts w:hint="cs"/>
          <w:rtl/>
        </w:rPr>
        <w:t>ז.</w:t>
      </w:r>
    </w:p>
    <w:p w14:paraId="293E93C0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33" w:author="קלוד" w:date="2026-10-06T10:10:25Z">
        <w:r>
          <w:rPr>
            <w:rFonts w:hint="cs"/>
            <w:rtl/>
          </w:rPr>
          <w:delText xml:space="preserve">מתני</w:delText>
        </w:r>
      </w:del>
      <w:ins w:id="20434" w:author="קלוד" w:date="2026-10-06T10:10:25Z">
        <w:r>
          <w:rPr>
            <w:rFonts w:hint="cs"/>
            <w:rtl/>
          </w:rPr>
          <w:t xml:space="preserve">משנה ג</w:t>
        </w:r>
      </w:ins>
      <w:del w:id="20435" w:author="קלוד" w:date="2026-10-06T10:10:25Z">
        <w:r>
          <w:rPr>
            <w:rtl/>
          </w:rPr>
          <w:delText xml:space="preserve">'.</w:delText>
        </w:r>
      </w:del>
    </w:p>
    <w:p w14:paraId="60B6EC4A" w14:textId="6E8C0B57" w:rsidR="00B93B58" w:rsidRPr="006F178A" w:rsidRDefault="00B93B58" w:rsidP="00B93B58">
      <w:pPr>
        <w:pStyle w:val="afff5"/>
        <w:spacing w:before="120"/>
        <w:rPr>
          <w:rtl/>
        </w:rPr>
        <w:pPrChange w:id="90005" w:author="קלוד" w:date="2026-10-08T12:08:16Z">
          <w:pPr>
            <w:pStyle w:val="afff5"/>
          </w:pPr>
        </w:pPrChange>
      </w:pP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מוליכה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ומוסרין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="00D128E9">
        <w:rPr>
          <w:rFonts w:hint="cs"/>
          <w:rtl/>
        </w:rPr>
        <w:t>"ח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בדרך</w:t>
      </w:r>
      <w:r w:rsidRPr="006F178A">
        <w:rPr>
          <w:rtl/>
        </w:rPr>
        <w:t>;</w:t>
      </w:r>
    </w:p>
    <w:p w14:paraId="6493ADEB" w14:textId="68771E35" w:rsidR="00B93B58" w:rsidRPr="006F178A" w:rsidRDefault="00AE1B7F" w:rsidP="00B93B58">
      <w:pPr>
        <w:pStyle w:val="afff5"/>
        <w:rPr>
          <w:rtl/>
        </w:rPr>
      </w:pPr>
      <w:r>
        <w:rPr>
          <w:rStyle w:val="TanaimMishna"/>
          <w:rFonts w:hint="cs"/>
          <w:rtl/>
          <w:rPrChange w:id="20008" w:author="קלוד" w:date="2026-10-06T10:10:25Z">
            <w:rPr>
              <w:rStyle w:val="affffc"/>
              <w:rFonts w:hint="cs"/>
              <w:rtl/>
            </w:rPr>
          </w:rPrChange>
        </w:rPr>
        <w:t>ר''י</w:t>
      </w:r>
      <w:r w:rsidR="00B93B58" w:rsidRPr="00D128E9">
        <w:rPr>
          <w:rStyle w:val="TanaimMishna"/>
          <w:rtl/>
          <w:rPrChange w:id="20009" w:author="קלוד" w:date="2026-10-06T10:10:25Z">
            <w:rPr>
              <w:rStyle w:val="affffc"/>
              <w:rtl/>
            </w:rPr>
          </w:rPrChange>
        </w:rPr>
        <w:t>:</w:t>
      </w:r>
      <w:r w:rsidR="00B93B58" w:rsidRPr="006F178A">
        <w:rPr>
          <w:b/>
          <w:rtl/>
          <w:rPrChange w:id="40001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="00B93B58" w:rsidRPr="006F178A">
        <w:rPr>
          <w:rFonts w:hint="cs"/>
          <w:b/>
          <w:rtl/>
          <w:rPrChange w:id="40002" w:author="Claude" w:date="2026-10-06T13:34:15Z">
            <w:rPr>
              <w:rFonts w:hint="cs"/>
              <w:b/>
              <w:sz w:val="20"/>
              <w:rtl/>
            </w:rPr>
          </w:rPrChange>
        </w:rPr>
        <w:t>בעלה</w:t>
      </w:r>
      <w:r w:rsidR="00B93B58" w:rsidRPr="006F178A">
        <w:rPr>
          <w:b/>
          <w:rtl/>
          <w:rPrChange w:id="40003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="00B93B58" w:rsidRPr="006F178A">
        <w:rPr>
          <w:rFonts w:hint="cs"/>
          <w:b/>
          <w:rtl/>
          <w:rPrChange w:id="40004" w:author="Claude" w:date="2026-10-06T13:34:15Z">
            <w:rPr>
              <w:rFonts w:hint="cs"/>
              <w:b/>
              <w:sz w:val="20"/>
              <w:rtl/>
            </w:rPr>
          </w:rPrChange>
        </w:rPr>
        <w:t>נאמן</w:t>
      </w:r>
      <w:r w:rsidR="00B93B58" w:rsidRPr="006F178A">
        <w:rPr>
          <w:b/>
          <w:rtl/>
          <w:rPrChange w:id="40005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="00B93B58" w:rsidRPr="006F178A">
        <w:rPr>
          <w:rFonts w:hint="cs"/>
          <w:b/>
          <w:rtl/>
          <w:rPrChange w:id="40006" w:author="Claude" w:date="2026-10-06T13:34:15Z">
            <w:rPr>
              <w:rFonts w:hint="cs"/>
              <w:b/>
              <w:sz w:val="20"/>
              <w:rtl/>
            </w:rPr>
          </w:rPrChange>
        </w:rPr>
        <w:t>עליה</w:t>
      </w:r>
      <w:r w:rsidR="00B93B58" w:rsidRPr="006F178A">
        <w:rPr>
          <w:b/>
          <w:rtl/>
          <w:rPrChange w:id="40007" w:author="Claude" w:date="2026-10-06T13:34:15Z">
            <w:rPr>
              <w:b/>
              <w:sz w:val="20"/>
              <w:rtl/>
            </w:rPr>
          </w:rPrChange>
        </w:rPr>
        <w:t>.</w:t>
      </w:r>
    </w:p>
    <w:p w14:paraId="108404D0" w14:textId="155C3172" w:rsidR="00B93B58" w:rsidRPr="00AE1B7F" w:rsidRDefault="00D128E9" w:rsidP="006C7D1C">
      <w:pPr>
        <w:pStyle w:val="affffd"/>
        <w:rPr>
          <w:rtl/>
        </w:rPr>
      </w:pPr>
      <w:r w:rsidRPr="00AE1B7F">
        <w:rPr>
          <w:rFonts w:hint="cs"/>
          <w:rtl/>
        </w:rPr>
        <w:t xml:space="preserve">מוסרין לו שנים </w:t>
      </w:r>
    </w:p>
    <w:p w14:paraId="73A80D63" w14:textId="2B1FA6C2" w:rsidR="00D128E9" w:rsidRDefault="00D128E9" w:rsidP="00B93B58">
      <w:pPr>
        <w:rPr>
          <w:rtl/>
        </w:rPr>
      </w:pPr>
      <w:r>
        <w:rPr>
          <w:rFonts w:hint="cs"/>
          <w:rtl/>
        </w:rPr>
        <w:t xml:space="preserve">שנים </w:t>
      </w:r>
      <w:r w:rsidR="00B93B58" w:rsidRPr="006F178A">
        <w:rPr>
          <w:rFonts w:hint="cs"/>
          <w:rtl/>
        </w:rPr>
        <w:t>והוא</w:t>
      </w:r>
      <w:r>
        <w:rPr>
          <w:rFonts w:hint="cs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ג'</w:t>
      </w:r>
      <w:r w:rsidR="00B93B58" w:rsidRPr="006F178A">
        <w:rPr>
          <w:rtl/>
        </w:rPr>
        <w:t xml:space="preserve">, </w:t>
      </w:r>
    </w:p>
    <w:p w14:paraId="4D89FF0D" w14:textId="77777777" w:rsidR="00F07A5B" w:rsidRPr="00F07A5B" w:rsidRDefault="00D128E9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אין ראייה</w:t>
      </w:r>
      <w:r w:rsidR="00B93B58" w:rsidRPr="00F07A5B">
        <w:rPr>
          <w:rFonts w:hint="cs"/>
          <w:rtl/>
        </w:rPr>
        <w:t xml:space="preserve"> </w:t>
      </w:r>
      <w:r w:rsidRPr="00F07A5B">
        <w:rPr>
          <w:rFonts w:hint="cs"/>
          <w:rtl/>
        </w:rPr>
        <w:t>ל</w:t>
      </w:r>
      <w:r w:rsidR="00B93B58"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69402675" w14:textId="00440BEC" w:rsidR="00B93B58" w:rsidRPr="006F178A" w:rsidRDefault="00B93B58" w:rsidP="00D128E9">
      <w:pPr>
        <w:rPr>
          <w:rtl/>
        </w:rPr>
      </w:pPr>
      <w:r w:rsidRPr="006F178A">
        <w:rPr>
          <w:rFonts w:hint="cs"/>
          <w:rtl/>
        </w:rPr>
        <w:t>דבדרך</w:t>
      </w:r>
      <w:r w:rsidRPr="006F178A">
        <w:rPr>
          <w:rtl/>
        </w:rPr>
        <w:t xml:space="preserve"> </w:t>
      </w:r>
      <w:r w:rsidR="00D128E9">
        <w:rPr>
          <w:rFonts w:hint="cs"/>
          <w:rtl/>
        </w:rPr>
        <w:t>בעי'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שלשה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יצטרך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לנקביו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מתייחד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הערוה</w:t>
      </w:r>
      <w:r w:rsidRPr="006F178A">
        <w:rPr>
          <w:rtl/>
        </w:rPr>
        <w:t>!</w:t>
      </w:r>
      <w:r w:rsidR="00D128E9">
        <w:rPr>
          <w:rFonts w:hint="cs"/>
          <w:rtl/>
        </w:rPr>
        <w:t xml:space="preserve">  - שכאן הטעם כדי שיהו לה עדים </w:t>
      </w:r>
    </w:p>
    <w:p w14:paraId="3793C518" w14:textId="77777777" w:rsidR="00D128E9" w:rsidRPr="00D128E9" w:rsidRDefault="00B93B58" w:rsidP="00D128E9">
      <w:pPr>
        <w:pStyle w:val="afffd"/>
        <w:rPr>
          <w:rtl/>
        </w:rPr>
      </w:pPr>
      <w:ins w:id="9806" w:author="מספור קטעי משנה" w:date="2026-10-06T06:45:52Z">
        <w:r>
          <w:rPr>
            <w:rStyle w:val="MisparKeta"/>
          </w:rPr>
          <w:t xml:space="preserve">ב. </w:t>
        </w:r>
      </w:ins>
      <w:r w:rsidRPr="00D128E9">
        <w:rPr>
          <w:rFonts w:hint="cs"/>
          <w:rtl/>
        </w:rPr>
        <w:t>תלמידי</w:t>
      </w:r>
      <w:r w:rsidRPr="00D128E9">
        <w:rPr>
          <w:rtl/>
        </w:rPr>
        <w:t xml:space="preserve"> </w:t>
      </w:r>
      <w:r w:rsidRPr="00D128E9">
        <w:rPr>
          <w:rFonts w:hint="cs"/>
          <w:rtl/>
        </w:rPr>
        <w:t>חכמים</w:t>
      </w:r>
      <w:r w:rsidRPr="00D128E9">
        <w:rPr>
          <w:rtl/>
        </w:rPr>
        <w:t xml:space="preserve"> </w:t>
      </w:r>
    </w:p>
    <w:p w14:paraId="520CE6C7" w14:textId="358D5320" w:rsidR="00B93B58" w:rsidRPr="006F178A" w:rsidRDefault="00B93B58" w:rsidP="00D128E9">
      <w:pPr>
        <w:rPr>
          <w:rtl/>
        </w:rPr>
      </w:pPr>
      <w:r w:rsidRPr="006F178A">
        <w:rPr>
          <w:rFonts w:hint="cs"/>
          <w:rtl/>
        </w:rPr>
        <w:t>ולא כו</w:t>
      </w:r>
      <w:r w:rsidRPr="006F178A">
        <w:rPr>
          <w:rtl/>
        </w:rPr>
        <w:t>"</w:t>
      </w:r>
      <w:r w:rsidRPr="006F178A">
        <w:rPr>
          <w:rFonts w:hint="cs"/>
          <w:rtl/>
        </w:rPr>
        <w:t>ע</w:t>
      </w:r>
      <w:r w:rsidR="00D128E9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  <w:r w:rsidRPr="00AE1B7F">
        <w:rPr>
          <w:rStyle w:val="affffc"/>
          <w:rFonts w:hint="cs"/>
          <w:rtl/>
        </w:rPr>
        <w:t xml:space="preserve">לא כרב </w:t>
      </w:r>
      <w:r w:rsidRPr="006F178A">
        <w:rPr>
          <w:rFonts w:hint="cs"/>
          <w:rtl/>
        </w:rPr>
        <w:t>דבפרוצין אפי' עשרה לא וכמעשה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והוציאוה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במטה</w:t>
      </w:r>
      <w:r w:rsidRPr="006F178A">
        <w:rPr>
          <w:rtl/>
        </w:rPr>
        <w:t>!</w:t>
      </w:r>
      <w:r w:rsidR="00D128E9">
        <w:rPr>
          <w:rFonts w:hint="cs"/>
          <w:rtl/>
        </w:rPr>
        <w:t xml:space="preserve"> שכאן הטעם </w:t>
      </w:r>
      <w:r w:rsidRPr="006F178A">
        <w:rPr>
          <w:rFonts w:hint="cs"/>
          <w:rtl/>
        </w:rPr>
        <w:t>שידעו להתרות ב</w:t>
      </w:r>
      <w:r w:rsidR="008920A1">
        <w:rPr>
          <w:rFonts w:hint="cs"/>
          <w:rtl/>
        </w:rPr>
        <w:t>ו</w:t>
      </w:r>
      <w:r w:rsidRPr="006F178A">
        <w:rPr>
          <w:rtl/>
        </w:rPr>
        <w:t>.</w:t>
      </w:r>
    </w:p>
    <w:p w14:paraId="53FE38C8" w14:textId="11E55282" w:rsidR="00B93B58" w:rsidRPr="006F178A" w:rsidRDefault="00E4644A" w:rsidP="00E4644A">
      <w:pPr>
        <w:pStyle w:val="affff5"/>
        <w:rPr>
          <w:del w:id="90032" w:author="מנוע עיצוב" w:date="2026-10-08T11:01:28Z"/>
          <w:rtl/>
        </w:rPr>
      </w:pPr>
      <w:del w:id="90031" w:author="מנוע עיצוב" w:date="2026-10-08T11:01:28Z">
        <w:r>
          <w:rPr>
            <w:rtl/>
          </w:rPr>
          <w:delText xml:space="preserve">****</w:delText>
        </w:r>
      </w:del>
    </w:p>
    <w:p w14:paraId="5AD53E5A" w14:textId="1B22E5B1" w:rsidR="00B93B58" w:rsidRPr="006F178A" w:rsidRDefault="00B93B58" w:rsidP="005670C9">
      <w:pPr>
        <w:pStyle w:val="afffd"/>
        <w:rPr>
          <w:rtl/>
        </w:rPr>
      </w:pPr>
      <w:ins w:id="9807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 </w:t>
      </w:r>
      <w:r w:rsidR="00D128E9">
        <w:rPr>
          <w:rFonts w:hint="cs"/>
          <w:rtl/>
        </w:rPr>
        <w:t>נאמן עליה</w:t>
      </w:r>
      <w:r w:rsidRPr="006F178A">
        <w:rPr>
          <w:rtl/>
        </w:rPr>
        <w:t>.</w:t>
      </w:r>
    </w:p>
    <w:p w14:paraId="26807AB3" w14:textId="77777777" w:rsidR="00F07A5B" w:rsidRPr="00F07A5B" w:rsidRDefault="00F975ED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</w:t>
      </w:r>
      <w:r w:rsidR="00D128E9" w:rsidRPr="00F07A5B">
        <w:rPr>
          <w:rFonts w:hint="cs"/>
          <w:rtl/>
        </w:rPr>
        <w:t>ר''י</w:t>
      </w:r>
      <w:r w:rsidR="00F07A5B" w:rsidRPr="00F07A5B">
        <w:rPr>
          <w:rtl/>
        </w:rPr>
        <w:t>:</w:t>
      </w:r>
    </w:p>
    <w:p w14:paraId="41C5D98A" w14:textId="420A76E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 מנדה שהיא בכרת ובעלה נאמן עליה</w:t>
      </w:r>
      <w:r w:rsidR="00D128E9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128E9">
        <w:rPr>
          <w:rFonts w:hint="cs"/>
          <w:rtl/>
        </w:rPr>
        <w:t>ל</w:t>
      </w:r>
      <w:r w:rsidRPr="006F178A">
        <w:rPr>
          <w:rFonts w:hint="cs"/>
          <w:rtl/>
        </w:rPr>
        <w:t>סוטה שהיא בלאו</w:t>
      </w:r>
      <w:r w:rsidRPr="006F178A">
        <w:rPr>
          <w:rtl/>
        </w:rPr>
        <w:t>.</w:t>
      </w:r>
    </w:p>
    <w:p w14:paraId="7340084A" w14:textId="5DC90CA5" w:rsidR="00F07A5B" w:rsidRPr="00F07A5B" w:rsidRDefault="00B93B58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0A364DD1" w14:textId="29EFE564" w:rsidR="00B93B58" w:rsidRPr="006F178A" w:rsidRDefault="00B93B58" w:rsidP="00F975ED">
      <w:pPr>
        <w:spacing w:after="60"/>
        <w:rPr>
          <w:rtl/>
        </w:rPr>
      </w:pPr>
      <w:r w:rsidRPr="00313C3F">
        <w:rPr>
          <w:rFonts w:cs="BA Vilna Bold" w:hint="cs"/>
          <w:rtl/>
        </w:rPr>
        <w:t>נדה</w:t>
      </w:r>
      <w:r w:rsidRPr="006F178A">
        <w:rPr>
          <w:rtl/>
        </w:rPr>
        <w:t xml:space="preserve"> </w:t>
      </w:r>
      <w:r w:rsidRPr="00313C3F">
        <w:rPr>
          <w:rFonts w:cs="BA Vilna Bold" w:hint="cs"/>
          <w:rtl/>
        </w:rPr>
        <w:t>דכרת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חמירא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ומהימן</w:t>
      </w:r>
      <w:r w:rsidRPr="006F178A">
        <w:rPr>
          <w:rtl/>
        </w:rPr>
        <w:t xml:space="preserve">, </w:t>
      </w:r>
      <w:r w:rsidRPr="00313C3F">
        <w:rPr>
          <w:rFonts w:cs="BA Vilna Bold" w:hint="cs"/>
          <w:rtl/>
        </w:rPr>
        <w:t>סוטה</w:t>
      </w:r>
      <w:r w:rsidRPr="006F178A">
        <w:rPr>
          <w:rtl/>
        </w:rPr>
        <w:t xml:space="preserve"> </w:t>
      </w:r>
      <w:r w:rsidRPr="00313C3F">
        <w:rPr>
          <w:rFonts w:cs="BA Vilna Bold" w:hint="cs"/>
          <w:rtl/>
        </w:rPr>
        <w:t>דלאו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</w:t>
      </w:r>
      <w:r w:rsidR="00F975ED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="00D128E9">
        <w:rPr>
          <w:rFonts w:hint="cs"/>
          <w:rtl/>
        </w:rPr>
        <w:t xml:space="preserve"> נאמן</w:t>
      </w:r>
      <w:r w:rsidRPr="006F178A">
        <w:rPr>
          <w:rtl/>
        </w:rPr>
        <w:t>.</w:t>
      </w:r>
    </w:p>
    <w:p w14:paraId="3E9A2112" w14:textId="122588A4" w:rsidR="00F07A5B" w:rsidRPr="00F07A5B" w:rsidRDefault="00D128E9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 ד</w:t>
      </w:r>
      <w:r w:rsidR="00AE1B7F" w:rsidRPr="00F07A5B">
        <w:rPr>
          <w:rFonts w:hint="cs"/>
          <w:rtl/>
        </w:rPr>
        <w:t>ל</w:t>
      </w:r>
      <w:r w:rsidRPr="00F07A5B">
        <w:rPr>
          <w:rFonts w:hint="cs"/>
          <w:rtl/>
        </w:rPr>
        <w:t>ר''י</w:t>
      </w:r>
      <w:r w:rsidR="00F07A5B" w:rsidRPr="00F07A5B">
        <w:rPr>
          <w:rFonts w:hint="cs"/>
          <w:rtl/>
        </w:rPr>
        <w:t>:</w:t>
      </w:r>
    </w:p>
    <w:p w14:paraId="60540A2A" w14:textId="7A8AEC5A" w:rsidR="00B93B58" w:rsidRPr="00AE1B7F" w:rsidRDefault="00F975ED" w:rsidP="00B93B58">
      <w:pPr>
        <w:rPr>
          <w:spacing w:val="2"/>
          <w:rtl/>
        </w:rPr>
      </w:pPr>
      <w:r w:rsidRPr="00AE1B7F">
        <w:rPr>
          <w:rStyle w:val="affffc"/>
          <w:rFonts w:hint="cs"/>
          <w:spacing w:val="2"/>
          <w:rtl/>
        </w:rPr>
        <w:t>מקרא</w:t>
      </w:r>
      <w:r w:rsidR="00B93B58" w:rsidRPr="00AE1B7F">
        <w:rPr>
          <w:rFonts w:hint="cs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ד'והביא</w:t>
      </w:r>
      <w:r w:rsidR="00B93B58" w:rsidRPr="00AE1B7F">
        <w:rPr>
          <w:rStyle w:val="affff8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האיש</w:t>
      </w:r>
      <w:r w:rsidR="00B93B58" w:rsidRPr="00AE1B7F">
        <w:rPr>
          <w:rStyle w:val="affff8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את</w:t>
      </w:r>
      <w:r w:rsidR="00B93B58" w:rsidRPr="00AE1B7F">
        <w:rPr>
          <w:rStyle w:val="affff8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אשתו</w:t>
      </w:r>
      <w:r w:rsidR="00B93B58" w:rsidRPr="00AE1B7F">
        <w:rPr>
          <w:rStyle w:val="affff8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אל</w:t>
      </w:r>
      <w:r w:rsidR="00B93B58" w:rsidRPr="00AE1B7F">
        <w:rPr>
          <w:rStyle w:val="affff8"/>
          <w:spacing w:val="2"/>
          <w:rtl/>
        </w:rPr>
        <w:t xml:space="preserve"> </w:t>
      </w:r>
      <w:r w:rsidR="00B93B58" w:rsidRPr="00AE1B7F">
        <w:rPr>
          <w:rStyle w:val="affff8"/>
          <w:rFonts w:hint="cs"/>
          <w:spacing w:val="2"/>
          <w:rtl/>
        </w:rPr>
        <w:t>הכהן'</w:t>
      </w:r>
      <w:r w:rsidRPr="00AE1B7F">
        <w:rPr>
          <w:rStyle w:val="affff8"/>
          <w:rFonts w:hint="cs"/>
          <w:spacing w:val="2"/>
          <w:rtl/>
        </w:rPr>
        <w:t xml:space="preserve"> </w:t>
      </w:r>
      <w:r w:rsidR="00B93B58" w:rsidRPr="00AE1B7F">
        <w:rPr>
          <w:rFonts w:hint="cs"/>
          <w:spacing w:val="2"/>
          <w:rtl/>
        </w:rPr>
        <w:t>האיש</w:t>
      </w:r>
      <w:r w:rsidR="00B93B58" w:rsidRPr="00AE1B7F">
        <w:rPr>
          <w:spacing w:val="2"/>
          <w:rtl/>
        </w:rPr>
        <w:t xml:space="preserve"> </w:t>
      </w:r>
      <w:r w:rsidR="00B93B58" w:rsidRPr="00AE1B7F">
        <w:rPr>
          <w:rFonts w:hint="cs"/>
          <w:spacing w:val="2"/>
          <w:rtl/>
        </w:rPr>
        <w:t>מביא</w:t>
      </w:r>
      <w:r w:rsidR="00B93B58" w:rsidRPr="00AE1B7F">
        <w:rPr>
          <w:spacing w:val="2"/>
          <w:rtl/>
        </w:rPr>
        <w:t xml:space="preserve"> </w:t>
      </w:r>
      <w:r w:rsidR="00B93B58" w:rsidRPr="00AE1B7F">
        <w:rPr>
          <w:rFonts w:hint="cs"/>
          <w:spacing w:val="2"/>
          <w:rtl/>
        </w:rPr>
        <w:t>את</w:t>
      </w:r>
      <w:r w:rsidR="00B93B58" w:rsidRPr="00AE1B7F">
        <w:rPr>
          <w:spacing w:val="2"/>
          <w:rtl/>
        </w:rPr>
        <w:t xml:space="preserve"> </w:t>
      </w:r>
      <w:r w:rsidR="00B93B58" w:rsidRPr="00AE1B7F">
        <w:rPr>
          <w:rFonts w:hint="cs"/>
          <w:spacing w:val="2"/>
          <w:rtl/>
        </w:rPr>
        <w:t>אשתו</w:t>
      </w:r>
      <w:r w:rsidR="00B93B58" w:rsidRPr="00AE1B7F">
        <w:rPr>
          <w:spacing w:val="2"/>
          <w:rtl/>
        </w:rPr>
        <w:t xml:space="preserve">, </w:t>
      </w:r>
    </w:p>
    <w:p w14:paraId="4F125E19" w14:textId="6BDE4AF2" w:rsidR="00F07A5B" w:rsidRPr="00F07A5B" w:rsidRDefault="00B93B58" w:rsidP="00AE1B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אמרו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חכמים</w:t>
      </w:r>
      <w:r w:rsidR="00F07A5B" w:rsidRPr="00F07A5B">
        <w:rPr>
          <w:rtl/>
        </w:rPr>
        <w:t>:</w:t>
      </w:r>
    </w:p>
    <w:p w14:paraId="1316D2CA" w14:textId="39F38A6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מוסרין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="00D128E9">
        <w:rPr>
          <w:rFonts w:hint="cs"/>
          <w:rtl/>
        </w:rPr>
        <w:t>''ח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בדרך</w:t>
      </w:r>
      <w:r w:rsidR="00AE1B7F">
        <w:rPr>
          <w:rFonts w:hint="cs"/>
          <w:rtl/>
        </w:rPr>
        <w:t>.</w:t>
      </w:r>
    </w:p>
    <w:p w14:paraId="30621556" w14:textId="4FE8A244" w:rsidR="00F07A5B" w:rsidRPr="00F07A5B" w:rsidRDefault="00B93B58" w:rsidP="00AE1B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יוסי</w:t>
      </w:r>
      <w:r w:rsidR="00F07A5B" w:rsidRPr="00F07A5B">
        <w:rPr>
          <w:rtl/>
        </w:rPr>
        <w:t>:</w:t>
      </w:r>
    </w:p>
    <w:p w14:paraId="5972F4EB" w14:textId="0EB0D182" w:rsidR="00F975ED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נאמן</w:t>
      </w:r>
      <w:r w:rsidRPr="006F178A">
        <w:rPr>
          <w:rtl/>
        </w:rPr>
        <w:t xml:space="preserve"> </w:t>
      </w:r>
      <w:r w:rsidRPr="00313C3F">
        <w:rPr>
          <w:rFonts w:cs="BA Vilna Bold" w:hint="cs"/>
          <w:rtl/>
        </w:rPr>
        <w:t>ק</w:t>
      </w:r>
      <w:r w:rsidRPr="00313C3F">
        <w:rPr>
          <w:rFonts w:cs="BA Vilna Bold"/>
          <w:rtl/>
        </w:rPr>
        <w:t>"</w:t>
      </w:r>
      <w:r w:rsidRPr="00313C3F">
        <w:rPr>
          <w:rFonts w:cs="BA Vilna Bold" w:hint="cs"/>
          <w:rtl/>
        </w:rPr>
        <w:t>ו מנדה</w:t>
      </w:r>
      <w:r w:rsidRPr="006F178A">
        <w:rPr>
          <w:rFonts w:hint="cs"/>
          <w:rtl/>
        </w:rPr>
        <w:t xml:space="preserve"> שהיא בכרת</w:t>
      </w:r>
      <w:r w:rsidR="00F975ED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AE1B7F">
        <w:rPr>
          <w:rFonts w:hint="cs"/>
          <w:rtl/>
        </w:rPr>
        <w:t>ל</w:t>
      </w:r>
      <w:r w:rsidRPr="006F178A">
        <w:rPr>
          <w:rFonts w:hint="cs"/>
          <w:rtl/>
        </w:rPr>
        <w:t>סוטה שהיא בלאו</w:t>
      </w:r>
      <w:r w:rsidR="00F975ED">
        <w:rPr>
          <w:rFonts w:hint="cs"/>
          <w:rtl/>
        </w:rPr>
        <w:t>.</w:t>
      </w:r>
    </w:p>
    <w:p w14:paraId="533B087F" w14:textId="77777777" w:rsidR="00F07A5B" w:rsidRPr="00F07A5B" w:rsidRDefault="00B93B58" w:rsidP="00AE1B7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אמרו לו</w:t>
      </w:r>
      <w:r w:rsidR="00F07A5B" w:rsidRPr="00F07A5B">
        <w:rPr>
          <w:rtl/>
        </w:rPr>
        <w:t>:</w:t>
      </w:r>
    </w:p>
    <w:p w14:paraId="5F43DB72" w14:textId="3DD9450E" w:rsidR="00B93B58" w:rsidRPr="00AE1B7F" w:rsidRDefault="00F975ED" w:rsidP="00AE1B7F">
      <w:pPr>
        <w:rPr>
          <w:spacing w:val="0"/>
          <w:rtl/>
        </w:rPr>
      </w:pPr>
      <w:r>
        <w:rPr>
          <w:rFonts w:hint="cs"/>
          <w:rtl/>
        </w:rPr>
        <w:t>ב</w:t>
      </w:r>
      <w:r w:rsidR="00B93B58" w:rsidRPr="006F178A">
        <w:rPr>
          <w:rFonts w:hint="cs"/>
          <w:rtl/>
        </w:rPr>
        <w:t>נדה יש היתר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משא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 xml:space="preserve">כ בסוטה </w:t>
      </w:r>
      <w:r w:rsidR="00B93B58" w:rsidRPr="00F975ED">
        <w:rPr>
          <w:rStyle w:val="affffc"/>
          <w:rFonts w:hint="cs"/>
          <w:rtl/>
        </w:rPr>
        <w:t>ואומר</w:t>
      </w:r>
      <w:r w:rsidR="00B93B58" w:rsidRPr="00F975ED">
        <w:rPr>
          <w:rStyle w:val="affffc"/>
          <w:rtl/>
        </w:rPr>
        <w:t xml:space="preserve">: </w:t>
      </w:r>
      <w:r w:rsidR="00B93B58" w:rsidRPr="00F975ED">
        <w:rPr>
          <w:rStyle w:val="affffc"/>
          <w:rFonts w:hint="cs"/>
          <w:rtl/>
        </w:rPr>
        <w:t>'</w:t>
      </w:r>
      <w:r w:rsidR="00B93B58" w:rsidRPr="003625F4">
        <w:rPr>
          <w:rStyle w:val="affff8"/>
          <w:rFonts w:hint="cs"/>
          <w:rtl/>
        </w:rPr>
        <w:t>מים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גנובים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ימתקו</w:t>
      </w:r>
      <w:r w:rsidR="00B93B58" w:rsidRPr="003625F4">
        <w:rPr>
          <w:rStyle w:val="affff8"/>
          <w:rtl/>
        </w:rPr>
        <w:t>';</w:t>
      </w:r>
    </w:p>
    <w:p w14:paraId="16AAD64A" w14:textId="77777777" w:rsidR="00F07A5B" w:rsidRPr="00F07A5B" w:rsidRDefault="00B93B58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ותרצי'</w:t>
      </w:r>
      <w:r w:rsidR="00F07A5B" w:rsidRPr="00F07A5B">
        <w:rPr>
          <w:rtl/>
        </w:rPr>
        <w:t>:</w:t>
      </w:r>
    </w:p>
    <w:p w14:paraId="494686CB" w14:textId="1AC1C4E2" w:rsidR="00B93B58" w:rsidRPr="006F178A" w:rsidRDefault="00B93B58" w:rsidP="00B93B58">
      <w:r w:rsidRPr="006F178A">
        <w:rPr>
          <w:rFonts w:hint="cs"/>
          <w:rtl/>
        </w:rPr>
        <w:t xml:space="preserve">דבתחילה </w:t>
      </w:r>
      <w:r w:rsidRPr="00F975ED">
        <w:rPr>
          <w:rStyle w:val="affffc"/>
          <w:rFonts w:hint="cs"/>
          <w:rtl/>
        </w:rPr>
        <w:t>אמר ר'</w:t>
      </w:r>
      <w:r w:rsidR="00F975ED">
        <w:rPr>
          <w:rStyle w:val="affffc"/>
          <w:rFonts w:hint="cs"/>
          <w:rtl/>
        </w:rPr>
        <w:t>'</w:t>
      </w:r>
      <w:r w:rsidRPr="00F975ED">
        <w:rPr>
          <w:rStyle w:val="affffc"/>
          <w:rFonts w:hint="cs"/>
          <w:rtl/>
        </w:rPr>
        <w:t>י</w:t>
      </w:r>
      <w:r w:rsidR="00F975ED">
        <w:rPr>
          <w:rStyle w:val="affffc"/>
          <w:rFonts w:hint="cs"/>
          <w:rtl/>
        </w:rPr>
        <w:t>:</w:t>
      </w:r>
      <w:r w:rsidRPr="00F975ED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 ופרכוהו</w:t>
      </w:r>
      <w:r w:rsidR="00F975ED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F975ED">
        <w:rPr>
          <w:rStyle w:val="affffc"/>
          <w:rFonts w:hint="cs"/>
          <w:rtl/>
        </w:rPr>
        <w:t>ולבסו</w:t>
      </w:r>
      <w:r w:rsidR="00F975ED">
        <w:rPr>
          <w:rStyle w:val="affffc"/>
          <w:rFonts w:hint="cs"/>
          <w:rtl/>
        </w:rPr>
        <w:t>ף</w:t>
      </w:r>
      <w:r w:rsidRPr="00F975ED">
        <w:rPr>
          <w:rStyle w:val="affffc"/>
          <w:rFonts w:hint="cs"/>
          <w:rtl/>
        </w:rPr>
        <w:t xml:space="preserve"> הביא </w:t>
      </w:r>
      <w:r w:rsidRPr="006F178A">
        <w:rPr>
          <w:rFonts w:hint="cs"/>
          <w:rtl/>
        </w:rPr>
        <w:t>פסוק</w:t>
      </w:r>
      <w:r w:rsidR="00AE1B7F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128A2FB3" w14:textId="3A430E66" w:rsidR="00F07A5B" w:rsidRPr="00F07A5B" w:rsidRDefault="00D128E9" w:rsidP="00D128E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ונפק''מ</w:t>
      </w:r>
      <w:r w:rsidR="00F07A5B" w:rsidRPr="00F07A5B">
        <w:rPr>
          <w:rFonts w:hint="cs"/>
          <w:rtl/>
        </w:rPr>
        <w:t>:</w:t>
      </w:r>
    </w:p>
    <w:p w14:paraId="31AE068B" w14:textId="32EB9399" w:rsidR="00B93B58" w:rsidRPr="006F178A" w:rsidRDefault="00D128E9" w:rsidP="00B93B58">
      <w:pPr>
        <w:rPr>
          <w:rtl/>
        </w:rPr>
      </w:pPr>
      <w:r>
        <w:rPr>
          <w:rFonts w:hint="cs"/>
          <w:rtl/>
        </w:rPr>
        <w:t>בין</w:t>
      </w:r>
      <w:r w:rsidR="00B93B58" w:rsidRPr="00D128E9"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ת</w:t>
      </w:r>
      <w:r w:rsidR="00B93B58" w:rsidRPr="006F178A">
        <w:rPr>
          <w:rtl/>
        </w:rPr>
        <w:t>"</w:t>
      </w:r>
      <w:r>
        <w:rPr>
          <w:rFonts w:hint="cs"/>
          <w:rtl/>
        </w:rPr>
        <w:t xml:space="preserve">ק </w:t>
      </w:r>
      <w:r>
        <w:rPr>
          <w:rStyle w:val="affffc"/>
          <w:rFonts w:hint="cs"/>
          <w:rtl/>
          <w:rPrChange w:id="9007" w:author="מנוע אמוראים" w:date="2026-10-05T16:41:03Z">
            <w:rPr>
              <w:rFonts w:hint="cs"/>
              <w:rtl/>
            </w:rPr>
          </w:rPrChange>
        </w:rPr>
        <w:t xml:space="preserve">ל</w:t>
      </w:r>
      <w:r>
        <w:rPr>
          <w:rStyle w:val="affffc"/>
          <w:rFonts w:hint="cs"/>
          <w:rtl/>
          <w:rPrChange w:id="9008" w:author="מנוע אמוראים" w:date="2026-10-05T16:41:03Z">
            <w:rPr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009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10" w:author="מנוע אמוראים" w:date="2026-10-05T16:41:03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 באבל אמרו</w:t>
      </w:r>
      <w:r w:rsidR="00B93B58" w:rsidRPr="006F178A">
        <w:rPr>
          <w:rtl/>
        </w:rPr>
        <w:t>.</w:t>
      </w:r>
    </w:p>
    <w:p w14:paraId="7C3DD271" w14:textId="465AB685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6ABF31FC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36" w:author="קלוד" w:date="2026-10-06T10:10:25Z">
        <w:r>
          <w:rPr>
            <w:rFonts w:hint="cs"/>
            <w:rtl/>
          </w:rPr>
          <w:delText xml:space="preserve">מתני</w:delText>
        </w:r>
      </w:del>
      <w:ins w:id="20437" w:author="קלוד" w:date="2026-10-06T10:10:25Z">
        <w:r>
          <w:rPr>
            <w:rFonts w:hint="cs"/>
            <w:rtl/>
          </w:rPr>
          <w:t xml:space="preserve">משנה ד</w:t>
        </w:r>
      </w:ins>
      <w:del w:id="20438" w:author="קלוד" w:date="2026-10-06T10:10:25Z">
        <w:r>
          <w:rPr>
            <w:rtl/>
          </w:rPr>
          <w:delText xml:space="preserve">'.</w:delText>
        </w:r>
      </w:del>
    </w:p>
    <w:p w14:paraId="656BD58F" w14:textId="08FC584E" w:rsidR="00B6264B" w:rsidRDefault="00B93B58" w:rsidP="00B6264B">
      <w:pPr>
        <w:pStyle w:val="afff5"/>
        <w:spacing w:before="120"/>
        <w:jc w:val="center"/>
        <w:rPr>
          <w:rtl/>
        </w:rPr>
        <w:pPrChange w:id="90006" w:author="קלוד" w:date="2026-10-08T12:08:16Z">
          <w:pPr>
            <w:pStyle w:val="afff5"/>
            <w:jc w:val="center"/>
          </w:pPr>
        </w:pPrChange>
      </w:pPr>
      <w:r w:rsidRPr="00AE1B7F">
        <w:rPr>
          <w:rFonts w:hint="cs"/>
          <w:rtl/>
        </w:rPr>
        <w:t>היו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מעלין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אותה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לבית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דין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הגדול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שבירושלים</w:t>
      </w:r>
      <w:r w:rsidRPr="00AE1B7F">
        <w:rPr>
          <w:rtl/>
        </w:rPr>
        <w:t>,</w:t>
      </w:r>
    </w:p>
    <w:p w14:paraId="43ED70FB" w14:textId="583E345E" w:rsidR="00B93B58" w:rsidRPr="00AE1B7F" w:rsidRDefault="00B93B58" w:rsidP="00B93B58">
      <w:pPr>
        <w:pStyle w:val="afff5"/>
        <w:rPr>
          <w:rtl/>
        </w:rPr>
      </w:pPr>
      <w:r w:rsidRPr="00AE1B7F">
        <w:rPr>
          <w:rFonts w:hint="cs"/>
          <w:rtl/>
        </w:rPr>
        <w:lastRenderedPageBreak/>
        <w:t>ומאיימין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עליה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כדרך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שמאיימין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על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עדי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נפשות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ואומר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לה</w:t>
      </w:r>
      <w:r w:rsidRPr="00AE1B7F">
        <w:rPr>
          <w:rtl/>
        </w:rPr>
        <w:t xml:space="preserve">: </w:t>
      </w:r>
      <w:r w:rsidRPr="00AE1B7F">
        <w:rPr>
          <w:rFonts w:hint="cs"/>
          <w:rtl/>
        </w:rPr>
        <w:t>בתי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הרבה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יין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עושה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הרבה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שחוק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עושה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הרבה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ילדות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עושה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הרבה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שכנים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הרעים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עושין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עשי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לשמו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הגדול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שנכתב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בקדושה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שלא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ימחה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על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המים</w:t>
      </w:r>
      <w:r w:rsidRPr="00AE1B7F">
        <w:rPr>
          <w:rtl/>
        </w:rPr>
        <w:t xml:space="preserve">, </w:t>
      </w:r>
      <w:r w:rsidRPr="00AE1B7F">
        <w:rPr>
          <w:rFonts w:hint="cs"/>
          <w:rtl/>
        </w:rPr>
        <w:t>ואומר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לפניה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דברים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שאינם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כדי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לשומען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היא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וכל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משפחת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בית</w:t>
      </w:r>
      <w:r w:rsidRPr="00AE1B7F">
        <w:rPr>
          <w:rtl/>
        </w:rPr>
        <w:t xml:space="preserve"> </w:t>
      </w:r>
      <w:r w:rsidRPr="00AE1B7F">
        <w:rPr>
          <w:rFonts w:hint="cs"/>
          <w:rtl/>
        </w:rPr>
        <w:t>אביה</w:t>
      </w:r>
      <w:r w:rsidRPr="00AE1B7F">
        <w:rPr>
          <w:rtl/>
        </w:rPr>
        <w:t>.</w:t>
      </w:r>
    </w:p>
    <w:p w14:paraId="07141E43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ויוצאת</w:t>
      </w:r>
      <w:r w:rsidRPr="006F178A">
        <w:rPr>
          <w:rtl/>
        </w:rPr>
        <w:t>.</w:t>
      </w:r>
    </w:p>
    <w:p w14:paraId="29D991FC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המזרח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נקנור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הסוטות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ומטהרין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היולדות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ומטהרין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המצורעין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אוחז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בבגדיה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נקרעו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נקרעו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נפרמו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נפרמו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שערה</w:t>
      </w:r>
      <w:r w:rsidRPr="006F178A">
        <w:rPr>
          <w:rtl/>
        </w:rPr>
        <w:t>;</w:t>
      </w:r>
    </w:p>
    <w:p w14:paraId="1AC23961" w14:textId="59424286" w:rsidR="00B93B58" w:rsidRPr="00F975ED" w:rsidRDefault="00F975ED" w:rsidP="00F975ED">
      <w:pPr>
        <w:pStyle w:val="afff5"/>
        <w:spacing w:after="60"/>
        <w:rPr>
          <w:rtl/>
        </w:rPr>
      </w:pPr>
      <w:r w:rsidRPr="00F975ED">
        <w:rPr>
          <w:rStyle w:val="TanaimMishna"/>
          <w:rFonts w:hint="cs"/>
          <w:rtl/>
          <w:rPrChange w:id="20010" w:author="קלוד" w:date="2026-10-06T10:10:25Z">
            <w:rPr>
              <w:rStyle w:val="affffc"/>
              <w:rFonts w:hint="cs"/>
              <w:rtl/>
            </w:rPr>
          </w:rPrChange>
        </w:rPr>
        <w:t>לר''י</w:t>
      </w:r>
      <w:r w:rsidR="00B93B58" w:rsidRPr="00F975ED">
        <w:rPr>
          <w:rStyle w:val="TanaimMishna"/>
          <w:rtl/>
          <w:rPrChange w:id="20011" w:author="קלוד" w:date="2026-10-06T10:10:25Z">
            <w:rPr>
              <w:rStyle w:val="affffc"/>
              <w:rtl/>
            </w:rPr>
          </w:rPrChange>
        </w:rPr>
        <w:t>: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אם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לבה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נאה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לא</w:t>
      </w:r>
      <w:r w:rsidR="00B93B58" w:rsidRPr="00F975ED">
        <w:rPr>
          <w:rtl/>
        </w:rPr>
        <w:t xml:space="preserve"> </w:t>
      </w:r>
      <w:r w:rsidR="00715591">
        <w:rPr>
          <w:rFonts w:hint="cs"/>
          <w:rtl/>
        </w:rPr>
        <w:t>גילהו</w:t>
      </w:r>
      <w:r w:rsidR="00B93B58" w:rsidRPr="00F975ED">
        <w:rPr>
          <w:rtl/>
        </w:rPr>
        <w:t xml:space="preserve">, </w:t>
      </w:r>
      <w:r w:rsidR="00B93B58" w:rsidRPr="00F975ED">
        <w:rPr>
          <w:rFonts w:hint="cs"/>
          <w:rtl/>
        </w:rPr>
        <w:t>ואם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שערה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נאה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לא</w:t>
      </w:r>
      <w:r w:rsidR="00B93B58" w:rsidRPr="00F975ED">
        <w:rPr>
          <w:rtl/>
        </w:rPr>
        <w:t xml:space="preserve"> </w:t>
      </w:r>
      <w:r w:rsidR="00715591">
        <w:rPr>
          <w:rFonts w:hint="cs"/>
          <w:rtl/>
        </w:rPr>
        <w:t>סתר</w:t>
      </w:r>
      <w:r w:rsidR="00E22A54">
        <w:rPr>
          <w:rFonts w:hint="cs"/>
          <w:rtl/>
        </w:rPr>
        <w:t>ו</w:t>
      </w:r>
      <w:r w:rsidR="00B93B58" w:rsidRPr="00F975ED">
        <w:rPr>
          <w:rtl/>
        </w:rPr>
        <w:t>.</w:t>
      </w:r>
    </w:p>
    <w:p w14:paraId="282006FF" w14:textId="0F3CF4CA" w:rsidR="00B93B58" w:rsidRPr="006F178A" w:rsidRDefault="00B93B58" w:rsidP="00E22A54">
      <w:pPr>
        <w:pStyle w:val="afff5"/>
        <w:tabs>
          <w:tab w:val="right" w:pos="3402"/>
        </w:tabs>
        <w:rPr>
          <w:rtl/>
        </w:rPr>
      </w:pP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מתכסה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בלבנים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מכסה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בשחורים</w:t>
      </w:r>
      <w:r w:rsidRPr="006F178A">
        <w:rPr>
          <w:rtl/>
        </w:rPr>
        <w:t>.</w:t>
      </w:r>
      <w:r w:rsidR="00E22A54">
        <w:rPr>
          <w:rtl/>
        </w:rPr>
        <w:tab/>
      </w:r>
    </w:p>
    <w:p w14:paraId="6FB9266C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ז:</w:t>
      </w:r>
    </w:p>
    <w:p>
      <w:pPr>
        <w:pStyle w:val="afffff"/>
        <w:rPr>
          <w:ins w:id="20002" w:author="קלוד" w:date="2026-10-06T10:43:50Z"/>
        </w:rPr>
      </w:pPr>
      <w:ins w:id="20001" w:author="קלוד" w:date="2026-10-06T10:43:50Z">
        <w:r>
          <w:t xml:space="preserve">משנה ו</w:t>
        </w:r>
      </w:ins>
    </w:p>
    <w:p w14:paraId="2D03E982" w14:textId="2299497B" w:rsidR="00B93B58" w:rsidRPr="00F975ED" w:rsidRDefault="00F975ED" w:rsidP="00B93B58">
      <w:pPr>
        <w:pStyle w:val="afff5"/>
        <w:rPr>
          <w:rtl/>
        </w:rPr>
      </w:pPr>
      <w:r w:rsidRPr="00F975ED">
        <w:rPr>
          <w:rFonts w:hint="cs"/>
          <w:rtl/>
        </w:rPr>
        <w:t>ומעבירין ממנה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כלי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זהב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וקטליאות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נזמים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וטבעות</w:t>
      </w:r>
      <w:r w:rsidR="00B93B58" w:rsidRPr="00F975ED">
        <w:rPr>
          <w:rtl/>
        </w:rPr>
        <w:t>,</w:t>
      </w:r>
      <w:r w:rsidRPr="00F975ED">
        <w:rPr>
          <w:rFonts w:hint="cs"/>
          <w:rtl/>
        </w:rPr>
        <w:t xml:space="preserve"> </w:t>
      </w:r>
      <w:r w:rsidR="00B93B58" w:rsidRPr="00F975ED">
        <w:rPr>
          <w:rFonts w:hint="cs"/>
          <w:rtl/>
        </w:rPr>
        <w:t>כדי</w:t>
      </w:r>
      <w:r w:rsidR="00B93B58" w:rsidRPr="00F975ED">
        <w:rPr>
          <w:rtl/>
        </w:rPr>
        <w:t xml:space="preserve"> </w:t>
      </w:r>
      <w:r w:rsidR="00B93B58" w:rsidRPr="00F975ED">
        <w:rPr>
          <w:rFonts w:hint="cs"/>
          <w:rtl/>
        </w:rPr>
        <w:t>לנוול</w:t>
      </w:r>
      <w:r w:rsidRPr="00F975ED">
        <w:rPr>
          <w:rFonts w:hint="cs"/>
          <w:rtl/>
        </w:rPr>
        <w:t>ה</w:t>
      </w:r>
    </w:p>
    <w:p w14:paraId="0A21E5D7" w14:textId="2C4A50D8" w:rsidR="00B93B58" w:rsidRPr="006F178A" w:rsidRDefault="00F975ED" w:rsidP="00B93B58">
      <w:pPr>
        <w:pStyle w:val="afff5"/>
        <w:rPr>
          <w:rtl/>
        </w:rPr>
      </w:pPr>
      <w:r>
        <w:rPr>
          <w:rFonts w:hint="cs"/>
          <w:rtl/>
        </w:rPr>
        <w:t xml:space="preserve">ואח''כ </w:t>
      </w:r>
      <w:r w:rsidR="00B93B58" w:rsidRPr="006F178A">
        <w:rPr>
          <w:rFonts w:hint="cs"/>
          <w:rtl/>
        </w:rPr>
        <w:t>מביא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מצרי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וקושרו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למעלה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מדדיה</w:t>
      </w:r>
      <w:r w:rsidR="00B93B58" w:rsidRPr="006F178A">
        <w:rPr>
          <w:rtl/>
        </w:rPr>
        <w:t>.</w:t>
      </w:r>
    </w:p>
    <w:p w14:paraId="29586933" w14:textId="3F8E4074" w:rsidR="00AE1B7F" w:rsidRPr="00AE1B7F" w:rsidRDefault="00B93B58" w:rsidP="00F975ED">
      <w:pPr>
        <w:pStyle w:val="afff5"/>
        <w:rPr>
          <w:spacing w:val="2"/>
          <w:rtl/>
        </w:rPr>
      </w:pPr>
      <w:r w:rsidRPr="00AE1B7F">
        <w:rPr>
          <w:rFonts w:hint="eastAsia"/>
          <w:spacing w:val="2"/>
          <w:rtl/>
        </w:rPr>
        <w:t>וכל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הרוצה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לראות</w:t>
      </w:r>
      <w:r w:rsidRPr="00AE1B7F">
        <w:rPr>
          <w:spacing w:val="2"/>
          <w:rtl/>
        </w:rPr>
        <w:t xml:space="preserve"> </w:t>
      </w:r>
      <w:r w:rsidR="00AE1B7F" w:rsidRPr="00AE1B7F">
        <w:rPr>
          <w:rFonts w:hint="cs"/>
          <w:spacing w:val="2"/>
          <w:rtl/>
        </w:rPr>
        <w:t>רואה</w:t>
      </w:r>
      <w:r w:rsidRPr="00AE1B7F">
        <w:rPr>
          <w:spacing w:val="2"/>
          <w:rtl/>
        </w:rPr>
        <w:t xml:space="preserve">, </w:t>
      </w:r>
      <w:r w:rsidRPr="00AE1B7F">
        <w:rPr>
          <w:rFonts w:hint="eastAsia"/>
          <w:spacing w:val="2"/>
          <w:rtl/>
        </w:rPr>
        <w:t>חוץ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מעבדיה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ושפחותיה</w:t>
      </w:r>
      <w:r w:rsidRPr="00AE1B7F">
        <w:rPr>
          <w:spacing w:val="2"/>
          <w:rtl/>
        </w:rPr>
        <w:t xml:space="preserve">, </w:t>
      </w:r>
      <w:r w:rsidR="00AE1B7F" w:rsidRPr="00AE1B7F">
        <w:rPr>
          <w:rFonts w:hint="cs"/>
          <w:spacing w:val="2"/>
          <w:rtl/>
        </w:rPr>
        <w:t>-</w:t>
      </w:r>
      <w:r w:rsidRPr="00AE1B7F">
        <w:rPr>
          <w:rFonts w:hint="eastAsia"/>
          <w:spacing w:val="2"/>
          <w:rtl/>
        </w:rPr>
        <w:t>שלבה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גס</w:t>
      </w:r>
      <w:r w:rsidRPr="00AE1B7F">
        <w:rPr>
          <w:spacing w:val="2"/>
          <w:rtl/>
        </w:rPr>
        <w:t xml:space="preserve"> </w:t>
      </w:r>
      <w:r w:rsidRPr="00AE1B7F">
        <w:rPr>
          <w:rFonts w:hint="eastAsia"/>
          <w:spacing w:val="2"/>
          <w:rtl/>
        </w:rPr>
        <w:t>בהן</w:t>
      </w:r>
      <w:r w:rsidRPr="00AE1B7F">
        <w:rPr>
          <w:spacing w:val="2"/>
          <w:rtl/>
        </w:rPr>
        <w:t>.</w:t>
      </w:r>
      <w:r w:rsidR="00F975ED" w:rsidRPr="00AE1B7F">
        <w:rPr>
          <w:rFonts w:hint="cs"/>
          <w:spacing w:val="2"/>
          <w:rtl/>
        </w:rPr>
        <w:t xml:space="preserve"> </w:t>
      </w:r>
    </w:p>
    <w:p w14:paraId="798BC2BD" w14:textId="083BB9D9" w:rsidR="00B93B58" w:rsidRPr="00AE1B7F" w:rsidRDefault="00B93B58" w:rsidP="00F975ED">
      <w:pPr>
        <w:pStyle w:val="afff5"/>
        <w:rPr>
          <w:spacing w:val="-3"/>
          <w:rtl/>
        </w:rPr>
      </w:pPr>
      <w:r w:rsidRPr="00AE1B7F">
        <w:rPr>
          <w:rFonts w:hint="cs"/>
          <w:spacing w:val="-3"/>
          <w:rtl/>
        </w:rPr>
        <w:t>וכל</w:t>
      </w:r>
      <w:r w:rsidRPr="00AE1B7F">
        <w:rPr>
          <w:spacing w:val="-3"/>
          <w:rtl/>
        </w:rPr>
        <w:t xml:space="preserve"> </w:t>
      </w:r>
      <w:r w:rsidRPr="00AE1B7F">
        <w:rPr>
          <w:rFonts w:hint="cs"/>
          <w:spacing w:val="-3"/>
          <w:rtl/>
        </w:rPr>
        <w:t>הנשים</w:t>
      </w:r>
      <w:r w:rsidRPr="00AE1B7F">
        <w:rPr>
          <w:spacing w:val="-3"/>
          <w:rtl/>
        </w:rPr>
        <w:t xml:space="preserve"> </w:t>
      </w:r>
      <w:r w:rsidRPr="00AE1B7F">
        <w:rPr>
          <w:rFonts w:hint="cs"/>
          <w:spacing w:val="-3"/>
          <w:rtl/>
        </w:rPr>
        <w:t>מ</w:t>
      </w:r>
      <w:r w:rsidR="00AE1B7F" w:rsidRPr="00AE1B7F">
        <w:rPr>
          <w:rFonts w:hint="cs"/>
          <w:spacing w:val="-3"/>
          <w:rtl/>
        </w:rPr>
        <w:t>ו</w:t>
      </w:r>
      <w:r w:rsidRPr="00AE1B7F">
        <w:rPr>
          <w:rFonts w:hint="cs"/>
          <w:spacing w:val="-3"/>
          <w:rtl/>
        </w:rPr>
        <w:t>תרות</w:t>
      </w:r>
      <w:r w:rsidRPr="00AE1B7F">
        <w:rPr>
          <w:spacing w:val="-3"/>
          <w:rtl/>
        </w:rPr>
        <w:t xml:space="preserve"> </w:t>
      </w:r>
      <w:r w:rsidRPr="00AE1B7F">
        <w:rPr>
          <w:rFonts w:hint="cs"/>
          <w:spacing w:val="-3"/>
          <w:rtl/>
        </w:rPr>
        <w:t>לראותה</w:t>
      </w:r>
      <w:r w:rsidRPr="00AE1B7F">
        <w:rPr>
          <w:rStyle w:val="TanaimMishna"/>
          <w:spacing w:val="-3"/>
          <w:rtl/>
          <w:rPrChange w:id="20012" w:author="קלוד" w:date="2026-10-06T10:10:25Z">
            <w:rPr>
              <w:rStyle w:val="affffc"/>
              <w:spacing w:val="-3"/>
              <w:rtl/>
            </w:rPr>
          </w:rPrChange>
        </w:rPr>
        <w:t xml:space="preserve"> </w:t>
      </w:r>
      <w:r w:rsidR="00AE1B7F" w:rsidRPr="00AE1B7F">
        <w:rPr>
          <w:rFonts w:hint="cs"/>
          <w:spacing w:val="-3"/>
          <w:rtl/>
        </w:rPr>
        <w:t>-</w:t>
      </w:r>
      <w:r w:rsidRPr="00AE1B7F">
        <w:rPr>
          <w:rStyle w:val="affff8"/>
          <w:rFonts w:hint="cs"/>
          <w:spacing w:val="-3"/>
          <w:rtl/>
        </w:rPr>
        <w:t>וְנִוַסְרו</w:t>
      </w:r>
      <w:r w:rsidRPr="00AE1B7F">
        <w:rPr>
          <w:rStyle w:val="affff8"/>
          <w:spacing w:val="-3"/>
          <w:rtl/>
        </w:rPr>
        <w:t xml:space="preserve"> </w:t>
      </w:r>
      <w:r w:rsidRPr="00AE1B7F">
        <w:rPr>
          <w:rStyle w:val="affff8"/>
          <w:rFonts w:hint="cs"/>
          <w:spacing w:val="-3"/>
          <w:rtl/>
        </w:rPr>
        <w:t>כל</w:t>
      </w:r>
      <w:r w:rsidRPr="00AE1B7F">
        <w:rPr>
          <w:rStyle w:val="affff8"/>
          <w:spacing w:val="-3"/>
          <w:rtl/>
        </w:rPr>
        <w:t xml:space="preserve"> </w:t>
      </w:r>
      <w:r w:rsidRPr="00AE1B7F">
        <w:rPr>
          <w:rStyle w:val="affff8"/>
          <w:rFonts w:hint="eastAsia"/>
          <w:spacing w:val="-3"/>
          <w:rtl/>
        </w:rPr>
        <w:t>הנשים</w:t>
      </w:r>
      <w:r w:rsidRPr="00AE1B7F">
        <w:rPr>
          <w:rStyle w:val="affff8"/>
          <w:spacing w:val="-3"/>
          <w:rtl/>
        </w:rPr>
        <w:t xml:space="preserve"> </w:t>
      </w:r>
      <w:r w:rsidRPr="00AE1B7F">
        <w:rPr>
          <w:rStyle w:val="affff8"/>
          <w:rFonts w:hint="eastAsia"/>
          <w:spacing w:val="-3"/>
          <w:rtl/>
        </w:rPr>
        <w:t>ולא</w:t>
      </w:r>
      <w:r w:rsidRPr="00AE1B7F">
        <w:rPr>
          <w:rStyle w:val="affff8"/>
          <w:spacing w:val="-3"/>
          <w:rtl/>
        </w:rPr>
        <w:t xml:space="preserve"> </w:t>
      </w:r>
      <w:r w:rsidRPr="00AE1B7F">
        <w:rPr>
          <w:rStyle w:val="affff8"/>
          <w:rFonts w:hint="eastAsia"/>
          <w:spacing w:val="-3"/>
          <w:rtl/>
        </w:rPr>
        <w:t>תעשינה</w:t>
      </w:r>
      <w:r w:rsidRPr="00AE1B7F">
        <w:rPr>
          <w:rStyle w:val="affff8"/>
          <w:spacing w:val="-3"/>
          <w:rtl/>
        </w:rPr>
        <w:t xml:space="preserve"> </w:t>
      </w:r>
      <w:r w:rsidRPr="00AE1B7F">
        <w:rPr>
          <w:rStyle w:val="affff8"/>
          <w:rFonts w:hint="eastAsia"/>
          <w:spacing w:val="-3"/>
          <w:rtl/>
        </w:rPr>
        <w:t>כְזִמַתְכֶנָה</w:t>
      </w:r>
    </w:p>
    <w:p w14:paraId="01BACF30" w14:textId="25DC18AD" w:rsidR="00B93B58" w:rsidRPr="00B6264B" w:rsidRDefault="00B6264B" w:rsidP="00B6264B">
      <w:pPr>
        <w:jc w:val="center"/>
        <w:rPr>
          <w:rFonts w:cs="BA Vilna Bold"/>
          <w:rtl/>
        </w:rPr>
      </w:pPr>
      <w:r w:rsidRPr="00B6264B">
        <w:rPr>
          <w:rFonts w:cs="BA Vilna Bold" w:hint="cs"/>
          <w:rtl/>
        </w:rPr>
        <w:t>מעלין לבין דין הגדול שבירושלים</w:t>
      </w:r>
    </w:p>
    <w:p w14:paraId="79D9C3CF" w14:textId="54A8CCC4" w:rsidR="00F07A5B" w:rsidRPr="00F07A5B" w:rsidRDefault="00B93B58" w:rsidP="00F975ED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מריב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76AB2818" w14:textId="5A5494B5" w:rsidR="00B93B58" w:rsidRPr="00225FF9" w:rsidRDefault="00B93B58" w:rsidP="00B93B58">
      <w:pPr>
        <w:rPr>
          <w:spacing w:val="-2"/>
          <w:rtl/>
        </w:rPr>
      </w:pPr>
      <w:r w:rsidRPr="00225FF9">
        <w:rPr>
          <w:rStyle w:val="affff8"/>
          <w:spacing w:val="-2"/>
          <w:rtl/>
        </w:rPr>
        <w:t xml:space="preserve">'ועשה </w:t>
      </w:r>
      <w:r w:rsidRPr="00225FF9">
        <w:rPr>
          <w:rStyle w:val="affff8"/>
          <w:rFonts w:hint="eastAsia"/>
          <w:spacing w:val="-2"/>
          <w:rtl/>
        </w:rPr>
        <w:t>לה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הכהן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את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כל</w:t>
      </w:r>
      <w:r w:rsidRPr="00225FF9">
        <w:rPr>
          <w:rStyle w:val="affff8"/>
          <w:spacing w:val="-2"/>
          <w:rtl/>
        </w:rPr>
        <w:t xml:space="preserve"> </w:t>
      </w:r>
      <w:r w:rsidRPr="00F975ED">
        <w:rPr>
          <w:rStyle w:val="affff8"/>
          <w:rFonts w:hint="eastAsia"/>
          <w:b/>
          <w:bCs/>
          <w:spacing w:val="-2"/>
          <w:rtl/>
        </w:rPr>
        <w:t>התורה</w:t>
      </w:r>
      <w:r w:rsidRPr="00F975ED">
        <w:rPr>
          <w:rStyle w:val="affff8"/>
          <w:b/>
          <w:bCs/>
          <w:spacing w:val="-2"/>
          <w:rtl/>
        </w:rPr>
        <w:t>'</w:t>
      </w:r>
      <w:r w:rsidRPr="00225FF9">
        <w:rPr>
          <w:rStyle w:val="affff8"/>
          <w:spacing w:val="-2"/>
          <w:rtl/>
        </w:rPr>
        <w:t>,</w:t>
      </w:r>
      <w:r w:rsidRPr="00225FF9">
        <w:rPr>
          <w:spacing w:val="-2"/>
          <w:rtl/>
        </w:rPr>
        <w:t xml:space="preserve"> </w:t>
      </w:r>
      <w:r w:rsidRPr="00F975ED">
        <w:rPr>
          <w:rStyle w:val="affffc"/>
          <w:rFonts w:hint="eastAsia"/>
          <w:rtl/>
        </w:rPr>
        <w:t>והתם</w:t>
      </w:r>
      <w:r w:rsidRPr="00F975ED">
        <w:rPr>
          <w:rStyle w:val="affffc"/>
          <w:rtl/>
        </w:rPr>
        <w:t>:</w:t>
      </w:r>
      <w:r w:rsidRPr="00225FF9">
        <w:rPr>
          <w:rStyle w:val="affff8"/>
          <w:spacing w:val="-2"/>
          <w:rtl/>
        </w:rPr>
        <w:t xml:space="preserve"> 'על </w:t>
      </w:r>
      <w:r w:rsidRPr="00225FF9">
        <w:rPr>
          <w:rStyle w:val="affff8"/>
          <w:rFonts w:hint="eastAsia"/>
          <w:spacing w:val="-2"/>
          <w:rtl/>
        </w:rPr>
        <w:t>פי</w:t>
      </w:r>
      <w:r w:rsidRPr="00225FF9">
        <w:rPr>
          <w:rStyle w:val="affff8"/>
          <w:spacing w:val="-2"/>
          <w:rtl/>
        </w:rPr>
        <w:t xml:space="preserve"> </w:t>
      </w:r>
      <w:r w:rsidRPr="00F975ED">
        <w:rPr>
          <w:rStyle w:val="affff8"/>
          <w:rFonts w:hint="eastAsia"/>
          <w:b/>
          <w:bCs/>
          <w:spacing w:val="-2"/>
          <w:rtl/>
        </w:rPr>
        <w:t>התורה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אשר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יורוך</w:t>
      </w:r>
      <w:r w:rsidRPr="00225FF9">
        <w:rPr>
          <w:rStyle w:val="affff8"/>
          <w:spacing w:val="-2"/>
          <w:rtl/>
        </w:rPr>
        <w:t>',</w:t>
      </w:r>
      <w:r w:rsidRPr="00225FF9">
        <w:rPr>
          <w:spacing w:val="-2"/>
          <w:rtl/>
        </w:rPr>
        <w:t xml:space="preserve"> </w:t>
      </w:r>
    </w:p>
    <w:p w14:paraId="1F2E21C0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>.</w:t>
      </w:r>
    </w:p>
    <w:p w14:paraId="47D18510" w14:textId="50C71AC9" w:rsidR="00B93B58" w:rsidRPr="006F178A" w:rsidRDefault="00E4644A" w:rsidP="00E4644A">
      <w:pPr>
        <w:pStyle w:val="affff5"/>
        <w:rPr>
          <w:del w:id="90034" w:author="מנוע עיצוב" w:date="2026-10-08T11:01:28Z"/>
          <w:rtl/>
        </w:rPr>
      </w:pPr>
      <w:del w:id="90033" w:author="מנוע עיצוב" w:date="2026-10-08T11:01:28Z">
        <w:r>
          <w:rPr>
            <w:rtl/>
          </w:rPr>
          <w:delText xml:space="preserve">****</w:delText>
        </w:r>
      </w:del>
    </w:p>
    <w:p w14:paraId="4BEA8723" w14:textId="77777777" w:rsidR="00B93B58" w:rsidRPr="006F178A" w:rsidRDefault="00B93B58" w:rsidP="005670C9">
      <w:pPr>
        <w:pStyle w:val="afffd"/>
        <w:rPr>
          <w:rtl/>
        </w:rPr>
      </w:pPr>
      <w:ins w:id="9808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ומאיימין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6FFFF637" w14:textId="0A9A662E" w:rsidR="00F07A5B" w:rsidRPr="00F07A5B" w:rsidRDefault="00B93B58" w:rsidP="00F975E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ורמינהו</w:t>
      </w:r>
      <w:r w:rsidR="00F07A5B" w:rsidRPr="00F07A5B">
        <w:rPr>
          <w:rtl/>
        </w:rPr>
        <w:t>:</w:t>
      </w:r>
    </w:p>
    <w:p w14:paraId="7F4F18C3" w14:textId="3239D72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שתשתה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בתי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שטהורה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עמדי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בורייך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ושתי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שמונח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מחלחל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ויורד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מועיל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כלום</w:t>
      </w:r>
      <w:r w:rsidRPr="006F178A">
        <w:rPr>
          <w:rtl/>
        </w:rPr>
        <w:t>!</w:t>
      </w:r>
    </w:p>
    <w:p w14:paraId="09CC7D50" w14:textId="422829AE" w:rsidR="00F07A5B" w:rsidRPr="00F07A5B" w:rsidRDefault="00B93B58" w:rsidP="00F975E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1875E2E2" w14:textId="4995904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שנמחקה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שנמחקה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מגילה</w:t>
      </w:r>
      <w:r w:rsidRPr="006F178A">
        <w:rPr>
          <w:rtl/>
        </w:rPr>
        <w:t>.</w:t>
      </w:r>
    </w:p>
    <w:p w14:paraId="7D8DBD42" w14:textId="298FBD92" w:rsidR="00B93B58" w:rsidRPr="006F178A" w:rsidRDefault="00E4644A" w:rsidP="00E4644A">
      <w:pPr>
        <w:pStyle w:val="affff5"/>
        <w:rPr>
          <w:del w:id="90036" w:author="מנוע עיצוב" w:date="2026-10-08T11:01:28Z"/>
          <w:rtl/>
        </w:rPr>
      </w:pPr>
      <w:del w:id="90035" w:author="מנוע עיצוב" w:date="2026-10-08T11:01:28Z">
        <w:r>
          <w:rPr>
            <w:rtl/>
          </w:rPr>
          <w:delText xml:space="preserve">****</w:delText>
        </w:r>
      </w:del>
    </w:p>
    <w:p w14:paraId="41A27FEB" w14:textId="1EE0A307" w:rsidR="00B93B58" w:rsidRPr="006F178A" w:rsidRDefault="00B93B58" w:rsidP="005670C9">
      <w:pPr>
        <w:pStyle w:val="afffd"/>
        <w:rPr>
          <w:rtl/>
        </w:rPr>
      </w:pPr>
      <w:ins w:id="9809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ואומר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לפניה</w:t>
      </w:r>
      <w:r w:rsidRPr="006F178A">
        <w:rPr>
          <w:rtl/>
        </w:rPr>
        <w:t xml:space="preserve"> </w:t>
      </w:r>
      <w:r w:rsidR="00B6264B">
        <w:rPr>
          <w:rFonts w:hint="cs"/>
          <w:rtl/>
        </w:rPr>
        <w:t xml:space="preserve">דברים שאינם כדי לשומען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0A753048" w14:textId="70787402" w:rsidR="00F07A5B" w:rsidRPr="00F07A5B" w:rsidRDefault="00B93B58" w:rsidP="00BF76B8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Fonts w:hint="cs"/>
          <w:rtl/>
        </w:rPr>
        <w:t>:</w:t>
      </w:r>
    </w:p>
    <w:p w14:paraId="1212266D" w14:textId="04F01C2A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ומעשים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שאירעו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בכתובים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כגון</w:t>
      </w:r>
      <w:r w:rsidRPr="006F178A">
        <w:rPr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חכמים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יגידו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כחדו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מאבותם</w:t>
      </w:r>
      <w:r w:rsidRPr="003625F4">
        <w:rPr>
          <w:rStyle w:val="affff8"/>
          <w:rtl/>
        </w:rPr>
        <w:t>'</w:t>
      </w:r>
      <w:r w:rsidRPr="003625F4">
        <w:rPr>
          <w:rStyle w:val="affff8"/>
          <w:rFonts w:hint="cs"/>
          <w:rtl/>
        </w:rPr>
        <w:t>,</w:t>
      </w:r>
    </w:p>
    <w:p w14:paraId="7AFE8264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יהודה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הודה</w:t>
      </w:r>
      <w:r w:rsidR="00F07A5B" w:rsidRPr="00F07A5B">
        <w:rPr>
          <w:rtl/>
        </w:rPr>
        <w:t>:</w:t>
      </w:r>
    </w:p>
    <w:p w14:paraId="5D58E515" w14:textId="4CC9F66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נחל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</w:t>
      </w:r>
      <w:r w:rsidR="00B6264B">
        <w:rPr>
          <w:rFonts w:hint="cs"/>
          <w:rtl/>
        </w:rPr>
        <w:t>ה''ב.</w:t>
      </w:r>
    </w:p>
    <w:p w14:paraId="0E2C17A4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ראובן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הודה</w:t>
      </w:r>
      <w:r w:rsidR="00F07A5B" w:rsidRPr="00F07A5B">
        <w:rPr>
          <w:rtl/>
        </w:rPr>
        <w:t>:</w:t>
      </w:r>
    </w:p>
    <w:p w14:paraId="36594D64" w14:textId="10DD204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נחל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</w:t>
      </w:r>
      <w:r w:rsidR="00B6264B">
        <w:rPr>
          <w:rFonts w:hint="cs"/>
          <w:rtl/>
        </w:rPr>
        <w:t>ה''ב</w:t>
      </w:r>
      <w:r w:rsidRPr="006F178A">
        <w:rPr>
          <w:rtl/>
        </w:rPr>
        <w:t>.</w:t>
      </w:r>
    </w:p>
    <w:p w14:paraId="1AFACB59" w14:textId="201212EA" w:rsidR="00B93B58" w:rsidRPr="006F178A" w:rsidRDefault="00B6264B" w:rsidP="00B6264B">
      <w:pPr>
        <w:spacing w:after="60"/>
        <w:rPr>
          <w:rtl/>
        </w:rPr>
      </w:pPr>
      <w:r>
        <w:rPr>
          <w:rFonts w:hint="cs"/>
          <w:rtl/>
        </w:rPr>
        <w:t>ו</w:t>
      </w:r>
      <w:r w:rsidR="00B93B58" w:rsidRPr="006F178A">
        <w:rPr>
          <w:rFonts w:hint="cs"/>
          <w:rtl/>
        </w:rPr>
        <w:t>שכרן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בעו</w:t>
      </w:r>
      <w:r w:rsidR="00BF76B8">
        <w:rPr>
          <w:rFonts w:hint="cs"/>
          <w:rtl/>
        </w:rPr>
        <w:t>ה''ז</w:t>
      </w:r>
      <w:r>
        <w:rPr>
          <w:rFonts w:hint="cs"/>
          <w:rtl/>
        </w:rPr>
        <w:t>-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'להם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לבדם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נתנה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הארץ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עבר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זר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בתוכם'</w:t>
      </w:r>
      <w:r w:rsidR="00B93B58" w:rsidRPr="003625F4">
        <w:rPr>
          <w:rStyle w:val="affff8"/>
          <w:rtl/>
        </w:rPr>
        <w:t>.</w:t>
      </w:r>
    </w:p>
    <w:p w14:paraId="583553D1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יהודה</w:t>
      </w:r>
      <w:r w:rsidRPr="00F07A5B">
        <w:rPr>
          <w:rtl/>
        </w:rPr>
        <w:t xml:space="preserve"> </w:t>
      </w:r>
      <w:r w:rsidR="00B6264B" w:rsidRPr="00F07A5B">
        <w:rPr>
          <w:rFonts w:hint="cs"/>
          <w:rtl/>
        </w:rPr>
        <w:t>הודה</w:t>
      </w:r>
      <w:r w:rsidR="00F07A5B" w:rsidRPr="00F07A5B">
        <w:rPr>
          <w:rtl/>
        </w:rPr>
        <w:t>:</w:t>
      </w:r>
    </w:p>
    <w:p w14:paraId="2257DCE4" w14:textId="4C93ABDE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ד'ויכר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יהודה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ויאמר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צדקה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ממני'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15416070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ראובן </w:t>
      </w:r>
      <w:r w:rsidR="00BF76B8" w:rsidRPr="00F07A5B">
        <w:rPr>
          <w:rFonts w:hint="cs"/>
          <w:rtl/>
        </w:rPr>
        <w:t>ה</w:t>
      </w:r>
      <w:r w:rsidRPr="00F07A5B">
        <w:rPr>
          <w:rFonts w:hint="cs"/>
          <w:rtl/>
        </w:rPr>
        <w:t>ודה</w:t>
      </w:r>
      <w:r w:rsidR="00F07A5B" w:rsidRPr="00F07A5B">
        <w:rPr>
          <w:rtl/>
        </w:rPr>
        <w:t>:</w:t>
      </w:r>
    </w:p>
    <w:p w14:paraId="06E836D0" w14:textId="10DD4F8C" w:rsidR="00BF76B8" w:rsidRDefault="00BF76B8" w:rsidP="00B93B58">
      <w:pPr>
        <w:rPr>
          <w:rtl/>
        </w:rPr>
      </w:pPr>
      <w:r w:rsidRPr="00D90394">
        <w:rPr>
          <w:rStyle w:val="affffc"/>
          <w:rFonts w:hint="cs"/>
          <w:spacing w:val="0"/>
          <w:rtl/>
        </w:rPr>
        <w:t>כ</w:t>
      </w:r>
      <w:r w:rsidR="00B93B58" w:rsidRPr="00D90394">
        <w:rPr>
          <w:rStyle w:val="affffc"/>
          <w:rFonts w:hint="cs"/>
          <w:spacing w:val="0"/>
          <w:rtl/>
        </w:rPr>
        <w:t>רי</w:t>
      </w:r>
      <w:r w:rsidR="00B93B58" w:rsidRPr="00D90394">
        <w:rPr>
          <w:rStyle w:val="affffc"/>
          <w:spacing w:val="0"/>
          <w:rtl/>
        </w:rPr>
        <w:t>"</w:t>
      </w:r>
      <w:r w:rsidR="00B93B58" w:rsidRPr="00D90394">
        <w:rPr>
          <w:rStyle w:val="affffc"/>
          <w:rFonts w:hint="cs"/>
          <w:spacing w:val="0"/>
          <w:rtl/>
        </w:rPr>
        <w:t>ו</w:t>
      </w:r>
      <w:r w:rsidR="00B93B58" w:rsidRPr="00D90394">
        <w:rPr>
          <w:rStyle w:val="affff8"/>
          <w:rFonts w:hint="cs"/>
          <w:spacing w:val="0"/>
          <w:rtl/>
        </w:rPr>
        <w:t xml:space="preserve"> 'יחי</w:t>
      </w:r>
      <w:r w:rsidR="00B93B58" w:rsidRPr="00D90394">
        <w:rPr>
          <w:rStyle w:val="affff8"/>
          <w:spacing w:val="0"/>
          <w:rtl/>
        </w:rPr>
        <w:t xml:space="preserve"> </w:t>
      </w:r>
      <w:r w:rsidR="00B93B58" w:rsidRPr="00D90394">
        <w:rPr>
          <w:rStyle w:val="affff8"/>
          <w:rFonts w:hint="cs"/>
          <w:spacing w:val="0"/>
          <w:rtl/>
        </w:rPr>
        <w:t>ראובן</w:t>
      </w:r>
      <w:r w:rsidR="00B93B58" w:rsidRPr="00D90394">
        <w:rPr>
          <w:rStyle w:val="affff8"/>
          <w:spacing w:val="0"/>
          <w:rtl/>
        </w:rPr>
        <w:t xml:space="preserve"> </w:t>
      </w:r>
      <w:r w:rsidR="00B93B58" w:rsidRPr="00D90394">
        <w:rPr>
          <w:rStyle w:val="affff8"/>
          <w:rFonts w:hint="cs"/>
          <w:spacing w:val="0"/>
          <w:rtl/>
        </w:rPr>
        <w:t>ואל</w:t>
      </w:r>
      <w:r w:rsidR="00B93B58" w:rsidRPr="00D90394">
        <w:rPr>
          <w:rStyle w:val="affff8"/>
          <w:spacing w:val="0"/>
          <w:rtl/>
        </w:rPr>
        <w:t xml:space="preserve"> </w:t>
      </w:r>
      <w:r w:rsidR="00B93B58" w:rsidRPr="00D90394">
        <w:rPr>
          <w:rStyle w:val="affff8"/>
          <w:rFonts w:hint="cs"/>
          <w:spacing w:val="0"/>
          <w:rtl/>
        </w:rPr>
        <w:t>ימות</w:t>
      </w:r>
      <w:r w:rsidR="00B93B58" w:rsidRPr="00D90394">
        <w:rPr>
          <w:rStyle w:val="affff8"/>
          <w:spacing w:val="0"/>
          <w:rtl/>
        </w:rPr>
        <w:t xml:space="preserve"> </w:t>
      </w:r>
      <w:r w:rsidR="00B93B58" w:rsidRPr="00D90394">
        <w:rPr>
          <w:rStyle w:val="affff8"/>
          <w:rFonts w:hint="cs"/>
          <w:spacing w:val="0"/>
          <w:rtl/>
        </w:rPr>
        <w:t>וזאת</w:t>
      </w:r>
      <w:r w:rsidR="00B93B58" w:rsidRPr="00D90394">
        <w:rPr>
          <w:rStyle w:val="affff8"/>
          <w:spacing w:val="0"/>
          <w:rtl/>
        </w:rPr>
        <w:t xml:space="preserve"> </w:t>
      </w:r>
      <w:r w:rsidR="00B93B58" w:rsidRPr="00D90394">
        <w:rPr>
          <w:rStyle w:val="affff8"/>
          <w:rFonts w:hint="cs"/>
          <w:spacing w:val="0"/>
          <w:rtl/>
        </w:rPr>
        <w:t>ליהודה</w:t>
      </w:r>
      <w:r w:rsidR="00B93B58" w:rsidRPr="00D90394">
        <w:rPr>
          <w:rStyle w:val="affff8"/>
          <w:spacing w:val="0"/>
          <w:rtl/>
        </w:rPr>
        <w:t>'</w:t>
      </w:r>
      <w:r w:rsidR="00B93B58" w:rsidRPr="00D90394">
        <w:rPr>
          <w:rStyle w:val="affff8"/>
          <w:rFonts w:hint="cs"/>
          <w:spacing w:val="0"/>
          <w:rtl/>
        </w:rPr>
        <w:t xml:space="preserve"> </w:t>
      </w:r>
      <w:r w:rsidR="00B93B58" w:rsidRPr="00D90394">
        <w:rPr>
          <w:spacing w:val="0"/>
          <w:rtl/>
        </w:rPr>
        <w:t xml:space="preserve"> </w:t>
      </w:r>
      <w:r w:rsidR="00B93B58" w:rsidRPr="00D90394">
        <w:rPr>
          <w:rFonts w:hint="cs"/>
          <w:spacing w:val="0"/>
          <w:rtl/>
        </w:rPr>
        <w:t>כל</w:t>
      </w:r>
      <w:r w:rsidR="00B93B58" w:rsidRPr="00D90394">
        <w:rPr>
          <w:spacing w:val="0"/>
          <w:rtl/>
        </w:rPr>
        <w:t xml:space="preserve"> </w:t>
      </w:r>
      <w:r w:rsidR="00B93B58" w:rsidRPr="00D90394">
        <w:rPr>
          <w:rFonts w:hint="cs"/>
          <w:spacing w:val="0"/>
          <w:rtl/>
        </w:rPr>
        <w:t>שנים</w:t>
      </w:r>
      <w:r w:rsidR="00B93B58" w:rsidRPr="00D90394">
        <w:rPr>
          <w:spacing w:val="0"/>
          <w:rtl/>
        </w:rPr>
        <w:t xml:space="preserve"> </w:t>
      </w:r>
      <w:r w:rsidR="00B93B58" w:rsidRPr="00D90394">
        <w:rPr>
          <w:rFonts w:hint="cs"/>
          <w:spacing w:val="0"/>
          <w:rtl/>
        </w:rPr>
        <w:t>שישראל</w:t>
      </w:r>
      <w:r w:rsidR="00B93B58" w:rsidRPr="00D90394">
        <w:rPr>
          <w:spacing w:val="0"/>
          <w:rtl/>
        </w:rPr>
        <w:t xml:space="preserve"> </w:t>
      </w:r>
      <w:r w:rsidR="00B93B58" w:rsidRPr="00D90394">
        <w:rPr>
          <w:rFonts w:hint="cs"/>
          <w:spacing w:val="0"/>
          <w:rtl/>
        </w:rPr>
        <w:t>במדבר</w:t>
      </w:r>
      <w:r w:rsidR="00B93B58" w:rsidRPr="00D90394">
        <w:rPr>
          <w:spacing w:val="0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עצמותיו</w:t>
      </w:r>
      <w:r w:rsidR="00B93B58" w:rsidRPr="006F178A">
        <w:rPr>
          <w:rtl/>
        </w:rPr>
        <w:t xml:space="preserve"> </w:t>
      </w:r>
      <w:r w:rsidR="00D90394">
        <w:rPr>
          <w:rFonts w:hint="cs"/>
          <w:rtl/>
        </w:rPr>
        <w:t>מ</w:t>
      </w:r>
      <w:r w:rsidR="00B93B58" w:rsidRPr="006F178A">
        <w:rPr>
          <w:rFonts w:hint="cs"/>
          <w:rtl/>
        </w:rPr>
        <w:t>גולגלין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בארון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שעמד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ובקש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עליו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רחמים</w:t>
      </w:r>
      <w:r w:rsidR="00B93B58" w:rsidRPr="006F178A">
        <w:rPr>
          <w:rtl/>
        </w:rPr>
        <w:t xml:space="preserve">, </w:t>
      </w:r>
    </w:p>
    <w:p w14:paraId="2AE0B1B2" w14:textId="77777777" w:rsidR="00B6264B" w:rsidRDefault="00B93B58" w:rsidP="00B93B58">
      <w:pPr>
        <w:rPr>
          <w:rtl/>
        </w:rPr>
      </w:pPr>
      <w:r w:rsidRPr="00BF76B8">
        <w:rPr>
          <w:rStyle w:val="affffc"/>
          <w:rFonts w:hint="cs"/>
          <w:rtl/>
        </w:rPr>
        <w:t>אמר</w:t>
      </w:r>
      <w:r w:rsidRPr="00BF76B8">
        <w:rPr>
          <w:rStyle w:val="affffc"/>
          <w:rtl/>
        </w:rPr>
        <w:t xml:space="preserve"> </w:t>
      </w:r>
      <w:r w:rsidRPr="00BF76B8">
        <w:rPr>
          <w:rStyle w:val="affffc"/>
          <w:rFonts w:hint="cs"/>
          <w:rtl/>
        </w:rPr>
        <w:t>לפניו</w:t>
      </w:r>
      <w:r w:rsidRPr="00BF76B8">
        <w:rPr>
          <w:rStyle w:val="affffc"/>
          <w:rtl/>
        </w:rPr>
        <w:t xml:space="preserve">: </w:t>
      </w:r>
      <w:r w:rsidRPr="00BF76B8">
        <w:rPr>
          <w:rStyle w:val="affffc"/>
          <w:rFonts w:hint="cs"/>
          <w:rtl/>
        </w:rPr>
        <w:t>רבש</w:t>
      </w:r>
      <w:r w:rsidRPr="00BF76B8">
        <w:rPr>
          <w:rStyle w:val="affffc"/>
          <w:rtl/>
        </w:rPr>
        <w:t>"</w:t>
      </w:r>
      <w:r w:rsidRPr="00BF76B8">
        <w:rPr>
          <w:rStyle w:val="affffc"/>
          <w:rFonts w:hint="cs"/>
          <w:rtl/>
        </w:rPr>
        <w:t>ע</w:t>
      </w:r>
      <w:r w:rsidRPr="00BF76B8">
        <w:rPr>
          <w:rStyle w:val="affffc"/>
          <w:rtl/>
        </w:rPr>
        <w:t xml:space="preserve">,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לראובן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שהודה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, </w:t>
      </w:r>
      <w:r w:rsidRPr="00BF76B8">
        <w:rPr>
          <w:rStyle w:val="affff8"/>
          <w:rFonts w:hint="cs"/>
          <w:rtl/>
        </w:rPr>
        <w:t>וזאת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ליהודה</w:t>
      </w:r>
      <w:r w:rsidRPr="006F178A">
        <w:rPr>
          <w:rtl/>
        </w:rPr>
        <w:t xml:space="preserve">? </w:t>
      </w:r>
    </w:p>
    <w:p w14:paraId="1FC1DC37" w14:textId="7C8C1EB0" w:rsidR="00B93B58" w:rsidRPr="006F178A" w:rsidRDefault="00B6264B" w:rsidP="00B6264B">
      <w:pPr>
        <w:ind w:left="113" w:firstLine="113"/>
        <w:rPr>
          <w:rtl/>
        </w:rPr>
      </w:pPr>
      <w:r>
        <w:rPr>
          <w:rFonts w:hint="cs"/>
          <w:rtl/>
        </w:rPr>
        <w:t xml:space="preserve"> </w:t>
      </w:r>
      <w:r w:rsidR="00B93B58" w:rsidRPr="00B6264B">
        <w:rPr>
          <w:rStyle w:val="affffc"/>
          <w:rFonts w:hint="cs"/>
          <w:rtl/>
        </w:rPr>
        <w:t>מיד</w:t>
      </w:r>
      <w:r>
        <w:rPr>
          <w:rStyle w:val="affffc"/>
          <w:rFonts w:hint="cs"/>
          <w:rtl/>
        </w:rPr>
        <w:t>:</w:t>
      </w:r>
      <w:r w:rsidR="00B93B58" w:rsidRPr="00B6264B">
        <w:rPr>
          <w:rStyle w:val="affffc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'שמע</w:t>
      </w:r>
      <w:r w:rsidR="00B93B58" w:rsidRPr="003625F4">
        <w:rPr>
          <w:rStyle w:val="affff8"/>
          <w:rtl/>
        </w:rPr>
        <w:t xml:space="preserve"> ה</w:t>
      </w:r>
      <w:r w:rsidR="00B93B58">
        <w:rPr>
          <w:rStyle w:val="affff8"/>
          <w:rtl/>
        </w:rPr>
        <w:t>'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קול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יהודה</w:t>
      </w:r>
      <w:r w:rsidR="00B93B58" w:rsidRPr="003625F4">
        <w:rPr>
          <w:rStyle w:val="affff8"/>
          <w:rtl/>
        </w:rPr>
        <w:t>'</w:t>
      </w:r>
      <w:r w:rsidR="00B93B58" w:rsidRPr="003625F4">
        <w:rPr>
          <w:rStyle w:val="affff8"/>
          <w:rFonts w:hint="cs"/>
          <w:rtl/>
        </w:rPr>
        <w:t xml:space="preserve"> </w:t>
      </w:r>
      <w:r w:rsidR="00B93B58" w:rsidRPr="006F178A">
        <w:rPr>
          <w:rFonts w:hint="cs"/>
          <w:rtl/>
        </w:rPr>
        <w:t>ועל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איבריה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לשפא</w:t>
      </w:r>
      <w:r w:rsidR="00B93B58" w:rsidRPr="006F178A">
        <w:rPr>
          <w:rtl/>
        </w:rPr>
        <w:t>;</w:t>
      </w:r>
    </w:p>
    <w:p w14:paraId="6B29E519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העלוהו למתיבתא דרקיעא </w:t>
      </w:r>
      <w:r w:rsidRPr="006F178A">
        <w:rPr>
          <w:rtl/>
        </w:rPr>
        <w:t>–</w:t>
      </w:r>
      <w:r w:rsidRPr="003625F4">
        <w:rPr>
          <w:rStyle w:val="affff8"/>
          <w:rFonts w:hint="cs"/>
          <w:rtl/>
        </w:rPr>
        <w:t xml:space="preserve"> 'ואל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עמו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תביאנו'</w:t>
      </w:r>
      <w:r w:rsidRPr="003625F4">
        <w:rPr>
          <w:rStyle w:val="affff8"/>
          <w:rtl/>
        </w:rPr>
        <w:t>;</w:t>
      </w:r>
    </w:p>
    <w:p w14:paraId="4146D5FC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ומטרח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בשמעתא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ביחד עם רבנן </w:t>
      </w:r>
      <w:r w:rsidRPr="006F178A">
        <w:rPr>
          <w:rtl/>
        </w:rPr>
        <w:t>–</w:t>
      </w:r>
      <w:r w:rsidRPr="00BF76B8">
        <w:rPr>
          <w:rStyle w:val="affff8"/>
          <w:rFonts w:hint="cs"/>
          <w:rtl/>
        </w:rPr>
        <w:t>'ידיו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רב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לו'</w:t>
      </w:r>
      <w:r w:rsidRPr="006F178A">
        <w:rPr>
          <w:rtl/>
        </w:rPr>
        <w:t>;</w:t>
      </w:r>
    </w:p>
    <w:p w14:paraId="558BFF95" w14:textId="010A129D" w:rsidR="00B93B58" w:rsidRPr="006F178A" w:rsidRDefault="00B93B58" w:rsidP="00B6264B">
      <w:pPr>
        <w:spacing w:after="60"/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</w:t>
      </w:r>
      <w:r w:rsidR="00E22A54">
        <w:rPr>
          <w:rFonts w:hint="cs"/>
          <w:rtl/>
        </w:rPr>
        <w:t>לקא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דהילכתא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-</w:t>
      </w:r>
      <w:r w:rsidRPr="003625F4">
        <w:rPr>
          <w:rStyle w:val="affff8"/>
          <w:rFonts w:hint="cs"/>
          <w:rtl/>
        </w:rPr>
        <w:t xml:space="preserve"> 'ועזר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מצריו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תהיה</w:t>
      </w:r>
      <w:r w:rsidRPr="003625F4">
        <w:rPr>
          <w:rStyle w:val="affff8"/>
          <w:rtl/>
        </w:rPr>
        <w:t>'.</w:t>
      </w:r>
    </w:p>
    <w:p w14:paraId="6CE380B5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יהודה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שהוד</w:t>
      </w:r>
      <w:r w:rsidR="00D90394" w:rsidRPr="00F07A5B">
        <w:rPr>
          <w:rFonts w:hint="cs"/>
          <w:rtl/>
        </w:rPr>
        <w:t>ה</w:t>
      </w:r>
      <w:r w:rsidR="00F07A5B" w:rsidRPr="00F07A5B">
        <w:rPr>
          <w:rtl/>
        </w:rPr>
        <w:t>:</w:t>
      </w:r>
    </w:p>
    <w:p w14:paraId="11C01DF5" w14:textId="081D7378" w:rsidR="00BF76B8" w:rsidRDefault="00B93B58" w:rsidP="00B93B58">
      <w:pPr>
        <w:rPr>
          <w:rtl/>
        </w:rPr>
      </w:pPr>
      <w:r w:rsidRPr="00D454EC">
        <w:rPr>
          <w:rFonts w:hint="eastAsia"/>
          <w:rtl/>
        </w:rPr>
        <w:t>שלא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תישרף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תמר</w:t>
      </w:r>
      <w:r w:rsidRPr="00D454EC">
        <w:rPr>
          <w:rtl/>
        </w:rPr>
        <w:t xml:space="preserve">, </w:t>
      </w:r>
    </w:p>
    <w:p w14:paraId="5F14477B" w14:textId="77777777" w:rsidR="00F07A5B" w:rsidRPr="00F07A5B" w:rsidRDefault="00B93B58" w:rsidP="00D90394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ראובן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שהודה</w:t>
      </w:r>
      <w:r w:rsidR="00F07A5B" w:rsidRPr="00F07A5B">
        <w:rPr>
          <w:rtl/>
        </w:rPr>
        <w:t>:</w:t>
      </w:r>
    </w:p>
    <w:p w14:paraId="76D8EB90" w14:textId="6ECD8FD8" w:rsidR="00B93B58" w:rsidRPr="00BF76B8" w:rsidRDefault="00B93B58" w:rsidP="00B93B58">
      <w:pPr>
        <w:rPr>
          <w:rStyle w:val="afffff2"/>
          <w:rtl/>
        </w:rPr>
      </w:pPr>
      <w:r w:rsidRPr="00D454EC">
        <w:rPr>
          <w:rFonts w:hint="eastAsia"/>
          <w:rtl/>
        </w:rPr>
        <w:t>שלא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יחשדו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אחיו</w:t>
      </w:r>
      <w:r w:rsidRPr="00D454EC">
        <w:rPr>
          <w:rtl/>
        </w:rPr>
        <w:t xml:space="preserve"> </w:t>
      </w:r>
      <w:r w:rsidRPr="00BF76B8">
        <w:rPr>
          <w:rStyle w:val="afffff2"/>
          <w:rtl/>
        </w:rPr>
        <w:t xml:space="preserve">ולא </w:t>
      </w:r>
      <w:r w:rsidRPr="00BF76B8">
        <w:rPr>
          <w:rStyle w:val="afffff2"/>
          <w:rFonts w:hint="eastAsia"/>
          <w:rtl/>
        </w:rPr>
        <w:t>שהיה</w:t>
      </w:r>
      <w:r w:rsidRPr="00BF76B8">
        <w:rPr>
          <w:rStyle w:val="afffff2"/>
          <w:rtl/>
        </w:rPr>
        <w:t xml:space="preserve"> </w:t>
      </w:r>
      <w:r w:rsidRPr="00BF76B8">
        <w:rPr>
          <w:rStyle w:val="afffff2"/>
          <w:rFonts w:hint="eastAsia"/>
          <w:rtl/>
        </w:rPr>
        <w:t>חצוף</w:t>
      </w:r>
      <w:r w:rsidRPr="00BF76B8">
        <w:rPr>
          <w:rStyle w:val="afffff2"/>
          <w:rtl/>
        </w:rPr>
        <w:t xml:space="preserve"> </w:t>
      </w:r>
      <w:r w:rsidRPr="00BF76B8">
        <w:rPr>
          <w:rStyle w:val="afffff2"/>
          <w:rFonts w:hint="eastAsia"/>
          <w:rtl/>
        </w:rPr>
        <w:t>לפרט</w:t>
      </w:r>
      <w:r w:rsidRPr="00BF76B8">
        <w:rPr>
          <w:rStyle w:val="afffff2"/>
          <w:rtl/>
        </w:rPr>
        <w:t xml:space="preserve"> </w:t>
      </w:r>
      <w:r w:rsidRPr="00BF76B8">
        <w:rPr>
          <w:rStyle w:val="afffff2"/>
          <w:rFonts w:hint="eastAsia"/>
          <w:rtl/>
        </w:rPr>
        <w:t>חטאיו</w:t>
      </w:r>
      <w:r w:rsidR="00BF76B8">
        <w:rPr>
          <w:rStyle w:val="afffff2"/>
          <w:rFonts w:hint="cs"/>
          <w:rtl/>
        </w:rPr>
        <w:t>.</w:t>
      </w:r>
    </w:p>
    <w:p w14:paraId="7AD1FDDA" w14:textId="6156B136" w:rsidR="00B93B58" w:rsidRPr="006F178A" w:rsidRDefault="00E4644A" w:rsidP="00E4644A">
      <w:pPr>
        <w:pStyle w:val="affff5"/>
        <w:rPr>
          <w:del w:id="90038" w:author="מנוע עיצוב" w:date="2026-10-08T11:01:28Z"/>
          <w:rtl/>
        </w:rPr>
      </w:pPr>
      <w:del w:id="90037" w:author="מנוע עיצוב" w:date="2026-10-08T11:01:28Z">
        <w:r>
          <w:rPr>
            <w:rtl/>
          </w:rPr>
          <w:delText xml:space="preserve">****</w:delText>
        </w:r>
      </w:del>
    </w:p>
    <w:p w14:paraId="7AE9285E" w14:textId="359ECB17" w:rsidR="00B93B58" w:rsidRPr="006F178A" w:rsidRDefault="00B93B58" w:rsidP="00D90394">
      <w:pPr>
        <w:pStyle w:val="afffd"/>
        <w:rPr>
          <w:rtl/>
        </w:rPr>
      </w:pPr>
      <w:ins w:id="9810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  <w:r w:rsidR="00D90394">
        <w:rPr>
          <w:rFonts w:hint="cs"/>
          <w:rtl/>
        </w:rPr>
        <w:t xml:space="preserve"> - </w:t>
      </w:r>
      <w:r w:rsidRPr="006F178A">
        <w:rPr>
          <w:rFonts w:hint="cs"/>
          <w:rtl/>
        </w:rPr>
        <w:t>ש</w:t>
      </w:r>
      <w:r w:rsidRPr="006F178A">
        <w:rPr>
          <w:rtl/>
        </w:rPr>
        <w:t>"</w:t>
      </w:r>
      <w:r w:rsidRPr="006F178A">
        <w:rPr>
          <w:rFonts w:hint="cs"/>
          <w:rtl/>
        </w:rPr>
        <w:t>מ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כותבין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שובר</w:t>
      </w:r>
      <w:r w:rsidRPr="006F178A">
        <w:rPr>
          <w:rtl/>
        </w:rPr>
        <w:t>!</w:t>
      </w:r>
    </w:p>
    <w:p w14:paraId="330347AA" w14:textId="30F1674B" w:rsidR="00F07A5B" w:rsidRPr="00F07A5B" w:rsidRDefault="00B6264B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Pr="00F07A5B">
        <w:rPr>
          <w:rtl/>
        </w:rPr>
        <w:tab/>
      </w:r>
      <w:r w:rsidRPr="00F07A5B">
        <w:rPr>
          <w:rFonts w:hint="cs"/>
          <w:rtl/>
        </w:rPr>
        <w:t xml:space="preserve">  </w:t>
      </w:r>
      <w:r w:rsidR="00B93B58"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5DBEA2EB" w14:textId="280716D2" w:rsidR="00B93B58" w:rsidRPr="006F178A" w:rsidRDefault="00B93B58" w:rsidP="00B93B58">
      <w:pPr>
        <w:rPr>
          <w:rtl/>
        </w:rPr>
      </w:pPr>
      <w:r w:rsidRPr="00BF76B8">
        <w:rPr>
          <w:rStyle w:val="affffc"/>
          <w:rFonts w:hint="cs"/>
          <w:rtl/>
        </w:rPr>
        <w:t>תני</w:t>
      </w:r>
      <w:r w:rsidRPr="00BF76B8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313C3F">
        <w:rPr>
          <w:rFonts w:cs="BA Vilna Bold" w:hint="cs"/>
          <w:rtl/>
        </w:rPr>
        <w:t>מקרעת</w:t>
      </w:r>
      <w:r w:rsidRPr="006F178A">
        <w:rPr>
          <w:rtl/>
        </w:rPr>
        <w:t>.</w:t>
      </w:r>
    </w:p>
    <w:p w14:paraId="16211624" w14:textId="0650B1D9" w:rsidR="00F07A5B" w:rsidRPr="00F07A5B" w:rsidRDefault="00B93B58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 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757D0C7A" w14:textId="1FE1024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והא</w:t>
      </w:r>
      <w:r w:rsidRPr="006F178A">
        <w:rPr>
          <w:rtl/>
        </w:rPr>
        <w:t xml:space="preserve"> </w:t>
      </w:r>
      <w:r w:rsidR="00B6264B">
        <w:rPr>
          <w:rFonts w:hint="cs"/>
          <w:rtl/>
        </w:rPr>
        <w:t xml:space="preserve">תני </w:t>
      </w:r>
      <w:r w:rsidRPr="00313C3F">
        <w:rPr>
          <w:rFonts w:cs="BA Vilna Bold" w:hint="cs"/>
          <w:rtl/>
        </w:rPr>
        <w:t>שוברת</w:t>
      </w:r>
      <w:r w:rsidRPr="006F178A">
        <w:rPr>
          <w:rFonts w:hint="cs"/>
          <w:rtl/>
        </w:rPr>
        <w:t>- אלא  במקום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עסקינן</w:t>
      </w:r>
      <w:r w:rsidRPr="006F178A">
        <w:rPr>
          <w:rtl/>
        </w:rPr>
        <w:t>.</w:t>
      </w:r>
    </w:p>
    <w:bookmarkEnd w:id="0"/>
    <w:p w14:paraId="59F7EBF5" w14:textId="5734DF56" w:rsidR="00E06D11" w:rsidRPr="00181B70" w:rsidRDefault="00E4644A" w:rsidP="00E4644A">
      <w:pPr>
        <w:pStyle w:val="affff5"/>
        <w:rPr>
          <w:del w:id="90040" w:author="מנוע עיצוב" w:date="2026-10-08T11:01:28Z"/>
        </w:rPr>
      </w:pPr>
      <w:del w:id="90039" w:author="מנוע עיצוב" w:date="2026-10-08T11:01:28Z">
        <w:r>
          <w:rPr>
            <w:rtl/>
          </w:rPr>
          <w:delText xml:space="preserve">****</w:delText>
        </w:r>
      </w:del>
    </w:p>
    <w:p w14:paraId="1BF9BFE1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ח.</w:t>
      </w:r>
    </w:p>
    <w:p w14:paraId="5742DD6C" w14:textId="77777777" w:rsidR="00B93B58" w:rsidRPr="006F178A" w:rsidRDefault="00B93B58" w:rsidP="005670C9">
      <w:pPr>
        <w:pStyle w:val="afffd"/>
        <w:rPr>
          <w:rtl/>
        </w:rPr>
      </w:pPr>
      <w:ins w:id="9811" w:author="מספור קטעי משנה" w:date="2026-10-06T06:45:52Z">
        <w:r>
          <w:rPr>
            <w:rStyle w:val="MisparKeta"/>
          </w:rPr>
          <w:t xml:space="preserve">א. </w:t>
        </w:r>
      </w:ins>
      <w:bookmarkStart w:id="1" w:name="_Hlk131547865"/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לשערי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מזרח</w:t>
      </w:r>
      <w:r w:rsidRPr="006F178A">
        <w:rPr>
          <w:rtl/>
        </w:rPr>
        <w:t>.</w:t>
      </w:r>
    </w:p>
    <w:p w14:paraId="5AE6EFF1" w14:textId="77777777" w:rsidR="00F07A5B" w:rsidRPr="00F07A5B" w:rsidRDefault="00E06D11" w:rsidP="00E06D1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והטעם</w:t>
      </w:r>
      <w:r w:rsidR="00F07A5B" w:rsidRPr="00F07A5B">
        <w:rPr>
          <w:rtl/>
        </w:rPr>
        <w:t>:</w:t>
      </w:r>
    </w:p>
    <w:p w14:paraId="77933803" w14:textId="0E5B2D56" w:rsidR="00ED0D36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דמעלים אותה ומורידים אותה כדי לייגעה</w:t>
      </w:r>
      <w:r w:rsidR="00ED0D36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713CDA03" w14:textId="48C10F27" w:rsidR="00F07A5B" w:rsidRPr="00F07A5B" w:rsidRDefault="00B93B58" w:rsidP="00ED0D3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 רשב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3B356B66" w14:textId="688FD720" w:rsidR="00B93B58" w:rsidRPr="006F178A" w:rsidRDefault="00BF76B8" w:rsidP="00B93B58">
      <w:pPr>
        <w:rPr>
          <w:rtl/>
        </w:rPr>
      </w:pPr>
      <w:r>
        <w:rPr>
          <w:rFonts w:hint="cs"/>
          <w:rtl/>
        </w:rPr>
        <w:t>ב''ד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מסיעין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העדים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ממקום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למקום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שתטרף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דעתן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עליהן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ויחזרו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בהן</w:t>
      </w:r>
      <w:r w:rsidR="00B93B58" w:rsidRPr="006F178A">
        <w:rPr>
          <w:rtl/>
        </w:rPr>
        <w:t>.</w:t>
      </w:r>
    </w:p>
    <w:p w14:paraId="0B6608DE" w14:textId="28F0E80B" w:rsidR="00B93B58" w:rsidRPr="006F178A" w:rsidRDefault="00E4644A" w:rsidP="00E4644A">
      <w:pPr>
        <w:pStyle w:val="affff5"/>
        <w:rPr>
          <w:del w:id="90042" w:author="מנוע עיצוב" w:date="2026-10-08T11:01:28Z"/>
        </w:rPr>
      </w:pPr>
      <w:del w:id="90041" w:author="מנוע עיצוב" w:date="2026-10-08T11:01:28Z">
        <w:r>
          <w:rPr>
            <w:rtl/>
          </w:rPr>
          <w:delText xml:space="preserve">****</w:delText>
        </w:r>
      </w:del>
    </w:p>
    <w:p w14:paraId="646ED3D6" w14:textId="77777777" w:rsidR="00B93B58" w:rsidRPr="006F178A" w:rsidRDefault="00B93B58" w:rsidP="005670C9">
      <w:pPr>
        <w:pStyle w:val="afffd"/>
        <w:rPr>
          <w:rtl/>
        </w:rPr>
      </w:pPr>
      <w:ins w:id="9812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ששם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הסוטות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68339219" w14:textId="12CE4E2A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סוטות</w:t>
      </w:r>
      <w:r w:rsidR="00F07A5B" w:rsidRPr="00F07A5B">
        <w:rPr>
          <w:rFonts w:hint="cs"/>
          <w:rtl/>
        </w:rPr>
        <w:t>:</w:t>
      </w:r>
    </w:p>
    <w:p w14:paraId="03EA6ECE" w14:textId="46849ACD" w:rsidR="00BF76B8" w:rsidRDefault="00B93B58" w:rsidP="00B93B58">
      <w:pPr>
        <w:rPr>
          <w:rtl/>
        </w:rPr>
      </w:pPr>
      <w:r w:rsidRPr="00BF76B8">
        <w:rPr>
          <w:rStyle w:val="affff8"/>
          <w:rFonts w:hint="cs"/>
          <w:rtl/>
        </w:rPr>
        <w:t>'והעמיד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הכהן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את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האשה</w:t>
      </w:r>
      <w:r w:rsidRPr="00BF76B8">
        <w:rPr>
          <w:rStyle w:val="affff8"/>
          <w:rtl/>
        </w:rPr>
        <w:t xml:space="preserve"> </w:t>
      </w:r>
      <w:r w:rsidRPr="00BF76B8">
        <w:rPr>
          <w:rStyle w:val="affff8"/>
          <w:rFonts w:hint="cs"/>
          <w:rtl/>
        </w:rPr>
        <w:t>לפני</w:t>
      </w:r>
      <w:r w:rsidRPr="00BF76B8">
        <w:rPr>
          <w:rStyle w:val="affff8"/>
          <w:rtl/>
        </w:rPr>
        <w:t xml:space="preserve"> ה',</w:t>
      </w:r>
      <w:r w:rsidRPr="006F178A">
        <w:rPr>
          <w:rtl/>
        </w:rPr>
        <w:t xml:space="preserve"> </w:t>
      </w:r>
    </w:p>
    <w:p w14:paraId="39429B92" w14:textId="77777777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מצורעי</w:t>
      </w:r>
      <w:r w:rsidR="007C3753" w:rsidRPr="00F07A5B">
        <w:rPr>
          <w:rFonts w:hint="cs"/>
          <w:rtl/>
        </w:rPr>
        <w:t>ן</w:t>
      </w:r>
      <w:r w:rsidR="00F07A5B" w:rsidRPr="00F07A5B">
        <w:rPr>
          <w:rtl/>
        </w:rPr>
        <w:t>:</w:t>
      </w:r>
    </w:p>
    <w:p w14:paraId="0AC19283" w14:textId="1D78AAF1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'והעמיד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הכהן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המטהר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623A4FE7" w14:textId="77777777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יולדת</w:t>
      </w:r>
      <w:r w:rsidR="00F07A5B" w:rsidRPr="00F07A5B">
        <w:rPr>
          <w:rtl/>
        </w:rPr>
        <w:t>:</w:t>
      </w:r>
    </w:p>
    <w:p w14:paraId="3F1E4FEE" w14:textId="4B56F679" w:rsidR="00B93B58" w:rsidRPr="006F178A" w:rsidRDefault="00BF76B8" w:rsidP="00B93B58">
      <w:pPr>
        <w:rPr>
          <w:rtl/>
        </w:rPr>
      </w:pPr>
      <w:r>
        <w:rPr>
          <w:rFonts w:hint="cs"/>
          <w:rtl/>
        </w:rPr>
        <w:t xml:space="preserve">שעומדת על </w:t>
      </w:r>
      <w:r w:rsidR="007C3753">
        <w:rPr>
          <w:rFonts w:hint="cs"/>
          <w:rtl/>
        </w:rPr>
        <w:t>ה</w:t>
      </w:r>
      <w:r>
        <w:rPr>
          <w:rFonts w:hint="cs"/>
          <w:rtl/>
        </w:rPr>
        <w:t>קרבן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דאין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קרבנו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אדם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אא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כ עומד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</w:t>
      </w:r>
      <w:r w:rsidR="007C3753">
        <w:rPr>
          <w:rFonts w:hint="cs"/>
          <w:rtl/>
        </w:rPr>
        <w:t>"ג</w:t>
      </w:r>
      <w:r w:rsidR="00B93B58" w:rsidRPr="006F178A">
        <w:rPr>
          <w:rtl/>
        </w:rPr>
        <w:t xml:space="preserve">, </w:t>
      </w:r>
    </w:p>
    <w:p w14:paraId="28D6107B" w14:textId="77777777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וזבין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וזבו</w:t>
      </w:r>
      <w:r w:rsidR="007C3753" w:rsidRPr="00F07A5B">
        <w:rPr>
          <w:rFonts w:hint="cs"/>
          <w:rtl/>
        </w:rPr>
        <w:t>ת</w:t>
      </w:r>
      <w:r w:rsidR="00F07A5B" w:rsidRPr="00F07A5B">
        <w:rPr>
          <w:rtl/>
        </w:rPr>
        <w:t>:</w:t>
      </w:r>
    </w:p>
    <w:p w14:paraId="08ED3AFA" w14:textId="721849D9" w:rsidR="00B93B58" w:rsidRPr="006F178A" w:rsidRDefault="00BF76B8" w:rsidP="00BF76B8">
      <w:pPr>
        <w:spacing w:after="60"/>
        <w:rPr>
          <w:rtl/>
        </w:rPr>
      </w:pPr>
      <w:r>
        <w:rPr>
          <w:rFonts w:hint="cs"/>
          <w:rtl/>
        </w:rPr>
        <w:t>גם</w:t>
      </w:r>
      <w:r w:rsidR="00B93B58" w:rsidRPr="006F178A">
        <w:rPr>
          <w:rFonts w:hint="cs"/>
          <w:rtl/>
        </w:rPr>
        <w:t xml:space="preserve"> וה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נ</w:t>
      </w:r>
      <w:r w:rsidR="00B93B58" w:rsidRPr="006F178A">
        <w:rPr>
          <w:rtl/>
        </w:rPr>
        <w:t>,</w:t>
      </w:r>
      <w:r>
        <w:rPr>
          <w:rFonts w:hint="cs"/>
          <w:rtl/>
        </w:rPr>
        <w:t xml:space="preserve">- 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ותנא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חדא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מינייהו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נקט</w:t>
      </w:r>
      <w:r w:rsidR="00B93B58" w:rsidRPr="006F178A">
        <w:rPr>
          <w:rtl/>
        </w:rPr>
        <w:t>.</w:t>
      </w:r>
    </w:p>
    <w:p w14:paraId="20AC8569" w14:textId="0A8508C1" w:rsidR="00F07A5B" w:rsidRPr="00F07A5B" w:rsidRDefault="00B93B58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Fonts w:hint="cs"/>
          <w:rtl/>
        </w:rPr>
        <w:t>:</w:t>
      </w:r>
    </w:p>
    <w:p w14:paraId="0FFC3050" w14:textId="374301E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בחבירתה</w:t>
      </w:r>
      <w:r w:rsidRPr="006F178A">
        <w:rPr>
          <w:rtl/>
        </w:rPr>
        <w:t>;</w:t>
      </w:r>
    </w:p>
    <w:p w14:paraId="7010C8FB" w14:textId="1873DAD0" w:rsidR="00F07A5B" w:rsidRPr="00F07A5B" w:rsidRDefault="00BF76B8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</w:t>
      </w:r>
      <w:r w:rsidR="00F07A5B" w:rsidRPr="00F07A5B">
        <w:rPr>
          <w:rtl/>
        </w:rPr>
        <w:t>:</w:t>
      </w:r>
    </w:p>
    <w:p w14:paraId="58D615F9" w14:textId="1586D11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7C3753">
        <w:rPr>
          <w:rStyle w:val="affffc"/>
          <w:rFonts w:hint="cs"/>
          <w:rtl/>
        </w:rPr>
        <w:t>אלא</w:t>
      </w:r>
      <w:r w:rsidRPr="007C3753">
        <w:rPr>
          <w:rStyle w:val="affffc"/>
          <w:rtl/>
        </w:rPr>
        <w:t xml:space="preserve"> </w:t>
      </w:r>
      <w:r w:rsidRPr="007C3753">
        <w:rPr>
          <w:rStyle w:val="affffc"/>
          <w:rFonts w:hint="cs"/>
          <w:rtl/>
        </w:rPr>
        <w:t>אמר</w:t>
      </w:r>
      <w:r w:rsidRPr="007C3753">
        <w:rPr>
          <w:rStyle w:val="affffc"/>
          <w:rtl/>
        </w:rPr>
        <w:t xml:space="preserve"> </w:t>
      </w:r>
      <w:r w:rsidRPr="007C3753">
        <w:rPr>
          <w:rStyle w:val="affffc"/>
          <w:rFonts w:hint="cs"/>
          <w:rtl/>
        </w:rPr>
        <w:t>קרא</w:t>
      </w:r>
      <w:r w:rsidRPr="007C3753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'אותה</w:t>
      </w:r>
      <w:r w:rsidRPr="003625F4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לבדה</w:t>
      </w:r>
      <w:r w:rsidRPr="006F178A">
        <w:rPr>
          <w:rtl/>
        </w:rPr>
        <w:t>.</w:t>
      </w:r>
    </w:p>
    <w:p w14:paraId="14ED2364" w14:textId="62366DCE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ולת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Fonts w:hint="cs"/>
          <w:rtl/>
        </w:rPr>
        <w:t>:</w:t>
      </w:r>
    </w:p>
    <w:p w14:paraId="6827A8A4" w14:textId="4EFB2CA9" w:rsidR="00B93B58" w:rsidRPr="006F178A" w:rsidRDefault="00B93B58" w:rsidP="007C3753">
      <w:pPr>
        <w:spacing w:after="60"/>
        <w:rPr>
          <w:rtl/>
        </w:rPr>
      </w:pPr>
      <w:r w:rsidRPr="006F178A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'אותה</w:t>
      </w:r>
      <w:r w:rsidRPr="003625F4">
        <w:rPr>
          <w:rStyle w:val="affff8"/>
          <w:rtl/>
        </w:rPr>
        <w:t>'</w:t>
      </w:r>
      <w:r w:rsidRPr="003625F4">
        <w:rPr>
          <w:rStyle w:val="affff8"/>
          <w:rFonts w:hint="cs"/>
          <w:rtl/>
        </w:rPr>
        <w:t>-</w:t>
      </w:r>
      <w:r w:rsidRPr="006F178A">
        <w:rPr>
          <w:rFonts w:hint="cs"/>
          <w:rtl/>
        </w:rPr>
        <w:t xml:space="preserve"> </w:t>
      </w:r>
      <w:r w:rsidRPr="00BF76B8">
        <w:rPr>
          <w:rStyle w:val="affffc"/>
          <w:rFonts w:hint="cs"/>
          <w:rtl/>
        </w:rPr>
        <w:t>ר</w:t>
      </w:r>
      <w:r w:rsidRPr="00BF76B8">
        <w:rPr>
          <w:rStyle w:val="affffc"/>
          <w:rtl/>
        </w:rPr>
        <w:t>"</w:t>
      </w:r>
      <w:r w:rsidRPr="00BF76B8">
        <w:rPr>
          <w:rStyle w:val="affffc"/>
          <w:rFonts w:hint="cs"/>
          <w:rtl/>
        </w:rPr>
        <w:t xml:space="preserve">ש </w:t>
      </w:r>
      <w:r w:rsidR="00BF76B8">
        <w:rPr>
          <w:rFonts w:hint="cs"/>
          <w:rtl/>
        </w:rPr>
        <w:t>ד</w:t>
      </w:r>
      <w:r w:rsidRPr="006F178A">
        <w:rPr>
          <w:rFonts w:hint="cs"/>
          <w:rtl/>
        </w:rPr>
        <w:t>רש טעם דקרא 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בחבירתה</w:t>
      </w:r>
      <w:r w:rsidRPr="006F178A">
        <w:rPr>
          <w:rtl/>
        </w:rPr>
        <w:t>.</w:t>
      </w:r>
      <w:r w:rsidR="00BF76B8">
        <w:rPr>
          <w:rFonts w:hint="cs"/>
          <w:rtl/>
        </w:rPr>
        <w:t xml:space="preserve"> </w:t>
      </w:r>
      <w:r w:rsidR="00BF76B8" w:rsidRPr="00BF76B8">
        <w:rPr>
          <w:rStyle w:val="affffc"/>
          <w:rFonts w:hint="cs"/>
          <w:rtl/>
        </w:rPr>
        <w:t>נפק''מ</w:t>
      </w:r>
      <w:r w:rsidR="00BF76B8">
        <w:rPr>
          <w:rFonts w:hint="cs"/>
          <w:rtl/>
        </w:rPr>
        <w:t xml:space="preserve"> </w:t>
      </w:r>
      <w:r w:rsidRPr="006F178A">
        <w:rPr>
          <w:rFonts w:hint="cs"/>
          <w:rtl/>
        </w:rPr>
        <w:t>רותתת</w:t>
      </w:r>
      <w:r w:rsidRPr="006F178A">
        <w:rPr>
          <w:rtl/>
        </w:rPr>
        <w:t>.</w:t>
      </w:r>
    </w:p>
    <w:p w14:paraId="31CAF583" w14:textId="199ADCD6" w:rsidR="00F07A5B" w:rsidRPr="00F07A5B" w:rsidRDefault="00B93B58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547D81B4" w14:textId="68737E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מטהרין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מצורעין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רוצעין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חבילות</w:t>
      </w:r>
      <w:r w:rsidRPr="006F178A">
        <w:rPr>
          <w:rtl/>
        </w:rPr>
        <w:t>!</w:t>
      </w:r>
    </w:p>
    <w:p w14:paraId="02087DE8" w14:textId="77777777" w:rsidR="00F07A5B" w:rsidRPr="00F07A5B" w:rsidRDefault="00B93B58" w:rsidP="00BF76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 [ר</w:t>
      </w:r>
      <w:r w:rsidRPr="00F07A5B">
        <w:rPr>
          <w:rtl/>
        </w:rPr>
        <w:t>"</w:t>
      </w:r>
      <w:r w:rsidRPr="00F07A5B">
        <w:rPr>
          <w:rFonts w:hint="cs"/>
          <w:rtl/>
        </w:rPr>
        <w:t>כ]</w:t>
      </w:r>
      <w:r w:rsidR="00BF76B8" w:rsidRPr="00F07A5B">
        <w:rPr>
          <w:rFonts w:hint="cs"/>
          <w:rtl/>
        </w:rPr>
        <w:t>:</w:t>
      </w:r>
      <w:r w:rsidRPr="00F07A5B">
        <w:rPr>
          <w:rFonts w:hint="cs"/>
          <w:rtl/>
        </w:rPr>
        <w:t xml:space="preserve"> </w:t>
      </w:r>
      <w:r w:rsidR="00F07A5B" w:rsidRPr="00F07A5B">
        <w:rPr>
          <w:rtl/>
        </w:rPr>
        <w:t>:</w:t>
      </w:r>
    </w:p>
    <w:p w14:paraId="6DE5C655" w14:textId="523979F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כהנים</w:t>
      </w:r>
      <w:r w:rsidRPr="006F178A">
        <w:rPr>
          <w:rtl/>
        </w:rPr>
        <w:t>.</w:t>
      </w:r>
    </w:p>
    <w:p w14:paraId="22F692F5" w14:textId="2AC55BF0" w:rsidR="00B93B58" w:rsidRPr="006F178A" w:rsidRDefault="00E4644A" w:rsidP="00E4644A">
      <w:pPr>
        <w:pStyle w:val="affff5"/>
        <w:rPr>
          <w:del w:id="90044" w:author="מנוע עיצוב" w:date="2026-10-08T11:01:28Z"/>
        </w:rPr>
      </w:pPr>
      <w:del w:id="90043" w:author="מנוע עיצוב" w:date="2026-10-08T11:01:28Z">
        <w:r>
          <w:rPr>
            <w:rtl/>
          </w:rPr>
          <w:delText xml:space="preserve">****</w:delText>
        </w:r>
      </w:del>
    </w:p>
    <w:p w14:paraId="68708004" w14:textId="77777777" w:rsidR="00B93B58" w:rsidRPr="006F178A" w:rsidRDefault="00B93B58" w:rsidP="005670C9">
      <w:pPr>
        <w:pStyle w:val="afffd"/>
        <w:rPr>
          <w:rtl/>
        </w:rPr>
      </w:pPr>
      <w:ins w:id="9813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והכהן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אוחז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בבגדיה</w:t>
      </w:r>
      <w:r w:rsidRPr="006F178A">
        <w:rPr>
          <w:rtl/>
        </w:rPr>
        <w:t>.</w:t>
      </w:r>
    </w:p>
    <w:p w14:paraId="24564310" w14:textId="33CD152E" w:rsidR="00F07A5B" w:rsidRPr="00F07A5B" w:rsidRDefault="00B93B58" w:rsidP="00715591">
      <w:pPr>
        <w:pStyle w:val="36"/>
        <w:framePr w:wrap="notBeside"/>
        <w:rPr>
          <w:rtl/>
        </w:rPr>
      </w:pPr>
      <w:r w:rsidRPr="00F07A5B">
        <w:rPr>
          <w:rtl/>
        </w:rPr>
        <w:lastRenderedPageBreak/>
        <w:t>ת"ר</w:t>
      </w:r>
      <w:r w:rsidR="00F07A5B" w:rsidRPr="00F07A5B">
        <w:rPr>
          <w:rtl/>
        </w:rPr>
        <w:t>:</w:t>
      </w:r>
    </w:p>
    <w:p w14:paraId="3EEC1071" w14:textId="1AD2CEDA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'ופרע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ראש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האשה</w:t>
      </w:r>
      <w:r w:rsidRPr="003625F4">
        <w:rPr>
          <w:rStyle w:val="affff8"/>
          <w:rtl/>
        </w:rPr>
        <w:t xml:space="preserve">'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גופה</w:t>
      </w:r>
      <w:r w:rsidRPr="006F178A">
        <w:rPr>
          <w:rtl/>
        </w:rPr>
        <w:t xml:space="preserve"> </w:t>
      </w:r>
      <w:r w:rsidR="00715591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715591">
        <w:rPr>
          <w:rStyle w:val="affffc"/>
          <w:rFonts w:hint="cs"/>
          <w:rtl/>
        </w:rPr>
        <w:t>ת</w:t>
      </w:r>
      <w:r w:rsidRPr="00715591">
        <w:rPr>
          <w:rStyle w:val="affffc"/>
          <w:rtl/>
        </w:rPr>
        <w:t>"</w:t>
      </w:r>
      <w:r w:rsidRPr="00715591">
        <w:rPr>
          <w:rStyle w:val="affffc"/>
          <w:rFonts w:hint="cs"/>
          <w:rtl/>
        </w:rPr>
        <w:t>ל</w:t>
      </w:r>
      <w:r w:rsidRPr="00715591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'האשה</w:t>
      </w:r>
      <w:r w:rsidRPr="003625F4">
        <w:rPr>
          <w:rStyle w:val="affff8"/>
          <w:rtl/>
        </w:rPr>
        <w:t>';</w:t>
      </w:r>
    </w:p>
    <w:p w14:paraId="62FCC739" w14:textId="1C1FF764" w:rsidR="00F07A5B" w:rsidRPr="00F07A5B" w:rsidRDefault="00B93B58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013F839D" w14:textId="1C577A55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ד'ופרע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ראשה</w:t>
      </w:r>
      <w:r w:rsidRPr="003215F9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שערה</w:t>
      </w:r>
      <w:r w:rsidRPr="006F178A">
        <w:rPr>
          <w:rtl/>
        </w:rPr>
        <w:t>.</w:t>
      </w:r>
    </w:p>
    <w:p w14:paraId="7CA8D93A" w14:textId="67CE0B67" w:rsidR="00B93B58" w:rsidRPr="006F178A" w:rsidRDefault="00E4644A" w:rsidP="00E4644A">
      <w:pPr>
        <w:pStyle w:val="affff5"/>
        <w:rPr>
          <w:del w:id="90046" w:author="מנוע עיצוב" w:date="2026-10-08T11:01:28Z"/>
        </w:rPr>
      </w:pPr>
      <w:del w:id="90045" w:author="מנוע עיצוב" w:date="2026-10-08T11:01:28Z">
        <w:r>
          <w:rPr>
            <w:rtl/>
          </w:rPr>
          <w:delText xml:space="preserve">****</w:delText>
        </w:r>
      </w:del>
    </w:p>
    <w:p w14:paraId="74A272F0" w14:textId="77777777" w:rsidR="00B93B58" w:rsidRPr="006F178A" w:rsidRDefault="00B93B58" w:rsidP="005670C9">
      <w:pPr>
        <w:pStyle w:val="afffd"/>
        <w:rPr>
          <w:rtl/>
        </w:rPr>
      </w:pPr>
      <w:ins w:id="9814" w:author="מספור קטעי משנה" w:date="2026-10-06T06:45:52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ר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728C3837" w14:textId="0C511CD7" w:rsidR="00F07A5B" w:rsidRPr="00F07A5B" w:rsidRDefault="00B93B58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למימרא</w:t>
      </w:r>
      <w:r w:rsidR="00F07A5B" w:rsidRPr="00F07A5B">
        <w:rPr>
          <w:rFonts w:hint="cs"/>
          <w:rtl/>
        </w:rPr>
        <w:t>:</w:t>
      </w:r>
    </w:p>
    <w:p w14:paraId="506D668B" w14:textId="1673C654" w:rsidR="00715591" w:rsidRDefault="00B93B58" w:rsidP="00B93B58">
      <w:pPr>
        <w:rPr>
          <w:rStyle w:val="affffc"/>
          <w:rtl/>
        </w:rPr>
      </w:pPr>
      <w:r w:rsidRPr="00715591">
        <w:rPr>
          <w:rStyle w:val="affffc"/>
          <w:rFonts w:hint="cs"/>
          <w:rtl/>
        </w:rPr>
        <w:t>דר</w:t>
      </w:r>
      <w:r w:rsidRPr="00715591">
        <w:rPr>
          <w:rStyle w:val="affffc"/>
          <w:rtl/>
        </w:rPr>
        <w:t>"</w:t>
      </w:r>
      <w:r w:rsidRPr="00715591">
        <w:rPr>
          <w:rStyle w:val="affffc"/>
          <w:rFonts w:hint="cs"/>
          <w:rtl/>
        </w:rPr>
        <w:t>י</w:t>
      </w:r>
      <w:r w:rsidR="00715591">
        <w:rPr>
          <w:rStyle w:val="affffc"/>
          <w:rFonts w:hint="cs"/>
          <w:rtl/>
        </w:rPr>
        <w:t>:</w:t>
      </w:r>
      <w:r w:rsidRPr="00715591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חייש להרהור </w:t>
      </w:r>
      <w:r w:rsidRPr="00715591">
        <w:rPr>
          <w:rStyle w:val="affffc"/>
          <w:rFonts w:hint="cs"/>
          <w:rtl/>
        </w:rPr>
        <w:t>ורבנן</w:t>
      </w:r>
      <w:r w:rsidRPr="006F178A">
        <w:rPr>
          <w:rFonts w:hint="cs"/>
          <w:rtl/>
        </w:rPr>
        <w:t xml:space="preserve"> לא חיישי וא</w:t>
      </w:r>
      <w:r w:rsidR="00715591">
        <w:rPr>
          <w:rFonts w:hint="cs"/>
          <w:rtl/>
        </w:rPr>
        <w:t xml:space="preserve">ף דמשמע להיפך </w:t>
      </w:r>
    </w:p>
    <w:p w14:paraId="5298470D" w14:textId="190A45C6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7C3753" w:rsidRPr="00F07A5B">
        <w:rPr>
          <w:rFonts w:hint="cs"/>
          <w:rtl/>
        </w:rPr>
        <w:t xml:space="preserve"> לר''י</w:t>
      </w:r>
      <w:r w:rsidR="00F07A5B" w:rsidRPr="00F07A5B">
        <w:rPr>
          <w:rtl/>
        </w:rPr>
        <w:t>:</w:t>
      </w:r>
    </w:p>
    <w:p w14:paraId="17206A16" w14:textId="08557C90" w:rsidR="00B93B58" w:rsidRPr="006F178A" w:rsidRDefault="00B93B58" w:rsidP="00715591">
      <w:pPr>
        <w:rPr>
          <w:rtl/>
        </w:rPr>
      </w:pP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מכסין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מלפניו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והאשה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פרקים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מלאחריה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ערוה</w:t>
      </w:r>
      <w:r w:rsidR="00715591">
        <w:rPr>
          <w:rFonts w:hint="cs"/>
          <w:rtl/>
        </w:rPr>
        <w:t>.</w:t>
      </w:r>
    </w:p>
    <w:p w14:paraId="603E2710" w14:textId="7FB293E3" w:rsidR="00F07A5B" w:rsidRPr="00F07A5B" w:rsidRDefault="00B93B58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וחכ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51927C13" w14:textId="36EA940A" w:rsidR="00B93B58" w:rsidRPr="006F178A" w:rsidRDefault="00B93B58" w:rsidP="00715591">
      <w:pPr>
        <w:spacing w:after="60"/>
        <w:rPr>
          <w:rtl/>
        </w:rPr>
      </w:pP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נסקל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נסקלת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ערומה</w:t>
      </w:r>
      <w:r w:rsidRPr="006F178A">
        <w:rPr>
          <w:rtl/>
        </w:rPr>
        <w:t>!</w:t>
      </w:r>
    </w:p>
    <w:p w14:paraId="3FD7F7E2" w14:textId="3961D565" w:rsidR="00F07A5B" w:rsidRPr="00F07A5B" w:rsidRDefault="007C3753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eastAsia"/>
          <w:rtl/>
        </w:rPr>
        <w:t>רבה</w:t>
      </w:r>
      <w:r w:rsidR="00F07A5B" w:rsidRPr="00F07A5B">
        <w:rPr>
          <w:rtl/>
        </w:rPr>
        <w:t>:</w:t>
      </w:r>
    </w:p>
    <w:p w14:paraId="7BAEB393" w14:textId="46EFFACF" w:rsidR="00B93B58" w:rsidRPr="007C3753" w:rsidRDefault="00715591" w:rsidP="00B93B58">
      <w:pPr>
        <w:rPr>
          <w:spacing w:val="2"/>
          <w:rtl/>
        </w:rPr>
      </w:pPr>
      <w:r w:rsidRPr="007C3753">
        <w:rPr>
          <w:rStyle w:val="affffc"/>
          <w:rFonts w:hint="cs"/>
          <w:spacing w:val="2"/>
          <w:rtl/>
        </w:rPr>
        <w:t xml:space="preserve">כאן: </w:t>
      </w:r>
      <w:r w:rsidR="00B93B58" w:rsidRPr="007C3753">
        <w:rPr>
          <w:rFonts w:hint="eastAsia"/>
          <w:spacing w:val="2"/>
          <w:rtl/>
        </w:rPr>
        <w:t>שמא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תצא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מב</w:t>
      </w:r>
      <w:r w:rsidR="00B93B58" w:rsidRPr="007C3753">
        <w:rPr>
          <w:spacing w:val="2"/>
          <w:rtl/>
        </w:rPr>
        <w:t>"</w:t>
      </w:r>
      <w:r w:rsidR="00B93B58" w:rsidRPr="007C3753">
        <w:rPr>
          <w:rFonts w:hint="eastAsia"/>
          <w:spacing w:val="2"/>
          <w:rtl/>
        </w:rPr>
        <w:t>ד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זכאית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ויתגרו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בה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פרחי</w:t>
      </w:r>
      <w:r w:rsidR="00B93B58" w:rsidRPr="007C3753">
        <w:rPr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כהונה</w:t>
      </w:r>
      <w:r w:rsidR="00B93B58" w:rsidRPr="007C3753">
        <w:rPr>
          <w:spacing w:val="2"/>
          <w:rtl/>
        </w:rPr>
        <w:t>,</w:t>
      </w:r>
      <w:r w:rsidR="00B93B58" w:rsidRPr="007C3753">
        <w:rPr>
          <w:rStyle w:val="affffc"/>
          <w:spacing w:val="2"/>
          <w:rtl/>
        </w:rPr>
        <w:t xml:space="preserve"> </w:t>
      </w:r>
      <w:r w:rsidRPr="007C3753">
        <w:rPr>
          <w:rStyle w:val="affffc"/>
          <w:rFonts w:hint="cs"/>
          <w:spacing w:val="2"/>
          <w:rtl/>
        </w:rPr>
        <w:t>ש</w:t>
      </w:r>
      <w:r w:rsidR="00B93B58" w:rsidRPr="007C3753">
        <w:rPr>
          <w:rStyle w:val="affffc"/>
          <w:rFonts w:hint="eastAsia"/>
          <w:spacing w:val="2"/>
          <w:rtl/>
        </w:rPr>
        <w:t>ם</w:t>
      </w:r>
      <w:r w:rsidRPr="007C3753">
        <w:rPr>
          <w:rStyle w:val="affffc"/>
          <w:rFonts w:hint="cs"/>
          <w:spacing w:val="2"/>
          <w:rtl/>
        </w:rPr>
        <w:t>:</w:t>
      </w:r>
      <w:r w:rsidR="00B93B58" w:rsidRPr="007C3753">
        <w:rPr>
          <w:rStyle w:val="affffc"/>
          <w:spacing w:val="2"/>
          <w:rtl/>
        </w:rPr>
        <w:t xml:space="preserve"> </w:t>
      </w:r>
      <w:r w:rsidR="00B93B58" w:rsidRPr="007C3753">
        <w:rPr>
          <w:rFonts w:hint="eastAsia"/>
          <w:spacing w:val="2"/>
          <w:rtl/>
        </w:rPr>
        <w:t>הא</w:t>
      </w:r>
      <w:r w:rsidR="00E22A54">
        <w:rPr>
          <w:rFonts w:hint="cs"/>
          <w:spacing w:val="2"/>
          <w:rtl/>
        </w:rPr>
        <w:t xml:space="preserve"> מתה</w:t>
      </w:r>
      <w:r w:rsidR="00B93B58" w:rsidRPr="007C3753">
        <w:rPr>
          <w:spacing w:val="2"/>
          <w:rtl/>
        </w:rPr>
        <w:t>.</w:t>
      </w:r>
    </w:p>
    <w:p w14:paraId="5C45EE89" w14:textId="55A14DA6" w:rsidR="00715591" w:rsidRPr="00715591" w:rsidRDefault="00715591" w:rsidP="00B93B58">
      <w:pPr>
        <w:rPr>
          <w:rtl/>
        </w:rPr>
      </w:pPr>
      <w:r w:rsidRPr="00715591">
        <w:rPr>
          <w:rStyle w:val="affffc"/>
          <w:rFonts w:hint="cs"/>
          <w:rtl/>
        </w:rPr>
        <w:t xml:space="preserve">וא''ת </w:t>
      </w:r>
      <w:r w:rsidRPr="00715591">
        <w:rPr>
          <w:rFonts w:hint="cs"/>
          <w:rtl/>
        </w:rPr>
        <w:t xml:space="preserve">שיבואו </w:t>
      </w:r>
      <w:r w:rsidR="00B93B58" w:rsidRPr="00715591">
        <w:rPr>
          <w:rFonts w:hint="eastAsia"/>
          <w:rtl/>
        </w:rPr>
        <w:t>לאיגרויי</w:t>
      </w:r>
      <w:r w:rsidR="00B93B58" w:rsidRPr="00715591">
        <w:rPr>
          <w:rtl/>
        </w:rPr>
        <w:t xml:space="preserve"> </w:t>
      </w:r>
      <w:r w:rsidR="00B93B58" w:rsidRPr="00715591">
        <w:rPr>
          <w:rFonts w:hint="eastAsia"/>
          <w:rtl/>
        </w:rPr>
        <w:t>באחר</w:t>
      </w:r>
      <w:r w:rsidRPr="00715591">
        <w:rPr>
          <w:rFonts w:hint="cs"/>
          <w:rtl/>
        </w:rPr>
        <w:t>ת</w:t>
      </w:r>
    </w:p>
    <w:p w14:paraId="782C03F6" w14:textId="11B4B30F" w:rsidR="00B93B58" w:rsidRPr="00225FF9" w:rsidRDefault="00B93B58" w:rsidP="00B93B58">
      <w:pPr>
        <w:rPr>
          <w:spacing w:val="-6"/>
          <w:rtl/>
        </w:rPr>
      </w:pPr>
      <w:r w:rsidRPr="00715591">
        <w:rPr>
          <w:rStyle w:val="affffc"/>
          <w:rFonts w:hint="eastAsia"/>
          <w:rtl/>
        </w:rPr>
        <w:t>האמר</w:t>
      </w:r>
      <w:r w:rsidRPr="00715591">
        <w:rPr>
          <w:rStyle w:val="affffc"/>
          <w:rtl/>
        </w:rPr>
        <w:t xml:space="preserve"> </w:t>
      </w:r>
      <w:r w:rsidRPr="00715591">
        <w:rPr>
          <w:rStyle w:val="affffc"/>
          <w:rFonts w:hint="eastAsia"/>
          <w:rtl/>
        </w:rPr>
        <w:t>רבא</w:t>
      </w:r>
      <w:r w:rsidRPr="00715591">
        <w:rPr>
          <w:rStyle w:val="affffc"/>
          <w:rtl/>
        </w:rPr>
        <w:t xml:space="preserve">: </w:t>
      </w:r>
      <w:r w:rsidRPr="00715591">
        <w:rPr>
          <w:rFonts w:hint="eastAsia"/>
          <w:rtl/>
        </w:rPr>
        <w:t>גמירי</w:t>
      </w:r>
      <w:r w:rsidRPr="00715591">
        <w:rPr>
          <w:rtl/>
        </w:rPr>
        <w:t xml:space="preserve">, </w:t>
      </w:r>
      <w:r w:rsidRPr="00715591">
        <w:rPr>
          <w:rFonts w:hint="eastAsia"/>
          <w:rtl/>
        </w:rPr>
        <w:t>דאין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יצר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הרע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שולט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אלא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במה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שעיניו</w:t>
      </w:r>
      <w:r w:rsidRPr="00715591">
        <w:rPr>
          <w:rtl/>
        </w:rPr>
        <w:t xml:space="preserve"> </w:t>
      </w:r>
      <w:r w:rsidRPr="00715591">
        <w:rPr>
          <w:rFonts w:hint="eastAsia"/>
          <w:rtl/>
        </w:rPr>
        <w:t>רואות</w:t>
      </w:r>
      <w:r w:rsidRPr="00715591">
        <w:rPr>
          <w:rtl/>
        </w:rPr>
        <w:t>.</w:t>
      </w:r>
    </w:p>
    <w:p w14:paraId="4BA0F46B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ח:</w:t>
      </w:r>
    </w:p>
    <w:p w14:paraId="44F1BCB7" w14:textId="4B415005" w:rsidR="00F07A5B" w:rsidRPr="00F07A5B" w:rsidRDefault="007C3753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78CD970B" w14:textId="5B4D70EB" w:rsidR="00B93B58" w:rsidRPr="006F178A" w:rsidRDefault="00715591" w:rsidP="00B93B58">
      <w:pPr>
        <w:rPr>
          <w:rtl/>
        </w:rPr>
      </w:pPr>
      <w:r w:rsidRPr="007C3753">
        <w:rPr>
          <w:rStyle w:val="affffc"/>
          <w:rFonts w:hint="cs"/>
          <w:rtl/>
        </w:rPr>
        <w:t>ר''י אדר''י</w:t>
      </w:r>
      <w:r w:rsidR="00B93B58" w:rsidRPr="007C3753">
        <w:rPr>
          <w:rStyle w:val="affffc"/>
          <w:rtl/>
        </w:rPr>
        <w:t xml:space="preserve"> </w:t>
      </w:r>
      <w:r w:rsidR="00B93B58" w:rsidRPr="007C3753">
        <w:rPr>
          <w:rStyle w:val="affffc"/>
          <w:rFonts w:hint="cs"/>
          <w:rtl/>
        </w:rPr>
        <w:t>ל</w:t>
      </w:r>
      <w:r w:rsidR="00B93B58" w:rsidRPr="007C3753">
        <w:rPr>
          <w:rStyle w:val="affffc"/>
          <w:rtl/>
        </w:rPr>
        <w:t>"</w:t>
      </w:r>
      <w:r w:rsidR="00B93B58" w:rsidRPr="007C3753">
        <w:rPr>
          <w:rStyle w:val="affffc"/>
          <w:rFonts w:hint="cs"/>
          <w:rtl/>
        </w:rPr>
        <w:t>ק</w:t>
      </w:r>
      <w:r w:rsidR="00B93B58" w:rsidRPr="007C3753">
        <w:rPr>
          <w:rStyle w:val="affffc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כדשנין</w:t>
      </w:r>
      <w:r w:rsidR="00B93B58" w:rsidRPr="006F178A">
        <w:rPr>
          <w:rtl/>
        </w:rPr>
        <w:t>;</w:t>
      </w:r>
    </w:p>
    <w:p w14:paraId="0228699A" w14:textId="1ED8D856" w:rsidR="00B93B58" w:rsidRPr="007C3753" w:rsidRDefault="00B93B58" w:rsidP="00B93B58">
      <w:pPr>
        <w:rPr>
          <w:spacing w:val="0"/>
          <w:rtl/>
        </w:rPr>
      </w:pPr>
      <w:r w:rsidRPr="007C3753">
        <w:rPr>
          <w:rStyle w:val="affffc"/>
          <w:rFonts w:hint="cs"/>
          <w:spacing w:val="0"/>
          <w:rtl/>
        </w:rPr>
        <w:t>דרבנן</w:t>
      </w:r>
      <w:r w:rsidRPr="007C3753">
        <w:rPr>
          <w:rStyle w:val="affffc"/>
          <w:spacing w:val="0"/>
          <w:rtl/>
        </w:rPr>
        <w:t xml:space="preserve"> </w:t>
      </w:r>
      <w:r w:rsidRPr="007C3753">
        <w:rPr>
          <w:rStyle w:val="affffc"/>
          <w:rFonts w:hint="cs"/>
          <w:spacing w:val="0"/>
          <w:rtl/>
        </w:rPr>
        <w:t>אדרבנן</w:t>
      </w:r>
      <w:r w:rsidRPr="007C3753">
        <w:rPr>
          <w:rStyle w:val="affffc"/>
          <w:spacing w:val="0"/>
          <w:rtl/>
        </w:rPr>
        <w:t xml:space="preserve"> </w:t>
      </w:r>
      <w:r w:rsidR="00715591" w:rsidRPr="007C3753">
        <w:rPr>
          <w:rStyle w:val="affffc"/>
          <w:rFonts w:hint="cs"/>
          <w:spacing w:val="0"/>
          <w:rtl/>
        </w:rPr>
        <w:t>ל''ק</w:t>
      </w:r>
      <w:r w:rsidRPr="007C3753">
        <w:rPr>
          <w:rStyle w:val="affffc"/>
          <w:spacing w:val="0"/>
          <w:rtl/>
        </w:rPr>
        <w:t xml:space="preserve"> </w:t>
      </w:r>
      <w:r w:rsidR="00715591" w:rsidRPr="007C3753">
        <w:rPr>
          <w:rFonts w:hint="cs"/>
          <w:spacing w:val="0"/>
          <w:rtl/>
        </w:rPr>
        <w:t xml:space="preserve">הטעם </w:t>
      </w:r>
      <w:r w:rsidRPr="007C3753">
        <w:rPr>
          <w:rStyle w:val="affff8"/>
          <w:rFonts w:hint="cs"/>
          <w:spacing w:val="0"/>
          <w:rtl/>
        </w:rPr>
        <w:t>'ונוסרו</w:t>
      </w:r>
      <w:r w:rsidRPr="007C3753">
        <w:rPr>
          <w:rStyle w:val="affff8"/>
          <w:spacing w:val="0"/>
          <w:rtl/>
        </w:rPr>
        <w:t xml:space="preserve"> </w:t>
      </w:r>
      <w:r w:rsidRPr="007C3753">
        <w:rPr>
          <w:rStyle w:val="affff8"/>
          <w:rFonts w:hint="cs"/>
          <w:spacing w:val="0"/>
          <w:rtl/>
        </w:rPr>
        <w:t>כל</w:t>
      </w:r>
      <w:r w:rsidRPr="007C3753">
        <w:rPr>
          <w:rStyle w:val="affff8"/>
          <w:spacing w:val="0"/>
          <w:rtl/>
        </w:rPr>
        <w:t xml:space="preserve"> </w:t>
      </w:r>
      <w:r w:rsidRPr="007C3753">
        <w:rPr>
          <w:rStyle w:val="affff8"/>
          <w:rFonts w:hint="cs"/>
          <w:spacing w:val="0"/>
          <w:rtl/>
        </w:rPr>
        <w:t>הנשים'</w:t>
      </w:r>
      <w:r w:rsidRPr="007C3753">
        <w:rPr>
          <w:rStyle w:val="affff8"/>
          <w:spacing w:val="0"/>
          <w:rtl/>
        </w:rPr>
        <w:t>,</w:t>
      </w:r>
      <w:r w:rsidRPr="007C3753">
        <w:rPr>
          <w:rStyle w:val="affffc"/>
          <w:spacing w:val="0"/>
          <w:rtl/>
        </w:rPr>
        <w:t xml:space="preserve"> </w:t>
      </w:r>
      <w:r w:rsidR="00715591" w:rsidRPr="007C3753">
        <w:rPr>
          <w:rStyle w:val="affffc"/>
          <w:rFonts w:hint="cs"/>
          <w:spacing w:val="0"/>
          <w:rtl/>
        </w:rPr>
        <w:t>ש</w:t>
      </w:r>
      <w:r w:rsidRPr="007C3753">
        <w:rPr>
          <w:rStyle w:val="affffc"/>
          <w:rFonts w:hint="cs"/>
          <w:spacing w:val="0"/>
          <w:rtl/>
        </w:rPr>
        <w:t>ם</w:t>
      </w:r>
      <w:r w:rsidRPr="007C3753">
        <w:rPr>
          <w:rStyle w:val="affffc"/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אין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לך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ייסור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גדול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מזה</w:t>
      </w:r>
      <w:r w:rsidRPr="007C3753">
        <w:rPr>
          <w:spacing w:val="0"/>
          <w:rtl/>
        </w:rPr>
        <w:t>.</w:t>
      </w:r>
    </w:p>
    <w:p w14:paraId="6367DBEF" w14:textId="2C8E4BE3" w:rsidR="00B93B58" w:rsidRPr="007C3753" w:rsidRDefault="00B93B58" w:rsidP="00B93B58">
      <w:pPr>
        <w:rPr>
          <w:spacing w:val="0"/>
          <w:rtl/>
        </w:rPr>
      </w:pPr>
      <w:r w:rsidRPr="007C3753">
        <w:rPr>
          <w:rFonts w:hint="cs"/>
          <w:spacing w:val="0"/>
          <w:rtl/>
        </w:rPr>
        <w:t>וא</w:t>
      </w:r>
      <w:r w:rsidRPr="007C3753">
        <w:rPr>
          <w:spacing w:val="0"/>
          <w:rtl/>
        </w:rPr>
        <w:t>"</w:t>
      </w:r>
      <w:r w:rsidRPr="007C3753">
        <w:rPr>
          <w:rFonts w:hint="cs"/>
          <w:spacing w:val="0"/>
          <w:rtl/>
        </w:rPr>
        <w:t xml:space="preserve">א לעשות בו שנים </w:t>
      </w:r>
      <w:r w:rsidR="007C3753" w:rsidRPr="007C3753">
        <w:rPr>
          <w:rStyle w:val="affffc"/>
          <w:rFonts w:hint="cs"/>
          <w:spacing w:val="0"/>
          <w:rtl/>
        </w:rPr>
        <w:t>כ</w:t>
      </w:r>
      <w:r w:rsidRPr="007C3753">
        <w:rPr>
          <w:rStyle w:val="affffc"/>
          <w:rFonts w:hint="cs"/>
          <w:spacing w:val="0"/>
          <w:rtl/>
        </w:rPr>
        <w:t>רב</w:t>
      </w:r>
      <w:r w:rsidRPr="007C3753">
        <w:rPr>
          <w:rStyle w:val="affffc"/>
          <w:spacing w:val="0"/>
          <w:rtl/>
        </w:rPr>
        <w:t>"</w:t>
      </w:r>
      <w:r w:rsidRPr="007C3753">
        <w:rPr>
          <w:rStyle w:val="affffc"/>
          <w:rFonts w:hint="cs"/>
          <w:spacing w:val="0"/>
          <w:rtl/>
        </w:rPr>
        <w:t xml:space="preserve">א: </w:t>
      </w:r>
      <w:r w:rsidRPr="007C3753">
        <w:rPr>
          <w:rStyle w:val="affff8"/>
          <w:rFonts w:hint="cs"/>
          <w:spacing w:val="0"/>
          <w:rtl/>
        </w:rPr>
        <w:t>'ואהבת</w:t>
      </w:r>
      <w:r w:rsidRPr="007C3753">
        <w:rPr>
          <w:rStyle w:val="affff8"/>
          <w:spacing w:val="0"/>
          <w:rtl/>
        </w:rPr>
        <w:t xml:space="preserve"> </w:t>
      </w:r>
      <w:r w:rsidRPr="007C3753">
        <w:rPr>
          <w:rStyle w:val="affff8"/>
          <w:rFonts w:hint="cs"/>
          <w:spacing w:val="0"/>
          <w:rtl/>
        </w:rPr>
        <w:t>לרעך</w:t>
      </w:r>
      <w:r w:rsidRPr="007C3753">
        <w:rPr>
          <w:rStyle w:val="affff8"/>
          <w:spacing w:val="0"/>
          <w:rtl/>
        </w:rPr>
        <w:t xml:space="preserve"> </w:t>
      </w:r>
      <w:r w:rsidRPr="007C3753">
        <w:rPr>
          <w:rStyle w:val="affff8"/>
          <w:rFonts w:hint="cs"/>
          <w:spacing w:val="0"/>
          <w:rtl/>
        </w:rPr>
        <w:t>כמוך'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ברור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לו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מיתה</w:t>
      </w:r>
      <w:r w:rsidRPr="007C3753">
        <w:rPr>
          <w:spacing w:val="0"/>
          <w:rtl/>
        </w:rPr>
        <w:t xml:space="preserve"> </w:t>
      </w:r>
      <w:r w:rsidRPr="007C3753">
        <w:rPr>
          <w:rFonts w:hint="cs"/>
          <w:spacing w:val="0"/>
          <w:rtl/>
        </w:rPr>
        <w:t>יפה</w:t>
      </w:r>
      <w:r w:rsidRPr="007C3753">
        <w:rPr>
          <w:spacing w:val="0"/>
          <w:rtl/>
        </w:rPr>
        <w:t>.</w:t>
      </w:r>
    </w:p>
    <w:p w14:paraId="50134CD5" w14:textId="77777777" w:rsidR="00F07A5B" w:rsidRPr="00F07A5B" w:rsidRDefault="00B93B58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tl/>
        </w:rPr>
        <w:t>:</w:t>
      </w:r>
    </w:p>
    <w:p w14:paraId="226D595D" w14:textId="7C174B3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לאו תנאי היא</w:t>
      </w:r>
      <w:r w:rsidR="00715591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715591" w:rsidRPr="00715591">
        <w:rPr>
          <w:rStyle w:val="affffc"/>
          <w:rFonts w:hint="cs"/>
          <w:rtl/>
        </w:rPr>
        <w:t>וחלקו</w:t>
      </w:r>
      <w:r w:rsidRPr="00715591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אי בזיו</w:t>
      </w:r>
      <w:r w:rsidR="00715591">
        <w:rPr>
          <w:rFonts w:hint="cs"/>
          <w:rtl/>
        </w:rPr>
        <w:t>ן</w:t>
      </w:r>
      <w:r w:rsidRPr="006F178A">
        <w:rPr>
          <w:rFonts w:hint="cs"/>
          <w:rtl/>
        </w:rPr>
        <w:t xml:space="preserve"> עדיף מצער</w:t>
      </w:r>
      <w:r w:rsidR="00715591">
        <w:rPr>
          <w:rFonts w:hint="cs"/>
          <w:rtl/>
        </w:rPr>
        <w:t xml:space="preserve"> </w:t>
      </w:r>
      <w:r w:rsidRPr="006F178A">
        <w:rPr>
          <w:rFonts w:hint="cs"/>
          <w:rtl/>
        </w:rPr>
        <w:t>דגו</w:t>
      </w:r>
      <w:r w:rsidR="00715591">
        <w:rPr>
          <w:rFonts w:hint="cs"/>
          <w:rtl/>
        </w:rPr>
        <w:t>ף</w:t>
      </w:r>
      <w:r w:rsidRPr="006F178A">
        <w:rPr>
          <w:rFonts w:hint="cs"/>
          <w:rtl/>
        </w:rPr>
        <w:t xml:space="preserve"> או להיפך</w:t>
      </w:r>
      <w:r w:rsidR="00E22A54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580A00BA" w14:textId="00881F0F" w:rsidR="00B93B58" w:rsidRPr="006F178A" w:rsidRDefault="00E4644A" w:rsidP="00E4644A">
      <w:pPr>
        <w:pStyle w:val="affff5"/>
        <w:rPr>
          <w:del w:id="90048" w:author="מנוע עיצוב" w:date="2026-10-08T11:01:28Z"/>
        </w:rPr>
      </w:pPr>
      <w:del w:id="90047" w:author="מנוע עיצוב" w:date="2026-10-08T11:01:28Z">
        <w:r>
          <w:rPr>
            <w:rtl/>
          </w:rPr>
          <w:delText xml:space="preserve">****</w:delText>
        </w:r>
      </w:del>
    </w:p>
    <w:p w14:paraId="12CAC567" w14:textId="77777777" w:rsidR="00B93B58" w:rsidRPr="006F178A" w:rsidRDefault="00B93B58" w:rsidP="005670C9">
      <w:pPr>
        <w:pStyle w:val="afffd"/>
        <w:rPr>
          <w:rtl/>
        </w:rPr>
      </w:pPr>
      <w:ins w:id="9815" w:author="מספור קטעי משנה" w:date="2026-10-06T06:45:52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727D4BA4" w14:textId="747A48CD" w:rsidR="00F07A5B" w:rsidRPr="00F07A5B" w:rsidRDefault="00B93B58" w:rsidP="0071559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0803AE21" w14:textId="0F77657E" w:rsidR="00B93B58" w:rsidRPr="006F178A" w:rsidRDefault="00B93B58" w:rsidP="007C3753">
      <w:pPr>
        <w:spacing w:after="60"/>
        <w:rPr>
          <w:rtl/>
        </w:rPr>
      </w:pP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מכסין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מכוערים</w:t>
      </w:r>
      <w:r w:rsidRPr="006F178A">
        <w:rPr>
          <w:rtl/>
        </w:rPr>
        <w:t>.</w:t>
      </w:r>
    </w:p>
    <w:p w14:paraId="623A0317" w14:textId="6C833A9F" w:rsidR="00B93B58" w:rsidRPr="006F178A" w:rsidRDefault="00B93B58" w:rsidP="005670C9">
      <w:pPr>
        <w:pStyle w:val="afffd"/>
        <w:rPr>
          <w:rtl/>
        </w:rPr>
      </w:pPr>
      <w:ins w:id="9816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זהב</w:t>
      </w:r>
      <w:r w:rsidRPr="006F178A">
        <w:rPr>
          <w:rtl/>
        </w:rPr>
        <w:t xml:space="preserve"> </w:t>
      </w:r>
      <w:r w:rsidR="007C3753">
        <w:rPr>
          <w:rFonts w:hint="cs"/>
          <w:rtl/>
        </w:rPr>
        <w:t xml:space="preserve">מעבירין ממנה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649BBD66" w14:textId="77777777" w:rsidR="00F07A5B" w:rsidRPr="00F07A5B" w:rsidRDefault="007C3753" w:rsidP="007C375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דס''ד</w:t>
      </w:r>
      <w:r w:rsidR="00F07A5B" w:rsidRPr="00F07A5B">
        <w:rPr>
          <w:rtl/>
        </w:rPr>
        <w:t>:</w:t>
      </w:r>
    </w:p>
    <w:p w14:paraId="66958775" w14:textId="4BCBCD9C" w:rsidR="00B93B58" w:rsidRPr="007C3753" w:rsidRDefault="007C3753" w:rsidP="007C3753">
      <w:pPr>
        <w:spacing w:after="60"/>
        <w:rPr>
          <w:spacing w:val="0"/>
          <w:rtl/>
        </w:rPr>
      </w:pPr>
      <w:r w:rsidRPr="007C3753">
        <w:rPr>
          <w:rFonts w:hint="cs"/>
          <w:spacing w:val="0"/>
          <w:rtl/>
        </w:rPr>
        <w:t>שבזה יש לה יותר בזיון</w:t>
      </w:r>
      <w:r w:rsidR="00B93B58" w:rsidRPr="007C3753">
        <w:rPr>
          <w:spacing w:val="0"/>
          <w:rtl/>
        </w:rPr>
        <w:t>,</w:t>
      </w:r>
      <w:r w:rsidR="00B93B58" w:rsidRPr="007C3753">
        <w:rPr>
          <w:rStyle w:val="affffc"/>
          <w:spacing w:val="0"/>
          <w:rtl/>
        </w:rPr>
        <w:t xml:space="preserve"> </w:t>
      </w:r>
      <w:r w:rsidR="00B93B58" w:rsidRPr="007C3753">
        <w:rPr>
          <w:rStyle w:val="affffc"/>
          <w:rFonts w:hint="cs"/>
          <w:spacing w:val="0"/>
          <w:rtl/>
        </w:rPr>
        <w:t>כדאמרי</w:t>
      </w:r>
      <w:r w:rsidR="00B93B58" w:rsidRPr="007C3753">
        <w:rPr>
          <w:rStyle w:val="affffc"/>
          <w:spacing w:val="0"/>
          <w:rtl/>
        </w:rPr>
        <w:t xml:space="preserve"> </w:t>
      </w:r>
      <w:r w:rsidR="00B93B58" w:rsidRPr="007C3753">
        <w:rPr>
          <w:rStyle w:val="affffc"/>
          <w:rFonts w:hint="cs"/>
          <w:spacing w:val="0"/>
          <w:rtl/>
        </w:rPr>
        <w:t>אינשי</w:t>
      </w:r>
      <w:r w:rsidR="00B93B58" w:rsidRPr="007C3753">
        <w:rPr>
          <w:rStyle w:val="affffc"/>
          <w:spacing w:val="0"/>
          <w:rtl/>
        </w:rPr>
        <w:t>:</w:t>
      </w:r>
      <w:r w:rsidR="00B93B58" w:rsidRPr="007C3753">
        <w:rPr>
          <w:spacing w:val="0"/>
          <w:rtl/>
        </w:rPr>
        <w:t xml:space="preserve"> </w:t>
      </w:r>
      <w:r w:rsidR="00715591" w:rsidRPr="007C3753">
        <w:rPr>
          <w:rFonts w:hint="cs"/>
          <w:spacing w:val="0"/>
          <w:rtl/>
        </w:rPr>
        <w:t xml:space="preserve">כערום ההולך עם נעלים, </w:t>
      </w:r>
      <w:r w:rsidR="00B93B58" w:rsidRPr="007C3753">
        <w:rPr>
          <w:rFonts w:hint="cs"/>
          <w:spacing w:val="0"/>
          <w:rtl/>
        </w:rPr>
        <w:t>קמ</w:t>
      </w:r>
      <w:r w:rsidR="00B93B58" w:rsidRPr="007C3753">
        <w:rPr>
          <w:spacing w:val="0"/>
          <w:rtl/>
        </w:rPr>
        <w:t>"</w:t>
      </w:r>
      <w:r w:rsidR="00B93B58" w:rsidRPr="007C3753">
        <w:rPr>
          <w:rFonts w:hint="cs"/>
          <w:spacing w:val="0"/>
          <w:rtl/>
        </w:rPr>
        <w:t>ל</w:t>
      </w:r>
      <w:r w:rsidR="00B93B58" w:rsidRPr="007C3753">
        <w:rPr>
          <w:spacing w:val="0"/>
          <w:rtl/>
        </w:rPr>
        <w:t>.</w:t>
      </w:r>
    </w:p>
    <w:p w14:paraId="405F85BE" w14:textId="1E5E4B51" w:rsidR="00181B70" w:rsidRPr="00181B70" w:rsidRDefault="00181B70" w:rsidP="00181B70">
      <w:pPr>
        <w:spacing w:after="60"/>
        <w:jc w:val="center"/>
        <w:rPr>
          <w:del w:id="90050" w:author="מנוע עיצוב" w:date="2026-10-08T11:01:28Z"/>
          <w:rFonts w:ascii="BA • Vilna Light" w:hAnsi="BA • Vilna Light" w:cs="BA • Vilna Light"/>
          <w:color w:val="BF8F00" w:themeColor="accent4" w:themeShade="BF"/>
          <w:spacing w:val="2"/>
          <w:rtl/>
        </w:rPr>
      </w:pPr>
      <w:del w:id="90049" w:author="מנוע עיצוב" w:date="2026-10-08T11:01:28Z">
        <w:r w:rsidRPr="00F63824">
          <w:rPr>
            <w:rFonts w:ascii="BA • Vilna Light" w:hAnsi="BA • Vilna Light" w:cs="BA • Vilna Light" w:hint="cs"/>
            <w:color w:val="BF8F00" w:themeColor="accent4" w:themeShade="BF"/>
            <w:spacing w:val="2"/>
            <w:rtl/>
          </w:rPr>
          <w:delText xml:space="preserve">***</w:delText>
        </w:r>
      </w:del>
    </w:p>
    <w:p w14:paraId="24C98C37" w14:textId="68813873" w:rsidR="00B93B58" w:rsidRPr="006F178A" w:rsidRDefault="00B93B58" w:rsidP="00AF52B1">
      <w:pPr>
        <w:pStyle w:val="afffd"/>
        <w:rPr>
          <w:rtl/>
        </w:rPr>
      </w:pPr>
      <w:ins w:id="9817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חבל</w:t>
      </w:r>
      <w:r w:rsidRPr="006F178A">
        <w:rPr>
          <w:rtl/>
        </w:rPr>
        <w:t xml:space="preserve"> </w:t>
      </w:r>
      <w:r w:rsidR="007C3753">
        <w:rPr>
          <w:rFonts w:hint="cs"/>
          <w:rtl/>
        </w:rPr>
        <w:t xml:space="preserve">מצרי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7C223230" w14:textId="00E19F2A" w:rsidR="00AF52B1" w:rsidRDefault="00AF52B1" w:rsidP="006C7D1C">
      <w:pPr>
        <w:pStyle w:val="affffd"/>
        <w:rPr>
          <w:rtl/>
        </w:rPr>
      </w:pPr>
      <w:r>
        <w:rPr>
          <w:rFonts w:hint="cs"/>
          <w:rtl/>
        </w:rPr>
        <w:t xml:space="preserve">בעא ר''א מר''ה: </w:t>
      </w:r>
      <w:r w:rsidR="00B93B58" w:rsidRPr="006F178A">
        <w:rPr>
          <w:rFonts w:hint="cs"/>
          <w:rtl/>
        </w:rPr>
        <w:t>חבל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המצרי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שיעכב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בסוטה</w:t>
      </w:r>
      <w:r w:rsidR="00B93B58" w:rsidRPr="006F178A">
        <w:rPr>
          <w:rtl/>
        </w:rPr>
        <w:t>?</w:t>
      </w:r>
    </w:p>
    <w:p w14:paraId="6314DDB7" w14:textId="017EE4F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ישמטו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בגדיה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ובצלצול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סגי</w:t>
      </w:r>
      <w:r w:rsidRPr="006F178A">
        <w:rPr>
          <w:rtl/>
        </w:rPr>
        <w:t xml:space="preserve">, </w:t>
      </w:r>
    </w:p>
    <w:p w14:paraId="328A971D" w14:textId="1338CBD4" w:rsidR="00B93B58" w:rsidRPr="006F178A" w:rsidRDefault="00B93B58" w:rsidP="00AF52B1">
      <w:pPr>
        <w:rPr>
          <w:rtl/>
        </w:rPr>
      </w:pPr>
      <w:r w:rsidRPr="0059138D">
        <w:rPr>
          <w:rFonts w:cs="BA Vilna Bold" w:hint="cs"/>
          <w:rtl/>
        </w:rPr>
        <w:t>או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משום</w:t>
      </w:r>
      <w:r w:rsidRPr="006F178A">
        <w:rPr>
          <w:rtl/>
        </w:rPr>
        <w:t xml:space="preserve"> </w:t>
      </w:r>
      <w:r w:rsidR="00AF52B1">
        <w:rPr>
          <w:rFonts w:hint="cs"/>
          <w:rtl/>
        </w:rPr>
        <w:t xml:space="preserve">שהיא חגרה לו בצלצול.. לפיכך בחבל המצרי ומעכב </w:t>
      </w:r>
    </w:p>
    <w:p w14:paraId="21A7CF4D" w14:textId="6877F621" w:rsidR="00F07A5B" w:rsidRPr="00F07A5B" w:rsidRDefault="00B93B58" w:rsidP="00AF52B1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</w:t>
      </w:r>
      <w:r w:rsidRPr="00F07A5B">
        <w:rPr>
          <w:rtl/>
        </w:rPr>
        <w:t>"</w:t>
      </w:r>
      <w:r w:rsidRPr="00F07A5B">
        <w:rPr>
          <w:rFonts w:hint="eastAsia"/>
          <w:rtl/>
        </w:rPr>
        <w:t>ל</w:t>
      </w:r>
      <w:r w:rsidRPr="00F07A5B">
        <w:rPr>
          <w:rtl/>
        </w:rPr>
        <w:t xml:space="preserve">, </w:t>
      </w:r>
      <w:r w:rsidRPr="00F07A5B">
        <w:rPr>
          <w:rFonts w:hint="eastAsia"/>
          <w:rtl/>
        </w:rPr>
        <w:t>תניתוה</w:t>
      </w:r>
      <w:r w:rsidR="00F07A5B" w:rsidRPr="00F07A5B">
        <w:rPr>
          <w:rtl/>
        </w:rPr>
        <w:t>:</w:t>
      </w:r>
    </w:p>
    <w:p w14:paraId="09D40104" w14:textId="45BDE931" w:rsidR="00B93B58" w:rsidRPr="00AF52B1" w:rsidRDefault="00AF52B1" w:rsidP="00AF52B1">
      <w:pPr>
        <w:spacing w:after="60"/>
        <w:rPr>
          <w:rtl/>
        </w:rPr>
      </w:pPr>
      <w:r w:rsidRPr="00AF52B1">
        <w:rPr>
          <w:rFonts w:hint="cs"/>
          <w:rtl/>
        </w:rPr>
        <w:t>ש</w:t>
      </w:r>
      <w:r w:rsidR="00B93B58" w:rsidRPr="00AF52B1">
        <w:rPr>
          <w:rFonts w:hint="eastAsia"/>
          <w:rtl/>
        </w:rPr>
        <w:t>קושרו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למעלה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מדדיה</w:t>
      </w:r>
      <w:r w:rsidR="00B93B58" w:rsidRPr="00AF52B1">
        <w:rPr>
          <w:rtl/>
        </w:rPr>
        <w:t xml:space="preserve">, </w:t>
      </w:r>
      <w:r w:rsidR="00B93B58" w:rsidRPr="00AF52B1">
        <w:rPr>
          <w:rFonts w:hint="eastAsia"/>
          <w:rtl/>
        </w:rPr>
        <w:t>כדי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שלא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ישמטו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בגדיה</w:t>
      </w:r>
      <w:r w:rsidR="00B93B58" w:rsidRPr="00AF52B1">
        <w:rPr>
          <w:rtl/>
        </w:rPr>
        <w:t xml:space="preserve"> </w:t>
      </w:r>
      <w:r w:rsidR="00B93B58" w:rsidRPr="00AF52B1">
        <w:rPr>
          <w:rFonts w:hint="eastAsia"/>
          <w:rtl/>
        </w:rPr>
        <w:t>מעליה</w:t>
      </w:r>
      <w:r w:rsidR="00B93B58" w:rsidRPr="00AF52B1">
        <w:rPr>
          <w:rtl/>
        </w:rPr>
        <w:t>.</w:t>
      </w:r>
    </w:p>
    <w:p w14:paraId="6270AD4A" w14:textId="77777777" w:rsidR="00B93B58" w:rsidRPr="006F178A" w:rsidRDefault="00B93B58" w:rsidP="005670C9">
      <w:pPr>
        <w:pStyle w:val="afffd"/>
        <w:rPr>
          <w:rtl/>
        </w:rPr>
      </w:pPr>
      <w:ins w:id="9818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4D7A9E5B" w14:textId="39B82BF8" w:rsidR="00F07A5B" w:rsidRPr="00F07A5B" w:rsidRDefault="00B93B58" w:rsidP="00AF52B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</w:t>
      </w:r>
      <w:r w:rsidR="00F07A5B" w:rsidRPr="00F07A5B">
        <w:rPr>
          <w:rtl/>
        </w:rPr>
        <w:t>:</w:t>
      </w:r>
    </w:p>
    <w:p w14:paraId="17B4CD05" w14:textId="3DC86FE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תרגמה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>.</w:t>
      </w:r>
    </w:p>
    <w:p w14:paraId="1EA4146E" w14:textId="43694790" w:rsidR="00F07A5B" w:rsidRPr="00F07A5B" w:rsidRDefault="00AF52B1" w:rsidP="00AF52B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א'ל רבא</w:t>
      </w:r>
      <w:r w:rsidR="00F07A5B" w:rsidRPr="00F07A5B">
        <w:rPr>
          <w:rtl/>
        </w:rPr>
        <w:t>:</w:t>
      </w:r>
    </w:p>
    <w:p w14:paraId="0E2A0A31" w14:textId="7419D8EE" w:rsidR="00B93B58" w:rsidRPr="006F178A" w:rsidRDefault="00B93B58" w:rsidP="00B93B58">
      <w:pPr>
        <w:rPr>
          <w:rtl/>
        </w:rPr>
      </w:pPr>
      <w:r w:rsidRPr="00AF52B1">
        <w:rPr>
          <w:rStyle w:val="affffc"/>
          <w:rFonts w:hint="cs"/>
          <w:rtl/>
        </w:rPr>
        <w:t>והא</w:t>
      </w:r>
      <w:r w:rsidRPr="00AF52B1">
        <w:rPr>
          <w:rStyle w:val="affffc"/>
          <w:rtl/>
        </w:rPr>
        <w:t xml:space="preserve"> </w:t>
      </w:r>
      <w:r w:rsidR="00AF52B1" w:rsidRPr="00AF52B1">
        <w:rPr>
          <w:rStyle w:val="affffc"/>
          <w:rFonts w:hint="cs"/>
          <w:rtl/>
        </w:rPr>
        <w:t>תני</w:t>
      </w:r>
      <w:r w:rsidR="00AF52B1">
        <w:rPr>
          <w:rFonts w:hint="cs"/>
          <w:rtl/>
        </w:rPr>
        <w:t xml:space="preserve"> </w:t>
      </w:r>
      <w:r w:rsidRPr="00C76814">
        <w:rPr>
          <w:rFonts w:cs="BA Vilna Bold"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רואה</w:t>
      </w:r>
      <w:r w:rsidRPr="006F178A">
        <w:rPr>
          <w:rtl/>
        </w:rPr>
        <w:t>!</w:t>
      </w:r>
      <w:r w:rsidR="00AF52B1">
        <w:rPr>
          <w:rFonts w:hint="cs"/>
          <w:rtl/>
        </w:rPr>
        <w:t xml:space="preserve"> אלא ל''ש גברי או נשי </w:t>
      </w:r>
    </w:p>
    <w:p w14:paraId="0AE67D24" w14:textId="5646C5C5" w:rsidR="00B93B58" w:rsidRPr="00AF52B1" w:rsidRDefault="00B93B58" w:rsidP="00B93B58">
      <w:pPr>
        <w:rPr>
          <w:spacing w:val="0"/>
          <w:rtl/>
        </w:rPr>
      </w:pPr>
      <w:r w:rsidRPr="00AF52B1">
        <w:rPr>
          <w:rFonts w:cs="BA Vilna Bold" w:hint="cs"/>
          <w:spacing w:val="0"/>
          <w:rtl/>
        </w:rPr>
        <w:t>ונשים</w:t>
      </w:r>
      <w:r w:rsidRPr="00AF52B1">
        <w:rPr>
          <w:rFonts w:cs="BA Vilna Bold"/>
          <w:spacing w:val="0"/>
          <w:rtl/>
        </w:rPr>
        <w:t xml:space="preserve"> </w:t>
      </w:r>
      <w:r w:rsidRPr="00AF52B1">
        <w:rPr>
          <w:rFonts w:cs="BA Vilna Bold" w:hint="cs"/>
          <w:spacing w:val="0"/>
          <w:rtl/>
        </w:rPr>
        <w:t>חייבות</w:t>
      </w:r>
      <w:r w:rsidRPr="00AF52B1">
        <w:rPr>
          <w:rFonts w:cs="BA Vilna Bold"/>
          <w:spacing w:val="0"/>
          <w:rtl/>
        </w:rPr>
        <w:t xml:space="preserve"> </w:t>
      </w:r>
      <w:r w:rsidRPr="00AF52B1">
        <w:rPr>
          <w:rFonts w:cs="BA Vilna Bold" w:hint="cs"/>
          <w:spacing w:val="0"/>
          <w:rtl/>
        </w:rPr>
        <w:t>לראותה</w:t>
      </w:r>
      <w:r w:rsidRPr="00AF52B1">
        <w:rPr>
          <w:spacing w:val="0"/>
          <w:rtl/>
        </w:rPr>
        <w:t xml:space="preserve"> </w:t>
      </w:r>
      <w:r w:rsidR="00AF52B1" w:rsidRPr="00AF52B1">
        <w:rPr>
          <w:rStyle w:val="affff8"/>
          <w:rFonts w:hint="cs"/>
          <w:spacing w:val="0"/>
          <w:rtl/>
        </w:rPr>
        <w:t>ד</w:t>
      </w:r>
      <w:r w:rsidRPr="00AF52B1">
        <w:rPr>
          <w:rStyle w:val="affff8"/>
          <w:rFonts w:hint="cs"/>
          <w:spacing w:val="0"/>
          <w:rtl/>
        </w:rPr>
        <w:t>'ונוסרו</w:t>
      </w:r>
      <w:r w:rsidRPr="00AF52B1">
        <w:rPr>
          <w:rStyle w:val="affff8"/>
          <w:spacing w:val="0"/>
          <w:rtl/>
        </w:rPr>
        <w:t xml:space="preserve"> </w:t>
      </w:r>
      <w:r w:rsidRPr="00AF52B1">
        <w:rPr>
          <w:rStyle w:val="affff8"/>
          <w:rFonts w:hint="cs"/>
          <w:spacing w:val="0"/>
          <w:rtl/>
        </w:rPr>
        <w:t>כל</w:t>
      </w:r>
      <w:r w:rsidRPr="00AF52B1">
        <w:rPr>
          <w:rStyle w:val="affff8"/>
          <w:spacing w:val="0"/>
          <w:rtl/>
        </w:rPr>
        <w:t xml:space="preserve"> </w:t>
      </w:r>
      <w:r w:rsidRPr="00AF52B1">
        <w:rPr>
          <w:rStyle w:val="affff8"/>
          <w:rFonts w:hint="cs"/>
          <w:spacing w:val="0"/>
          <w:rtl/>
        </w:rPr>
        <w:t>הנשים</w:t>
      </w:r>
      <w:r w:rsidRPr="00AF52B1">
        <w:rPr>
          <w:rStyle w:val="affff8"/>
          <w:spacing w:val="0"/>
          <w:rtl/>
        </w:rPr>
        <w:t xml:space="preserve"> </w:t>
      </w:r>
      <w:r w:rsidRPr="00AF52B1">
        <w:rPr>
          <w:rStyle w:val="affff8"/>
          <w:rFonts w:hint="cs"/>
          <w:spacing w:val="0"/>
          <w:rtl/>
        </w:rPr>
        <w:t>ולא</w:t>
      </w:r>
      <w:r w:rsidRPr="00AF52B1">
        <w:rPr>
          <w:rStyle w:val="affff8"/>
          <w:spacing w:val="0"/>
          <w:rtl/>
        </w:rPr>
        <w:t xml:space="preserve"> </w:t>
      </w:r>
      <w:r w:rsidRPr="00AF52B1">
        <w:rPr>
          <w:rStyle w:val="affff8"/>
          <w:rFonts w:hint="cs"/>
          <w:spacing w:val="0"/>
          <w:rtl/>
        </w:rPr>
        <w:t>תעשינה</w:t>
      </w:r>
      <w:r w:rsidRPr="00AF52B1">
        <w:rPr>
          <w:rStyle w:val="affff8"/>
          <w:spacing w:val="0"/>
          <w:rtl/>
        </w:rPr>
        <w:t xml:space="preserve"> </w:t>
      </w:r>
      <w:r w:rsidRPr="00AF52B1">
        <w:rPr>
          <w:rStyle w:val="affff8"/>
          <w:rFonts w:hint="cs"/>
          <w:spacing w:val="0"/>
          <w:rtl/>
        </w:rPr>
        <w:t>כזמתכנה</w:t>
      </w:r>
      <w:r w:rsidRPr="00AF52B1">
        <w:rPr>
          <w:rStyle w:val="affff8"/>
          <w:spacing w:val="0"/>
          <w:rtl/>
        </w:rPr>
        <w:t>'.</w:t>
      </w:r>
    </w:p>
    <w:p w14:paraId="475B71F8" w14:textId="3247D708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1A301129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39" w:author="קלוד" w:date="2026-10-06T10:10:25Z">
        <w:r>
          <w:rPr>
            <w:rFonts w:hint="cs"/>
            <w:rtl/>
          </w:rPr>
          <w:delText xml:space="preserve">מתני</w:delText>
        </w:r>
      </w:del>
      <w:ins w:id="20440" w:author="קלוד" w:date="2026-10-06T10:10:25Z">
        <w:r>
          <w:rPr>
            <w:rFonts w:hint="cs"/>
            <w:rtl/>
          </w:rPr>
          <w:t xml:space="preserve">משנה ז</w:t>
        </w:r>
      </w:ins>
      <w:del w:id="20441" w:author="קלוד" w:date="2026-10-06T10:10:25Z">
        <w:r>
          <w:rPr>
            <w:rtl/>
          </w:rPr>
          <w:delText xml:space="preserve">'.</w:delText>
        </w:r>
      </w:del>
    </w:p>
    <w:p w14:paraId="5305BC08" w14:textId="0EDDE339" w:rsidR="00181B70" w:rsidRDefault="00B93B58" w:rsidP="00181B70">
      <w:pPr>
        <w:pStyle w:val="afff5"/>
        <w:spacing w:before="120"/>
        <w:jc w:val="center"/>
        <w:rPr>
          <w:rtl/>
        </w:rPr>
        <w:pPrChange w:id="90007" w:author="קלוד" w:date="2026-10-08T12:08:16Z">
          <w:pPr>
            <w:pStyle w:val="afff5"/>
            <w:jc w:val="center"/>
          </w:pPr>
        </w:pPrChange>
      </w:pPr>
      <w:r w:rsidRPr="00376DE5">
        <w:rPr>
          <w:rFonts w:hint="eastAsia"/>
          <w:rtl/>
        </w:rPr>
        <w:t>במדה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שאדם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מודד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בה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מודדין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לו</w:t>
      </w:r>
      <w:r w:rsidRPr="00376DE5">
        <w:rPr>
          <w:rtl/>
        </w:rPr>
        <w:t>:</w:t>
      </w:r>
    </w:p>
    <w:p w14:paraId="410F121C" w14:textId="0F693AE9" w:rsidR="00B93B58" w:rsidRPr="00376DE5" w:rsidRDefault="00B93B58" w:rsidP="00B93B58">
      <w:pPr>
        <w:pStyle w:val="afff5"/>
        <w:rPr>
          <w:rtl/>
        </w:rPr>
      </w:pPr>
      <w:r w:rsidRPr="00376DE5">
        <w:rPr>
          <w:rFonts w:hint="eastAsia"/>
          <w:rtl/>
        </w:rPr>
        <w:t>היא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קשטה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את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עצמה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לעבירה</w:t>
      </w:r>
      <w:r w:rsidRPr="00376DE5">
        <w:rPr>
          <w:rtl/>
        </w:rPr>
        <w:t xml:space="preserve">, </w:t>
      </w:r>
      <w:r w:rsidRPr="00376DE5">
        <w:rPr>
          <w:rFonts w:hint="eastAsia"/>
          <w:rtl/>
        </w:rPr>
        <w:t>המקום</w:t>
      </w:r>
      <w:r w:rsidRPr="00376DE5">
        <w:rPr>
          <w:rtl/>
        </w:rPr>
        <w:t xml:space="preserve"> </w:t>
      </w:r>
      <w:r w:rsidRPr="00376DE5">
        <w:rPr>
          <w:rFonts w:hint="eastAsia"/>
          <w:rtl/>
        </w:rPr>
        <w:t>נוולה</w:t>
      </w:r>
      <w:r w:rsidRPr="00376DE5">
        <w:rPr>
          <w:rtl/>
        </w:rPr>
        <w:t>;</w:t>
      </w:r>
    </w:p>
    <w:p w14:paraId="7A368932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לעבירה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>;</w:t>
      </w:r>
    </w:p>
    <w:p w14:paraId="69A4D100" w14:textId="201D4B2B" w:rsidR="00B93B58" w:rsidRPr="006F178A" w:rsidRDefault="00B93B58" w:rsidP="00E4644A">
      <w:pPr>
        <w:pStyle w:val="afff5"/>
        <w:spacing w:after="120"/>
        <w:rPr>
          <w:rtl/>
        </w:rPr>
      </w:pPr>
      <w:r w:rsidRPr="006F178A">
        <w:rPr>
          <w:rFonts w:hint="cs"/>
          <w:rtl/>
        </w:rPr>
        <w:t>בירך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הבטן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הבטן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פלט</w:t>
      </w:r>
      <w:r w:rsidRPr="006F178A">
        <w:rPr>
          <w:rtl/>
        </w:rPr>
        <w:t>.</w:t>
      </w:r>
    </w:p>
    <w:p w14:paraId="68E18EFE" w14:textId="77777777" w:rsidR="00F07A5B" w:rsidRPr="00F07A5B" w:rsidRDefault="00B93B58" w:rsidP="00376DE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72F2CEDB" w14:textId="17B07E14" w:rsidR="00B93B58" w:rsidRPr="006F178A" w:rsidRDefault="00376DE5" w:rsidP="006C7D1C">
      <w:pPr>
        <w:pStyle w:val="affffd"/>
        <w:rPr>
          <w:rtl/>
        </w:rPr>
      </w:pPr>
      <w:r>
        <w:rPr>
          <w:rFonts w:hint="cs"/>
          <w:rtl/>
        </w:rPr>
        <w:t xml:space="preserve">אף </w:t>
      </w:r>
      <w:r w:rsidR="00B93B58" w:rsidRPr="006F178A">
        <w:rPr>
          <w:rFonts w:hint="cs"/>
          <w:rtl/>
        </w:rPr>
        <w:t>דמדה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בטילה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במדה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בטיל</w:t>
      </w:r>
    </w:p>
    <w:p w14:paraId="60737994" w14:textId="319ACEC0" w:rsidR="00F07A5B" w:rsidRPr="00F07A5B" w:rsidRDefault="00376DE5" w:rsidP="00376DE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דתר''ח</w:t>
      </w:r>
      <w:r w:rsidR="00F07A5B" w:rsidRPr="00F07A5B">
        <w:rPr>
          <w:rtl/>
        </w:rPr>
        <w:t>:</w:t>
      </w:r>
    </w:p>
    <w:p w14:paraId="67F689F0" w14:textId="30379C4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סנהדרי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דין </w:t>
      </w:r>
      <w:r w:rsidR="00376DE5">
        <w:rPr>
          <w:rFonts w:hint="cs"/>
          <w:rtl/>
        </w:rPr>
        <w:t xml:space="preserve">ד' </w:t>
      </w:r>
      <w:r w:rsidRPr="006F178A">
        <w:rPr>
          <w:rFonts w:hint="cs"/>
          <w:rtl/>
        </w:rPr>
        <w:t>מיתות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בטלו</w:t>
      </w:r>
      <w:r w:rsidRPr="006F178A">
        <w:rPr>
          <w:rtl/>
        </w:rPr>
        <w:t>;</w:t>
      </w:r>
    </w:p>
    <w:p w14:paraId="7816A90E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שנתחייב</w:t>
      </w:r>
      <w:r w:rsidRPr="006F178A">
        <w:rPr>
          <w:rtl/>
        </w:rPr>
        <w:t xml:space="preserve"> </w:t>
      </w:r>
      <w:r w:rsidRPr="00C76814">
        <w:rPr>
          <w:rFonts w:cs="BA Vilna Bold" w:hint="cs"/>
          <w:rtl/>
        </w:rPr>
        <w:t>סקילה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דורסתו</w:t>
      </w:r>
      <w:r w:rsidRPr="006F178A">
        <w:rPr>
          <w:rtl/>
        </w:rPr>
        <w:t xml:space="preserve">, </w:t>
      </w:r>
    </w:p>
    <w:p w14:paraId="18607B5E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שנתחייב</w:t>
      </w:r>
      <w:r w:rsidRPr="006F178A">
        <w:rPr>
          <w:rtl/>
        </w:rPr>
        <w:t xml:space="preserve"> </w:t>
      </w:r>
      <w:r w:rsidRPr="00C76814">
        <w:rPr>
          <w:rFonts w:cs="BA Vilna Bold" w:hint="cs"/>
          <w:rtl/>
        </w:rPr>
        <w:t>שריפה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בדליקה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נחש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מכישו</w:t>
      </w:r>
      <w:r w:rsidRPr="006F178A">
        <w:rPr>
          <w:rtl/>
        </w:rPr>
        <w:t>,</w:t>
      </w:r>
    </w:p>
    <w:p w14:paraId="48699399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שנתחייב</w:t>
      </w:r>
      <w:r w:rsidRPr="006F178A">
        <w:rPr>
          <w:rtl/>
        </w:rPr>
        <w:t xml:space="preserve"> </w:t>
      </w:r>
      <w:r w:rsidRPr="00C76814">
        <w:rPr>
          <w:rFonts w:cs="BA Vilna Bold" w:hint="cs"/>
          <w:rtl/>
        </w:rPr>
        <w:t>הריגה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נמסר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ליסטין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 xml:space="preserve">, </w:t>
      </w:r>
    </w:p>
    <w:p w14:paraId="1550353E" w14:textId="77777777" w:rsidR="00B93B58" w:rsidRPr="006F178A" w:rsidRDefault="00B93B58" w:rsidP="00376DE5">
      <w:pPr>
        <w:spacing w:after="60"/>
        <w:rPr>
          <w:rtl/>
        </w:rPr>
      </w:pP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שנתחייב</w:t>
      </w:r>
      <w:r w:rsidRPr="006F178A">
        <w:rPr>
          <w:rtl/>
        </w:rPr>
        <w:t xml:space="preserve"> </w:t>
      </w:r>
      <w:r w:rsidRPr="00C76814">
        <w:rPr>
          <w:rFonts w:cs="BA Vilna Bold" w:hint="cs"/>
          <w:rtl/>
        </w:rPr>
        <w:t>חניקה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בסרונכי</w:t>
      </w:r>
      <w:r w:rsidRPr="006F178A">
        <w:rPr>
          <w:rtl/>
        </w:rPr>
        <w:t>.</w:t>
      </w:r>
    </w:p>
    <w:p w14:paraId="6F563067" w14:textId="10E6486D" w:rsidR="00F07A5B" w:rsidRPr="00F07A5B" w:rsidRDefault="00B93B58" w:rsidP="00376DE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 מרבי</w:t>
      </w:r>
      <w:r w:rsidR="00F07A5B" w:rsidRPr="00F07A5B">
        <w:rPr>
          <w:rFonts w:hint="cs"/>
          <w:rtl/>
        </w:rPr>
        <w:t>:</w:t>
      </w:r>
    </w:p>
    <w:p w14:paraId="395D3EC4" w14:textId="490C1388" w:rsidR="00376DE5" w:rsidRDefault="00376DE5" w:rsidP="00181B70">
      <w:r w:rsidRPr="00376DE5">
        <w:rPr>
          <w:rStyle w:val="affff8"/>
          <w:rFonts w:hint="cs"/>
          <w:rtl/>
        </w:rPr>
        <w:t>בסאסאה</w:t>
      </w:r>
      <w:r w:rsidRPr="00376DE5">
        <w:rPr>
          <w:rStyle w:val="affff8"/>
          <w:rtl/>
        </w:rPr>
        <w:t xml:space="preserve"> </w:t>
      </w:r>
      <w:r w:rsidRPr="00376DE5">
        <w:rPr>
          <w:rStyle w:val="affff8"/>
          <w:rFonts w:hint="cs"/>
          <w:rtl/>
        </w:rPr>
        <w:t>בשלחה</w:t>
      </w:r>
      <w:r w:rsidRPr="00376DE5">
        <w:rPr>
          <w:rStyle w:val="affff8"/>
          <w:rtl/>
        </w:rPr>
        <w:t xml:space="preserve"> </w:t>
      </w:r>
      <w:r w:rsidRPr="00376DE5">
        <w:rPr>
          <w:rStyle w:val="affff8"/>
          <w:rFonts w:hint="cs"/>
          <w:rtl/>
        </w:rPr>
        <w:t>תריבנה</w:t>
      </w:r>
      <w:r w:rsidRPr="00376DE5">
        <w:rPr>
          <w:rStyle w:val="affff8"/>
          <w:rtl/>
        </w:rPr>
        <w:t>'</w:t>
      </w:r>
      <w:r w:rsidRPr="00376DE5">
        <w:rPr>
          <w:rStyle w:val="affff8"/>
          <w:rFonts w:hint="cs"/>
          <w:rtl/>
        </w:rPr>
        <w:t xml:space="preserve"> </w:t>
      </w:r>
      <w:r w:rsidR="00B93B58" w:rsidRPr="00376DE5">
        <w:rPr>
          <w:rFonts w:hint="cs"/>
          <w:rtl/>
        </w:rPr>
        <w:t>במדה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שאדם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מודד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בה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מודדין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לו</w:t>
      </w:r>
      <w:r w:rsidR="00B93B58" w:rsidRPr="00376DE5">
        <w:rPr>
          <w:rtl/>
        </w:rPr>
        <w:t xml:space="preserve"> </w:t>
      </w:r>
      <w:r>
        <w:rPr>
          <w:rtl/>
        </w:rPr>
        <w:br/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סאון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סואן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ברעש'</w:t>
      </w:r>
      <w:r>
        <w:rPr>
          <w:rStyle w:val="affff8"/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לרבות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תרקב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ורובע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תומן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ועוכלא</w:t>
      </w:r>
      <w:r w:rsidR="00B93B58" w:rsidRPr="006F178A">
        <w:rPr>
          <w:rtl/>
        </w:rPr>
        <w:t xml:space="preserve"> </w:t>
      </w:r>
      <w:r>
        <w:rPr>
          <w:rtl/>
        </w:rPr>
        <w:br/>
      </w:r>
      <w:r w:rsidRPr="00376DE5">
        <w:rPr>
          <w:rStyle w:val="affff8"/>
          <w:rFonts w:hint="cs"/>
          <w:rtl/>
        </w:rPr>
        <w:t>'אחת</w:t>
      </w:r>
      <w:r w:rsidRPr="00376DE5">
        <w:rPr>
          <w:rStyle w:val="affff8"/>
          <w:rtl/>
        </w:rPr>
        <w:t xml:space="preserve"> </w:t>
      </w:r>
      <w:r w:rsidRPr="00376DE5">
        <w:rPr>
          <w:rStyle w:val="affff8"/>
          <w:rFonts w:hint="cs"/>
          <w:rtl/>
        </w:rPr>
        <w:t>לאחת</w:t>
      </w:r>
      <w:r w:rsidRPr="00376DE5">
        <w:rPr>
          <w:rStyle w:val="affff8"/>
          <w:rtl/>
        </w:rPr>
        <w:t xml:space="preserve"> </w:t>
      </w:r>
      <w:r w:rsidRPr="00376DE5">
        <w:rPr>
          <w:rStyle w:val="affff8"/>
          <w:rFonts w:hint="cs"/>
          <w:rtl/>
        </w:rPr>
        <w:t>למצוא</w:t>
      </w:r>
      <w:r w:rsidRPr="00376DE5">
        <w:rPr>
          <w:rStyle w:val="affff8"/>
          <w:rtl/>
        </w:rPr>
        <w:t xml:space="preserve"> </w:t>
      </w:r>
      <w:r w:rsidRPr="00376DE5">
        <w:rPr>
          <w:rStyle w:val="affff8"/>
          <w:rFonts w:hint="cs"/>
          <w:rtl/>
        </w:rPr>
        <w:t>חשבון</w:t>
      </w:r>
      <w:r w:rsidRPr="00376DE5">
        <w:rPr>
          <w:rFonts w:hint="cs"/>
          <w:rtl/>
        </w:rPr>
        <w:t xml:space="preserve">' </w:t>
      </w:r>
      <w:r w:rsidR="00B93B58" w:rsidRPr="00376DE5">
        <w:rPr>
          <w:rFonts w:hint="cs"/>
          <w:rtl/>
        </w:rPr>
        <w:t>כל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פרוטה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מצטרפת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לחשבון</w:t>
      </w:r>
      <w:r w:rsidR="00B93B58" w:rsidRPr="00376DE5">
        <w:rPr>
          <w:rtl/>
        </w:rPr>
        <w:t xml:space="preserve"> </w:t>
      </w:r>
      <w:r w:rsidR="00B93B58" w:rsidRPr="00376DE5">
        <w:rPr>
          <w:rFonts w:hint="cs"/>
          <w:rtl/>
        </w:rPr>
        <w:t>גדול</w:t>
      </w:r>
      <w:bookmarkEnd w:id="1"/>
    </w:p>
    <w:p w14:paraId="07DC956C" w14:textId="7FEC6F84" w:rsidR="00181B70" w:rsidRPr="00181B70" w:rsidRDefault="00181B70" w:rsidP="00181B70">
      <w:pPr>
        <w:spacing w:after="60"/>
        <w:jc w:val="center"/>
        <w:rPr>
          <w:del w:id="90052" w:author="מנוע עיצוב" w:date="2026-10-08T11:01:28Z"/>
          <w:rFonts w:ascii="BA • Vilna Light" w:hAnsi="BA • Vilna Light" w:cs="BA • Vilna Light"/>
          <w:color w:val="BF8F00" w:themeColor="accent4" w:themeShade="BF"/>
          <w:spacing w:val="2"/>
        </w:rPr>
      </w:pPr>
      <w:del w:id="90051" w:author="מנוע עיצוב" w:date="2026-10-08T11:01:28Z">
        <w:r w:rsidRPr="00F63824">
          <w:rPr>
            <w:rFonts w:ascii="BA • Vilna Light" w:hAnsi="BA • Vilna Light" w:cs="BA • Vilna Light" w:hint="cs"/>
            <w:color w:val="BF8F00" w:themeColor="accent4" w:themeShade="BF"/>
            <w:spacing w:val="2"/>
            <w:rtl/>
          </w:rPr>
          <w:delText xml:space="preserve">***</w:delText>
        </w:r>
      </w:del>
    </w:p>
    <w:p w14:paraId="37D73344" w14:textId="77777777" w:rsidR="00D874B0" w:rsidRDefault="00B93B58" w:rsidP="006C7D1C">
      <w:pPr>
        <w:pStyle w:val="affffd"/>
        <w:rPr>
          <w:rtl/>
        </w:rPr>
      </w:pPr>
      <w:bookmarkStart w:id="2" w:name="_Hlk131758794"/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בסוטה</w:t>
      </w:r>
      <w:r w:rsidRPr="006F178A">
        <w:rPr>
          <w:rtl/>
        </w:rPr>
        <w:t xml:space="preserve">, </w:t>
      </w:r>
      <w:r w:rsidR="00D874B0">
        <w:rPr>
          <w:rFonts w:hint="cs"/>
          <w:rtl/>
        </w:rPr>
        <w:t xml:space="preserve">מודדים לה במדה שמדדה </w:t>
      </w:r>
    </w:p>
    <w:p w14:paraId="09BB20C1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3070077A" w14:textId="588BE41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עמדה</w:t>
      </w:r>
      <w:r w:rsidRPr="006F178A">
        <w:rPr>
          <w:rtl/>
        </w:rPr>
        <w:t xml:space="preserve"> </w:t>
      </w:r>
      <w:r w:rsidR="00D874B0">
        <w:rPr>
          <w:rFonts w:hint="cs"/>
          <w:rtl/>
        </w:rPr>
        <w:t>ב</w:t>
      </w:r>
      <w:r w:rsidRPr="006F178A">
        <w:rPr>
          <w:rFonts w:hint="cs"/>
          <w:rtl/>
        </w:rPr>
        <w:t>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ליראות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מעמידה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נקנור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לכל</w:t>
      </w:r>
      <w:r w:rsidRPr="006F178A">
        <w:rPr>
          <w:rtl/>
        </w:rPr>
        <w:t>;</w:t>
      </w:r>
    </w:p>
    <w:p w14:paraId="4FD307C3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54DB9ED9" w14:textId="6AE43506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פרסה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סודרין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ומניחו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רגליה</w:t>
      </w:r>
      <w:r w:rsidRPr="006F178A">
        <w:rPr>
          <w:rtl/>
        </w:rPr>
        <w:t>;</w:t>
      </w:r>
    </w:p>
    <w:p w14:paraId="0869C84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ט.</w:t>
      </w:r>
    </w:p>
    <w:p w14:paraId="6AC024D4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5D34C5F2" w14:textId="6DDDA2E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קשטה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מוריקות</w:t>
      </w:r>
      <w:r w:rsidRPr="006F178A">
        <w:rPr>
          <w:rtl/>
        </w:rPr>
        <w:t>;</w:t>
      </w:r>
    </w:p>
    <w:p w14:paraId="23F92E32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4C9ACEAC" w14:textId="6851C4D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כחלה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בולטות</w:t>
      </w:r>
      <w:r w:rsidRPr="006F178A">
        <w:rPr>
          <w:rtl/>
        </w:rPr>
        <w:t>;</w:t>
      </w:r>
    </w:p>
    <w:p w14:paraId="798D028A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69F77CB1" w14:textId="296DEF9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קלעה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שערה</w:t>
      </w:r>
      <w:r w:rsidRPr="006F178A">
        <w:rPr>
          <w:rtl/>
        </w:rPr>
        <w:t>;</w:t>
      </w:r>
    </w:p>
    <w:p w14:paraId="7C10175E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6122FCBA" w14:textId="31A7590D" w:rsidR="00181B70" w:rsidRPr="006F178A" w:rsidRDefault="00B93B58" w:rsidP="00181B70">
      <w:pPr>
        <w:rPr>
          <w:rtl/>
        </w:rPr>
      </w:pPr>
      <w:r w:rsidRPr="006F178A">
        <w:rPr>
          <w:rFonts w:hint="cs"/>
          <w:rtl/>
        </w:rPr>
        <w:t>הראתה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באצבע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ציפורניה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נושרות</w:t>
      </w:r>
      <w:r w:rsidRPr="006F178A">
        <w:rPr>
          <w:rtl/>
        </w:rPr>
        <w:t>;</w:t>
      </w:r>
    </w:p>
    <w:p w14:paraId="6C4DF5F4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3FC9E3C0" w14:textId="105D749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חגרה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בצילצול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וקושר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מדדיה</w:t>
      </w:r>
      <w:r w:rsidRPr="006F178A">
        <w:rPr>
          <w:rtl/>
        </w:rPr>
        <w:t>;</w:t>
      </w:r>
    </w:p>
    <w:p w14:paraId="381B0F02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3F330475" w14:textId="05E1879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פשטה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יריכה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נופלת</w:t>
      </w:r>
      <w:r w:rsidRPr="006F178A">
        <w:rPr>
          <w:rtl/>
        </w:rPr>
        <w:t>;</w:t>
      </w:r>
    </w:p>
    <w:p w14:paraId="1B43BCD3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233ECFD4" w14:textId="011B9C3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קיבלתו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כריסה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צבה</w:t>
      </w:r>
      <w:r w:rsidRPr="006F178A">
        <w:rPr>
          <w:rtl/>
        </w:rPr>
        <w:t>;</w:t>
      </w:r>
    </w:p>
    <w:p w14:paraId="3DA28608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3BB7AAE4" w14:textId="10AFA6E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האכילתו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מעדני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בהמה</w:t>
      </w:r>
      <w:r w:rsidRPr="006F178A">
        <w:rPr>
          <w:rtl/>
        </w:rPr>
        <w:t>;</w:t>
      </w:r>
    </w:p>
    <w:p w14:paraId="5F714025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1023D37C" w14:textId="1EFCB32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השקתהו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בכוסות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משובחים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חרש</w:t>
      </w:r>
      <w:r w:rsidRPr="006F178A">
        <w:rPr>
          <w:rtl/>
        </w:rPr>
        <w:t>;</w:t>
      </w:r>
    </w:p>
    <w:p w14:paraId="7C8A17CD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4974E9AE" w14:textId="16B6C40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בסתר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יושב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פנים</w:t>
      </w:r>
      <w:r w:rsidRPr="006F178A">
        <w:rPr>
          <w:rtl/>
        </w:rPr>
        <w:t xml:space="preserve">, </w:t>
      </w:r>
      <w:r w:rsidR="00D874B0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'ועין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נואף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שמרה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נשף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תשורני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';</w:t>
      </w:r>
    </w:p>
    <w:p w14:paraId="5B6F2937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היא</w:t>
      </w:r>
      <w:r w:rsidR="00F07A5B" w:rsidRPr="00F07A5B">
        <w:rPr>
          <w:rtl/>
        </w:rPr>
        <w:t>:</w:t>
      </w:r>
    </w:p>
    <w:p w14:paraId="25358371" w14:textId="58C01193" w:rsidR="00B93B58" w:rsidRPr="00D874B0" w:rsidRDefault="00B93B58" w:rsidP="00D874B0">
      <w:pPr>
        <w:spacing w:after="60"/>
        <w:rPr>
          <w:rStyle w:val="affff8"/>
          <w:rtl/>
        </w:rPr>
      </w:pPr>
      <w:r w:rsidRPr="00D874B0">
        <w:rPr>
          <w:rFonts w:hint="eastAsia"/>
          <w:rtl/>
        </w:rPr>
        <w:t>עשתה</w:t>
      </w:r>
      <w:r w:rsidRPr="00D874B0">
        <w:rPr>
          <w:rtl/>
        </w:rPr>
        <w:t xml:space="preserve"> </w:t>
      </w:r>
      <w:r w:rsidRPr="00D874B0">
        <w:rPr>
          <w:rFonts w:hint="eastAsia"/>
          <w:rtl/>
        </w:rPr>
        <w:t>בסתר</w:t>
      </w:r>
      <w:r w:rsidRPr="00D874B0">
        <w:rPr>
          <w:rtl/>
        </w:rPr>
        <w:t xml:space="preserve">, </w:t>
      </w:r>
      <w:r w:rsidRPr="00D874B0">
        <w:rPr>
          <w:rStyle w:val="affffc"/>
          <w:rFonts w:hint="eastAsia"/>
          <w:rtl/>
        </w:rPr>
        <w:t>המקום</w:t>
      </w:r>
      <w:r w:rsidRPr="00D874B0">
        <w:rPr>
          <w:rStyle w:val="affffc"/>
          <w:rtl/>
        </w:rPr>
        <w:t xml:space="preserve"> </w:t>
      </w:r>
      <w:r w:rsidRPr="00D874B0">
        <w:rPr>
          <w:rStyle w:val="affffc"/>
          <w:rFonts w:hint="eastAsia"/>
          <w:rtl/>
        </w:rPr>
        <w:t>פירסמה</w:t>
      </w:r>
      <w:r w:rsidRPr="00D874B0">
        <w:rPr>
          <w:rStyle w:val="affffc"/>
          <w:rtl/>
        </w:rPr>
        <w:t xml:space="preserve"> </w:t>
      </w:r>
      <w:r w:rsidRPr="00D874B0">
        <w:rPr>
          <w:rStyle w:val="affffc"/>
          <w:rFonts w:hint="eastAsia"/>
          <w:rtl/>
        </w:rPr>
        <w:t>בגלוי</w:t>
      </w:r>
      <w:r w:rsidR="00D874B0" w:rsidRPr="00D874B0">
        <w:rPr>
          <w:rStyle w:val="affff8"/>
          <w:rFonts w:hint="cs"/>
          <w:rtl/>
        </w:rPr>
        <w:t>ד</w:t>
      </w:r>
      <w:r w:rsidRPr="00D874B0">
        <w:rPr>
          <w:rStyle w:val="affff8"/>
          <w:rtl/>
        </w:rPr>
        <w:t>'</w:t>
      </w:r>
      <w:r w:rsidRPr="00D874B0">
        <w:rPr>
          <w:rStyle w:val="affff8"/>
          <w:rFonts w:hint="eastAsia"/>
          <w:rtl/>
        </w:rPr>
        <w:t>תִכַסֶה</w:t>
      </w:r>
      <w:r w:rsidRPr="00D874B0">
        <w:rPr>
          <w:rStyle w:val="affff8"/>
          <w:rtl/>
        </w:rPr>
        <w:t xml:space="preserve"> </w:t>
      </w:r>
      <w:r w:rsidRPr="00D874B0">
        <w:rPr>
          <w:rStyle w:val="affff8"/>
          <w:rFonts w:hint="eastAsia"/>
          <w:rtl/>
        </w:rPr>
        <w:t>שנאה</w:t>
      </w:r>
      <w:r w:rsidRPr="00D874B0">
        <w:rPr>
          <w:rStyle w:val="affff8"/>
          <w:rtl/>
        </w:rPr>
        <w:t xml:space="preserve"> </w:t>
      </w:r>
      <w:r w:rsidRPr="00D874B0">
        <w:rPr>
          <w:rStyle w:val="affff8"/>
          <w:rFonts w:hint="eastAsia"/>
          <w:rtl/>
        </w:rPr>
        <w:t>במַשָׁאון</w:t>
      </w:r>
      <w:r w:rsidRPr="00D874B0">
        <w:rPr>
          <w:rStyle w:val="affff8"/>
          <w:rtl/>
        </w:rPr>
        <w:t xml:space="preserve"> </w:t>
      </w:r>
      <w:r w:rsidRPr="00D874B0">
        <w:rPr>
          <w:rStyle w:val="affff8"/>
          <w:rFonts w:hint="eastAsia"/>
          <w:rtl/>
        </w:rPr>
        <w:t>תִגָלֶה</w:t>
      </w:r>
      <w:r w:rsidRPr="00D874B0">
        <w:rPr>
          <w:rStyle w:val="affff8"/>
          <w:rtl/>
        </w:rPr>
        <w:t xml:space="preserve"> </w:t>
      </w:r>
      <w:r w:rsidRPr="00D874B0">
        <w:rPr>
          <w:rStyle w:val="affff8"/>
          <w:rFonts w:hint="eastAsia"/>
          <w:rtl/>
        </w:rPr>
        <w:t>רעתו</w:t>
      </w:r>
      <w:r w:rsidRPr="00D874B0">
        <w:rPr>
          <w:rStyle w:val="affff8"/>
          <w:rtl/>
        </w:rPr>
        <w:t xml:space="preserve"> </w:t>
      </w:r>
      <w:r w:rsidRPr="00D874B0">
        <w:rPr>
          <w:rStyle w:val="affff8"/>
          <w:rFonts w:hint="eastAsia"/>
          <w:rtl/>
        </w:rPr>
        <w:t>בקהל</w:t>
      </w:r>
      <w:r w:rsidRPr="00D874B0">
        <w:rPr>
          <w:rStyle w:val="affff8"/>
          <w:rtl/>
        </w:rPr>
        <w:t>',</w:t>
      </w:r>
    </w:p>
    <w:p w14:paraId="06D16A32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ומאחר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דנפק</w:t>
      </w:r>
      <w:r w:rsidR="00D874B0" w:rsidRPr="00F07A5B">
        <w:rPr>
          <w:rFonts w:hint="cs"/>
          <w:rtl/>
        </w:rPr>
        <w:t>"ל</w:t>
      </w:r>
      <w:r w:rsidR="00F07A5B" w:rsidRPr="00F07A5B">
        <w:rPr>
          <w:rtl/>
        </w:rPr>
        <w:t>:</w:t>
      </w:r>
    </w:p>
    <w:p w14:paraId="1100479E" w14:textId="528D03A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חשבון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סאון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סואן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ברעש'-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לכמדה</w:t>
      </w:r>
      <w:r w:rsidRPr="006F178A">
        <w:rPr>
          <w:rtl/>
        </w:rPr>
        <w:t>.</w:t>
      </w:r>
    </w:p>
    <w:p w14:paraId="7DA8BE26" w14:textId="77777777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ומאחר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דנפק"ל</w:t>
      </w:r>
      <w:r w:rsidR="00F07A5B" w:rsidRPr="00F07A5B">
        <w:rPr>
          <w:rtl/>
        </w:rPr>
        <w:t>:</w:t>
      </w:r>
    </w:p>
    <w:p w14:paraId="4A3A376F" w14:textId="2AE3BBCF" w:rsidR="00D874B0" w:rsidRDefault="00B93B58" w:rsidP="00D874B0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lastRenderedPageBreak/>
        <w:t>'מכי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סאון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סואן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ברעש'</w:t>
      </w:r>
      <w:r w:rsidRPr="003625F4">
        <w:rPr>
          <w:rStyle w:val="affff8"/>
          <w:rtl/>
        </w:rPr>
        <w:t xml:space="preserve">, </w:t>
      </w:r>
      <w:r w:rsidR="00D874B0">
        <w:rPr>
          <w:rStyle w:val="affff8"/>
          <w:rtl/>
        </w:rPr>
        <w:tab/>
      </w:r>
    </w:p>
    <w:p w14:paraId="52C82967" w14:textId="6EBF9E7B" w:rsidR="00B93B58" w:rsidRPr="00D874B0" w:rsidRDefault="00B93B58" w:rsidP="00D874B0">
      <w:pPr>
        <w:spacing w:after="60"/>
        <w:rPr>
          <w:spacing w:val="-2"/>
          <w:rtl/>
        </w:rPr>
      </w:pPr>
      <w:r w:rsidRPr="00D874B0">
        <w:rPr>
          <w:rStyle w:val="affff8"/>
          <w:rFonts w:hint="cs"/>
          <w:spacing w:val="-2"/>
          <w:rtl/>
        </w:rPr>
        <w:t>'בסאסאה</w:t>
      </w:r>
      <w:r w:rsidRPr="00D874B0">
        <w:rPr>
          <w:rStyle w:val="affff8"/>
          <w:spacing w:val="-2"/>
          <w:rtl/>
        </w:rPr>
        <w:t xml:space="preserve"> </w:t>
      </w:r>
      <w:r w:rsidRPr="00D874B0">
        <w:rPr>
          <w:rStyle w:val="affff8"/>
          <w:rFonts w:hint="cs"/>
          <w:spacing w:val="-2"/>
          <w:rtl/>
        </w:rPr>
        <w:t>בשלחה</w:t>
      </w:r>
      <w:r w:rsidRPr="00D874B0">
        <w:rPr>
          <w:rStyle w:val="affff8"/>
          <w:spacing w:val="-2"/>
          <w:rtl/>
        </w:rPr>
        <w:t xml:space="preserve"> </w:t>
      </w:r>
      <w:r w:rsidRPr="00D874B0">
        <w:rPr>
          <w:rStyle w:val="affff8"/>
          <w:rFonts w:hint="cs"/>
          <w:spacing w:val="-2"/>
          <w:rtl/>
        </w:rPr>
        <w:t>תריבנה</w:t>
      </w:r>
      <w:r w:rsidRPr="00D874B0">
        <w:rPr>
          <w:rStyle w:val="affff8"/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אין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הקב</w:t>
      </w:r>
      <w:r w:rsidRPr="00D874B0">
        <w:rPr>
          <w:spacing w:val="-2"/>
          <w:rtl/>
        </w:rPr>
        <w:t>"</w:t>
      </w:r>
      <w:r w:rsidRPr="00D874B0">
        <w:rPr>
          <w:rFonts w:hint="cs"/>
          <w:spacing w:val="-2"/>
          <w:rtl/>
        </w:rPr>
        <w:t>ה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נפרע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מאומה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עד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שעת</w:t>
      </w:r>
      <w:r w:rsidRPr="00D874B0">
        <w:rPr>
          <w:spacing w:val="-2"/>
          <w:rtl/>
        </w:rPr>
        <w:t xml:space="preserve"> </w:t>
      </w:r>
      <w:r w:rsidRPr="00D874B0">
        <w:rPr>
          <w:rFonts w:hint="cs"/>
          <w:spacing w:val="-2"/>
          <w:rtl/>
        </w:rPr>
        <w:t>שילוחה</w:t>
      </w:r>
    </w:p>
    <w:p w14:paraId="38A2040E" w14:textId="43785C9E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דרבא</w:t>
      </w:r>
      <w:r w:rsidR="00F07A5B" w:rsidRPr="00F07A5B">
        <w:rPr>
          <w:rtl/>
        </w:rPr>
        <w:t>:</w:t>
      </w:r>
    </w:p>
    <w:p w14:paraId="63E92650" w14:textId="4D93C2B9" w:rsidR="00B93B58" w:rsidRPr="006F178A" w:rsidRDefault="00B93B58" w:rsidP="00D874B0">
      <w:pPr>
        <w:rPr>
          <w:rtl/>
        </w:rPr>
      </w:pPr>
      <w:r w:rsidRPr="00E37E6F">
        <w:rPr>
          <w:rFonts w:cs="BA Vilna Bold" w:hint="cs"/>
          <w:rtl/>
        </w:rPr>
        <w:t>שלשה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כוסות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האמורות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במצרים</w:t>
      </w:r>
      <w:r w:rsidR="00D874B0" w:rsidRPr="00E37E6F">
        <w:rPr>
          <w:rFonts w:cs="BA Vilna Bold" w:hint="cs"/>
          <w:rtl/>
        </w:rPr>
        <w:t>:</w:t>
      </w:r>
      <w:r w:rsidR="00D874B0">
        <w:rPr>
          <w:rFonts w:hint="cs"/>
          <w:rtl/>
        </w:rPr>
        <w:t xml:space="preserve"> </w:t>
      </w:r>
      <w:r w:rsidRPr="00E37E6F">
        <w:rPr>
          <w:rFonts w:cs="BA Vilna Bold" w:hint="cs"/>
          <w:rtl/>
        </w:rPr>
        <w:t>אחת</w:t>
      </w:r>
      <w:r w:rsidRPr="00E37E6F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ששתת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, </w:t>
      </w:r>
      <w:r w:rsidRPr="00E37E6F">
        <w:rPr>
          <w:rFonts w:cs="BA Vilna Bold" w:hint="cs"/>
          <w:rtl/>
        </w:rPr>
        <w:t>ואחת</w:t>
      </w:r>
      <w:r w:rsidRPr="00E37E6F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ששתת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נכה</w:t>
      </w:r>
      <w:r w:rsidRPr="006F178A">
        <w:rPr>
          <w:rtl/>
        </w:rPr>
        <w:t xml:space="preserve">, </w:t>
      </w:r>
      <w:r w:rsidRPr="00E37E6F">
        <w:rPr>
          <w:rFonts w:cs="BA Vilna Bold" w:hint="cs"/>
          <w:rtl/>
        </w:rPr>
        <w:t>ואחת</w:t>
      </w:r>
      <w:r w:rsidRPr="00E37E6F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שעתידה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חברותיה</w:t>
      </w:r>
      <w:r w:rsidRPr="006F178A">
        <w:rPr>
          <w:rtl/>
        </w:rPr>
        <w:t>!</w:t>
      </w:r>
    </w:p>
    <w:p w14:paraId="364FA9AE" w14:textId="1789ECE0" w:rsidR="00D874B0" w:rsidRPr="00D874B0" w:rsidRDefault="00D874B0" w:rsidP="00B93B58">
      <w:pPr>
        <w:rPr>
          <w:spacing w:val="2"/>
          <w:rtl/>
        </w:rPr>
      </w:pPr>
      <w:r w:rsidRPr="00D874B0">
        <w:rPr>
          <w:rFonts w:hint="cs"/>
          <w:spacing w:val="2"/>
          <w:rtl/>
        </w:rPr>
        <w:t xml:space="preserve">ואינם אחרים </w:t>
      </w:r>
      <w:r w:rsidRPr="00D874B0">
        <w:rPr>
          <w:rStyle w:val="affffc"/>
          <w:rFonts w:hint="cs"/>
          <w:spacing w:val="2"/>
          <w:rtl/>
        </w:rPr>
        <w:t>ד</w:t>
      </w:r>
      <w:r w:rsidR="00B93B58" w:rsidRPr="00D874B0">
        <w:rPr>
          <w:rStyle w:val="affffc"/>
          <w:rFonts w:hint="cs"/>
          <w:spacing w:val="2"/>
          <w:rtl/>
        </w:rPr>
        <w:t>תניא</w:t>
      </w:r>
      <w:r w:rsidR="00B93B58" w:rsidRPr="00D874B0">
        <w:rPr>
          <w:rStyle w:val="affffc"/>
          <w:spacing w:val="2"/>
          <w:rtl/>
        </w:rPr>
        <w:t xml:space="preserve"> </w:t>
      </w:r>
      <w:r w:rsidR="00B93B58" w:rsidRPr="00D874B0">
        <w:rPr>
          <w:rStyle w:val="affffc"/>
          <w:rFonts w:hint="cs"/>
          <w:spacing w:val="2"/>
          <w:rtl/>
        </w:rPr>
        <w:t>אר</w:t>
      </w:r>
      <w:r w:rsidR="00B93B58" w:rsidRPr="00D874B0">
        <w:rPr>
          <w:rStyle w:val="affffc"/>
          <w:spacing w:val="2"/>
          <w:rtl/>
        </w:rPr>
        <w:t>"</w:t>
      </w:r>
      <w:r w:rsidR="00B93B58" w:rsidRPr="00D874B0">
        <w:rPr>
          <w:rStyle w:val="affffc"/>
          <w:rFonts w:hint="cs"/>
          <w:spacing w:val="2"/>
          <w:rtl/>
        </w:rPr>
        <w:t>י</w:t>
      </w:r>
      <w:r w:rsidR="00B93B58" w:rsidRPr="00D874B0">
        <w:rPr>
          <w:rStyle w:val="affffc"/>
          <w:spacing w:val="2"/>
          <w:rtl/>
        </w:rPr>
        <w:t xml:space="preserve">: </w:t>
      </w:r>
      <w:r w:rsidR="00B93B58" w:rsidRPr="00D874B0">
        <w:rPr>
          <w:rFonts w:hint="cs"/>
          <w:spacing w:val="2"/>
          <w:rtl/>
        </w:rPr>
        <w:t>מנימין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גר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המצרי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היה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לי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חבר</w:t>
      </w:r>
      <w:r w:rsidR="00B93B58" w:rsidRPr="00D874B0">
        <w:rPr>
          <w:spacing w:val="2"/>
          <w:rtl/>
        </w:rPr>
        <w:t xml:space="preserve"> </w:t>
      </w:r>
      <w:r w:rsidR="00B93B58" w:rsidRPr="00D874B0">
        <w:rPr>
          <w:rFonts w:hint="cs"/>
          <w:spacing w:val="2"/>
          <w:rtl/>
        </w:rPr>
        <w:t>מתלמידי</w:t>
      </w:r>
      <w:r w:rsidRPr="00D874B0">
        <w:rPr>
          <w:rFonts w:hint="cs"/>
          <w:spacing w:val="2"/>
          <w:rtl/>
        </w:rPr>
        <w:t xml:space="preserve"> ר''ע </w:t>
      </w:r>
    </w:p>
    <w:p w14:paraId="026FB95C" w14:textId="446D75DE" w:rsidR="00B93B58" w:rsidRPr="006F178A" w:rsidRDefault="00B93B58" w:rsidP="00D874B0">
      <w:pPr>
        <w:rPr>
          <w:rtl/>
        </w:rPr>
      </w:pP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המצרי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ונשאתי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אשיא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בקהל</w:t>
      </w:r>
      <w:r w:rsidRPr="006F178A">
        <w:rPr>
          <w:rtl/>
        </w:rPr>
        <w:t>!</w:t>
      </w:r>
    </w:p>
    <w:p w14:paraId="37A5046B" w14:textId="5DD9B0EF" w:rsidR="00F07A5B" w:rsidRPr="00F07A5B" w:rsidRDefault="00B93B58" w:rsidP="00D874B0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אלא</w:t>
      </w:r>
      <w:r w:rsidR="00D874B0" w:rsidRPr="00F07A5B">
        <w:rPr>
          <w:rFonts w:hint="cs"/>
          <w:rtl/>
        </w:rPr>
        <w:t xml:space="preserve"> ארחב''פ</w:t>
      </w:r>
      <w:r w:rsidR="00F07A5B" w:rsidRPr="00F07A5B">
        <w:rPr>
          <w:rFonts w:hint="cs"/>
          <w:rtl/>
        </w:rPr>
        <w:t>:</w:t>
      </w:r>
    </w:p>
    <w:p w14:paraId="1326C049" w14:textId="3A82668D" w:rsidR="00B93B58" w:rsidRPr="0087143B" w:rsidRDefault="00B93B58" w:rsidP="00B9011F">
      <w:pPr>
        <w:pStyle w:val="affff7"/>
        <w:spacing w:after="60"/>
        <w:rPr>
          <w:rtl/>
        </w:rPr>
      </w:pPr>
      <w:r w:rsidRPr="0087143B">
        <w:rPr>
          <w:rFonts w:hint="eastAsia"/>
          <w:rtl/>
        </w:rPr>
        <w:t>בשלחה</w:t>
      </w:r>
      <w:r w:rsidRPr="0087143B">
        <w:rPr>
          <w:rtl/>
        </w:rPr>
        <w:t xml:space="preserve"> </w:t>
      </w:r>
      <w:r w:rsidRPr="0087143B">
        <w:rPr>
          <w:rFonts w:hint="eastAsia"/>
          <w:rtl/>
        </w:rPr>
        <w:t>תריבנה</w:t>
      </w:r>
      <w:r w:rsidR="00D874B0">
        <w:rPr>
          <w:rFonts w:hint="cs"/>
          <w:rtl/>
        </w:rPr>
        <w:t xml:space="preserve">- </w:t>
      </w:r>
      <w:r w:rsidR="00D874B0" w:rsidRPr="0087143B">
        <w:rPr>
          <w:rFonts w:hint="eastAsia"/>
          <w:rtl/>
        </w:rPr>
        <w:t>אין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הקב</w:t>
      </w:r>
      <w:r w:rsidR="00D874B0" w:rsidRPr="0087143B">
        <w:rPr>
          <w:rtl/>
        </w:rPr>
        <w:t>"</w:t>
      </w:r>
      <w:r w:rsidR="00D874B0" w:rsidRPr="0087143B">
        <w:rPr>
          <w:rFonts w:hint="eastAsia"/>
          <w:rtl/>
        </w:rPr>
        <w:t>ה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נפרע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מן</w:t>
      </w:r>
      <w:r w:rsidR="00D874B0" w:rsidRPr="0087143B">
        <w:rPr>
          <w:rtl/>
        </w:rPr>
        <w:t xml:space="preserve"> </w:t>
      </w:r>
      <w:r w:rsidR="00D874B0" w:rsidRPr="00D874B0">
        <w:rPr>
          <w:rFonts w:hint="eastAsia"/>
          <w:b/>
          <w:bCs/>
          <w:rtl/>
        </w:rPr>
        <w:t>המלך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עד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שעת</w:t>
      </w:r>
      <w:r w:rsidR="00D874B0" w:rsidRPr="0087143B">
        <w:rPr>
          <w:rtl/>
        </w:rPr>
        <w:t xml:space="preserve"> </w:t>
      </w:r>
      <w:r w:rsidR="00D874B0" w:rsidRPr="0087143B">
        <w:rPr>
          <w:rFonts w:hint="eastAsia"/>
          <w:rtl/>
        </w:rPr>
        <w:t>שילוחו</w:t>
      </w:r>
    </w:p>
    <w:p w14:paraId="3BFBD537" w14:textId="77777777" w:rsidR="00F07A5B" w:rsidRPr="00F07A5B" w:rsidRDefault="00B93B58" w:rsidP="00B901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אמימר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מתני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</w:t>
      </w:r>
      <w:r w:rsidR="00B9011F" w:rsidRPr="00F07A5B">
        <w:rPr>
          <w:rFonts w:hint="cs"/>
          <w:rtl/>
        </w:rPr>
        <w:t>ד</w:t>
      </w: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50AB7D66" w14:textId="50A74480" w:rsidR="00B93B58" w:rsidRPr="006F178A" w:rsidRDefault="00B9011F" w:rsidP="00B93B58">
      <w:pPr>
        <w:rPr>
          <w:rtl/>
        </w:rPr>
      </w:pPr>
      <w:r>
        <w:rPr>
          <w:rStyle w:val="affff8"/>
          <w:rFonts w:hint="cs"/>
          <w:rtl/>
        </w:rPr>
        <w:t>א</w:t>
      </w:r>
      <w:r w:rsidR="00B93B58" w:rsidRPr="003625F4">
        <w:rPr>
          <w:rStyle w:val="affff8"/>
          <w:rFonts w:hint="cs"/>
          <w:rtl/>
        </w:rPr>
        <w:t>'אני</w:t>
      </w:r>
      <w:r w:rsidR="00B93B58" w:rsidRPr="003625F4">
        <w:rPr>
          <w:rStyle w:val="affff8"/>
          <w:rtl/>
        </w:rPr>
        <w:t xml:space="preserve"> ה</w:t>
      </w:r>
      <w:r w:rsidR="00B93B58">
        <w:rPr>
          <w:rStyle w:val="affff8"/>
          <w:rtl/>
        </w:rPr>
        <w:t>'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שניתי'</w:t>
      </w:r>
      <w:r w:rsidR="00B93B58" w:rsidRPr="003625F4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הכיתי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לאומה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ושניתי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>,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'ואתם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בני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יעקב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כליתם'</w:t>
      </w:r>
      <w:r w:rsidR="00B93B58" w:rsidRPr="003625F4">
        <w:rPr>
          <w:rStyle w:val="affff8"/>
          <w:rtl/>
        </w:rPr>
        <w:t xml:space="preserve"> </w:t>
      </w:r>
      <w:r w:rsidR="00B93B58" w:rsidRPr="00B9011F">
        <w:rPr>
          <w:rStyle w:val="affffc"/>
          <w:rtl/>
        </w:rPr>
        <w:t xml:space="preserve">- </w:t>
      </w:r>
      <w:r w:rsidRPr="00B9011F">
        <w:rPr>
          <w:rStyle w:val="affffc"/>
          <w:rFonts w:hint="cs"/>
          <w:rtl/>
        </w:rPr>
        <w:t>וזהו</w:t>
      </w:r>
      <w:r w:rsidR="00B93B58" w:rsidRPr="00B9011F">
        <w:rPr>
          <w:rStyle w:val="affffc"/>
          <w:rtl/>
        </w:rPr>
        <w:t xml:space="preserve"> </w:t>
      </w:r>
      <w:r>
        <w:rPr>
          <w:rStyle w:val="affff8"/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'חצי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אכלה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בם'</w:t>
      </w:r>
      <w:r w:rsidR="00B93B58" w:rsidRPr="003625F4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חצי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אינן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כלין</w:t>
      </w:r>
      <w:r w:rsidR="00B93B58" w:rsidRPr="006F178A">
        <w:rPr>
          <w:rtl/>
        </w:rPr>
        <w:t>.</w:t>
      </w:r>
    </w:p>
    <w:p w14:paraId="03C1FBE3" w14:textId="6C8C362F" w:rsidR="00F07A5B" w:rsidRPr="00F07A5B" w:rsidRDefault="00B93B58" w:rsidP="00B9011F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המנונא</w:t>
      </w:r>
      <w:r w:rsidR="00F07A5B" w:rsidRPr="00F07A5B">
        <w:rPr>
          <w:rtl/>
        </w:rPr>
        <w:t>:</w:t>
      </w:r>
    </w:p>
    <w:p w14:paraId="5DF68A78" w14:textId="472F7C57" w:rsidR="00B93B58" w:rsidRPr="00B9011F" w:rsidRDefault="00B9011F" w:rsidP="00B9011F">
      <w:pPr>
        <w:spacing w:after="60"/>
        <w:rPr>
          <w:rtl/>
        </w:rPr>
      </w:pPr>
      <w:r w:rsidRPr="00B9011F">
        <w:rPr>
          <w:rStyle w:val="affff8"/>
          <w:spacing w:val="-2"/>
          <w:rtl/>
        </w:rPr>
        <w:t xml:space="preserve">במלאות </w:t>
      </w:r>
      <w:r w:rsidRPr="00B9011F">
        <w:rPr>
          <w:rStyle w:val="affff8"/>
          <w:rFonts w:hint="eastAsia"/>
          <w:spacing w:val="-2"/>
          <w:rtl/>
        </w:rPr>
        <w:t>סִפְקו</w:t>
      </w:r>
      <w:r w:rsidRPr="00B9011F">
        <w:rPr>
          <w:rStyle w:val="affff8"/>
          <w:spacing w:val="-2"/>
          <w:rtl/>
        </w:rPr>
        <w:t xml:space="preserve"> </w:t>
      </w:r>
      <w:r w:rsidRPr="00B9011F">
        <w:rPr>
          <w:rStyle w:val="affff8"/>
          <w:rFonts w:hint="eastAsia"/>
          <w:spacing w:val="-2"/>
          <w:rtl/>
        </w:rPr>
        <w:t>יֵצֶר</w:t>
      </w:r>
      <w:r w:rsidRPr="00B9011F">
        <w:rPr>
          <w:rStyle w:val="affff8"/>
          <w:spacing w:val="-2"/>
          <w:rtl/>
        </w:rPr>
        <w:t xml:space="preserve"> </w:t>
      </w:r>
      <w:r w:rsidRPr="00B9011F">
        <w:rPr>
          <w:rStyle w:val="affff8"/>
          <w:rFonts w:hint="eastAsia"/>
          <w:spacing w:val="-2"/>
          <w:rtl/>
        </w:rPr>
        <w:t>לו</w:t>
      </w:r>
      <w:r w:rsidRPr="00B9011F">
        <w:rPr>
          <w:rFonts w:hint="eastAsia"/>
          <w:spacing w:val="-2"/>
          <w:rtl/>
        </w:rPr>
        <w:t xml:space="preserve"> </w:t>
      </w:r>
      <w:r w:rsidR="00B93B58" w:rsidRPr="00B9011F">
        <w:rPr>
          <w:rFonts w:hint="eastAsia"/>
          <w:rtl/>
        </w:rPr>
        <w:t>אין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הקב</w:t>
      </w:r>
      <w:r w:rsidR="00B93B58" w:rsidRPr="00B9011F">
        <w:rPr>
          <w:rtl/>
        </w:rPr>
        <w:t>"</w:t>
      </w:r>
      <w:r w:rsidR="00B93B58" w:rsidRPr="00B9011F">
        <w:rPr>
          <w:rFonts w:hint="eastAsia"/>
          <w:rtl/>
        </w:rPr>
        <w:t>ה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נפרע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מאדם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עד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שתתמלא</w:t>
      </w:r>
      <w:r w:rsidR="00B93B58" w:rsidRPr="00B9011F">
        <w:rPr>
          <w:rtl/>
        </w:rPr>
        <w:t xml:space="preserve"> </w:t>
      </w:r>
      <w:r w:rsidR="00B93B58" w:rsidRPr="00B9011F">
        <w:rPr>
          <w:rFonts w:hint="eastAsia"/>
          <w:rtl/>
        </w:rPr>
        <w:t>סאתו</w:t>
      </w:r>
    </w:p>
    <w:p w14:paraId="5897613B" w14:textId="77777777" w:rsidR="00F07A5B" w:rsidRPr="00F07A5B" w:rsidRDefault="00B93B58" w:rsidP="00B901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0B9738F4" w14:textId="43E8E49E" w:rsidR="00B9011F" w:rsidRDefault="00B93B58" w:rsidP="00B93B58">
      <w:pPr>
        <w:rPr>
          <w:rtl/>
        </w:rPr>
      </w:pPr>
      <w:r w:rsidRPr="00B9011F">
        <w:rPr>
          <w:rStyle w:val="affff8"/>
          <w:rFonts w:hint="cs"/>
          <w:rtl/>
        </w:rPr>
        <w:t>לישרים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cs"/>
          <w:b/>
          <w:bCs/>
          <w:rtl/>
        </w:rPr>
        <w:t>נאוה</w:t>
      </w:r>
      <w:r w:rsidRPr="00B9011F">
        <w:rPr>
          <w:rStyle w:val="affff8"/>
          <w:b/>
          <w:bCs/>
          <w:rtl/>
        </w:rPr>
        <w:t xml:space="preserve"> </w:t>
      </w:r>
      <w:r w:rsidRPr="00B9011F">
        <w:rPr>
          <w:rStyle w:val="affff8"/>
          <w:rFonts w:hint="cs"/>
          <w:rtl/>
        </w:rPr>
        <w:t>תהלה</w:t>
      </w:r>
      <w:r>
        <w:rPr>
          <w:rtl/>
        </w:rPr>
        <w:t>'</w:t>
      </w:r>
      <w:r w:rsidR="00B9011F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B9011F">
        <w:rPr>
          <w:rFonts w:hint="cs"/>
          <w:rtl/>
        </w:rPr>
        <w:t xml:space="preserve">תקרי </w:t>
      </w:r>
      <w:r w:rsidRPr="00E37E6F">
        <w:rPr>
          <w:rFonts w:cs="BA Vilna Bold" w:hint="cs"/>
          <w:rtl/>
        </w:rPr>
        <w:t>נוה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תהלה</w:t>
      </w:r>
      <w:r w:rsidRPr="006F178A">
        <w:rPr>
          <w:rtl/>
        </w:rPr>
        <w:t xml:space="preserve">, </w:t>
      </w:r>
    </w:p>
    <w:p w14:paraId="562B0452" w14:textId="33DEF62F" w:rsidR="00B93B58" w:rsidRPr="006F178A" w:rsidRDefault="00B93B58" w:rsidP="00B9011F">
      <w:pPr>
        <w:jc w:val="center"/>
        <w:rPr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שלטו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שונאיהם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במעשיהם</w:t>
      </w:r>
      <w:r w:rsidRPr="006F178A">
        <w:rPr>
          <w:rtl/>
        </w:rPr>
        <w:t>;</w:t>
      </w:r>
    </w:p>
    <w:p w14:paraId="12C022A4" w14:textId="77777777" w:rsidR="0067228F" w:rsidRDefault="00B93B58" w:rsidP="0067228F">
      <w:pPr>
        <w:rPr>
          <w:rtl/>
        </w:rPr>
      </w:pPr>
      <w:r w:rsidRPr="00B9011F">
        <w:rPr>
          <w:rStyle w:val="affff8"/>
          <w:rFonts w:hint="cs"/>
          <w:b/>
          <w:bCs/>
          <w:rtl/>
        </w:rPr>
        <w:t>דוד</w:t>
      </w:r>
      <w:r w:rsidRPr="0063694C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ד'טבעו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בארץ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שערי</w:t>
      </w:r>
      <w:r>
        <w:rPr>
          <w:rStyle w:val="affff8"/>
          <w:rFonts w:hint="cs"/>
          <w:rtl/>
        </w:rPr>
        <w:t>ה</w:t>
      </w:r>
      <w:r>
        <w:rPr>
          <w:rStyle w:val="affff8"/>
          <w:rtl/>
        </w:rPr>
        <w:t>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145DEB39" w14:textId="042A519F" w:rsidR="00B93B58" w:rsidRDefault="00B93B58" w:rsidP="00B9011F">
      <w:pPr>
        <w:spacing w:after="60"/>
        <w:rPr>
          <w:rtl/>
        </w:rPr>
      </w:pPr>
      <w:r w:rsidRPr="00E37E6F">
        <w:rPr>
          <w:rFonts w:cs="BA Vilna Bold"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ד'משנבנה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נגנז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אהל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מועד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קרשיו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קרסיו</w:t>
      </w:r>
      <w:r w:rsidR="0067228F">
        <w:rPr>
          <w:rtl/>
        </w:rPr>
        <w:br/>
      </w:r>
      <w:r w:rsidR="0067228F">
        <w:rPr>
          <w:rFonts w:hint="cs"/>
          <w:rtl/>
        </w:rPr>
        <w:t xml:space="preserve"> </w:t>
      </w:r>
      <w:r w:rsidR="0067228F">
        <w:rPr>
          <w:rtl/>
        </w:rPr>
        <w:tab/>
      </w:r>
      <w:r w:rsidR="0067228F">
        <w:rPr>
          <w:rtl/>
        </w:rPr>
        <w:tab/>
      </w:r>
      <w:r w:rsidR="0067228F">
        <w:rPr>
          <w:rFonts w:hint="cs"/>
          <w:rtl/>
        </w:rPr>
        <w:t xml:space="preserve"> 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ובריחיו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ועמודיו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ואדניו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מחילות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היכל</w:t>
      </w:r>
      <w:r w:rsidRPr="006F178A">
        <w:rPr>
          <w:rtl/>
        </w:rPr>
        <w:t>.</w:t>
      </w:r>
    </w:p>
    <w:p w14:paraId="6689FB34" w14:textId="1754BAE6" w:rsidR="0067228F" w:rsidRPr="0067228F" w:rsidRDefault="0067228F" w:rsidP="0067228F">
      <w:pPr>
        <w:spacing w:after="60"/>
        <w:jc w:val="center"/>
        <w:rPr>
          <w:rFonts w:ascii="BA • Vilna Light" w:hAnsi="BA • Vilna Light" w:cs="BA • Vilna Light"/>
          <w:rtl/>
        </w:rPr>
      </w:pPr>
      <w:r w:rsidRPr="0067228F">
        <w:rPr>
          <w:rFonts w:ascii="BA • Vilna Light" w:hAnsi="BA • Vilna Light" w:cs="BA • Vilna Light"/>
          <w:rtl/>
        </w:rPr>
        <w:t>****</w:t>
      </w:r>
    </w:p>
    <w:p w14:paraId="5C8B5005" w14:textId="72CD9C59" w:rsidR="00F07A5B" w:rsidRPr="00F07A5B" w:rsidRDefault="00B93B58" w:rsidP="00B9011F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ת</w:t>
      </w:r>
      <w:r w:rsidRPr="00F07A5B">
        <w:rPr>
          <w:rtl/>
        </w:rPr>
        <w:t>"</w:t>
      </w:r>
      <w:r w:rsidRPr="00F07A5B">
        <w:rPr>
          <w:rFonts w:hint="eastAsia"/>
          <w:rtl/>
        </w:rPr>
        <w:t>ר</w:t>
      </w:r>
      <w:r w:rsidR="00F07A5B" w:rsidRPr="00F07A5B">
        <w:rPr>
          <w:rtl/>
        </w:rPr>
        <w:t>:</w:t>
      </w:r>
    </w:p>
    <w:p w14:paraId="31976D1E" w14:textId="4279FA7C" w:rsidR="00B9011F" w:rsidRPr="00E37E6F" w:rsidRDefault="00B93B58" w:rsidP="00B9011F">
      <w:pPr>
        <w:jc w:val="center"/>
        <w:rPr>
          <w:rFonts w:cs="BA Vilna Bold"/>
          <w:rtl/>
        </w:rPr>
      </w:pPr>
      <w:r w:rsidRPr="00E37E6F">
        <w:rPr>
          <w:rFonts w:cs="BA Vilna Bold" w:hint="eastAsia"/>
          <w:rtl/>
        </w:rPr>
        <w:t>סוטה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נתנה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עיניה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במי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שאינו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ראוי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eastAsia"/>
          <w:rtl/>
        </w:rPr>
        <w:t>לה</w:t>
      </w:r>
      <w:r w:rsidRPr="00E37E6F">
        <w:rPr>
          <w:rFonts w:cs="BA Vilna Bold"/>
          <w:rtl/>
        </w:rPr>
        <w:t>,</w:t>
      </w:r>
    </w:p>
    <w:p w14:paraId="7215ABA4" w14:textId="59E49791" w:rsidR="00B93B58" w:rsidRPr="00B9011F" w:rsidRDefault="00B93B58" w:rsidP="00B9011F">
      <w:pPr>
        <w:jc w:val="center"/>
        <w:rPr>
          <w:rtl/>
        </w:rPr>
      </w:pPr>
      <w:r w:rsidRPr="00B9011F">
        <w:rPr>
          <w:rFonts w:hint="eastAsia"/>
          <w:rtl/>
        </w:rPr>
        <w:t>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שביקשה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לא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ניתן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לה</w:t>
      </w:r>
      <w:r w:rsidRPr="00B9011F">
        <w:rPr>
          <w:rtl/>
        </w:rPr>
        <w:t xml:space="preserve">, </w:t>
      </w:r>
      <w:r w:rsidRPr="00B9011F">
        <w:rPr>
          <w:rFonts w:hint="eastAsia"/>
          <w:rtl/>
        </w:rPr>
        <w:t>ומה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שבידה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נטלוהו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ממנה</w:t>
      </w:r>
      <w:r w:rsidRPr="00B9011F">
        <w:rPr>
          <w:rtl/>
        </w:rPr>
        <w:t>;</w:t>
      </w:r>
    </w:p>
    <w:p w14:paraId="4466ACC9" w14:textId="77777777" w:rsidR="00B93B58" w:rsidRPr="006F178A" w:rsidRDefault="00B93B58" w:rsidP="00B9011F">
      <w:pPr>
        <w:jc w:val="center"/>
        <w:rPr>
          <w:rtl/>
        </w:rPr>
      </w:pP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שמבקש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נותנין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הימנו</w:t>
      </w:r>
      <w:r w:rsidRPr="006F178A">
        <w:rPr>
          <w:rtl/>
        </w:rPr>
        <w:t>.</w:t>
      </w:r>
    </w:p>
    <w:p w14:paraId="31FF7EC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ט:</w:t>
      </w:r>
    </w:p>
    <w:p w14:paraId="2877BCF4" w14:textId="5E5387D7" w:rsidR="00B9011F" w:rsidRPr="00E37E6F" w:rsidRDefault="00B93B58" w:rsidP="00B9011F">
      <w:pPr>
        <w:jc w:val="center"/>
        <w:rPr>
          <w:rFonts w:cs="BA Vilna Bold"/>
          <w:rtl/>
        </w:rPr>
      </w:pPr>
      <w:r w:rsidRPr="00E37E6F">
        <w:rPr>
          <w:rFonts w:cs="BA Vilna Bold" w:hint="cs"/>
          <w:rtl/>
        </w:rPr>
        <w:t>וכן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מצינו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בנחש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הקדמוני</w:t>
      </w:r>
      <w:r w:rsidRPr="00E37E6F">
        <w:rPr>
          <w:rFonts w:cs="BA Vilna Bold"/>
          <w:rtl/>
        </w:rPr>
        <w:t xml:space="preserve">, </w:t>
      </w:r>
      <w:r w:rsidRPr="00E37E6F">
        <w:rPr>
          <w:rFonts w:cs="BA Vilna Bold" w:hint="cs"/>
          <w:rtl/>
        </w:rPr>
        <w:t>שנתן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עיניו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במה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שאינו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ראוי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לו</w:t>
      </w:r>
      <w:r w:rsidRPr="00E37E6F">
        <w:rPr>
          <w:rFonts w:cs="BA Vilna Bold"/>
          <w:rtl/>
        </w:rPr>
        <w:t>,</w:t>
      </w:r>
    </w:p>
    <w:p w14:paraId="31AE5C86" w14:textId="57B7279E" w:rsidR="00B93B58" w:rsidRPr="006F178A" w:rsidRDefault="00B93B58" w:rsidP="00B9011F">
      <w:pPr>
        <w:jc w:val="center"/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שביקש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נטלוהו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>;</w:t>
      </w:r>
    </w:p>
    <w:p w14:paraId="35DEF448" w14:textId="77777777" w:rsidR="00B9011F" w:rsidRDefault="00B93B58" w:rsidP="00B93B58">
      <w:pPr>
        <w:rPr>
          <w:rtl/>
        </w:rPr>
      </w:pPr>
      <w:r w:rsidRPr="00B9011F">
        <w:rPr>
          <w:rStyle w:val="affffc"/>
          <w:rFonts w:hint="cs"/>
          <w:rtl/>
        </w:rPr>
        <w:t>אמר</w:t>
      </w:r>
      <w:r w:rsidRPr="00B9011F">
        <w:rPr>
          <w:rStyle w:val="affffc"/>
          <w:rtl/>
        </w:rPr>
        <w:t xml:space="preserve"> </w:t>
      </w:r>
      <w:r w:rsidRPr="00B9011F">
        <w:rPr>
          <w:rStyle w:val="affffc"/>
          <w:rFonts w:hint="cs"/>
          <w:rtl/>
        </w:rPr>
        <w:t>הקב</w:t>
      </w:r>
      <w:r w:rsidRPr="00B9011F">
        <w:rPr>
          <w:rStyle w:val="affffc"/>
          <w:rtl/>
        </w:rPr>
        <w:t>"</w:t>
      </w:r>
      <w:r w:rsidRPr="00B9011F">
        <w:rPr>
          <w:rStyle w:val="affffc"/>
          <w:rFonts w:hint="cs"/>
          <w:rtl/>
        </w:rPr>
        <w:t>ה</w:t>
      </w:r>
      <w:r w:rsidRPr="00B9011F">
        <w:rPr>
          <w:rStyle w:val="affffc"/>
          <w:rtl/>
        </w:rPr>
        <w:t xml:space="preserve">: </w:t>
      </w:r>
      <w:r w:rsidRPr="00B9011F">
        <w:rPr>
          <w:rFonts w:hint="cs"/>
          <w:rtl/>
        </w:rPr>
        <w:t>אני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אמרתי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יהא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מלך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על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כל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בהמה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וחיה</w:t>
      </w:r>
      <w:r w:rsidRPr="00B9011F">
        <w:rPr>
          <w:rtl/>
        </w:rPr>
        <w:t xml:space="preserve">, </w:t>
      </w:r>
    </w:p>
    <w:p w14:paraId="0920532E" w14:textId="00EEFFA1" w:rsidR="00B93B58" w:rsidRPr="00B9011F" w:rsidRDefault="00B93B58" w:rsidP="00B9011F">
      <w:pPr>
        <w:ind w:left="113" w:firstLine="113"/>
        <w:rPr>
          <w:rtl/>
        </w:rPr>
      </w:pPr>
      <w:r w:rsidRPr="00B9011F">
        <w:rPr>
          <w:rStyle w:val="affffc"/>
          <w:rFonts w:hint="eastAsia"/>
          <w:rtl/>
        </w:rPr>
        <w:t>ועכשיו</w:t>
      </w:r>
      <w:r w:rsidR="00B9011F">
        <w:rPr>
          <w:rStyle w:val="affffc"/>
          <w:rFonts w:hint="cs"/>
          <w:rtl/>
        </w:rPr>
        <w:t>:</w:t>
      </w:r>
      <w:r w:rsidRPr="00B9011F">
        <w:rPr>
          <w:rtl/>
        </w:rPr>
        <w:t xml:space="preserve"> </w:t>
      </w:r>
      <w:r w:rsidRPr="00B9011F">
        <w:rPr>
          <w:rStyle w:val="affff8"/>
          <w:rtl/>
        </w:rPr>
        <w:t xml:space="preserve">'ארור </w:t>
      </w:r>
      <w:r w:rsidRPr="00B9011F">
        <w:rPr>
          <w:rStyle w:val="affff8"/>
          <w:rFonts w:hint="eastAsia"/>
          <w:rtl/>
        </w:rPr>
        <w:t>הוא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eastAsia"/>
          <w:rtl/>
        </w:rPr>
        <w:t>מכל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eastAsia"/>
          <w:rtl/>
        </w:rPr>
        <w:t>הבהמה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eastAsia"/>
          <w:rtl/>
        </w:rPr>
        <w:t>ומכל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eastAsia"/>
          <w:rtl/>
        </w:rPr>
        <w:t>חית</w:t>
      </w:r>
      <w:r w:rsidRPr="00B9011F">
        <w:rPr>
          <w:rStyle w:val="affff8"/>
          <w:rtl/>
        </w:rPr>
        <w:t xml:space="preserve"> </w:t>
      </w:r>
      <w:r w:rsidRPr="00B9011F">
        <w:rPr>
          <w:rStyle w:val="affff8"/>
          <w:rFonts w:hint="eastAsia"/>
          <w:rtl/>
        </w:rPr>
        <w:t>השדה</w:t>
      </w:r>
      <w:r w:rsidRPr="00B9011F">
        <w:rPr>
          <w:rStyle w:val="affff8"/>
          <w:rtl/>
        </w:rPr>
        <w:t>'</w:t>
      </w:r>
      <w:r w:rsidR="0067228F">
        <w:rPr>
          <w:rFonts w:hint="cs"/>
          <w:rtl/>
        </w:rPr>
        <w:t>.</w:t>
      </w:r>
    </w:p>
    <w:p w14:paraId="3823BEAA" w14:textId="0005B882" w:rsidR="00B93B58" w:rsidRPr="006F178A" w:rsidRDefault="00B93B58" w:rsidP="00B93B58">
      <w:pPr>
        <w:rPr>
          <w:rtl/>
        </w:rPr>
      </w:pPr>
      <w:r w:rsidRPr="00B9011F">
        <w:rPr>
          <w:rStyle w:val="affffc"/>
          <w:rFonts w:hint="cs"/>
          <w:rtl/>
        </w:rPr>
        <w:t>אני</w:t>
      </w:r>
      <w:r w:rsidRPr="00B9011F">
        <w:rPr>
          <w:rStyle w:val="affffc"/>
          <w:rtl/>
        </w:rPr>
        <w:t xml:space="preserve"> </w:t>
      </w:r>
      <w:r w:rsidRPr="00B9011F">
        <w:rPr>
          <w:rStyle w:val="affffc"/>
          <w:rFonts w:hint="cs"/>
          <w:rtl/>
        </w:rPr>
        <w:t>אמרתי</w:t>
      </w:r>
      <w:r w:rsidRPr="00B9011F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יהלך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זקופה</w:t>
      </w:r>
      <w:r w:rsidRPr="006F178A">
        <w:rPr>
          <w:rtl/>
        </w:rPr>
        <w:t xml:space="preserve">, </w:t>
      </w:r>
      <w:r w:rsidR="00B9011F">
        <w:rPr>
          <w:rStyle w:val="affffc"/>
          <w:rtl/>
        </w:rPr>
        <w:tab/>
      </w:r>
      <w:r w:rsidR="00B9011F">
        <w:rPr>
          <w:rStyle w:val="affffc"/>
          <w:rtl/>
        </w:rPr>
        <w:tab/>
      </w:r>
      <w:r w:rsidRPr="00B9011F">
        <w:rPr>
          <w:rStyle w:val="affffc"/>
          <w:rFonts w:hint="cs"/>
          <w:rtl/>
        </w:rPr>
        <w:t>עכשיו</w:t>
      </w:r>
      <w:r w:rsidRPr="00B9011F">
        <w:rPr>
          <w:rStyle w:val="affffc"/>
          <w:rtl/>
        </w:rPr>
        <w:t xml:space="preserve"> </w:t>
      </w:r>
      <w:r w:rsidRPr="003625F4">
        <w:rPr>
          <w:rStyle w:val="affff8"/>
          <w:rFonts w:hint="cs"/>
          <w:rtl/>
        </w:rPr>
        <w:t>'על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גחונו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ילך'</w:t>
      </w:r>
      <w:r w:rsidR="0067228F">
        <w:rPr>
          <w:rStyle w:val="affff8"/>
          <w:rFonts w:hint="cs"/>
          <w:rtl/>
        </w:rPr>
        <w:t>.</w:t>
      </w:r>
    </w:p>
    <w:p w14:paraId="4E564704" w14:textId="0379397F" w:rsidR="00B93B58" w:rsidRPr="006F178A" w:rsidRDefault="00B93B58" w:rsidP="00B93B58">
      <w:pPr>
        <w:rPr>
          <w:rtl/>
        </w:rPr>
      </w:pPr>
      <w:r w:rsidRPr="00B9011F">
        <w:rPr>
          <w:rStyle w:val="affffc"/>
          <w:rFonts w:hint="cs"/>
          <w:rtl/>
        </w:rPr>
        <w:t>אני</w:t>
      </w:r>
      <w:r w:rsidRPr="00B9011F">
        <w:rPr>
          <w:rStyle w:val="affffc"/>
          <w:rtl/>
        </w:rPr>
        <w:t xml:space="preserve"> </w:t>
      </w:r>
      <w:r w:rsidRPr="00B9011F">
        <w:rPr>
          <w:rStyle w:val="affffc"/>
          <w:rFonts w:hint="cs"/>
          <w:rtl/>
        </w:rPr>
        <w:t>אמרתי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, </w:t>
      </w:r>
      <w:r w:rsidRPr="00B9011F">
        <w:rPr>
          <w:rStyle w:val="affffc"/>
          <w:rFonts w:hint="cs"/>
          <w:rtl/>
        </w:rPr>
        <w:t>עכשיו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'עפר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יאכל'</w:t>
      </w:r>
      <w:r w:rsidR="0067228F">
        <w:rPr>
          <w:rStyle w:val="affff8"/>
          <w:rFonts w:hint="cs"/>
          <w:rtl/>
        </w:rPr>
        <w:t>.</w:t>
      </w:r>
    </w:p>
    <w:p w14:paraId="5EEF3453" w14:textId="187A1CFD" w:rsidR="00B93B58" w:rsidRPr="00B9011F" w:rsidRDefault="00B93B58" w:rsidP="00B9011F">
      <w:pPr>
        <w:rPr>
          <w:spacing w:val="0"/>
          <w:rtl/>
        </w:rPr>
      </w:pPr>
      <w:r w:rsidRPr="00B9011F">
        <w:rPr>
          <w:rStyle w:val="affffc"/>
          <w:rFonts w:hint="cs"/>
          <w:spacing w:val="0"/>
          <w:rtl/>
        </w:rPr>
        <w:t>הוא</w:t>
      </w:r>
      <w:r w:rsidRPr="00B9011F">
        <w:rPr>
          <w:rStyle w:val="affffc"/>
          <w:spacing w:val="0"/>
          <w:rtl/>
        </w:rPr>
        <w:t xml:space="preserve"> </w:t>
      </w:r>
      <w:r w:rsidRPr="00B9011F">
        <w:rPr>
          <w:rStyle w:val="affffc"/>
          <w:rFonts w:hint="cs"/>
          <w:spacing w:val="0"/>
          <w:rtl/>
        </w:rPr>
        <w:t>אמר</w:t>
      </w:r>
      <w:r w:rsidRPr="00B9011F">
        <w:rPr>
          <w:spacing w:val="0"/>
          <w:rtl/>
        </w:rPr>
        <w:t xml:space="preserve"> </w:t>
      </w:r>
      <w:r w:rsidRPr="00B9011F">
        <w:rPr>
          <w:rFonts w:hint="cs"/>
          <w:spacing w:val="0"/>
          <w:rtl/>
        </w:rPr>
        <w:t>אהרוג</w:t>
      </w:r>
      <w:r w:rsidRPr="00B9011F">
        <w:rPr>
          <w:spacing w:val="0"/>
          <w:rtl/>
        </w:rPr>
        <w:t xml:space="preserve"> </w:t>
      </w:r>
      <w:r w:rsidRPr="00B9011F">
        <w:rPr>
          <w:rFonts w:hint="cs"/>
          <w:spacing w:val="0"/>
          <w:rtl/>
        </w:rPr>
        <w:t>אדם</w:t>
      </w:r>
      <w:r w:rsidRPr="00B9011F">
        <w:rPr>
          <w:spacing w:val="0"/>
          <w:rtl/>
        </w:rPr>
        <w:t xml:space="preserve"> </w:t>
      </w:r>
      <w:r w:rsidRPr="00B9011F">
        <w:rPr>
          <w:rFonts w:hint="cs"/>
          <w:spacing w:val="0"/>
          <w:rtl/>
        </w:rPr>
        <w:t>ואשא</w:t>
      </w:r>
      <w:r w:rsidRPr="00B9011F">
        <w:rPr>
          <w:spacing w:val="0"/>
          <w:rtl/>
        </w:rPr>
        <w:t xml:space="preserve"> </w:t>
      </w:r>
      <w:r w:rsidRPr="00B9011F">
        <w:rPr>
          <w:rFonts w:hint="cs"/>
          <w:spacing w:val="0"/>
          <w:rtl/>
        </w:rPr>
        <w:t>חוה</w:t>
      </w:r>
      <w:r w:rsidRPr="00B9011F">
        <w:rPr>
          <w:spacing w:val="0"/>
          <w:rtl/>
        </w:rPr>
        <w:t>,</w:t>
      </w:r>
      <w:r w:rsidR="00B9011F" w:rsidRPr="00B9011F">
        <w:rPr>
          <w:rFonts w:hint="cs"/>
          <w:spacing w:val="0"/>
          <w:rtl/>
        </w:rPr>
        <w:t xml:space="preserve"> </w:t>
      </w:r>
      <w:r w:rsidRPr="00B9011F">
        <w:rPr>
          <w:rStyle w:val="affffc"/>
          <w:rFonts w:hint="cs"/>
          <w:spacing w:val="0"/>
          <w:rtl/>
        </w:rPr>
        <w:t>עכשיו</w:t>
      </w:r>
      <w:r w:rsidRPr="00B9011F">
        <w:rPr>
          <w:rStyle w:val="affffc"/>
          <w:spacing w:val="0"/>
          <w:rtl/>
        </w:rPr>
        <w:t xml:space="preserve"> </w:t>
      </w:r>
      <w:r w:rsidRPr="00B9011F">
        <w:rPr>
          <w:rStyle w:val="affff8"/>
          <w:rFonts w:hint="cs"/>
          <w:spacing w:val="0"/>
          <w:rtl/>
        </w:rPr>
        <w:t>'איבה</w:t>
      </w:r>
      <w:r w:rsidRPr="00B9011F">
        <w:rPr>
          <w:rStyle w:val="affff8"/>
          <w:spacing w:val="0"/>
          <w:rtl/>
        </w:rPr>
        <w:t xml:space="preserve"> </w:t>
      </w:r>
      <w:r w:rsidRPr="00B9011F">
        <w:rPr>
          <w:rStyle w:val="affff8"/>
          <w:rFonts w:hint="cs"/>
          <w:spacing w:val="0"/>
          <w:rtl/>
        </w:rPr>
        <w:t>אשית</w:t>
      </w:r>
      <w:r w:rsidRPr="00B9011F">
        <w:rPr>
          <w:rStyle w:val="affff8"/>
          <w:spacing w:val="0"/>
          <w:rtl/>
        </w:rPr>
        <w:t xml:space="preserve"> </w:t>
      </w:r>
      <w:r w:rsidRPr="00B9011F">
        <w:rPr>
          <w:rStyle w:val="affff8"/>
          <w:rFonts w:hint="cs"/>
          <w:spacing w:val="0"/>
          <w:rtl/>
        </w:rPr>
        <w:t>בינך</w:t>
      </w:r>
      <w:r w:rsidRPr="00B9011F">
        <w:rPr>
          <w:rStyle w:val="affff8"/>
          <w:spacing w:val="0"/>
          <w:rtl/>
        </w:rPr>
        <w:t xml:space="preserve"> </w:t>
      </w:r>
      <w:r w:rsidRPr="00B9011F">
        <w:rPr>
          <w:rStyle w:val="affff8"/>
          <w:rFonts w:hint="cs"/>
          <w:spacing w:val="0"/>
          <w:rtl/>
        </w:rPr>
        <w:t>ובין</w:t>
      </w:r>
      <w:r w:rsidRPr="00B9011F">
        <w:rPr>
          <w:rStyle w:val="affff8"/>
          <w:spacing w:val="0"/>
          <w:rtl/>
        </w:rPr>
        <w:t xml:space="preserve"> </w:t>
      </w:r>
      <w:r w:rsidRPr="00B9011F">
        <w:rPr>
          <w:rStyle w:val="affff8"/>
          <w:rFonts w:hint="cs"/>
          <w:spacing w:val="0"/>
          <w:rtl/>
        </w:rPr>
        <w:t>האשה</w:t>
      </w:r>
      <w:r w:rsidRPr="00B9011F">
        <w:rPr>
          <w:rStyle w:val="affff8"/>
          <w:spacing w:val="0"/>
          <w:rtl/>
        </w:rPr>
        <w:t>.</w:t>
      </w:r>
    </w:p>
    <w:p w14:paraId="29FEA405" w14:textId="77777777" w:rsidR="00F07A5B" w:rsidRPr="00F07A5B" w:rsidRDefault="00B93B58" w:rsidP="00B901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מצינו</w:t>
      </w:r>
      <w:r w:rsidR="00F07A5B" w:rsidRPr="00F07A5B">
        <w:rPr>
          <w:rtl/>
        </w:rPr>
        <w:t>:</w:t>
      </w:r>
    </w:p>
    <w:p w14:paraId="6FF6148B" w14:textId="6789BC03" w:rsidR="00B9011F" w:rsidRDefault="00B93B58" w:rsidP="00B93B58">
      <w:pPr>
        <w:rPr>
          <w:rtl/>
        </w:rPr>
      </w:pPr>
      <w:r w:rsidRPr="006F178A">
        <w:rPr>
          <w:rFonts w:hint="cs"/>
          <w:rtl/>
        </w:rPr>
        <w:t>בקין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וקרח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ובלעם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ודואג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ואחיתופל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וגחזי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ואבשלום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ואדוניה</w:t>
      </w:r>
      <w:r w:rsidRPr="00B9011F">
        <w:rPr>
          <w:rFonts w:hint="cs"/>
          <w:rtl/>
        </w:rPr>
        <w:t>ו</w:t>
      </w:r>
      <w:r w:rsidRPr="00B9011F">
        <w:rPr>
          <w:rtl/>
        </w:rPr>
        <w:t xml:space="preserve">, </w:t>
      </w:r>
      <w:r w:rsidRPr="00B9011F">
        <w:rPr>
          <w:rFonts w:hint="cs"/>
          <w:rtl/>
        </w:rPr>
        <w:t>ועוזיהו</w:t>
      </w:r>
      <w:r w:rsidRPr="00B9011F">
        <w:rPr>
          <w:rtl/>
        </w:rPr>
        <w:t xml:space="preserve">, </w:t>
      </w:r>
      <w:r w:rsidRPr="00B9011F">
        <w:rPr>
          <w:rFonts w:hint="cs"/>
          <w:rtl/>
        </w:rPr>
        <w:t>והמן</w:t>
      </w:r>
      <w:r w:rsidRPr="00B9011F">
        <w:rPr>
          <w:rtl/>
        </w:rPr>
        <w:t xml:space="preserve">, </w:t>
      </w:r>
      <w:r w:rsidRPr="00B9011F">
        <w:rPr>
          <w:rFonts w:hint="cs"/>
          <w:rtl/>
        </w:rPr>
        <w:t>שנתנו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עיניהם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במה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שאינו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ראוי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להם</w:t>
      </w:r>
      <w:r w:rsidRPr="00B9011F">
        <w:rPr>
          <w:rtl/>
        </w:rPr>
        <w:t xml:space="preserve">, </w:t>
      </w:r>
    </w:p>
    <w:p w14:paraId="19B7461F" w14:textId="677E364D" w:rsidR="00B93B58" w:rsidRPr="00B9011F" w:rsidRDefault="00B93B58" w:rsidP="00B93B58">
      <w:pPr>
        <w:rPr>
          <w:rtl/>
        </w:rPr>
      </w:pPr>
      <w:r w:rsidRPr="00B9011F">
        <w:rPr>
          <w:rFonts w:hint="eastAsia"/>
          <w:rtl/>
        </w:rPr>
        <w:t>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שביקשו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לא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ניתן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להם</w:t>
      </w:r>
      <w:r w:rsidRPr="00B9011F">
        <w:rPr>
          <w:rtl/>
        </w:rPr>
        <w:t xml:space="preserve">, </w:t>
      </w:r>
      <w:r w:rsidRPr="00B9011F">
        <w:rPr>
          <w:rFonts w:hint="eastAsia"/>
          <w:rtl/>
        </w:rPr>
        <w:t>ומה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שבידם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נטלוהו</w:t>
      </w:r>
      <w:r w:rsidRPr="00B9011F">
        <w:rPr>
          <w:rtl/>
        </w:rPr>
        <w:t xml:space="preserve"> </w:t>
      </w:r>
      <w:r w:rsidRPr="00B9011F">
        <w:rPr>
          <w:rFonts w:hint="eastAsia"/>
          <w:rtl/>
        </w:rPr>
        <w:t>מהם</w:t>
      </w:r>
      <w:r w:rsidRPr="00B9011F">
        <w:rPr>
          <w:rtl/>
        </w:rPr>
        <w:t>.</w:t>
      </w:r>
    </w:p>
    <w:p w14:paraId="2709D14E" w14:textId="5B2E8254" w:rsidR="00B93B58" w:rsidRPr="006F178A" w:rsidRDefault="00E4644A" w:rsidP="00E4644A">
      <w:pPr>
        <w:pStyle w:val="affff5"/>
        <w:rPr>
          <w:del w:id="90054" w:author="מנוע עיצוב" w:date="2026-10-08T11:01:28Z"/>
        </w:rPr>
      </w:pPr>
      <w:del w:id="90053" w:author="מנוע עיצוב" w:date="2026-10-08T11:01:28Z">
        <w:r>
          <w:rPr>
            <w:rtl/>
          </w:rPr>
          <w:delText xml:space="preserve">****</w:delText>
        </w:r>
      </w:del>
    </w:p>
    <w:p w14:paraId="3EAF6019" w14:textId="77777777" w:rsidR="00B93B58" w:rsidRPr="006F178A" w:rsidRDefault="00B93B58" w:rsidP="005670C9">
      <w:pPr>
        <w:pStyle w:val="afffd"/>
        <w:rPr>
          <w:rtl/>
        </w:rPr>
      </w:pPr>
      <w:ins w:id="982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בירך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45E98D8F" w14:textId="77777777" w:rsidR="00F07A5B" w:rsidRPr="00F07A5B" w:rsidRDefault="00B93B58" w:rsidP="0067228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מה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Pr="00F07A5B">
        <w:rPr>
          <w:rtl/>
        </w:rPr>
        <w:t>?</w:t>
      </w:r>
      <w:r w:rsidR="00F07A5B" w:rsidRPr="00F07A5B">
        <w:rPr>
          <w:rtl/>
        </w:rPr>
        <w:t>:</w:t>
      </w:r>
    </w:p>
    <w:p w14:paraId="2207BC68" w14:textId="28E720FF" w:rsidR="0067228F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אי </w:t>
      </w:r>
      <w:r w:rsidRPr="009C2527">
        <w:rPr>
          <w:rStyle w:val="affff8"/>
          <w:rFonts w:hint="cs"/>
          <w:rtl/>
        </w:rPr>
        <w:t>מ'בתת</w:t>
      </w:r>
      <w:r w:rsidRPr="009C2527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את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יריכך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נופלת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ואת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בטנך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צבה</w:t>
      </w:r>
      <w:r w:rsidRPr="009C2527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690672DA" w14:textId="3B7C1393" w:rsidR="00B93B58" w:rsidRPr="006F178A" w:rsidRDefault="00B93B58" w:rsidP="00B93B58">
      <w:pPr>
        <w:rPr>
          <w:rtl/>
        </w:rPr>
      </w:pPr>
      <w:r w:rsidRPr="0067228F">
        <w:rPr>
          <w:rStyle w:val="affffc"/>
          <w:rFonts w:hint="cs"/>
          <w:rtl/>
        </w:rPr>
        <w:t>והכתיב</w:t>
      </w:r>
      <w:r w:rsidRPr="0067228F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'וצבתה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בטנה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ונפלה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ירכה</w:t>
      </w:r>
      <w:r w:rsidRPr="003625F4">
        <w:rPr>
          <w:rStyle w:val="affff8"/>
          <w:rtl/>
        </w:rPr>
        <w:t>'!</w:t>
      </w:r>
    </w:p>
    <w:p w14:paraId="12736D9E" w14:textId="2E32090A" w:rsidR="00F07A5B" w:rsidRPr="00F07A5B" w:rsidRDefault="0067228F" w:rsidP="0067228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93B58" w:rsidRPr="00F07A5B">
        <w:rPr>
          <w:rFonts w:hint="cs"/>
          <w:rtl/>
        </w:rPr>
        <w:t>אביי</w:t>
      </w:r>
      <w:r w:rsidR="00F07A5B" w:rsidRPr="00F07A5B">
        <w:rPr>
          <w:rtl/>
        </w:rPr>
        <w:t>:</w:t>
      </w:r>
    </w:p>
    <w:p w14:paraId="3770F1E2" w14:textId="2BE88642" w:rsidR="00B93B58" w:rsidRPr="0024069D" w:rsidRDefault="00B93B58" w:rsidP="00B93B58">
      <w:pPr>
        <w:rPr>
          <w:spacing w:val="2"/>
          <w:rtl/>
        </w:rPr>
      </w:pPr>
      <w:r w:rsidRPr="0024069D">
        <w:rPr>
          <w:rFonts w:hint="cs"/>
          <w:spacing w:val="2"/>
          <w:rtl/>
        </w:rPr>
        <w:t>לייט תחילה</w:t>
      </w:r>
      <w:r w:rsidRPr="0024069D">
        <w:rPr>
          <w:spacing w:val="2"/>
          <w:rtl/>
        </w:rPr>
        <w:t xml:space="preserve"> </w:t>
      </w:r>
      <w:r w:rsidRPr="0024069D">
        <w:rPr>
          <w:rFonts w:hint="cs"/>
          <w:spacing w:val="2"/>
          <w:rtl/>
        </w:rPr>
        <w:t>ירך</w:t>
      </w:r>
      <w:r w:rsidRPr="0024069D">
        <w:rPr>
          <w:spacing w:val="2"/>
          <w:rtl/>
        </w:rPr>
        <w:t xml:space="preserve"> </w:t>
      </w:r>
      <w:r w:rsidRPr="0024069D">
        <w:rPr>
          <w:rFonts w:hint="cs"/>
          <w:spacing w:val="2"/>
          <w:rtl/>
        </w:rPr>
        <w:t>והדר</w:t>
      </w:r>
      <w:r w:rsidRPr="0024069D">
        <w:rPr>
          <w:spacing w:val="2"/>
          <w:rtl/>
        </w:rPr>
        <w:t xml:space="preserve"> </w:t>
      </w:r>
      <w:r w:rsidRPr="0024069D">
        <w:rPr>
          <w:rFonts w:hint="cs"/>
          <w:spacing w:val="2"/>
          <w:rtl/>
        </w:rPr>
        <w:t>בטן</w:t>
      </w:r>
      <w:r w:rsidRPr="0024069D">
        <w:rPr>
          <w:spacing w:val="2"/>
          <w:rtl/>
        </w:rPr>
        <w:t xml:space="preserve">, </w:t>
      </w:r>
      <w:r w:rsidRPr="0024069D">
        <w:rPr>
          <w:rFonts w:hint="cs"/>
          <w:spacing w:val="2"/>
          <w:rtl/>
        </w:rPr>
        <w:t>ומי</w:t>
      </w:r>
      <w:r w:rsidR="0067228F" w:rsidRPr="0024069D">
        <w:rPr>
          <w:rFonts w:hint="cs"/>
          <w:spacing w:val="2"/>
          <w:rtl/>
        </w:rPr>
        <w:t>ם</w:t>
      </w:r>
      <w:r w:rsidRPr="0024069D">
        <w:rPr>
          <w:spacing w:val="2"/>
          <w:rtl/>
        </w:rPr>
        <w:t xml:space="preserve"> </w:t>
      </w:r>
      <w:r w:rsidR="0067228F" w:rsidRPr="0024069D">
        <w:rPr>
          <w:rFonts w:hint="cs"/>
          <w:spacing w:val="2"/>
          <w:rtl/>
        </w:rPr>
        <w:t xml:space="preserve">בדקי כדרכם קודם בטן ואח''כ ירך </w:t>
      </w:r>
    </w:p>
    <w:p w14:paraId="65966E58" w14:textId="77777777" w:rsidR="00F07A5B" w:rsidRPr="00F07A5B" w:rsidRDefault="0067228F" w:rsidP="0067228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02FC3908" w14:textId="7140FF7E" w:rsidR="00B93B58" w:rsidRPr="006F178A" w:rsidRDefault="0067228F" w:rsidP="00B93B58">
      <w:pPr>
        <w:rPr>
          <w:rtl/>
        </w:rPr>
      </w:pP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בקללה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גם </w:t>
      </w:r>
      <w:r w:rsidR="00B93B58" w:rsidRPr="0067228F">
        <w:rPr>
          <w:rStyle w:val="affffc"/>
          <w:rFonts w:hint="cs"/>
          <w:rtl/>
        </w:rPr>
        <w:t>כתיב</w:t>
      </w:r>
      <w:r>
        <w:rPr>
          <w:rStyle w:val="affffc"/>
          <w:rFonts w:hint="cs"/>
          <w:rtl/>
        </w:rPr>
        <w:t xml:space="preserve"> קודם</w:t>
      </w:r>
      <w:r w:rsidR="00B93B58" w:rsidRPr="0067228F">
        <w:rPr>
          <w:rStyle w:val="affffc"/>
          <w:rtl/>
        </w:rPr>
        <w:t xml:space="preserve">: </w:t>
      </w:r>
      <w:r w:rsidR="00B93B58" w:rsidRPr="003625F4">
        <w:rPr>
          <w:rStyle w:val="affff8"/>
          <w:rFonts w:hint="cs"/>
          <w:rtl/>
        </w:rPr>
        <w:t>'לצבות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בטן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ולנפיל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ירך'</w:t>
      </w:r>
      <w:r w:rsidR="00B93B58" w:rsidRPr="003625F4">
        <w:rPr>
          <w:rStyle w:val="affff8"/>
          <w:rtl/>
        </w:rPr>
        <w:t>!</w:t>
      </w:r>
    </w:p>
    <w:p w14:paraId="3AA77C0E" w14:textId="77777777" w:rsidR="00F07A5B" w:rsidRPr="00F07A5B" w:rsidRDefault="00B93B58" w:rsidP="0067228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ההוא</w:t>
      </w:r>
      <w:r w:rsidR="00F07A5B" w:rsidRPr="00F07A5B">
        <w:rPr>
          <w:rtl/>
        </w:rPr>
        <w:t>:</w:t>
      </w:r>
    </w:p>
    <w:p w14:paraId="212497CA" w14:textId="5714239F" w:rsidR="00B93B58" w:rsidRPr="0067228F" w:rsidRDefault="0067228F" w:rsidP="00B93B58">
      <w:pPr>
        <w:rPr>
          <w:spacing w:val="-2"/>
          <w:rtl/>
        </w:rPr>
      </w:pPr>
      <w:r w:rsidRPr="0067228F">
        <w:rPr>
          <w:rFonts w:hint="cs"/>
          <w:spacing w:val="-2"/>
          <w:rtl/>
        </w:rPr>
        <w:t xml:space="preserve">שכהן מודיעה </w:t>
      </w:r>
      <w:r w:rsidR="00B93B58" w:rsidRPr="0067228F">
        <w:rPr>
          <w:rFonts w:hint="cs"/>
          <w:spacing w:val="-2"/>
          <w:rtl/>
        </w:rPr>
        <w:t>דבטן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ברישא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והדר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ירך</w:t>
      </w:r>
      <w:r w:rsidR="00B93B58" w:rsidRPr="0067228F">
        <w:rPr>
          <w:spacing w:val="-2"/>
          <w:rtl/>
        </w:rPr>
        <w:t xml:space="preserve">, </w:t>
      </w:r>
      <w:r w:rsidR="00B93B58" w:rsidRPr="0067228F">
        <w:rPr>
          <w:rFonts w:hint="cs"/>
          <w:spacing w:val="-2"/>
          <w:rtl/>
        </w:rPr>
        <w:t>שלא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להוציא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לעז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על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מים</w:t>
      </w:r>
      <w:r w:rsidR="00B93B58" w:rsidRPr="0067228F">
        <w:rPr>
          <w:spacing w:val="-2"/>
          <w:rtl/>
        </w:rPr>
        <w:t xml:space="preserve"> </w:t>
      </w:r>
      <w:r w:rsidR="00B93B58" w:rsidRPr="0067228F">
        <w:rPr>
          <w:rFonts w:hint="cs"/>
          <w:spacing w:val="-2"/>
          <w:rtl/>
        </w:rPr>
        <w:t>המרים</w:t>
      </w:r>
    </w:p>
    <w:p w14:paraId="13DFD67D" w14:textId="28D76FCE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0D342313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42" w:author="קלוד" w:date="2026-10-06T10:10:25Z">
        <w:r>
          <w:rPr>
            <w:rFonts w:hint="cs"/>
            <w:rtl/>
          </w:rPr>
          <w:delText xml:space="preserve">מתני</w:delText>
        </w:r>
      </w:del>
      <w:ins w:id="20443" w:author="קלוד" w:date="2026-10-06T10:10:25Z">
        <w:r>
          <w:rPr>
            <w:rFonts w:hint="cs"/>
            <w:rtl/>
          </w:rPr>
          <w:t xml:space="preserve">משנה ח</w:t>
        </w:r>
      </w:ins>
      <w:del w:id="20444" w:author="קלוד" w:date="2026-10-06T10:10:25Z">
        <w:r>
          <w:rPr>
            <w:rtl/>
          </w:rPr>
          <w:delText xml:space="preserve">'.</w:delText>
        </w:r>
      </w:del>
    </w:p>
    <w:p w14:paraId="57AA28BE" w14:textId="28C8AE57" w:rsidR="00F537EB" w:rsidRDefault="00B93B58" w:rsidP="00F537EB">
      <w:pPr>
        <w:pStyle w:val="afff5"/>
        <w:spacing w:before="120"/>
        <w:jc w:val="center"/>
        <w:rPr>
          <w:rtl/>
        </w:rPr>
        <w:pPrChange w:id="90008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t>שמשון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עיניו</w:t>
      </w:r>
      <w:r w:rsidRPr="006F178A">
        <w:rPr>
          <w:rtl/>
        </w:rPr>
        <w:t>,</w:t>
      </w:r>
    </w:p>
    <w:p w14:paraId="24324315" w14:textId="64BD9280" w:rsidR="00B93B58" w:rsidRPr="006F178A" w:rsidRDefault="00B93B58" w:rsidP="00F537EB">
      <w:pPr>
        <w:pStyle w:val="afff5"/>
        <w:spacing w:after="60"/>
        <w:rPr>
          <w:rtl/>
        </w:rPr>
      </w:pPr>
      <w:r w:rsidRPr="00F537EB">
        <w:rPr>
          <w:rStyle w:val="TanaimMishna"/>
          <w:rFonts w:hint="cs"/>
          <w:rtl/>
          <w:rPrChange w:id="20013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Pr="00F537EB">
        <w:rPr>
          <w:rStyle w:val="TanaimMishna"/>
          <w:rtl/>
          <w:rPrChange w:id="20014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ויאחזוהו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וינקרו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עיניו</w:t>
      </w:r>
      <w:r w:rsidRPr="006F178A">
        <w:rPr>
          <w:rtl/>
        </w:rPr>
        <w:t>.</w:t>
      </w:r>
    </w:p>
    <w:p w14:paraId="3744326E" w14:textId="77777777" w:rsidR="00B93B58" w:rsidRPr="006F178A" w:rsidRDefault="00B93B58" w:rsidP="00F537EB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אבשלום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נתגאה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בשערו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בשערו</w:t>
      </w:r>
      <w:r w:rsidRPr="006F178A">
        <w:rPr>
          <w:rtl/>
        </w:rPr>
        <w:t>;</w:t>
      </w:r>
    </w:p>
    <w:p w14:paraId="4E4F6979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פלגשי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לונביות</w:t>
      </w:r>
      <w:r w:rsidRPr="006F178A">
        <w:rPr>
          <w:rtl/>
        </w:rPr>
        <w:t xml:space="preserve">, </w:t>
      </w:r>
      <w:r w:rsidRPr="00F537EB">
        <w:rPr>
          <w:rStyle w:val="TanaimMishna"/>
          <w:rFonts w:hint="cs"/>
          <w:rtl/>
          <w:rPrChange w:id="20015" w:author="קלוד" w:date="2026-10-06T10:10:25Z">
            <w:rPr>
              <w:rStyle w:val="affffc"/>
              <w:rFonts w:hint="cs"/>
              <w:rtl/>
            </w:rPr>
          </w:rPrChange>
        </w:rPr>
        <w:t>שנאמר</w:t>
      </w:r>
      <w:r w:rsidRPr="00F537EB">
        <w:rPr>
          <w:rStyle w:val="TanaimMishna"/>
          <w:rtl/>
          <w:rPrChange w:id="20016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ויסבו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נושאי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יואב</w:t>
      </w:r>
      <w:r w:rsidRPr="006F178A">
        <w:rPr>
          <w:rtl/>
        </w:rPr>
        <w:t>;</w:t>
      </w:r>
    </w:p>
    <w:p w14:paraId="3EC56EE3" w14:textId="2851E03D" w:rsidR="00F537EB" w:rsidRPr="008F2A5E" w:rsidRDefault="00B93B58" w:rsidP="00B93B58">
      <w:pPr>
        <w:pStyle w:val="afff5"/>
        <w:rPr>
          <w:spacing w:val="-2"/>
          <w:rtl/>
        </w:rPr>
      </w:pPr>
      <w:r w:rsidRPr="008F2A5E">
        <w:rPr>
          <w:rFonts w:hint="cs"/>
          <w:spacing w:val="-2"/>
          <w:rtl/>
        </w:rPr>
        <w:t>ולפי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שגנב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ג</w:t>
      </w:r>
      <w:r w:rsidRPr="008F2A5E">
        <w:rPr>
          <w:spacing w:val="-2"/>
          <w:rtl/>
        </w:rPr>
        <w:t xml:space="preserve">' </w:t>
      </w:r>
      <w:r w:rsidRPr="008F2A5E">
        <w:rPr>
          <w:rFonts w:hint="cs"/>
          <w:spacing w:val="-2"/>
          <w:rtl/>
        </w:rPr>
        <w:t>גנבות</w:t>
      </w:r>
      <w:r w:rsidRPr="008F2A5E">
        <w:rPr>
          <w:spacing w:val="-2"/>
          <w:rtl/>
        </w:rPr>
        <w:t xml:space="preserve">, </w:t>
      </w:r>
      <w:r w:rsidRPr="008F2A5E">
        <w:rPr>
          <w:rFonts w:hint="cs"/>
          <w:spacing w:val="-2"/>
          <w:rtl/>
        </w:rPr>
        <w:t>לב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אביו</w:t>
      </w:r>
      <w:r w:rsidRPr="008F2A5E">
        <w:rPr>
          <w:spacing w:val="-2"/>
          <w:rtl/>
        </w:rPr>
        <w:t xml:space="preserve"> </w:t>
      </w:r>
      <w:r w:rsidR="00F537EB" w:rsidRPr="008F2A5E">
        <w:rPr>
          <w:rFonts w:hint="cs"/>
          <w:spacing w:val="-2"/>
          <w:rtl/>
        </w:rPr>
        <w:t>ב</w:t>
      </w:r>
      <w:r w:rsidRPr="008F2A5E">
        <w:rPr>
          <w:spacing w:val="-2"/>
          <w:rtl/>
        </w:rPr>
        <w:t>"</w:t>
      </w:r>
      <w:r w:rsidRPr="008F2A5E">
        <w:rPr>
          <w:rFonts w:hint="cs"/>
          <w:spacing w:val="-2"/>
          <w:rtl/>
        </w:rPr>
        <w:t>ד</w:t>
      </w:r>
      <w:r w:rsidR="00F537EB" w:rsidRPr="008F2A5E">
        <w:rPr>
          <w:rFonts w:hint="cs"/>
          <w:spacing w:val="-2"/>
          <w:rtl/>
        </w:rPr>
        <w:t>,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וישראל</w:t>
      </w:r>
      <w:r w:rsidRPr="008F2A5E">
        <w:rPr>
          <w:spacing w:val="-2"/>
          <w:rtl/>
        </w:rPr>
        <w:t xml:space="preserve">, </w:t>
      </w:r>
      <w:r w:rsidRPr="008F2A5E">
        <w:rPr>
          <w:rFonts w:hint="cs"/>
          <w:spacing w:val="-2"/>
          <w:rtl/>
        </w:rPr>
        <w:t>לפיכך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נתקעו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בו</w:t>
      </w:r>
      <w:r w:rsidRPr="008F2A5E">
        <w:rPr>
          <w:spacing w:val="-2"/>
          <w:rtl/>
        </w:rPr>
        <w:t xml:space="preserve"> </w:t>
      </w:r>
      <w:r w:rsidRPr="008F2A5E">
        <w:rPr>
          <w:rFonts w:hint="cs"/>
          <w:spacing w:val="-2"/>
          <w:rtl/>
        </w:rPr>
        <w:t>ג</w:t>
      </w:r>
      <w:r w:rsidRPr="008F2A5E">
        <w:rPr>
          <w:spacing w:val="-2"/>
          <w:rtl/>
        </w:rPr>
        <w:t xml:space="preserve">' </w:t>
      </w:r>
      <w:r w:rsidRPr="008F2A5E">
        <w:rPr>
          <w:rFonts w:hint="cs"/>
          <w:spacing w:val="-2"/>
          <w:rtl/>
        </w:rPr>
        <w:t>שבטים</w:t>
      </w:r>
    </w:p>
    <w:p w14:paraId="578E13AF" w14:textId="34B92B78" w:rsidR="00B93B58" w:rsidRPr="006F178A" w:rsidRDefault="00B93B58" w:rsidP="00F537EB">
      <w:pPr>
        <w:pStyle w:val="afff5"/>
        <w:spacing w:after="60"/>
        <w:rPr>
          <w:rtl/>
        </w:rPr>
      </w:pPr>
      <w:r w:rsidRPr="00F537EB">
        <w:rPr>
          <w:rStyle w:val="TanaimMishna"/>
          <w:rFonts w:hint="cs"/>
          <w:rtl/>
          <w:rPrChange w:id="20017" w:author="קלוד" w:date="2026-10-06T10:10:25Z">
            <w:rPr>
              <w:rStyle w:val="affffc"/>
              <w:rFonts w:hint="cs"/>
              <w:rtl/>
            </w:rPr>
          </w:rPrChange>
        </w:rPr>
        <w:t>שנאמר</w:t>
      </w:r>
      <w:r w:rsidRPr="00F537EB">
        <w:rPr>
          <w:rStyle w:val="TanaimMishna"/>
          <w:rtl/>
          <w:rPrChange w:id="20018" w:author="קלוד" w:date="2026-10-06T10:10:25Z">
            <w:rPr>
              <w:rStyle w:val="affffc"/>
              <w:rtl/>
            </w:rPr>
          </w:rPrChange>
        </w:rPr>
        <w:t>: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ויקח שלשה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שבטים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בכפו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ויתקעם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בלב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אבשלום</w:t>
      </w:r>
      <w:r w:rsidRPr="006F178A">
        <w:rPr>
          <w:rtl/>
        </w:rPr>
        <w:t>.</w:t>
      </w:r>
    </w:p>
    <w:p w14:paraId="41C3A6E3" w14:textId="6B4C5D43" w:rsidR="008F2A5E" w:rsidRDefault="00B93B58" w:rsidP="008F2A5E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הטובה</w:t>
      </w:r>
      <w:r w:rsidRPr="006F178A">
        <w:rPr>
          <w:rtl/>
        </w:rPr>
        <w:t>,</w:t>
      </w:r>
    </w:p>
    <w:p w14:paraId="48B235B4" w14:textId="69677A17" w:rsidR="00F537EB" w:rsidRPr="00F537EB" w:rsidRDefault="00B93B58" w:rsidP="00F537EB">
      <w:pPr>
        <w:pStyle w:val="afff5"/>
        <w:rPr>
          <w:rStyle w:val="affff8"/>
          <w:rFonts w:ascii="BA Fontov Regular" w:hAnsi="BA Fontov Regular" w:cs="BA Vilna Bold"/>
          <w:sz w:val="18"/>
          <w:rtl/>
        </w:rPr>
      </w:pPr>
      <w:r w:rsidRPr="006F178A">
        <w:rPr>
          <w:rFonts w:hint="cs"/>
          <w:rtl/>
        </w:rPr>
        <w:t>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המתינה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, </w:t>
      </w:r>
      <w:r w:rsidR="00F537EB">
        <w:rPr>
          <w:rFonts w:hint="cs"/>
          <w:rtl/>
        </w:rPr>
        <w:t>ד</w:t>
      </w:r>
      <w:r w:rsidRPr="00F537EB">
        <w:rPr>
          <w:rStyle w:val="affff8"/>
          <w:rFonts w:hint="cs"/>
          <w:rtl/>
        </w:rPr>
        <w:t>ותתצב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אחותו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מרחוק</w:t>
      </w:r>
      <w:r w:rsidRPr="00F537EB">
        <w:rPr>
          <w:rStyle w:val="affff8"/>
          <w:rtl/>
        </w:rPr>
        <w:t xml:space="preserve">, </w:t>
      </w:r>
    </w:p>
    <w:p w14:paraId="0095FA6B" w14:textId="7B748BDC" w:rsidR="00B93B58" w:rsidRPr="006F178A" w:rsidRDefault="00B93B58" w:rsidP="008F2A5E">
      <w:pPr>
        <w:pStyle w:val="afff5"/>
        <w:spacing w:after="60"/>
        <w:rPr>
          <w:rtl/>
        </w:rPr>
      </w:pPr>
      <w:r w:rsidRPr="00625DCC">
        <w:rPr>
          <w:rFonts w:hint="cs"/>
          <w:spacing w:val="0"/>
          <w:rtl/>
        </w:rPr>
        <w:t>לפיכך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נתעכבו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ז</w:t>
      </w:r>
      <w:r w:rsidRPr="00625DCC">
        <w:rPr>
          <w:spacing w:val="0"/>
          <w:rtl/>
        </w:rPr>
        <w:t xml:space="preserve">' </w:t>
      </w:r>
      <w:r w:rsidRPr="00625DCC">
        <w:rPr>
          <w:rFonts w:hint="cs"/>
          <w:spacing w:val="0"/>
          <w:rtl/>
        </w:rPr>
        <w:t>ימים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במדבר</w:t>
      </w:r>
      <w:r w:rsidRPr="00625DCC">
        <w:rPr>
          <w:spacing w:val="0"/>
          <w:rtl/>
        </w:rPr>
        <w:t xml:space="preserve">, </w:t>
      </w:r>
      <w:r w:rsidR="00F537EB">
        <w:rPr>
          <w:rFonts w:hint="cs"/>
          <w:spacing w:val="0"/>
          <w:rtl/>
        </w:rPr>
        <w:t>ד</w:t>
      </w:r>
      <w:r w:rsidRPr="00F537EB">
        <w:rPr>
          <w:rStyle w:val="affff8"/>
          <w:rFonts w:hint="cs"/>
          <w:rtl/>
        </w:rPr>
        <w:t>והעם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לא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נסע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עד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האסף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מרים</w:t>
      </w:r>
      <w:r w:rsidRPr="00F537EB">
        <w:rPr>
          <w:rStyle w:val="affff8"/>
          <w:rtl/>
        </w:rPr>
        <w:t>.</w:t>
      </w:r>
    </w:p>
    <w:p w14:paraId="4B59490E" w14:textId="002EFDCE" w:rsidR="008F2A5E" w:rsidRDefault="00B93B58" w:rsidP="008F2A5E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לקבור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באחיו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>,</w:t>
      </w:r>
    </w:p>
    <w:p w14:paraId="7494511C" w14:textId="1C43B841" w:rsidR="008F2A5E" w:rsidRDefault="00F537EB" w:rsidP="008F2A5E">
      <w:pPr>
        <w:pStyle w:val="afff5"/>
        <w:jc w:val="center"/>
        <w:rPr>
          <w:rtl/>
        </w:rPr>
      </w:pPr>
      <w:r>
        <w:rPr>
          <w:rFonts w:hint="cs"/>
          <w:rtl/>
        </w:rPr>
        <w:t>ד</w:t>
      </w:r>
      <w:r w:rsidR="00B93B58" w:rsidRPr="00F537EB">
        <w:rPr>
          <w:rStyle w:val="affff8"/>
          <w:rFonts w:hint="cs"/>
          <w:rtl/>
        </w:rPr>
        <w:t>ויעל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יוסף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לקבור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את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אביו ויעל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עמו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גם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רכב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גם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פרשים</w:t>
      </w:r>
      <w:r w:rsidR="00B93B58" w:rsidRPr="00F537EB">
        <w:rPr>
          <w:rStyle w:val="affff8"/>
          <w:rtl/>
        </w:rPr>
        <w:t>,</w:t>
      </w:r>
    </w:p>
    <w:p w14:paraId="14B4862F" w14:textId="2598DE49" w:rsidR="00B93B58" w:rsidRPr="006F178A" w:rsidRDefault="008F2A5E" w:rsidP="008F2A5E">
      <w:pPr>
        <w:pStyle w:val="afff5"/>
        <w:spacing w:after="60"/>
        <w:jc w:val="center"/>
        <w:rPr>
          <w:rtl/>
        </w:rPr>
      </w:pPr>
      <w:r>
        <w:rPr>
          <w:rFonts w:hint="cs"/>
          <w:rtl/>
        </w:rPr>
        <w:t>ו</w:t>
      </w:r>
      <w:r w:rsidR="00B93B58" w:rsidRPr="006F178A">
        <w:rPr>
          <w:rFonts w:hint="cs"/>
          <w:rtl/>
        </w:rPr>
        <w:t>מי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לנו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גדול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מיוסף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נתעסק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משה</w:t>
      </w:r>
      <w:r w:rsidR="00B93B58" w:rsidRPr="006F178A">
        <w:rPr>
          <w:rtl/>
        </w:rPr>
        <w:t>.</w:t>
      </w:r>
    </w:p>
    <w:p w14:paraId="102A3B28" w14:textId="6F2C31E3" w:rsidR="008F2A5E" w:rsidRDefault="00B93B58" w:rsidP="008F2A5E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בעצמות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>,</w:t>
      </w:r>
    </w:p>
    <w:p w14:paraId="31809327" w14:textId="174DF7CC" w:rsidR="008F2A5E" w:rsidRDefault="00F537EB" w:rsidP="008F2A5E">
      <w:pPr>
        <w:pStyle w:val="afff5"/>
        <w:jc w:val="center"/>
        <w:rPr>
          <w:spacing w:val="0"/>
          <w:rtl/>
        </w:rPr>
      </w:pPr>
      <w:r>
        <w:rPr>
          <w:rFonts w:hint="cs"/>
          <w:rtl/>
        </w:rPr>
        <w:t>ד</w:t>
      </w:r>
      <w:r w:rsidR="00B93B58" w:rsidRPr="00F537EB">
        <w:rPr>
          <w:rStyle w:val="affff8"/>
          <w:rFonts w:hint="cs"/>
          <w:rtl/>
        </w:rPr>
        <w:t>ויקח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משה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את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עצמות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יוסף</w:t>
      </w:r>
      <w:r w:rsidR="00B93B58" w:rsidRPr="00F537EB">
        <w:rPr>
          <w:rStyle w:val="affff8"/>
          <w:rtl/>
        </w:rPr>
        <w:t xml:space="preserve"> </w:t>
      </w:r>
      <w:r w:rsidR="00B93B58" w:rsidRPr="00F537EB">
        <w:rPr>
          <w:rStyle w:val="affff8"/>
          <w:rFonts w:hint="cs"/>
          <w:rtl/>
        </w:rPr>
        <w:t>עמו</w:t>
      </w:r>
      <w:r w:rsidR="00B93B58" w:rsidRPr="00F537EB">
        <w:rPr>
          <w:rStyle w:val="affff8"/>
          <w:rtl/>
        </w:rPr>
        <w:t>,</w:t>
      </w:r>
    </w:p>
    <w:p w14:paraId="6C8C6C19" w14:textId="35D7C3D5" w:rsidR="00B93B58" w:rsidRPr="006F178A" w:rsidRDefault="00B93B58" w:rsidP="008F2A5E">
      <w:pPr>
        <w:pStyle w:val="afff5"/>
        <w:jc w:val="center"/>
        <w:rPr>
          <w:rtl/>
        </w:rPr>
      </w:pPr>
      <w:r w:rsidRPr="00625DCC">
        <w:rPr>
          <w:rFonts w:hint="cs"/>
          <w:spacing w:val="0"/>
          <w:rtl/>
        </w:rPr>
        <w:t>מי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גדול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ממשה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שלא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נתעסק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בו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אלא</w:t>
      </w:r>
      <w:r w:rsidRPr="00625DCC">
        <w:rPr>
          <w:spacing w:val="0"/>
          <w:rtl/>
        </w:rPr>
        <w:t xml:space="preserve"> </w:t>
      </w:r>
      <w:r w:rsidRPr="00625DCC">
        <w:rPr>
          <w:rFonts w:hint="cs"/>
          <w:spacing w:val="0"/>
          <w:rtl/>
        </w:rPr>
        <w:t>המקום</w:t>
      </w:r>
      <w:r w:rsidRPr="00625DCC">
        <w:rPr>
          <w:spacing w:val="0"/>
          <w:rtl/>
        </w:rPr>
        <w:t xml:space="preserve">, </w:t>
      </w:r>
      <w:r w:rsidR="00F537EB">
        <w:rPr>
          <w:rFonts w:hint="cs"/>
          <w:spacing w:val="0"/>
          <w:rtl/>
        </w:rPr>
        <w:t>ד</w:t>
      </w:r>
      <w:r w:rsidRPr="00F537EB">
        <w:rPr>
          <w:rStyle w:val="affff8"/>
          <w:rFonts w:hint="cs"/>
          <w:rtl/>
        </w:rPr>
        <w:t>ויקבור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אותו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בגיא</w:t>
      </w:r>
      <w:r w:rsidRPr="00F537EB">
        <w:rPr>
          <w:rStyle w:val="affff8"/>
          <w:rtl/>
        </w:rPr>
        <w:t>.</w:t>
      </w:r>
    </w:p>
    <w:p w14:paraId="621BFB2C" w14:textId="1A960089" w:rsidR="00B93B58" w:rsidRPr="006F178A" w:rsidRDefault="00B93B58" w:rsidP="008F2A5E">
      <w:pPr>
        <w:pStyle w:val="afff5"/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הצדיקים</w:t>
      </w:r>
      <w:r w:rsidRPr="006F178A">
        <w:rPr>
          <w:rtl/>
        </w:rPr>
        <w:t>,</w:t>
      </w:r>
      <w:r w:rsidR="008F2A5E">
        <w:rPr>
          <w:rFonts w:hint="cs"/>
          <w:rtl/>
        </w:rPr>
        <w:t xml:space="preserve"> </w:t>
      </w:r>
      <w:r w:rsidR="00F537EB">
        <w:rPr>
          <w:rFonts w:hint="cs"/>
          <w:rtl/>
        </w:rPr>
        <w:t>ד</w:t>
      </w:r>
      <w:r w:rsidRPr="00F537EB">
        <w:rPr>
          <w:rStyle w:val="affff8"/>
          <w:rFonts w:hint="cs"/>
          <w:rtl/>
        </w:rPr>
        <w:t>והלך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לפניך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צדקך</w:t>
      </w:r>
      <w:r w:rsidRPr="00F537EB">
        <w:rPr>
          <w:rStyle w:val="affff8"/>
          <w:rtl/>
        </w:rPr>
        <w:t xml:space="preserve"> </w:t>
      </w:r>
      <w:r w:rsidRPr="00F537EB">
        <w:rPr>
          <w:rStyle w:val="affff8"/>
          <w:rFonts w:hint="cs"/>
          <w:rtl/>
        </w:rPr>
        <w:t>כבוד</w:t>
      </w:r>
      <w:r w:rsidRPr="00F537EB">
        <w:rPr>
          <w:rStyle w:val="affff8"/>
          <w:rtl/>
        </w:rPr>
        <w:t xml:space="preserve"> ה' </w:t>
      </w:r>
      <w:r w:rsidRPr="00F537EB">
        <w:rPr>
          <w:rStyle w:val="affff8"/>
          <w:rFonts w:hint="cs"/>
          <w:rtl/>
        </w:rPr>
        <w:t>יאספך</w:t>
      </w:r>
      <w:r w:rsidRPr="00F537EB">
        <w:rPr>
          <w:rStyle w:val="affff8"/>
          <w:rtl/>
        </w:rPr>
        <w:t>.</w:t>
      </w:r>
    </w:p>
    <w:p w14:paraId="667FA16C" w14:textId="6474F469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bookmarkEnd w:id="2"/>
    <w:p w14:paraId="5D85B390" w14:textId="7D0EFE69" w:rsidR="00F07A5B" w:rsidRPr="00F07A5B" w:rsidRDefault="00B93B58" w:rsidP="0013735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2EBBB3D4" w14:textId="464EF123" w:rsidR="00137355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שמשון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בעיניו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מרד</w:t>
      </w:r>
      <w:r w:rsidRPr="00E37E6F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="00137355">
        <w:rPr>
          <w:rStyle w:val="affff8"/>
          <w:rFonts w:hint="cs"/>
          <w:rtl/>
        </w:rPr>
        <w:t>ד'</w:t>
      </w:r>
      <w:r w:rsidRPr="003625F4">
        <w:rPr>
          <w:rStyle w:val="affff8"/>
          <w:rFonts w:hint="cs"/>
          <w:rtl/>
        </w:rPr>
        <w:t>אותה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קח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בעיני'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49608F4A" w14:textId="62001C6D" w:rsidR="00B93B58" w:rsidRPr="006F178A" w:rsidRDefault="00B93B58" w:rsidP="00137355">
      <w:pPr>
        <w:ind w:left="678" w:firstLine="113"/>
        <w:rPr>
          <w:rtl/>
        </w:rPr>
      </w:pPr>
      <w:r w:rsidRPr="00137355">
        <w:rPr>
          <w:rStyle w:val="affffc"/>
          <w:rFonts w:hint="cs"/>
          <w:rtl/>
        </w:rPr>
        <w:t>לפיכך</w:t>
      </w:r>
      <w:r w:rsidR="00137355" w:rsidRPr="00137355">
        <w:rPr>
          <w:rStyle w:val="affffc"/>
          <w:rFonts w:hint="cs"/>
          <w:rtl/>
        </w:rPr>
        <w:t xml:space="preserve"> </w:t>
      </w:r>
      <w:r w:rsidRPr="003625F4">
        <w:rPr>
          <w:rStyle w:val="affff8"/>
          <w:rFonts w:hint="cs"/>
          <w:rtl/>
        </w:rPr>
        <w:t>'ויאחזוהו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פלשתים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וינקרו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עיניו'</w:t>
      </w:r>
      <w:r w:rsidRPr="003625F4">
        <w:rPr>
          <w:rStyle w:val="affff8"/>
          <w:rtl/>
        </w:rPr>
        <w:t>.</w:t>
      </w:r>
    </w:p>
    <w:p w14:paraId="475EB8EB" w14:textId="77777777" w:rsidR="00F07A5B" w:rsidRPr="00F07A5B" w:rsidRDefault="00B93B58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1865E8AB" w14:textId="6D469212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ד'ואביו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ואמו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ידעו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מה</w:t>
      </w:r>
      <w:r w:rsidRPr="003215F9">
        <w:rPr>
          <w:rStyle w:val="affff8"/>
          <w:rtl/>
        </w:rPr>
        <w:t xml:space="preserve">' </w:t>
      </w:r>
      <w:r w:rsidRPr="003215F9">
        <w:rPr>
          <w:rStyle w:val="affff8"/>
          <w:rFonts w:hint="cs"/>
          <w:rtl/>
        </w:rPr>
        <w:t>היא'</w:t>
      </w:r>
      <w:r w:rsidRPr="006F178A">
        <w:rPr>
          <w:rtl/>
        </w:rPr>
        <w:t>!</w:t>
      </w:r>
      <w:r>
        <w:rPr>
          <w:rFonts w:hint="cs"/>
          <w:rtl/>
        </w:rPr>
        <w:t xml:space="preserve"> כשהלך אחר ישרותו הלך </w:t>
      </w:r>
    </w:p>
    <w:p w14:paraId="189BB959" w14:textId="77777777" w:rsidR="00B93B58" w:rsidRDefault="00B93B58" w:rsidP="00B93B58">
      <w:pPr>
        <w:rPr>
          <w:rtl/>
        </w:rPr>
      </w:pPr>
    </w:p>
    <w:p w14:paraId="6049EBA1" w14:textId="7C874475" w:rsidR="00F07A5B" w:rsidRPr="00F07A5B" w:rsidRDefault="00B93B58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="00F07A5B" w:rsidRPr="00F07A5B">
        <w:rPr>
          <w:rFonts w:hint="cs"/>
          <w:rtl/>
        </w:rPr>
        <w:t>:</w:t>
      </w:r>
    </w:p>
    <w:p w14:paraId="29223AEA" w14:textId="17E8FD4B" w:rsidR="00B93B58" w:rsidRPr="006F178A" w:rsidRDefault="00B93B58" w:rsidP="00B93B58">
      <w:pPr>
        <w:rPr>
          <w:rtl/>
        </w:rPr>
      </w:pPr>
      <w:r w:rsidRPr="00A11546">
        <w:rPr>
          <w:rFonts w:hint="cs"/>
          <w:rtl/>
        </w:rPr>
        <w:t xml:space="preserve"> </w:t>
      </w:r>
      <w:r w:rsidRPr="006F178A">
        <w:rPr>
          <w:rFonts w:hint="cs"/>
          <w:rtl/>
        </w:rPr>
        <w:t>תחילת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קלקולו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בעזה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ד'וילך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שמשון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עזתה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וירא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אשה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זונה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וגו</w:t>
      </w:r>
      <w:r w:rsidRPr="00893F86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בעזה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ד'ויורידו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אותו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עזת</w:t>
      </w:r>
      <w:r>
        <w:rPr>
          <w:rStyle w:val="affff8"/>
          <w:rFonts w:hint="cs"/>
          <w:rtl/>
        </w:rPr>
        <w:t>ה</w:t>
      </w:r>
      <w:r>
        <w:rPr>
          <w:rStyle w:val="affff8"/>
          <w:rtl/>
        </w:rPr>
        <w:t>'</w:t>
      </w:r>
      <w:r w:rsidRPr="00893F86">
        <w:rPr>
          <w:rStyle w:val="affff8"/>
          <w:rtl/>
        </w:rPr>
        <w:t>.</w:t>
      </w:r>
    </w:p>
    <w:p w14:paraId="7751EFFE" w14:textId="77777777" w:rsidR="00F07A5B" w:rsidRPr="00F07A5B" w:rsidRDefault="00B93B58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213AE399" w14:textId="0EE160F9" w:rsidR="00B93B58" w:rsidRPr="006F178A" w:rsidRDefault="00B93B58" w:rsidP="00B93B58">
      <w:pPr>
        <w:rPr>
          <w:rtl/>
        </w:rPr>
      </w:pPr>
      <w:r w:rsidRPr="00A11546">
        <w:rPr>
          <w:rFonts w:hint="cs"/>
          <w:rtl/>
        </w:rPr>
        <w:t xml:space="preserve"> </w:t>
      </w:r>
      <w:r w:rsidRPr="003215F9">
        <w:rPr>
          <w:rStyle w:val="affff8"/>
          <w:rFonts w:hint="cs"/>
          <w:rtl/>
        </w:rPr>
        <w:t>ד'וירד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שמשון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תמנתה</w:t>
      </w:r>
      <w:r w:rsidRPr="003215F9">
        <w:rPr>
          <w:rStyle w:val="affff8"/>
          <w:rtl/>
        </w:rPr>
        <w:t>'</w:t>
      </w:r>
      <w:r w:rsidRPr="003215F9">
        <w:rPr>
          <w:rStyle w:val="affff8"/>
          <w:rFonts w:hint="cs"/>
          <w:rtl/>
        </w:rPr>
        <w:t>-</w:t>
      </w:r>
      <w:r w:rsidRPr="006F178A">
        <w:rPr>
          <w:rFonts w:hint="cs"/>
          <w:rtl/>
        </w:rPr>
        <w:t xml:space="preserve"> תחלת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קלקולו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>.</w:t>
      </w:r>
    </w:p>
    <w:p w14:paraId="6B3A2E16" w14:textId="77777777" w:rsidR="00B93B58" w:rsidRDefault="00B93B58" w:rsidP="00B93B58">
      <w:pPr>
        <w:rPr>
          <w:rtl/>
        </w:rPr>
      </w:pPr>
      <w:r w:rsidRPr="006F178A">
        <w:rPr>
          <w:rFonts w:ascii="Fb Fontext" w:hAnsi="Fb Fontext"/>
          <w:rtl/>
        </w:rPr>
        <w:t>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'ויהי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אחרי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ויאהב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בנחל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שורק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ושמה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דלילה</w:t>
      </w:r>
      <w:r w:rsidRPr="003625F4">
        <w:rPr>
          <w:rStyle w:val="affff8"/>
          <w:rtl/>
        </w:rPr>
        <w:t>'</w:t>
      </w:r>
      <w:r w:rsidRPr="003625F4">
        <w:rPr>
          <w:rStyle w:val="affff8"/>
          <w:rFonts w:hint="cs"/>
          <w:rtl/>
        </w:rPr>
        <w:t>,</w:t>
      </w:r>
    </w:p>
    <w:p w14:paraId="0F018F00" w14:textId="5D02DBA2" w:rsidR="00F07A5B" w:rsidRPr="00F07A5B" w:rsidRDefault="00B93B58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>
        <w:rPr>
          <w:rFonts w:hint="cs"/>
          <w:rtl/>
        </w:rPr>
        <w:t xml:space="preserve"> רבי</w:t>
      </w:r>
      <w:del w:id="41213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Fonts w:hint="cs"/>
          <w:rtl/>
        </w:rPr>
        <w:t>:</w:t>
      </w:r>
    </w:p>
    <w:p w14:paraId="3206E31A" w14:textId="1D70E4A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אילמלא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ראויה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דלילה</w:t>
      </w:r>
      <w:r w:rsidRPr="006F178A">
        <w:rPr>
          <w:rtl/>
        </w:rPr>
        <w:t xml:space="preserve">, </w:t>
      </w:r>
    </w:p>
    <w:p w14:paraId="4D431F81" w14:textId="76848910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lastRenderedPageBreak/>
        <w:t>דילדלה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את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כחו'</w:t>
      </w:r>
      <w:r w:rsidRPr="00DC0CAB">
        <w:rPr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Pr="00DC0CAB">
        <w:rPr>
          <w:rStyle w:val="affff8"/>
          <w:rFonts w:hint="cs"/>
          <w:rtl/>
        </w:rPr>
        <w:t>'ויסר</w:t>
      </w:r>
      <w:r w:rsidRPr="00DC0CAB">
        <w:rPr>
          <w:rStyle w:val="affff8"/>
          <w:rtl/>
        </w:rPr>
        <w:t xml:space="preserve"> </w:t>
      </w:r>
      <w:r w:rsidRPr="00DC0CAB">
        <w:rPr>
          <w:rStyle w:val="affff8"/>
          <w:rFonts w:hint="cs"/>
          <w:rtl/>
        </w:rPr>
        <w:t>כחו</w:t>
      </w:r>
      <w:r w:rsidRPr="00DC0CAB">
        <w:rPr>
          <w:rStyle w:val="affff8"/>
          <w:rtl/>
        </w:rPr>
        <w:t xml:space="preserve"> </w:t>
      </w:r>
      <w:r w:rsidRPr="00DC0CAB">
        <w:rPr>
          <w:rStyle w:val="affff8"/>
          <w:rFonts w:hint="cs"/>
          <w:rtl/>
        </w:rPr>
        <w:t>מעליו</w:t>
      </w:r>
      <w:r w:rsidRPr="00DC0CAB">
        <w:rPr>
          <w:rStyle w:val="affff8"/>
          <w:rtl/>
        </w:rPr>
        <w:t>;</w:t>
      </w:r>
    </w:p>
    <w:p w14:paraId="231C8782" w14:textId="223A2D84" w:rsidR="00B93B58" w:rsidRPr="006F178A" w:rsidRDefault="00B93B58" w:rsidP="00DC0CAB">
      <w:pPr>
        <w:rPr>
          <w:rtl/>
        </w:rPr>
      </w:pPr>
      <w:r w:rsidRPr="00E37E6F">
        <w:rPr>
          <w:rFonts w:cs="BA Vilna Bold" w:hint="cs"/>
          <w:rtl/>
        </w:rPr>
        <w:t>את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לבו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ד'ותרא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דלילה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הגיד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לבו'</w:t>
      </w:r>
      <w:r w:rsidRPr="003215F9">
        <w:rPr>
          <w:rStyle w:val="affff8"/>
          <w:rtl/>
        </w:rPr>
        <w:t>;</w:t>
      </w:r>
    </w:p>
    <w:p w14:paraId="1887526E" w14:textId="7540825F" w:rsidR="00B93B58" w:rsidRPr="00DB0C9C" w:rsidRDefault="00B93B58" w:rsidP="00DC0CAB">
      <w:pPr>
        <w:spacing w:after="60"/>
        <w:rPr>
          <w:spacing w:val="0"/>
          <w:rtl/>
        </w:rPr>
      </w:pPr>
      <w:r w:rsidRPr="00DB0C9C">
        <w:rPr>
          <w:rFonts w:cs="BA Vilna Bold" w:hint="cs"/>
          <w:spacing w:val="0"/>
          <w:rtl/>
        </w:rPr>
        <w:t>את</w:t>
      </w:r>
      <w:r w:rsidRPr="00DB0C9C">
        <w:rPr>
          <w:rFonts w:cs="BA Vilna Bold"/>
          <w:spacing w:val="0"/>
          <w:rtl/>
        </w:rPr>
        <w:t xml:space="preserve"> </w:t>
      </w:r>
      <w:r w:rsidRPr="00DB0C9C">
        <w:rPr>
          <w:rFonts w:cs="BA Vilna Bold" w:hint="cs"/>
          <w:spacing w:val="0"/>
          <w:rtl/>
        </w:rPr>
        <w:t>מעשיו</w:t>
      </w:r>
      <w:r w:rsidRPr="00DB0C9C">
        <w:rPr>
          <w:spacing w:val="0"/>
          <w:rtl/>
        </w:rPr>
        <w:t xml:space="preserve">, </w:t>
      </w:r>
      <w:r w:rsidR="00DC0CAB" w:rsidRPr="00DB0C9C">
        <w:rPr>
          <w:rFonts w:hint="cs"/>
          <w:spacing w:val="0"/>
          <w:rtl/>
        </w:rPr>
        <w:t xml:space="preserve">שנסתלקה שכינה ממנו </w:t>
      </w:r>
      <w:r w:rsidRPr="00DB0C9C">
        <w:rPr>
          <w:rStyle w:val="affff8"/>
          <w:rFonts w:hint="cs"/>
          <w:spacing w:val="0"/>
          <w:rtl/>
        </w:rPr>
        <w:t>ד'והוא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לא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ידע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כי</w:t>
      </w:r>
      <w:r w:rsidRPr="00DB0C9C">
        <w:rPr>
          <w:rStyle w:val="affff8"/>
          <w:spacing w:val="0"/>
          <w:rtl/>
        </w:rPr>
        <w:t xml:space="preserve"> ה' </w:t>
      </w:r>
      <w:r w:rsidRPr="00DB0C9C">
        <w:rPr>
          <w:rStyle w:val="affff8"/>
          <w:rFonts w:hint="cs"/>
          <w:spacing w:val="0"/>
          <w:rtl/>
        </w:rPr>
        <w:t>סר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מעליו'</w:t>
      </w:r>
      <w:r w:rsidRPr="00DB0C9C">
        <w:rPr>
          <w:rStyle w:val="affff8"/>
          <w:spacing w:val="0"/>
          <w:rtl/>
        </w:rPr>
        <w:t>.</w:t>
      </w:r>
    </w:p>
    <w:p w14:paraId="73B26A1D" w14:textId="7AE076AE" w:rsidR="00F07A5B" w:rsidRPr="00F07A5B" w:rsidRDefault="00F07A5B" w:rsidP="00A11546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671217A8" w14:textId="49D7B7C9" w:rsidR="00DC0CAB" w:rsidRDefault="00B93B58" w:rsidP="00B93B58">
      <w:pPr>
        <w:rPr>
          <w:rtl/>
        </w:rPr>
      </w:pPr>
      <w:r w:rsidRPr="00A11546">
        <w:rPr>
          <w:rtl/>
        </w:rPr>
        <w:t xml:space="preserve"> </w:t>
      </w:r>
      <w:r w:rsidRPr="003625F4">
        <w:rPr>
          <w:rStyle w:val="affff8"/>
          <w:rFonts w:hint="cs"/>
          <w:rtl/>
        </w:rPr>
        <w:t>'ותרא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דלילה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הגיד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לבו'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ידעה</w:t>
      </w:r>
      <w:r w:rsidRPr="006F178A">
        <w:rPr>
          <w:rtl/>
        </w:rPr>
        <w:t xml:space="preserve">? </w:t>
      </w:r>
    </w:p>
    <w:p w14:paraId="29DD2AD3" w14:textId="069539D5" w:rsidR="00F07A5B" w:rsidRPr="00F07A5B" w:rsidRDefault="00DC0CAB" w:rsidP="00DC0CA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ר''ח מרב</w:t>
      </w:r>
      <w:r w:rsidR="00F07A5B" w:rsidRPr="00F07A5B">
        <w:rPr>
          <w:rFonts w:hint="cs"/>
          <w:rtl/>
        </w:rPr>
        <w:t>:</w:t>
      </w:r>
    </w:p>
    <w:p w14:paraId="1A721563" w14:textId="1E9DE16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ניכרין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אמת</w:t>
      </w:r>
      <w:r w:rsidRPr="006F178A">
        <w:rPr>
          <w:rtl/>
        </w:rPr>
        <w:t>.</w:t>
      </w:r>
    </w:p>
    <w:p w14:paraId="0D750B57" w14:textId="780CFF1B" w:rsidR="00F07A5B" w:rsidRPr="00F07A5B" w:rsidRDefault="00B93B58" w:rsidP="00DC0CA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</w:t>
      </w:r>
      <w:r w:rsidR="00DC0CAB"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5AE8C592" w14:textId="24C0A48A" w:rsidR="00DC0CAB" w:rsidRDefault="00B93B58" w:rsidP="00B93B58">
      <w:pPr>
        <w:rPr>
          <w:rStyle w:val="affffc"/>
          <w:rtl/>
        </w:rPr>
      </w:pPr>
      <w:r w:rsidRPr="00757D20">
        <w:rPr>
          <w:rFonts w:hint="cs"/>
          <w:rtl/>
        </w:rPr>
        <w:t>ידעה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באותו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צדיק</w:t>
      </w:r>
      <w:r w:rsidRPr="00757D20">
        <w:rPr>
          <w:rtl/>
        </w:rPr>
        <w:t xml:space="preserve"> </w:t>
      </w:r>
      <w:r w:rsidR="00DC0CAB">
        <w:rPr>
          <w:rFonts w:hint="cs"/>
          <w:rtl/>
        </w:rPr>
        <w:t>ש</w:t>
      </w:r>
      <w:r w:rsidRPr="00757D20">
        <w:rPr>
          <w:rFonts w:hint="cs"/>
          <w:rtl/>
        </w:rPr>
        <w:t>לא</w:t>
      </w:r>
      <w:r w:rsidRPr="00757D20">
        <w:rPr>
          <w:rtl/>
        </w:rPr>
        <w:t xml:space="preserve"> </w:t>
      </w:r>
      <w:r w:rsidR="00DC0CAB">
        <w:rPr>
          <w:rFonts w:hint="cs"/>
          <w:rtl/>
        </w:rPr>
        <w:t>מוציא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לבטלה</w:t>
      </w:r>
      <w:r w:rsidRPr="00757D20">
        <w:rPr>
          <w:rtl/>
        </w:rPr>
        <w:t xml:space="preserve">, </w:t>
      </w:r>
    </w:p>
    <w:p w14:paraId="25AB3F1F" w14:textId="60BD27F7" w:rsidR="00B93B58" w:rsidRPr="00757D20" w:rsidRDefault="00B93B58" w:rsidP="00DC0CAB">
      <w:pPr>
        <w:spacing w:after="60"/>
        <w:rPr>
          <w:rtl/>
        </w:rPr>
      </w:pPr>
      <w:r w:rsidRPr="00DC0CAB">
        <w:rPr>
          <w:rStyle w:val="affffc"/>
          <w:rFonts w:hint="cs"/>
          <w:rtl/>
        </w:rPr>
        <w:t>כיון</w:t>
      </w:r>
      <w:r w:rsidRPr="00DC0CAB">
        <w:rPr>
          <w:rStyle w:val="affffc"/>
          <w:rtl/>
        </w:rPr>
        <w:t xml:space="preserve"> </w:t>
      </w:r>
      <w:r w:rsidR="00DC0CAB">
        <w:rPr>
          <w:rStyle w:val="affffc"/>
          <w:rFonts w:hint="cs"/>
          <w:rtl/>
        </w:rPr>
        <w:t>ש</w:t>
      </w:r>
      <w:r w:rsidRPr="00DC0CAB">
        <w:rPr>
          <w:rStyle w:val="affffc"/>
          <w:rFonts w:hint="cs"/>
          <w:rtl/>
        </w:rPr>
        <w:t>אמר</w:t>
      </w:r>
      <w:r w:rsidRPr="00DC0CAB">
        <w:rPr>
          <w:rStyle w:val="affffc"/>
          <w:rtl/>
        </w:rPr>
        <w:t>:</w:t>
      </w:r>
      <w:r w:rsidRPr="00757D20">
        <w:rPr>
          <w:rtl/>
        </w:rPr>
        <w:t xml:space="preserve"> </w:t>
      </w:r>
      <w:r w:rsidRPr="00DC0CAB">
        <w:rPr>
          <w:rStyle w:val="affff8"/>
          <w:rFonts w:hint="cs"/>
          <w:rtl/>
        </w:rPr>
        <w:t>נזיר</w:t>
      </w:r>
      <w:r w:rsidRPr="00DC0CAB">
        <w:rPr>
          <w:rStyle w:val="affff8"/>
          <w:rtl/>
        </w:rPr>
        <w:t xml:space="preserve"> </w:t>
      </w:r>
      <w:r w:rsidRPr="00DC0CAB">
        <w:rPr>
          <w:rStyle w:val="affff8"/>
          <w:rFonts w:hint="cs"/>
          <w:rtl/>
        </w:rPr>
        <w:t>אלהים</w:t>
      </w:r>
      <w:r w:rsidRPr="00DC0CAB">
        <w:rPr>
          <w:rStyle w:val="affff8"/>
          <w:rtl/>
        </w:rPr>
        <w:t xml:space="preserve"> </w:t>
      </w:r>
      <w:r w:rsidRPr="00DC0CAB">
        <w:rPr>
          <w:rStyle w:val="affff8"/>
          <w:rFonts w:hint="cs"/>
          <w:rtl/>
        </w:rPr>
        <w:t>אני</w:t>
      </w:r>
      <w:r w:rsidRPr="00757D20">
        <w:rPr>
          <w:rtl/>
        </w:rPr>
        <w:t xml:space="preserve">, </w:t>
      </w:r>
      <w:r w:rsidRPr="00DC0CAB">
        <w:rPr>
          <w:rStyle w:val="affffc"/>
          <w:rFonts w:hint="cs"/>
          <w:rtl/>
        </w:rPr>
        <w:t>אמרה</w:t>
      </w:r>
      <w:r w:rsidRPr="00DC0CAB">
        <w:rPr>
          <w:rStyle w:val="affffc"/>
          <w:rtl/>
        </w:rPr>
        <w:t xml:space="preserve">: </w:t>
      </w:r>
      <w:r w:rsidR="00DC0CAB">
        <w:rPr>
          <w:rFonts w:hint="cs"/>
          <w:rtl/>
        </w:rPr>
        <w:t>עכשיו וודאי אומר אמת.</w:t>
      </w:r>
    </w:p>
    <w:p w14:paraId="772584A6" w14:textId="77777777" w:rsidR="00F07A5B" w:rsidRPr="00F07A5B" w:rsidRDefault="00DC0CAB" w:rsidP="00DC0CAB">
      <w:pPr>
        <w:pStyle w:val="36"/>
        <w:framePr w:wrap="notBeside" w:y="1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דר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60229581" w14:textId="5E40CDD6" w:rsidR="00DC0CAB" w:rsidRDefault="00B93B58" w:rsidP="00DC0CAB">
      <w:pPr>
        <w:rPr>
          <w:rtl/>
        </w:rPr>
      </w:pPr>
      <w:r w:rsidRPr="0063694C">
        <w:rPr>
          <w:rStyle w:val="affff8"/>
          <w:rFonts w:hint="cs"/>
          <w:rtl/>
        </w:rPr>
        <w:t>'ויהי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כי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הציקה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בדבריה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כל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הימים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ותאלצהו'</w:t>
      </w:r>
      <w:r w:rsidRPr="0063694C">
        <w:rPr>
          <w:rStyle w:val="affff8"/>
          <w:rtl/>
        </w:rPr>
        <w:t xml:space="preserve"> </w:t>
      </w:r>
    </w:p>
    <w:p w14:paraId="35A15F08" w14:textId="7936FE2A" w:rsidR="00B93B58" w:rsidRPr="006F178A" w:rsidRDefault="00B93B58" w:rsidP="00DC0CAB">
      <w:pPr>
        <w:rPr>
          <w:rtl/>
        </w:rPr>
      </w:pPr>
      <w:r w:rsidRPr="006F178A">
        <w:rPr>
          <w:rFonts w:hint="cs"/>
          <w:rtl/>
        </w:rPr>
        <w:t>בשעת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נשמטה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מתחתיו</w:t>
      </w:r>
      <w:r w:rsidRPr="006F178A">
        <w:rPr>
          <w:rtl/>
        </w:rPr>
        <w:t>.</w:t>
      </w:r>
    </w:p>
    <w:p w14:paraId="4F569037" w14:textId="2E4EC415" w:rsidR="00F07A5B" w:rsidRPr="00F07A5B" w:rsidRDefault="001E4457" w:rsidP="001E44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0AC7766C" w14:textId="755EC272" w:rsidR="00B93B58" w:rsidRPr="00181B70" w:rsidRDefault="00B93B58" w:rsidP="00DC0CAB">
      <w:pPr>
        <w:rPr>
          <w:spacing w:val="2"/>
          <w:rtl/>
        </w:rPr>
      </w:pPr>
      <w:r w:rsidRPr="00181B70">
        <w:rPr>
          <w:rStyle w:val="affff8"/>
          <w:rFonts w:hint="cs"/>
          <w:spacing w:val="2"/>
          <w:rtl/>
        </w:rPr>
        <w:t>'ועתה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השמרי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נא</w:t>
      </w:r>
      <w:r w:rsidRPr="00181B70">
        <w:rPr>
          <w:rStyle w:val="affff8"/>
          <w:spacing w:val="2"/>
          <w:rtl/>
        </w:rPr>
        <w:t xml:space="preserve"> </w:t>
      </w:r>
      <w:r w:rsidR="00DC0CAB" w:rsidRPr="00181B70">
        <w:rPr>
          <w:rStyle w:val="affff8"/>
          <w:rFonts w:hint="cs"/>
          <w:spacing w:val="2"/>
          <w:rtl/>
        </w:rPr>
        <w:t xml:space="preserve">וגו' </w:t>
      </w:r>
      <w:r w:rsidRPr="00181B70">
        <w:rPr>
          <w:rStyle w:val="affff8"/>
          <w:rFonts w:hint="cs"/>
          <w:spacing w:val="2"/>
          <w:rtl/>
        </w:rPr>
        <w:t>ואל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תאכלי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כל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טמא'</w:t>
      </w:r>
      <w:r w:rsidRPr="00181B70">
        <w:rPr>
          <w:rStyle w:val="affff8"/>
          <w:spacing w:val="2"/>
          <w:rtl/>
        </w:rPr>
        <w:t xml:space="preserve"> </w:t>
      </w:r>
      <w:r w:rsidR="00DC0CAB" w:rsidRPr="00181B70">
        <w:rPr>
          <w:rFonts w:hint="cs"/>
          <w:spacing w:val="2"/>
          <w:rtl/>
        </w:rPr>
        <w:t>ד</w:t>
      </w:r>
      <w:r w:rsidRPr="00181B70">
        <w:rPr>
          <w:rFonts w:hint="cs"/>
          <w:spacing w:val="2"/>
          <w:rtl/>
        </w:rPr>
        <w:t>ברים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האסורים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בנזיר</w:t>
      </w:r>
      <w:r w:rsidRPr="00181B70">
        <w:rPr>
          <w:spacing w:val="2"/>
          <w:rtl/>
        </w:rPr>
        <w:t>.</w:t>
      </w:r>
    </w:p>
    <w:p w14:paraId="37EB24ED" w14:textId="0BF00FD1" w:rsidR="00F07A5B" w:rsidRPr="00F07A5B" w:rsidRDefault="001E4457" w:rsidP="00DC0CA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2116CFC6" w14:textId="46E7711C" w:rsidR="00B93B58" w:rsidRPr="006F178A" w:rsidRDefault="00B93B58" w:rsidP="00B93B58">
      <w:pPr>
        <w:rPr>
          <w:rtl/>
        </w:rPr>
      </w:pPr>
      <w:r>
        <w:rPr>
          <w:rStyle w:val="affff8"/>
          <w:rFonts w:hint="cs"/>
          <w:rtl/>
          <w:rPrChange w:id="9013" w:author="מנוע פסוקים" w:date="2026-10-05T16:37:59Z">
            <w:rPr>
              <w:rFonts w:hint="cs"/>
              <w:rtl/>
            </w:rPr>
          </w:rPrChange>
        </w:rPr>
        <w:t xml:space="preserve">וַיִבְקַע</w:t>
      </w:r>
      <w:r>
        <w:rPr>
          <w:rStyle w:val="affff8"/>
          <w:rtl/>
          <w:rPrChange w:id="9014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15" w:author="מנוע פסוקים" w:date="2026-10-05T16:37:59Z">
            <w:rPr>
              <w:rFonts w:hint="cs"/>
              <w:rtl/>
            </w:rPr>
          </w:rPrChange>
        </w:rPr>
        <w:t xml:space="preserve">אלהים</w:t>
      </w:r>
      <w:r>
        <w:rPr>
          <w:rStyle w:val="affff8"/>
          <w:rtl/>
          <w:rPrChange w:id="901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17" w:author="מנוע פסוקים" w:date="2026-10-05T16:37:59Z">
            <w:rPr>
              <w:rFonts w:hint="cs"/>
              <w:rtl/>
            </w:rPr>
          </w:rPrChange>
        </w:rPr>
        <w:t xml:space="preserve">את</w:t>
      </w:r>
      <w:r>
        <w:rPr>
          <w:rStyle w:val="affff8"/>
          <w:rtl/>
          <w:rPrChange w:id="901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19" w:author="מנוע פסוקים" w:date="2026-10-05T16:37:59Z">
            <w:rPr>
              <w:rFonts w:hint="cs"/>
              <w:rtl/>
            </w:rPr>
          </w:rPrChange>
        </w:rPr>
        <w:t xml:space="preserve">המכתש</w:t>
      </w:r>
      <w:r>
        <w:rPr>
          <w:rStyle w:val="affff8"/>
          <w:rtl/>
          <w:rPrChange w:id="902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21" w:author="מנוע פסוקים" w:date="2026-10-05T16:37:59Z">
            <w:rPr>
              <w:rFonts w:hint="cs"/>
              <w:rtl/>
            </w:rPr>
          </w:rPrChange>
        </w:rPr>
        <w:t xml:space="preserve">אשר</w:t>
      </w:r>
      <w:r>
        <w:rPr>
          <w:rStyle w:val="affff8"/>
          <w:rtl/>
          <w:rPrChange w:id="902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23" w:author="מנוע פסוקים" w:date="2026-10-05T16:37:59Z">
            <w:rPr>
              <w:rFonts w:hint="cs"/>
              <w:rtl/>
            </w:rPr>
          </w:rPrChange>
        </w:rPr>
        <w:t xml:space="preserve">בלחי</w:t>
      </w:r>
      <w:r w:rsidRPr="006F178A">
        <w:rPr>
          <w:rtl/>
        </w:rPr>
        <w:t>.</w:t>
      </w:r>
    </w:p>
    <w:p w14:paraId="032D9DCC" w14:textId="52EF028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>.</w:t>
      </w:r>
    </w:p>
    <w:p w14:paraId="04DB2BD9" w14:textId="77777777" w:rsidR="00F07A5B" w:rsidRPr="00F07A5B" w:rsidRDefault="00A11546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רחב''ח</w:t>
      </w:r>
      <w:r w:rsidR="00F07A5B" w:rsidRPr="00F07A5B">
        <w:rPr>
          <w:rtl/>
        </w:rPr>
        <w:t>:</w:t>
      </w:r>
    </w:p>
    <w:p w14:paraId="080B5DCD" w14:textId="52F46533" w:rsidR="00B93B58" w:rsidRPr="006F178A" w:rsidRDefault="00B93B58" w:rsidP="00881363">
      <w:pPr>
        <w:rPr>
          <w:rtl/>
        </w:rPr>
      </w:pPr>
      <w:r w:rsidRPr="00881363">
        <w:rPr>
          <w:rStyle w:val="affff8"/>
          <w:rFonts w:hint="cs"/>
          <w:rtl/>
        </w:rPr>
        <w:t>ותחל</w:t>
      </w:r>
      <w:r w:rsidRPr="00881363">
        <w:rPr>
          <w:rStyle w:val="affff8"/>
          <w:rtl/>
        </w:rPr>
        <w:t xml:space="preserve"> </w:t>
      </w:r>
      <w:r w:rsidRPr="00881363">
        <w:rPr>
          <w:rStyle w:val="affff8"/>
          <w:rFonts w:hint="cs"/>
          <w:rtl/>
        </w:rPr>
        <w:t>רוח</w:t>
      </w:r>
      <w:r w:rsidRPr="00881363">
        <w:rPr>
          <w:rStyle w:val="affff8"/>
          <w:rtl/>
        </w:rPr>
        <w:t xml:space="preserve"> ה' </w:t>
      </w:r>
      <w:r w:rsidRPr="00881363">
        <w:rPr>
          <w:rStyle w:val="affff8"/>
          <w:rFonts w:hint="cs"/>
          <w:rtl/>
        </w:rPr>
        <w:t>וגו</w:t>
      </w:r>
      <w:r w:rsidRPr="00881363">
        <w:rPr>
          <w:rStyle w:val="affff8"/>
          <w:rtl/>
        </w:rPr>
        <w:t xml:space="preserve">' </w:t>
      </w:r>
      <w:r w:rsidR="00881363">
        <w:rPr>
          <w:rFonts w:hint="cs"/>
          <w:rtl/>
        </w:rPr>
        <w:t>-</w:t>
      </w:r>
      <w:r w:rsidRPr="006F178A">
        <w:rPr>
          <w:rFonts w:hint="cs"/>
          <w:rtl/>
        </w:rPr>
        <w:t>חלתה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נבואתו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יעקב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ד'יהי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דן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נחש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עלי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דרך'</w:t>
      </w:r>
      <w:r w:rsidRPr="00893F86">
        <w:rPr>
          <w:rStyle w:val="affff8"/>
          <w:rtl/>
        </w:rPr>
        <w:t>.</w:t>
      </w:r>
    </w:p>
    <w:p w14:paraId="6619B2D1" w14:textId="77777777" w:rsidR="00F07A5B" w:rsidRPr="00F07A5B" w:rsidRDefault="00A11546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דבר</w:t>
      </w:r>
      <w:r w:rsidRPr="00F07A5B">
        <w:rPr>
          <w:rtl/>
        </w:rPr>
        <w:t>"</w:t>
      </w:r>
      <w:r w:rsidRPr="00F07A5B">
        <w:rPr>
          <w:rFonts w:hint="cs"/>
          <w:rtl/>
        </w:rPr>
        <w:t>אי</w:t>
      </w:r>
      <w:r w:rsidR="00F07A5B" w:rsidRPr="00F07A5B">
        <w:rPr>
          <w:rtl/>
        </w:rPr>
        <w:t>:</w:t>
      </w:r>
    </w:p>
    <w:p w14:paraId="371A27EA" w14:textId="181CD3B7" w:rsidR="00B93B58" w:rsidRPr="006F178A" w:rsidRDefault="00B93B58" w:rsidP="00881363">
      <w:pPr>
        <w:spacing w:after="60"/>
        <w:rPr>
          <w:rtl/>
        </w:rPr>
      </w:pPr>
      <w:r w:rsidRPr="008920A1">
        <w:rPr>
          <w:rStyle w:val="affff8"/>
          <w:rFonts w:hint="cs"/>
          <w:spacing w:val="0"/>
          <w:rtl/>
        </w:rPr>
        <w:t>'לפעמו</w:t>
      </w:r>
      <w:r w:rsidRPr="008920A1">
        <w:rPr>
          <w:rStyle w:val="affff8"/>
          <w:spacing w:val="0"/>
          <w:rtl/>
        </w:rPr>
        <w:t xml:space="preserve"> </w:t>
      </w:r>
      <w:r w:rsidRPr="008920A1">
        <w:rPr>
          <w:rStyle w:val="affff8"/>
          <w:rFonts w:hint="cs"/>
          <w:spacing w:val="0"/>
          <w:rtl/>
        </w:rPr>
        <w:t>במחנה</w:t>
      </w:r>
      <w:r w:rsidRPr="008920A1">
        <w:rPr>
          <w:rStyle w:val="affff8"/>
          <w:spacing w:val="0"/>
          <w:rtl/>
        </w:rPr>
        <w:t xml:space="preserve"> </w:t>
      </w:r>
      <w:r w:rsidRPr="008920A1">
        <w:rPr>
          <w:rStyle w:val="affff8"/>
          <w:rFonts w:hint="cs"/>
          <w:spacing w:val="0"/>
          <w:rtl/>
        </w:rPr>
        <w:t>דן'</w:t>
      </w:r>
      <w:r w:rsidRPr="008920A1">
        <w:rPr>
          <w:rStyle w:val="affff8"/>
          <w:spacing w:val="0"/>
          <w:rtl/>
        </w:rPr>
        <w:t xml:space="preserve"> </w:t>
      </w:r>
      <w:r w:rsidR="00881363" w:rsidRPr="008920A1">
        <w:rPr>
          <w:rStyle w:val="affffc"/>
          <w:rFonts w:hint="cs"/>
          <w:spacing w:val="0"/>
          <w:rtl/>
        </w:rPr>
        <w:t>א</w:t>
      </w:r>
      <w:r w:rsidRPr="008920A1">
        <w:rPr>
          <w:rStyle w:val="affffc"/>
          <w:spacing w:val="0"/>
          <w:rtl/>
        </w:rPr>
        <w:t>: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מלמד</w:t>
      </w:r>
      <w:r w:rsidRPr="008920A1">
        <w:rPr>
          <w:spacing w:val="0"/>
          <w:rtl/>
        </w:rPr>
        <w:t xml:space="preserve">, </w:t>
      </w:r>
      <w:r w:rsidRPr="008920A1">
        <w:rPr>
          <w:rFonts w:hint="cs"/>
          <w:spacing w:val="0"/>
          <w:rtl/>
        </w:rPr>
        <w:t>שהיתה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שכינה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מקשקשת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לפניו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כזוג</w:t>
      </w:r>
      <w:r w:rsidRPr="006F178A">
        <w:rPr>
          <w:rtl/>
        </w:rPr>
        <w:t xml:space="preserve"> </w:t>
      </w:r>
      <w:r w:rsidRPr="00881363">
        <w:rPr>
          <w:rStyle w:val="affffc"/>
          <w:rFonts w:hint="cs"/>
          <w:rtl/>
        </w:rPr>
        <w:t>כתיב</w:t>
      </w:r>
      <w:r w:rsidRPr="00881363">
        <w:rPr>
          <w:rStyle w:val="affffc"/>
          <w:rtl/>
        </w:rPr>
        <w:t xml:space="preserve"> </w:t>
      </w:r>
      <w:r w:rsidRPr="00881363">
        <w:rPr>
          <w:rStyle w:val="affffc"/>
          <w:rFonts w:hint="cs"/>
          <w:rtl/>
        </w:rPr>
        <w:t>הכא</w:t>
      </w:r>
      <w:r w:rsidRPr="00881363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'לפעמו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במחנה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דן'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881363">
        <w:rPr>
          <w:rStyle w:val="affffc"/>
          <w:rFonts w:hint="cs"/>
          <w:rtl/>
        </w:rPr>
        <w:t>וכתיב</w:t>
      </w:r>
      <w:r w:rsidRPr="00881363">
        <w:rPr>
          <w:rStyle w:val="affffc"/>
          <w:rtl/>
        </w:rPr>
        <w:t xml:space="preserve"> </w:t>
      </w:r>
      <w:r w:rsidRPr="00881363">
        <w:rPr>
          <w:rStyle w:val="affffc"/>
          <w:rFonts w:hint="cs"/>
          <w:rtl/>
        </w:rPr>
        <w:t>התם</w:t>
      </w:r>
      <w:r w:rsidRPr="00881363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'פעמון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ורימון'</w:t>
      </w:r>
      <w:r w:rsidRPr="003625F4">
        <w:rPr>
          <w:rStyle w:val="affff8"/>
          <w:rtl/>
        </w:rPr>
        <w:t>.</w:t>
      </w:r>
    </w:p>
    <w:p w14:paraId="7A8D4218" w14:textId="120DE865" w:rsidR="00F07A5B" w:rsidRPr="00F07A5B" w:rsidRDefault="00A11546" w:rsidP="00A1154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אסי</w:t>
      </w:r>
      <w:r w:rsidR="00F07A5B" w:rsidRPr="00F07A5B">
        <w:rPr>
          <w:rFonts w:hint="cs"/>
          <w:rtl/>
        </w:rPr>
        <w:t>:</w:t>
      </w:r>
    </w:p>
    <w:p w14:paraId="5474C03E" w14:textId="02EDDEE9" w:rsidR="00137355" w:rsidRPr="006F178A" w:rsidRDefault="00B93B58" w:rsidP="00881363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'בין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צרעה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ובין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אשתאול'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צרעה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ואשתאול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ועקרן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וטחנן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בזה</w:t>
      </w:r>
      <w:r w:rsidRPr="006F178A">
        <w:rPr>
          <w:rtl/>
        </w:rPr>
        <w:t>.</w:t>
      </w:r>
    </w:p>
    <w:p w14:paraId="26BDD82C" w14:textId="1EB14E99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2895198" w14:textId="182D8E6E" w:rsidR="00881363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'והוא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יחל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להושיע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ישראל'</w:t>
      </w:r>
      <w:r w:rsidRPr="0063694C">
        <w:rPr>
          <w:rStyle w:val="affff8"/>
          <w:rtl/>
        </w:rPr>
        <w:t xml:space="preserve"> </w:t>
      </w:r>
    </w:p>
    <w:p w14:paraId="4262A9FA" w14:textId="7F0D6337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הוחל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שבועתו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אבימלך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ד'אם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תשקר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ולניני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ולנכדי'</w:t>
      </w:r>
      <w:r w:rsidRPr="00893F86">
        <w:rPr>
          <w:rStyle w:val="affff8"/>
          <w:rtl/>
        </w:rPr>
        <w:t>.</w:t>
      </w:r>
    </w:p>
    <w:p w14:paraId="5E1FB44F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י.</w:t>
      </w:r>
    </w:p>
    <w:p w14:paraId="0AEBAA7B" w14:textId="74F49220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מרב</w:t>
      </w:r>
      <w:r w:rsidR="00F07A5B" w:rsidRPr="00F07A5B">
        <w:rPr>
          <w:rFonts w:hint="cs"/>
          <w:rtl/>
        </w:rPr>
        <w:t>:</w:t>
      </w:r>
    </w:p>
    <w:p w14:paraId="015533DD" w14:textId="5C1ACB07" w:rsidR="00B93B58" w:rsidRPr="00417BB1" w:rsidRDefault="00B93B58" w:rsidP="00B93B58">
      <w:pPr>
        <w:rPr>
          <w:spacing w:val="2"/>
          <w:rtl/>
        </w:rPr>
      </w:pPr>
      <w:r>
        <w:rPr>
          <w:rFonts w:hint="cs"/>
          <w:spacing w:val="2"/>
          <w:rtl/>
        </w:rPr>
        <w:t xml:space="preserve">'</w:t>
      </w:r>
      <w:r>
        <w:rPr>
          <w:rStyle w:val="affff8"/>
          <w:rFonts w:hint="cs"/>
          <w:spacing w:val="2"/>
          <w:rtl/>
          <w:rPrChange w:id="9024" w:author="מנוע פסוקים" w:date="2026-10-05T16:37:59Z">
            <w:rPr>
              <w:rFonts w:hint="cs"/>
              <w:spacing w:val="2"/>
              <w:rtl/>
            </w:rPr>
          </w:rPrChange>
        </w:rPr>
        <w:t xml:space="preserve">ויגדל</w:t>
      </w:r>
      <w:r>
        <w:rPr>
          <w:rStyle w:val="affff8"/>
          <w:spacing w:val="2"/>
          <w:rtl/>
          <w:rPrChange w:id="9025" w:author="מנוע פסוקים" w:date="2026-10-05T16:37:59Z">
            <w:rPr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26" w:author="מנוע פסוקים" w:date="2026-10-05T16:37:59Z">
            <w:rPr>
              <w:rFonts w:hint="cs"/>
              <w:spacing w:val="2"/>
              <w:rtl/>
            </w:rPr>
          </w:rPrChange>
        </w:rPr>
        <w:t xml:space="preserve">הנער</w:t>
      </w:r>
      <w:r>
        <w:rPr>
          <w:rStyle w:val="affff8"/>
          <w:spacing w:val="2"/>
          <w:rtl/>
          <w:rPrChange w:id="9027" w:author="מנוע פסוקים" w:date="2026-10-05T16:37:59Z">
            <w:rPr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28" w:author="מנוע פסוקים" w:date="2026-10-05T16:37:59Z">
            <w:rPr>
              <w:rFonts w:hint="cs"/>
              <w:spacing w:val="2"/>
              <w:rtl/>
            </w:rPr>
          </w:rPrChange>
        </w:rPr>
        <w:t xml:space="preserve">ויברכהו</w:t>
      </w:r>
      <w:r>
        <w:rPr>
          <w:rStyle w:val="affff8"/>
          <w:spacing w:val="2"/>
          <w:rtl/>
          <w:rPrChange w:id="9029" w:author="מנוע פסוקים" w:date="2026-10-05T16:37:59Z">
            <w:rPr>
              <w:spacing w:val="2"/>
              <w:rtl/>
            </w:rPr>
          </w:rPrChange>
        </w:rPr>
        <w:t xml:space="preserve"> ה</w:t>
      </w:r>
      <w:r>
        <w:rPr>
          <w:spacing w:val="2"/>
          <w:rtl/>
        </w:rPr>
        <w:t xml:space="preserve">'</w:t>
      </w:r>
      <w:r w:rsidR="00881363" w:rsidRPr="00417BB1">
        <w:rPr>
          <w:rFonts w:hint="cs"/>
          <w:spacing w:val="2"/>
          <w:rtl/>
        </w:rPr>
        <w:t>-</w:t>
      </w:r>
      <w:r w:rsidRPr="00417BB1">
        <w:rPr>
          <w:spacing w:val="2"/>
          <w:rtl/>
        </w:rPr>
        <w:t xml:space="preserve"> </w:t>
      </w:r>
      <w:r w:rsidRPr="00417BB1">
        <w:rPr>
          <w:rFonts w:hint="cs"/>
          <w:spacing w:val="2"/>
          <w:rtl/>
        </w:rPr>
        <w:t>שברכו</w:t>
      </w:r>
      <w:r w:rsidRPr="00417BB1">
        <w:rPr>
          <w:spacing w:val="2"/>
          <w:rtl/>
        </w:rPr>
        <w:t xml:space="preserve"> </w:t>
      </w:r>
      <w:r w:rsidRPr="00417BB1">
        <w:rPr>
          <w:rFonts w:hint="cs"/>
          <w:spacing w:val="2"/>
          <w:rtl/>
        </w:rPr>
        <w:t>באמתו</w:t>
      </w:r>
      <w:r w:rsidRPr="00417BB1">
        <w:rPr>
          <w:spacing w:val="2"/>
          <w:rtl/>
        </w:rPr>
        <w:t xml:space="preserve">, </w:t>
      </w:r>
      <w:r w:rsidRPr="00417BB1">
        <w:rPr>
          <w:rFonts w:hint="cs"/>
          <w:spacing w:val="2"/>
          <w:rtl/>
        </w:rPr>
        <w:t>כבנ</w:t>
      </w:r>
      <w:r w:rsidR="00BE5E71" w:rsidRPr="00417BB1">
        <w:rPr>
          <w:rFonts w:hint="cs"/>
          <w:spacing w:val="2"/>
          <w:rtl/>
        </w:rPr>
        <w:t>"א</w:t>
      </w:r>
      <w:r w:rsidRPr="00417BB1">
        <w:rPr>
          <w:spacing w:val="2"/>
          <w:rtl/>
        </w:rPr>
        <w:t xml:space="preserve"> </w:t>
      </w:r>
      <w:r w:rsidRPr="00417BB1">
        <w:rPr>
          <w:rFonts w:hint="cs"/>
          <w:spacing w:val="2"/>
          <w:rtl/>
        </w:rPr>
        <w:t>וזרעו</w:t>
      </w:r>
      <w:r w:rsidRPr="00417BB1">
        <w:rPr>
          <w:spacing w:val="2"/>
          <w:rtl/>
        </w:rPr>
        <w:t xml:space="preserve"> </w:t>
      </w:r>
      <w:r w:rsidRPr="00417BB1">
        <w:rPr>
          <w:rFonts w:hint="cs"/>
          <w:spacing w:val="2"/>
          <w:rtl/>
        </w:rPr>
        <w:t>כנחל</w:t>
      </w:r>
      <w:r w:rsidRPr="00417BB1">
        <w:rPr>
          <w:spacing w:val="2"/>
          <w:rtl/>
        </w:rPr>
        <w:t xml:space="preserve"> </w:t>
      </w:r>
      <w:r w:rsidRPr="00417BB1">
        <w:rPr>
          <w:rFonts w:hint="cs"/>
          <w:spacing w:val="2"/>
          <w:rtl/>
        </w:rPr>
        <w:t>שוטף</w:t>
      </w:r>
      <w:r w:rsidRPr="00417BB1">
        <w:rPr>
          <w:spacing w:val="2"/>
          <w:rtl/>
        </w:rPr>
        <w:t>.</w:t>
      </w:r>
    </w:p>
    <w:p w14:paraId="7AC4E162" w14:textId="77777777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3CB34DBF" w14:textId="0DF7E97C" w:rsidR="00B93B58" w:rsidRPr="0087143B" w:rsidRDefault="00B93B58" w:rsidP="0087143B">
      <w:pPr>
        <w:pStyle w:val="affff7"/>
        <w:rPr>
          <w:rtl/>
        </w:rPr>
      </w:pPr>
      <w:r>
        <w:rPr>
          <w:rtl/>
        </w:rPr>
        <w:t xml:space="preserve">'</w:t>
      </w:r>
      <w:r>
        <w:rPr>
          <w:rStyle w:val="affff8"/>
          <w:rtl/>
          <w:rPrChange w:id="9030" w:author="מנוע פסוקים" w:date="2026-10-05T16:37:59Z">
            <w:rPr>
              <w:rtl/>
            </w:rPr>
          </w:rPrChange>
        </w:rPr>
        <w:t xml:space="preserve">ויקרא </w:t>
      </w:r>
      <w:r>
        <w:rPr>
          <w:rStyle w:val="affff8"/>
          <w:rFonts w:hint="eastAsia"/>
          <w:rtl/>
          <w:rPrChange w:id="9031" w:author="מנוע פסוקים" w:date="2026-10-05T16:37:59Z">
            <w:rPr>
              <w:rFonts w:hint="eastAsia"/>
              <w:rtl/>
            </w:rPr>
          </w:rPrChange>
        </w:rPr>
        <w:t xml:space="preserve">שמשון</w:t>
      </w:r>
      <w:r>
        <w:rPr>
          <w:rStyle w:val="affff8"/>
          <w:rtl/>
          <w:rPrChange w:id="903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33" w:author="מנוע פסוקים" w:date="2026-10-05T16:37:59Z">
            <w:rPr>
              <w:rFonts w:hint="eastAsia"/>
              <w:rtl/>
            </w:rPr>
          </w:rPrChange>
        </w:rPr>
        <w:t xml:space="preserve">אל</w:t>
      </w:r>
      <w:r>
        <w:rPr>
          <w:rStyle w:val="affff8"/>
          <w:rtl/>
          <w:rPrChange w:id="9034" w:author="מנוע פסוקים" w:date="2026-10-05T16:37:59Z">
            <w:rPr>
              <w:rtl/>
            </w:rPr>
          </w:rPrChange>
        </w:rPr>
        <w:t xml:space="preserve"> ה' </w:t>
      </w:r>
      <w:r>
        <w:rPr>
          <w:rStyle w:val="affff8"/>
          <w:rFonts w:hint="eastAsia"/>
          <w:rtl/>
          <w:rPrChange w:id="9035" w:author="מנוע פסוקים" w:date="2026-10-05T16:37:59Z">
            <w:rPr>
              <w:rFonts w:hint="eastAsia"/>
              <w:rtl/>
            </w:rPr>
          </w:rPrChange>
        </w:rPr>
        <w:t xml:space="preserve">ויאמר</w:t>
      </w:r>
      <w:r w:rsidRPr="0087143B">
        <w:rPr>
          <w:rtl/>
        </w:rPr>
        <w:t xml:space="preserve"> ה' </w:t>
      </w:r>
      <w:r w:rsidRPr="0087143B">
        <w:rPr>
          <w:rFonts w:hint="eastAsia"/>
          <w:rtl/>
        </w:rPr>
        <w:t>אלהים</w:t>
      </w:r>
      <w:r w:rsidRPr="0087143B">
        <w:rPr>
          <w:rtl/>
        </w:rPr>
        <w:t xml:space="preserve"> </w:t>
      </w:r>
      <w:r>
        <w:rPr>
          <w:rStyle w:val="affff8"/>
          <w:rFonts w:hint="eastAsia"/>
          <w:rtl/>
          <w:rPrChange w:id="9036" w:author="מנוע פסוקים" w:date="2026-10-05T16:37:59Z">
            <w:rPr>
              <w:rFonts w:hint="eastAsia"/>
              <w:rtl/>
            </w:rPr>
          </w:rPrChange>
        </w:rPr>
        <w:t xml:space="preserve">זכרני</w:t>
      </w:r>
      <w:r>
        <w:rPr>
          <w:rStyle w:val="affff8"/>
          <w:rtl/>
          <w:rPrChange w:id="9037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38" w:author="מנוע פסוקים" w:date="2026-10-05T16:37:59Z">
            <w:rPr>
              <w:rFonts w:hint="eastAsia"/>
              <w:rtl/>
            </w:rPr>
          </w:rPrChange>
        </w:rPr>
        <w:t xml:space="preserve">נא</w:t>
      </w:r>
      <w:r>
        <w:rPr>
          <w:rStyle w:val="affff8"/>
          <w:rtl/>
          <w:rPrChange w:id="9039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40" w:author="מנוע פסוקים" w:date="2026-10-05T16:37:59Z">
            <w:rPr>
              <w:rFonts w:hint="eastAsia"/>
              <w:rtl/>
            </w:rPr>
          </w:rPrChange>
        </w:rPr>
        <w:t xml:space="preserve">וחזקני</w:t>
      </w:r>
      <w:r>
        <w:rPr>
          <w:rStyle w:val="affff8"/>
          <w:rtl/>
          <w:rPrChange w:id="9041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42" w:author="מנוע פסוקים" w:date="2026-10-05T16:37:59Z">
            <w:rPr>
              <w:rFonts w:hint="eastAsia"/>
              <w:rtl/>
            </w:rPr>
          </w:rPrChange>
        </w:rPr>
        <w:t xml:space="preserve">נא</w:t>
      </w:r>
      <w:r>
        <w:rPr>
          <w:rStyle w:val="affff8"/>
          <w:rtl/>
          <w:rPrChange w:id="9043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44" w:author="מנוע פסוקים" w:date="2026-10-05T16:37:59Z">
            <w:rPr>
              <w:rFonts w:hint="eastAsia"/>
              <w:rtl/>
            </w:rPr>
          </w:rPrChange>
        </w:rPr>
        <w:t xml:space="preserve">אך</w:t>
      </w:r>
      <w:r>
        <w:rPr>
          <w:rStyle w:val="affff8"/>
          <w:rtl/>
          <w:rPrChange w:id="9045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46" w:author="מנוע פסוקים" w:date="2026-10-05T16:37:59Z">
            <w:rPr>
              <w:rFonts w:hint="eastAsia"/>
              <w:rtl/>
            </w:rPr>
          </w:rPrChange>
        </w:rPr>
        <w:t xml:space="preserve">הפעם</w:t>
      </w:r>
      <w:r>
        <w:rPr>
          <w:rStyle w:val="affff8"/>
          <w:rtl/>
          <w:rPrChange w:id="9047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48" w:author="מנוע פסוקים" w:date="2026-10-05T16:37:59Z">
            <w:rPr>
              <w:rFonts w:hint="eastAsia"/>
              <w:rtl/>
            </w:rPr>
          </w:rPrChange>
        </w:rPr>
        <w:t xml:space="preserve">הזה</w:t>
      </w:r>
      <w:r w:rsidRPr="0087143B">
        <w:rPr>
          <w:rtl/>
        </w:rPr>
        <w:t xml:space="preserve"> </w:t>
      </w:r>
      <w:r>
        <w:rPr>
          <w:rStyle w:val="affff8"/>
          <w:rFonts w:hint="eastAsia"/>
          <w:rtl/>
          <w:rPrChange w:id="9049" w:author="מנוע פסוקים" w:date="2026-10-05T16:37:59Z">
            <w:rPr>
              <w:rFonts w:hint="eastAsia"/>
              <w:rtl/>
            </w:rPr>
          </w:rPrChange>
        </w:rPr>
        <w:t xml:space="preserve">ואנקמה</w:t>
      </w:r>
      <w:r>
        <w:rPr>
          <w:rStyle w:val="affff8"/>
          <w:rtl/>
          <w:rPrChange w:id="905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51" w:author="מנוע פסוקים" w:date="2026-10-05T16:37:59Z">
            <w:rPr>
              <w:rFonts w:hint="eastAsia"/>
              <w:rtl/>
            </w:rPr>
          </w:rPrChange>
        </w:rPr>
        <w:t xml:space="preserve">נקם</w:t>
      </w:r>
      <w:r>
        <w:rPr>
          <w:rStyle w:val="affff8"/>
          <w:rtl/>
          <w:rPrChange w:id="905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53" w:author="מנוע פסוקים" w:date="2026-10-05T16:37:59Z">
            <w:rPr>
              <w:rFonts w:hint="eastAsia"/>
              <w:rtl/>
            </w:rPr>
          </w:rPrChange>
        </w:rPr>
        <w:t xml:space="preserve">אחת</w:t>
      </w:r>
      <w:r>
        <w:rPr>
          <w:rStyle w:val="affff8"/>
          <w:rtl/>
          <w:rPrChange w:id="9054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55" w:author="מנוע פסוקים" w:date="2026-10-05T16:37:59Z">
            <w:rPr>
              <w:rFonts w:hint="eastAsia"/>
              <w:rtl/>
            </w:rPr>
          </w:rPrChange>
        </w:rPr>
        <w:t xml:space="preserve">משתי</w:t>
      </w:r>
      <w:r>
        <w:rPr>
          <w:rStyle w:val="affff8"/>
          <w:rtl/>
          <w:rPrChange w:id="905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57" w:author="מנוע פסוקים" w:date="2026-10-05T16:37:59Z">
            <w:rPr>
              <w:rFonts w:hint="eastAsia"/>
              <w:rtl/>
            </w:rPr>
          </w:rPrChange>
        </w:rPr>
        <w:t xml:space="preserve">עיני</w:t>
      </w:r>
      <w:r>
        <w:rPr>
          <w:rStyle w:val="affff8"/>
          <w:rtl/>
          <w:rPrChange w:id="905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59" w:author="מנוע פסוקים" w:date="2026-10-05T16:37:59Z">
            <w:rPr>
              <w:rFonts w:hint="eastAsia"/>
              <w:rtl/>
            </w:rPr>
          </w:rPrChange>
        </w:rPr>
        <w:t xml:space="preserve">מפלשתים</w:t>
      </w:r>
      <w:r w:rsidRPr="0087143B">
        <w:rPr>
          <w:rtl/>
        </w:rPr>
        <w:t xml:space="preserve">' </w:t>
      </w:r>
    </w:p>
    <w:p w14:paraId="45BA7586" w14:textId="48F77A21" w:rsidR="00B93B58" w:rsidRPr="006F178A" w:rsidRDefault="00B93B58" w:rsidP="00881363">
      <w:pPr>
        <w:spacing w:after="60"/>
        <w:rPr>
          <w:rtl/>
        </w:rPr>
      </w:pPr>
      <w:r w:rsidRPr="00881363">
        <w:rPr>
          <w:rStyle w:val="affffc"/>
          <w:rFonts w:hint="cs"/>
          <w:rtl/>
        </w:rPr>
        <w:t>אמר</w:t>
      </w:r>
      <w:r w:rsidRPr="00881363">
        <w:rPr>
          <w:rStyle w:val="affffc"/>
          <w:rtl/>
        </w:rPr>
        <w:t xml:space="preserve"> </w:t>
      </w:r>
      <w:r w:rsidRPr="00881363">
        <w:rPr>
          <w:rStyle w:val="affffc"/>
          <w:rFonts w:hint="cs"/>
          <w:rtl/>
        </w:rPr>
        <w:t>שמשון</w:t>
      </w:r>
      <w:r w:rsidRPr="00881363">
        <w:rPr>
          <w:rStyle w:val="affffc"/>
          <w:rtl/>
        </w:rPr>
        <w:t xml:space="preserve"> </w:t>
      </w:r>
      <w:r w:rsidRPr="00881363">
        <w:rPr>
          <w:rStyle w:val="affffc"/>
          <w:rFonts w:hint="cs"/>
          <w:rtl/>
        </w:rPr>
        <w:t>לפני</w:t>
      </w:r>
      <w:r w:rsidRPr="00881363">
        <w:rPr>
          <w:rStyle w:val="affffc"/>
          <w:rtl/>
        </w:rPr>
        <w:t xml:space="preserve"> </w:t>
      </w:r>
      <w:r w:rsidRPr="00881363">
        <w:rPr>
          <w:rStyle w:val="affffc"/>
          <w:rFonts w:hint="cs"/>
          <w:rtl/>
        </w:rPr>
        <w:t>הקב</w:t>
      </w:r>
      <w:r w:rsidRPr="00881363">
        <w:rPr>
          <w:rStyle w:val="affffc"/>
          <w:rtl/>
        </w:rPr>
        <w:t>"</w:t>
      </w:r>
      <w:r w:rsidRPr="00881363">
        <w:rPr>
          <w:rStyle w:val="affffc"/>
          <w:rFonts w:hint="cs"/>
          <w:rtl/>
        </w:rPr>
        <w:t>ה</w:t>
      </w:r>
      <w:r w:rsidRPr="00881363">
        <w:rPr>
          <w:rStyle w:val="affffc"/>
          <w:rtl/>
        </w:rPr>
        <w:t>: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011" w:author="מנוע אמוראים" w:date="2026-10-05T16:41:03Z">
            <w:rPr>
              <w:rFonts w:hint="cs"/>
              <w:rtl/>
            </w:rPr>
          </w:rPrChange>
        </w:rPr>
        <w:t xml:space="preserve">רבש</w:t>
      </w:r>
      <w:r>
        <w:rPr>
          <w:rStyle w:val="affffc"/>
          <w:rtl/>
          <w:rPrChange w:id="9012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13" w:author="מנוע אמוראים" w:date="2026-10-05T16:41:0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זכור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ששפטתי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למקום</w:t>
      </w:r>
      <w:r w:rsidRPr="006F178A">
        <w:rPr>
          <w:rtl/>
        </w:rPr>
        <w:t>.</w:t>
      </w:r>
    </w:p>
    <w:p w14:paraId="2A39F6CD" w14:textId="77777777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רחב''א</w:t>
      </w:r>
      <w:r w:rsidR="00F07A5B" w:rsidRPr="00F07A5B">
        <w:rPr>
          <w:rtl/>
        </w:rPr>
        <w:t>:</w:t>
      </w:r>
    </w:p>
    <w:p w14:paraId="18337D8C" w14:textId="6E07544D" w:rsidR="00881363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שמשון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וילכד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שלש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מאות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שועלים'</w:t>
      </w:r>
      <w:r w:rsidRPr="003625F4">
        <w:rPr>
          <w:rStyle w:val="affff8"/>
          <w:rtl/>
        </w:rPr>
        <w:t xml:space="preserve"> </w:t>
      </w:r>
    </w:p>
    <w:p w14:paraId="1D3B7285" w14:textId="314DFEC4" w:rsidR="00B93B58" w:rsidRPr="00BE5E71" w:rsidRDefault="00B93B58" w:rsidP="00881363">
      <w:pPr>
        <w:spacing w:after="60"/>
        <w:rPr>
          <w:spacing w:val="0"/>
          <w:rtl/>
        </w:rPr>
      </w:pPr>
      <w:r w:rsidRPr="00BE5E71">
        <w:rPr>
          <w:rStyle w:val="affffc"/>
          <w:rFonts w:hint="cs"/>
          <w:spacing w:val="0"/>
          <w:rtl/>
        </w:rPr>
        <w:t>אמר</w:t>
      </w:r>
      <w:r w:rsidRPr="00BE5E71">
        <w:rPr>
          <w:rStyle w:val="affffc"/>
          <w:spacing w:val="0"/>
          <w:rtl/>
        </w:rPr>
        <w:t xml:space="preserve"> </w:t>
      </w:r>
      <w:r w:rsidRPr="00BE5E71">
        <w:rPr>
          <w:rStyle w:val="affffc"/>
          <w:rFonts w:hint="cs"/>
          <w:spacing w:val="0"/>
          <w:rtl/>
        </w:rPr>
        <w:t>שמשון</w:t>
      </w:r>
      <w:r w:rsidRPr="00BE5E71">
        <w:rPr>
          <w:rStyle w:val="affffc"/>
          <w:spacing w:val="0"/>
          <w:rtl/>
        </w:rPr>
        <w:t xml:space="preserve">: </w:t>
      </w:r>
      <w:r w:rsidRPr="00BE5E71">
        <w:rPr>
          <w:rFonts w:hint="cs"/>
          <w:spacing w:val="0"/>
          <w:rtl/>
        </w:rPr>
        <w:t>יבא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מי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שחוזר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לאחוריו</w:t>
      </w:r>
      <w:r w:rsidRPr="00BE5E71">
        <w:rPr>
          <w:spacing w:val="0"/>
          <w:rtl/>
        </w:rPr>
        <w:t xml:space="preserve">, </w:t>
      </w:r>
      <w:r w:rsidRPr="00BE5E71">
        <w:rPr>
          <w:rFonts w:hint="cs"/>
          <w:spacing w:val="0"/>
          <w:rtl/>
        </w:rPr>
        <w:t>ויפרע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מפלשתים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שחזרו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בשבועתן</w:t>
      </w:r>
      <w:r w:rsidRPr="00BE5E71">
        <w:rPr>
          <w:spacing w:val="0"/>
          <w:rtl/>
        </w:rPr>
        <w:t>.</w:t>
      </w:r>
    </w:p>
    <w:p w14:paraId="68A5B930" w14:textId="631DBFCC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ר''ש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החסיד</w:t>
      </w:r>
      <w:r w:rsidR="00F07A5B" w:rsidRPr="00F07A5B">
        <w:rPr>
          <w:rtl/>
        </w:rPr>
        <w:t>:</w:t>
      </w:r>
    </w:p>
    <w:p w14:paraId="0CA50DD2" w14:textId="0CBDCE7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כתיפיו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, </w:t>
      </w:r>
      <w:r w:rsidR="00881363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'וישכב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שמשון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חצי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הלילה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ויקם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בחצי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הלילה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ויאחז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בדלתות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שער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העיר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ובשתי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המזוזות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ויסעם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הבריח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וישם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כתיפיו'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וגמירי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פחותות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אמה</w:t>
      </w:r>
      <w:r w:rsidRPr="006F178A">
        <w:rPr>
          <w:rtl/>
        </w:rPr>
        <w:t>.</w:t>
      </w:r>
    </w:p>
    <w:p w14:paraId="78D3D182" w14:textId="77777777" w:rsidR="00F07A5B" w:rsidRPr="00F07A5B" w:rsidRDefault="00881363" w:rsidP="008813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tl/>
        </w:rPr>
        <w:t>:</w:t>
      </w:r>
    </w:p>
    <w:p w14:paraId="5F01C2D3" w14:textId="38BE551B" w:rsidR="0063321A" w:rsidRPr="0063321A" w:rsidRDefault="00B93B58" w:rsidP="0063321A">
      <w:pPr>
        <w:rPr>
          <w:spacing w:val="0"/>
          <w:rtl/>
        </w:rPr>
      </w:pPr>
      <w:r w:rsidRPr="0063321A">
        <w:rPr>
          <w:rStyle w:val="affff8"/>
          <w:rFonts w:hint="cs"/>
          <w:spacing w:val="0"/>
          <w:rtl/>
        </w:rPr>
        <w:t>'ויהי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b/>
          <w:bCs/>
          <w:spacing w:val="0"/>
          <w:rtl/>
        </w:rPr>
        <w:t>טוחן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spacing w:val="0"/>
          <w:rtl/>
        </w:rPr>
        <w:t>בבית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spacing w:val="0"/>
          <w:rtl/>
        </w:rPr>
        <w:t>האסורים'</w:t>
      </w:r>
      <w:r w:rsidR="00881363" w:rsidRPr="0063321A">
        <w:rPr>
          <w:rFonts w:hint="cs"/>
          <w:spacing w:val="0"/>
          <w:rtl/>
        </w:rPr>
        <w:t>-</w:t>
      </w:r>
      <w:r w:rsidRPr="0063321A">
        <w:rPr>
          <w:spacing w:val="0"/>
          <w:rtl/>
        </w:rPr>
        <w:t xml:space="preserve"> </w:t>
      </w:r>
      <w:r w:rsidRPr="0063321A">
        <w:rPr>
          <w:rFonts w:hint="cs"/>
          <w:spacing w:val="0"/>
          <w:rtl/>
        </w:rPr>
        <w:t>לשון</w:t>
      </w:r>
      <w:r w:rsidRPr="0063321A">
        <w:rPr>
          <w:spacing w:val="0"/>
          <w:rtl/>
        </w:rPr>
        <w:t xml:space="preserve"> </w:t>
      </w:r>
      <w:r w:rsidRPr="0063321A">
        <w:rPr>
          <w:rFonts w:hint="cs"/>
          <w:spacing w:val="0"/>
          <w:rtl/>
        </w:rPr>
        <w:t>עבירה</w:t>
      </w:r>
      <w:r w:rsidRPr="0063321A">
        <w:rPr>
          <w:spacing w:val="0"/>
          <w:rtl/>
        </w:rPr>
        <w:t xml:space="preserve">, </w:t>
      </w:r>
      <w:r w:rsidRPr="0063321A">
        <w:rPr>
          <w:rStyle w:val="affffc"/>
          <w:rFonts w:hint="cs"/>
          <w:spacing w:val="0"/>
          <w:rtl/>
        </w:rPr>
        <w:t>וכן</w:t>
      </w:r>
      <w:r w:rsidRPr="0063321A">
        <w:rPr>
          <w:rStyle w:val="affffc"/>
          <w:spacing w:val="0"/>
          <w:rtl/>
        </w:rPr>
        <w:t>: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spacing w:val="0"/>
          <w:rtl/>
        </w:rPr>
        <w:t>'תטחן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spacing w:val="0"/>
          <w:rtl/>
        </w:rPr>
        <w:t>לאחר</w:t>
      </w:r>
      <w:r w:rsidRPr="0063321A">
        <w:rPr>
          <w:rStyle w:val="affff8"/>
          <w:spacing w:val="0"/>
          <w:rtl/>
        </w:rPr>
        <w:t xml:space="preserve"> </w:t>
      </w:r>
      <w:r w:rsidRPr="0063321A">
        <w:rPr>
          <w:rStyle w:val="affff8"/>
          <w:rFonts w:hint="cs"/>
          <w:spacing w:val="0"/>
          <w:rtl/>
        </w:rPr>
        <w:t>אשתי'</w:t>
      </w:r>
      <w:r w:rsidRPr="0063321A">
        <w:rPr>
          <w:rStyle w:val="affff8"/>
          <w:spacing w:val="0"/>
          <w:rtl/>
        </w:rPr>
        <w:t>,</w:t>
      </w:r>
      <w:r w:rsidRPr="0063321A">
        <w:rPr>
          <w:spacing w:val="0"/>
          <w:rtl/>
        </w:rPr>
        <w:t xml:space="preserve"> </w:t>
      </w:r>
    </w:p>
    <w:p w14:paraId="330FD8ED" w14:textId="335856AC" w:rsidR="00B93B58" w:rsidRPr="006F178A" w:rsidRDefault="00B93B58" w:rsidP="0063321A">
      <w:pPr>
        <w:rPr>
          <w:rtl/>
        </w:rPr>
      </w:pP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האסורים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שתתעבר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הימנו</w:t>
      </w:r>
      <w:r w:rsidRPr="006F178A">
        <w:rPr>
          <w:rtl/>
        </w:rPr>
        <w:t>.</w:t>
      </w:r>
    </w:p>
    <w:p w14:paraId="77800D6E" w14:textId="38590DDE" w:rsidR="00F07A5B" w:rsidRPr="00F07A5B" w:rsidRDefault="00B93B58" w:rsidP="0063321A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'פ</w:t>
      </w:r>
      <w:r w:rsidR="00F07A5B" w:rsidRPr="00F07A5B">
        <w:rPr>
          <w:rFonts w:hint="cs"/>
          <w:rtl/>
        </w:rPr>
        <w:t>:</w:t>
      </w:r>
    </w:p>
    <w:p w14:paraId="0201D950" w14:textId="71196D39" w:rsidR="00B93B58" w:rsidRPr="00BE5E71" w:rsidRDefault="00B93B58" w:rsidP="00B93B58">
      <w:pPr>
        <w:rPr>
          <w:rFonts w:ascii="Fb Fontext" w:hAnsi="Fb Fontext"/>
          <w:spacing w:val="2"/>
          <w:rtl/>
        </w:rPr>
      </w:pPr>
      <w:r w:rsidRPr="00BE5E71">
        <w:rPr>
          <w:rStyle w:val="affffc"/>
          <w:rFonts w:hint="cs"/>
          <w:spacing w:val="2"/>
          <w:rtl/>
        </w:rPr>
        <w:t>היינו</w:t>
      </w:r>
      <w:r w:rsidRPr="00BE5E71">
        <w:rPr>
          <w:rStyle w:val="affffc"/>
          <w:spacing w:val="2"/>
          <w:rtl/>
        </w:rPr>
        <w:t xml:space="preserve"> </w:t>
      </w:r>
      <w:r w:rsidRPr="00BE5E71">
        <w:rPr>
          <w:rStyle w:val="affffc"/>
          <w:rFonts w:hint="cs"/>
          <w:spacing w:val="2"/>
          <w:rtl/>
        </w:rPr>
        <w:t>דאמרי</w:t>
      </w:r>
      <w:r w:rsidRPr="00BE5E71">
        <w:rPr>
          <w:rStyle w:val="affffc"/>
          <w:spacing w:val="2"/>
          <w:rtl/>
        </w:rPr>
        <w:t xml:space="preserve"> </w:t>
      </w:r>
      <w:r w:rsidRPr="00BE5E71">
        <w:rPr>
          <w:rStyle w:val="affffc"/>
          <w:rFonts w:hint="cs"/>
          <w:spacing w:val="2"/>
          <w:rtl/>
        </w:rPr>
        <w:t>אינשי</w:t>
      </w:r>
      <w:r w:rsidRPr="00BE5E71">
        <w:rPr>
          <w:rStyle w:val="affffc"/>
          <w:spacing w:val="2"/>
          <w:rtl/>
        </w:rPr>
        <w:t>: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לשותי יין מביאים יין לעובדי אדמה מבאין ירקות</w:t>
      </w:r>
    </w:p>
    <w:p w14:paraId="61498C8F" w14:textId="13CEEE27" w:rsidR="00F07A5B" w:rsidRPr="00F07A5B" w:rsidRDefault="0063321A" w:rsidP="0063321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8920A1">
        <w:rPr>
          <w:rFonts w:hint="cs"/>
          <w:rtl/>
        </w:rPr>
        <w:t xml:space="preserve">. </w:t>
      </w: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436F7734" w14:textId="77777777" w:rsidR="008920A1" w:rsidRDefault="00B93B58" w:rsidP="00B93B58">
      <w:pPr>
        <w:rPr>
          <w:rtl/>
        </w:rPr>
      </w:pPr>
      <w:r w:rsidRPr="008920A1">
        <w:rPr>
          <w:rFonts w:hint="cs"/>
          <w:b/>
          <w:bCs/>
          <w:rtl/>
        </w:rPr>
        <w:t>כל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המזנה</w:t>
      </w:r>
      <w:r w:rsidR="0063321A" w:rsidRPr="008920A1">
        <w:rPr>
          <w:rFonts w:hint="cs"/>
          <w:b/>
          <w:bCs/>
          <w:rtl/>
        </w:rPr>
        <w:t>,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אשתו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מזננת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עליו</w:t>
      </w:r>
      <w:r w:rsidRPr="008920A1">
        <w:rPr>
          <w:b/>
          <w:bCs/>
          <w:rtl/>
        </w:rPr>
        <w:t>,</w:t>
      </w:r>
      <w:r w:rsidR="0063321A">
        <w:rPr>
          <w:rFonts w:hint="cs"/>
          <w:rtl/>
        </w:rPr>
        <w:t xml:space="preserve"> </w:t>
      </w:r>
    </w:p>
    <w:p w14:paraId="1BFA840B" w14:textId="1BE1E088" w:rsidR="00B93B58" w:rsidRPr="006F178A" w:rsidRDefault="0063321A" w:rsidP="00B93B58">
      <w:pPr>
        <w:rPr>
          <w:rtl/>
        </w:rPr>
      </w:pPr>
      <w:r>
        <w:rPr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'אם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נפתה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לבי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על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אשה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ועל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פתח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רעי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ארבתי'</w:t>
      </w:r>
      <w:r w:rsidR="00B93B58" w:rsidRPr="003625F4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</w:p>
    <w:p w14:paraId="74A85364" w14:textId="12CC8B21" w:rsidR="00B93B58" w:rsidRPr="006F178A" w:rsidRDefault="008920A1" w:rsidP="00B93B58">
      <w:pPr>
        <w:rPr>
          <w:rtl/>
        </w:rPr>
      </w:pPr>
      <w:r w:rsidRPr="008920A1">
        <w:rPr>
          <w:rStyle w:val="affffc"/>
          <w:rFonts w:hint="cs"/>
          <w:rtl/>
        </w:rPr>
        <w:t>וכתיב</w:t>
      </w:r>
      <w:r>
        <w:rPr>
          <w:rStyle w:val="affffc"/>
          <w:rFonts w:hint="cs"/>
          <w:rtl/>
        </w:rPr>
        <w:t xml:space="preserve">: </w:t>
      </w:r>
      <w:r w:rsidR="00B93B58" w:rsidRPr="003625F4">
        <w:rPr>
          <w:rStyle w:val="affff8"/>
          <w:rFonts w:hint="cs"/>
          <w:rtl/>
        </w:rPr>
        <w:t>'תטחן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לאחר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אשתי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ועליה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יכרעון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אחרין'</w:t>
      </w:r>
      <w:r w:rsidR="00B93B58" w:rsidRPr="003625F4">
        <w:rPr>
          <w:rStyle w:val="affff8"/>
          <w:rtl/>
        </w:rPr>
        <w:t>.</w:t>
      </w:r>
    </w:p>
    <w:p w14:paraId="78941969" w14:textId="5ADB738C" w:rsidR="00B93B58" w:rsidRPr="006F178A" w:rsidRDefault="00B93B58" w:rsidP="00B93B58">
      <w:pPr>
        <w:rPr>
          <w:rtl/>
        </w:rPr>
      </w:pPr>
      <w:r w:rsidRPr="0063321A">
        <w:rPr>
          <w:rStyle w:val="affffc"/>
          <w:rFonts w:hint="cs"/>
          <w:rtl/>
        </w:rPr>
        <w:t>היינו</w:t>
      </w:r>
      <w:r w:rsidRPr="0063321A">
        <w:rPr>
          <w:rStyle w:val="affffc"/>
          <w:rtl/>
        </w:rPr>
        <w:t xml:space="preserve"> </w:t>
      </w:r>
      <w:r w:rsidRPr="0063321A">
        <w:rPr>
          <w:rStyle w:val="affffc"/>
          <w:rFonts w:hint="cs"/>
          <w:rtl/>
        </w:rPr>
        <w:t>דאמרי</w:t>
      </w:r>
      <w:r w:rsidRPr="0063321A">
        <w:rPr>
          <w:rStyle w:val="affffc"/>
          <w:rtl/>
        </w:rPr>
        <w:t xml:space="preserve"> </w:t>
      </w:r>
      <w:r w:rsidRPr="0063321A">
        <w:rPr>
          <w:rStyle w:val="affffc"/>
          <w:rFonts w:hint="cs"/>
          <w:rtl/>
        </w:rPr>
        <w:t>אינשי</w:t>
      </w:r>
      <w:r w:rsidRPr="0063321A">
        <w:rPr>
          <w:rStyle w:val="affffc"/>
          <w:rtl/>
        </w:rPr>
        <w:t xml:space="preserve">: </w:t>
      </w:r>
      <w:r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="006413AA">
        <w:rPr>
          <w:rFonts w:hint="cs"/>
          <w:rtl/>
        </w:rPr>
        <w:t xml:space="preserve">ן הדלעת, ואשתו בין הקישואים. </w:t>
      </w:r>
    </w:p>
    <w:p w14:paraId="5B46C5F0" w14:textId="316DAAC1" w:rsidR="00F07A5B" w:rsidRPr="00F07A5B" w:rsidRDefault="008920A1" w:rsidP="006413A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649FDB89" w14:textId="5CD10F5A" w:rsidR="00B93B58" w:rsidRPr="00BE5E71" w:rsidRDefault="00B93B58" w:rsidP="00B93B58">
      <w:pPr>
        <w:rPr>
          <w:spacing w:val="2"/>
          <w:rtl/>
        </w:rPr>
      </w:pPr>
      <w:r w:rsidRPr="00BE5E71">
        <w:rPr>
          <w:rFonts w:hint="cs"/>
          <w:spacing w:val="2"/>
          <w:rtl/>
        </w:rPr>
        <w:t>שמשון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דן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את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ישראל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כאביהם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שבשמים</w:t>
      </w:r>
      <w:r w:rsidRPr="00BE5E71">
        <w:rPr>
          <w:spacing w:val="2"/>
          <w:rtl/>
        </w:rPr>
        <w:t xml:space="preserve">, </w:t>
      </w:r>
      <w:r w:rsidR="006413AA" w:rsidRPr="00BE5E71">
        <w:rPr>
          <w:rFonts w:hint="cs"/>
          <w:spacing w:val="2"/>
          <w:rtl/>
        </w:rPr>
        <w:t>ד</w:t>
      </w:r>
      <w:r w:rsidRPr="00BE5E71">
        <w:rPr>
          <w:rStyle w:val="affff8"/>
          <w:rFonts w:hint="cs"/>
          <w:spacing w:val="2"/>
          <w:rtl/>
        </w:rPr>
        <w:t>'דן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ידין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עמו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כאחד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וגו</w:t>
      </w:r>
      <w:r w:rsidRPr="00BE5E71">
        <w:rPr>
          <w:rStyle w:val="affff8"/>
          <w:spacing w:val="2"/>
          <w:rtl/>
        </w:rPr>
        <w:t>'.</w:t>
      </w:r>
    </w:p>
    <w:p w14:paraId="203613B1" w14:textId="6F514F23" w:rsidR="00F07A5B" w:rsidRPr="00F07A5B" w:rsidRDefault="008920A1" w:rsidP="006413A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6413AA" w:rsidRPr="00F07A5B">
        <w:rPr>
          <w:rFonts w:hint="cs"/>
          <w:rtl/>
        </w:rPr>
        <w:t>רי"ו</w:t>
      </w:r>
      <w:r w:rsidR="00F07A5B" w:rsidRPr="00F07A5B">
        <w:rPr>
          <w:rtl/>
        </w:rPr>
        <w:t>:</w:t>
      </w:r>
    </w:p>
    <w:p w14:paraId="63B6037D" w14:textId="452464A6" w:rsidR="00B93B58" w:rsidRPr="00BE5E71" w:rsidRDefault="00B93B58" w:rsidP="00B93B58">
      <w:pPr>
        <w:rPr>
          <w:spacing w:val="2"/>
          <w:rtl/>
        </w:rPr>
      </w:pPr>
      <w:r w:rsidRPr="00BE5E71">
        <w:rPr>
          <w:rFonts w:hint="cs"/>
          <w:spacing w:val="2"/>
          <w:rtl/>
        </w:rPr>
        <w:t>שמשון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מעין שמו של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הקב</w:t>
      </w:r>
      <w:r w:rsidRPr="00BE5E71">
        <w:rPr>
          <w:spacing w:val="2"/>
          <w:rtl/>
        </w:rPr>
        <w:t>"</w:t>
      </w:r>
      <w:r w:rsidRPr="00BE5E71">
        <w:rPr>
          <w:rFonts w:hint="cs"/>
          <w:spacing w:val="2"/>
          <w:rtl/>
        </w:rPr>
        <w:t>ה</w:t>
      </w:r>
      <w:r w:rsidRPr="00BE5E71">
        <w:rPr>
          <w:spacing w:val="2"/>
          <w:rtl/>
        </w:rPr>
        <w:t xml:space="preserve"> </w:t>
      </w:r>
      <w:r w:rsidRPr="00BE5E71">
        <w:rPr>
          <w:rFonts w:hint="cs"/>
          <w:spacing w:val="2"/>
          <w:rtl/>
        </w:rPr>
        <w:t>נקרא</w:t>
      </w:r>
      <w:r w:rsidRPr="00BE5E71">
        <w:rPr>
          <w:spacing w:val="2"/>
          <w:rtl/>
        </w:rPr>
        <w:t xml:space="preserve">, </w:t>
      </w:r>
      <w:r w:rsidR="006413AA" w:rsidRPr="00BE5E71">
        <w:rPr>
          <w:rFonts w:hint="cs"/>
          <w:spacing w:val="2"/>
          <w:rtl/>
        </w:rPr>
        <w:t>ד</w:t>
      </w:r>
      <w:r w:rsidRPr="00BE5E71">
        <w:rPr>
          <w:rStyle w:val="affff8"/>
          <w:spacing w:val="2"/>
          <w:rtl/>
        </w:rPr>
        <w:t>'</w:t>
      </w:r>
      <w:r w:rsidRPr="00BE5E71">
        <w:rPr>
          <w:rStyle w:val="affff8"/>
          <w:rFonts w:hint="cs"/>
          <w:spacing w:val="2"/>
          <w:rtl/>
        </w:rPr>
        <w:t>כי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שמש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ומגן</w:t>
      </w:r>
      <w:r w:rsidRPr="00BE5E71">
        <w:rPr>
          <w:rStyle w:val="affff8"/>
          <w:spacing w:val="2"/>
          <w:rtl/>
        </w:rPr>
        <w:t xml:space="preserve"> ה' </w:t>
      </w:r>
      <w:r w:rsidRPr="00BE5E71">
        <w:rPr>
          <w:rStyle w:val="affff8"/>
          <w:rFonts w:hint="cs"/>
          <w:spacing w:val="2"/>
          <w:rtl/>
        </w:rPr>
        <w:t>אלהים</w:t>
      </w:r>
      <w:r w:rsidRPr="00BE5E71">
        <w:rPr>
          <w:rStyle w:val="affff8"/>
          <w:spacing w:val="2"/>
          <w:rtl/>
        </w:rPr>
        <w:t xml:space="preserve"> </w:t>
      </w:r>
      <w:r w:rsidRPr="00BE5E71">
        <w:rPr>
          <w:rStyle w:val="affff8"/>
          <w:rFonts w:hint="cs"/>
          <w:spacing w:val="2"/>
          <w:rtl/>
        </w:rPr>
        <w:t>וגו</w:t>
      </w:r>
      <w:r w:rsidRPr="00BE5E71">
        <w:rPr>
          <w:rStyle w:val="affff8"/>
          <w:spacing w:val="2"/>
          <w:rtl/>
        </w:rPr>
        <w:t>'.</w:t>
      </w:r>
    </w:p>
    <w:p w14:paraId="58B0C1C1" w14:textId="77777777" w:rsidR="00B93B58" w:rsidRPr="00BE5E71" w:rsidRDefault="00B93B58" w:rsidP="00B93B58">
      <w:pPr>
        <w:rPr>
          <w:spacing w:val="0"/>
          <w:rtl/>
        </w:rPr>
      </w:pPr>
      <w:r w:rsidRPr="00BE5E71">
        <w:rPr>
          <w:rFonts w:hint="cs"/>
          <w:spacing w:val="0"/>
          <w:rtl/>
        </w:rPr>
        <w:t>מה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הקב</w:t>
      </w:r>
      <w:r w:rsidRPr="00BE5E71">
        <w:rPr>
          <w:spacing w:val="0"/>
          <w:rtl/>
        </w:rPr>
        <w:t>"</w:t>
      </w:r>
      <w:r w:rsidRPr="00BE5E71">
        <w:rPr>
          <w:rFonts w:hint="cs"/>
          <w:spacing w:val="0"/>
          <w:rtl/>
        </w:rPr>
        <w:t>ה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מגין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על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כל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העולם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כולו</w:t>
      </w:r>
      <w:r w:rsidRPr="00BE5E71">
        <w:rPr>
          <w:spacing w:val="0"/>
          <w:rtl/>
        </w:rPr>
        <w:t xml:space="preserve">, </w:t>
      </w:r>
      <w:r w:rsidRPr="00BE5E71">
        <w:rPr>
          <w:rFonts w:hint="cs"/>
          <w:spacing w:val="0"/>
          <w:rtl/>
        </w:rPr>
        <w:t>אף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שמשון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מגין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בדורו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על</w:t>
      </w:r>
      <w:r w:rsidRPr="00BE5E71">
        <w:rPr>
          <w:spacing w:val="0"/>
          <w:rtl/>
        </w:rPr>
        <w:t xml:space="preserve"> </w:t>
      </w:r>
      <w:r w:rsidRPr="00BE5E71">
        <w:rPr>
          <w:rFonts w:hint="cs"/>
          <w:spacing w:val="0"/>
          <w:rtl/>
        </w:rPr>
        <w:t>ישראל</w:t>
      </w:r>
      <w:r w:rsidRPr="00BE5E71">
        <w:rPr>
          <w:spacing w:val="0"/>
          <w:rtl/>
        </w:rPr>
        <w:t>.</w:t>
      </w:r>
    </w:p>
    <w:p w14:paraId="2FAC94D6" w14:textId="522B5163" w:rsidR="00F07A5B" w:rsidRPr="00F07A5B" w:rsidRDefault="008920A1" w:rsidP="006413A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1005DFCF" w14:textId="559E298B" w:rsidR="00B93B58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בלעם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ברגלו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, </w:t>
      </w:r>
      <w:r w:rsidR="006413AA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'וילך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שפי</w:t>
      </w:r>
      <w:r w:rsidRPr="003625F4">
        <w:rPr>
          <w:rStyle w:val="affff8"/>
          <w:rtl/>
        </w:rPr>
        <w:t>'</w:t>
      </w:r>
      <w:r w:rsidRPr="003625F4">
        <w:rPr>
          <w:rStyle w:val="affff8"/>
          <w:rFonts w:hint="cs"/>
          <w:rtl/>
        </w:rPr>
        <w:t>,</w:t>
      </w:r>
    </w:p>
    <w:p w14:paraId="4C67C1BE" w14:textId="370F4525" w:rsidR="00B93B58" w:rsidRPr="0059138D" w:rsidRDefault="00B93B58" w:rsidP="006413AA">
      <w:pPr>
        <w:spacing w:after="60"/>
        <w:rPr>
          <w:rFonts w:cs="BA Vilna Bold"/>
          <w:rtl/>
        </w:rPr>
      </w:pPr>
      <w:r w:rsidRPr="00E37E6F">
        <w:rPr>
          <w:rFonts w:cs="BA Vilna Bold" w:hint="cs"/>
          <w:rtl/>
        </w:rPr>
        <w:t>שמשון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רגליו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>,</w:t>
      </w:r>
      <w:r w:rsidR="006413AA">
        <w:rPr>
          <w:rFonts w:hint="cs"/>
          <w:rtl/>
        </w:rPr>
        <w:t xml:space="preserve"> ד</w:t>
      </w:r>
      <w:r w:rsidRPr="003625F4">
        <w:rPr>
          <w:rStyle w:val="affff8"/>
          <w:rFonts w:hint="cs"/>
          <w:rtl/>
        </w:rPr>
        <w:t>'שפיפן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ארח'</w:t>
      </w:r>
      <w:r w:rsidRPr="003625F4">
        <w:rPr>
          <w:rStyle w:val="affff8"/>
          <w:rtl/>
        </w:rPr>
        <w:t>.</w:t>
      </w:r>
    </w:p>
    <w:p w14:paraId="65C4FF35" w14:textId="31EAFB06" w:rsidR="00F07A5B" w:rsidRPr="00F07A5B" w:rsidRDefault="00B93B58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4380830B" w14:textId="0AD69955" w:rsidR="00B93B58" w:rsidRPr="008920A1" w:rsidRDefault="00B93B58" w:rsidP="00B93B58">
      <w:pPr>
        <w:rPr>
          <w:b/>
          <w:bCs/>
          <w:rtl/>
        </w:rPr>
      </w:pPr>
      <w:r w:rsidRPr="008920A1">
        <w:rPr>
          <w:rFonts w:hint="cs"/>
          <w:b/>
          <w:bCs/>
          <w:rtl/>
        </w:rPr>
        <w:t>חמשה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נבראו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מעין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דוגמא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של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מעלה</w:t>
      </w:r>
      <w:r w:rsidRPr="008920A1">
        <w:rPr>
          <w:b/>
          <w:bCs/>
          <w:rtl/>
        </w:rPr>
        <w:t xml:space="preserve">, </w:t>
      </w:r>
      <w:r w:rsidRPr="008920A1">
        <w:rPr>
          <w:rFonts w:hint="cs"/>
          <w:b/>
          <w:bCs/>
          <w:rtl/>
        </w:rPr>
        <w:t>וכולן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לקו</w:t>
      </w:r>
      <w:r w:rsidRPr="008920A1">
        <w:rPr>
          <w:b/>
          <w:bCs/>
          <w:rtl/>
        </w:rPr>
        <w:t xml:space="preserve"> </w:t>
      </w:r>
      <w:r w:rsidRPr="008920A1">
        <w:rPr>
          <w:rFonts w:hint="cs"/>
          <w:b/>
          <w:bCs/>
          <w:rtl/>
        </w:rPr>
        <w:t>בהן</w:t>
      </w:r>
      <w:r w:rsidRPr="008920A1">
        <w:rPr>
          <w:b/>
          <w:bCs/>
          <w:rtl/>
        </w:rPr>
        <w:t xml:space="preserve">: </w:t>
      </w:r>
    </w:p>
    <w:p w14:paraId="343021DA" w14:textId="77777777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שמשון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בכחו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ד'ויסר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כחו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מעליו'</w:t>
      </w:r>
      <w:r w:rsidRPr="003215F9">
        <w:rPr>
          <w:rStyle w:val="affff8"/>
          <w:rtl/>
        </w:rPr>
        <w:t>;</w:t>
      </w:r>
    </w:p>
    <w:p w14:paraId="358F6E67" w14:textId="77777777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שאול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בצוארו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ד'ויקח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שאול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החרב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ויפל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עליה</w:t>
      </w:r>
      <w:r w:rsidRPr="003215F9">
        <w:rPr>
          <w:rStyle w:val="affff8"/>
          <w:rtl/>
        </w:rPr>
        <w:t>';</w:t>
      </w:r>
    </w:p>
    <w:p w14:paraId="5A8B46D3" w14:textId="77777777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אבשלום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בשערו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כדבעינן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קמן</w:t>
      </w:r>
      <w:r w:rsidRPr="006F178A">
        <w:rPr>
          <w:rtl/>
        </w:rPr>
        <w:t>;</w:t>
      </w:r>
    </w:p>
    <w:p w14:paraId="2C28EB97" w14:textId="77777777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צדקיה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בעיניו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עיני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צדקיהו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עור'</w:t>
      </w:r>
      <w:r w:rsidRPr="003215F9">
        <w:rPr>
          <w:rStyle w:val="affff8"/>
          <w:rtl/>
        </w:rPr>
        <w:t>;</w:t>
      </w:r>
    </w:p>
    <w:p w14:paraId="1DE4131B" w14:textId="77777777" w:rsidR="006413AA" w:rsidRDefault="00B93B58" w:rsidP="00B93B58">
      <w:pPr>
        <w:rPr>
          <w:rStyle w:val="affffc"/>
          <w:rtl/>
        </w:rPr>
      </w:pPr>
      <w:r w:rsidRPr="00E37E6F">
        <w:rPr>
          <w:rFonts w:cs="BA Vilna Bold" w:hint="cs"/>
          <w:rtl/>
        </w:rPr>
        <w:t>אסא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ברגליו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ד'רק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לעת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זקנתו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חלה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את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רגליו'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38E2B8A7" w14:textId="1ADFFC70" w:rsidR="00B93B58" w:rsidRPr="006F178A" w:rsidRDefault="00B93B58" w:rsidP="00B93B58">
      <w:pPr>
        <w:rPr>
          <w:rtl/>
        </w:rPr>
      </w:pPr>
      <w:r w:rsidRPr="006413AA">
        <w:rPr>
          <w:rStyle w:val="affffc"/>
          <w:rFonts w:hint="cs"/>
          <w:rtl/>
        </w:rPr>
        <w:t>ואריא'ר</w:t>
      </w:r>
      <w:r w:rsidRPr="006413AA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שאחזתו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פדגרא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-כמחט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החי</w:t>
      </w:r>
      <w:r w:rsidRPr="006F178A">
        <w:rPr>
          <w:rtl/>
        </w:rPr>
        <w:t>.</w:t>
      </w:r>
    </w:p>
    <w:p w14:paraId="6CD2AC5E" w14:textId="33A3F61E" w:rsidR="00B93B58" w:rsidRPr="006F178A" w:rsidRDefault="00B93B58" w:rsidP="006413AA">
      <w:pPr>
        <w:spacing w:after="60"/>
        <w:rPr>
          <w:rtl/>
        </w:rPr>
      </w:pPr>
      <w:r w:rsidRPr="006F178A">
        <w:rPr>
          <w:rFonts w:hint="cs"/>
          <w:rtl/>
        </w:rPr>
        <w:t xml:space="preserve">וידע סוג הכאב או חש בזה, </w:t>
      </w:r>
      <w:r w:rsidRPr="0059138D">
        <w:rPr>
          <w:rFonts w:cs="BA Vilna Bold" w:hint="cs"/>
          <w:rtl/>
        </w:rPr>
        <w:t>או</w:t>
      </w:r>
      <w:r w:rsidRPr="006F178A">
        <w:rPr>
          <w:rFonts w:hint="cs"/>
          <w:rtl/>
        </w:rPr>
        <w:t xml:space="preserve"> ששמע מרבו, </w:t>
      </w:r>
      <w:r w:rsidRPr="0059138D">
        <w:rPr>
          <w:rFonts w:cs="BA Vilna Bold" w:hint="cs"/>
          <w:rtl/>
        </w:rPr>
        <w:t>או</w:t>
      </w:r>
      <w:r w:rsidRPr="006F178A">
        <w:rPr>
          <w:rFonts w:hint="cs"/>
          <w:rtl/>
        </w:rPr>
        <w:t xml:space="preserve"> ד</w:t>
      </w:r>
      <w:r w:rsidRPr="006413AA">
        <w:rPr>
          <w:rStyle w:val="affff8"/>
          <w:rFonts w:hint="cs"/>
          <w:rtl/>
        </w:rPr>
        <w:t>סוד ה</w:t>
      </w:r>
      <w:r w:rsidRPr="006413AA">
        <w:rPr>
          <w:rStyle w:val="affff8"/>
          <w:rtl/>
        </w:rPr>
        <w:t>'</w:t>
      </w:r>
      <w:r w:rsidRPr="006413AA">
        <w:rPr>
          <w:rStyle w:val="affff8"/>
          <w:rFonts w:hint="cs"/>
          <w:rtl/>
        </w:rPr>
        <w:t xml:space="preserve"> ליראיו</w:t>
      </w:r>
      <w:r w:rsidRPr="006F178A">
        <w:rPr>
          <w:rFonts w:hint="cs"/>
          <w:rtl/>
        </w:rPr>
        <w:t xml:space="preserve"> </w:t>
      </w:r>
    </w:p>
    <w:p w14:paraId="25D1054A" w14:textId="69E4B54C" w:rsidR="00F07A5B" w:rsidRPr="00F07A5B" w:rsidRDefault="00B93B58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692B79D9" w14:textId="517F9056" w:rsidR="00B93B58" w:rsidRPr="006413AA" w:rsidRDefault="006413AA" w:rsidP="00B93B58">
      <w:pPr>
        <w:rPr>
          <w:rtl/>
        </w:rPr>
      </w:pPr>
      <w:r w:rsidRPr="006413AA">
        <w:rPr>
          <w:rFonts w:hint="cs"/>
          <w:rtl/>
        </w:rPr>
        <w:t xml:space="preserve">אסא נענש על </w:t>
      </w:r>
      <w:r w:rsidR="00B93B58" w:rsidRPr="006413AA">
        <w:rPr>
          <w:rFonts w:hint="eastAsia"/>
          <w:rtl/>
        </w:rPr>
        <w:t>שעשה</w:t>
      </w:r>
      <w:r w:rsidR="00B93B58" w:rsidRPr="006413AA">
        <w:rPr>
          <w:rtl/>
        </w:rPr>
        <w:t xml:space="preserve"> </w:t>
      </w:r>
      <w:r w:rsidR="00B93B58" w:rsidRPr="006413AA">
        <w:rPr>
          <w:rFonts w:hint="eastAsia"/>
          <w:rtl/>
        </w:rPr>
        <w:t>אנגריא</w:t>
      </w:r>
      <w:r w:rsidR="00B93B58" w:rsidRPr="006413AA">
        <w:rPr>
          <w:rtl/>
        </w:rPr>
        <w:t xml:space="preserve"> </w:t>
      </w:r>
      <w:r w:rsidR="00B93B58" w:rsidRPr="006413AA">
        <w:rPr>
          <w:rFonts w:hint="eastAsia"/>
          <w:rtl/>
        </w:rPr>
        <w:t>בת</w:t>
      </w:r>
      <w:r w:rsidR="00B93B58" w:rsidRPr="006413AA">
        <w:rPr>
          <w:rtl/>
        </w:rPr>
        <w:t>"</w:t>
      </w:r>
      <w:r w:rsidR="00B93B58" w:rsidRPr="006413AA">
        <w:rPr>
          <w:rFonts w:hint="eastAsia"/>
          <w:rtl/>
        </w:rPr>
        <w:t>ח</w:t>
      </w:r>
      <w:r w:rsidR="00B93B58" w:rsidRPr="006413AA">
        <w:rPr>
          <w:rtl/>
        </w:rPr>
        <w:t xml:space="preserve">, </w:t>
      </w:r>
      <w:r w:rsidRPr="006413AA">
        <w:rPr>
          <w:rFonts w:hint="cs"/>
          <w:rtl/>
        </w:rPr>
        <w:t>ד'</w:t>
      </w:r>
      <w:r w:rsidR="00B93B58" w:rsidRPr="006413AA">
        <w:rPr>
          <w:rStyle w:val="affff8"/>
          <w:rFonts w:hint="eastAsia"/>
          <w:rtl/>
        </w:rPr>
        <w:t>השמיע</w:t>
      </w:r>
      <w:r w:rsidR="00B93B58" w:rsidRPr="006413AA">
        <w:rPr>
          <w:rStyle w:val="affff8"/>
          <w:rtl/>
        </w:rPr>
        <w:t xml:space="preserve"> </w:t>
      </w:r>
      <w:r w:rsidR="00B93B58" w:rsidRPr="006413AA">
        <w:rPr>
          <w:rStyle w:val="affff8"/>
          <w:rFonts w:hint="eastAsia"/>
          <w:rtl/>
        </w:rPr>
        <w:t>את</w:t>
      </w:r>
      <w:r w:rsidR="00B93B58" w:rsidRPr="006413AA">
        <w:rPr>
          <w:rStyle w:val="affff8"/>
          <w:rtl/>
        </w:rPr>
        <w:t xml:space="preserve"> </w:t>
      </w:r>
      <w:r w:rsidR="00B93B58" w:rsidRPr="006413AA">
        <w:rPr>
          <w:rStyle w:val="affff8"/>
          <w:rFonts w:hint="eastAsia"/>
          <w:b/>
          <w:bCs/>
          <w:rtl/>
        </w:rPr>
        <w:t>כל</w:t>
      </w:r>
      <w:r>
        <w:rPr>
          <w:rStyle w:val="affff8"/>
          <w:rFonts w:hint="cs"/>
          <w:b/>
          <w:bCs/>
          <w:rtl/>
        </w:rPr>
        <w:t xml:space="preserve"> </w:t>
      </w:r>
      <w:r w:rsidR="00B93B58" w:rsidRPr="006413AA">
        <w:rPr>
          <w:rStyle w:val="affff8"/>
          <w:rFonts w:hint="eastAsia"/>
          <w:rtl/>
        </w:rPr>
        <w:t>יהודה</w:t>
      </w:r>
      <w:r w:rsidR="00B93B58" w:rsidRPr="006413AA">
        <w:rPr>
          <w:rStyle w:val="affff8"/>
          <w:rtl/>
        </w:rPr>
        <w:t>'.</w:t>
      </w:r>
    </w:p>
    <w:p w14:paraId="3CB04EBC" w14:textId="1AA81457" w:rsidR="00F07A5B" w:rsidRPr="00F07A5B" w:rsidRDefault="006413AA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ריא''ר</w:t>
      </w:r>
      <w:r w:rsidR="00F07A5B" w:rsidRPr="00F07A5B">
        <w:rPr>
          <w:rFonts w:hint="cs"/>
          <w:rtl/>
        </w:rPr>
        <w:t>:</w:t>
      </w:r>
    </w:p>
    <w:p w14:paraId="43EE62A8" w14:textId="5EC4BDC0" w:rsidR="00B93B58" w:rsidRPr="006F178A" w:rsidRDefault="00B93B58" w:rsidP="00B93B58">
      <w:pPr>
        <w:rPr>
          <w:rtl/>
        </w:rPr>
      </w:pPr>
      <w:r w:rsidRPr="006413AA">
        <w:rPr>
          <w:rStyle w:val="affff8"/>
          <w:rFonts w:hint="cs"/>
          <w:rtl/>
        </w:rPr>
        <w:t>'אין</w:t>
      </w:r>
      <w:r w:rsidRPr="006413AA">
        <w:rPr>
          <w:rStyle w:val="affff8"/>
          <w:rtl/>
        </w:rPr>
        <w:t xml:space="preserve"> </w:t>
      </w:r>
      <w:r w:rsidRPr="006413AA">
        <w:rPr>
          <w:rStyle w:val="affff8"/>
          <w:rFonts w:hint="cs"/>
          <w:rtl/>
        </w:rPr>
        <w:t>נקי'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מחדרו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מחופתה</w:t>
      </w:r>
      <w:r w:rsidRPr="006F178A">
        <w:rPr>
          <w:rtl/>
        </w:rPr>
        <w:t>.</w:t>
      </w:r>
    </w:p>
    <w:p w14:paraId="2B4BA54B" w14:textId="77777777" w:rsidR="00B93B58" w:rsidRPr="006F178A" w:rsidRDefault="00B93B58" w:rsidP="006413AA">
      <w:pPr>
        <w:spacing w:after="60"/>
        <w:rPr>
          <w:rtl/>
        </w:rPr>
      </w:pPr>
      <w:r w:rsidRPr="006413AA">
        <w:rPr>
          <w:rStyle w:val="affffc"/>
          <w:rFonts w:hint="cs"/>
          <w:rtl/>
        </w:rPr>
        <w:t>כתיב</w:t>
      </w:r>
      <w:r w:rsidRPr="006413A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'וירד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שמשון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תמנתה</w:t>
      </w:r>
      <w:r w:rsidRPr="003625F4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413AA">
        <w:rPr>
          <w:rStyle w:val="affffc"/>
          <w:rFonts w:hint="cs"/>
          <w:rtl/>
        </w:rPr>
        <w:t>וכתיב</w:t>
      </w:r>
      <w:r w:rsidRPr="006413A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'הנה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חמיך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עולה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תמנתה</w:t>
      </w:r>
      <w:r w:rsidRPr="003625F4">
        <w:rPr>
          <w:rStyle w:val="affff8"/>
          <w:rtl/>
        </w:rPr>
        <w:t>'!</w:t>
      </w:r>
    </w:p>
    <w:p w14:paraId="100BF178" w14:textId="3974EECC" w:rsidR="00F07A5B" w:rsidRPr="00F07A5B" w:rsidRDefault="006413AA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tl/>
        </w:rPr>
        <w:t>:</w:t>
      </w:r>
    </w:p>
    <w:p w14:paraId="4C6F4835" w14:textId="52C94FEC" w:rsidR="006413AA" w:rsidRDefault="006413AA" w:rsidP="00B93B58">
      <w:pPr>
        <w:rPr>
          <w:rtl/>
        </w:rPr>
      </w:pPr>
      <w:r>
        <w:rPr>
          <w:rFonts w:hint="cs"/>
          <w:rtl/>
        </w:rPr>
        <w:t>ש</w:t>
      </w:r>
      <w:r w:rsidR="00B93B58" w:rsidRPr="006F178A">
        <w:rPr>
          <w:rFonts w:hint="cs"/>
          <w:rtl/>
        </w:rPr>
        <w:t>משון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שנתגנה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כתיב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ירידה</w:t>
      </w:r>
      <w:r w:rsidR="00B93B58" w:rsidRPr="006F178A">
        <w:rPr>
          <w:rtl/>
        </w:rPr>
        <w:t xml:space="preserve">, </w:t>
      </w:r>
    </w:p>
    <w:p w14:paraId="1010F50E" w14:textId="5872F00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כתיב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>.</w:t>
      </w:r>
    </w:p>
    <w:p w14:paraId="3F594F3C" w14:textId="6D6C83CF" w:rsidR="00F07A5B" w:rsidRPr="00F07A5B" w:rsidRDefault="00B93B58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Fonts w:hint="cs"/>
          <w:rtl/>
        </w:rPr>
        <w:t>:</w:t>
      </w:r>
    </w:p>
    <w:p w14:paraId="7595E683" w14:textId="353B4F2D" w:rsidR="00B93B58" w:rsidRPr="006F178A" w:rsidRDefault="00B93B58" w:rsidP="006413AA">
      <w:pPr>
        <w:spacing w:after="60"/>
        <w:rPr>
          <w:rtl/>
        </w:rPr>
      </w:pP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תמנאות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חדא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בירידה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וחדא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בעליה</w:t>
      </w:r>
      <w:r w:rsidRPr="006F178A">
        <w:rPr>
          <w:rtl/>
        </w:rPr>
        <w:t>.</w:t>
      </w:r>
    </w:p>
    <w:p w14:paraId="4B1D5BA8" w14:textId="46D32C64" w:rsidR="00F07A5B" w:rsidRPr="00F07A5B" w:rsidRDefault="00B93B58" w:rsidP="006413AA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פ</w:t>
      </w:r>
      <w:r w:rsidR="00F07A5B" w:rsidRPr="00F07A5B">
        <w:rPr>
          <w:rtl/>
        </w:rPr>
        <w:t>:</w:t>
      </w:r>
    </w:p>
    <w:p w14:paraId="120348D0" w14:textId="77777777" w:rsidR="008920A1" w:rsidRDefault="00B93B58" w:rsidP="008920A1">
      <w:pPr>
        <w:jc w:val="left"/>
        <w:rPr>
          <w:rtl/>
        </w:rPr>
      </w:pPr>
      <w:r w:rsidRPr="006413AA">
        <w:rPr>
          <w:rFonts w:hint="eastAsia"/>
          <w:rtl/>
        </w:rPr>
        <w:t>תמנה</w:t>
      </w:r>
      <w:r w:rsidRPr="006413AA">
        <w:rPr>
          <w:rtl/>
        </w:rPr>
        <w:t xml:space="preserve"> </w:t>
      </w:r>
      <w:r w:rsidR="006413AA">
        <w:rPr>
          <w:rFonts w:hint="cs"/>
          <w:rtl/>
        </w:rPr>
        <w:t xml:space="preserve">אחת </w:t>
      </w:r>
      <w:r w:rsidRPr="006413AA">
        <w:rPr>
          <w:rFonts w:hint="eastAsia"/>
          <w:rtl/>
        </w:rPr>
        <w:t>היא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המגיע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מכאן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יורד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והמגיע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מכאן</w:t>
      </w:r>
      <w:r w:rsidRPr="006413AA">
        <w:rPr>
          <w:rtl/>
        </w:rPr>
        <w:t xml:space="preserve"> </w:t>
      </w:r>
      <w:r w:rsidRPr="006413AA">
        <w:rPr>
          <w:rFonts w:hint="eastAsia"/>
          <w:rtl/>
        </w:rPr>
        <w:t>עולה</w:t>
      </w:r>
      <w:r w:rsidRPr="006413AA">
        <w:rPr>
          <w:rtl/>
        </w:rPr>
        <w:t xml:space="preserve">, </w:t>
      </w:r>
    </w:p>
    <w:p w14:paraId="12B913EC" w14:textId="1AF3B213" w:rsidR="00B93B58" w:rsidRPr="006413AA" w:rsidRDefault="00B93B58" w:rsidP="008920A1">
      <w:pPr>
        <w:rPr>
          <w:rtl/>
        </w:rPr>
      </w:pPr>
      <w:r w:rsidRPr="006413AA">
        <w:rPr>
          <w:rStyle w:val="afffff2"/>
          <w:rFonts w:hint="eastAsia"/>
          <w:rtl/>
        </w:rPr>
        <w:t>כגון</w:t>
      </w:r>
      <w:r w:rsidRPr="006413AA">
        <w:rPr>
          <w:rStyle w:val="afffff2"/>
          <w:rtl/>
        </w:rPr>
        <w:t xml:space="preserve"> </w:t>
      </w:r>
      <w:r w:rsidRPr="006413AA">
        <w:rPr>
          <w:rStyle w:val="afffff2"/>
          <w:rFonts w:hint="eastAsia"/>
          <w:rtl/>
        </w:rPr>
        <w:t>ורדוניא</w:t>
      </w:r>
      <w:r w:rsidRPr="006413AA">
        <w:rPr>
          <w:rStyle w:val="afffff2"/>
          <w:rtl/>
        </w:rPr>
        <w:t xml:space="preserve"> </w:t>
      </w:r>
      <w:r w:rsidRPr="006413AA">
        <w:rPr>
          <w:rStyle w:val="afffff2"/>
          <w:rFonts w:hint="eastAsia"/>
          <w:rtl/>
        </w:rPr>
        <w:t>ובי</w:t>
      </w:r>
      <w:r w:rsidRPr="006413AA">
        <w:rPr>
          <w:rStyle w:val="afffff2"/>
          <w:rtl/>
        </w:rPr>
        <w:t xml:space="preserve"> </w:t>
      </w:r>
      <w:r w:rsidRPr="006413AA">
        <w:rPr>
          <w:rStyle w:val="afffff2"/>
          <w:rFonts w:hint="eastAsia"/>
          <w:rtl/>
        </w:rPr>
        <w:t>בארי</w:t>
      </w:r>
      <w:r w:rsidRPr="006413AA">
        <w:rPr>
          <w:rStyle w:val="afffff2"/>
          <w:rtl/>
        </w:rPr>
        <w:t xml:space="preserve"> </w:t>
      </w:r>
      <w:r w:rsidRPr="006413AA">
        <w:rPr>
          <w:rStyle w:val="afffff2"/>
          <w:rFonts w:hint="eastAsia"/>
          <w:rtl/>
        </w:rPr>
        <w:t>ושוקא</w:t>
      </w:r>
      <w:r w:rsidRPr="006413AA">
        <w:rPr>
          <w:rStyle w:val="afffff2"/>
          <w:rtl/>
        </w:rPr>
        <w:t xml:space="preserve"> </w:t>
      </w:r>
      <w:r w:rsidRPr="006413AA">
        <w:rPr>
          <w:rStyle w:val="afffff2"/>
          <w:rFonts w:hint="eastAsia"/>
          <w:rtl/>
        </w:rPr>
        <w:t>דנרש</w:t>
      </w:r>
      <w:r w:rsidRPr="006413AA">
        <w:rPr>
          <w:rStyle w:val="afffff2"/>
          <w:rtl/>
        </w:rPr>
        <w:t>.</w:t>
      </w:r>
    </w:p>
    <w:p w14:paraId="29686ED0" w14:textId="01C5D276" w:rsidR="00F07A5B" w:rsidRPr="00F07A5B" w:rsidRDefault="00F07A5B" w:rsidP="00BE5E71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266FED64" w14:textId="77777777" w:rsidR="00F07A5B" w:rsidRPr="00F07A5B" w:rsidRDefault="00F07A5B" w:rsidP="006413AA">
      <w:pPr>
        <w:pStyle w:val="36"/>
        <w:framePr w:wrap="notBeside"/>
        <w:rPr>
          <w:rtl/>
        </w:rPr>
      </w:pPr>
      <w:r w:rsidRPr="00F07A5B">
        <w:rPr>
          <w:rtl/>
        </w:rPr>
        <w:t>:</w:t>
      </w:r>
    </w:p>
    <w:p w14:paraId="5D608027" w14:textId="77777777" w:rsidR="00BE5E71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'ותשב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בפתח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עינים'</w:t>
      </w:r>
    </w:p>
    <w:p w14:paraId="37C5A231" w14:textId="77777777" w:rsidR="00F07A5B" w:rsidRPr="00F07A5B" w:rsidRDefault="00BE5E71" w:rsidP="00BE5E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Pr="00F07A5B">
        <w:rPr>
          <w:rtl/>
        </w:rPr>
        <w:tab/>
      </w:r>
      <w:r w:rsidRPr="00F07A5B">
        <w:rPr>
          <w:rFonts w:hint="cs"/>
          <w:rtl/>
        </w:rPr>
        <w:t>ר''א</w:t>
      </w:r>
      <w:r w:rsidR="00F07A5B" w:rsidRPr="00F07A5B">
        <w:rPr>
          <w:rtl/>
        </w:rPr>
        <w:t>:</w:t>
      </w:r>
    </w:p>
    <w:p w14:paraId="613E009A" w14:textId="2EF2E84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בפתחו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צופות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לראותו</w:t>
      </w:r>
      <w:r w:rsidRPr="006F178A">
        <w:rPr>
          <w:rtl/>
        </w:rPr>
        <w:t>.</w:t>
      </w:r>
    </w:p>
    <w:p w14:paraId="00C9ACCA" w14:textId="6A85EC96" w:rsidR="00F07A5B" w:rsidRPr="00F07A5B" w:rsidRDefault="006413AA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E5E71" w:rsidRPr="00F07A5B">
        <w:rPr>
          <w:rFonts w:hint="cs"/>
          <w:rtl/>
        </w:rPr>
        <w:t xml:space="preserve">   </w:t>
      </w:r>
      <w:r w:rsidR="00B93B58" w:rsidRPr="00F07A5B">
        <w:rPr>
          <w:rFonts w:hint="cs"/>
          <w:rtl/>
        </w:rPr>
        <w:t>מרב</w:t>
      </w:r>
      <w:r w:rsidR="00F07A5B" w:rsidRPr="00F07A5B">
        <w:rPr>
          <w:rtl/>
        </w:rPr>
        <w:t>:</w:t>
      </w:r>
    </w:p>
    <w:p w14:paraId="22A9F2CF" w14:textId="33EC06B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עינים</w:t>
      </w:r>
      <w:r w:rsidRPr="006F178A">
        <w:rPr>
          <w:rtl/>
        </w:rPr>
        <w:t xml:space="preserve">, </w:t>
      </w:r>
      <w:r w:rsidRPr="006413AA">
        <w:rPr>
          <w:rStyle w:val="affffc"/>
          <w:rFonts w:hint="cs"/>
          <w:rtl/>
        </w:rPr>
        <w:t>וכן</w:t>
      </w:r>
      <w:r w:rsidRPr="006413AA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'תפוח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והעינם'</w:t>
      </w:r>
      <w:r w:rsidRPr="003625F4">
        <w:rPr>
          <w:rStyle w:val="affff8"/>
          <w:rtl/>
        </w:rPr>
        <w:t>.</w:t>
      </w:r>
    </w:p>
    <w:p w14:paraId="3160E86C" w14:textId="51721D5F" w:rsidR="00F07A5B" w:rsidRPr="00F07A5B" w:rsidRDefault="006413AA" w:rsidP="006413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רשב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נ</w:t>
      </w:r>
      <w:r w:rsidR="00F07A5B" w:rsidRPr="00F07A5B">
        <w:rPr>
          <w:rtl/>
        </w:rPr>
        <w:t>:</w:t>
      </w:r>
    </w:p>
    <w:p w14:paraId="6CD4A106" w14:textId="53F677DB" w:rsidR="00B93B58" w:rsidRPr="006F178A" w:rsidRDefault="00B93B58" w:rsidP="00BE5E71">
      <w:pPr>
        <w:spacing w:after="60"/>
        <w:rPr>
          <w:rtl/>
        </w:rPr>
      </w:pPr>
      <w:r w:rsidRPr="006F178A">
        <w:rPr>
          <w:rFonts w:hint="cs"/>
          <w:rtl/>
        </w:rPr>
        <w:t>שנתנה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לדבריה</w:t>
      </w:r>
      <w:r w:rsidRPr="006F178A">
        <w:rPr>
          <w:rtl/>
        </w:rPr>
        <w:t>;</w:t>
      </w:r>
    </w:p>
    <w:p w14:paraId="2C41B839" w14:textId="16089DC6" w:rsidR="00F07A5B" w:rsidRPr="00F07A5B" w:rsidRDefault="00F07A5B" w:rsidP="00AE0DD5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34325B5E" w14:textId="6DC150B2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כשתבעה</w:t>
      </w:r>
      <w:r w:rsidRPr="006F178A">
        <w:rPr>
          <w:rtl/>
        </w:rPr>
        <w:t xml:space="preserve">, </w:t>
      </w:r>
      <w:r w:rsidR="00AE0DD5" w:rsidRPr="00AE0DD5">
        <w:rPr>
          <w:rStyle w:val="affffc"/>
          <w:rFonts w:hint="cs"/>
          <w:rtl/>
        </w:rPr>
        <w:t>א''ל</w:t>
      </w:r>
      <w:r w:rsidRPr="00AE0DD5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נכרית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? </w:t>
      </w:r>
      <w:r w:rsidR="00BE5E71">
        <w:rPr>
          <w:rStyle w:val="affffc"/>
          <w:rtl/>
        </w:rPr>
        <w:tab/>
      </w:r>
      <w:r w:rsidR="00BE5E71">
        <w:rPr>
          <w:rStyle w:val="affffc"/>
          <w:rtl/>
        </w:rPr>
        <w:tab/>
      </w:r>
      <w:r w:rsidR="00BE5E71">
        <w:rPr>
          <w:rStyle w:val="affffc"/>
          <w:rtl/>
        </w:rPr>
        <w:tab/>
      </w:r>
      <w:r w:rsidR="00BE5E71">
        <w:rPr>
          <w:rStyle w:val="affffc"/>
          <w:rtl/>
        </w:rPr>
        <w:tab/>
      </w:r>
      <w:r w:rsidR="00AE0DD5" w:rsidRPr="00AE0DD5">
        <w:rPr>
          <w:rStyle w:val="affffc"/>
          <w:rFonts w:hint="cs"/>
          <w:rtl/>
        </w:rPr>
        <w:t>א"ל</w:t>
      </w:r>
      <w:r w:rsidRPr="00AE0DD5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גיורת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>;</w:t>
      </w:r>
    </w:p>
    <w:p w14:paraId="0AE7E61D" w14:textId="438415E5" w:rsidR="00B93B58" w:rsidRPr="006F178A" w:rsidRDefault="00B93B58" w:rsidP="00BE5E71">
      <w:pPr>
        <w:ind w:left="791"/>
        <w:rPr>
          <w:rtl/>
        </w:rPr>
      </w:pP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? </w:t>
      </w:r>
      <w:r w:rsidR="00BE5E71">
        <w:rPr>
          <w:rStyle w:val="affffc"/>
          <w:rtl/>
        </w:rPr>
        <w:tab/>
      </w:r>
      <w:r w:rsidR="00BE5E71">
        <w:rPr>
          <w:rStyle w:val="affffc"/>
          <w:rtl/>
        </w:rPr>
        <w:tab/>
      </w:r>
      <w:r w:rsidR="00AE0DD5" w:rsidRPr="00AE0DD5">
        <w:rPr>
          <w:rStyle w:val="affffc"/>
          <w:rFonts w:hint="cs"/>
          <w:rtl/>
        </w:rPr>
        <w:t>א''ל</w:t>
      </w:r>
      <w:r w:rsidR="00AE0DD5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פנויה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>;</w:t>
      </w:r>
    </w:p>
    <w:p w14:paraId="7D73AC84" w14:textId="25737560" w:rsidR="00B93B58" w:rsidRPr="006F178A" w:rsidRDefault="00B93B58" w:rsidP="00BE5E71">
      <w:pPr>
        <w:ind w:left="791"/>
        <w:rPr>
          <w:rtl/>
        </w:rPr>
      </w:pP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קידושין</w:t>
      </w:r>
      <w:r w:rsidRPr="006F178A">
        <w:rPr>
          <w:rtl/>
        </w:rPr>
        <w:t xml:space="preserve">? </w:t>
      </w:r>
      <w:r w:rsidRPr="00AE0DD5">
        <w:rPr>
          <w:rStyle w:val="affffc"/>
          <w:rFonts w:hint="cs"/>
          <w:rtl/>
        </w:rPr>
        <w:t>א</w:t>
      </w:r>
      <w:r w:rsidR="00AE0DD5" w:rsidRPr="00AE0DD5">
        <w:rPr>
          <w:rStyle w:val="affffc"/>
          <w:rFonts w:hint="cs"/>
          <w:rtl/>
        </w:rPr>
        <w:t>"ל</w:t>
      </w:r>
      <w:r w:rsidRPr="00AE0DD5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יתומה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>;</w:t>
      </w:r>
    </w:p>
    <w:p w14:paraId="59AE36D1" w14:textId="33498A4E" w:rsidR="00B93B58" w:rsidRPr="006F178A" w:rsidRDefault="00B93B58" w:rsidP="00BE5E71">
      <w:pPr>
        <w:spacing w:after="60"/>
        <w:ind w:left="791"/>
        <w:rPr>
          <w:rtl/>
        </w:rPr>
      </w:pPr>
      <w:r w:rsidRPr="006F178A">
        <w:rPr>
          <w:rFonts w:hint="cs"/>
          <w:rtl/>
        </w:rPr>
        <w:lastRenderedPageBreak/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? </w:t>
      </w:r>
      <w:r w:rsidR="00BE5E71">
        <w:rPr>
          <w:rtl/>
        </w:rPr>
        <w:tab/>
      </w:r>
      <w:r w:rsidR="00BE5E71">
        <w:rPr>
          <w:rtl/>
        </w:rPr>
        <w:tab/>
      </w:r>
      <w:r w:rsidR="00BE5E71">
        <w:rPr>
          <w:rtl/>
        </w:rPr>
        <w:tab/>
      </w:r>
      <w:r w:rsidR="00BE5E71">
        <w:rPr>
          <w:rtl/>
        </w:rPr>
        <w:tab/>
      </w:r>
      <w:r w:rsidRPr="00AE0DD5">
        <w:rPr>
          <w:rStyle w:val="affffc"/>
          <w:rFonts w:hint="cs"/>
          <w:rtl/>
        </w:rPr>
        <w:t>א</w:t>
      </w:r>
      <w:r w:rsidR="00AE0DD5" w:rsidRPr="00AE0DD5">
        <w:rPr>
          <w:rStyle w:val="affffc"/>
          <w:rFonts w:hint="cs"/>
          <w:rtl/>
        </w:rPr>
        <w:t>"ל</w:t>
      </w:r>
      <w:r w:rsidRPr="00AE0DD5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>.</w:t>
      </w:r>
    </w:p>
    <w:p w14:paraId="2878F7D4" w14:textId="4D56DB74" w:rsidR="00F07A5B" w:rsidRPr="00F07A5B" w:rsidRDefault="00F338CE" w:rsidP="00AE0DD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ר''ל</w:t>
      </w:r>
      <w:r w:rsidR="00F07A5B" w:rsidRPr="00F07A5B">
        <w:rPr>
          <w:rFonts w:hint="cs"/>
          <w:rtl/>
        </w:rPr>
        <w:t>:</w:t>
      </w:r>
    </w:p>
    <w:p w14:paraId="0B79DB4D" w14:textId="70452A69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'ויטע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בבאר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שבע'</w:t>
      </w:r>
      <w:r w:rsidRPr="003625F4">
        <w:rPr>
          <w:rStyle w:val="affff8"/>
          <w:rtl/>
        </w:rPr>
        <w:t xml:space="preserve"> </w:t>
      </w:r>
      <w:r w:rsidR="00F338CE">
        <w:rPr>
          <w:rStyle w:val="affffc"/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פרדס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ונטע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מגדים</w:t>
      </w:r>
      <w:r w:rsidRPr="006F178A">
        <w:rPr>
          <w:rtl/>
        </w:rPr>
        <w:t>.</w:t>
      </w:r>
    </w:p>
    <w:p w14:paraId="5CDED79C" w14:textId="72F43BEB" w:rsidR="00B93B58" w:rsidRPr="006F178A" w:rsidRDefault="00BE5E71" w:rsidP="00461578">
      <w:pPr>
        <w:spacing w:after="60"/>
        <w:rPr>
          <w:rtl/>
        </w:rPr>
      </w:pPr>
      <w:r w:rsidRPr="00BE5E71">
        <w:rPr>
          <w:rStyle w:val="affffc"/>
          <w:rFonts w:hint="cs"/>
          <w:rtl/>
        </w:rPr>
        <w:t>ר''י ור''נ</w:t>
      </w:r>
      <w:r w:rsidRPr="00E37E6F">
        <w:rPr>
          <w:rFonts w:cs="BA Vilna Bold" w:hint="cs"/>
          <w:rtl/>
        </w:rPr>
        <w:t xml:space="preserve"> </w:t>
      </w:r>
      <w:r w:rsidR="00B93B58" w:rsidRPr="00E37E6F">
        <w:rPr>
          <w:rFonts w:cs="BA Vilna Bold" w:hint="cs"/>
          <w:rtl/>
        </w:rPr>
        <w:t>פרדס</w:t>
      </w:r>
      <w:r w:rsidR="003B7B57">
        <w:rPr>
          <w:rFonts w:hint="cs"/>
          <w:rtl/>
        </w:rPr>
        <w:t xml:space="preserve"> וזהו ד</w:t>
      </w:r>
      <w:r w:rsidR="003B7B57" w:rsidRPr="003B7B57">
        <w:rPr>
          <w:rStyle w:val="affff8"/>
          <w:rFonts w:hint="cs"/>
          <w:rtl/>
        </w:rPr>
        <w:t>ויטע</w:t>
      </w:r>
      <w:r w:rsidR="00B93B58" w:rsidRPr="006F178A">
        <w:rPr>
          <w:rtl/>
        </w:rPr>
        <w:t>,</w:t>
      </w:r>
      <w:r w:rsidR="003B7B57">
        <w:rPr>
          <w:rStyle w:val="affffc"/>
          <w:rFonts w:hint="cs"/>
          <w:rtl/>
        </w:rPr>
        <w:t xml:space="preserve"> או</w:t>
      </w:r>
      <w:r w:rsidR="00B93B58" w:rsidRPr="006F178A">
        <w:rPr>
          <w:rtl/>
        </w:rPr>
        <w:t xml:space="preserve"> </w:t>
      </w:r>
      <w:r w:rsidR="00B93B58" w:rsidRPr="00E37E6F">
        <w:rPr>
          <w:rFonts w:cs="BA Vilna Bold" w:hint="cs"/>
          <w:rtl/>
        </w:rPr>
        <w:t>פונדק</w:t>
      </w:r>
      <w:r w:rsidR="00B93B58" w:rsidRPr="006F178A">
        <w:rPr>
          <w:rtl/>
        </w:rPr>
        <w:t>.</w:t>
      </w:r>
      <w:r w:rsidR="003B7B57">
        <w:rPr>
          <w:rFonts w:hint="cs"/>
          <w:rtl/>
        </w:rPr>
        <w:t xml:space="preserve"> ו</w:t>
      </w:r>
      <w:r w:rsidR="003B7B57" w:rsidRPr="003B7B57">
        <w:rPr>
          <w:rStyle w:val="affff8"/>
          <w:rFonts w:hint="cs"/>
          <w:rtl/>
        </w:rPr>
        <w:t>ויטע</w:t>
      </w:r>
      <w:r w:rsidR="003B7B57">
        <w:rPr>
          <w:rFonts w:hint="cs"/>
          <w:rtl/>
        </w:rPr>
        <w:t xml:space="preserve"> היינו</w:t>
      </w:r>
      <w:r w:rsidR="003B7B57" w:rsidRPr="003B7B57">
        <w:rPr>
          <w:rStyle w:val="affff8"/>
          <w:rFonts w:hint="cs"/>
          <w:rtl/>
        </w:rPr>
        <w:t xml:space="preserve"> אהלי אפדנו וגו'</w:t>
      </w:r>
    </w:p>
    <w:p w14:paraId="0874C036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י:</w:t>
      </w:r>
    </w:p>
    <w:p w14:paraId="7814F943" w14:textId="31ED388B" w:rsidR="00F07A5B" w:rsidRPr="00F07A5B" w:rsidRDefault="003B7B57" w:rsidP="003B7B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ר''ל</w:t>
      </w:r>
      <w:r w:rsidR="00F07A5B" w:rsidRPr="00F07A5B">
        <w:rPr>
          <w:rFonts w:hint="cs"/>
          <w:rtl/>
        </w:rPr>
        <w:t>:</w:t>
      </w:r>
    </w:p>
    <w:p w14:paraId="01FE974F" w14:textId="43C85941" w:rsidR="00B93B58" w:rsidRPr="006F178A" w:rsidRDefault="00B93B58" w:rsidP="003B7B57">
      <w:pPr>
        <w:spacing w:after="60"/>
        <w:rPr>
          <w:rtl/>
        </w:rPr>
      </w:pPr>
      <w:r w:rsidRPr="003B7B57">
        <w:rPr>
          <w:rStyle w:val="affff8"/>
          <w:rFonts w:hint="cs"/>
          <w:b/>
          <w:bCs/>
          <w:rtl/>
        </w:rPr>
        <w:t>'ויקרא</w:t>
      </w:r>
      <w:r w:rsidRPr="003B7B57">
        <w:rPr>
          <w:rStyle w:val="affff8"/>
          <w:b/>
          <w:bCs/>
          <w:rtl/>
        </w:rPr>
        <w:t xml:space="preserve"> </w:t>
      </w:r>
      <w:r w:rsidRPr="003B7B57">
        <w:rPr>
          <w:rStyle w:val="affff8"/>
          <w:rFonts w:hint="cs"/>
          <w:b/>
          <w:bCs/>
          <w:rtl/>
        </w:rPr>
        <w:t>שם</w:t>
      </w:r>
      <w:r w:rsidRPr="003B7B57">
        <w:rPr>
          <w:rStyle w:val="affff8"/>
          <w:b/>
          <w:bCs/>
          <w:rtl/>
        </w:rPr>
        <w:t xml:space="preserve"> </w:t>
      </w:r>
      <w:r w:rsidRPr="003B7B57">
        <w:rPr>
          <w:rStyle w:val="affff8"/>
          <w:rFonts w:hint="cs"/>
          <w:b/>
          <w:bCs/>
          <w:rtl/>
        </w:rPr>
        <w:t>בשם</w:t>
      </w:r>
      <w:r w:rsidRPr="003B7B57">
        <w:rPr>
          <w:rStyle w:val="affff8"/>
          <w:b/>
          <w:bCs/>
          <w:rtl/>
        </w:rPr>
        <w:t xml:space="preserve"> ה' </w:t>
      </w:r>
      <w:r w:rsidRPr="003B7B57">
        <w:rPr>
          <w:rStyle w:val="affff8"/>
          <w:rFonts w:hint="cs"/>
          <w:b/>
          <w:bCs/>
          <w:rtl/>
        </w:rPr>
        <w:t>אל</w:t>
      </w:r>
      <w:r w:rsidRPr="003B7B57">
        <w:rPr>
          <w:rStyle w:val="affff8"/>
          <w:b/>
          <w:bCs/>
          <w:rtl/>
        </w:rPr>
        <w:t xml:space="preserve"> </w:t>
      </w:r>
      <w:r w:rsidRPr="003B7B57">
        <w:rPr>
          <w:rStyle w:val="affff8"/>
          <w:rFonts w:hint="cs"/>
          <w:b/>
          <w:bCs/>
          <w:rtl/>
        </w:rPr>
        <w:t>עולם'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 xml:space="preserve">תקרי </w:t>
      </w:r>
      <w:r w:rsidRPr="0059138D">
        <w:rPr>
          <w:rFonts w:cs="BA Vilna Bold" w:hint="cs"/>
          <w:rtl/>
        </w:rPr>
        <w:t>ויקריא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שהקריא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שאכלו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לברכו</w:t>
      </w:r>
      <w:r w:rsidRPr="006F178A">
        <w:rPr>
          <w:rtl/>
        </w:rPr>
        <w:t xml:space="preserve">, </w:t>
      </w:r>
      <w:r w:rsidRPr="003B7B57">
        <w:rPr>
          <w:rStyle w:val="affffc"/>
          <w:rFonts w:hint="cs"/>
          <w:rtl/>
        </w:rPr>
        <w:t>א</w:t>
      </w:r>
      <w:r w:rsidR="003B7B57">
        <w:rPr>
          <w:rStyle w:val="affffc"/>
          <w:rFonts w:hint="cs"/>
          <w:rtl/>
        </w:rPr>
        <w:t>"ל</w:t>
      </w:r>
      <w:r w:rsidRPr="003B7B57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אכלתם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משל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אכלתם</w:t>
      </w:r>
      <w:r w:rsidR="003B7B57">
        <w:rPr>
          <w:rFonts w:hint="cs"/>
          <w:rtl/>
        </w:rPr>
        <w:t>!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הודו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ושבחו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וברכו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העולם</w:t>
      </w:r>
      <w:r w:rsidRPr="006F178A">
        <w:rPr>
          <w:rtl/>
        </w:rPr>
        <w:t>.</w:t>
      </w:r>
    </w:p>
    <w:p w14:paraId="68689354" w14:textId="129230A0" w:rsidR="00F07A5B" w:rsidRPr="00F07A5B" w:rsidRDefault="00F338CE" w:rsidP="003B7B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ר"א</w:t>
      </w:r>
      <w:r w:rsidR="00F07A5B" w:rsidRPr="00F07A5B">
        <w:rPr>
          <w:rFonts w:hint="cs"/>
          <w:rtl/>
        </w:rPr>
        <w:t>:</w:t>
      </w:r>
    </w:p>
    <w:p w14:paraId="1EFF7450" w14:textId="57AB79B2" w:rsidR="00B93B58" w:rsidRPr="00461578" w:rsidRDefault="00B93B58" w:rsidP="00B93B58">
      <w:pPr>
        <w:rPr>
          <w:spacing w:val="0"/>
          <w:rtl/>
        </w:rPr>
      </w:pPr>
      <w:r w:rsidRPr="00461578">
        <w:rPr>
          <w:rStyle w:val="affff8"/>
          <w:rFonts w:hint="cs"/>
          <w:spacing w:val="0"/>
          <w:rtl/>
        </w:rPr>
        <w:t>'ויחשבה</w:t>
      </w:r>
      <w:r w:rsidRPr="00461578">
        <w:rPr>
          <w:rStyle w:val="affff8"/>
          <w:spacing w:val="0"/>
          <w:rtl/>
        </w:rPr>
        <w:t xml:space="preserve"> </w:t>
      </w:r>
      <w:r w:rsidRPr="00461578">
        <w:rPr>
          <w:rStyle w:val="affff8"/>
          <w:rFonts w:hint="cs"/>
          <w:spacing w:val="0"/>
          <w:rtl/>
        </w:rPr>
        <w:t>לזונה</w:t>
      </w:r>
      <w:r w:rsidRPr="00461578">
        <w:rPr>
          <w:rStyle w:val="affff8"/>
          <w:spacing w:val="0"/>
          <w:rtl/>
        </w:rPr>
        <w:t xml:space="preserve"> </w:t>
      </w:r>
      <w:r w:rsidRPr="00461578">
        <w:rPr>
          <w:rStyle w:val="affff8"/>
          <w:rFonts w:hint="cs"/>
          <w:spacing w:val="0"/>
          <w:rtl/>
        </w:rPr>
        <w:t>כי</w:t>
      </w:r>
      <w:r w:rsidRPr="00461578">
        <w:rPr>
          <w:rStyle w:val="affff8"/>
          <w:spacing w:val="0"/>
          <w:rtl/>
        </w:rPr>
        <w:t xml:space="preserve"> </w:t>
      </w:r>
      <w:r w:rsidRPr="00461578">
        <w:rPr>
          <w:rStyle w:val="affff8"/>
          <w:rFonts w:hint="cs"/>
          <w:spacing w:val="0"/>
          <w:rtl/>
        </w:rPr>
        <w:t>כסתה</w:t>
      </w:r>
      <w:r w:rsidRPr="00461578">
        <w:rPr>
          <w:rStyle w:val="affff8"/>
          <w:spacing w:val="0"/>
          <w:rtl/>
        </w:rPr>
        <w:t xml:space="preserve"> </w:t>
      </w:r>
      <w:r w:rsidRPr="00461578">
        <w:rPr>
          <w:rStyle w:val="affff8"/>
          <w:rFonts w:hint="cs"/>
          <w:spacing w:val="0"/>
          <w:rtl/>
        </w:rPr>
        <w:t>פניה</w:t>
      </w:r>
      <w:r w:rsidRPr="00461578">
        <w:rPr>
          <w:rStyle w:val="affff8"/>
          <w:spacing w:val="0"/>
          <w:rtl/>
        </w:rPr>
        <w:t xml:space="preserve">' </w:t>
      </w:r>
      <w:r w:rsidRPr="00461578">
        <w:rPr>
          <w:rFonts w:hint="cs"/>
          <w:spacing w:val="0"/>
          <w:rtl/>
        </w:rPr>
        <w:t>שכסתה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פניה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בבית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חמיה</w:t>
      </w:r>
      <w:r w:rsidRPr="00461578">
        <w:rPr>
          <w:spacing w:val="0"/>
          <w:rtl/>
        </w:rPr>
        <w:t xml:space="preserve">, </w:t>
      </w:r>
      <w:r w:rsidR="00F338CE" w:rsidRPr="00461578">
        <w:rPr>
          <w:rStyle w:val="affffc"/>
          <w:rFonts w:hint="cs"/>
          <w:spacing w:val="0"/>
          <w:rtl/>
        </w:rPr>
        <w:t>דאריונ</w:t>
      </w:r>
      <w:r w:rsidRPr="00461578">
        <w:rPr>
          <w:rStyle w:val="affffc"/>
          <w:spacing w:val="0"/>
          <w:rtl/>
        </w:rPr>
        <w:t>: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כל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כלה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שצנועה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בבית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חמיה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זוכה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ויוצאין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ממנה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מלכים</w:t>
      </w:r>
      <w:r w:rsidRPr="00461578">
        <w:rPr>
          <w:spacing w:val="0"/>
          <w:rtl/>
        </w:rPr>
        <w:t xml:space="preserve"> </w:t>
      </w:r>
      <w:r w:rsidRPr="00461578">
        <w:rPr>
          <w:rFonts w:hint="cs"/>
          <w:spacing w:val="0"/>
          <w:rtl/>
        </w:rPr>
        <w:t>ונביאים</w:t>
      </w:r>
      <w:r w:rsidRPr="00461578">
        <w:rPr>
          <w:spacing w:val="0"/>
          <w:rtl/>
        </w:rPr>
        <w:t>.</w:t>
      </w:r>
      <w:r w:rsidRPr="00461578">
        <w:rPr>
          <w:rFonts w:hint="cs"/>
          <w:spacing w:val="0"/>
          <w:rtl/>
        </w:rPr>
        <w:t xml:space="preserve">  מתמר.</w:t>
      </w:r>
    </w:p>
    <w:p w14:paraId="491DE6E6" w14:textId="77777777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נביאים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ד'חזון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ישעיהו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אמוץ</w:t>
      </w:r>
      <w:r w:rsidRPr="006F178A">
        <w:rPr>
          <w:rtl/>
        </w:rPr>
        <w:t>;</w:t>
      </w:r>
    </w:p>
    <w:p w14:paraId="1B2FDB20" w14:textId="369DFCA2" w:rsidR="00B93B58" w:rsidRPr="00181B70" w:rsidRDefault="00B93B58" w:rsidP="00461578">
      <w:pPr>
        <w:spacing w:after="60"/>
        <w:rPr>
          <w:spacing w:val="2"/>
          <w:rtl/>
        </w:rPr>
      </w:pPr>
      <w:r w:rsidRPr="00181B70">
        <w:rPr>
          <w:rFonts w:cs="BA Vilna Bold" w:hint="cs"/>
          <w:spacing w:val="2"/>
          <w:rtl/>
        </w:rPr>
        <w:t>מלכים</w:t>
      </w:r>
      <w:r w:rsidRPr="00181B70">
        <w:rPr>
          <w:spacing w:val="2"/>
          <w:rtl/>
        </w:rPr>
        <w:t xml:space="preserve">, </w:t>
      </w:r>
      <w:r w:rsidRPr="00181B70">
        <w:rPr>
          <w:rFonts w:hint="cs"/>
          <w:spacing w:val="2"/>
          <w:rtl/>
        </w:rPr>
        <w:t>מדוד</w:t>
      </w:r>
      <w:r w:rsidRPr="00181B70">
        <w:rPr>
          <w:spacing w:val="2"/>
          <w:rtl/>
        </w:rPr>
        <w:t>,</w:t>
      </w:r>
      <w:r w:rsidRPr="00181B70">
        <w:rPr>
          <w:rStyle w:val="affffc"/>
          <w:spacing w:val="2"/>
          <w:rtl/>
        </w:rPr>
        <w:t xml:space="preserve"> </w:t>
      </w:r>
      <w:r w:rsidR="00F338CE" w:rsidRPr="00181B70">
        <w:rPr>
          <w:rStyle w:val="affffc"/>
          <w:rFonts w:hint="cs"/>
          <w:spacing w:val="2"/>
          <w:rtl/>
        </w:rPr>
        <w:t>כר''ל</w:t>
      </w:r>
      <w:r w:rsidRPr="00181B70">
        <w:rPr>
          <w:rStyle w:val="affffc"/>
          <w:spacing w:val="2"/>
          <w:rtl/>
        </w:rPr>
        <w:t xml:space="preserve">: </w:t>
      </w:r>
      <w:r w:rsidR="00F338CE" w:rsidRPr="00181B70">
        <w:rPr>
          <w:rFonts w:hint="cs"/>
          <w:spacing w:val="2"/>
          <w:rtl/>
        </w:rPr>
        <w:t>מ</w:t>
      </w:r>
      <w:r w:rsidRPr="00181B70">
        <w:rPr>
          <w:rFonts w:hint="cs"/>
          <w:spacing w:val="2"/>
          <w:rtl/>
        </w:rPr>
        <w:t>סורת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בידינו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מאבותינו</w:t>
      </w:r>
      <w:r w:rsidRPr="00181B70">
        <w:rPr>
          <w:spacing w:val="2"/>
          <w:rtl/>
        </w:rPr>
        <w:t xml:space="preserve">, </w:t>
      </w:r>
      <w:r w:rsidRPr="00181B70">
        <w:rPr>
          <w:rFonts w:hint="cs"/>
          <w:spacing w:val="2"/>
          <w:rtl/>
        </w:rPr>
        <w:t>אמוץ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ואמציה</w:t>
      </w:r>
      <w:r w:rsidRPr="00181B70">
        <w:rPr>
          <w:spacing w:val="2"/>
          <w:rtl/>
        </w:rPr>
        <w:t xml:space="preserve"> </w:t>
      </w:r>
      <w:r w:rsidRPr="00181B70">
        <w:rPr>
          <w:rFonts w:hint="cs"/>
          <w:spacing w:val="2"/>
          <w:rtl/>
        </w:rPr>
        <w:t>אחים</w:t>
      </w:r>
      <w:r w:rsidRPr="00181B70">
        <w:rPr>
          <w:spacing w:val="2"/>
          <w:rtl/>
        </w:rPr>
        <w:t>.</w:t>
      </w:r>
    </w:p>
    <w:p w14:paraId="18C24B65" w14:textId="3D8455C9" w:rsidR="00F07A5B" w:rsidRPr="00F07A5B" w:rsidRDefault="00F338CE" w:rsidP="00F338C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ר"א</w:t>
      </w:r>
      <w:r w:rsidR="00F07A5B" w:rsidRPr="00F07A5B">
        <w:rPr>
          <w:rFonts w:hint="cs"/>
          <w:rtl/>
        </w:rPr>
        <w:t>:</w:t>
      </w:r>
    </w:p>
    <w:p w14:paraId="15F61EBD" w14:textId="0EE8EC6A" w:rsidR="00B93B58" w:rsidRPr="006F178A" w:rsidRDefault="00B93B58" w:rsidP="00B93B58">
      <w:pPr>
        <w:rPr>
          <w:rtl/>
        </w:rPr>
      </w:pPr>
      <w:r w:rsidRPr="00F338CE">
        <w:rPr>
          <w:rStyle w:val="affff8"/>
          <w:rFonts w:hint="cs"/>
          <w:rtl/>
        </w:rPr>
        <w:t>היא</w:t>
      </w:r>
      <w:r w:rsidRPr="00F338CE">
        <w:rPr>
          <w:rStyle w:val="affff8"/>
          <w:rtl/>
        </w:rPr>
        <w:t xml:space="preserve"> </w:t>
      </w:r>
      <w:r w:rsidRPr="00F338CE">
        <w:rPr>
          <w:rStyle w:val="affff8"/>
          <w:rFonts w:hint="cs"/>
          <w:rtl/>
        </w:rPr>
        <w:t>מוצאת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מיתוצאת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!</w:t>
      </w:r>
    </w:p>
    <w:p w14:paraId="1E05F069" w14:textId="3C8DC25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שנמצאו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סימניה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סמאל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וריחקן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גבריאל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וקירבן</w:t>
      </w:r>
      <w:r w:rsidRPr="006F178A">
        <w:rPr>
          <w:rtl/>
        </w:rPr>
        <w:t>.</w:t>
      </w:r>
    </w:p>
    <w:p w14:paraId="0ECFB5B9" w14:textId="77777777" w:rsidR="00F338CE" w:rsidRDefault="00B93B58" w:rsidP="00B93B58">
      <w:pPr>
        <w:rPr>
          <w:rtl/>
        </w:rPr>
      </w:pPr>
      <w:r w:rsidRPr="00D454EC">
        <w:rPr>
          <w:rFonts w:hint="cs"/>
          <w:rtl/>
        </w:rPr>
        <w:t>היינו</w:t>
      </w:r>
      <w:r w:rsidRPr="00D454EC">
        <w:rPr>
          <w:rtl/>
        </w:rPr>
        <w:t xml:space="preserve"> </w:t>
      </w:r>
      <w:r w:rsidRPr="00D454EC">
        <w:rPr>
          <w:rStyle w:val="affff8"/>
          <w:rFonts w:hint="cs"/>
          <w:rtl/>
        </w:rPr>
        <w:t>ד'למנצח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על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יונת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אלם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רחוקים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לדוד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מכתם</w:t>
      </w:r>
      <w:r w:rsidRPr="00D454EC">
        <w:rPr>
          <w:rStyle w:val="affff8"/>
          <w:rtl/>
        </w:rPr>
        <w:t>',</w:t>
      </w:r>
      <w:r w:rsidRPr="00D454EC">
        <w:rPr>
          <w:rtl/>
        </w:rPr>
        <w:t xml:space="preserve"> </w:t>
      </w:r>
    </w:p>
    <w:p w14:paraId="6BBD915A" w14:textId="4758468A" w:rsidR="00F07A5B" w:rsidRPr="00F07A5B" w:rsidRDefault="00B93B58" w:rsidP="00F338CE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</w:t>
      </w:r>
      <w:r w:rsidRPr="00F07A5B">
        <w:rPr>
          <w:rtl/>
        </w:rPr>
        <w:t>"</w:t>
      </w:r>
      <w:r w:rsidRPr="00F07A5B">
        <w:rPr>
          <w:rFonts w:hint="eastAsia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יוחנן</w:t>
      </w:r>
      <w:r w:rsidR="00F07A5B" w:rsidRPr="00F07A5B">
        <w:rPr>
          <w:rtl/>
        </w:rPr>
        <w:t>:</w:t>
      </w:r>
    </w:p>
    <w:p w14:paraId="64E4A503" w14:textId="70D30D99" w:rsidR="00B93B58" w:rsidRPr="00D454EC" w:rsidRDefault="00B93B58" w:rsidP="00B93B58">
      <w:pPr>
        <w:rPr>
          <w:rtl/>
        </w:rPr>
      </w:pPr>
      <w:r w:rsidRPr="00D454EC">
        <w:rPr>
          <w:rFonts w:hint="eastAsia"/>
          <w:rtl/>
        </w:rPr>
        <w:t>משעה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שנתרחקו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סימניה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נעשית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כיונה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אילמת</w:t>
      </w:r>
      <w:r w:rsidRPr="00D454EC">
        <w:rPr>
          <w:rtl/>
        </w:rPr>
        <w:t>;</w:t>
      </w:r>
    </w:p>
    <w:p w14:paraId="329B5F20" w14:textId="0310101C" w:rsidR="00B93B58" w:rsidRPr="006F178A" w:rsidRDefault="00461578" w:rsidP="00B93B58">
      <w:pPr>
        <w:rPr>
          <w:rtl/>
        </w:rPr>
      </w:pPr>
      <w:r w:rsidRPr="00461578">
        <w:rPr>
          <w:rStyle w:val="affffc"/>
          <w:rFonts w:hint="cs"/>
          <w:rtl/>
        </w:rPr>
        <w:t xml:space="preserve">א. </w:t>
      </w:r>
      <w:r w:rsidR="00B93B58" w:rsidRPr="0063694C">
        <w:rPr>
          <w:rStyle w:val="affff8"/>
          <w:rFonts w:hint="cs"/>
          <w:rtl/>
        </w:rPr>
        <w:t>'לדוד</w:t>
      </w:r>
      <w:r w:rsidR="00B93B58" w:rsidRPr="0063694C">
        <w:rPr>
          <w:rStyle w:val="affff8"/>
          <w:rtl/>
        </w:rPr>
        <w:t xml:space="preserve"> </w:t>
      </w:r>
      <w:r w:rsidR="00B93B58" w:rsidRPr="0063694C">
        <w:rPr>
          <w:rStyle w:val="affff8"/>
          <w:rFonts w:hint="cs"/>
          <w:rtl/>
        </w:rPr>
        <w:t>מכתם'</w:t>
      </w:r>
      <w:r w:rsidR="00B93B58" w:rsidRPr="0063694C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שיצא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ממנה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דוד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שהיה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ותם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לכל</w:t>
      </w:r>
      <w:r w:rsidR="00B93B58" w:rsidRPr="006F178A">
        <w:rPr>
          <w:rtl/>
        </w:rPr>
        <w:t>.</w:t>
      </w:r>
    </w:p>
    <w:p w14:paraId="0D9D0BD8" w14:textId="66AF2831" w:rsidR="00B93B58" w:rsidRPr="006F178A" w:rsidRDefault="00F338CE" w:rsidP="00B93B58">
      <w:pPr>
        <w:rPr>
          <w:rtl/>
        </w:rPr>
      </w:pPr>
      <w:r w:rsidRPr="00F338CE">
        <w:rPr>
          <w:rStyle w:val="affffc"/>
          <w:rFonts w:hint="cs"/>
          <w:rtl/>
        </w:rPr>
        <w:t>ב.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'מכתם'</w:t>
      </w:r>
      <w:r w:rsidR="00B93B58" w:rsidRPr="003625F4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שהיתה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מכתו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תמה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שנולד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כשהוא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מהול</w:t>
      </w:r>
      <w:r w:rsidR="00B93B58" w:rsidRPr="006F178A">
        <w:rPr>
          <w:rtl/>
        </w:rPr>
        <w:t>.</w:t>
      </w:r>
    </w:p>
    <w:p w14:paraId="5CDC204E" w14:textId="0381220F" w:rsidR="00B93B58" w:rsidRPr="00D454EC" w:rsidRDefault="00F338CE" w:rsidP="00B93B58">
      <w:pPr>
        <w:rPr>
          <w:rtl/>
        </w:rPr>
      </w:pPr>
      <w:r w:rsidRPr="00F338CE">
        <w:rPr>
          <w:rStyle w:val="affffc"/>
          <w:rFonts w:hint="cs"/>
          <w:rtl/>
        </w:rPr>
        <w:t>ג.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cs"/>
          <w:rtl/>
        </w:rPr>
        <w:t>'מכתם'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tl/>
        </w:rPr>
        <w:t xml:space="preserve">- </w:t>
      </w:r>
      <w:r w:rsidR="00B93B58" w:rsidRPr="00D454EC">
        <w:rPr>
          <w:rFonts w:hint="eastAsia"/>
          <w:rtl/>
        </w:rPr>
        <w:t>כשם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שבקטנותו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הקטין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עצמו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אצל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מי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שגדול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ממנו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ללמוד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תורה</w:t>
      </w:r>
      <w:r w:rsidR="00B93B58" w:rsidRPr="00D454EC">
        <w:rPr>
          <w:rtl/>
        </w:rPr>
        <w:t xml:space="preserve">, </w:t>
      </w:r>
      <w:r w:rsidR="00B93B58" w:rsidRPr="00D454EC">
        <w:rPr>
          <w:rFonts w:hint="eastAsia"/>
          <w:rtl/>
        </w:rPr>
        <w:t>כך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בגדולתו</w:t>
      </w:r>
      <w:r w:rsidR="00B93B58" w:rsidRPr="00D454EC">
        <w:rPr>
          <w:rtl/>
        </w:rPr>
        <w:t>.</w:t>
      </w:r>
    </w:p>
    <w:p w14:paraId="03D02B14" w14:textId="6BC1E685" w:rsidR="00B93B58" w:rsidRPr="006F178A" w:rsidRDefault="00B93B58" w:rsidP="00F338CE">
      <w:pPr>
        <w:rPr>
          <w:rtl/>
        </w:rPr>
      </w:pPr>
      <w:r w:rsidRPr="0063694C">
        <w:rPr>
          <w:rStyle w:val="affff8"/>
          <w:rFonts w:hint="cs"/>
          <w:rtl/>
        </w:rPr>
        <w:t>'והיא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שלחה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אל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חמיה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לאמר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לאיש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אשר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אלה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אנכי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הרה</w:t>
      </w:r>
      <w:r w:rsidRPr="0063694C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="00F338CE">
        <w:rPr>
          <w:rFonts w:hint="cs"/>
          <w:rtl/>
        </w:rPr>
        <w:t>ולא אמרה</w:t>
      </w:r>
    </w:p>
    <w:p w14:paraId="1C2E78E9" w14:textId="5A72A29C" w:rsidR="00F07A5B" w:rsidRPr="00F07A5B" w:rsidRDefault="00F338CE" w:rsidP="00F338C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 מרשב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4115077" w14:textId="627E23C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שיפיל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כבשן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ברבים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="00F338CE">
        <w:rPr>
          <w:rFonts w:hint="cs"/>
          <w:rtl/>
        </w:rPr>
        <w:t>-</w:t>
      </w:r>
      <w:r w:rsidRPr="006F178A">
        <w:rPr>
          <w:rFonts w:hint="cs"/>
          <w:rtl/>
        </w:rPr>
        <w:t>מתמר</w:t>
      </w:r>
      <w:r w:rsidRPr="006F178A">
        <w:rPr>
          <w:rtl/>
        </w:rPr>
        <w:t>.</w:t>
      </w:r>
    </w:p>
    <w:p w14:paraId="03C6765C" w14:textId="77777777" w:rsidR="00F07A5B" w:rsidRPr="00F07A5B" w:rsidRDefault="00F338CE" w:rsidP="00F338C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רחב''ח</w:t>
      </w:r>
      <w:r w:rsidR="00F07A5B" w:rsidRPr="00F07A5B">
        <w:rPr>
          <w:rtl/>
        </w:rPr>
        <w:t>:</w:t>
      </w:r>
    </w:p>
    <w:p w14:paraId="0748D9E6" w14:textId="3DE1354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בהכר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'הכר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הכתנת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בנך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היא'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461578">
        <w:rPr>
          <w:rStyle w:val="affff8"/>
          <w:rFonts w:hint="cs"/>
          <w:rtl/>
        </w:rPr>
        <w:t>בהכר</w:t>
      </w:r>
      <w:r w:rsidRPr="00461578">
        <w:rPr>
          <w:rStyle w:val="affff8"/>
          <w:rtl/>
        </w:rPr>
        <w:t xml:space="preserve"> </w:t>
      </w:r>
      <w:r w:rsidR="00461578" w:rsidRPr="00461578">
        <w:rPr>
          <w:rStyle w:val="affff8"/>
          <w:rFonts w:hint="cs"/>
          <w:rtl/>
        </w:rPr>
        <w:t>נא</w:t>
      </w:r>
      <w:r w:rsidR="00461578">
        <w:rPr>
          <w:rFonts w:hint="cs"/>
          <w:rtl/>
        </w:rPr>
        <w:t xml:space="preserve"> </w:t>
      </w:r>
      <w:r w:rsidRPr="006F178A">
        <w:rPr>
          <w:rFonts w:hint="cs"/>
          <w:rtl/>
        </w:rPr>
        <w:t>בישרוהו</w:t>
      </w:r>
      <w:r w:rsidR="00F338CE">
        <w:rPr>
          <w:rFonts w:hint="cs"/>
          <w:rtl/>
        </w:rPr>
        <w:t>.</w:t>
      </w:r>
    </w:p>
    <w:p w14:paraId="69210FF9" w14:textId="1346816B" w:rsidR="00F07A5B" w:rsidRPr="00F07A5B" w:rsidRDefault="00F07A5B" w:rsidP="00F338C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0DBF8EA" w14:textId="6FB7616A" w:rsidR="00B93B58" w:rsidRPr="00F338CE" w:rsidRDefault="00B93B58" w:rsidP="00B93B58">
      <w:pPr>
        <w:rPr>
          <w:rtl/>
        </w:rPr>
      </w:pPr>
      <w:r w:rsidRPr="00F338CE">
        <w:rPr>
          <w:rStyle w:val="affff8"/>
          <w:rtl/>
        </w:rPr>
        <w:t>'נא'</w:t>
      </w:r>
      <w:r w:rsidR="00F338CE" w:rsidRPr="00F338CE">
        <w:rPr>
          <w:rFonts w:hint="cs"/>
          <w:rtl/>
        </w:rPr>
        <w:t xml:space="preserve">-  </w:t>
      </w:r>
      <w:r w:rsidRPr="00E37E6F">
        <w:rPr>
          <w:rFonts w:cs="BA Vilna Bold" w:hint="eastAsia"/>
          <w:rtl/>
        </w:rPr>
        <w:t>בבקשה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ממך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הכר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פני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בוראך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ואל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תעלים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עיניך</w:t>
      </w:r>
      <w:r w:rsidRPr="00F338CE">
        <w:rPr>
          <w:rtl/>
        </w:rPr>
        <w:t xml:space="preserve"> </w:t>
      </w:r>
      <w:r w:rsidRPr="00F338CE">
        <w:rPr>
          <w:rFonts w:hint="eastAsia"/>
          <w:rtl/>
        </w:rPr>
        <w:t>ממני</w:t>
      </w:r>
      <w:r w:rsidRPr="00F338CE">
        <w:rPr>
          <w:rtl/>
        </w:rPr>
        <w:t>.</w:t>
      </w:r>
    </w:p>
    <w:p w14:paraId="1649D39B" w14:textId="77777777" w:rsidR="00F07A5B" w:rsidRPr="00F07A5B" w:rsidRDefault="009F2C6E" w:rsidP="009F2C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רש''ח</w:t>
      </w:r>
      <w:r w:rsidR="00F07A5B" w:rsidRPr="00F07A5B">
        <w:rPr>
          <w:rtl/>
        </w:rPr>
        <w:t>:</w:t>
      </w:r>
    </w:p>
    <w:p w14:paraId="406D2F8B" w14:textId="346EB606" w:rsidR="00B93B58" w:rsidRPr="006F178A" w:rsidRDefault="00B93B58" w:rsidP="009F2C6E">
      <w:pPr>
        <w:rPr>
          <w:rtl/>
        </w:rPr>
      </w:pPr>
      <w:r w:rsidRPr="0063694C">
        <w:rPr>
          <w:rStyle w:val="affff8"/>
          <w:rFonts w:hint="cs"/>
          <w:rtl/>
        </w:rPr>
        <w:t>'ויכר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יהודה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ויאמר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צדקה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ממני'</w:t>
      </w:r>
      <w:r w:rsidRPr="0063694C">
        <w:rPr>
          <w:rStyle w:val="affff8"/>
          <w:rtl/>
        </w:rPr>
        <w:t xml:space="preserve"> </w:t>
      </w:r>
      <w:r w:rsidRPr="00E37E6F">
        <w:rPr>
          <w:rFonts w:cs="BA Vilna Bold" w:hint="cs"/>
          <w:rtl/>
        </w:rPr>
        <w:t>יוסף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שקדש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ש</w:t>
      </w:r>
      <w:r w:rsidRPr="00E37E6F">
        <w:rPr>
          <w:rFonts w:cs="BA Vilna Bold"/>
          <w:rtl/>
        </w:rPr>
        <w:t>"</w:t>
      </w:r>
      <w:r w:rsidRPr="00E37E6F">
        <w:rPr>
          <w:rFonts w:cs="BA Vilna Bold" w:hint="cs"/>
          <w:rtl/>
        </w:rPr>
        <w:t>ש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בסתר</w:t>
      </w:r>
      <w:r w:rsidRPr="00E37E6F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זכה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והוסיפו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</w:t>
      </w:r>
      <w:r w:rsidRPr="006F178A">
        <w:rPr>
          <w:rtl/>
        </w:rPr>
        <w:t xml:space="preserve"> </w:t>
      </w:r>
      <w:r w:rsidR="009F2C6E">
        <w:rPr>
          <w:rFonts w:hint="cs"/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ד'עדות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ביהוסף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שמו'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37C5B87F" w14:textId="77777777" w:rsidR="00B93B58" w:rsidRPr="00461578" w:rsidRDefault="00B93B58" w:rsidP="00B93B58">
      <w:pPr>
        <w:rPr>
          <w:spacing w:val="2"/>
          <w:rtl/>
        </w:rPr>
      </w:pPr>
      <w:r w:rsidRPr="00E37E6F">
        <w:rPr>
          <w:rFonts w:cs="BA Vilna Bold" w:hint="cs"/>
          <w:spacing w:val="2"/>
          <w:rtl/>
        </w:rPr>
        <w:t>יהודה</w:t>
      </w:r>
      <w:r w:rsidRPr="00E37E6F">
        <w:rPr>
          <w:rFonts w:cs="BA Vilna Bold"/>
          <w:spacing w:val="2"/>
          <w:rtl/>
        </w:rPr>
        <w:t xml:space="preserve"> </w:t>
      </w:r>
      <w:r w:rsidRPr="00E37E6F">
        <w:rPr>
          <w:rFonts w:cs="BA Vilna Bold" w:hint="cs"/>
          <w:spacing w:val="2"/>
          <w:rtl/>
        </w:rPr>
        <w:t>שקדש</w:t>
      </w:r>
      <w:r w:rsidRPr="00E37E6F">
        <w:rPr>
          <w:rFonts w:cs="BA Vilna Bold"/>
          <w:spacing w:val="2"/>
          <w:rtl/>
        </w:rPr>
        <w:t xml:space="preserve"> </w:t>
      </w:r>
      <w:r w:rsidRPr="00E37E6F">
        <w:rPr>
          <w:rFonts w:cs="BA Vilna Bold" w:hint="cs"/>
          <w:spacing w:val="2"/>
          <w:rtl/>
        </w:rPr>
        <w:t>ש</w:t>
      </w:r>
      <w:r w:rsidRPr="00E37E6F">
        <w:rPr>
          <w:rFonts w:cs="BA Vilna Bold"/>
          <w:spacing w:val="2"/>
          <w:rtl/>
        </w:rPr>
        <w:t>"</w:t>
      </w:r>
      <w:r w:rsidRPr="00E37E6F">
        <w:rPr>
          <w:rFonts w:cs="BA Vilna Bold" w:hint="cs"/>
          <w:spacing w:val="2"/>
          <w:rtl/>
        </w:rPr>
        <w:t>ש</w:t>
      </w:r>
      <w:r w:rsidRPr="00E37E6F">
        <w:rPr>
          <w:rFonts w:cs="BA Vilna Bold"/>
          <w:spacing w:val="2"/>
          <w:rtl/>
        </w:rPr>
        <w:t xml:space="preserve"> </w:t>
      </w:r>
      <w:r w:rsidRPr="00E37E6F">
        <w:rPr>
          <w:rFonts w:cs="BA Vilna Bold" w:hint="cs"/>
          <w:spacing w:val="2"/>
          <w:rtl/>
        </w:rPr>
        <w:t>בפרהסיא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זכה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ונקרא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כולו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על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שמו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של</w:t>
      </w:r>
      <w:r w:rsidRPr="00461578">
        <w:rPr>
          <w:spacing w:val="2"/>
          <w:rtl/>
        </w:rPr>
        <w:t xml:space="preserve"> </w:t>
      </w:r>
      <w:r w:rsidRPr="00461578">
        <w:rPr>
          <w:rFonts w:hint="cs"/>
          <w:spacing w:val="2"/>
          <w:rtl/>
        </w:rPr>
        <w:t>הקב</w:t>
      </w:r>
      <w:r w:rsidRPr="00461578">
        <w:rPr>
          <w:spacing w:val="2"/>
          <w:rtl/>
        </w:rPr>
        <w:t>"</w:t>
      </w:r>
      <w:r w:rsidRPr="00461578">
        <w:rPr>
          <w:rFonts w:hint="cs"/>
          <w:spacing w:val="2"/>
          <w:rtl/>
        </w:rPr>
        <w:t>ה</w:t>
      </w:r>
      <w:r w:rsidRPr="00461578">
        <w:rPr>
          <w:spacing w:val="2"/>
          <w:rtl/>
        </w:rPr>
        <w:t>.</w:t>
      </w:r>
    </w:p>
    <w:p w14:paraId="3743A12D" w14:textId="1CEB510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יצתה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ואמרה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הצלת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חייך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בזכותך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מבניך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האור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 </w:t>
      </w:r>
      <w:r w:rsidR="009F2C6E">
        <w:rPr>
          <w:rFonts w:hint="cs"/>
          <w:rtl/>
        </w:rPr>
        <w:t>-</w:t>
      </w:r>
      <w:r w:rsidRPr="006F178A">
        <w:rPr>
          <w:rFonts w:hint="cs"/>
          <w:rtl/>
        </w:rPr>
        <w:t>חנניה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מישאל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ועזריה</w:t>
      </w:r>
      <w:r w:rsidRPr="006F178A">
        <w:rPr>
          <w:rtl/>
        </w:rPr>
        <w:t>.</w:t>
      </w:r>
    </w:p>
    <w:p w14:paraId="3D3D10FF" w14:textId="25950DD1" w:rsidR="00F07A5B" w:rsidRPr="00F07A5B" w:rsidRDefault="00F07A5B" w:rsidP="009F2C6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388B084D" w14:textId="2947A977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'צדקה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ממני'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ידע</w:t>
      </w:r>
      <w:r w:rsidRPr="006F178A">
        <w:rPr>
          <w:rtl/>
        </w:rPr>
        <w:t xml:space="preserve">? </w:t>
      </w:r>
      <w:r w:rsidRPr="009F2C6E">
        <w:rPr>
          <w:rStyle w:val="affffc"/>
          <w:rFonts w:hint="cs"/>
          <w:rtl/>
        </w:rPr>
        <w:t>יצתה</w:t>
      </w:r>
      <w:r w:rsidRPr="009F2C6E">
        <w:rPr>
          <w:rStyle w:val="affffc"/>
          <w:rtl/>
        </w:rPr>
        <w:t xml:space="preserve"> </w:t>
      </w:r>
      <w:r w:rsidRPr="009F2C6E">
        <w:rPr>
          <w:rStyle w:val="affffc"/>
          <w:rFonts w:hint="cs"/>
          <w:rtl/>
        </w:rPr>
        <w:t>בת</w:t>
      </w:r>
      <w:r w:rsidRPr="009F2C6E">
        <w:rPr>
          <w:rStyle w:val="affffc"/>
          <w:rtl/>
        </w:rPr>
        <w:t xml:space="preserve"> </w:t>
      </w:r>
      <w:r w:rsidRPr="009F2C6E">
        <w:rPr>
          <w:rStyle w:val="affffc"/>
          <w:rFonts w:hint="cs"/>
          <w:rtl/>
        </w:rPr>
        <w:t>קול</w:t>
      </w:r>
      <w:r w:rsidRPr="009F2C6E">
        <w:rPr>
          <w:rStyle w:val="affffc"/>
          <w:rtl/>
        </w:rPr>
        <w:t xml:space="preserve"> </w:t>
      </w:r>
      <w:r w:rsidRPr="009F2C6E">
        <w:rPr>
          <w:rStyle w:val="affffc"/>
          <w:rFonts w:hint="cs"/>
          <w:rtl/>
        </w:rPr>
        <w:t>ואמרה</w:t>
      </w:r>
      <w:r w:rsidRPr="009F2C6E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ממני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כבושים</w:t>
      </w:r>
      <w:r w:rsidRPr="006F178A">
        <w:rPr>
          <w:rtl/>
        </w:rPr>
        <w:t>.</w:t>
      </w:r>
    </w:p>
    <w:p w14:paraId="2CC1A37E" w14:textId="77777777" w:rsidR="00F07A5B" w:rsidRPr="00F07A5B" w:rsidRDefault="009F2C6E" w:rsidP="009F2C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מרשב''א</w:t>
      </w:r>
      <w:r w:rsidR="00F07A5B" w:rsidRPr="00F07A5B">
        <w:rPr>
          <w:rtl/>
        </w:rPr>
        <w:t>:</w:t>
      </w:r>
    </w:p>
    <w:p w14:paraId="48CA3A5A" w14:textId="6AC1ED83" w:rsidR="00B93B58" w:rsidRPr="006F178A" w:rsidRDefault="00B93B58" w:rsidP="00B93B58">
      <w:pPr>
        <w:rPr>
          <w:rtl/>
        </w:rPr>
      </w:pPr>
      <w:r w:rsidRPr="009F2C6E">
        <w:rPr>
          <w:rStyle w:val="affff8"/>
          <w:rFonts w:hint="cs"/>
          <w:b/>
          <w:bCs/>
          <w:rtl/>
        </w:rPr>
        <w:t>'ולא</w:t>
      </w:r>
      <w:r w:rsidRPr="009F2C6E">
        <w:rPr>
          <w:rStyle w:val="affff8"/>
          <w:rtl/>
        </w:rPr>
        <w:t xml:space="preserve"> </w:t>
      </w:r>
      <w:r w:rsidRPr="009F2C6E">
        <w:rPr>
          <w:rStyle w:val="affff8"/>
          <w:rFonts w:hint="cs"/>
          <w:b/>
          <w:bCs/>
          <w:rtl/>
        </w:rPr>
        <w:t>יסף</w:t>
      </w:r>
      <w:r w:rsidRPr="009F2C6E">
        <w:rPr>
          <w:rStyle w:val="affff8"/>
          <w:rtl/>
        </w:rPr>
        <w:t xml:space="preserve"> </w:t>
      </w:r>
      <w:r w:rsidRPr="009F2C6E">
        <w:rPr>
          <w:rStyle w:val="affff8"/>
          <w:rFonts w:hint="cs"/>
          <w:rtl/>
        </w:rPr>
        <w:t>עוד</w:t>
      </w:r>
      <w:r w:rsidRPr="009F2C6E">
        <w:rPr>
          <w:rStyle w:val="affff8"/>
          <w:rtl/>
        </w:rPr>
        <w:t xml:space="preserve"> </w:t>
      </w:r>
      <w:r w:rsidRPr="009F2C6E">
        <w:rPr>
          <w:rStyle w:val="affff8"/>
          <w:rFonts w:hint="cs"/>
          <w:rtl/>
        </w:rPr>
        <w:t>לדעתה</w:t>
      </w:r>
      <w:r w:rsidR="009F2C6E">
        <w:rPr>
          <w:rFonts w:hint="cs"/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שידעה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ממנה</w:t>
      </w:r>
      <w:r w:rsidRPr="006F178A">
        <w:rPr>
          <w:rtl/>
        </w:rPr>
        <w:t xml:space="preserve">, </w:t>
      </w:r>
      <w:r w:rsidR="009F2C6E">
        <w:rPr>
          <w:rFonts w:hint="cs"/>
          <w:rtl/>
        </w:rPr>
        <w:t>כ</w:t>
      </w:r>
      <w:r w:rsidRPr="003625F4">
        <w:rPr>
          <w:rStyle w:val="affff8"/>
          <w:rFonts w:hint="cs"/>
          <w:rtl/>
        </w:rPr>
        <w:t>'קול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גדול</w:t>
      </w:r>
      <w:r w:rsidRPr="003625F4">
        <w:rPr>
          <w:rStyle w:val="affff8"/>
          <w:rtl/>
        </w:rPr>
        <w:t xml:space="preserve"> </w:t>
      </w:r>
      <w:r w:rsidRPr="009F2C6E">
        <w:rPr>
          <w:rStyle w:val="affff8"/>
          <w:rFonts w:hint="cs"/>
          <w:b/>
          <w:bCs/>
          <w:rtl/>
        </w:rPr>
        <w:t>ולא</w:t>
      </w:r>
      <w:r w:rsidRPr="009F2C6E">
        <w:rPr>
          <w:rStyle w:val="affff8"/>
          <w:b/>
          <w:bCs/>
          <w:rtl/>
        </w:rPr>
        <w:t xml:space="preserve"> </w:t>
      </w:r>
      <w:r w:rsidRPr="009F2C6E">
        <w:rPr>
          <w:rStyle w:val="affff8"/>
          <w:rFonts w:hint="cs"/>
          <w:b/>
          <w:bCs/>
          <w:rtl/>
        </w:rPr>
        <w:t>יסף</w:t>
      </w:r>
      <w:r w:rsidRPr="003625F4">
        <w:rPr>
          <w:rStyle w:val="affff8"/>
          <w:rFonts w:hint="cs"/>
          <w:rtl/>
        </w:rPr>
        <w:t>'</w:t>
      </w:r>
      <w:r w:rsidRPr="003625F4">
        <w:rPr>
          <w:rStyle w:val="affff8"/>
          <w:rtl/>
        </w:rPr>
        <w:t>.</w:t>
      </w:r>
    </w:p>
    <w:p w14:paraId="112D7A5F" w14:textId="39DCDE01" w:rsidR="00B93B58" w:rsidRPr="006F178A" w:rsidRDefault="00E4644A" w:rsidP="00E4644A">
      <w:pPr>
        <w:pStyle w:val="affff5"/>
        <w:rPr>
          <w:del w:id="90056" w:author="מנוע עיצוב" w:date="2026-10-08T11:01:28Z"/>
          <w:rtl/>
        </w:rPr>
      </w:pPr>
      <w:del w:id="90055" w:author="מנוע עיצוב" w:date="2026-10-08T11:01:28Z">
        <w:r>
          <w:rPr>
            <w:rtl/>
          </w:rPr>
          <w:delText xml:space="preserve">****</w:delText>
        </w:r>
      </w:del>
    </w:p>
    <w:p w14:paraId="18BC42AA" w14:textId="77777777" w:rsidR="00B93B58" w:rsidRPr="006F178A" w:rsidRDefault="00B93B58" w:rsidP="005670C9">
      <w:pPr>
        <w:pStyle w:val="afffd"/>
        <w:rPr>
          <w:rtl/>
        </w:rPr>
      </w:pPr>
      <w:ins w:id="9821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אבשלום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נתגאה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בשערו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5DC27143" w14:textId="5EB6D246" w:rsidR="00F07A5B" w:rsidRPr="00F07A5B" w:rsidRDefault="00AC5728" w:rsidP="00AC57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ת''ר</w:t>
      </w:r>
      <w:r w:rsidR="00F07A5B" w:rsidRPr="00F07A5B">
        <w:rPr>
          <w:rFonts w:hint="cs"/>
          <w:rtl/>
        </w:rPr>
        <w:t>:</w:t>
      </w:r>
    </w:p>
    <w:p w14:paraId="0956376C" w14:textId="1BA9D7A4" w:rsidR="00B93B58" w:rsidRPr="006F178A" w:rsidRDefault="00AC5728" w:rsidP="00B93B58">
      <w:pPr>
        <w:rPr>
          <w:rtl/>
        </w:rPr>
      </w:pPr>
      <w:r>
        <w:rPr>
          <w:rFonts w:hint="cs"/>
          <w:rtl/>
        </w:rPr>
        <w:t>א</w:t>
      </w:r>
      <w:r w:rsidR="00B93B58" w:rsidRPr="006F178A">
        <w:rPr>
          <w:rFonts w:hint="cs"/>
          <w:rtl/>
        </w:rPr>
        <w:t>בשלום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בשערו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מרד</w:t>
      </w:r>
      <w:r w:rsidR="00B93B58" w:rsidRPr="006F178A">
        <w:rPr>
          <w:rtl/>
        </w:rPr>
        <w:t xml:space="preserve">, </w:t>
      </w:r>
      <w:r w:rsidR="00B93B58" w:rsidRPr="00AC5728">
        <w:rPr>
          <w:rStyle w:val="affffc"/>
          <w:rFonts w:hint="cs"/>
          <w:rtl/>
        </w:rPr>
        <w:t>שנאמר</w:t>
      </w:r>
      <w:r w:rsidR="00B93B58" w:rsidRPr="00AC5728">
        <w:rPr>
          <w:rStyle w:val="affffc"/>
          <w:rtl/>
        </w:rPr>
        <w:t>: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'וכאבשלום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היה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איש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יפה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וגו</w:t>
      </w:r>
      <w:r w:rsidR="00B93B58" w:rsidRPr="003625F4">
        <w:rPr>
          <w:rStyle w:val="affff8"/>
          <w:rtl/>
        </w:rPr>
        <w:t xml:space="preserve">' </w:t>
      </w:r>
      <w:r w:rsidR="00B93B58" w:rsidRPr="00AC5728">
        <w:rPr>
          <w:rStyle w:val="affff8"/>
          <w:rFonts w:hint="cs"/>
          <w:rtl/>
        </w:rPr>
        <w:t>ובגלחו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את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ראשו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והיה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מקץ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ימים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לימים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אשר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יגלח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כי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כבד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עליו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וגלחו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ושקל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את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שער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ראשו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מאתים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שקלים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באבן</w:t>
      </w:r>
      <w:r w:rsidR="00B93B58" w:rsidRPr="00AC5728">
        <w:rPr>
          <w:rStyle w:val="affff8"/>
          <w:rtl/>
        </w:rPr>
        <w:t xml:space="preserve"> </w:t>
      </w:r>
      <w:r w:rsidR="00B93B58" w:rsidRPr="00AC5728">
        <w:rPr>
          <w:rStyle w:val="affff8"/>
          <w:rFonts w:hint="cs"/>
          <w:rtl/>
        </w:rPr>
        <w:t>המלך'</w:t>
      </w:r>
      <w:r w:rsidR="00B93B58" w:rsidRPr="00AC5728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AC5728">
        <w:rPr>
          <w:rStyle w:val="affffc"/>
          <w:rFonts w:hint="cs"/>
          <w:rtl/>
        </w:rPr>
        <w:t>תנא</w:t>
      </w:r>
      <w:r w:rsidR="00B93B58" w:rsidRPr="00AC5728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אבן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שאנשי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טבריא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ואנשי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ציפורי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שוקלים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>;</w:t>
      </w:r>
    </w:p>
    <w:p w14:paraId="5EBE13CA" w14:textId="4A1B72B3" w:rsidR="00AC5728" w:rsidRDefault="00B93B58" w:rsidP="00B93B58">
      <w:pPr>
        <w:rPr>
          <w:rtl/>
        </w:rPr>
      </w:pP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בשערו</w:t>
      </w:r>
      <w:r w:rsidRPr="006F178A">
        <w:rPr>
          <w:rtl/>
        </w:rPr>
        <w:t>,</w:t>
      </w:r>
      <w:r w:rsidRPr="00461578">
        <w:rPr>
          <w:rStyle w:val="affffc"/>
          <w:rtl/>
        </w:rPr>
        <w:t xml:space="preserve"> </w:t>
      </w:r>
      <w:r w:rsidRPr="00461578">
        <w:rPr>
          <w:rStyle w:val="affffc"/>
          <w:rFonts w:hint="cs"/>
          <w:rtl/>
        </w:rPr>
        <w:t>שנאמר</w:t>
      </w:r>
      <w:r w:rsidRPr="00461578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'וַיִקָרֵא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אבשלום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לפני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עבדי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דוד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ואבשלום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רוכב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הפרד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ויבא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הפרד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תחת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שובך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הגדולה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ויאחז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ראשו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באלה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ויותן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השמים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ובין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הארץ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והפרד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תחתיו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עבר'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461578">
        <w:rPr>
          <w:rFonts w:hint="cs"/>
          <w:rtl/>
        </w:rPr>
        <w:t>לקח חרב ורצה לחתוך לשער ראשו</w:t>
      </w:r>
      <w:r w:rsidRPr="006F178A">
        <w:rPr>
          <w:rtl/>
        </w:rPr>
        <w:t xml:space="preserve">, </w:t>
      </w:r>
    </w:p>
    <w:p w14:paraId="561FD7AB" w14:textId="6F979426" w:rsidR="00F07A5B" w:rsidRPr="00F07A5B" w:rsidRDefault="00461578" w:rsidP="0046157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תדרי''ש</w:t>
      </w:r>
      <w:r w:rsidR="00F07A5B" w:rsidRPr="00F07A5B">
        <w:rPr>
          <w:rFonts w:hint="cs"/>
          <w:rtl/>
        </w:rPr>
        <w:t>:</w:t>
      </w:r>
    </w:p>
    <w:p w14:paraId="4B98DE89" w14:textId="07800A8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מתחתיו</w:t>
      </w:r>
      <w:r w:rsidRPr="006F178A">
        <w:rPr>
          <w:rtl/>
        </w:rPr>
        <w:t>.</w:t>
      </w:r>
    </w:p>
    <w:p w14:paraId="78EF67B8" w14:textId="77777777" w:rsidR="00461578" w:rsidRDefault="00B93B58" w:rsidP="00461578">
      <w:pPr>
        <w:rPr>
          <w:rtl/>
        </w:rPr>
      </w:pPr>
      <w:r w:rsidRPr="00461578">
        <w:rPr>
          <w:rStyle w:val="affff8"/>
          <w:rFonts w:hint="cs"/>
          <w:rtl/>
        </w:rPr>
        <w:t>ויבך</w:t>
      </w:r>
      <w:r w:rsidRPr="00461578">
        <w:rPr>
          <w:rStyle w:val="affff8"/>
          <w:rtl/>
        </w:rPr>
        <w:t xml:space="preserve"> </w:t>
      </w:r>
      <w:r w:rsidR="00461578" w:rsidRPr="00461578">
        <w:rPr>
          <w:rStyle w:val="afffff2"/>
          <w:rFonts w:hint="cs"/>
          <w:rtl/>
        </w:rPr>
        <w:t xml:space="preserve">דוד </w:t>
      </w:r>
      <w:r w:rsidRPr="00461578">
        <w:rPr>
          <w:rStyle w:val="affff8"/>
          <w:rFonts w:hint="cs"/>
          <w:rtl/>
        </w:rPr>
        <w:t>וכה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אמר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בלכתו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בני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אבשלום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בני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בני</w:t>
      </w:r>
      <w:r w:rsidRPr="00461578">
        <w:rPr>
          <w:rStyle w:val="affff8"/>
          <w:rtl/>
        </w:rPr>
        <w:t xml:space="preserve"> </w:t>
      </w:r>
      <w:r w:rsidRPr="00461578">
        <w:rPr>
          <w:rStyle w:val="affff8"/>
          <w:rFonts w:hint="cs"/>
          <w:rtl/>
        </w:rPr>
        <w:t>אבשלום</w:t>
      </w:r>
      <w:r w:rsidRPr="00461578">
        <w:rPr>
          <w:rtl/>
        </w:rPr>
        <w:t xml:space="preserve"> </w:t>
      </w:r>
    </w:p>
    <w:p w14:paraId="27E57EDC" w14:textId="77777777" w:rsidR="00461578" w:rsidRDefault="004D7ACC" w:rsidP="00461578">
      <w:pPr>
        <w:rPr>
          <w:rStyle w:val="affffc"/>
          <w:rtl/>
        </w:rPr>
      </w:pPr>
      <w:r w:rsidRPr="00461578">
        <w:rPr>
          <w:rStyle w:val="affffc"/>
          <w:rFonts w:hint="cs"/>
          <w:rtl/>
        </w:rPr>
        <w:t>ח'</w:t>
      </w:r>
      <w:r w:rsidR="00B93B58" w:rsidRPr="00461578">
        <w:rPr>
          <w:rtl/>
        </w:rPr>
        <w:t xml:space="preserve"> </w:t>
      </w:r>
      <w:r w:rsidR="00B93B58" w:rsidRPr="00461578">
        <w:rPr>
          <w:rFonts w:hint="cs"/>
          <w:rtl/>
        </w:rPr>
        <w:t>'בני'</w:t>
      </w:r>
      <w:r w:rsidRPr="00461578">
        <w:rPr>
          <w:rFonts w:hint="cs"/>
          <w:rtl/>
        </w:rPr>
        <w:t xml:space="preserve">, </w:t>
      </w:r>
      <w:r w:rsidR="00B93B58" w:rsidRPr="00461578">
        <w:rPr>
          <w:rFonts w:hint="cs"/>
          <w:rtl/>
        </w:rPr>
        <w:t>-</w:t>
      </w:r>
      <w:r w:rsidRPr="00461578">
        <w:rPr>
          <w:rFonts w:hint="cs"/>
          <w:rtl/>
        </w:rPr>
        <w:t>ז' שהעלהו</w:t>
      </w:r>
      <w:r w:rsidR="00B93B58" w:rsidRPr="00461578">
        <w:rPr>
          <w:rtl/>
        </w:rPr>
        <w:t xml:space="preserve"> </w:t>
      </w:r>
      <w:r w:rsidR="00B93B58" w:rsidRPr="00461578">
        <w:rPr>
          <w:rFonts w:hint="cs"/>
          <w:rtl/>
        </w:rPr>
        <w:t>משבעה</w:t>
      </w:r>
      <w:r w:rsidR="00B93B58" w:rsidRPr="00461578">
        <w:rPr>
          <w:rtl/>
        </w:rPr>
        <w:t xml:space="preserve"> </w:t>
      </w:r>
      <w:r w:rsidR="00B93B58" w:rsidRPr="00461578">
        <w:rPr>
          <w:rFonts w:hint="cs"/>
          <w:rtl/>
        </w:rPr>
        <w:t>מדורי</w:t>
      </w:r>
      <w:r w:rsidR="00B93B58" w:rsidRPr="00461578">
        <w:rPr>
          <w:rtl/>
        </w:rPr>
        <w:t xml:space="preserve"> </w:t>
      </w:r>
      <w:r w:rsidR="00B93B58" w:rsidRPr="00461578">
        <w:rPr>
          <w:rFonts w:hint="cs"/>
          <w:rtl/>
        </w:rPr>
        <w:t>גיהנם</w:t>
      </w:r>
      <w:r w:rsidR="00B93B58" w:rsidRPr="00461578">
        <w:rPr>
          <w:rtl/>
        </w:rPr>
        <w:t xml:space="preserve">, </w:t>
      </w:r>
    </w:p>
    <w:p w14:paraId="425A8B92" w14:textId="2F9CA7FE" w:rsidR="00B93B58" w:rsidRPr="00461578" w:rsidRDefault="00B93B58" w:rsidP="00461578">
      <w:pPr>
        <w:rPr>
          <w:rtl/>
        </w:rPr>
      </w:pPr>
      <w:r w:rsidRPr="00461578">
        <w:rPr>
          <w:rStyle w:val="affffc"/>
          <w:rFonts w:hint="cs"/>
          <w:rtl/>
        </w:rPr>
        <w:t>וא</w:t>
      </w:r>
      <w:r w:rsidR="004D7ACC" w:rsidRPr="00461578">
        <w:rPr>
          <w:rStyle w:val="affffc"/>
          <w:rFonts w:hint="cs"/>
          <w:rtl/>
        </w:rPr>
        <w:t xml:space="preserve">' </w:t>
      </w:r>
      <w:r w:rsidR="004D7ACC" w:rsidRPr="00461578">
        <w:rPr>
          <w:rFonts w:hint="cs"/>
          <w:rtl/>
        </w:rPr>
        <w:t>ד</w:t>
      </w:r>
      <w:r w:rsidRPr="00461578">
        <w:rPr>
          <w:rFonts w:hint="cs"/>
          <w:rtl/>
        </w:rPr>
        <w:t>קריב</w:t>
      </w:r>
      <w:r w:rsidRPr="00461578">
        <w:rPr>
          <w:rtl/>
        </w:rPr>
        <w:t xml:space="preserve"> </w:t>
      </w:r>
      <w:r w:rsidRPr="00461578">
        <w:rPr>
          <w:rFonts w:hint="cs"/>
          <w:rtl/>
        </w:rPr>
        <w:t>ר</w:t>
      </w:r>
      <w:r w:rsidR="004D7ACC" w:rsidRPr="00461578">
        <w:rPr>
          <w:rFonts w:hint="cs"/>
          <w:rtl/>
        </w:rPr>
        <w:t>אשו לגופו</w:t>
      </w:r>
      <w:r w:rsidRPr="00461578">
        <w:rPr>
          <w:rtl/>
        </w:rPr>
        <w:t xml:space="preserve">, </w:t>
      </w:r>
      <w:r w:rsidRPr="00461578">
        <w:rPr>
          <w:rStyle w:val="affffc"/>
          <w:rFonts w:hint="cs"/>
          <w:rtl/>
        </w:rPr>
        <w:t>וא</w:t>
      </w:r>
      <w:r w:rsidRPr="00461578">
        <w:rPr>
          <w:rStyle w:val="affffc"/>
          <w:rtl/>
        </w:rPr>
        <w:t>"</w:t>
      </w:r>
      <w:r w:rsidRPr="00461578">
        <w:rPr>
          <w:rStyle w:val="affffc"/>
          <w:rFonts w:hint="cs"/>
          <w:rtl/>
        </w:rPr>
        <w:t>ד</w:t>
      </w:r>
      <w:r w:rsidRPr="00461578">
        <w:rPr>
          <w:rStyle w:val="affffc"/>
          <w:rtl/>
        </w:rPr>
        <w:t xml:space="preserve">: </w:t>
      </w:r>
      <w:r w:rsidR="004D7ACC" w:rsidRPr="00461578">
        <w:rPr>
          <w:rFonts w:hint="cs"/>
          <w:rtl/>
        </w:rPr>
        <w:t>שיבוא לעוה''ב.</w:t>
      </w:r>
    </w:p>
    <w:p w14:paraId="3BC4C609" w14:textId="77777777" w:rsidR="00F07A5B" w:rsidRPr="00F07A5B" w:rsidRDefault="004D7ACC" w:rsidP="004D7AC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26A93263" w14:textId="1EA1AF0A" w:rsidR="00B93B58" w:rsidRPr="006F178A" w:rsidRDefault="00B93B58" w:rsidP="004D7ACC">
      <w:pPr>
        <w:spacing w:after="60"/>
        <w:rPr>
          <w:rtl/>
        </w:rPr>
      </w:pPr>
      <w:r w:rsidRPr="003625F4">
        <w:rPr>
          <w:rStyle w:val="affff8"/>
          <w:rFonts w:hint="cs"/>
          <w:rtl/>
        </w:rPr>
        <w:t>'ואבשלום</w:t>
      </w:r>
      <w:r w:rsidRPr="003625F4">
        <w:rPr>
          <w:rStyle w:val="affff8"/>
          <w:rtl/>
        </w:rPr>
        <w:t xml:space="preserve"> </w:t>
      </w:r>
      <w:r w:rsidRPr="004D7ACC">
        <w:rPr>
          <w:rStyle w:val="affff8"/>
          <w:rFonts w:hint="cs"/>
          <w:b/>
          <w:bCs/>
          <w:rtl/>
        </w:rPr>
        <w:t>לקח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ויצב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בחייו'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שלקח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לעצמו</w:t>
      </w:r>
      <w:r w:rsidRPr="006F178A">
        <w:rPr>
          <w:rtl/>
        </w:rPr>
        <w:t>.</w:t>
      </w:r>
    </w:p>
    <w:p w14:paraId="76345AF7" w14:textId="77777777" w:rsidR="00F07A5B" w:rsidRPr="00F07A5B" w:rsidRDefault="004D7ACC" w:rsidP="004D7AC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רחב''פ</w:t>
      </w:r>
      <w:r w:rsidR="00F07A5B" w:rsidRPr="00F07A5B">
        <w:rPr>
          <w:rtl/>
        </w:rPr>
        <w:t>:</w:t>
      </w:r>
    </w:p>
    <w:p w14:paraId="7843AF39" w14:textId="06EE11FA" w:rsidR="004D7ACC" w:rsidRPr="004D7ACC" w:rsidRDefault="00B93B58" w:rsidP="00B93B58">
      <w:pPr>
        <w:rPr>
          <w:spacing w:val="0"/>
          <w:rtl/>
        </w:rPr>
      </w:pPr>
      <w:r w:rsidRPr="004D7ACC">
        <w:rPr>
          <w:rStyle w:val="affff8"/>
          <w:rFonts w:hint="cs"/>
          <w:spacing w:val="0"/>
          <w:rtl/>
        </w:rPr>
        <w:t>את</w:t>
      </w:r>
      <w:r w:rsidRPr="004D7ACC">
        <w:rPr>
          <w:rStyle w:val="affff8"/>
          <w:spacing w:val="0"/>
          <w:rtl/>
        </w:rPr>
        <w:t xml:space="preserve"> </w:t>
      </w:r>
      <w:r w:rsidRPr="004D7ACC">
        <w:rPr>
          <w:rStyle w:val="affff8"/>
          <w:rFonts w:hint="cs"/>
          <w:spacing w:val="0"/>
          <w:rtl/>
        </w:rPr>
        <w:t>מצבת</w:t>
      </w:r>
      <w:r w:rsidRPr="004D7ACC">
        <w:rPr>
          <w:rStyle w:val="affff8"/>
          <w:spacing w:val="0"/>
          <w:rtl/>
        </w:rPr>
        <w:t xml:space="preserve"> </w:t>
      </w:r>
      <w:r w:rsidRPr="004D7ACC">
        <w:rPr>
          <w:rStyle w:val="affff8"/>
          <w:rFonts w:hint="cs"/>
          <w:spacing w:val="0"/>
          <w:rtl/>
        </w:rPr>
        <w:t>אשר</w:t>
      </w:r>
      <w:r w:rsidRPr="004D7ACC">
        <w:rPr>
          <w:rStyle w:val="affff8"/>
          <w:spacing w:val="0"/>
          <w:rtl/>
        </w:rPr>
        <w:t xml:space="preserve"> </w:t>
      </w:r>
      <w:r w:rsidRPr="004D7ACC">
        <w:rPr>
          <w:rStyle w:val="affff8"/>
          <w:rFonts w:hint="cs"/>
          <w:spacing w:val="0"/>
          <w:rtl/>
        </w:rPr>
        <w:t>בעמק</w:t>
      </w:r>
      <w:r w:rsidRPr="004D7ACC">
        <w:rPr>
          <w:rStyle w:val="affff8"/>
          <w:spacing w:val="0"/>
          <w:rtl/>
        </w:rPr>
        <w:t xml:space="preserve"> </w:t>
      </w:r>
      <w:r w:rsidRPr="004D7ACC">
        <w:rPr>
          <w:rStyle w:val="affff8"/>
          <w:rFonts w:hint="cs"/>
          <w:spacing w:val="0"/>
          <w:rtl/>
        </w:rPr>
        <w:t>המלך</w:t>
      </w:r>
      <w:r w:rsidR="004D7ACC" w:rsidRPr="004D7ACC">
        <w:rPr>
          <w:rFonts w:hint="cs"/>
          <w:spacing w:val="0"/>
          <w:rtl/>
        </w:rPr>
        <w:t xml:space="preserve">- </w:t>
      </w:r>
      <w:r w:rsidRPr="004D7ACC">
        <w:rPr>
          <w:rFonts w:hint="cs"/>
          <w:spacing w:val="0"/>
          <w:rtl/>
        </w:rPr>
        <w:t>בעצה</w:t>
      </w:r>
      <w:r w:rsidRPr="004D7ACC">
        <w:rPr>
          <w:spacing w:val="0"/>
          <w:rtl/>
        </w:rPr>
        <w:t xml:space="preserve"> </w:t>
      </w:r>
      <w:r w:rsidRPr="004D7ACC">
        <w:rPr>
          <w:rFonts w:hint="cs"/>
          <w:spacing w:val="0"/>
          <w:rtl/>
        </w:rPr>
        <w:t>עמוקה</w:t>
      </w:r>
      <w:r w:rsidRPr="004D7ACC">
        <w:rPr>
          <w:spacing w:val="0"/>
          <w:rtl/>
        </w:rPr>
        <w:t xml:space="preserve"> </w:t>
      </w:r>
      <w:r w:rsidRPr="004D7ACC">
        <w:rPr>
          <w:rFonts w:hint="cs"/>
          <w:spacing w:val="0"/>
          <w:rtl/>
        </w:rPr>
        <w:t>של</w:t>
      </w:r>
      <w:r w:rsidRPr="004D7ACC">
        <w:rPr>
          <w:spacing w:val="0"/>
          <w:rtl/>
        </w:rPr>
        <w:t xml:space="preserve"> </w:t>
      </w:r>
      <w:r w:rsidRPr="004D7ACC">
        <w:rPr>
          <w:rFonts w:hint="cs"/>
          <w:spacing w:val="0"/>
          <w:rtl/>
        </w:rPr>
        <w:t>מלכו</w:t>
      </w:r>
      <w:r w:rsidRPr="004D7ACC">
        <w:rPr>
          <w:spacing w:val="0"/>
          <w:rtl/>
        </w:rPr>
        <w:t xml:space="preserve"> </w:t>
      </w:r>
      <w:r w:rsidRPr="004D7ACC">
        <w:rPr>
          <w:rFonts w:hint="cs"/>
          <w:spacing w:val="0"/>
          <w:rtl/>
        </w:rPr>
        <w:t>של</w:t>
      </w:r>
      <w:r w:rsidRPr="004D7ACC">
        <w:rPr>
          <w:spacing w:val="0"/>
          <w:rtl/>
        </w:rPr>
        <w:t xml:space="preserve"> </w:t>
      </w:r>
      <w:r w:rsidRPr="004D7ACC">
        <w:rPr>
          <w:rFonts w:hint="cs"/>
          <w:spacing w:val="0"/>
          <w:rtl/>
        </w:rPr>
        <w:t>עולם</w:t>
      </w:r>
      <w:r w:rsidRPr="004D7ACC">
        <w:rPr>
          <w:spacing w:val="0"/>
          <w:rtl/>
        </w:rPr>
        <w:t xml:space="preserve">, </w:t>
      </w:r>
    </w:p>
    <w:p w14:paraId="43FECB58" w14:textId="5F86A2C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</w:t>
      </w:r>
      <w:r w:rsidRPr="004D7ACC">
        <w:rPr>
          <w:rStyle w:val="affff8"/>
          <w:rFonts w:hint="cs"/>
          <w:rtl/>
        </w:rPr>
        <w:t>'הנני</w:t>
      </w:r>
      <w:r w:rsidRPr="004D7ACC">
        <w:rPr>
          <w:rStyle w:val="affff8"/>
          <w:rtl/>
        </w:rPr>
        <w:t xml:space="preserve"> </w:t>
      </w:r>
      <w:r w:rsidRPr="004D7ACC">
        <w:rPr>
          <w:rStyle w:val="affff8"/>
          <w:rFonts w:hint="cs"/>
          <w:rtl/>
        </w:rPr>
        <w:t>מקים</w:t>
      </w:r>
      <w:r w:rsidRPr="004D7ACC">
        <w:rPr>
          <w:rStyle w:val="affff8"/>
          <w:rtl/>
        </w:rPr>
        <w:t xml:space="preserve"> </w:t>
      </w:r>
      <w:r w:rsidRPr="004D7ACC">
        <w:rPr>
          <w:rStyle w:val="affff8"/>
          <w:rFonts w:hint="cs"/>
          <w:rtl/>
        </w:rPr>
        <w:t>עליך</w:t>
      </w:r>
      <w:r w:rsidRPr="004D7ACC">
        <w:rPr>
          <w:rStyle w:val="affff8"/>
          <w:rtl/>
        </w:rPr>
        <w:t xml:space="preserve"> </w:t>
      </w:r>
      <w:r w:rsidRPr="004D7ACC">
        <w:rPr>
          <w:rStyle w:val="affff8"/>
          <w:rFonts w:hint="cs"/>
          <w:rtl/>
        </w:rPr>
        <w:t>רעה</w:t>
      </w:r>
      <w:r w:rsidRPr="004D7ACC">
        <w:rPr>
          <w:rStyle w:val="affff8"/>
          <w:rtl/>
        </w:rPr>
        <w:t xml:space="preserve"> </w:t>
      </w:r>
      <w:r w:rsidRPr="004D7ACC">
        <w:rPr>
          <w:rStyle w:val="affff8"/>
          <w:rFonts w:hint="cs"/>
          <w:rtl/>
        </w:rPr>
        <w:t>מביתך</w:t>
      </w:r>
    </w:p>
    <w:p w14:paraId="20CBBE7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יא.</w:t>
      </w:r>
    </w:p>
    <w:p w14:paraId="4356D0B8" w14:textId="32D4D0C5" w:rsidR="00B93B58" w:rsidRPr="006F178A" w:rsidRDefault="004D7ACC" w:rsidP="004D7ACC">
      <w:pPr>
        <w:spacing w:after="60"/>
        <w:rPr>
          <w:rtl/>
        </w:rPr>
      </w:pPr>
      <w:r w:rsidRPr="007155BB">
        <w:rPr>
          <w:rStyle w:val="affffc"/>
          <w:rFonts w:hint="cs"/>
          <w:rtl/>
        </w:rPr>
        <w:t>כיו''ב</w:t>
      </w:r>
      <w:r w:rsidR="00B93B58" w:rsidRPr="007155BB">
        <w:rPr>
          <w:rStyle w:val="affffc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'וישלחהו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מעמק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חברון'</w:t>
      </w:r>
      <w:r w:rsidR="00B93B58" w:rsidRPr="003625F4">
        <w:rPr>
          <w:rStyle w:val="affff8"/>
          <w:rtl/>
        </w:rPr>
        <w:t xml:space="preserve"> </w:t>
      </w:r>
      <w:r w:rsidR="00B93B58" w:rsidRPr="006F178A">
        <w:rPr>
          <w:rFonts w:hint="cs"/>
          <w:rtl/>
        </w:rPr>
        <w:t>בעצה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עמוקה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7155BB">
        <w:rPr>
          <w:rFonts w:hint="cs"/>
          <w:rtl/>
        </w:rPr>
        <w:t>אברהם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שקבור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בחברון</w:t>
      </w:r>
      <w:r w:rsidR="00B93B58" w:rsidRPr="006F178A">
        <w:rPr>
          <w:rtl/>
        </w:rPr>
        <w:t xml:space="preserve">, </w:t>
      </w:r>
      <w:r w:rsidR="00B93B58" w:rsidRPr="00893F86">
        <w:rPr>
          <w:rStyle w:val="affff8"/>
          <w:rFonts w:hint="cs"/>
          <w:rtl/>
        </w:rPr>
        <w:t>ד'ידוע</w:t>
      </w:r>
      <w:r w:rsidR="00B93B58" w:rsidRPr="00893F86">
        <w:rPr>
          <w:rStyle w:val="affff8"/>
          <w:rtl/>
        </w:rPr>
        <w:t xml:space="preserve"> </w:t>
      </w:r>
      <w:r w:rsidR="00B93B58" w:rsidRPr="00893F86">
        <w:rPr>
          <w:rStyle w:val="affff8"/>
          <w:rFonts w:hint="cs"/>
          <w:rtl/>
        </w:rPr>
        <w:t>תדע</w:t>
      </w:r>
      <w:r w:rsidR="00B93B58" w:rsidRPr="00893F86">
        <w:rPr>
          <w:rStyle w:val="affff8"/>
          <w:rtl/>
        </w:rPr>
        <w:t xml:space="preserve"> </w:t>
      </w:r>
      <w:r w:rsidR="00B93B58" w:rsidRPr="00893F86">
        <w:rPr>
          <w:rStyle w:val="affff8"/>
          <w:rFonts w:hint="cs"/>
          <w:rtl/>
        </w:rPr>
        <w:t>כי</w:t>
      </w:r>
      <w:r w:rsidR="00B93B58" w:rsidRPr="00893F86">
        <w:rPr>
          <w:rStyle w:val="affff8"/>
          <w:rtl/>
        </w:rPr>
        <w:t xml:space="preserve"> </w:t>
      </w:r>
      <w:r w:rsidR="00B93B58" w:rsidRPr="00893F86">
        <w:rPr>
          <w:rStyle w:val="affff8"/>
          <w:rFonts w:hint="cs"/>
          <w:rtl/>
        </w:rPr>
        <w:t>גר</w:t>
      </w:r>
      <w:r w:rsidR="00B93B58" w:rsidRPr="00893F86">
        <w:rPr>
          <w:rStyle w:val="affff8"/>
          <w:rtl/>
        </w:rPr>
        <w:t xml:space="preserve"> </w:t>
      </w:r>
      <w:r w:rsidR="00B93B58" w:rsidRPr="00893F86">
        <w:rPr>
          <w:rStyle w:val="affff8"/>
          <w:rFonts w:hint="cs"/>
          <w:rtl/>
        </w:rPr>
        <w:t>יהיה</w:t>
      </w:r>
      <w:r w:rsidR="00B93B58" w:rsidRPr="00893F86">
        <w:rPr>
          <w:rStyle w:val="affff8"/>
          <w:rtl/>
        </w:rPr>
        <w:t xml:space="preserve"> </w:t>
      </w:r>
      <w:r w:rsidR="00B93B58" w:rsidRPr="00893F86">
        <w:rPr>
          <w:rStyle w:val="affff8"/>
          <w:rFonts w:hint="cs"/>
          <w:rtl/>
        </w:rPr>
        <w:t>זרעך'</w:t>
      </w:r>
      <w:r w:rsidR="00B93B58" w:rsidRPr="00893F86">
        <w:rPr>
          <w:rStyle w:val="affff8"/>
          <w:rtl/>
        </w:rPr>
        <w:t>.</w:t>
      </w:r>
    </w:p>
    <w:p w14:paraId="028E7844" w14:textId="25F8E59A" w:rsidR="00F07A5B" w:rsidRPr="00F07A5B" w:rsidRDefault="007155BB" w:rsidP="007155BB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יצב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E83A3AA" w14:textId="5192A9F2" w:rsidR="00B93B58" w:rsidRPr="00181B70" w:rsidRDefault="00B93B58" w:rsidP="007155BB">
      <w:pPr>
        <w:rPr>
          <w:spacing w:val="2"/>
          <w:rtl/>
        </w:rPr>
      </w:pPr>
      <w:r w:rsidRPr="00181B70">
        <w:rPr>
          <w:rStyle w:val="affff8"/>
          <w:rFonts w:hint="cs"/>
          <w:spacing w:val="2"/>
          <w:rtl/>
        </w:rPr>
        <w:t>'כי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אמר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אין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לי</w:t>
      </w:r>
      <w:r w:rsidRPr="00181B70">
        <w:rPr>
          <w:rStyle w:val="affff8"/>
          <w:spacing w:val="2"/>
          <w:rtl/>
        </w:rPr>
        <w:t xml:space="preserve"> </w:t>
      </w:r>
      <w:r w:rsidRPr="00181B70">
        <w:rPr>
          <w:rStyle w:val="affff8"/>
          <w:rFonts w:hint="cs"/>
          <w:spacing w:val="2"/>
          <w:rtl/>
        </w:rPr>
        <w:t>בן'</w:t>
      </w:r>
      <w:r w:rsidR="007155BB" w:rsidRPr="00181B70">
        <w:rPr>
          <w:rStyle w:val="affff8"/>
          <w:rFonts w:hint="cs"/>
          <w:spacing w:val="2"/>
          <w:rtl/>
        </w:rPr>
        <w:t>- הגון למלכות.</w:t>
      </w:r>
      <w:r w:rsidR="007155BB" w:rsidRPr="00181B70">
        <w:rPr>
          <w:rStyle w:val="afffff2"/>
          <w:rFonts w:hint="cs"/>
          <w:spacing w:val="2"/>
          <w:rtl/>
        </w:rPr>
        <w:t xml:space="preserve"> דהא</w:t>
      </w:r>
      <w:r>
        <w:rPr>
          <w:rStyle w:val="afffff2"/>
          <w:rFonts w:hint="cs"/>
          <w:spacing w:val="2"/>
          <w:rtl/>
        </w:rPr>
        <w:t xml:space="preserve"> ד'</w:t>
      </w:r>
      <w:r>
        <w:rPr>
          <w:rStyle w:val="affff8"/>
          <w:rFonts w:hint="cs"/>
          <w:spacing w:val="2"/>
          <w:rtl/>
          <w:rPrChange w:id="9060" w:author="מנוע פסוקים" w:date="2026-10-05T16:37:59Z">
            <w:rPr>
              <w:rStyle w:val="afffff2"/>
              <w:rFonts w:hint="cs"/>
              <w:spacing w:val="2"/>
              <w:rtl/>
            </w:rPr>
          </w:rPrChange>
        </w:rPr>
        <w:t xml:space="preserve">ויולדו</w:t>
      </w:r>
      <w:r>
        <w:rPr>
          <w:rStyle w:val="affff8"/>
          <w:spacing w:val="2"/>
          <w:rtl/>
          <w:rPrChange w:id="9061" w:author="מנוע פסוקים" w:date="2026-10-05T16:37:59Z">
            <w:rPr>
              <w:rStyle w:val="afffff2"/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62" w:author="מנוע פסוקים" w:date="2026-10-05T16:37:59Z">
            <w:rPr>
              <w:rStyle w:val="afffff2"/>
              <w:rFonts w:hint="cs"/>
              <w:spacing w:val="2"/>
              <w:rtl/>
            </w:rPr>
          </w:rPrChange>
        </w:rPr>
        <w:t xml:space="preserve">לאבשלום</w:t>
      </w:r>
      <w:r>
        <w:rPr>
          <w:rStyle w:val="affff8"/>
          <w:spacing w:val="2"/>
          <w:rtl/>
          <w:rPrChange w:id="9063" w:author="מנוע פסוקים" w:date="2026-10-05T16:37:59Z">
            <w:rPr>
              <w:rStyle w:val="afffff2"/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64" w:author="מנוע פסוקים" w:date="2026-10-05T16:37:59Z">
            <w:rPr>
              <w:rStyle w:val="afffff2"/>
              <w:rFonts w:hint="cs"/>
              <w:spacing w:val="2"/>
              <w:rtl/>
            </w:rPr>
          </w:rPrChange>
        </w:rPr>
        <w:t xml:space="preserve">שלשה</w:t>
      </w:r>
      <w:r>
        <w:rPr>
          <w:rStyle w:val="affff8"/>
          <w:spacing w:val="2"/>
          <w:rtl/>
          <w:rPrChange w:id="9065" w:author="מנוע פסוקים" w:date="2026-10-05T16:37:59Z">
            <w:rPr>
              <w:rStyle w:val="afffff2"/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66" w:author="מנוע פסוקים" w:date="2026-10-05T16:37:59Z">
            <w:rPr>
              <w:rStyle w:val="afffff2"/>
              <w:rFonts w:hint="cs"/>
              <w:spacing w:val="2"/>
              <w:rtl/>
            </w:rPr>
          </w:rPrChange>
        </w:rPr>
        <w:t xml:space="preserve">בנים</w:t>
      </w:r>
      <w:r>
        <w:rPr>
          <w:rStyle w:val="affff8"/>
          <w:spacing w:val="2"/>
          <w:rtl/>
          <w:rPrChange w:id="9067" w:author="מנוע פסוקים" w:date="2026-10-05T16:37:59Z">
            <w:rPr>
              <w:rStyle w:val="afffff2"/>
              <w:spacing w:val="2"/>
              <w:rtl/>
            </w:rPr>
          </w:rPrChange>
        </w:rPr>
        <w:t xml:space="preserve"> </w:t>
      </w:r>
      <w:r>
        <w:rPr>
          <w:rStyle w:val="affff8"/>
          <w:rFonts w:hint="cs"/>
          <w:spacing w:val="2"/>
          <w:rtl/>
          <w:rPrChange w:id="9068" w:author="מנוע פסוקים" w:date="2026-10-05T16:37:59Z">
            <w:rPr>
              <w:rStyle w:val="afffff2"/>
              <w:rFonts w:hint="cs"/>
              <w:spacing w:val="2"/>
              <w:rtl/>
            </w:rPr>
          </w:rPrChange>
        </w:rPr>
        <w:t xml:space="preserve">ובת</w:t>
      </w:r>
      <w:r>
        <w:rPr>
          <w:rStyle w:val="afffff2"/>
          <w:rFonts w:hint="cs"/>
          <w:spacing w:val="2"/>
          <w:rtl/>
        </w:rPr>
        <w:t xml:space="preserve">'</w:t>
      </w:r>
      <w:r w:rsidRPr="00181B70">
        <w:rPr>
          <w:rStyle w:val="afffff2"/>
          <w:spacing w:val="2"/>
          <w:rtl/>
        </w:rPr>
        <w:t>!</w:t>
      </w:r>
    </w:p>
    <w:p w14:paraId="12BECAB9" w14:textId="3508E30D" w:rsidR="00F07A5B" w:rsidRPr="00F07A5B" w:rsidRDefault="00B93B58" w:rsidP="007155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3B2A6FEC" w14:textId="2EA889E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גמרי 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השורף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תבואתו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ליורשו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קלייה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לדיואב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ד'ויאמר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אל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עבדיו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ראו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חלקת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יואב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אל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ידי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ולו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שעורים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לכו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והציתוה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באש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ויציתו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עבדי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אבשלום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את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החלקה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באש'</w:t>
      </w:r>
      <w:r w:rsidRPr="00893F86">
        <w:rPr>
          <w:rStyle w:val="affff8"/>
          <w:rtl/>
        </w:rPr>
        <w:t>.</w:t>
      </w:r>
    </w:p>
    <w:p w14:paraId="66148F4B" w14:textId="7AFEA300" w:rsidR="00B93B58" w:rsidRPr="006F178A" w:rsidRDefault="00E4644A" w:rsidP="00E4644A">
      <w:pPr>
        <w:pStyle w:val="affff5"/>
        <w:rPr>
          <w:del w:id="90058" w:author="מנוע עיצוב" w:date="2026-10-08T11:01:28Z"/>
          <w:rtl/>
        </w:rPr>
      </w:pPr>
      <w:del w:id="90057" w:author="מנוע עיצוב" w:date="2026-10-08T11:01:28Z">
        <w:r>
          <w:rPr>
            <w:rtl/>
          </w:rPr>
          <w:delText xml:space="preserve">****</w:delText>
        </w:r>
      </w:del>
    </w:p>
    <w:p w14:paraId="3DCA12ED" w14:textId="4D0A95FF" w:rsidR="00B93B58" w:rsidRPr="006F178A" w:rsidRDefault="00B93B58" w:rsidP="005670C9">
      <w:pPr>
        <w:pStyle w:val="afffd"/>
        <w:rPr>
          <w:rtl/>
        </w:rPr>
      </w:pPr>
      <w:ins w:id="9822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הטובה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מרים</w:t>
      </w:r>
      <w:r w:rsidRPr="006F178A">
        <w:rPr>
          <w:rtl/>
        </w:rPr>
        <w:t xml:space="preserve"> </w:t>
      </w:r>
      <w:r w:rsidR="002A40DE">
        <w:rPr>
          <w:rFonts w:hint="cs"/>
          <w:rtl/>
        </w:rPr>
        <w:t xml:space="preserve">המתינה למשה שעה אחת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0C44F068" w14:textId="49F46567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</w:t>
      </w:r>
      <w:r w:rsidRPr="006F178A">
        <w:rPr>
          <w:rtl/>
        </w:rPr>
        <w:t xml:space="preserve">? </w:t>
      </w:r>
      <w:r w:rsidR="001029C2">
        <w:rPr>
          <w:rFonts w:hint="cs"/>
          <w:rtl/>
        </w:rPr>
        <w:t>ש</w:t>
      </w:r>
      <w:r w:rsidRPr="006F178A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="001029C2">
        <w:rPr>
          <w:rFonts w:hint="cs"/>
          <w:rtl/>
        </w:rPr>
        <w:t>שעה אחת</w:t>
      </w:r>
      <w:r w:rsidRPr="006F178A">
        <w:rPr>
          <w:rtl/>
        </w:rPr>
        <w:t xml:space="preserve">, </w:t>
      </w:r>
      <w:r w:rsidR="001029C2">
        <w:rPr>
          <w:rFonts w:hint="cs"/>
          <w:rtl/>
        </w:rPr>
        <w:t>וכאן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</w:t>
      </w:r>
      <w:r w:rsidR="002A40DE">
        <w:rPr>
          <w:rFonts w:hint="cs"/>
          <w:rtl/>
        </w:rPr>
        <w:t>מים</w:t>
      </w:r>
      <w:r w:rsidRPr="006F178A">
        <w:rPr>
          <w:rtl/>
        </w:rPr>
        <w:t>!</w:t>
      </w:r>
    </w:p>
    <w:p w14:paraId="416565E7" w14:textId="316767FA" w:rsidR="00F07A5B" w:rsidRPr="00F07A5B" w:rsidRDefault="00B93B58" w:rsidP="001029C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4BC7853F" w14:textId="3C73CBF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ולענין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כן</w:t>
      </w:r>
      <w:r w:rsidRPr="006F178A">
        <w:rPr>
          <w:rtl/>
        </w:rPr>
        <w:t>.</w:t>
      </w:r>
    </w:p>
    <w:p w14:paraId="156AB5B9" w14:textId="77777777" w:rsidR="00F07A5B" w:rsidRPr="00F07A5B" w:rsidRDefault="00B93B58" w:rsidP="001029C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404F95F5" w14:textId="6A03233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קתני</w:t>
      </w:r>
      <w:r w:rsidRPr="006F178A">
        <w:rPr>
          <w:rtl/>
        </w:rPr>
        <w:t>!</w:t>
      </w:r>
      <w:r w:rsidR="001029C2">
        <w:rPr>
          <w:rFonts w:hint="cs"/>
          <w:rtl/>
        </w:rPr>
        <w:t xml:space="preserve"> </w:t>
      </w:r>
    </w:p>
    <w:p w14:paraId="1BEB6863" w14:textId="77777777" w:rsidR="00F07A5B" w:rsidRPr="00F07A5B" w:rsidRDefault="00B93B58" w:rsidP="001029C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רבא</w:t>
      </w:r>
      <w:r w:rsidR="00F07A5B" w:rsidRPr="00F07A5B">
        <w:rPr>
          <w:rtl/>
        </w:rPr>
        <w:t>:</w:t>
      </w:r>
    </w:p>
    <w:p w14:paraId="4838AA33" w14:textId="39CA2B49" w:rsidR="00B93B58" w:rsidRPr="00D454EC" w:rsidRDefault="001029C2" w:rsidP="002A40DE">
      <w:pPr>
        <w:spacing w:after="60"/>
        <w:rPr>
          <w:rtl/>
        </w:rPr>
      </w:pPr>
      <w:r w:rsidRPr="001029C2">
        <w:rPr>
          <w:rStyle w:val="affffc"/>
          <w:rFonts w:hint="cs"/>
          <w:rtl/>
        </w:rPr>
        <w:t>ה''ק</w:t>
      </w:r>
      <w:r w:rsidR="00B93B58" w:rsidRPr="001029C2">
        <w:rPr>
          <w:rStyle w:val="affffc"/>
          <w:rtl/>
        </w:rPr>
        <w:t xml:space="preserve">: </w:t>
      </w:r>
      <w:r w:rsidR="00B93B58" w:rsidRPr="00D454EC">
        <w:rPr>
          <w:rFonts w:hint="eastAsia"/>
          <w:rtl/>
        </w:rPr>
        <w:t>וכן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לענין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הטובה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דבאותה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מדה</w:t>
      </w:r>
      <w:r w:rsidR="00B93B58" w:rsidRPr="00D454EC">
        <w:rPr>
          <w:rtl/>
        </w:rPr>
        <w:t xml:space="preserve">, </w:t>
      </w:r>
      <w:r w:rsidR="00B93B58" w:rsidRPr="00D454EC">
        <w:rPr>
          <w:rFonts w:hint="eastAsia"/>
          <w:rtl/>
        </w:rPr>
        <w:t>ולעולם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מדה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טובה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מרובה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ממדת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פורענות</w:t>
      </w:r>
      <w:r w:rsidR="00B93B58" w:rsidRPr="00D454EC">
        <w:rPr>
          <w:rtl/>
        </w:rPr>
        <w:t>.</w:t>
      </w:r>
    </w:p>
    <w:p w14:paraId="5C83D187" w14:textId="6F376C2D" w:rsidR="00F07A5B" w:rsidRPr="00F07A5B" w:rsidRDefault="001029C2" w:rsidP="001029C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יצחק</w:t>
      </w:r>
      <w:r w:rsidR="00F07A5B" w:rsidRPr="00F07A5B">
        <w:rPr>
          <w:rFonts w:hint="cs"/>
          <w:rtl/>
        </w:rPr>
        <w:t>:</w:t>
      </w:r>
    </w:p>
    <w:p w14:paraId="40E64A55" w14:textId="311061C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'ותתצב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אחותו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מרחוק'</w:t>
      </w:r>
      <w:r w:rsidRPr="0063694C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פסוק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נאמר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</w:p>
    <w:p w14:paraId="5DBE769E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'ותתצב'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893F86">
        <w:rPr>
          <w:rStyle w:val="affff8"/>
          <w:rFonts w:hint="cs"/>
          <w:rtl/>
        </w:rPr>
        <w:t>ד'ויבא</w:t>
      </w:r>
      <w:r>
        <w:rPr>
          <w:rStyle w:val="affff8"/>
          <w:rtl/>
        </w:rPr>
        <w:t xml:space="preserve"> ה'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ויתיצב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וגו</w:t>
      </w:r>
      <w:r w:rsidRPr="00893F86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6ED98022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'אחותו'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– </w:t>
      </w:r>
      <w:r w:rsidRPr="00893F86">
        <w:rPr>
          <w:rStyle w:val="affff8"/>
          <w:rFonts w:hint="cs"/>
          <w:rtl/>
        </w:rPr>
        <w:t>ד'אמור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לחכמה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אחותי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את'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29159868" w14:textId="3BEFBE7D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lastRenderedPageBreak/>
        <w:t>'מרחוק'</w:t>
      </w:r>
      <w:r w:rsidRPr="0063694C">
        <w:rPr>
          <w:rStyle w:val="affff8"/>
          <w:rtl/>
        </w:rPr>
        <w:t xml:space="preserve"> </w:t>
      </w:r>
      <w:r w:rsidR="001029C2">
        <w:rPr>
          <w:rStyle w:val="affff8"/>
          <w:rFonts w:hint="cs"/>
          <w:rtl/>
        </w:rPr>
        <w:t xml:space="preserve">- </w:t>
      </w:r>
      <w:r w:rsidRPr="00893F86">
        <w:rPr>
          <w:rStyle w:val="affff8"/>
          <w:rFonts w:hint="cs"/>
          <w:rtl/>
        </w:rPr>
        <w:t>ד'מרחוק</w:t>
      </w:r>
      <w:r>
        <w:rPr>
          <w:rStyle w:val="affff8"/>
          <w:rtl/>
        </w:rPr>
        <w:t xml:space="preserve"> ה'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נראה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לי'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3C849198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'לדעת'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– </w:t>
      </w:r>
      <w:r>
        <w:rPr>
          <w:rFonts w:hint="cs"/>
          <w:rtl/>
        </w:rPr>
        <w:t xml:space="preserve">ד'</w:t>
      </w:r>
      <w:r>
        <w:rPr>
          <w:rStyle w:val="affff8"/>
          <w:rFonts w:hint="cs"/>
          <w:rtl/>
          <w:rPrChange w:id="9069" w:author="מנוע פסוקים" w:date="2026-10-05T16:37:59Z">
            <w:rPr>
              <w:rFonts w:hint="cs"/>
              <w:rtl/>
            </w:rPr>
          </w:rPrChange>
        </w:rPr>
        <w:t xml:space="preserve">כי</w:t>
      </w:r>
      <w:r>
        <w:rPr>
          <w:rStyle w:val="affff8"/>
          <w:rtl/>
          <w:rPrChange w:id="907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71" w:author="מנוע פסוקים" w:date="2026-10-05T16:37:59Z">
            <w:rPr>
              <w:rFonts w:hint="cs"/>
              <w:rtl/>
            </w:rPr>
          </w:rPrChange>
        </w:rPr>
        <w:t xml:space="preserve">אל</w:t>
      </w:r>
      <w:r>
        <w:rPr>
          <w:rStyle w:val="affff8"/>
          <w:rtl/>
          <w:rPrChange w:id="907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73" w:author="מנוע פסוקים" w:date="2026-10-05T16:37:59Z">
            <w:rPr>
              <w:rFonts w:hint="cs"/>
              <w:rtl/>
            </w:rPr>
          </w:rPrChange>
        </w:rPr>
        <w:t xml:space="preserve">דעות</w:t>
      </w:r>
      <w:r>
        <w:rPr>
          <w:rStyle w:val="affff8"/>
          <w:rtl/>
          <w:rPrChange w:id="9074" w:author="מנוע פסוקים" w:date="2026-10-05T16:37:59Z">
            <w:rPr>
              <w:rtl/>
            </w:rPr>
          </w:rPrChange>
        </w:rPr>
        <w:t xml:space="preserve"> ה</w:t>
      </w:r>
      <w:r>
        <w:rPr>
          <w:rtl/>
        </w:rPr>
        <w:t xml:space="preserve">'</w:t>
      </w:r>
      <w:r w:rsidRPr="006F178A">
        <w:rPr>
          <w:rtl/>
        </w:rPr>
        <w:t xml:space="preserve">, </w:t>
      </w:r>
    </w:p>
    <w:p w14:paraId="44D23675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'מה'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– </w:t>
      </w:r>
      <w:r w:rsidRPr="006F178A">
        <w:rPr>
          <w:rFonts w:hint="cs"/>
          <w:rtl/>
        </w:rPr>
        <w:t>ד'מה</w:t>
      </w:r>
      <w:r>
        <w:rPr>
          <w:rtl/>
        </w:rPr>
        <w:t xml:space="preserve"> </w:t>
      </w:r>
      <w:r>
        <w:rPr>
          <w:rStyle w:val="affff8"/>
          <w:rtl/>
          <w:rPrChange w:id="9075" w:author="מנוע פסוקים" w:date="2026-10-05T16:37:59Z">
            <w:rPr>
              <w:rtl/>
            </w:rPr>
          </w:rPrChange>
        </w:rPr>
        <w:t xml:space="preserve">ה'</w:t>
      </w:r>
      <w:r>
        <w:rPr>
          <w:rStyle w:val="affff8"/>
          <w:rtl/>
          <w:rPrChange w:id="907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77" w:author="מנוע פסוקים" w:date="2026-10-05T16:37:59Z">
            <w:rPr>
              <w:rFonts w:hint="cs"/>
              <w:rtl/>
            </w:rPr>
          </w:rPrChange>
        </w:rPr>
        <w:t xml:space="preserve">אלהיך</w:t>
      </w:r>
      <w:r>
        <w:rPr>
          <w:rStyle w:val="affff8"/>
          <w:rtl/>
          <w:rPrChange w:id="907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79" w:author="מנוע פסוקים" w:date="2026-10-05T16:37:59Z">
            <w:rPr>
              <w:rFonts w:hint="cs"/>
              <w:rtl/>
            </w:rPr>
          </w:rPrChange>
        </w:rPr>
        <w:t xml:space="preserve">שואל</w:t>
      </w:r>
      <w:r>
        <w:rPr>
          <w:rStyle w:val="affff8"/>
          <w:rtl/>
          <w:rPrChange w:id="908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81" w:author="מנוע פסוקים" w:date="2026-10-05T16:37:59Z">
            <w:rPr>
              <w:rFonts w:hint="cs"/>
              <w:rtl/>
            </w:rPr>
          </w:rPrChange>
        </w:rPr>
        <w:t xml:space="preserve">מעמך</w:t>
      </w:r>
      <w:r w:rsidRPr="006F178A">
        <w:rPr>
          <w:rtl/>
        </w:rPr>
        <w:t xml:space="preserve">, </w:t>
      </w:r>
    </w:p>
    <w:p w14:paraId="4F7FEFDC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'יעשה'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– </w:t>
      </w:r>
      <w:r w:rsidRPr="00893F86">
        <w:rPr>
          <w:rStyle w:val="affff8"/>
          <w:rFonts w:hint="cs"/>
          <w:rtl/>
        </w:rPr>
        <w:t>ד'כי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לא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יעשה</w:t>
      </w:r>
      <w:r>
        <w:rPr>
          <w:rStyle w:val="affff8"/>
          <w:rtl/>
        </w:rPr>
        <w:t xml:space="preserve"> ה'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אלהים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דבר'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7A219E17" w14:textId="1A00416D" w:rsidR="00B93B58" w:rsidRPr="006F178A" w:rsidRDefault="00B93B58" w:rsidP="001029C2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'לו'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ד</w:t>
      </w:r>
      <w:r w:rsidR="001029C2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>
        <w:rPr>
          <w:rtl/>
        </w:rPr>
        <w:t xml:space="preserve"> ה'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שלום'</w:t>
      </w:r>
      <w:r w:rsidRPr="006F178A">
        <w:rPr>
          <w:rtl/>
        </w:rPr>
        <w:t>.</w:t>
      </w:r>
    </w:p>
    <w:p w14:paraId="463E6703" w14:textId="77777777" w:rsidR="00F07A5B" w:rsidRPr="00F07A5B" w:rsidRDefault="001029C2" w:rsidP="001029C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tl/>
        </w:rPr>
        <w:t>:</w:t>
      </w:r>
    </w:p>
    <w:p w14:paraId="603A9CE2" w14:textId="480A17C3" w:rsidR="002A40DE" w:rsidRDefault="00B93B58" w:rsidP="001029C2">
      <w:pPr>
        <w:rPr>
          <w:rStyle w:val="affffc"/>
          <w:rtl/>
        </w:rPr>
      </w:pPr>
      <w:r w:rsidRPr="0063694C">
        <w:rPr>
          <w:rStyle w:val="affff8"/>
          <w:rFonts w:hint="cs"/>
          <w:rtl/>
        </w:rPr>
        <w:t>'ויקם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מלך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חדש</w:t>
      </w:r>
      <w:r w:rsidRPr="0063694C">
        <w:rPr>
          <w:rStyle w:val="affff8"/>
          <w:rtl/>
        </w:rPr>
        <w:t xml:space="preserve"> </w:t>
      </w:r>
      <w:r w:rsidR="001029C2" w:rsidRPr="002A40DE">
        <w:rPr>
          <w:rStyle w:val="affffc"/>
          <w:rFonts w:hint="cs"/>
          <w:rtl/>
        </w:rPr>
        <w:t>אם</w:t>
      </w:r>
      <w:r w:rsidRPr="002A40DE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חדש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ממש</w:t>
      </w:r>
      <w:r w:rsidR="001029C2">
        <w:rPr>
          <w:rFonts w:hint="cs"/>
          <w:rtl/>
        </w:rPr>
        <w:t xml:space="preserve"> </w:t>
      </w:r>
      <w:r w:rsidR="001029C2" w:rsidRPr="001029C2">
        <w:rPr>
          <w:rStyle w:val="affff8"/>
          <w:rFonts w:hint="cs"/>
          <w:rtl/>
        </w:rPr>
        <w:t>דחדש</w:t>
      </w:r>
      <w:r w:rsidRPr="006F178A">
        <w:rPr>
          <w:rtl/>
        </w:rPr>
        <w:t xml:space="preserve">, </w:t>
      </w:r>
    </w:p>
    <w:p w14:paraId="76E510C8" w14:textId="075D813D" w:rsidR="00B93B58" w:rsidRPr="006F178A" w:rsidRDefault="001029C2" w:rsidP="002A40DE">
      <w:pPr>
        <w:spacing w:after="60"/>
        <w:ind w:left="791" w:firstLine="113"/>
        <w:rPr>
          <w:rtl/>
        </w:rPr>
      </w:pPr>
      <w:r w:rsidRPr="002A40DE">
        <w:rPr>
          <w:rStyle w:val="affffc"/>
          <w:rFonts w:hint="cs"/>
          <w:rtl/>
        </w:rPr>
        <w:t xml:space="preserve">או </w:t>
      </w:r>
      <w:r w:rsidR="00B93B58" w:rsidRPr="006F178A">
        <w:rPr>
          <w:rFonts w:hint="cs"/>
          <w:rtl/>
        </w:rPr>
        <w:t>שנתחדשו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גזירותיו</w:t>
      </w:r>
      <w:r w:rsidR="00B93B58" w:rsidRPr="006F178A">
        <w:rPr>
          <w:rtl/>
        </w:rPr>
        <w:t xml:space="preserve">. </w:t>
      </w:r>
      <w:r w:rsidR="00B93B58" w:rsidRPr="006F178A">
        <w:rPr>
          <w:rFonts w:hint="cs"/>
          <w:rtl/>
        </w:rPr>
        <w:t>דלא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כתיב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'וימת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וימלוך'</w:t>
      </w:r>
      <w:r w:rsidR="00B93B58" w:rsidRPr="003625F4">
        <w:rPr>
          <w:rStyle w:val="affff8"/>
          <w:rtl/>
        </w:rPr>
        <w:t>.</w:t>
      </w:r>
    </w:p>
    <w:p w14:paraId="78295038" w14:textId="47F307FB" w:rsidR="00F07A5B" w:rsidRPr="00F07A5B" w:rsidRDefault="00F07A5B" w:rsidP="002A40D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CC1C94F" w14:textId="6302A964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ידע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יוסף'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דהוה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כלל</w:t>
      </w:r>
      <w:r w:rsidRPr="006F178A">
        <w:rPr>
          <w:rtl/>
        </w:rPr>
        <w:t>.</w:t>
      </w:r>
    </w:p>
    <w:p w14:paraId="2641FBFD" w14:textId="1A8A4E91" w:rsidR="00F07A5B" w:rsidRPr="00F07A5B" w:rsidRDefault="00F07A5B" w:rsidP="002A40D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154B0E5" w14:textId="63F76DF3" w:rsidR="00B93B58" w:rsidRPr="006F178A" w:rsidRDefault="00B93B58" w:rsidP="002A40DE">
      <w:pPr>
        <w:rPr>
          <w:rtl/>
        </w:rPr>
      </w:pPr>
      <w:r w:rsidRPr="0063694C">
        <w:rPr>
          <w:rStyle w:val="affff8"/>
          <w:rFonts w:hint="cs"/>
          <w:rtl/>
        </w:rPr>
        <w:t>'ויאמר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אל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עמו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הנה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בני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ישראל'</w:t>
      </w:r>
      <w:r w:rsidRPr="0063694C">
        <w:rPr>
          <w:rStyle w:val="affff8"/>
          <w:rtl/>
        </w:rPr>
        <w:t xml:space="preserve"> </w:t>
      </w:r>
    </w:p>
    <w:p w14:paraId="691308D2" w14:textId="48179941" w:rsidR="00B93B58" w:rsidRPr="006F178A" w:rsidRDefault="002A40DE" w:rsidP="00B93B58">
      <w:pPr>
        <w:rPr>
          <w:rtl/>
        </w:rPr>
      </w:pPr>
      <w:r w:rsidRPr="002A40DE">
        <w:rPr>
          <w:rStyle w:val="affffc"/>
          <w:rFonts w:hint="cs"/>
          <w:rtl/>
        </w:rPr>
        <w:t>תנא: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הוא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התחיל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בעצה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תחילה</w:t>
      </w:r>
      <w:r w:rsidR="00B93B58" w:rsidRPr="006F178A">
        <w:rPr>
          <w:rtl/>
        </w:rPr>
        <w:t xml:space="preserve">, </w:t>
      </w:r>
      <w:r w:rsidR="00B93B58" w:rsidRPr="003215F9">
        <w:rPr>
          <w:rStyle w:val="affff8"/>
          <w:rFonts w:hint="cs"/>
          <w:rtl/>
        </w:rPr>
        <w:t>ד'ויאמר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אל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עמו'</w:t>
      </w:r>
      <w:r w:rsidR="00B93B58" w:rsidRPr="003215F9">
        <w:rPr>
          <w:rStyle w:val="affff8"/>
          <w:rtl/>
        </w:rPr>
        <w:t>;</w:t>
      </w:r>
    </w:p>
    <w:p w14:paraId="1A465302" w14:textId="77777777" w:rsidR="00B93B58" w:rsidRPr="006F178A" w:rsidRDefault="00B93B58" w:rsidP="002A40DE">
      <w:pPr>
        <w:spacing w:after="60"/>
        <w:rPr>
          <w:rtl/>
        </w:rPr>
      </w:pP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תחילה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ד'ובכה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ובעמך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ובכל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עבדיך'</w:t>
      </w:r>
      <w:r w:rsidRPr="00893F86">
        <w:rPr>
          <w:rStyle w:val="affff8"/>
          <w:rtl/>
        </w:rPr>
        <w:t>.</w:t>
      </w:r>
    </w:p>
    <w:p w14:paraId="087EBA63" w14:textId="2D830A6C" w:rsidR="00F07A5B" w:rsidRPr="00F07A5B" w:rsidRDefault="002A40DE" w:rsidP="002A40D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ארחב''ח</w:t>
      </w:r>
      <w:r w:rsidR="00F07A5B" w:rsidRPr="00F07A5B">
        <w:rPr>
          <w:rFonts w:hint="cs"/>
          <w:rtl/>
        </w:rPr>
        <w:t>:</w:t>
      </w:r>
    </w:p>
    <w:p w14:paraId="16EB2ABA" w14:textId="4C6CE44A" w:rsidR="00B93B58" w:rsidRPr="006F178A" w:rsidRDefault="00B93B58" w:rsidP="002A40DE">
      <w:pPr>
        <w:rPr>
          <w:rtl/>
        </w:rPr>
      </w:pPr>
      <w:r w:rsidRPr="006F178A">
        <w:rPr>
          <w:rFonts w:hint="cs"/>
          <w:rtl/>
        </w:rPr>
        <w:t>הבה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נתחכמה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!</w:t>
      </w:r>
    </w:p>
    <w:p w14:paraId="0186DDC5" w14:textId="77777777" w:rsidR="001029C2" w:rsidRDefault="00B93B58" w:rsidP="00B93B58">
      <w:pPr>
        <w:rPr>
          <w:rtl/>
        </w:rPr>
      </w:pP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ונחכם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למושיען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נדונם</w:t>
      </w:r>
      <w:r w:rsidRPr="006F178A">
        <w:rPr>
          <w:rtl/>
        </w:rPr>
        <w:t xml:space="preserve">? </w:t>
      </w:r>
    </w:p>
    <w:p w14:paraId="56D2E17C" w14:textId="78C4D62E" w:rsidR="00B93B58" w:rsidRDefault="00B93B58" w:rsidP="00B93B58">
      <w:pPr>
        <w:rPr>
          <w:rtl/>
        </w:rPr>
      </w:pPr>
      <w:r w:rsidRPr="00E37E6F">
        <w:rPr>
          <w:rFonts w:cs="BA Vilna Bold" w:hint="cs"/>
          <w:rtl/>
        </w:rPr>
        <w:t>באש</w:t>
      </w:r>
      <w:r w:rsidRPr="006F178A">
        <w:rPr>
          <w:rtl/>
        </w:rPr>
        <w:t xml:space="preserve">, </w:t>
      </w:r>
      <w:r w:rsidRPr="00893F86">
        <w:rPr>
          <w:rStyle w:val="affff8"/>
          <w:rFonts w:hint="cs"/>
          <w:rtl/>
        </w:rPr>
        <w:t>ד'כי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הנה</w:t>
      </w:r>
      <w:r>
        <w:rPr>
          <w:rStyle w:val="affff8"/>
          <w:rtl/>
        </w:rPr>
        <w:t xml:space="preserve"> ה'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באש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יבא'</w:t>
      </w:r>
      <w:r w:rsidRPr="00893F86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1029C2">
        <w:rPr>
          <w:rStyle w:val="affffc"/>
          <w:rFonts w:hint="cs"/>
          <w:rtl/>
        </w:rPr>
        <w:t>וכתיב</w:t>
      </w:r>
      <w:r w:rsidRPr="001029C2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באש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נשפט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',</w:t>
      </w:r>
    </w:p>
    <w:p w14:paraId="6C116781" w14:textId="77777777" w:rsidR="001029C2" w:rsidRDefault="00B93B58" w:rsidP="00B93B58">
      <w:pPr>
        <w:rPr>
          <w:rStyle w:val="affff8"/>
          <w:rtl/>
        </w:rPr>
      </w:pPr>
      <w:r w:rsidRPr="00E37E6F">
        <w:rPr>
          <w:rFonts w:cs="BA Vilna Bold" w:hint="cs"/>
          <w:rtl/>
        </w:rPr>
        <w:t>בחרב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ד'ובחרבו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 xml:space="preserve">בשר' </w:t>
      </w:r>
    </w:p>
    <w:p w14:paraId="74410A8A" w14:textId="77777777" w:rsidR="002A40DE" w:rsidRDefault="00B93B58" w:rsidP="002A40DE">
      <w:pPr>
        <w:rPr>
          <w:rStyle w:val="affffc"/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E37E6F">
        <w:rPr>
          <w:rFonts w:cs="BA Vilna Bold" w:hint="cs"/>
          <w:rtl/>
        </w:rPr>
        <w:t>במים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שכבר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לעולם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="0011426C">
        <w:rPr>
          <w:rStyle w:val="affff8"/>
          <w:rFonts w:hint="cs"/>
          <w:rtl/>
        </w:rPr>
        <w:t xml:space="preserve"> ד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',</w:t>
      </w:r>
      <w:r w:rsidR="002A40DE">
        <w:rPr>
          <w:rStyle w:val="affff8"/>
          <w:rFonts w:hint="cs"/>
          <w:rtl/>
        </w:rPr>
        <w:t xml:space="preserve"> </w:t>
      </w:r>
      <w:r w:rsidRPr="006F178A">
        <w:rPr>
          <w:rFonts w:hint="cs"/>
          <w:rtl/>
        </w:rPr>
        <w:t>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>;</w:t>
      </w:r>
      <w:r w:rsidR="002A40DE">
        <w:rPr>
          <w:rFonts w:hint="cs"/>
          <w:rtl/>
        </w:rPr>
        <w:t xml:space="preserve"> </w:t>
      </w:r>
    </w:p>
    <w:p w14:paraId="5A25E159" w14:textId="77777777" w:rsidR="008920A1" w:rsidRDefault="00BB7F0A" w:rsidP="008920A1">
      <w:pPr>
        <w:pStyle w:val="36"/>
        <w:framePr w:wrap="notBeside"/>
        <w:rPr>
          <w:rFonts w:hint="cs"/>
          <w:rtl/>
        </w:rPr>
      </w:pPr>
      <w:r w:rsidRPr="002A40DE">
        <w:rPr>
          <w:rStyle w:val="affffc"/>
          <w:rFonts w:hint="cs"/>
          <w:spacing w:val="-2"/>
          <w:rtl/>
        </w:rPr>
        <w:t>ב.</w:t>
      </w:r>
      <w:r w:rsidR="00B93B58" w:rsidRPr="002A40DE">
        <w:rPr>
          <w:rStyle w:val="affffc"/>
          <w:spacing w:val="-2"/>
          <w:rtl/>
        </w:rPr>
        <w:t xml:space="preserve"> </w:t>
      </w:r>
    </w:p>
    <w:p w14:paraId="0B1CC692" w14:textId="37E7FEC7" w:rsidR="00B93B58" w:rsidRPr="008920A1" w:rsidRDefault="00B93B58" w:rsidP="002A40DE">
      <w:pPr>
        <w:rPr>
          <w:spacing w:val="0"/>
          <w:rtl/>
        </w:rPr>
      </w:pPr>
      <w:r w:rsidRPr="008920A1">
        <w:rPr>
          <w:rFonts w:hint="cs"/>
          <w:spacing w:val="0"/>
          <w:rtl/>
        </w:rPr>
        <w:t>הוא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אינו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מביא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אבל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הן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באין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ונופלין</w:t>
      </w:r>
      <w:r w:rsidRPr="008920A1">
        <w:rPr>
          <w:spacing w:val="0"/>
          <w:rtl/>
        </w:rPr>
        <w:t xml:space="preserve"> </w:t>
      </w:r>
      <w:r w:rsidRPr="008920A1">
        <w:rPr>
          <w:rFonts w:hint="cs"/>
          <w:spacing w:val="0"/>
          <w:rtl/>
        </w:rPr>
        <w:t>בתוכו</w:t>
      </w:r>
      <w:r w:rsidRPr="008920A1">
        <w:rPr>
          <w:spacing w:val="0"/>
          <w:rtl/>
        </w:rPr>
        <w:t xml:space="preserve"> </w:t>
      </w:r>
      <w:r w:rsidRPr="008920A1">
        <w:rPr>
          <w:rStyle w:val="affffc"/>
          <w:rFonts w:hint="cs"/>
          <w:spacing w:val="0"/>
          <w:rtl/>
        </w:rPr>
        <w:t>וכן</w:t>
      </w:r>
      <w:r w:rsidRPr="008920A1">
        <w:rPr>
          <w:rStyle w:val="affffc"/>
          <w:spacing w:val="0"/>
          <w:rtl/>
        </w:rPr>
        <w:t xml:space="preserve"> </w:t>
      </w:r>
      <w:r w:rsidRPr="008920A1">
        <w:rPr>
          <w:rStyle w:val="affff8"/>
          <w:rFonts w:hint="cs"/>
          <w:spacing w:val="0"/>
          <w:rtl/>
        </w:rPr>
        <w:t>ומצרים</w:t>
      </w:r>
      <w:r w:rsidRPr="008920A1">
        <w:rPr>
          <w:rStyle w:val="affff8"/>
          <w:spacing w:val="0"/>
          <w:rtl/>
        </w:rPr>
        <w:t xml:space="preserve"> </w:t>
      </w:r>
      <w:r w:rsidRPr="008920A1">
        <w:rPr>
          <w:rStyle w:val="affff8"/>
          <w:rFonts w:hint="cs"/>
          <w:spacing w:val="0"/>
          <w:rtl/>
        </w:rPr>
        <w:t>נסים</w:t>
      </w:r>
      <w:r w:rsidRPr="008920A1">
        <w:rPr>
          <w:rStyle w:val="affff8"/>
          <w:spacing w:val="0"/>
          <w:rtl/>
        </w:rPr>
        <w:t xml:space="preserve"> </w:t>
      </w:r>
      <w:r w:rsidRPr="008920A1">
        <w:rPr>
          <w:rStyle w:val="affff8"/>
          <w:rFonts w:hint="cs"/>
          <w:spacing w:val="0"/>
          <w:rtl/>
        </w:rPr>
        <w:t>לקראתו</w:t>
      </w:r>
    </w:p>
    <w:p w14:paraId="45748227" w14:textId="0D428D3C" w:rsidR="008920A1" w:rsidRDefault="008920A1" w:rsidP="008920A1">
      <w:pPr>
        <w:pStyle w:val="36"/>
        <w:framePr w:wrap="notBeside"/>
        <w:rPr>
          <w:rStyle w:val="affffc"/>
          <w:rFonts w:hint="cs"/>
          <w:rtl/>
        </w:rPr>
      </w:pPr>
      <w:r>
        <w:rPr>
          <w:rStyle w:val="affffc"/>
          <w:rFonts w:hint="cs"/>
          <w:rtl/>
        </w:rPr>
        <w:t>כ</w:t>
      </w:r>
      <w:r w:rsidR="00B93B58" w:rsidRPr="00BB7F0A">
        <w:rPr>
          <w:rStyle w:val="affffc"/>
          <w:rFonts w:hint="cs"/>
          <w:rtl/>
        </w:rPr>
        <w:t>ר</w:t>
      </w:r>
      <w:r w:rsidR="00B93B58" w:rsidRPr="00BB7F0A">
        <w:rPr>
          <w:rStyle w:val="affffc"/>
          <w:rtl/>
        </w:rPr>
        <w:t>"</w:t>
      </w:r>
      <w:r w:rsidR="00B93B58" w:rsidRPr="00BB7F0A">
        <w:rPr>
          <w:rStyle w:val="affffc"/>
          <w:rFonts w:hint="cs"/>
          <w:rtl/>
        </w:rPr>
        <w:t xml:space="preserve">א </w:t>
      </w:r>
    </w:p>
    <w:p w14:paraId="242B8920" w14:textId="77777777" w:rsidR="008920A1" w:rsidRDefault="00B93B58" w:rsidP="008920A1">
      <w:pPr>
        <w:jc w:val="left"/>
        <w:rPr>
          <w:rStyle w:val="affff8"/>
          <w:rtl/>
        </w:rPr>
      </w:pP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בדבר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זדו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עליהם'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בקדירה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שבישלו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נתבשלו</w:t>
      </w:r>
      <w:r w:rsidRPr="006F178A">
        <w:rPr>
          <w:rtl/>
        </w:rPr>
        <w:t>.</w:t>
      </w:r>
      <w:r w:rsidRPr="003625F4">
        <w:rPr>
          <w:rStyle w:val="affff8"/>
          <w:rFonts w:hint="cs"/>
          <w:rtl/>
        </w:rPr>
        <w:t xml:space="preserve"> </w:t>
      </w:r>
    </w:p>
    <w:p w14:paraId="69FA989E" w14:textId="17D01111" w:rsidR="00B93B58" w:rsidRPr="006F178A" w:rsidRDefault="00B93B58" w:rsidP="008920A1">
      <w:pPr>
        <w:spacing w:after="120"/>
        <w:rPr>
          <w:rtl/>
        </w:rPr>
      </w:pPr>
      <w:r w:rsidRPr="003625F4">
        <w:rPr>
          <w:rStyle w:val="affff8"/>
          <w:rFonts w:hint="cs"/>
          <w:rtl/>
        </w:rPr>
        <w:t>'זדו'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לישנא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דקדירה- </w:t>
      </w:r>
      <w:r w:rsidRPr="00893F86">
        <w:rPr>
          <w:rStyle w:val="affff8"/>
          <w:rFonts w:hint="cs"/>
          <w:rtl/>
        </w:rPr>
        <w:t>ד'ויזד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יעקב</w:t>
      </w:r>
      <w:r w:rsidRPr="00893F86">
        <w:rPr>
          <w:rStyle w:val="affff8"/>
          <w:rtl/>
        </w:rPr>
        <w:t xml:space="preserve"> </w:t>
      </w:r>
      <w:r w:rsidRPr="00893F86">
        <w:rPr>
          <w:rStyle w:val="affff8"/>
          <w:rFonts w:hint="cs"/>
          <w:rtl/>
        </w:rPr>
        <w:t>נזיד'</w:t>
      </w:r>
      <w:r w:rsidRPr="00893F86">
        <w:rPr>
          <w:rStyle w:val="affff8"/>
          <w:rtl/>
        </w:rPr>
        <w:t>.</w:t>
      </w:r>
    </w:p>
    <w:p w14:paraId="09AB8238" w14:textId="30BE918A" w:rsidR="00F07A5B" w:rsidRPr="00F07A5B" w:rsidRDefault="00B93B58" w:rsidP="00BB7F0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א מר</w:t>
      </w:r>
      <w:r w:rsidRPr="00F07A5B">
        <w:rPr>
          <w:rtl/>
        </w:rPr>
        <w:t>"</w:t>
      </w:r>
      <w:r w:rsidRPr="00F07A5B">
        <w:rPr>
          <w:rFonts w:hint="cs"/>
          <w:rtl/>
        </w:rPr>
        <w:t>ס</w:t>
      </w:r>
      <w:r w:rsidR="00F07A5B" w:rsidRPr="00F07A5B">
        <w:rPr>
          <w:rFonts w:hint="cs"/>
          <w:rtl/>
        </w:rPr>
        <w:t>:</w:t>
      </w:r>
    </w:p>
    <w:p w14:paraId="4DBDCD79" w14:textId="00C110BB" w:rsidR="00B93B58" w:rsidRPr="006F178A" w:rsidRDefault="00B93B58" w:rsidP="00B93B58">
      <w:pPr>
        <w:rPr>
          <w:rtl/>
        </w:rPr>
      </w:pPr>
      <w:r w:rsidRPr="00E37E6F">
        <w:rPr>
          <w:rFonts w:cs="BA Vilna Bold" w:hint="cs"/>
          <w:spacing w:val="-2"/>
          <w:rtl/>
        </w:rPr>
        <w:t>שלשה</w:t>
      </w:r>
      <w:r w:rsidRPr="00E37E6F">
        <w:rPr>
          <w:rFonts w:cs="BA Vilna Bold"/>
          <w:spacing w:val="-2"/>
          <w:rtl/>
        </w:rPr>
        <w:t xml:space="preserve"> </w:t>
      </w:r>
      <w:r w:rsidRPr="00E37E6F">
        <w:rPr>
          <w:rFonts w:cs="BA Vilna Bold" w:hint="cs"/>
          <w:spacing w:val="-2"/>
          <w:rtl/>
        </w:rPr>
        <w:t>היו</w:t>
      </w:r>
      <w:r w:rsidRPr="00E37E6F">
        <w:rPr>
          <w:rFonts w:cs="BA Vilna Bold"/>
          <w:spacing w:val="-2"/>
          <w:rtl/>
        </w:rPr>
        <w:t xml:space="preserve"> </w:t>
      </w:r>
      <w:r w:rsidRPr="00E37E6F">
        <w:rPr>
          <w:rFonts w:cs="BA Vilna Bold" w:hint="cs"/>
          <w:spacing w:val="-2"/>
          <w:rtl/>
        </w:rPr>
        <w:t>באותה</w:t>
      </w:r>
      <w:r w:rsidRPr="00E37E6F">
        <w:rPr>
          <w:rFonts w:cs="BA Vilna Bold"/>
          <w:spacing w:val="-2"/>
          <w:rtl/>
        </w:rPr>
        <w:t xml:space="preserve"> </w:t>
      </w:r>
      <w:r w:rsidRPr="00E37E6F">
        <w:rPr>
          <w:rFonts w:cs="BA Vilna Bold" w:hint="cs"/>
          <w:spacing w:val="-2"/>
          <w:rtl/>
        </w:rPr>
        <w:t>עצה</w:t>
      </w:r>
      <w:r w:rsidRPr="00E37E6F">
        <w:rPr>
          <w:rFonts w:cs="BA Vilna Bold"/>
          <w:spacing w:val="-2"/>
          <w:rtl/>
        </w:rPr>
        <w:t xml:space="preserve">: </w:t>
      </w:r>
      <w:r w:rsidRPr="002A40DE">
        <w:rPr>
          <w:rFonts w:cs="BA Vilna Bold" w:hint="cs"/>
          <w:spacing w:val="-2"/>
          <w:rtl/>
        </w:rPr>
        <w:t>בלעם</w:t>
      </w:r>
      <w:r w:rsidRPr="002A40DE">
        <w:rPr>
          <w:spacing w:val="-2"/>
          <w:rtl/>
        </w:rPr>
        <w:t xml:space="preserve"> </w:t>
      </w:r>
      <w:r w:rsidRPr="002A40DE">
        <w:rPr>
          <w:rFonts w:hint="cs"/>
          <w:spacing w:val="-2"/>
          <w:rtl/>
        </w:rPr>
        <w:t>שיעץ</w:t>
      </w:r>
      <w:r w:rsidRPr="002A40DE">
        <w:rPr>
          <w:spacing w:val="-2"/>
          <w:rtl/>
        </w:rPr>
        <w:t xml:space="preserve">  </w:t>
      </w:r>
      <w:r w:rsidRPr="002A40DE">
        <w:rPr>
          <w:rFonts w:hint="cs"/>
          <w:spacing w:val="-2"/>
          <w:rtl/>
        </w:rPr>
        <w:t>נהרג</w:t>
      </w:r>
      <w:r w:rsidRPr="002A40DE">
        <w:rPr>
          <w:spacing w:val="-2"/>
          <w:rtl/>
        </w:rPr>
        <w:t xml:space="preserve">, </w:t>
      </w:r>
      <w:r w:rsidRPr="002A40DE">
        <w:rPr>
          <w:rFonts w:cs="BA Vilna Bold" w:hint="cs"/>
          <w:spacing w:val="-2"/>
          <w:rtl/>
        </w:rPr>
        <w:t>איוב</w:t>
      </w:r>
      <w:r w:rsidRPr="002A40DE">
        <w:rPr>
          <w:spacing w:val="-2"/>
          <w:rtl/>
        </w:rPr>
        <w:t xml:space="preserve"> </w:t>
      </w:r>
      <w:r w:rsidRPr="002A40DE">
        <w:rPr>
          <w:rFonts w:hint="cs"/>
          <w:spacing w:val="-2"/>
          <w:rtl/>
        </w:rPr>
        <w:t>ששתק</w:t>
      </w:r>
      <w:r w:rsidRPr="002A40DE">
        <w:rPr>
          <w:spacing w:val="-2"/>
          <w:rtl/>
        </w:rPr>
        <w:t xml:space="preserve"> - </w:t>
      </w:r>
      <w:r w:rsidRPr="002A40DE">
        <w:rPr>
          <w:rFonts w:hint="cs"/>
          <w:spacing w:val="-2"/>
          <w:rtl/>
        </w:rPr>
        <w:t>נידון</w:t>
      </w:r>
      <w:r w:rsidRPr="002A40DE">
        <w:rPr>
          <w:spacing w:val="-2"/>
          <w:rtl/>
        </w:rPr>
        <w:t xml:space="preserve"> </w:t>
      </w:r>
      <w:r w:rsidRPr="002A40DE">
        <w:rPr>
          <w:rFonts w:hint="cs"/>
          <w:spacing w:val="-2"/>
          <w:rtl/>
        </w:rPr>
        <w:t>ביסורין</w:t>
      </w:r>
      <w:r w:rsidRPr="002A40DE">
        <w:rPr>
          <w:spacing w:val="-2"/>
          <w:rtl/>
        </w:rPr>
        <w:t xml:space="preserve">, </w:t>
      </w:r>
      <w:r w:rsidRPr="0059138D">
        <w:rPr>
          <w:rFonts w:cs="BA Vilna Bold" w:hint="cs"/>
          <w:rtl/>
        </w:rPr>
        <w:t>יתרו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שברח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זכו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בלשכת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הגזית</w:t>
      </w:r>
      <w:r w:rsidRPr="006F178A">
        <w:rPr>
          <w:rtl/>
        </w:rPr>
        <w:t xml:space="preserve">, </w:t>
      </w:r>
      <w:r w:rsidR="00BB7F0A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'ומשפחות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סופרים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יושבי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יעבץ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תרעתים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שמעתים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סוכתים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הַקִנִים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הבאים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מחמת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אבי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רכב'</w:t>
      </w:r>
      <w:r w:rsidRPr="003625F4">
        <w:rPr>
          <w:rStyle w:val="affff8"/>
          <w:rtl/>
        </w:rPr>
        <w:t xml:space="preserve"> </w:t>
      </w:r>
      <w:r w:rsidRPr="00BB7F0A">
        <w:rPr>
          <w:rStyle w:val="affffc"/>
          <w:rFonts w:hint="cs"/>
          <w:rtl/>
        </w:rPr>
        <w:t>וכתיב</w:t>
      </w:r>
      <w:r w:rsidRPr="00BB7F0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'ובני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קיני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חתן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05808044" w14:textId="0BBEE44C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2DC553FF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'ונלחם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בנו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ועלה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מן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הארץ'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ועלינו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!</w:t>
      </w:r>
    </w:p>
    <w:p w14:paraId="49E54B50" w14:textId="11629C52" w:rsidR="00F07A5B" w:rsidRPr="00F07A5B" w:rsidRDefault="00B93B58" w:rsidP="00BB7F0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אראב</w:t>
      </w:r>
      <w:r w:rsidRPr="00F07A5B">
        <w:rPr>
          <w:rtl/>
        </w:rPr>
        <w:t>"</w:t>
      </w:r>
      <w:r w:rsidRPr="00F07A5B">
        <w:rPr>
          <w:rFonts w:hint="cs"/>
          <w:rtl/>
        </w:rPr>
        <w:t>כ</w:t>
      </w:r>
      <w:r w:rsidR="00F07A5B" w:rsidRPr="00F07A5B">
        <w:rPr>
          <w:rtl/>
        </w:rPr>
        <w:t>:</w:t>
      </w:r>
    </w:p>
    <w:p w14:paraId="06342652" w14:textId="13AF5F3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שמקלל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בחבירו</w:t>
      </w:r>
      <w:r w:rsidRPr="006F178A">
        <w:rPr>
          <w:rtl/>
        </w:rPr>
        <w:t>.</w:t>
      </w:r>
    </w:p>
    <w:p w14:paraId="19AED29C" w14:textId="2D674E98" w:rsidR="00B93B58" w:rsidRPr="006F178A" w:rsidRDefault="00B93B58" w:rsidP="00B93B58">
      <w:pPr>
        <w:rPr>
          <w:rtl/>
        </w:rPr>
      </w:pPr>
      <w:r w:rsidRPr="00BB7F0A">
        <w:rPr>
          <w:rStyle w:val="affff8"/>
          <w:rFonts w:hint="cs"/>
          <w:rtl/>
        </w:rPr>
        <w:t>וישימו</w:t>
      </w:r>
      <w:r w:rsidRPr="00BB7F0A">
        <w:rPr>
          <w:rStyle w:val="affff8"/>
          <w:rtl/>
        </w:rPr>
        <w:t xml:space="preserve"> </w:t>
      </w:r>
      <w:r w:rsidRPr="00BB7F0A">
        <w:rPr>
          <w:rStyle w:val="affff8"/>
          <w:rFonts w:hint="cs"/>
          <w:b/>
          <w:bCs/>
          <w:rtl/>
        </w:rPr>
        <w:t>עליו</w:t>
      </w:r>
      <w:r w:rsidRPr="00BB7F0A">
        <w:rPr>
          <w:rStyle w:val="affff8"/>
          <w:rtl/>
        </w:rPr>
        <w:t xml:space="preserve"> </w:t>
      </w:r>
      <w:r w:rsidRPr="00BB7F0A">
        <w:rPr>
          <w:rStyle w:val="affff8"/>
          <w:rFonts w:hint="cs"/>
          <w:rtl/>
        </w:rPr>
        <w:t>שרי</w:t>
      </w:r>
      <w:r w:rsidRPr="00BB7F0A">
        <w:rPr>
          <w:rStyle w:val="affff8"/>
          <w:rtl/>
        </w:rPr>
        <w:t xml:space="preserve"> </w:t>
      </w:r>
      <w:r w:rsidRPr="00BB7F0A">
        <w:rPr>
          <w:rStyle w:val="affff8"/>
          <w:rFonts w:hint="cs"/>
          <w:rtl/>
        </w:rPr>
        <w:t>מסים</w:t>
      </w:r>
      <w:r w:rsidRPr="00BB7F0A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עליהם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!</w:t>
      </w:r>
    </w:p>
    <w:p w14:paraId="6630772D" w14:textId="004E8782" w:rsidR="00F07A5B" w:rsidRPr="00F07A5B" w:rsidRDefault="00BB7F0A" w:rsidP="00BB7F0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ראבר''ש</w:t>
      </w:r>
      <w:r w:rsidR="00F07A5B" w:rsidRPr="00F07A5B">
        <w:rPr>
          <w:rtl/>
        </w:rPr>
        <w:t>:</w:t>
      </w:r>
    </w:p>
    <w:p w14:paraId="20284312" w14:textId="7C871B55" w:rsidR="00646E39" w:rsidRPr="002A40DE" w:rsidRDefault="00B93B58" w:rsidP="00B93B58">
      <w:pPr>
        <w:rPr>
          <w:spacing w:val="0"/>
          <w:rtl/>
        </w:rPr>
      </w:pPr>
      <w:r w:rsidRPr="002A40DE">
        <w:rPr>
          <w:rFonts w:hint="cs"/>
          <w:spacing w:val="0"/>
          <w:rtl/>
        </w:rPr>
        <w:t>שהביאו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מלבן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ותלו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לו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לפרעה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בצוארו</w:t>
      </w:r>
      <w:r w:rsidRPr="002A40DE">
        <w:rPr>
          <w:spacing w:val="0"/>
          <w:rtl/>
        </w:rPr>
        <w:t xml:space="preserve">, </w:t>
      </w:r>
      <w:r w:rsidRPr="002A40DE">
        <w:rPr>
          <w:rFonts w:hint="cs"/>
          <w:spacing w:val="0"/>
          <w:rtl/>
        </w:rPr>
        <w:t>וכל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אחד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ואחד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מישראל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שאמר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להם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איסטניס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אני</w:t>
      </w:r>
      <w:r w:rsidRPr="002A40DE">
        <w:rPr>
          <w:spacing w:val="0"/>
          <w:rtl/>
        </w:rPr>
        <w:t xml:space="preserve">, </w:t>
      </w:r>
      <w:r w:rsidRPr="002A40DE">
        <w:rPr>
          <w:rStyle w:val="affffc"/>
          <w:rFonts w:hint="cs"/>
          <w:spacing w:val="0"/>
          <w:rtl/>
        </w:rPr>
        <w:t>אמרו</w:t>
      </w:r>
      <w:r w:rsidRPr="002A40DE">
        <w:rPr>
          <w:rStyle w:val="affffc"/>
          <w:spacing w:val="0"/>
          <w:rtl/>
        </w:rPr>
        <w:t xml:space="preserve"> </w:t>
      </w:r>
      <w:r w:rsidRPr="002A40DE">
        <w:rPr>
          <w:rStyle w:val="affffc"/>
          <w:rFonts w:hint="cs"/>
          <w:spacing w:val="0"/>
          <w:rtl/>
        </w:rPr>
        <w:t>לו</w:t>
      </w:r>
      <w:r w:rsidRPr="002A40DE">
        <w:rPr>
          <w:rStyle w:val="affffc"/>
          <w:spacing w:val="0"/>
          <w:rtl/>
        </w:rPr>
        <w:t>: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כלום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איסטניס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אתה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יותר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מפרעה</w:t>
      </w:r>
      <w:r w:rsidRPr="002A40DE">
        <w:rPr>
          <w:spacing w:val="0"/>
          <w:rtl/>
        </w:rPr>
        <w:t xml:space="preserve">? </w:t>
      </w:r>
    </w:p>
    <w:p w14:paraId="62D274B3" w14:textId="50E5EFAB" w:rsidR="00B93B58" w:rsidRPr="006F178A" w:rsidRDefault="00B93B58" w:rsidP="00B93B58">
      <w:pPr>
        <w:rPr>
          <w:rtl/>
        </w:rPr>
      </w:pPr>
      <w:r w:rsidRPr="00646E39">
        <w:rPr>
          <w:rStyle w:val="affff8"/>
          <w:rFonts w:hint="cs"/>
          <w:rtl/>
        </w:rPr>
        <w:t>שרי</w:t>
      </w:r>
      <w:r w:rsidRPr="00646E39">
        <w:rPr>
          <w:rStyle w:val="affff8"/>
          <w:rtl/>
        </w:rPr>
        <w:t xml:space="preserve"> </w:t>
      </w:r>
      <w:r w:rsidRPr="00646E39">
        <w:rPr>
          <w:rStyle w:val="affff8"/>
          <w:rFonts w:hint="cs"/>
          <w:rtl/>
        </w:rPr>
        <w:t>מסים</w:t>
      </w:r>
      <w:r w:rsidRPr="00646E39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שמשים</w:t>
      </w:r>
      <w:r w:rsidRPr="006F178A">
        <w:rPr>
          <w:rtl/>
        </w:rPr>
        <w:t xml:space="preserve"> (</w:t>
      </w:r>
      <w:r w:rsidRPr="006F178A">
        <w:rPr>
          <w:rFonts w:hint="cs"/>
          <w:rtl/>
        </w:rPr>
        <w:t>לבנים</w:t>
      </w:r>
      <w:r w:rsidRPr="006F178A">
        <w:rPr>
          <w:rtl/>
        </w:rPr>
        <w:t>).</w:t>
      </w:r>
    </w:p>
    <w:p w14:paraId="274BA2DE" w14:textId="362468B4" w:rsidR="00F07A5B" w:rsidRPr="00F07A5B" w:rsidRDefault="00F07A5B" w:rsidP="00646E39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3ED3E28D" w14:textId="6C58D761" w:rsidR="00B93B58" w:rsidRPr="002A40DE" w:rsidRDefault="00B93B58" w:rsidP="00B93B58">
      <w:pPr>
        <w:rPr>
          <w:spacing w:val="2"/>
          <w:rtl/>
        </w:rPr>
      </w:pPr>
      <w:r w:rsidRPr="002A40DE">
        <w:rPr>
          <w:rStyle w:val="affff8"/>
          <w:rFonts w:hint="cs"/>
          <w:spacing w:val="2"/>
          <w:rtl/>
        </w:rPr>
        <w:t>'למען</w:t>
      </w:r>
      <w:r w:rsidRPr="002A40DE">
        <w:rPr>
          <w:rStyle w:val="affff8"/>
          <w:spacing w:val="2"/>
          <w:rtl/>
        </w:rPr>
        <w:t xml:space="preserve"> </w:t>
      </w:r>
      <w:r w:rsidRPr="002A40DE">
        <w:rPr>
          <w:rStyle w:val="affff8"/>
          <w:rFonts w:hint="cs"/>
          <w:spacing w:val="2"/>
          <w:rtl/>
        </w:rPr>
        <w:t>ענותו</w:t>
      </w:r>
      <w:r w:rsidRPr="002A40DE">
        <w:rPr>
          <w:rStyle w:val="affff8"/>
          <w:spacing w:val="2"/>
          <w:rtl/>
        </w:rPr>
        <w:t xml:space="preserve"> </w:t>
      </w:r>
      <w:r w:rsidRPr="002A40DE">
        <w:rPr>
          <w:rStyle w:val="affff8"/>
          <w:rFonts w:hint="cs"/>
          <w:spacing w:val="2"/>
          <w:rtl/>
        </w:rPr>
        <w:t>בסבלותם'</w:t>
      </w:r>
      <w:r w:rsidRPr="002A40DE">
        <w:rPr>
          <w:rStyle w:val="affff8"/>
          <w:spacing w:val="2"/>
          <w:rtl/>
        </w:rPr>
        <w:t xml:space="preserve"> </w:t>
      </w:r>
      <w:r w:rsidRPr="002A40DE">
        <w:rPr>
          <w:rFonts w:hint="cs"/>
          <w:spacing w:val="2"/>
          <w:rtl/>
        </w:rPr>
        <w:t>- למען</w:t>
      </w:r>
      <w:r w:rsidRPr="002A40DE">
        <w:rPr>
          <w:spacing w:val="2"/>
          <w:rtl/>
        </w:rPr>
        <w:t xml:space="preserve"> </w:t>
      </w:r>
      <w:r w:rsidRPr="002A40DE">
        <w:rPr>
          <w:rFonts w:hint="cs"/>
          <w:spacing w:val="2"/>
          <w:rtl/>
        </w:rPr>
        <w:t>ענותו</w:t>
      </w:r>
      <w:r w:rsidRPr="002A40DE">
        <w:rPr>
          <w:spacing w:val="2"/>
          <w:rtl/>
        </w:rPr>
        <w:t xml:space="preserve"> </w:t>
      </w:r>
      <w:r w:rsidRPr="002A40DE">
        <w:rPr>
          <w:rFonts w:hint="cs"/>
          <w:spacing w:val="2"/>
          <w:rtl/>
        </w:rPr>
        <w:t>לפרעה</w:t>
      </w:r>
      <w:r w:rsidRPr="002A40DE">
        <w:rPr>
          <w:spacing w:val="2"/>
          <w:rtl/>
        </w:rPr>
        <w:t xml:space="preserve"> </w:t>
      </w:r>
      <w:r w:rsidRPr="002A40DE">
        <w:rPr>
          <w:rFonts w:hint="cs"/>
          <w:spacing w:val="2"/>
          <w:rtl/>
        </w:rPr>
        <w:t>בסבלותם</w:t>
      </w:r>
      <w:r w:rsidRPr="002A40DE">
        <w:rPr>
          <w:spacing w:val="2"/>
          <w:rtl/>
        </w:rPr>
        <w:t xml:space="preserve"> </w:t>
      </w:r>
      <w:r w:rsidRPr="002A40DE">
        <w:rPr>
          <w:rFonts w:hint="cs"/>
          <w:spacing w:val="2"/>
          <w:rtl/>
        </w:rPr>
        <w:t>דישראל</w:t>
      </w:r>
      <w:r w:rsidRPr="002A40DE">
        <w:rPr>
          <w:spacing w:val="2"/>
          <w:rtl/>
        </w:rPr>
        <w:t>.</w:t>
      </w:r>
    </w:p>
    <w:p w14:paraId="622E26A2" w14:textId="4A1D0D66" w:rsidR="00F07A5B" w:rsidRPr="00F07A5B" w:rsidRDefault="008920A1" w:rsidP="00646E39">
      <w:pPr>
        <w:pStyle w:val="36"/>
        <w:framePr w:wrap="notBeside"/>
        <w:rPr>
          <w:rtl/>
        </w:rPr>
      </w:pPr>
      <w:r>
        <w:rPr>
          <w:rFonts w:hint="cs"/>
          <w:rtl/>
        </w:rPr>
        <w:t>רב ושמואל:</w:t>
      </w:r>
    </w:p>
    <w:p w14:paraId="12D03950" w14:textId="77777777" w:rsidR="008920A1" w:rsidRDefault="00B93B58" w:rsidP="00B93B58">
      <w:pPr>
        <w:rPr>
          <w:rStyle w:val="affffc"/>
          <w:spacing w:val="0"/>
          <w:rtl/>
        </w:rPr>
      </w:pPr>
      <w:r w:rsidRPr="002A40DE">
        <w:rPr>
          <w:rStyle w:val="affff8"/>
          <w:rFonts w:hint="cs"/>
          <w:spacing w:val="0"/>
          <w:rtl/>
        </w:rPr>
        <w:t>'ויבן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ערי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מסכנות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לפרעה</w:t>
      </w:r>
      <w:r w:rsidRPr="002A40DE">
        <w:rPr>
          <w:rStyle w:val="affff8"/>
          <w:spacing w:val="0"/>
          <w:rtl/>
        </w:rPr>
        <w:t xml:space="preserve">' </w:t>
      </w:r>
    </w:p>
    <w:p w14:paraId="61A707CC" w14:textId="110F99B2" w:rsidR="00B93B58" w:rsidRPr="006F178A" w:rsidRDefault="008920A1" w:rsidP="008920A1">
      <w:pPr>
        <w:rPr>
          <w:rtl/>
        </w:rPr>
      </w:pPr>
      <w:r>
        <w:rPr>
          <w:rStyle w:val="affffc"/>
          <w:rFonts w:hint="cs"/>
          <w:spacing w:val="0"/>
          <w:rtl/>
        </w:rPr>
        <w:t xml:space="preserve">אם </w:t>
      </w:r>
      <w:r w:rsidR="00B93B58" w:rsidRPr="002A40DE">
        <w:rPr>
          <w:rFonts w:hint="cs"/>
          <w:spacing w:val="0"/>
          <w:rtl/>
        </w:rPr>
        <w:t>מסכנות</w:t>
      </w:r>
      <w:r w:rsidR="00B93B58" w:rsidRPr="002A40DE">
        <w:rPr>
          <w:spacing w:val="0"/>
          <w:rtl/>
        </w:rPr>
        <w:t xml:space="preserve"> </w:t>
      </w:r>
      <w:r w:rsidRPr="008920A1">
        <w:rPr>
          <w:rStyle w:val="affffc"/>
          <w:rFonts w:hint="cs"/>
          <w:rtl/>
        </w:rPr>
        <w:t>או</w:t>
      </w:r>
      <w:r>
        <w:rPr>
          <w:rFonts w:hint="cs"/>
          <w:spacing w:val="0"/>
          <w:rtl/>
        </w:rPr>
        <w:t xml:space="preserve"> </w:t>
      </w:r>
      <w:r w:rsidR="00B93B58" w:rsidRPr="006F178A">
        <w:rPr>
          <w:rFonts w:hint="cs"/>
          <w:rtl/>
        </w:rPr>
        <w:t>ממסכנות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בעליהן</w:t>
      </w:r>
      <w:r w:rsidR="00B93B58" w:rsidRPr="006F178A">
        <w:rPr>
          <w:rtl/>
        </w:rPr>
        <w:t>,</w:t>
      </w:r>
      <w:r w:rsidR="00646E39">
        <w:rPr>
          <w:rFonts w:hint="cs"/>
          <w:rtl/>
        </w:rPr>
        <w:t xml:space="preserve"> ד</w:t>
      </w:r>
      <w:r w:rsidR="00B93B58" w:rsidRPr="006F178A">
        <w:rPr>
          <w:rFonts w:hint="cs"/>
          <w:rtl/>
        </w:rPr>
        <w:t>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העוסק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בבנין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מתמסכן</w:t>
      </w:r>
      <w:r w:rsidR="00B93B58" w:rsidRPr="006F178A">
        <w:rPr>
          <w:rtl/>
        </w:rPr>
        <w:t>.</w:t>
      </w:r>
    </w:p>
    <w:p w14:paraId="7E45FB9B" w14:textId="2D8C59BA" w:rsidR="00F07A5B" w:rsidRPr="00F07A5B" w:rsidRDefault="002A40DE" w:rsidP="00646E3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Fonts w:hint="cs"/>
          <w:rtl/>
        </w:rPr>
        <w:t>:</w:t>
      </w:r>
    </w:p>
    <w:p w14:paraId="5FE30F60" w14:textId="1F8CF955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פיתום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רעמסס'</w:t>
      </w:r>
      <w:r w:rsidRPr="0063694C">
        <w:rPr>
          <w:rStyle w:val="affff8"/>
          <w:rtl/>
        </w:rPr>
        <w:t xml:space="preserve"> </w:t>
      </w:r>
      <w:r w:rsidR="002A40DE">
        <w:rPr>
          <w:rFonts w:hint="cs"/>
          <w:rtl/>
        </w:rPr>
        <w:t xml:space="preserve">- </w:t>
      </w:r>
      <w:r w:rsidRPr="006F178A">
        <w:rPr>
          <w:rFonts w:hint="cs"/>
          <w:rtl/>
        </w:rPr>
        <w:t>פיתום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שמה</w:t>
      </w:r>
      <w:r w:rsidRPr="006F178A">
        <w:rPr>
          <w:rtl/>
        </w:rPr>
        <w:t xml:space="preserve">, </w:t>
      </w:r>
      <w:r w:rsidR="002A40DE">
        <w:rPr>
          <w:rFonts w:hint="cs"/>
          <w:rtl/>
        </w:rPr>
        <w:t>ו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מתרוסס</w:t>
      </w:r>
      <w:r w:rsidRPr="006F178A">
        <w:rPr>
          <w:rtl/>
        </w:rPr>
        <w:t>;</w:t>
      </w:r>
    </w:p>
    <w:p w14:paraId="24D1AFCA" w14:textId="0BEA31AD" w:rsidR="00B93B58" w:rsidRPr="006F178A" w:rsidRDefault="00B93B58" w:rsidP="002A40DE">
      <w:pPr>
        <w:ind w:left="452" w:firstLine="113"/>
        <w:rPr>
          <w:rtl/>
        </w:rPr>
      </w:pPr>
      <w:r w:rsidRPr="00646E39">
        <w:rPr>
          <w:rStyle w:val="affffc"/>
          <w:rFonts w:hint="cs"/>
          <w:rtl/>
        </w:rPr>
        <w:t>וחד</w:t>
      </w:r>
      <w:r w:rsidRPr="00646E39">
        <w:rPr>
          <w:rStyle w:val="affffc"/>
          <w:rtl/>
        </w:rPr>
        <w:t xml:space="preserve"> </w:t>
      </w:r>
      <w:r w:rsidRPr="00646E39">
        <w:rPr>
          <w:rStyle w:val="affffc"/>
          <w:rFonts w:hint="cs"/>
          <w:rtl/>
        </w:rPr>
        <w:t>אמר</w:t>
      </w:r>
      <w:r w:rsidRPr="00646E39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רעמסס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שמה</w:t>
      </w:r>
      <w:r w:rsidRPr="006F178A">
        <w:rPr>
          <w:rtl/>
        </w:rPr>
        <w:t xml:space="preserve">, </w:t>
      </w:r>
      <w:r w:rsidR="002A40DE">
        <w:rPr>
          <w:rFonts w:hint="cs"/>
          <w:rtl/>
        </w:rPr>
        <w:t>ו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בולעו</w:t>
      </w:r>
      <w:r w:rsidRPr="006F178A">
        <w:rPr>
          <w:rtl/>
        </w:rPr>
        <w:t>.</w:t>
      </w:r>
    </w:p>
    <w:p w14:paraId="6A9FA9EC" w14:textId="4CD73D38" w:rsidR="00F07A5B" w:rsidRPr="00F07A5B" w:rsidRDefault="002A40DE" w:rsidP="00646E3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ר"ל</w:t>
      </w:r>
      <w:r w:rsidR="00F07A5B" w:rsidRPr="00F07A5B">
        <w:rPr>
          <w:rFonts w:hint="cs"/>
          <w:rtl/>
        </w:rPr>
        <w:t>:</w:t>
      </w:r>
    </w:p>
    <w:p w14:paraId="1B51B107" w14:textId="5DD25F52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'וכאשר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יענו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ירבה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וכן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יפרוץ'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פרצו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>!</w:t>
      </w:r>
    </w:p>
    <w:p w14:paraId="28010873" w14:textId="344C6D9B" w:rsidR="00B93B58" w:rsidRPr="006F178A" w:rsidRDefault="00B93B58" w:rsidP="002A40DE">
      <w:pPr>
        <w:spacing w:after="60"/>
        <w:rPr>
          <w:rtl/>
        </w:rPr>
      </w:pP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מבשרתן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יפרוץ</w:t>
      </w:r>
      <w:r w:rsidRPr="006F178A">
        <w:rPr>
          <w:rtl/>
        </w:rPr>
        <w:t>.</w:t>
      </w:r>
    </w:p>
    <w:p w14:paraId="566C7179" w14:textId="45F63CF8" w:rsidR="00F07A5B" w:rsidRPr="00F07A5B" w:rsidRDefault="00F07A5B" w:rsidP="00103925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AADF260" w14:textId="0A46BA79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'ויקוצו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מפני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ישראל'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בעיניהם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כקוצים</w:t>
      </w:r>
      <w:r w:rsidRPr="006F178A">
        <w:rPr>
          <w:rtl/>
        </w:rPr>
        <w:t>.</w:t>
      </w:r>
    </w:p>
    <w:p w14:paraId="48FB2360" w14:textId="65E79010" w:rsidR="00F07A5B" w:rsidRPr="00F07A5B" w:rsidRDefault="00F07A5B" w:rsidP="00103925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0E383B79" w14:textId="194A0DAB" w:rsidR="00B93B58" w:rsidRPr="002A40DE" w:rsidRDefault="00B93B58" w:rsidP="008920A1">
      <w:pPr>
        <w:spacing w:after="120"/>
        <w:rPr>
          <w:spacing w:val="0"/>
          <w:rtl/>
        </w:rPr>
      </w:pPr>
      <w:r w:rsidRPr="002A40DE">
        <w:rPr>
          <w:rStyle w:val="affff8"/>
          <w:spacing w:val="0"/>
          <w:rtl/>
        </w:rPr>
        <w:t xml:space="preserve">'ויעבידו </w:t>
      </w:r>
      <w:r w:rsidRPr="002A40DE">
        <w:rPr>
          <w:rStyle w:val="affff8"/>
          <w:rFonts w:hint="eastAsia"/>
          <w:spacing w:val="0"/>
          <w:rtl/>
        </w:rPr>
        <w:t>מצרים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eastAsia"/>
          <w:spacing w:val="0"/>
          <w:rtl/>
        </w:rPr>
        <w:t>את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eastAsia"/>
          <w:spacing w:val="0"/>
          <w:rtl/>
        </w:rPr>
        <w:t>בני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eastAsia"/>
          <w:spacing w:val="0"/>
          <w:rtl/>
        </w:rPr>
        <w:t>ישראל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eastAsia"/>
          <w:spacing w:val="0"/>
          <w:rtl/>
        </w:rPr>
        <w:t>בפרך</w:t>
      </w:r>
      <w:r w:rsidRPr="002A40DE">
        <w:rPr>
          <w:rStyle w:val="affff8"/>
          <w:spacing w:val="0"/>
          <w:rtl/>
        </w:rPr>
        <w:t>'</w:t>
      </w:r>
      <w:r w:rsidRPr="002A40DE">
        <w:rPr>
          <w:spacing w:val="0"/>
          <w:rtl/>
        </w:rPr>
        <w:t xml:space="preserve"> </w:t>
      </w:r>
      <w:r w:rsidRPr="002A40DE">
        <w:rPr>
          <w:rStyle w:val="affffc"/>
          <w:rFonts w:hint="eastAsia"/>
          <w:spacing w:val="0"/>
          <w:rtl/>
        </w:rPr>
        <w:t>ר</w:t>
      </w:r>
      <w:r w:rsidR="00103925" w:rsidRPr="002A40DE">
        <w:rPr>
          <w:rStyle w:val="affffc"/>
          <w:rFonts w:hint="cs"/>
          <w:spacing w:val="0"/>
          <w:rtl/>
        </w:rPr>
        <w:t>"א</w:t>
      </w:r>
      <w:r w:rsidRPr="002A40DE">
        <w:rPr>
          <w:rStyle w:val="affffc"/>
          <w:spacing w:val="0"/>
          <w:rtl/>
        </w:rPr>
        <w:t>:</w:t>
      </w:r>
      <w:r w:rsidRPr="002A40DE">
        <w:rPr>
          <w:spacing w:val="0"/>
          <w:rtl/>
        </w:rPr>
        <w:t xml:space="preserve"> </w:t>
      </w:r>
      <w:r w:rsidRPr="002A40DE">
        <w:rPr>
          <w:rFonts w:hint="eastAsia"/>
          <w:spacing w:val="0"/>
          <w:rtl/>
        </w:rPr>
        <w:t>בפה</w:t>
      </w:r>
      <w:r w:rsidRPr="002A40DE">
        <w:rPr>
          <w:spacing w:val="0"/>
          <w:rtl/>
        </w:rPr>
        <w:t xml:space="preserve"> </w:t>
      </w:r>
      <w:r w:rsidRPr="002A40DE">
        <w:rPr>
          <w:rFonts w:hint="eastAsia"/>
          <w:spacing w:val="0"/>
          <w:rtl/>
        </w:rPr>
        <w:t>רך</w:t>
      </w:r>
      <w:r w:rsidRPr="002A40DE">
        <w:rPr>
          <w:spacing w:val="0"/>
          <w:rtl/>
        </w:rPr>
        <w:t>,</w:t>
      </w:r>
      <w:r w:rsidRPr="002A40DE">
        <w:rPr>
          <w:rStyle w:val="affffc"/>
          <w:spacing w:val="0"/>
          <w:rtl/>
        </w:rPr>
        <w:t xml:space="preserve"> </w:t>
      </w:r>
      <w:r w:rsidRPr="002A40DE">
        <w:rPr>
          <w:rStyle w:val="affffc"/>
          <w:rFonts w:hint="eastAsia"/>
          <w:spacing w:val="0"/>
          <w:rtl/>
        </w:rPr>
        <w:t>ר</w:t>
      </w:r>
      <w:r w:rsidR="00103925" w:rsidRPr="002A40DE">
        <w:rPr>
          <w:rStyle w:val="affffc"/>
          <w:rFonts w:hint="cs"/>
          <w:spacing w:val="0"/>
          <w:rtl/>
        </w:rPr>
        <w:t>שב''נ</w:t>
      </w:r>
      <w:r w:rsidRPr="002A40DE">
        <w:rPr>
          <w:rStyle w:val="affffc"/>
          <w:spacing w:val="0"/>
          <w:rtl/>
        </w:rPr>
        <w:t xml:space="preserve">: </w:t>
      </w:r>
      <w:r w:rsidRPr="002A40DE">
        <w:rPr>
          <w:rFonts w:hint="eastAsia"/>
          <w:spacing w:val="0"/>
          <w:rtl/>
        </w:rPr>
        <w:t>בפריכה</w:t>
      </w:r>
      <w:r w:rsidRPr="002A40DE">
        <w:rPr>
          <w:spacing w:val="0"/>
          <w:rtl/>
        </w:rPr>
        <w:t>.</w:t>
      </w:r>
    </w:p>
    <w:p w14:paraId="520324C3" w14:textId="5BF865DC" w:rsidR="00F07A5B" w:rsidRPr="00F07A5B" w:rsidRDefault="00103925" w:rsidP="0010392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73FFC713" w14:textId="77777777" w:rsidR="008920A1" w:rsidRDefault="00B93B58" w:rsidP="00B93B58">
      <w:pPr>
        <w:rPr>
          <w:rStyle w:val="affff8"/>
          <w:rtl/>
        </w:rPr>
      </w:pPr>
      <w:r w:rsidRPr="0063694C">
        <w:rPr>
          <w:rStyle w:val="affff8"/>
          <w:rFonts w:hint="cs"/>
          <w:rtl/>
        </w:rPr>
        <w:t>'וימררו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חייהם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בעבודה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קשה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בחומר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ובלבנים</w:t>
      </w:r>
    </w:p>
    <w:p w14:paraId="1E4E4855" w14:textId="4CBFC545" w:rsidR="00B93B58" w:rsidRPr="006F178A" w:rsidRDefault="00103925" w:rsidP="008920A1">
      <w:pPr>
        <w:spacing w:after="120"/>
        <w:rPr>
          <w:rtl/>
        </w:rPr>
      </w:pPr>
      <w:r>
        <w:rPr>
          <w:rStyle w:val="affff8"/>
          <w:rFonts w:hint="cs"/>
          <w:rtl/>
        </w:rPr>
        <w:t>-</w:t>
      </w:r>
      <w:r w:rsidR="00B93B58" w:rsidRPr="0063694C">
        <w:rPr>
          <w:rStyle w:val="affff8"/>
          <w:rtl/>
        </w:rPr>
        <w:t xml:space="preserve"> </w:t>
      </w:r>
      <w:r w:rsidR="00B93B58" w:rsidRPr="006F178A">
        <w:rPr>
          <w:rFonts w:hint="cs"/>
          <w:rtl/>
        </w:rPr>
        <w:t>בתחילה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בחומר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ובלבנים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ולבסוף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ובכל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עבודה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בשדה</w:t>
      </w:r>
      <w:r w:rsidR="00B93B58" w:rsidRPr="006F178A">
        <w:rPr>
          <w:rtl/>
        </w:rPr>
        <w:t>.</w:t>
      </w:r>
    </w:p>
    <w:p w14:paraId="3C39A146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יא:</w:t>
      </w:r>
    </w:p>
    <w:p w14:paraId="4DFAE6C8" w14:textId="40470CA5" w:rsidR="00F07A5B" w:rsidRPr="00F07A5B" w:rsidRDefault="00103925" w:rsidP="0010392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מרי''ו</w:t>
      </w:r>
      <w:r w:rsidR="00F07A5B" w:rsidRPr="00F07A5B">
        <w:rPr>
          <w:rFonts w:hint="cs"/>
          <w:rtl/>
        </w:rPr>
        <w:t>:</w:t>
      </w:r>
    </w:p>
    <w:p w14:paraId="21528846" w14:textId="77777777" w:rsidR="008920A1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עבודתם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עבדו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בהם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בפרך'</w:t>
      </w:r>
      <w:r w:rsidRPr="003625F4">
        <w:rPr>
          <w:rStyle w:val="affff8"/>
          <w:rtl/>
        </w:rPr>
        <w:t xml:space="preserve"> </w:t>
      </w:r>
    </w:p>
    <w:p w14:paraId="09ECBD58" w14:textId="7F23F3F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מחליפין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ומלאכת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לאנשים</w:t>
      </w:r>
      <w:r w:rsidRPr="006F178A">
        <w:rPr>
          <w:rtl/>
        </w:rPr>
        <w:t>.</w:t>
      </w:r>
    </w:p>
    <w:p w14:paraId="5A289450" w14:textId="5EC2A01E" w:rsidR="00B93B58" w:rsidRPr="006F178A" w:rsidRDefault="00B93B58" w:rsidP="008920A1">
      <w:pPr>
        <w:spacing w:after="120"/>
        <w:rPr>
          <w:rtl/>
        </w:rPr>
      </w:pPr>
      <w:r w:rsidRPr="00103925">
        <w:rPr>
          <w:rStyle w:val="affffc"/>
          <w:rFonts w:hint="cs"/>
          <w:rtl/>
        </w:rPr>
        <w:t>ולמ</w:t>
      </w:r>
      <w:r w:rsidRPr="00103925">
        <w:rPr>
          <w:rStyle w:val="affffc"/>
          <w:rtl/>
        </w:rPr>
        <w:t>"</w:t>
      </w:r>
      <w:r w:rsidRPr="00103925">
        <w:rPr>
          <w:rStyle w:val="affffc"/>
          <w:rFonts w:hint="cs"/>
          <w:rtl/>
        </w:rPr>
        <w:t>ד</w:t>
      </w:r>
      <w:r w:rsidR="00103925">
        <w:rPr>
          <w:rStyle w:val="affffc"/>
          <w:rFonts w:hint="cs"/>
          <w:rtl/>
        </w:rPr>
        <w:t xml:space="preserve"> גם שם: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הכא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בפריכה</w:t>
      </w:r>
      <w:r w:rsidRPr="006F178A">
        <w:rPr>
          <w:rtl/>
        </w:rPr>
        <w:t>.</w:t>
      </w:r>
    </w:p>
    <w:p w14:paraId="66B4C224" w14:textId="68E07900" w:rsidR="00F07A5B" w:rsidRPr="00F07A5B" w:rsidRDefault="00B93B58" w:rsidP="0010392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עוירא</w:t>
      </w:r>
      <w:r w:rsidR="00F07A5B" w:rsidRPr="00F07A5B">
        <w:rPr>
          <w:rtl/>
        </w:rPr>
        <w:t>:</w:t>
      </w:r>
    </w:p>
    <w:p w14:paraId="61CE9581" w14:textId="2D746E35" w:rsidR="00B93B58" w:rsidRPr="002A40DE" w:rsidRDefault="00B93B58" w:rsidP="00B93B58">
      <w:pPr>
        <w:rPr>
          <w:spacing w:val="0"/>
          <w:rtl/>
        </w:rPr>
      </w:pPr>
      <w:r w:rsidRPr="006F178A">
        <w:rPr>
          <w:rFonts w:hint="cs"/>
          <w:rtl/>
        </w:rPr>
        <w:t>בשכר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צדקניות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נגאלו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ממצרים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שהולכות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לשאוב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דגים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בכדיהן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ושואבות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דגים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ושופתות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דגים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ומוליכות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ומרחיצות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ומאכילות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2A40DE">
        <w:rPr>
          <w:rFonts w:hint="cs"/>
          <w:spacing w:val="0"/>
          <w:rtl/>
        </w:rPr>
        <w:t>ונזקקות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להן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בין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שפתים</w:t>
      </w:r>
      <w:r w:rsidRPr="002A40DE">
        <w:rPr>
          <w:spacing w:val="0"/>
          <w:rtl/>
        </w:rPr>
        <w:t>,</w:t>
      </w:r>
      <w:r w:rsidRPr="002A40DE">
        <w:rPr>
          <w:rStyle w:val="affffc"/>
          <w:spacing w:val="0"/>
          <w:rtl/>
        </w:rPr>
        <w:t xml:space="preserve"> </w:t>
      </w:r>
      <w:r w:rsidRPr="002A40DE">
        <w:rPr>
          <w:rStyle w:val="affffc"/>
          <w:rFonts w:hint="cs"/>
          <w:spacing w:val="0"/>
          <w:rtl/>
        </w:rPr>
        <w:t>שנאמר</w:t>
      </w:r>
      <w:r w:rsidRPr="002A40DE">
        <w:rPr>
          <w:rStyle w:val="affffc"/>
          <w:spacing w:val="0"/>
          <w:rtl/>
        </w:rPr>
        <w:t xml:space="preserve">: </w:t>
      </w:r>
      <w:r w:rsidRPr="002A40DE">
        <w:rPr>
          <w:rStyle w:val="affff8"/>
          <w:rFonts w:hint="cs"/>
          <w:spacing w:val="0"/>
          <w:rtl/>
        </w:rPr>
        <w:t>'אם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תשכבון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בין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שפתים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וגו</w:t>
      </w:r>
      <w:r w:rsidRPr="002A40DE">
        <w:rPr>
          <w:rStyle w:val="affff8"/>
          <w:spacing w:val="0"/>
          <w:rtl/>
        </w:rPr>
        <w:t>',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בשכר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תשכבון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בין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שפתים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זכו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ישראל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לביזת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מצרים</w:t>
      </w:r>
      <w:r w:rsidRPr="002A40DE">
        <w:rPr>
          <w:spacing w:val="0"/>
          <w:rtl/>
        </w:rPr>
        <w:t xml:space="preserve">, </w:t>
      </w:r>
      <w:r w:rsidR="002A40DE" w:rsidRPr="002A40DE">
        <w:rPr>
          <w:rStyle w:val="affff8"/>
          <w:rFonts w:hint="cs"/>
          <w:spacing w:val="0"/>
          <w:rtl/>
        </w:rPr>
        <w:t>ד</w:t>
      </w:r>
      <w:r w:rsidRPr="002A40DE">
        <w:rPr>
          <w:rStyle w:val="affff8"/>
          <w:rFonts w:hint="cs"/>
          <w:spacing w:val="0"/>
          <w:rtl/>
        </w:rPr>
        <w:t>'כנפי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יונה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נחפה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בכסף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ואברותיה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בירקרק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חרוץ</w:t>
      </w:r>
      <w:r w:rsidRPr="002A40DE">
        <w:rPr>
          <w:rStyle w:val="affff8"/>
          <w:spacing w:val="0"/>
          <w:rtl/>
        </w:rPr>
        <w:t xml:space="preserve">, </w:t>
      </w:r>
      <w:r w:rsidRPr="002A40DE">
        <w:rPr>
          <w:rStyle w:val="affff8"/>
          <w:rFonts w:hint="cs"/>
          <w:spacing w:val="0"/>
          <w:rtl/>
        </w:rPr>
        <w:t>וכיון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שמתעברות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באות</w:t>
      </w:r>
      <w:r w:rsidRPr="002A40DE">
        <w:rPr>
          <w:rStyle w:val="affff8"/>
          <w:spacing w:val="0"/>
          <w:rtl/>
        </w:rPr>
        <w:t xml:space="preserve"> </w:t>
      </w:r>
      <w:r w:rsidRPr="002A40DE">
        <w:rPr>
          <w:rStyle w:val="affff8"/>
          <w:rFonts w:hint="cs"/>
          <w:spacing w:val="0"/>
          <w:rtl/>
        </w:rPr>
        <w:t>לבתיהם'</w:t>
      </w:r>
      <w:r w:rsidRPr="002A40DE">
        <w:rPr>
          <w:rStyle w:val="affff8"/>
          <w:spacing w:val="0"/>
          <w:rtl/>
        </w:rPr>
        <w:t>;</w:t>
      </w:r>
    </w:p>
    <w:p w14:paraId="4D4A6AE7" w14:textId="77777777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וכיון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שמגיע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זמן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מולדיהן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הולכות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ויולדות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בשדה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תחת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התפוח</w:t>
      </w:r>
      <w:r w:rsidRPr="00757D20">
        <w:rPr>
          <w:rtl/>
        </w:rPr>
        <w:t xml:space="preserve">, </w:t>
      </w:r>
      <w:r w:rsidRPr="00103925">
        <w:rPr>
          <w:rStyle w:val="affffc"/>
          <w:rFonts w:hint="cs"/>
          <w:rtl/>
        </w:rPr>
        <w:t>שנאמר</w:t>
      </w:r>
      <w:r w:rsidRPr="00103925">
        <w:rPr>
          <w:rStyle w:val="affffc"/>
          <w:rtl/>
        </w:rPr>
        <w:t>:</w:t>
      </w:r>
      <w:r w:rsidRPr="00103925">
        <w:rPr>
          <w:rStyle w:val="affffc"/>
          <w:rFonts w:hint="cs"/>
          <w:rtl/>
        </w:rPr>
        <w:t xml:space="preserve"> </w:t>
      </w:r>
      <w:r w:rsidRPr="003625F4">
        <w:rPr>
          <w:rStyle w:val="affff8"/>
          <w:rFonts w:hint="cs"/>
          <w:rtl/>
        </w:rPr>
        <w:t>'תחת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התפוח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עוררתיך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',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והקב</w:t>
      </w:r>
      <w:r w:rsidRPr="00757D20">
        <w:rPr>
          <w:rtl/>
        </w:rPr>
        <w:t>"</w:t>
      </w:r>
      <w:r w:rsidRPr="00757D20">
        <w:rPr>
          <w:rFonts w:hint="cs"/>
          <w:rtl/>
        </w:rPr>
        <w:t>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שולח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משמי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מרום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שמנקיר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ומשפיר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אותן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כחיה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זו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שמשפרת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הולד</w:t>
      </w:r>
      <w:r w:rsidRPr="00757D20">
        <w:rPr>
          <w:rtl/>
        </w:rPr>
        <w:t>,</w:t>
      </w:r>
      <w:r w:rsidRPr="00103925">
        <w:rPr>
          <w:rStyle w:val="affffc"/>
          <w:rtl/>
        </w:rPr>
        <w:t xml:space="preserve"> </w:t>
      </w:r>
      <w:r w:rsidRPr="00103925">
        <w:rPr>
          <w:rStyle w:val="affffc"/>
          <w:rFonts w:hint="cs"/>
          <w:rtl/>
        </w:rPr>
        <w:t>שנאמר</w:t>
      </w:r>
      <w:r w:rsidRPr="00103925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'ומולדותיך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הולדת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כרת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שָׁרֵך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ובמים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רחצת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למשעי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',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ומלקט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להן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שני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עגולין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אחד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ואחד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דבש</w:t>
      </w:r>
      <w:r w:rsidRPr="00757D20">
        <w:rPr>
          <w:rtl/>
        </w:rPr>
        <w:t xml:space="preserve">, </w:t>
      </w:r>
      <w:r w:rsidRPr="00103925">
        <w:rPr>
          <w:rStyle w:val="affffc"/>
          <w:rFonts w:hint="cs"/>
          <w:rtl/>
        </w:rPr>
        <w:t>שנאמר</w:t>
      </w:r>
      <w:r w:rsidRPr="00103925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'ויניקהו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דבש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מסלע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ושמן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';</w:t>
      </w:r>
    </w:p>
    <w:p w14:paraId="3AF3EF1E" w14:textId="77777777" w:rsidR="00B93B58" w:rsidRPr="00103925" w:rsidRDefault="00B93B58" w:rsidP="00103925">
      <w:pPr>
        <w:rPr>
          <w:rtl/>
        </w:rPr>
      </w:pPr>
      <w:r w:rsidRPr="00103925">
        <w:rPr>
          <w:rFonts w:hint="cs"/>
          <w:rtl/>
        </w:rPr>
        <w:t>וכיון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שמכירין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בהן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מצרים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באין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להורגן</w:t>
      </w:r>
      <w:r w:rsidRPr="00103925">
        <w:rPr>
          <w:rtl/>
        </w:rPr>
        <w:t xml:space="preserve">, </w:t>
      </w:r>
      <w:r w:rsidRPr="00103925">
        <w:rPr>
          <w:rFonts w:hint="cs"/>
          <w:rtl/>
        </w:rPr>
        <w:t>ונעשה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להם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נס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ונבלעין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בקרקע</w:t>
      </w:r>
      <w:r w:rsidRPr="00103925">
        <w:rPr>
          <w:rtl/>
        </w:rPr>
        <w:t xml:space="preserve">, </w:t>
      </w:r>
      <w:r w:rsidRPr="00103925">
        <w:rPr>
          <w:rFonts w:hint="cs"/>
          <w:rtl/>
        </w:rPr>
        <w:t>ומביאין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שוורים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וחורשין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על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גבן</w:t>
      </w:r>
      <w:r w:rsidRPr="00103925">
        <w:rPr>
          <w:rtl/>
        </w:rPr>
        <w:t xml:space="preserve">, </w:t>
      </w:r>
      <w:r w:rsidRPr="00103925">
        <w:rPr>
          <w:rStyle w:val="affffc"/>
          <w:rFonts w:hint="cs"/>
          <w:rtl/>
        </w:rPr>
        <w:t>שנאמר</w:t>
      </w:r>
      <w:r w:rsidRPr="00103925">
        <w:rPr>
          <w:rStyle w:val="affffc"/>
          <w:rtl/>
        </w:rPr>
        <w:t>:</w:t>
      </w:r>
      <w:r w:rsidRPr="00103925">
        <w:rPr>
          <w:rtl/>
        </w:rPr>
        <w:t xml:space="preserve"> </w:t>
      </w:r>
      <w:r w:rsidRPr="00103925">
        <w:rPr>
          <w:rStyle w:val="affff8"/>
          <w:rFonts w:hint="cs"/>
          <w:rtl/>
        </w:rPr>
        <w:t>'על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גבי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חרשו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חורשים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וגו</w:t>
      </w:r>
      <w:r w:rsidRPr="00103925">
        <w:rPr>
          <w:rStyle w:val="affff8"/>
          <w:rtl/>
        </w:rPr>
        <w:t>',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לאחר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שהולכין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היו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מבצבצין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ויוצאין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כעשב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השדה</w:t>
      </w:r>
      <w:r w:rsidRPr="00103925">
        <w:rPr>
          <w:rtl/>
        </w:rPr>
        <w:t xml:space="preserve">, </w:t>
      </w:r>
      <w:r w:rsidRPr="00103925">
        <w:rPr>
          <w:rStyle w:val="affffc"/>
          <w:rFonts w:hint="cs"/>
          <w:rtl/>
        </w:rPr>
        <w:t>שנאמר</w:t>
      </w:r>
      <w:r w:rsidRPr="00103925">
        <w:rPr>
          <w:rStyle w:val="affffc"/>
          <w:rtl/>
        </w:rPr>
        <w:t>:</w:t>
      </w:r>
      <w:r w:rsidRPr="00103925">
        <w:rPr>
          <w:rtl/>
        </w:rPr>
        <w:t xml:space="preserve"> </w:t>
      </w:r>
      <w:r w:rsidRPr="00103925">
        <w:rPr>
          <w:rStyle w:val="affff8"/>
          <w:rFonts w:hint="cs"/>
          <w:rtl/>
        </w:rPr>
        <w:t>'רבבה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כצמח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השדה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נתתיך'</w:t>
      </w:r>
      <w:r w:rsidRPr="00103925">
        <w:rPr>
          <w:rStyle w:val="affff8"/>
          <w:rtl/>
        </w:rPr>
        <w:t>;</w:t>
      </w:r>
    </w:p>
    <w:p w14:paraId="02B33F4A" w14:textId="77777777" w:rsidR="008920A1" w:rsidRDefault="00B93B58" w:rsidP="00103925">
      <w:pPr>
        <w:rPr>
          <w:rStyle w:val="affffc"/>
          <w:rtl/>
        </w:rPr>
      </w:pPr>
      <w:r w:rsidRPr="00103925">
        <w:rPr>
          <w:rFonts w:hint="cs"/>
          <w:rtl/>
        </w:rPr>
        <w:t>וכיון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שמתגדלין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באין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עדרים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עדרים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לבתיהן</w:t>
      </w:r>
      <w:r w:rsidRPr="00103925">
        <w:rPr>
          <w:rtl/>
        </w:rPr>
        <w:t>,</w:t>
      </w:r>
      <w:r w:rsidRPr="00103925">
        <w:rPr>
          <w:rStyle w:val="affffc"/>
          <w:rtl/>
        </w:rPr>
        <w:t xml:space="preserve"> </w:t>
      </w:r>
    </w:p>
    <w:p w14:paraId="4422DA54" w14:textId="57EB8DFE" w:rsidR="008920A1" w:rsidRDefault="00B93B58" w:rsidP="00103925">
      <w:pPr>
        <w:rPr>
          <w:rtl/>
        </w:rPr>
      </w:pPr>
      <w:r w:rsidRPr="00103925">
        <w:rPr>
          <w:rStyle w:val="affffc"/>
          <w:rFonts w:hint="cs"/>
          <w:rtl/>
        </w:rPr>
        <w:t>שנ</w:t>
      </w:r>
      <w:r w:rsidR="008920A1">
        <w:rPr>
          <w:rStyle w:val="affffc"/>
          <w:rFonts w:hint="cs"/>
          <w:rtl/>
        </w:rPr>
        <w:t>א</w:t>
      </w:r>
      <w:r w:rsidRPr="00103925">
        <w:rPr>
          <w:rStyle w:val="affffc"/>
          <w:rtl/>
        </w:rPr>
        <w:t xml:space="preserve">: </w:t>
      </w:r>
      <w:r w:rsidRPr="00103925">
        <w:rPr>
          <w:rStyle w:val="affff8"/>
          <w:rFonts w:hint="cs"/>
          <w:rtl/>
        </w:rPr>
        <w:t>'ותרבי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ותגדלי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ותבואי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b/>
          <w:bCs/>
          <w:rtl/>
        </w:rPr>
        <w:t>בעדי</w:t>
      </w:r>
      <w:r w:rsidRPr="00103925">
        <w:rPr>
          <w:rStyle w:val="affff8"/>
          <w:b/>
          <w:bCs/>
          <w:rtl/>
        </w:rPr>
        <w:t xml:space="preserve"> </w:t>
      </w:r>
      <w:r w:rsidRPr="00103925">
        <w:rPr>
          <w:rStyle w:val="affff8"/>
          <w:rFonts w:hint="cs"/>
          <w:b/>
          <w:bCs/>
          <w:rtl/>
        </w:rPr>
        <w:t>עדים'</w:t>
      </w:r>
      <w:r w:rsidRPr="00103925">
        <w:rPr>
          <w:rStyle w:val="affff8"/>
          <w:rtl/>
        </w:rPr>
        <w:t xml:space="preserve">, </w:t>
      </w:r>
      <w:r w:rsidR="00103925" w:rsidRPr="00103925">
        <w:rPr>
          <w:rStyle w:val="affffc"/>
          <w:rFonts w:hint="cs"/>
          <w:rtl/>
        </w:rPr>
        <w:t>תקרי</w:t>
      </w:r>
      <w:r w:rsidRPr="00103925">
        <w:rPr>
          <w:rStyle w:val="affffc"/>
          <w:rtl/>
        </w:rPr>
        <w:t xml:space="preserve"> </w:t>
      </w:r>
      <w:r w:rsidRPr="00103925">
        <w:rPr>
          <w:rFonts w:hint="cs"/>
          <w:rtl/>
        </w:rPr>
        <w:t>בעדרי</w:t>
      </w:r>
      <w:r w:rsidRPr="00103925">
        <w:rPr>
          <w:rtl/>
        </w:rPr>
        <w:t xml:space="preserve"> </w:t>
      </w:r>
      <w:r w:rsidRPr="008920A1">
        <w:rPr>
          <w:rFonts w:hint="cs"/>
          <w:b/>
          <w:bCs/>
          <w:rtl/>
        </w:rPr>
        <w:t>עדרים</w:t>
      </w:r>
      <w:r w:rsidRPr="00103925">
        <w:rPr>
          <w:rtl/>
        </w:rPr>
        <w:t xml:space="preserve">, </w:t>
      </w:r>
    </w:p>
    <w:p w14:paraId="3B292B83" w14:textId="5541385E" w:rsidR="00B93B58" w:rsidRPr="00103925" w:rsidRDefault="00B93B58" w:rsidP="00103925">
      <w:pPr>
        <w:rPr>
          <w:rtl/>
        </w:rPr>
      </w:pPr>
      <w:r w:rsidRPr="00103925">
        <w:rPr>
          <w:rFonts w:hint="cs"/>
          <w:rtl/>
        </w:rPr>
        <w:t>וכשנגלה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הקב</w:t>
      </w:r>
      <w:r w:rsidRPr="00103925">
        <w:rPr>
          <w:rtl/>
        </w:rPr>
        <w:t>"</w:t>
      </w:r>
      <w:r w:rsidRPr="00103925">
        <w:rPr>
          <w:rFonts w:hint="cs"/>
          <w:rtl/>
        </w:rPr>
        <w:t>ה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על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הים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הם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הכירוהו</w:t>
      </w:r>
      <w:r w:rsidRPr="00103925">
        <w:rPr>
          <w:rtl/>
        </w:rPr>
        <w:t xml:space="preserve"> </w:t>
      </w:r>
      <w:r w:rsidRPr="00103925">
        <w:rPr>
          <w:rFonts w:hint="cs"/>
          <w:rtl/>
        </w:rPr>
        <w:t>תחלה</w:t>
      </w:r>
      <w:r w:rsidRPr="00103925">
        <w:rPr>
          <w:rtl/>
        </w:rPr>
        <w:t>,</w:t>
      </w:r>
      <w:r w:rsidRPr="00103925">
        <w:rPr>
          <w:rStyle w:val="affffc"/>
          <w:rtl/>
        </w:rPr>
        <w:t xml:space="preserve"> </w:t>
      </w:r>
      <w:r w:rsidR="008920A1">
        <w:rPr>
          <w:rStyle w:val="affff8"/>
          <w:rFonts w:hint="cs"/>
          <w:rtl/>
        </w:rPr>
        <w:t>- ד</w:t>
      </w:r>
      <w:r w:rsidRPr="00103925">
        <w:rPr>
          <w:rStyle w:val="affff8"/>
          <w:rFonts w:hint="cs"/>
          <w:rtl/>
        </w:rPr>
        <w:t>'זה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אלי</w:t>
      </w:r>
      <w:r w:rsidRPr="00103925">
        <w:rPr>
          <w:rStyle w:val="affff8"/>
          <w:rtl/>
        </w:rPr>
        <w:t xml:space="preserve"> </w:t>
      </w:r>
      <w:r w:rsidRPr="00103925">
        <w:rPr>
          <w:rStyle w:val="affff8"/>
          <w:rFonts w:hint="cs"/>
          <w:rtl/>
        </w:rPr>
        <w:t>ואנוהו'</w:t>
      </w:r>
      <w:r w:rsidRPr="00103925">
        <w:rPr>
          <w:rStyle w:val="affff8"/>
          <w:rtl/>
        </w:rPr>
        <w:t>.</w:t>
      </w:r>
    </w:p>
    <w:p w14:paraId="152FF369" w14:textId="77777777" w:rsidR="0099042A" w:rsidRDefault="00B93B58" w:rsidP="00103925">
      <w:pPr>
        <w:rPr>
          <w:rStyle w:val="affffc"/>
          <w:rtl/>
        </w:rPr>
      </w:pPr>
      <w:r w:rsidRPr="0099042A">
        <w:rPr>
          <w:rStyle w:val="affff8"/>
          <w:rtl/>
        </w:rPr>
        <w:lastRenderedPageBreak/>
        <w:t xml:space="preserve">'ויאמר </w:t>
      </w:r>
      <w:r w:rsidRPr="0099042A">
        <w:rPr>
          <w:rStyle w:val="affff8"/>
          <w:rFonts w:hint="eastAsia"/>
          <w:rtl/>
        </w:rPr>
        <w:t>מלך</w:t>
      </w:r>
      <w:r w:rsidRPr="0099042A">
        <w:rPr>
          <w:rStyle w:val="affff8"/>
          <w:rtl/>
        </w:rPr>
        <w:t xml:space="preserve"> </w:t>
      </w:r>
      <w:r w:rsidRPr="0099042A">
        <w:rPr>
          <w:rStyle w:val="affff8"/>
          <w:rFonts w:hint="eastAsia"/>
          <w:rtl/>
        </w:rPr>
        <w:t>מצרים</w:t>
      </w:r>
      <w:r w:rsidRPr="0099042A">
        <w:rPr>
          <w:rStyle w:val="affff8"/>
          <w:rtl/>
        </w:rPr>
        <w:t xml:space="preserve"> </w:t>
      </w:r>
      <w:r w:rsidRPr="0099042A">
        <w:rPr>
          <w:rStyle w:val="affff8"/>
          <w:rFonts w:hint="eastAsia"/>
          <w:rtl/>
        </w:rPr>
        <w:t>למילדות</w:t>
      </w:r>
      <w:r w:rsidRPr="0099042A">
        <w:rPr>
          <w:rStyle w:val="affff8"/>
          <w:rtl/>
        </w:rPr>
        <w:t xml:space="preserve"> </w:t>
      </w:r>
      <w:r w:rsidRPr="0099042A">
        <w:rPr>
          <w:rStyle w:val="affff8"/>
          <w:rFonts w:hint="eastAsia"/>
          <w:rtl/>
        </w:rPr>
        <w:t>העבריות</w:t>
      </w:r>
      <w:r w:rsidRPr="0099042A">
        <w:rPr>
          <w:rStyle w:val="affff8"/>
          <w:rtl/>
        </w:rPr>
        <w:t xml:space="preserve"> </w:t>
      </w:r>
      <w:r w:rsidRPr="0099042A">
        <w:rPr>
          <w:rStyle w:val="affff8"/>
          <w:rFonts w:hint="eastAsia"/>
          <w:rtl/>
        </w:rPr>
        <w:t>וגו</w:t>
      </w:r>
      <w:r w:rsidRPr="0099042A">
        <w:rPr>
          <w:rStyle w:val="affff8"/>
          <w:rtl/>
        </w:rPr>
        <w:t xml:space="preserve">' </w:t>
      </w:r>
    </w:p>
    <w:p w14:paraId="7D10AB2F" w14:textId="77777777" w:rsidR="00F07A5B" w:rsidRPr="00F07A5B" w:rsidRDefault="00B93B58" w:rsidP="002A40DE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ושמואל</w:t>
      </w:r>
      <w:r w:rsidR="00F07A5B" w:rsidRPr="00F07A5B">
        <w:rPr>
          <w:rtl/>
        </w:rPr>
        <w:t>:</w:t>
      </w:r>
    </w:p>
    <w:p w14:paraId="357723B9" w14:textId="3F88C595" w:rsidR="00B93B58" w:rsidRPr="00103925" w:rsidRDefault="0099042A" w:rsidP="00F567D8">
      <w:pPr>
        <w:spacing w:after="60"/>
        <w:rPr>
          <w:rtl/>
        </w:rPr>
      </w:pPr>
      <w:r>
        <w:rPr>
          <w:rStyle w:val="affffc"/>
          <w:rFonts w:hint="cs"/>
          <w:rtl/>
        </w:rPr>
        <w:t xml:space="preserve">אם </w:t>
      </w:r>
      <w:r w:rsidR="00B93B58" w:rsidRPr="00103925">
        <w:rPr>
          <w:rFonts w:hint="eastAsia"/>
          <w:rtl/>
        </w:rPr>
        <w:t>אשה</w:t>
      </w:r>
      <w:r w:rsidR="00B93B58" w:rsidRPr="00103925">
        <w:rPr>
          <w:rtl/>
        </w:rPr>
        <w:t xml:space="preserve"> </w:t>
      </w:r>
      <w:r w:rsidR="00B93B58" w:rsidRPr="00103925">
        <w:rPr>
          <w:rFonts w:hint="eastAsia"/>
          <w:rtl/>
        </w:rPr>
        <w:t>ובתה</w:t>
      </w:r>
      <w:r w:rsidR="00B93B58" w:rsidRPr="00103925">
        <w:rPr>
          <w:rtl/>
        </w:rPr>
        <w:t xml:space="preserve">, </w:t>
      </w:r>
      <w:r>
        <w:rPr>
          <w:rFonts w:hint="cs"/>
          <w:rtl/>
        </w:rPr>
        <w:t>יוכבד ומרים</w:t>
      </w:r>
      <w:r w:rsidR="00E8325F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Style w:val="affffc"/>
          <w:rFonts w:hint="cs"/>
          <w:rtl/>
        </w:rPr>
        <w:t>א</w:t>
      </w:r>
      <w:r w:rsidR="00B93B58" w:rsidRPr="0099042A">
        <w:rPr>
          <w:rStyle w:val="affffc"/>
          <w:rFonts w:hint="eastAsia"/>
          <w:rtl/>
        </w:rPr>
        <w:t>ו</w:t>
      </w:r>
      <w:r w:rsidR="00B93B58" w:rsidRPr="0099042A">
        <w:rPr>
          <w:rStyle w:val="affffc"/>
          <w:rtl/>
        </w:rPr>
        <w:t>:</w:t>
      </w:r>
      <w:r w:rsidR="00B93B58" w:rsidRPr="00103925">
        <w:rPr>
          <w:rtl/>
        </w:rPr>
        <w:t xml:space="preserve"> </w:t>
      </w:r>
      <w:r w:rsidR="00B93B58" w:rsidRPr="00103925">
        <w:rPr>
          <w:rFonts w:hint="eastAsia"/>
          <w:rtl/>
        </w:rPr>
        <w:t>כלה</w:t>
      </w:r>
      <w:r w:rsidR="00B93B58" w:rsidRPr="00103925">
        <w:rPr>
          <w:rtl/>
        </w:rPr>
        <w:t xml:space="preserve"> </w:t>
      </w:r>
      <w:r w:rsidR="00B93B58" w:rsidRPr="00103925">
        <w:rPr>
          <w:rFonts w:hint="eastAsia"/>
          <w:rtl/>
        </w:rPr>
        <w:t>וחמותה</w:t>
      </w:r>
      <w:r>
        <w:rPr>
          <w:rFonts w:hint="cs"/>
          <w:rtl/>
        </w:rPr>
        <w:t xml:space="preserve"> יוכבד ואלישבע</w:t>
      </w:r>
      <w:r w:rsidR="00B93B58" w:rsidRPr="00103925">
        <w:rPr>
          <w:rtl/>
        </w:rPr>
        <w:t>.</w:t>
      </w:r>
    </w:p>
    <w:p w14:paraId="47782F2B" w14:textId="77777777" w:rsidR="00F567D8" w:rsidRDefault="00B93B58" w:rsidP="00B93B58">
      <w:pPr>
        <w:rPr>
          <w:rtl/>
        </w:rPr>
      </w:pPr>
      <w:r w:rsidRPr="00F567D8">
        <w:rPr>
          <w:rStyle w:val="affffc"/>
          <w:rFonts w:hint="eastAsia"/>
          <w:rtl/>
        </w:rPr>
        <w:t>תניא</w:t>
      </w:r>
      <w:r w:rsidRPr="00F567D8">
        <w:rPr>
          <w:rStyle w:val="affffc"/>
          <w:rtl/>
        </w:rPr>
        <w:t xml:space="preserve"> </w:t>
      </w:r>
      <w:r w:rsidRPr="00F567D8">
        <w:rPr>
          <w:rStyle w:val="affffc"/>
          <w:rFonts w:hint="eastAsia"/>
          <w:rtl/>
        </w:rPr>
        <w:t>כמ</w:t>
      </w:r>
      <w:r w:rsidRPr="00F567D8">
        <w:rPr>
          <w:rStyle w:val="affffc"/>
          <w:rtl/>
        </w:rPr>
        <w:t>"</w:t>
      </w:r>
      <w:r w:rsidRPr="00F567D8">
        <w:rPr>
          <w:rStyle w:val="affffc"/>
          <w:rFonts w:hint="eastAsia"/>
          <w:rtl/>
        </w:rPr>
        <w:t>ד</w:t>
      </w:r>
      <w:r w:rsidRPr="00F567D8">
        <w:rPr>
          <w:rStyle w:val="affffc"/>
          <w:rtl/>
        </w:rPr>
        <w:t xml:space="preserve"> </w:t>
      </w:r>
      <w:r w:rsidRPr="00F567D8">
        <w:rPr>
          <w:rFonts w:hint="eastAsia"/>
          <w:rtl/>
        </w:rPr>
        <w:t>אשה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ובתה</w:t>
      </w:r>
      <w:r w:rsidRPr="00F567D8">
        <w:rPr>
          <w:rtl/>
        </w:rPr>
        <w:t xml:space="preserve">, </w:t>
      </w:r>
    </w:p>
    <w:p w14:paraId="3CDB7642" w14:textId="5BEECBD1" w:rsidR="00B93B58" w:rsidRPr="002A40DE" w:rsidRDefault="00B93B58" w:rsidP="00F567D8">
      <w:pPr>
        <w:rPr>
          <w:spacing w:val="0"/>
          <w:rtl/>
        </w:rPr>
      </w:pPr>
      <w:r w:rsidRPr="00E37E6F">
        <w:rPr>
          <w:rFonts w:cs="BA Vilna Bold" w:hint="eastAsia"/>
          <w:spacing w:val="0"/>
          <w:rtl/>
        </w:rPr>
        <w:t>שפרה</w:t>
      </w:r>
      <w:r w:rsidRPr="00E37E6F">
        <w:rPr>
          <w:rFonts w:cs="BA Vilna Bold"/>
          <w:spacing w:val="0"/>
          <w:rtl/>
        </w:rPr>
        <w:t xml:space="preserve"> </w:t>
      </w:r>
      <w:r w:rsidRPr="00E37E6F">
        <w:rPr>
          <w:rFonts w:cs="BA Vilna Bold" w:hint="eastAsia"/>
          <w:spacing w:val="0"/>
          <w:rtl/>
        </w:rPr>
        <w:t>זו</w:t>
      </w:r>
      <w:r w:rsidRPr="00E37E6F">
        <w:rPr>
          <w:rFonts w:cs="BA Vilna Bold"/>
          <w:spacing w:val="0"/>
          <w:rtl/>
        </w:rPr>
        <w:t xml:space="preserve"> </w:t>
      </w:r>
      <w:r w:rsidRPr="00E37E6F">
        <w:rPr>
          <w:rFonts w:cs="BA Vilna Bold" w:hint="eastAsia"/>
          <w:spacing w:val="0"/>
          <w:rtl/>
        </w:rPr>
        <w:t>יוכבד</w:t>
      </w:r>
      <w:r w:rsidRPr="00E37E6F">
        <w:rPr>
          <w:rFonts w:cs="BA Vilna Bold"/>
          <w:spacing w:val="0"/>
          <w:rtl/>
        </w:rPr>
        <w:t xml:space="preserve">, </w:t>
      </w:r>
      <w:r w:rsidR="00F567D8" w:rsidRPr="002A40DE">
        <w:rPr>
          <w:rFonts w:hint="cs"/>
          <w:spacing w:val="0"/>
          <w:rtl/>
        </w:rPr>
        <w:t>א.</w:t>
      </w:r>
      <w:r w:rsidRPr="002A40DE">
        <w:rPr>
          <w:spacing w:val="0"/>
          <w:rtl/>
        </w:rPr>
        <w:t xml:space="preserve"> </w:t>
      </w:r>
      <w:r w:rsidRPr="002A40DE">
        <w:rPr>
          <w:rFonts w:hint="eastAsia"/>
          <w:spacing w:val="0"/>
          <w:rtl/>
        </w:rPr>
        <w:t>שמשפרת</w:t>
      </w:r>
      <w:r w:rsidRPr="002A40DE">
        <w:rPr>
          <w:spacing w:val="0"/>
          <w:rtl/>
        </w:rPr>
        <w:t xml:space="preserve"> </w:t>
      </w:r>
      <w:r w:rsidRPr="002A40DE">
        <w:rPr>
          <w:rFonts w:hint="eastAsia"/>
          <w:spacing w:val="0"/>
          <w:rtl/>
        </w:rPr>
        <w:t>את</w:t>
      </w:r>
      <w:r w:rsidRPr="002A40DE">
        <w:rPr>
          <w:spacing w:val="0"/>
          <w:rtl/>
        </w:rPr>
        <w:t xml:space="preserve"> </w:t>
      </w:r>
      <w:r w:rsidRPr="002A40DE">
        <w:rPr>
          <w:rFonts w:hint="eastAsia"/>
          <w:spacing w:val="0"/>
          <w:rtl/>
        </w:rPr>
        <w:t>הולד</w:t>
      </w:r>
      <w:r w:rsidRPr="002A40DE">
        <w:rPr>
          <w:spacing w:val="0"/>
          <w:rtl/>
        </w:rPr>
        <w:t>;</w:t>
      </w:r>
      <w:r w:rsidR="00F567D8" w:rsidRPr="002A40DE">
        <w:rPr>
          <w:rFonts w:hint="cs"/>
          <w:spacing w:val="0"/>
          <w:rtl/>
        </w:rPr>
        <w:t xml:space="preserve"> ב. </w:t>
      </w:r>
      <w:r w:rsidRPr="002A40DE">
        <w:rPr>
          <w:rFonts w:hint="cs"/>
          <w:spacing w:val="0"/>
          <w:rtl/>
        </w:rPr>
        <w:t>שפרו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ורבו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ישראל</w:t>
      </w:r>
      <w:r w:rsidRPr="002A40DE">
        <w:rPr>
          <w:spacing w:val="0"/>
          <w:rtl/>
        </w:rPr>
        <w:t xml:space="preserve"> </w:t>
      </w:r>
      <w:r w:rsidRPr="002A40DE">
        <w:rPr>
          <w:rFonts w:hint="cs"/>
          <w:spacing w:val="0"/>
          <w:rtl/>
        </w:rPr>
        <w:t>בימיה</w:t>
      </w:r>
      <w:r w:rsidRPr="002A40DE">
        <w:rPr>
          <w:spacing w:val="0"/>
          <w:rtl/>
        </w:rPr>
        <w:t>.</w:t>
      </w:r>
    </w:p>
    <w:p w14:paraId="2B23F003" w14:textId="35A61DC7" w:rsidR="00B93B58" w:rsidRPr="00625DCC" w:rsidRDefault="00B93B58" w:rsidP="00F567D8">
      <w:pPr>
        <w:spacing w:after="60"/>
        <w:rPr>
          <w:spacing w:val="-8"/>
          <w:rtl/>
        </w:rPr>
      </w:pPr>
      <w:r w:rsidRPr="00E37E6F">
        <w:rPr>
          <w:rFonts w:cs="BA Vilna Bold" w:hint="cs"/>
          <w:rtl/>
        </w:rPr>
        <w:t>פועה</w:t>
      </w:r>
      <w:r w:rsidRPr="00E37E6F">
        <w:rPr>
          <w:rFonts w:cs="BA Vilna Bold"/>
          <w:rtl/>
        </w:rPr>
        <w:t xml:space="preserve"> - </w:t>
      </w:r>
      <w:r w:rsidRPr="00E37E6F">
        <w:rPr>
          <w:rFonts w:cs="BA Vilna Bold" w:hint="cs"/>
          <w:rtl/>
        </w:rPr>
        <w:t>זו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מרים</w:t>
      </w:r>
      <w:r w:rsidRPr="00E37E6F">
        <w:rPr>
          <w:rFonts w:cs="BA Vilna Bold"/>
          <w:rtl/>
        </w:rPr>
        <w:t>,</w:t>
      </w:r>
      <w:r w:rsidR="00F567D8">
        <w:rPr>
          <w:rFonts w:hint="cs"/>
          <w:rtl/>
        </w:rPr>
        <w:t xml:space="preserve"> </w:t>
      </w:r>
      <w:r w:rsidR="00F567D8" w:rsidRPr="00F567D8">
        <w:rPr>
          <w:rStyle w:val="affffc"/>
          <w:rFonts w:hint="cs"/>
          <w:rtl/>
        </w:rPr>
        <w:t>א.</w:t>
      </w:r>
      <w:r w:rsidRPr="00F567D8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שהיתה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פועה</w:t>
      </w:r>
      <w:r w:rsidR="00F567D8">
        <w:rPr>
          <w:rFonts w:hint="cs"/>
          <w:rtl/>
        </w:rPr>
        <w:t>. ב.</w:t>
      </w:r>
      <w:r w:rsidR="00F567D8" w:rsidRPr="00F567D8">
        <w:rPr>
          <w:rFonts w:hint="cs"/>
          <w:rtl/>
        </w:rPr>
        <w:t xml:space="preserve"> </w:t>
      </w:r>
      <w:r w:rsidRPr="00F567D8">
        <w:rPr>
          <w:rFonts w:hint="eastAsia"/>
          <w:rtl/>
        </w:rPr>
        <w:t>שהיתה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פועה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ברוח</w:t>
      </w:r>
      <w:r w:rsidR="00F567D8">
        <w:rPr>
          <w:rFonts w:hint="cs"/>
          <w:rtl/>
        </w:rPr>
        <w:t xml:space="preserve"> </w:t>
      </w:r>
      <w:r w:rsidRPr="00F567D8">
        <w:rPr>
          <w:rFonts w:hint="eastAsia"/>
          <w:rtl/>
        </w:rPr>
        <w:t>הקודש</w:t>
      </w:r>
      <w:r w:rsidRPr="00F567D8">
        <w:rPr>
          <w:rtl/>
        </w:rPr>
        <w:t xml:space="preserve">, </w:t>
      </w:r>
      <w:r w:rsidRPr="00F567D8">
        <w:rPr>
          <w:rFonts w:hint="eastAsia"/>
          <w:rtl/>
        </w:rPr>
        <w:t>ואומרת</w:t>
      </w:r>
      <w:r w:rsidRPr="00F567D8">
        <w:rPr>
          <w:rtl/>
        </w:rPr>
        <w:t xml:space="preserve">: </w:t>
      </w:r>
      <w:r w:rsidRPr="00F567D8">
        <w:rPr>
          <w:rFonts w:hint="eastAsia"/>
          <w:rtl/>
        </w:rPr>
        <w:t>עתידה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אמי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שתלד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בן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שמושיע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את</w:t>
      </w:r>
      <w:r w:rsidRPr="00F567D8">
        <w:rPr>
          <w:rtl/>
        </w:rPr>
        <w:t xml:space="preserve"> </w:t>
      </w:r>
      <w:r w:rsidRPr="00F567D8">
        <w:rPr>
          <w:rFonts w:hint="eastAsia"/>
          <w:rtl/>
        </w:rPr>
        <w:t>ישראל</w:t>
      </w:r>
      <w:r w:rsidRPr="00625DCC">
        <w:rPr>
          <w:spacing w:val="-8"/>
          <w:rtl/>
        </w:rPr>
        <w:t>.</w:t>
      </w:r>
    </w:p>
    <w:p w14:paraId="7F62629B" w14:textId="353F2A94" w:rsidR="00F07A5B" w:rsidRPr="00F07A5B" w:rsidRDefault="00F567D8" w:rsidP="00F567D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ר"ח</w:t>
      </w:r>
      <w:r w:rsidR="00F07A5B" w:rsidRPr="00F07A5B">
        <w:rPr>
          <w:rFonts w:hint="cs"/>
          <w:rtl/>
        </w:rPr>
        <w:t>:</w:t>
      </w:r>
    </w:p>
    <w:p w14:paraId="1BA3D737" w14:textId="038423E9" w:rsidR="00E8325F" w:rsidRDefault="00B93B58" w:rsidP="00F567D8">
      <w:pPr>
        <w:rPr>
          <w:rStyle w:val="affff8"/>
          <w:rtl/>
        </w:rPr>
      </w:pPr>
      <w:r w:rsidRPr="006F178A">
        <w:rPr>
          <w:rFonts w:hint="cs"/>
          <w:rtl/>
        </w:rPr>
        <w:t>ויאמר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'בילדכן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העבריות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 xml:space="preserve">' </w:t>
      </w:r>
    </w:p>
    <w:p w14:paraId="5EC8D2BC" w14:textId="33ECB9E2" w:rsidR="00B93B58" w:rsidRPr="006F178A" w:rsidRDefault="00B93B58" w:rsidP="00F567D8">
      <w:pPr>
        <w:rPr>
          <w:rtl/>
        </w:rPr>
      </w:pPr>
      <w:r w:rsidRPr="00E8325F">
        <w:rPr>
          <w:rFonts w:hint="cs"/>
          <w:spacing w:val="-2"/>
          <w:rtl/>
        </w:rPr>
        <w:t>סימן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גדול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מסר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להן</w:t>
      </w:r>
      <w:r w:rsidRPr="00E8325F">
        <w:rPr>
          <w:spacing w:val="-2"/>
          <w:rtl/>
        </w:rPr>
        <w:t xml:space="preserve">, </w:t>
      </w:r>
      <w:r w:rsidRPr="00E8325F">
        <w:rPr>
          <w:rFonts w:hint="cs"/>
          <w:spacing w:val="-2"/>
          <w:rtl/>
        </w:rPr>
        <w:t>בשעה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שכורעת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לילד</w:t>
      </w:r>
      <w:r w:rsidRPr="00E8325F">
        <w:rPr>
          <w:spacing w:val="-2"/>
          <w:rtl/>
        </w:rPr>
        <w:t xml:space="preserve">, </w:t>
      </w:r>
      <w:r w:rsidRPr="00E8325F">
        <w:rPr>
          <w:rFonts w:hint="cs"/>
          <w:spacing w:val="-2"/>
          <w:rtl/>
        </w:rPr>
        <w:t>יריכותיה</w:t>
      </w:r>
      <w:r w:rsidRPr="00E8325F">
        <w:rPr>
          <w:spacing w:val="-2"/>
          <w:rtl/>
        </w:rPr>
        <w:t xml:space="preserve"> </w:t>
      </w:r>
      <w:r w:rsidRPr="00E8325F">
        <w:rPr>
          <w:rFonts w:hint="cs"/>
          <w:spacing w:val="-2"/>
          <w:rtl/>
        </w:rPr>
        <w:t>מצטננות</w:t>
      </w:r>
      <w:r w:rsidRPr="00E8325F">
        <w:rPr>
          <w:spacing w:val="-2"/>
          <w:rtl/>
        </w:rPr>
        <w:t xml:space="preserve"> </w:t>
      </w:r>
      <w:r w:rsidRPr="00E37E6F">
        <w:rPr>
          <w:rFonts w:cs="BA Vilna Bold" w:hint="cs"/>
          <w:spacing w:val="-2"/>
          <w:rtl/>
        </w:rPr>
        <w:t>כאבנים</w:t>
      </w:r>
      <w:r w:rsidRPr="006F178A">
        <w:rPr>
          <w:rtl/>
        </w:rPr>
        <w:t>.</w:t>
      </w:r>
    </w:p>
    <w:p w14:paraId="1984B9B0" w14:textId="70E62C74" w:rsidR="00F07A5B" w:rsidRPr="00F07A5B" w:rsidRDefault="00E8325F" w:rsidP="00E8325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וא''ד</w:t>
      </w:r>
      <w:r w:rsidR="00F07A5B" w:rsidRPr="00F07A5B">
        <w:rPr>
          <w:rFonts w:hint="cs"/>
          <w:rtl/>
        </w:rPr>
        <w:t>:</w:t>
      </w:r>
    </w:p>
    <w:p w14:paraId="6C0CE923" w14:textId="7C6DC0A7" w:rsidR="00F567D8" w:rsidRPr="002E0FD4" w:rsidRDefault="00B93B58" w:rsidP="00B93B58">
      <w:pPr>
        <w:rPr>
          <w:rStyle w:val="affff8"/>
          <w:rtl/>
        </w:rPr>
      </w:pPr>
      <w:r w:rsidRPr="002E0FD4">
        <w:rPr>
          <w:rStyle w:val="affff8"/>
          <w:rFonts w:hint="cs"/>
          <w:rtl/>
        </w:rPr>
        <w:t>'וארד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בית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היוצר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והנה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הוא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עושה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מלאכה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על</w:t>
      </w:r>
      <w:r w:rsidRPr="002E0FD4">
        <w:rPr>
          <w:rStyle w:val="affff8"/>
          <w:rtl/>
        </w:rPr>
        <w:t xml:space="preserve"> </w:t>
      </w:r>
      <w:r w:rsidRPr="002E0FD4">
        <w:rPr>
          <w:rStyle w:val="affff8"/>
          <w:rFonts w:hint="cs"/>
          <w:rtl/>
        </w:rPr>
        <w:t>האבנים'</w:t>
      </w:r>
      <w:r w:rsidRPr="002E0FD4">
        <w:rPr>
          <w:rStyle w:val="affff8"/>
          <w:rtl/>
        </w:rPr>
        <w:t>,</w:t>
      </w:r>
    </w:p>
    <w:p w14:paraId="59496EB5" w14:textId="331EEA4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יוצר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וסדן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באמצע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והולד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באמצע</w:t>
      </w:r>
      <w:r w:rsidR="00F567D8">
        <w:rPr>
          <w:rFonts w:hint="cs"/>
          <w:rtl/>
        </w:rPr>
        <w:t>.</w:t>
      </w:r>
    </w:p>
    <w:p w14:paraId="50E26814" w14:textId="5A74BAB9" w:rsidR="00F07A5B" w:rsidRPr="00F07A5B" w:rsidRDefault="00F567D8" w:rsidP="00F567D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ר''ח</w:t>
      </w:r>
      <w:r w:rsidR="00F07A5B" w:rsidRPr="00F07A5B">
        <w:rPr>
          <w:rFonts w:hint="cs"/>
          <w:rtl/>
        </w:rPr>
        <w:t>:</w:t>
      </w:r>
    </w:p>
    <w:p w14:paraId="2523A3DC" w14:textId="13D44186" w:rsidR="00E8325F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'אם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והמתן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אותו'</w:t>
      </w:r>
      <w:r w:rsidRPr="003625F4">
        <w:rPr>
          <w:rStyle w:val="affff8"/>
          <w:rtl/>
        </w:rPr>
        <w:t xml:space="preserve"> </w:t>
      </w:r>
    </w:p>
    <w:p w14:paraId="7128EB9E" w14:textId="0FB4C62F" w:rsidR="00B93B58" w:rsidRPr="006F178A" w:rsidRDefault="00B93B58" w:rsidP="00E8325F">
      <w:pPr>
        <w:spacing w:after="60"/>
        <w:rPr>
          <w:rtl/>
        </w:rPr>
      </w:pPr>
      <w:r w:rsidRPr="006F178A">
        <w:rPr>
          <w:rFonts w:hint="cs"/>
          <w:rtl/>
        </w:rPr>
        <w:t>סימן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>.</w:t>
      </w:r>
    </w:p>
    <w:p w14:paraId="09D6A305" w14:textId="1DE72BC9" w:rsidR="00F07A5B" w:rsidRPr="00F07A5B" w:rsidRDefault="00F07A5B" w:rsidP="00F567D8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9E412BF" w14:textId="18BF9C29" w:rsidR="00B93B58" w:rsidRPr="006F178A" w:rsidRDefault="00B93B58" w:rsidP="00E8325F">
      <w:pPr>
        <w:spacing w:after="60"/>
        <w:rPr>
          <w:rtl/>
        </w:rPr>
      </w:pPr>
      <w:r w:rsidRPr="003625F4">
        <w:rPr>
          <w:rStyle w:val="affff8"/>
          <w:rFonts w:hint="cs"/>
          <w:rtl/>
        </w:rPr>
        <w:t>'ותיראן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המילדות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האלהים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עשו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דבר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אליהן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ולא להן -מלמד שתבען לדבר עבירה ולא נתבעו</w:t>
      </w:r>
    </w:p>
    <w:p w14:paraId="3B5CCBBF" w14:textId="1397B315" w:rsidR="00F07A5B" w:rsidRPr="00F07A5B" w:rsidRDefault="00F07A5B" w:rsidP="00F567D8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3C0A60AD" w14:textId="0A38AD4B" w:rsidR="006B1609" w:rsidRDefault="00B93B58" w:rsidP="00B93B58">
      <w:pPr>
        <w:rPr>
          <w:rStyle w:val="affffc"/>
          <w:rtl/>
        </w:rPr>
      </w:pPr>
      <w:r w:rsidRPr="003625F4">
        <w:rPr>
          <w:rStyle w:val="affff8"/>
          <w:rFonts w:hint="cs"/>
          <w:rtl/>
        </w:rPr>
        <w:t>'ותחיין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הילדים'</w:t>
      </w:r>
      <w:r w:rsidRPr="003625F4">
        <w:rPr>
          <w:rStyle w:val="affff8"/>
          <w:rtl/>
        </w:rPr>
        <w:t xml:space="preserve"> </w:t>
      </w:r>
    </w:p>
    <w:p w14:paraId="7E88A18E" w14:textId="6A723FE7" w:rsidR="00F567D8" w:rsidRPr="006B1609" w:rsidRDefault="00B93B58" w:rsidP="00E8325F">
      <w:pPr>
        <w:spacing w:after="60"/>
        <w:rPr>
          <w:spacing w:val="2"/>
          <w:rtl/>
        </w:rPr>
      </w:pPr>
      <w:r w:rsidRPr="006B1609">
        <w:rPr>
          <w:rStyle w:val="affffc"/>
          <w:rFonts w:hint="cs"/>
          <w:spacing w:val="2"/>
          <w:rtl/>
        </w:rPr>
        <w:t>תנא</w:t>
      </w:r>
      <w:r w:rsidRPr="006B1609">
        <w:rPr>
          <w:rStyle w:val="affffc"/>
          <w:spacing w:val="2"/>
          <w:rtl/>
        </w:rPr>
        <w:t>: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לא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דיין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שלא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המיתו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אותן</w:t>
      </w:r>
      <w:r w:rsidRPr="006B1609">
        <w:rPr>
          <w:spacing w:val="2"/>
          <w:rtl/>
        </w:rPr>
        <w:t xml:space="preserve">, </w:t>
      </w:r>
      <w:r w:rsidRPr="006B1609">
        <w:rPr>
          <w:rFonts w:hint="cs"/>
          <w:spacing w:val="2"/>
          <w:rtl/>
        </w:rPr>
        <w:t>אלא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שהיו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מספיקות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להם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מים</w:t>
      </w:r>
      <w:r w:rsidRPr="006B1609">
        <w:rPr>
          <w:spacing w:val="2"/>
          <w:rtl/>
        </w:rPr>
        <w:t xml:space="preserve"> </w:t>
      </w:r>
      <w:r w:rsidRPr="006B1609">
        <w:rPr>
          <w:rFonts w:hint="cs"/>
          <w:spacing w:val="2"/>
          <w:rtl/>
        </w:rPr>
        <w:t>ומזון</w:t>
      </w:r>
      <w:r w:rsidRPr="006B1609">
        <w:rPr>
          <w:spacing w:val="2"/>
          <w:rtl/>
        </w:rPr>
        <w:t xml:space="preserve">: </w:t>
      </w:r>
    </w:p>
    <w:p w14:paraId="3210AF2D" w14:textId="3867FC30" w:rsidR="00F07A5B" w:rsidRPr="00F07A5B" w:rsidRDefault="00F07A5B" w:rsidP="006B1609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7AA8EF60" w14:textId="72012C62" w:rsidR="00F567D8" w:rsidRDefault="00B93B58" w:rsidP="00B93B58">
      <w:pPr>
        <w:rPr>
          <w:rtl/>
        </w:rPr>
      </w:pPr>
      <w:r w:rsidRPr="00F567D8">
        <w:rPr>
          <w:rStyle w:val="affff8"/>
          <w:rFonts w:hint="cs"/>
          <w:rtl/>
        </w:rPr>
        <w:t>ותאמרן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cs"/>
          <w:rtl/>
        </w:rPr>
        <w:t>המילדות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cs"/>
          <w:rtl/>
        </w:rPr>
        <w:t>אל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cs"/>
          <w:rtl/>
        </w:rPr>
        <w:t>פרעה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eastAsia"/>
          <w:rtl/>
        </w:rPr>
        <w:t>כי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eastAsia"/>
          <w:rtl/>
        </w:rPr>
        <w:t>לא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eastAsia"/>
          <w:rtl/>
        </w:rPr>
        <w:t>כנשים</w:t>
      </w:r>
      <w:r w:rsidRPr="00F567D8">
        <w:rPr>
          <w:rStyle w:val="affff8"/>
          <w:rtl/>
        </w:rPr>
        <w:t xml:space="preserve"> </w:t>
      </w:r>
      <w:r w:rsidRPr="00F567D8">
        <w:rPr>
          <w:rStyle w:val="affff8"/>
          <w:rFonts w:hint="eastAsia"/>
          <w:rtl/>
        </w:rPr>
        <w:t>וגו</w:t>
      </w:r>
      <w:r w:rsidRPr="00F567D8">
        <w:rPr>
          <w:rStyle w:val="affff8"/>
          <w:rtl/>
        </w:rPr>
        <w:t>'</w:t>
      </w:r>
      <w:r w:rsidRPr="00D454EC">
        <w:rPr>
          <w:rtl/>
        </w:rPr>
        <w:t xml:space="preserve"> </w:t>
      </w:r>
      <w:r w:rsidRPr="0059138D">
        <w:rPr>
          <w:rFonts w:cs="BA Vilna Bold" w:hint="eastAsia"/>
          <w:rtl/>
        </w:rPr>
        <w:t>חיות</w:t>
      </w:r>
      <w:r w:rsidRPr="00D454EC">
        <w:rPr>
          <w:rtl/>
        </w:rPr>
        <w:t>?</w:t>
      </w:r>
    </w:p>
    <w:p w14:paraId="4DAFF716" w14:textId="4577D0EC" w:rsidR="00B93B58" w:rsidRPr="006F178A" w:rsidRDefault="00B93B58" w:rsidP="00B93B58">
      <w:pPr>
        <w:rPr>
          <w:rtl/>
        </w:rPr>
      </w:pPr>
      <w:r w:rsidRPr="00F567D8">
        <w:rPr>
          <w:rStyle w:val="affffc"/>
          <w:rtl/>
        </w:rPr>
        <w:t xml:space="preserve">דאמרו </w:t>
      </w:r>
      <w:r w:rsidRPr="00F567D8">
        <w:rPr>
          <w:rStyle w:val="affffc"/>
          <w:rFonts w:hint="eastAsia"/>
          <w:rtl/>
        </w:rPr>
        <w:t>לו</w:t>
      </w:r>
      <w:r w:rsidRPr="00F567D8">
        <w:rPr>
          <w:rStyle w:val="affffc"/>
          <w:rtl/>
        </w:rPr>
        <w:t>: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אומה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זו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כחיה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נמשלה</w:t>
      </w:r>
      <w:r w:rsidRPr="00D454EC">
        <w:rPr>
          <w:rtl/>
        </w:rPr>
        <w:t xml:space="preserve">, </w:t>
      </w:r>
    </w:p>
    <w:p w14:paraId="6AFC81DD" w14:textId="77777777" w:rsidR="006B1609" w:rsidRDefault="00B93B58" w:rsidP="00B93B58">
      <w:pPr>
        <w:rPr>
          <w:rtl/>
        </w:rPr>
      </w:pPr>
      <w:r w:rsidRPr="00F567D8">
        <w:rPr>
          <w:rStyle w:val="affff8"/>
          <w:rFonts w:hint="cs"/>
          <w:rtl/>
        </w:rPr>
        <w:t>יהודה</w:t>
      </w:r>
      <w:r w:rsidRPr="00F567D8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גור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אריה</w:t>
      </w:r>
      <w:r w:rsidRPr="006F178A">
        <w:rPr>
          <w:rtl/>
        </w:rPr>
        <w:t xml:space="preserve">, </w:t>
      </w:r>
      <w:r w:rsidRPr="00F567D8">
        <w:rPr>
          <w:rStyle w:val="affff8"/>
          <w:rFonts w:hint="cs"/>
          <w:rtl/>
        </w:rPr>
        <w:t>דן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נחש</w:t>
      </w:r>
      <w:r w:rsidRPr="006F178A">
        <w:rPr>
          <w:rtl/>
        </w:rPr>
        <w:t xml:space="preserve">, </w:t>
      </w:r>
      <w:r w:rsidRPr="00F567D8">
        <w:rPr>
          <w:rStyle w:val="affff8"/>
          <w:rFonts w:hint="cs"/>
          <w:rtl/>
        </w:rPr>
        <w:t>נפתלי</w:t>
      </w:r>
      <w:r w:rsidRPr="00F567D8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שלוחה</w:t>
      </w:r>
      <w:r w:rsidRPr="006F178A">
        <w:rPr>
          <w:rtl/>
        </w:rPr>
        <w:t xml:space="preserve">, </w:t>
      </w:r>
      <w:r w:rsidRPr="00F567D8">
        <w:rPr>
          <w:rStyle w:val="affff8"/>
          <w:rFonts w:hint="cs"/>
          <w:rtl/>
        </w:rPr>
        <w:t>יששכר</w:t>
      </w:r>
      <w:r w:rsidRPr="00F567D8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חמור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גרם</w:t>
      </w:r>
      <w:r w:rsidRPr="006F178A">
        <w:rPr>
          <w:rtl/>
        </w:rPr>
        <w:t xml:space="preserve">, </w:t>
      </w:r>
      <w:r w:rsidRPr="00F567D8">
        <w:rPr>
          <w:rStyle w:val="affff8"/>
          <w:rFonts w:hint="cs"/>
          <w:rtl/>
        </w:rPr>
        <w:t>יוסף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בכור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שור</w:t>
      </w:r>
      <w:r w:rsidRPr="006F178A">
        <w:rPr>
          <w:rtl/>
        </w:rPr>
        <w:t xml:space="preserve">, </w:t>
      </w:r>
      <w:r w:rsidRPr="00F567D8">
        <w:rPr>
          <w:rStyle w:val="affff8"/>
          <w:rFonts w:hint="cs"/>
          <w:rtl/>
        </w:rPr>
        <w:t>בנימין</w:t>
      </w:r>
      <w:r w:rsidRPr="00F567D8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זאב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יטרף</w:t>
      </w:r>
      <w:r w:rsidRPr="006F178A">
        <w:rPr>
          <w:rtl/>
        </w:rPr>
        <w:t xml:space="preserve">, </w:t>
      </w:r>
    </w:p>
    <w:p w14:paraId="72A6EEB1" w14:textId="01F68FEF" w:rsidR="00B93B58" w:rsidRPr="006F178A" w:rsidRDefault="00B93B58" w:rsidP="006B1609">
      <w:pPr>
        <w:spacing w:after="60"/>
        <w:rPr>
          <w:rtl/>
        </w:rPr>
      </w:pPr>
      <w:r w:rsidRPr="006F178A">
        <w:rPr>
          <w:rFonts w:hint="cs"/>
          <w:rtl/>
        </w:rPr>
        <w:t>ואף מה שלא כתב בהם</w:t>
      </w:r>
      <w:r w:rsidRPr="003625F4">
        <w:rPr>
          <w:rStyle w:val="affff8"/>
          <w:rFonts w:hint="cs"/>
          <w:rtl/>
        </w:rPr>
        <w:t xml:space="preserve"> 'מה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אמך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לביא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אריות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רבצה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7C437DAB" w14:textId="4AB2286A" w:rsidR="002E0FD4" w:rsidRDefault="002E0FD4" w:rsidP="002E0FD4">
      <w:pPr>
        <w:pStyle w:val="36"/>
        <w:framePr w:wrap="notBeside"/>
        <w:rPr>
          <w:rStyle w:val="affff8"/>
          <w:rtl/>
        </w:rPr>
      </w:pPr>
      <w:r w:rsidRPr="002E0FD4">
        <w:rPr>
          <w:rFonts w:hint="eastAsia"/>
          <w:rtl/>
        </w:rPr>
        <w:t>רב</w:t>
      </w:r>
      <w:r w:rsidRPr="002E0FD4">
        <w:rPr>
          <w:rtl/>
        </w:rPr>
        <w:t xml:space="preserve"> </w:t>
      </w:r>
      <w:r w:rsidRPr="002E0FD4">
        <w:rPr>
          <w:rFonts w:hint="eastAsia"/>
          <w:rtl/>
        </w:rPr>
        <w:t>ושמואל</w:t>
      </w:r>
      <w:r w:rsidRPr="002E0FD4">
        <w:rPr>
          <w:rtl/>
        </w:rPr>
        <w:t>:</w:t>
      </w:r>
    </w:p>
    <w:p w14:paraId="1287169E" w14:textId="39B8E3A2" w:rsidR="006B1609" w:rsidRDefault="002E0FD4" w:rsidP="00B93B58">
      <w:pPr>
        <w:rPr>
          <w:rStyle w:val="affff8"/>
          <w:rtl/>
        </w:rPr>
      </w:pPr>
      <w:r>
        <w:rPr>
          <w:rStyle w:val="affff8"/>
          <w:rFonts w:hint="cs"/>
          <w:rtl/>
        </w:rPr>
        <w:t>'</w:t>
      </w:r>
      <w:r w:rsidR="00B93B58" w:rsidRPr="00D454EC">
        <w:rPr>
          <w:rStyle w:val="affff8"/>
          <w:rtl/>
        </w:rPr>
        <w:t xml:space="preserve">ויהי </w:t>
      </w:r>
      <w:r w:rsidR="00B93B58" w:rsidRPr="00D454EC">
        <w:rPr>
          <w:rStyle w:val="affff8"/>
          <w:rFonts w:hint="eastAsia"/>
          <w:rtl/>
        </w:rPr>
        <w:t>כי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יראו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המילדות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את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האלהים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ויעש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להם</w:t>
      </w:r>
      <w:r w:rsidR="00B93B58" w:rsidRPr="00D454EC">
        <w:rPr>
          <w:rStyle w:val="affff8"/>
          <w:rtl/>
        </w:rPr>
        <w:t xml:space="preserve"> </w:t>
      </w:r>
      <w:r w:rsidR="00B93B58" w:rsidRPr="00D454EC">
        <w:rPr>
          <w:rStyle w:val="affff8"/>
          <w:rFonts w:hint="eastAsia"/>
          <w:rtl/>
        </w:rPr>
        <w:t>בתים</w:t>
      </w:r>
      <w:r w:rsidR="00B93B58" w:rsidRPr="00D454EC">
        <w:rPr>
          <w:rStyle w:val="affff8"/>
          <w:rtl/>
        </w:rPr>
        <w:t>'</w:t>
      </w:r>
    </w:p>
    <w:p w14:paraId="3E901523" w14:textId="481E1559" w:rsidR="002E0FD4" w:rsidRDefault="002E0FD4" w:rsidP="002E0FD4">
      <w:pPr>
        <w:rPr>
          <w:rtl/>
        </w:rPr>
      </w:pPr>
      <w:r>
        <w:rPr>
          <w:rFonts w:hint="cs"/>
          <w:rtl/>
        </w:rPr>
        <w:t xml:space="preserve">אם </w:t>
      </w:r>
      <w:r w:rsidR="00B93B58" w:rsidRPr="00D454EC">
        <w:rPr>
          <w:rFonts w:hint="eastAsia"/>
          <w:rtl/>
        </w:rPr>
        <w:t>בתי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כהונה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ולויה</w:t>
      </w:r>
      <w:r w:rsidR="00B93B58" w:rsidRPr="00D454EC">
        <w:rPr>
          <w:rtl/>
        </w:rPr>
        <w:t xml:space="preserve">, </w:t>
      </w:r>
      <w:r w:rsidR="00B93B58" w:rsidRPr="006F178A">
        <w:rPr>
          <w:rFonts w:hint="cs"/>
          <w:rtl/>
        </w:rPr>
        <w:t>אהרן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ומשה</w:t>
      </w:r>
      <w:r w:rsidR="00B93B58" w:rsidRPr="006F178A">
        <w:rPr>
          <w:rtl/>
        </w:rPr>
        <w:t>;</w:t>
      </w:r>
      <w:r>
        <w:rPr>
          <w:rFonts w:hint="cs"/>
          <w:rtl/>
        </w:rPr>
        <w:t xml:space="preserve"> </w:t>
      </w:r>
      <w:r>
        <w:rPr>
          <w:rStyle w:val="affffc"/>
          <w:rFonts w:hint="cs"/>
          <w:rtl/>
        </w:rPr>
        <w:t xml:space="preserve">או </w:t>
      </w:r>
      <w:r w:rsidR="00B93B58" w:rsidRPr="002E0FD4">
        <w:rPr>
          <w:rtl/>
        </w:rPr>
        <w:t xml:space="preserve"> </w:t>
      </w:r>
      <w:r w:rsidR="00B93B58" w:rsidRPr="002E0FD4">
        <w:rPr>
          <w:rFonts w:hint="cs"/>
          <w:rtl/>
        </w:rPr>
        <w:t>בתי</w:t>
      </w:r>
      <w:r w:rsidR="00B93B58" w:rsidRPr="002E0FD4">
        <w:rPr>
          <w:rtl/>
        </w:rPr>
        <w:t xml:space="preserve"> </w:t>
      </w:r>
      <w:r w:rsidR="00B93B58" w:rsidRPr="002E0FD4">
        <w:rPr>
          <w:rFonts w:hint="cs"/>
          <w:rtl/>
        </w:rPr>
        <w:t>מלכות</w:t>
      </w:r>
      <w:r w:rsidR="00B93B58" w:rsidRPr="002E0FD4">
        <w:rPr>
          <w:rtl/>
        </w:rPr>
        <w:t>,</w:t>
      </w:r>
      <w:r w:rsidR="00B93B58" w:rsidRPr="006F178A">
        <w:rPr>
          <w:rtl/>
        </w:rPr>
        <w:t xml:space="preserve"> </w:t>
      </w:r>
    </w:p>
    <w:p w14:paraId="20CDDD25" w14:textId="1ABF0AF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דוד</w:t>
      </w:r>
      <w:r w:rsidRPr="006F178A">
        <w:rPr>
          <w:rtl/>
        </w:rPr>
        <w:t xml:space="preserve"> </w:t>
      </w:r>
      <w:r w:rsidR="002E0FD4">
        <w:rPr>
          <w:rFonts w:hint="cs"/>
          <w:rtl/>
        </w:rPr>
        <w:t xml:space="preserve">בא </w:t>
      </w:r>
      <w:r w:rsidRPr="006F178A">
        <w:rPr>
          <w:rFonts w:hint="cs"/>
          <w:rtl/>
        </w:rPr>
        <w:t xml:space="preserve">ממרים </w:t>
      </w:r>
      <w:r w:rsidRPr="003215F9">
        <w:rPr>
          <w:rStyle w:val="affff8"/>
          <w:rFonts w:hint="cs"/>
          <w:rtl/>
        </w:rPr>
        <w:t>ד'ויקח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כלב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אפרת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ותלד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חור'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B1609">
        <w:rPr>
          <w:rStyle w:val="affffc"/>
          <w:rFonts w:hint="cs"/>
          <w:rtl/>
        </w:rPr>
        <w:t>וכתיב</w:t>
      </w:r>
      <w:r w:rsidRPr="006B1609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'ודוד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אפרתי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14A99CC0" w14:textId="49559DD4" w:rsidR="00B93B58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56B45E0A" w14:textId="2812A93F" w:rsidR="00E8325F" w:rsidRPr="006F178A" w:rsidRDefault="00E8325F" w:rsidP="00E8325F">
      <w:pPr>
        <w:pStyle w:val="afff0"/>
        <w:framePr w:wrap="around"/>
      </w:pPr>
      <w:r>
        <w:rPr>
          <w:rFonts w:hint="cs"/>
          <w:rtl/>
        </w:rPr>
        <w:t>יב.</w:t>
      </w:r>
    </w:p>
    <w:p w14:paraId="10164F7C" w14:textId="7810DF23" w:rsidR="00F07A5B" w:rsidRPr="00F07A5B" w:rsidRDefault="00F07A5B" w:rsidP="00E37E6F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9EF3017" w14:textId="2DED9FC0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ו</w:t>
      </w:r>
      <w:bookmarkStart w:id="3" w:name="_Hlk132013316"/>
      <w:r w:rsidRPr="0063694C">
        <w:rPr>
          <w:rStyle w:val="affff8"/>
          <w:rFonts w:hint="cs"/>
          <w:rtl/>
        </w:rPr>
        <w:t>כלב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בן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 xml:space="preserve">חצרון וגו' </w:t>
      </w:r>
      <w:r w:rsidRPr="006F178A">
        <w:rPr>
          <w:rFonts w:hint="cs"/>
          <w:rtl/>
        </w:rPr>
        <w:t>- 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יפנה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- 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מעצת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מרגלים</w:t>
      </w:r>
      <w:r w:rsidRPr="006F178A">
        <w:rPr>
          <w:rtl/>
        </w:rPr>
        <w:t>.</w:t>
      </w:r>
    </w:p>
    <w:p w14:paraId="71D117FB" w14:textId="77777777" w:rsidR="00F730DC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 xml:space="preserve">והך </w:t>
      </w:r>
      <w:r w:rsidRPr="003215F9">
        <w:rPr>
          <w:rStyle w:val="affff8"/>
          <w:rFonts w:hint="cs"/>
          <w:rtl/>
        </w:rPr>
        <w:t>ד'וילכדה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עתניאל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קנז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אחי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 xml:space="preserve">כלב' </w:t>
      </w:r>
    </w:p>
    <w:p w14:paraId="27B6F651" w14:textId="7A001339" w:rsidR="00F07A5B" w:rsidRPr="00F07A5B" w:rsidRDefault="00B93B58" w:rsidP="00F730D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7814C0FD" w14:textId="42F40D8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חורגו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דקנז</w:t>
      </w:r>
      <w:r w:rsidRPr="006F178A">
        <w:rPr>
          <w:rtl/>
        </w:rPr>
        <w:t xml:space="preserve"> </w:t>
      </w:r>
      <w:r>
        <w:rPr>
          <w:rFonts w:hint="cs"/>
          <w:rtl/>
        </w:rPr>
        <w:t>היה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="00E37E6F">
        <w:rPr>
          <w:rFonts w:hint="cs"/>
          <w:rtl/>
        </w:rPr>
        <w:t>וכן מדוייק ד</w:t>
      </w:r>
      <w:r w:rsidRPr="003625F4">
        <w:rPr>
          <w:rStyle w:val="affff8"/>
          <w:rFonts w:hint="cs"/>
          <w:rtl/>
        </w:rPr>
        <w:t xml:space="preserve">'הקניזי' </w:t>
      </w:r>
      <w:r w:rsidRPr="006F178A">
        <w:rPr>
          <w:rFonts w:hint="cs"/>
          <w:rtl/>
        </w:rPr>
        <w:t>ש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מ </w:t>
      </w:r>
    </w:p>
    <w:p w14:paraId="4F3C938F" w14:textId="77777777" w:rsidR="00B93B58" w:rsidRPr="006F178A" w:rsidRDefault="00B93B58" w:rsidP="00F730DC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'עזובה</w:t>
      </w:r>
      <w:r w:rsidRPr="0063694C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עזבוה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מתחילתה</w:t>
      </w:r>
      <w:r w:rsidRPr="006F178A">
        <w:rPr>
          <w:rtl/>
        </w:rPr>
        <w:t>.</w:t>
      </w:r>
    </w:p>
    <w:p w14:paraId="706F05E1" w14:textId="28F6B06E" w:rsidR="00F07A5B" w:rsidRPr="00F07A5B" w:rsidRDefault="00F730DC" w:rsidP="00F730D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61F5B348" w14:textId="08E4E064" w:rsidR="00B93B58" w:rsidRPr="006F178A" w:rsidRDefault="00B93B58" w:rsidP="00E37E6F">
      <w:pPr>
        <w:rPr>
          <w:rtl/>
        </w:rPr>
      </w:pPr>
      <w:r w:rsidRPr="003625F4">
        <w:rPr>
          <w:rStyle w:val="affff8"/>
          <w:rFonts w:hint="cs"/>
          <w:rtl/>
        </w:rPr>
        <w:t xml:space="preserve">'הוליד' </w:t>
      </w:r>
      <w:r w:rsidRPr="006F178A">
        <w:rPr>
          <w:rFonts w:hint="cs"/>
          <w:rtl/>
        </w:rPr>
        <w:t>א</w:t>
      </w:r>
      <w:r w:rsidR="00E37E6F">
        <w:rPr>
          <w:rFonts w:hint="cs"/>
          <w:rtl/>
        </w:rPr>
        <w:t xml:space="preserve">ף דנשאה </w:t>
      </w:r>
      <w:r w:rsidR="00F730DC">
        <w:rPr>
          <w:rFonts w:hint="cs"/>
          <w:rtl/>
        </w:rPr>
        <w:t>ד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הנושא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="002E0FD4">
        <w:rPr>
          <w:rtl/>
        </w:rPr>
        <w:br/>
      </w:r>
      <w:r w:rsidRPr="006F178A">
        <w:rPr>
          <w:rtl/>
        </w:rPr>
        <w:t xml:space="preserve"> </w:t>
      </w:r>
      <w:r w:rsidR="002E0FD4">
        <w:rPr>
          <w:rtl/>
        </w:rPr>
        <w:tab/>
      </w:r>
      <w:r w:rsidR="002E0FD4">
        <w:rPr>
          <w:rtl/>
        </w:rPr>
        <w:tab/>
      </w:r>
      <w:r w:rsidR="002E0FD4">
        <w:rPr>
          <w:rtl/>
        </w:rPr>
        <w:tab/>
      </w:r>
      <w:r w:rsidR="002E0FD4">
        <w:rPr>
          <w:rtl/>
        </w:rPr>
        <w:tab/>
      </w:r>
      <w:r w:rsidRPr="006F178A">
        <w:rPr>
          <w:rFonts w:hint="cs"/>
          <w:rtl/>
        </w:rPr>
        <w:t>הכתוב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ילדה</w:t>
      </w:r>
      <w:r w:rsidRPr="006F178A">
        <w:rPr>
          <w:rtl/>
        </w:rPr>
        <w:t>.</w:t>
      </w:r>
    </w:p>
    <w:p w14:paraId="29EBC54C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'יריעות'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ליריעות</w:t>
      </w:r>
      <w:r w:rsidRPr="006F178A">
        <w:rPr>
          <w:rtl/>
        </w:rPr>
        <w:t>.</w:t>
      </w:r>
    </w:p>
    <w:p w14:paraId="54FCBCEA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'ואלה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בניה</w:t>
      </w:r>
      <w:r w:rsidRPr="0063694C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תקרי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בוניה</w:t>
      </w:r>
      <w:r w:rsidRPr="006F178A">
        <w:rPr>
          <w:rtl/>
        </w:rPr>
        <w:t>.</w:t>
      </w:r>
    </w:p>
    <w:p w14:paraId="7EE841B5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'ישר'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שישר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>;</w:t>
      </w:r>
    </w:p>
    <w:p w14:paraId="2F2DC1C1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'שובב'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ששיבב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יצרו</w:t>
      </w:r>
      <w:r w:rsidRPr="006F178A">
        <w:rPr>
          <w:rtl/>
        </w:rPr>
        <w:t>;</w:t>
      </w:r>
    </w:p>
    <w:p w14:paraId="096ECC7A" w14:textId="77777777" w:rsidR="00B93B58" w:rsidRPr="006F178A" w:rsidRDefault="00B93B58" w:rsidP="00F730DC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'וארדון'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שרדה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יצרו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  <w:r w:rsidRPr="00F730DC">
        <w:rPr>
          <w:rStyle w:val="affffc"/>
          <w:rtl/>
        </w:rPr>
        <w:tab/>
      </w:r>
      <w:r w:rsidRPr="00F730DC">
        <w:rPr>
          <w:rStyle w:val="affffc"/>
          <w:rFonts w:hint="cs"/>
          <w:rtl/>
        </w:rPr>
        <w:t>וא</w:t>
      </w:r>
      <w:r w:rsidRPr="00F730DC">
        <w:rPr>
          <w:rStyle w:val="affffc"/>
          <w:rtl/>
        </w:rPr>
        <w:t>"</w:t>
      </w:r>
      <w:r w:rsidRPr="00F730DC">
        <w:rPr>
          <w:rStyle w:val="affffc"/>
          <w:rFonts w:hint="cs"/>
          <w:rtl/>
        </w:rPr>
        <w:t>ד</w:t>
      </w:r>
      <w:r w:rsidRPr="00F730DC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לורד</w:t>
      </w:r>
      <w:r w:rsidRPr="006F178A">
        <w:rPr>
          <w:rtl/>
        </w:rPr>
        <w:t>.</w:t>
      </w:r>
    </w:p>
    <w:p w14:paraId="60E4F1AE" w14:textId="400F0FBE" w:rsidR="00F07A5B" w:rsidRPr="00F07A5B" w:rsidRDefault="00F07A5B" w:rsidP="00E5647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AA7231B" w14:textId="6E4179A7" w:rsidR="00B93B58" w:rsidRPr="00DB0C9C" w:rsidRDefault="00B93B58" w:rsidP="00B93B58">
      <w:pPr>
        <w:rPr>
          <w:spacing w:val="2"/>
          <w:rtl/>
        </w:rPr>
      </w:pPr>
      <w:r w:rsidRPr="00DB0C9C">
        <w:rPr>
          <w:rStyle w:val="affff8"/>
          <w:rFonts w:hint="cs"/>
          <w:spacing w:val="2"/>
          <w:rtl/>
        </w:rPr>
        <w:t>'ולאשחור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אבי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תקוע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אשחור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זה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כלב</w:t>
      </w:r>
      <w:r w:rsidRPr="00DB0C9C">
        <w:rPr>
          <w:spacing w:val="2"/>
          <w:rtl/>
        </w:rPr>
        <w:t xml:space="preserve">, </w:t>
      </w:r>
      <w:r w:rsidRPr="00DB0C9C">
        <w:rPr>
          <w:rFonts w:hint="cs"/>
          <w:spacing w:val="2"/>
          <w:rtl/>
        </w:rPr>
        <w:t>אלא שהושחרו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פניו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בתעניות</w:t>
      </w:r>
    </w:p>
    <w:p w14:paraId="78FACB40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'אבי'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שנעשה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כאב</w:t>
      </w:r>
      <w:r w:rsidRPr="006F178A">
        <w:rPr>
          <w:rtl/>
        </w:rPr>
        <w:t>;</w:t>
      </w:r>
    </w:p>
    <w:p w14:paraId="48544D9C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תקוע'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שתקע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לאביו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שבשמים</w:t>
      </w:r>
      <w:r w:rsidRPr="006F178A">
        <w:rPr>
          <w:rtl/>
        </w:rPr>
        <w:t>.</w:t>
      </w:r>
    </w:p>
    <w:p w14:paraId="65324125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נשים'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, </w:t>
      </w:r>
    </w:p>
    <w:p w14:paraId="53FA22B9" w14:textId="3305731F" w:rsidR="00B93B58" w:rsidRPr="006F178A" w:rsidRDefault="00B93B58" w:rsidP="00F730DC">
      <w:pPr>
        <w:spacing w:after="60"/>
        <w:rPr>
          <w:rtl/>
        </w:rPr>
      </w:pPr>
      <w:r w:rsidRPr="006F178A">
        <w:rPr>
          <w:rFonts w:hint="cs"/>
          <w:rtl/>
        </w:rPr>
        <w:t>חלאה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ונער</w:t>
      </w:r>
      <w:r>
        <w:rPr>
          <w:rFonts w:hint="cs"/>
          <w:rtl/>
        </w:rPr>
        <w:t>ה</w:t>
      </w:r>
      <w:r>
        <w:rPr>
          <w:rtl/>
        </w:rPr>
        <w:t>'</w:t>
      </w:r>
      <w:r w:rsidRPr="006F178A">
        <w:rPr>
          <w:rtl/>
        </w:rPr>
        <w:t xml:space="preserve"> </w:t>
      </w:r>
      <w:r w:rsidR="00E5647B">
        <w:rPr>
          <w:rFonts w:hint="cs"/>
          <w:rtl/>
        </w:rPr>
        <w:t xml:space="preserve">- </w:t>
      </w:r>
      <w:r w:rsidRPr="006F178A">
        <w:rPr>
          <w:rFonts w:hint="cs"/>
          <w:rtl/>
        </w:rPr>
        <w:t>בתחילה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נערה</w:t>
      </w:r>
      <w:r w:rsidRPr="006F178A">
        <w:rPr>
          <w:rtl/>
        </w:rPr>
        <w:t>.</w:t>
      </w:r>
    </w:p>
    <w:p w14:paraId="288D90B5" w14:textId="36849DFC" w:rsidR="00F07A5B" w:rsidRPr="00F07A5B" w:rsidRDefault="00F07A5B" w:rsidP="00F730DC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628F505F" w14:textId="4A187D59" w:rsidR="00F730DC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'ובני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חלאה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צרת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וצהר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ואתנן'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3E12FDD5" w14:textId="3246D61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צרת'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שנעשית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לחברותיה</w:t>
      </w:r>
      <w:r w:rsidRPr="006F178A">
        <w:rPr>
          <w:rtl/>
        </w:rPr>
        <w:t>;</w:t>
      </w:r>
    </w:p>
    <w:p w14:paraId="79A09A0F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'צהר'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כצהרים</w:t>
      </w:r>
      <w:r w:rsidRPr="006F178A">
        <w:rPr>
          <w:rtl/>
        </w:rPr>
        <w:t>;</w:t>
      </w:r>
    </w:p>
    <w:p w14:paraId="21432ECE" w14:textId="77777777" w:rsidR="00B93B58" w:rsidRPr="006F178A" w:rsidRDefault="00B93B58" w:rsidP="00F730DC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'אתנן'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מוליך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לאשתו</w:t>
      </w:r>
      <w:r w:rsidRPr="006F178A">
        <w:rPr>
          <w:rtl/>
        </w:rPr>
        <w:t>.</w:t>
      </w:r>
    </w:p>
    <w:p w14:paraId="2DD68EC7" w14:textId="77777777" w:rsidR="00F07A5B" w:rsidRPr="00F07A5B" w:rsidRDefault="00F730DC" w:rsidP="00F730D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אריב''ח</w:t>
      </w:r>
      <w:r w:rsidR="00F07A5B" w:rsidRPr="00F07A5B">
        <w:rPr>
          <w:rtl/>
        </w:rPr>
        <w:t>:</w:t>
      </w:r>
    </w:p>
    <w:p w14:paraId="29676A55" w14:textId="59F52D45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'ויצו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עמו</w:t>
      </w:r>
      <w:r w:rsidRPr="003625F4">
        <w:rPr>
          <w:rStyle w:val="affff8"/>
          <w:rtl/>
        </w:rPr>
        <w:t xml:space="preserve"> </w:t>
      </w:r>
      <w:r w:rsidR="00F730DC">
        <w:rPr>
          <w:rFonts w:hint="cs"/>
          <w:rtl/>
        </w:rPr>
        <w:t>-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</w:t>
      </w:r>
      <w:r w:rsidRPr="006F178A">
        <w:rPr>
          <w:rtl/>
        </w:rPr>
        <w:t>.</w:t>
      </w:r>
    </w:p>
    <w:p w14:paraId="1811B1B6" w14:textId="77777777" w:rsidR="00E5647B" w:rsidRDefault="00B93B58" w:rsidP="00E5647B">
      <w:pPr>
        <w:rPr>
          <w:rtl/>
        </w:rPr>
      </w:pPr>
      <w:r w:rsidRPr="00E37E6F">
        <w:rPr>
          <w:rFonts w:cs="BA Vilna Bold" w:hint="cs"/>
          <w:rtl/>
        </w:rPr>
        <w:t>שלש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גזירות</w:t>
      </w:r>
      <w:r w:rsidRPr="00E37E6F">
        <w:rPr>
          <w:rFonts w:cs="BA Vilna Bold"/>
          <w:rtl/>
        </w:rPr>
        <w:t xml:space="preserve"> </w:t>
      </w:r>
      <w:r w:rsidRPr="00E37E6F">
        <w:rPr>
          <w:rFonts w:cs="BA Vilna Bold" w:hint="cs"/>
          <w:rtl/>
        </w:rPr>
        <w:t>גזר</w:t>
      </w:r>
      <w:r w:rsidRPr="00E37E6F">
        <w:rPr>
          <w:rFonts w:cs="BA Vilna Bold"/>
          <w:rtl/>
        </w:rPr>
        <w:t xml:space="preserve">: </w:t>
      </w:r>
      <w:r w:rsidRPr="00E37E6F">
        <w:rPr>
          <w:rFonts w:cs="BA Vilna Bold" w:hint="cs"/>
          <w:rtl/>
        </w:rPr>
        <w:t>בתחילה</w:t>
      </w:r>
      <w:r w:rsidRPr="006F178A">
        <w:rPr>
          <w:rtl/>
        </w:rPr>
        <w:t xml:space="preserve"> </w:t>
      </w:r>
      <w:r w:rsidR="00E5647B">
        <w:rPr>
          <w:rFonts w:hint="cs"/>
          <w:rtl/>
        </w:rPr>
        <w:t xml:space="preserve"> </w:t>
      </w:r>
      <w:r w:rsidRPr="00E5647B">
        <w:rPr>
          <w:rStyle w:val="affff8"/>
          <w:rFonts w:hint="cs"/>
          <w:rtl/>
        </w:rPr>
        <w:t>אם</w:t>
      </w:r>
      <w:r w:rsidRPr="00E5647B">
        <w:rPr>
          <w:rStyle w:val="affff8"/>
          <w:rtl/>
        </w:rPr>
        <w:t xml:space="preserve"> </w:t>
      </w:r>
      <w:r w:rsidRPr="00E5647B">
        <w:rPr>
          <w:rStyle w:val="affff8"/>
          <w:rFonts w:hint="cs"/>
          <w:rtl/>
        </w:rPr>
        <w:t>בן</w:t>
      </w:r>
      <w:r w:rsidRPr="00E5647B">
        <w:rPr>
          <w:rStyle w:val="affff8"/>
          <w:rtl/>
        </w:rPr>
        <w:t xml:space="preserve"> </w:t>
      </w:r>
      <w:r w:rsidRPr="00E5647B">
        <w:rPr>
          <w:rStyle w:val="affff8"/>
          <w:rFonts w:hint="cs"/>
          <w:rtl/>
        </w:rPr>
        <w:t>הוא</w:t>
      </w:r>
      <w:r w:rsidRPr="00E5647B">
        <w:rPr>
          <w:rStyle w:val="affff8"/>
          <w:rtl/>
        </w:rPr>
        <w:t xml:space="preserve"> </w:t>
      </w:r>
      <w:r w:rsidRPr="00E5647B">
        <w:rPr>
          <w:rStyle w:val="affff8"/>
          <w:rFonts w:hint="cs"/>
          <w:rtl/>
        </w:rPr>
        <w:t>והמתן</w:t>
      </w:r>
      <w:r w:rsidRPr="00E5647B">
        <w:rPr>
          <w:rStyle w:val="affff8"/>
          <w:rtl/>
        </w:rPr>
        <w:t xml:space="preserve"> </w:t>
      </w:r>
      <w:r w:rsidRPr="00E5647B">
        <w:rPr>
          <w:rStyle w:val="affff8"/>
          <w:rFonts w:hint="cs"/>
          <w:rtl/>
        </w:rPr>
        <w:t>אותו</w:t>
      </w:r>
      <w:r w:rsidRPr="006F178A">
        <w:rPr>
          <w:rtl/>
        </w:rPr>
        <w:t xml:space="preserve">, </w:t>
      </w:r>
    </w:p>
    <w:p w14:paraId="7F66FC04" w14:textId="4465FFC3" w:rsidR="00B93B58" w:rsidRPr="006F178A" w:rsidRDefault="00B93B58" w:rsidP="00F730DC">
      <w:pPr>
        <w:spacing w:after="60"/>
        <w:rPr>
          <w:rtl/>
        </w:rPr>
      </w:pPr>
      <w:r w:rsidRPr="00E37E6F">
        <w:rPr>
          <w:rFonts w:cs="BA Vilna Bold" w:hint="cs"/>
          <w:rtl/>
        </w:rPr>
        <w:t>ולבסוף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הילוד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תשליכוהו</w:t>
      </w:r>
      <w:r w:rsidRPr="006F178A">
        <w:rPr>
          <w:rtl/>
        </w:rPr>
        <w:t xml:space="preserve">, </w:t>
      </w:r>
      <w:r w:rsidRPr="00E37E6F">
        <w:rPr>
          <w:rFonts w:cs="BA Vilna Bold" w:hint="cs"/>
          <w:rtl/>
        </w:rPr>
        <w:t>ולבסוף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</w:t>
      </w:r>
      <w:r w:rsidRPr="006F178A">
        <w:rPr>
          <w:rtl/>
        </w:rPr>
        <w:t>.</w:t>
      </w:r>
    </w:p>
    <w:p w14:paraId="230FFEED" w14:textId="687C21DE" w:rsidR="00F07A5B" w:rsidRPr="00F07A5B" w:rsidRDefault="00F730DC" w:rsidP="00F730D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ריב''ז</w:t>
      </w:r>
      <w:r w:rsidR="00F07A5B" w:rsidRPr="00F07A5B">
        <w:rPr>
          <w:rFonts w:hint="cs"/>
          <w:rtl/>
        </w:rPr>
        <w:t>:</w:t>
      </w:r>
    </w:p>
    <w:p w14:paraId="2CDF2E0D" w14:textId="1B30328D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מבית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לוי'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להיכן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שהלך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בעצת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>.</w:t>
      </w:r>
    </w:p>
    <w:p w14:paraId="08F6614C" w14:textId="3221A2F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עמרם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שגזר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הילוד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תשליכוהו</w:t>
      </w:r>
      <w:r w:rsidRPr="006F178A">
        <w:rPr>
          <w:rtl/>
        </w:rPr>
        <w:t xml:space="preserve">, </w:t>
      </w:r>
      <w:r w:rsidRPr="00F730DC">
        <w:rPr>
          <w:rStyle w:val="affffc"/>
          <w:rFonts w:hint="cs"/>
          <w:rtl/>
        </w:rPr>
        <w:t>אמר</w:t>
      </w:r>
      <w:r w:rsidRPr="00F730DC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לשוא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עמלין</w:t>
      </w:r>
      <w:r w:rsidRPr="006F178A">
        <w:rPr>
          <w:rtl/>
        </w:rPr>
        <w:t>!</w:t>
      </w:r>
    </w:p>
    <w:p w14:paraId="6EFF5967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וגירש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וגירשו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נשותיהן</w:t>
      </w:r>
      <w:r w:rsidRPr="006F178A">
        <w:rPr>
          <w:rtl/>
        </w:rPr>
        <w:t>.</w:t>
      </w:r>
    </w:p>
    <w:p w14:paraId="79EC7F55" w14:textId="77777777" w:rsidR="00E5647B" w:rsidRDefault="00F730DC" w:rsidP="00B93B58">
      <w:pPr>
        <w:rPr>
          <w:rtl/>
        </w:rPr>
      </w:pPr>
      <w:r>
        <w:rPr>
          <w:rStyle w:val="affffc"/>
          <w:rFonts w:hint="cs"/>
          <w:rtl/>
        </w:rPr>
        <w:t>א"ל</w:t>
      </w:r>
      <w:r w:rsidR="00B93B58" w:rsidRPr="00F730DC">
        <w:rPr>
          <w:rStyle w:val="affffc"/>
          <w:rtl/>
        </w:rPr>
        <w:t xml:space="preserve"> </w:t>
      </w:r>
      <w:r w:rsidR="00B93B58" w:rsidRPr="00F730DC">
        <w:rPr>
          <w:rStyle w:val="affffc"/>
          <w:rFonts w:hint="cs"/>
          <w:rtl/>
        </w:rPr>
        <w:t>בתו</w:t>
      </w:r>
      <w:r w:rsidR="00B93B58" w:rsidRPr="00F730DC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אבא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קשה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גזירתך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יותר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פרעה</w:t>
      </w:r>
      <w:r w:rsidR="00B93B58" w:rsidRPr="006F178A">
        <w:rPr>
          <w:rtl/>
        </w:rPr>
        <w:t xml:space="preserve">, </w:t>
      </w:r>
    </w:p>
    <w:p w14:paraId="5515B87B" w14:textId="649265F5" w:rsidR="00B93B58" w:rsidRPr="006F178A" w:rsidRDefault="00B93B58" w:rsidP="009B5681">
      <w:pPr>
        <w:ind w:left="226"/>
        <w:rPr>
          <w:rtl/>
        </w:rPr>
      </w:pPr>
      <w:r w:rsidRPr="006F178A">
        <w:rPr>
          <w:rFonts w:hint="cs"/>
          <w:rtl/>
        </w:rPr>
        <w:t>שפרעה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</w:t>
      </w:r>
      <w:r w:rsidRPr="006F178A">
        <w:rPr>
          <w:rtl/>
        </w:rPr>
        <w:t xml:space="preserve"> </w:t>
      </w:r>
      <w:r w:rsidR="00E5647B">
        <w:rPr>
          <w:rFonts w:hint="cs"/>
          <w:rtl/>
        </w:rPr>
        <w:t xml:space="preserve">רק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הזכרים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גזרת</w:t>
      </w:r>
      <w:r w:rsidRPr="006F178A">
        <w:rPr>
          <w:rtl/>
        </w:rPr>
        <w:t xml:space="preserve"> </w:t>
      </w:r>
      <w:r w:rsidR="009B5681">
        <w:rPr>
          <w:rFonts w:hint="cs"/>
          <w:rtl/>
        </w:rPr>
        <w:t xml:space="preserve">גם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הנקיבות</w:t>
      </w:r>
      <w:r w:rsidRPr="006F178A">
        <w:rPr>
          <w:rtl/>
        </w:rPr>
        <w:t>!</w:t>
      </w:r>
    </w:p>
    <w:p w14:paraId="3D532E76" w14:textId="279F6081" w:rsidR="00B93B58" w:rsidRPr="006F178A" w:rsidRDefault="00B93B58" w:rsidP="009B5681">
      <w:pPr>
        <w:ind w:left="226"/>
        <w:rPr>
          <w:rtl/>
        </w:rPr>
      </w:pP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</w:t>
      </w:r>
      <w:r w:rsidRPr="006F178A">
        <w:rPr>
          <w:rtl/>
        </w:rPr>
        <w:t xml:space="preserve"> </w:t>
      </w:r>
      <w:r w:rsidR="00E5647B">
        <w:rPr>
          <w:rFonts w:hint="cs"/>
          <w:rtl/>
        </w:rPr>
        <w:t xml:space="preserve">רק </w:t>
      </w:r>
      <w:r w:rsidRPr="006F178A">
        <w:rPr>
          <w:rFonts w:hint="cs"/>
          <w:rtl/>
        </w:rPr>
        <w:t>בעוה</w:t>
      </w:r>
      <w:r w:rsidRPr="006F178A">
        <w:rPr>
          <w:rtl/>
        </w:rPr>
        <w:t>"</w:t>
      </w:r>
      <w:r w:rsidRPr="006F178A">
        <w:rPr>
          <w:rFonts w:hint="cs"/>
          <w:rtl/>
        </w:rPr>
        <w:t>ז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בעוה</w:t>
      </w:r>
      <w:r w:rsidRPr="006F178A">
        <w:rPr>
          <w:rtl/>
        </w:rPr>
        <w:t>"</w:t>
      </w:r>
      <w:r w:rsidRPr="006F178A">
        <w:rPr>
          <w:rFonts w:hint="cs"/>
          <w:rtl/>
        </w:rPr>
        <w:t>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ולעוה</w:t>
      </w:r>
      <w:r w:rsidRPr="006F178A">
        <w:rPr>
          <w:rtl/>
        </w:rPr>
        <w:t>"</w:t>
      </w:r>
      <w:r w:rsidRPr="006F178A">
        <w:rPr>
          <w:rFonts w:hint="cs"/>
          <w:rtl/>
        </w:rPr>
        <w:t>ב</w:t>
      </w:r>
      <w:r w:rsidRPr="006F178A">
        <w:rPr>
          <w:rtl/>
        </w:rPr>
        <w:t>!</w:t>
      </w:r>
    </w:p>
    <w:p w14:paraId="3B2A2E4C" w14:textId="47EF440B" w:rsidR="00B93B58" w:rsidRPr="006F178A" w:rsidRDefault="00B93B58" w:rsidP="009B5681">
      <w:pPr>
        <w:ind w:left="226"/>
        <w:rPr>
          <w:rtl/>
        </w:rPr>
      </w:pP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הרשע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מתקיימת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גזירתו</w:t>
      </w:r>
      <w:r w:rsidR="00E5647B">
        <w:rPr>
          <w:rFonts w:hint="cs"/>
          <w:rtl/>
        </w:rPr>
        <w:t>.</w:t>
      </w:r>
    </w:p>
    <w:p w14:paraId="5C3EF3BF" w14:textId="6F305989" w:rsidR="00B93B58" w:rsidRPr="006F178A" w:rsidRDefault="00B93B58" w:rsidP="009B5681">
      <w:pPr>
        <w:ind w:left="226"/>
        <w:rPr>
          <w:rtl/>
        </w:rPr>
      </w:pP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צדיק</w:t>
      </w:r>
      <w:r w:rsidR="009B5681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גזירתך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מתקיימת</w:t>
      </w:r>
      <w:r w:rsidRPr="006F178A">
        <w:rPr>
          <w:rtl/>
        </w:rPr>
        <w:t xml:space="preserve">, </w:t>
      </w:r>
      <w:r w:rsidR="00E5647B">
        <w:rPr>
          <w:rStyle w:val="affffc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'ותגזר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ויקם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לך'</w:t>
      </w:r>
      <w:r w:rsidRPr="003625F4">
        <w:rPr>
          <w:rStyle w:val="affff8"/>
          <w:rtl/>
        </w:rPr>
        <w:t>!</w:t>
      </w:r>
    </w:p>
    <w:p w14:paraId="7619D3EE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והחזיר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והחזירו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נשותיהן</w:t>
      </w:r>
      <w:r w:rsidRPr="006F178A">
        <w:rPr>
          <w:rtl/>
        </w:rPr>
        <w:t>.</w:t>
      </w:r>
    </w:p>
    <w:p w14:paraId="7DCDEC16" w14:textId="23747610" w:rsidR="00F07A5B" w:rsidRPr="00F07A5B" w:rsidRDefault="00E5647B" w:rsidP="00E5647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ריב"ב</w:t>
      </w:r>
      <w:r w:rsidR="00F07A5B" w:rsidRPr="00F07A5B">
        <w:rPr>
          <w:rFonts w:hint="cs"/>
          <w:rtl/>
        </w:rPr>
        <w:t>:</w:t>
      </w:r>
    </w:p>
    <w:p w14:paraId="6A9415BB" w14:textId="37B38A50" w:rsidR="00B93B58" w:rsidRPr="006F178A" w:rsidRDefault="00E5647B" w:rsidP="00E5647B">
      <w:pPr>
        <w:rPr>
          <w:rtl/>
        </w:rPr>
      </w:pPr>
      <w:r>
        <w:rPr>
          <w:rStyle w:val="affff8"/>
          <w:rFonts w:hint="cs"/>
          <w:rtl/>
        </w:rPr>
        <w:t>ו</w:t>
      </w:r>
      <w:r w:rsidR="00B93B58" w:rsidRPr="00F730DC">
        <w:rPr>
          <w:rStyle w:val="affff8"/>
          <w:rFonts w:hint="cs"/>
          <w:rtl/>
        </w:rPr>
        <w:t>יקח</w:t>
      </w:r>
      <w:r w:rsidR="00B93B58" w:rsidRPr="00F730DC">
        <w:rPr>
          <w:rStyle w:val="affff8"/>
          <w:rtl/>
        </w:rPr>
        <w:t xml:space="preserve"> 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ויחזור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מיבעי</w:t>
      </w:r>
      <w:r>
        <w:rPr>
          <w:rFonts w:hint="cs"/>
          <w:rtl/>
        </w:rPr>
        <w:t xml:space="preserve"> - </w:t>
      </w:r>
      <w:r w:rsidR="00B93B58" w:rsidRPr="006F178A">
        <w:rPr>
          <w:rFonts w:hint="cs"/>
          <w:rtl/>
        </w:rPr>
        <w:t>שעשה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מעשה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ליקוחין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הושיבה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באפריון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ואהרן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ומרים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מרקדין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לפניה</w:t>
      </w:r>
      <w:r w:rsidR="00B93B58" w:rsidRPr="006F178A">
        <w:rPr>
          <w:rtl/>
        </w:rPr>
        <w:t xml:space="preserve"> </w:t>
      </w:r>
      <w:r w:rsidR="00B93B58" w:rsidRPr="00E5647B">
        <w:rPr>
          <w:rStyle w:val="affffc"/>
          <w:rFonts w:hint="cs"/>
          <w:rtl/>
        </w:rPr>
        <w:t>ומלאכי</w:t>
      </w:r>
      <w:r w:rsidR="00B93B58" w:rsidRPr="00E5647B">
        <w:rPr>
          <w:rStyle w:val="affffc"/>
          <w:rtl/>
        </w:rPr>
        <w:t xml:space="preserve"> </w:t>
      </w:r>
      <w:r w:rsidR="00B93B58" w:rsidRPr="00E5647B">
        <w:rPr>
          <w:rStyle w:val="affffc"/>
          <w:rFonts w:hint="cs"/>
          <w:rtl/>
        </w:rPr>
        <w:t>השרת</w:t>
      </w:r>
      <w:r w:rsidR="00B93B58" w:rsidRPr="00E5647B">
        <w:rPr>
          <w:rStyle w:val="affffc"/>
          <w:rtl/>
        </w:rPr>
        <w:t xml:space="preserve"> </w:t>
      </w:r>
      <w:r w:rsidR="00B93B58" w:rsidRPr="00E5647B">
        <w:rPr>
          <w:rStyle w:val="affffc"/>
          <w:rFonts w:hint="cs"/>
          <w:rtl/>
        </w:rPr>
        <w:t>אמרו</w:t>
      </w:r>
      <w:r w:rsidR="00B93B58" w:rsidRPr="00E5647B">
        <w:rPr>
          <w:rStyle w:val="affffc"/>
          <w:rtl/>
        </w:rPr>
        <w:t xml:space="preserve">: </w:t>
      </w:r>
      <w:r w:rsidR="00B93B58" w:rsidRPr="002F2973">
        <w:rPr>
          <w:rStyle w:val="affff8"/>
          <w:rFonts w:hint="cs"/>
          <w:rtl/>
        </w:rPr>
        <w:t>אם</w:t>
      </w:r>
      <w:r w:rsidR="00B93B58" w:rsidRPr="002F2973">
        <w:rPr>
          <w:rStyle w:val="affff8"/>
          <w:rtl/>
        </w:rPr>
        <w:t xml:space="preserve"> </w:t>
      </w:r>
      <w:r w:rsidR="00B93B58" w:rsidRPr="002F2973">
        <w:rPr>
          <w:rStyle w:val="affff8"/>
          <w:rFonts w:hint="cs"/>
          <w:rtl/>
        </w:rPr>
        <w:t>הבנים</w:t>
      </w:r>
      <w:r w:rsidR="00B93B58" w:rsidRPr="002F2973">
        <w:rPr>
          <w:rStyle w:val="affff8"/>
          <w:rtl/>
        </w:rPr>
        <w:t xml:space="preserve"> </w:t>
      </w:r>
      <w:r w:rsidR="00B93B58" w:rsidRPr="002F2973">
        <w:rPr>
          <w:rStyle w:val="affff8"/>
          <w:rFonts w:hint="cs"/>
          <w:rtl/>
        </w:rPr>
        <w:t>שמחה</w:t>
      </w:r>
      <w:r w:rsidR="00B93B58" w:rsidRPr="002F2973">
        <w:rPr>
          <w:rStyle w:val="affff8"/>
          <w:rtl/>
        </w:rPr>
        <w:t>'</w:t>
      </w:r>
      <w:r w:rsidR="00B93B58" w:rsidRPr="006F178A">
        <w:rPr>
          <w:rtl/>
        </w:rPr>
        <w:t>.</w:t>
      </w:r>
    </w:p>
    <w:p w14:paraId="4E2B28BE" w14:textId="77777777" w:rsidR="002F2973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בת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לוי'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אפשר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? </w:t>
      </w:r>
      <w:r w:rsidRPr="00F730DC">
        <w:rPr>
          <w:rStyle w:val="affffc"/>
          <w:rFonts w:hint="cs"/>
          <w:rtl/>
        </w:rPr>
        <w:t>דרחב</w:t>
      </w:r>
      <w:r w:rsidRPr="00F730DC">
        <w:rPr>
          <w:rStyle w:val="affffc"/>
          <w:rtl/>
        </w:rPr>
        <w:t>"</w:t>
      </w:r>
      <w:r w:rsidRPr="00F730DC">
        <w:rPr>
          <w:rStyle w:val="affffc"/>
          <w:rFonts w:hint="cs"/>
          <w:rtl/>
        </w:rPr>
        <w:t>ח: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יוכבד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שהורתה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ולידתה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החומות</w:t>
      </w:r>
      <w:r w:rsidRPr="006F178A">
        <w:rPr>
          <w:rtl/>
        </w:rPr>
        <w:t xml:space="preserve">, </w:t>
      </w:r>
    </w:p>
    <w:p w14:paraId="4E1291EE" w14:textId="585CFC67" w:rsidR="00B93B58" w:rsidRPr="006F178A" w:rsidRDefault="00E5647B" w:rsidP="00B93B58">
      <w:pPr>
        <w:rPr>
          <w:rtl/>
        </w:rPr>
      </w:pPr>
      <w:r>
        <w:rPr>
          <w:rStyle w:val="affffc"/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'אשר</w:t>
      </w:r>
      <w:r w:rsidR="00B93B58" w:rsidRPr="003625F4">
        <w:rPr>
          <w:rStyle w:val="affff8"/>
          <w:rtl/>
        </w:rPr>
        <w:t xml:space="preserve"> </w:t>
      </w:r>
      <w:r w:rsidR="00B93B58" w:rsidRPr="002F2973">
        <w:rPr>
          <w:rStyle w:val="affff8"/>
          <w:rFonts w:hint="cs"/>
          <w:b/>
          <w:bCs/>
          <w:rtl/>
        </w:rPr>
        <w:t>ילדה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אותה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ללוי</w:t>
      </w:r>
      <w:r w:rsidR="00B93B58" w:rsidRPr="003625F4">
        <w:rPr>
          <w:rStyle w:val="affff8"/>
          <w:rtl/>
        </w:rPr>
        <w:t xml:space="preserve"> </w:t>
      </w:r>
      <w:r w:rsidR="00B93B58" w:rsidRPr="002F2973">
        <w:rPr>
          <w:rStyle w:val="affff8"/>
          <w:rFonts w:hint="cs"/>
          <w:b/>
          <w:bCs/>
          <w:rtl/>
        </w:rPr>
        <w:t>במצרים'</w:t>
      </w:r>
      <w:r w:rsidR="00B93B58" w:rsidRPr="003625F4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הורתה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במצרים</w:t>
      </w:r>
      <w:r w:rsidR="00B93B58" w:rsidRPr="006F178A">
        <w:rPr>
          <w:rtl/>
        </w:rPr>
        <w:t>!</w:t>
      </w:r>
    </w:p>
    <w:p w14:paraId="3B9FCA04" w14:textId="0B2E88A9" w:rsidR="00F07A5B" w:rsidRPr="00F07A5B" w:rsidRDefault="00B93B58" w:rsidP="00F730DC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39753FFD" w14:textId="5FE6FDB4" w:rsidR="00B93B58" w:rsidRPr="006F178A" w:rsidRDefault="00B93B58" w:rsidP="00F730DC">
      <w:pPr>
        <w:spacing w:after="60"/>
        <w:rPr>
          <w:rtl/>
        </w:rPr>
      </w:pPr>
      <w:r w:rsidRPr="006F178A">
        <w:rPr>
          <w:rFonts w:hint="cs"/>
          <w:rtl/>
        </w:rPr>
        <w:t>שנולדו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סימני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נערות</w:t>
      </w:r>
      <w:r w:rsidRPr="006F178A">
        <w:rPr>
          <w:rtl/>
        </w:rPr>
        <w:t>.</w:t>
      </w:r>
    </w:p>
    <w:p w14:paraId="6DD80214" w14:textId="34C80A39" w:rsidR="00F07A5B" w:rsidRPr="00F07A5B" w:rsidRDefault="00E5647B" w:rsidP="002F29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ריב''ז</w:t>
      </w:r>
      <w:r w:rsidR="00F07A5B" w:rsidRPr="00F07A5B">
        <w:rPr>
          <w:rFonts w:hint="cs"/>
          <w:rtl/>
        </w:rPr>
        <w:t>:</w:t>
      </w:r>
    </w:p>
    <w:p w14:paraId="62248F4B" w14:textId="7C15DD4E" w:rsidR="00B93B58" w:rsidRPr="006F178A" w:rsidRDefault="00B93B58" w:rsidP="002F2973">
      <w:pPr>
        <w:spacing w:after="60"/>
        <w:rPr>
          <w:rtl/>
        </w:rPr>
      </w:pPr>
      <w:r w:rsidRPr="003625F4">
        <w:rPr>
          <w:rStyle w:val="affff8"/>
          <w:rFonts w:hint="cs"/>
          <w:rtl/>
        </w:rPr>
        <w:lastRenderedPageBreak/>
        <w:t>'ותהר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ותלד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בן'</w:t>
      </w:r>
      <w:r w:rsidR="00E5647B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לידתה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להורתה</w:t>
      </w:r>
      <w:r w:rsidR="002F2973">
        <w:rPr>
          <w:rFonts w:hint="cs"/>
          <w:rtl/>
        </w:rPr>
        <w:t xml:space="preserve"> דשלא בצער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צדקניות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בפיתקה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חוה</w:t>
      </w:r>
      <w:r w:rsidRPr="006F178A">
        <w:rPr>
          <w:rtl/>
        </w:rPr>
        <w:t>.</w:t>
      </w:r>
    </w:p>
    <w:p w14:paraId="02F663B6" w14:textId="560EF594" w:rsidR="00F07A5B" w:rsidRPr="00F07A5B" w:rsidRDefault="00F07A5B" w:rsidP="002F2973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F9A2DE7" w14:textId="12D4A624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'ותרא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טוב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הוא'</w:t>
      </w:r>
      <w:r w:rsidRPr="003625F4">
        <w:rPr>
          <w:rStyle w:val="affff8"/>
          <w:rtl/>
        </w:rPr>
        <w:t xml:space="preserve"> </w:t>
      </w:r>
      <w:r w:rsidR="00E5647B">
        <w:rPr>
          <w:rFonts w:hint="cs"/>
          <w:rtl/>
        </w:rPr>
        <w:t xml:space="preserve">- </w:t>
      </w:r>
      <w:r w:rsidRPr="00DB482C">
        <w:rPr>
          <w:rStyle w:val="affffc"/>
          <w:rFonts w:hint="cs"/>
          <w:rtl/>
        </w:rPr>
        <w:t>ר</w:t>
      </w:r>
      <w:r w:rsidRPr="00DB482C">
        <w:rPr>
          <w:rStyle w:val="affffc"/>
          <w:rtl/>
        </w:rPr>
        <w:t>"</w:t>
      </w:r>
      <w:r w:rsidRPr="00DB482C">
        <w:rPr>
          <w:rStyle w:val="affffc"/>
          <w:rFonts w:hint="cs"/>
          <w:rtl/>
        </w:rPr>
        <w:t>מ</w:t>
      </w:r>
      <w:r w:rsidR="00DB482C">
        <w:rPr>
          <w:rStyle w:val="affffc"/>
          <w:rFonts w:hint="cs"/>
          <w:rtl/>
        </w:rPr>
        <w:t>:</w:t>
      </w:r>
      <w:r w:rsidRPr="00DB482C">
        <w:rPr>
          <w:rStyle w:val="affffc"/>
          <w:rtl/>
        </w:rPr>
        <w:t xml:space="preserve"> </w:t>
      </w:r>
      <w:r w:rsidRPr="006F178A">
        <w:rPr>
          <w:rtl/>
        </w:rPr>
        <w:t xml:space="preserve"> </w:t>
      </w:r>
      <w:r w:rsidRPr="002E0FD4">
        <w:rPr>
          <w:rFonts w:hint="cs"/>
          <w:b/>
          <w:bCs/>
          <w:rtl/>
        </w:rPr>
        <w:t>טוב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</w:t>
      </w:r>
      <w:r w:rsidRPr="006F178A">
        <w:rPr>
          <w:rtl/>
        </w:rPr>
        <w:t>;</w:t>
      </w:r>
    </w:p>
    <w:p w14:paraId="1CB05EF4" w14:textId="059C6B8A" w:rsidR="00B93B58" w:rsidRPr="006F178A" w:rsidRDefault="00E5647B" w:rsidP="00DB482C">
      <w:pPr>
        <w:rPr>
          <w:rtl/>
        </w:rPr>
      </w:pPr>
      <w:r w:rsidRPr="00E5647B">
        <w:rPr>
          <w:rStyle w:val="affffc"/>
          <w:rFonts w:hint="cs"/>
          <w:rtl/>
        </w:rPr>
        <w:t>ר"י:</w:t>
      </w:r>
      <w:r>
        <w:rPr>
          <w:rFonts w:hint="cs"/>
          <w:rtl/>
        </w:rPr>
        <w:t xml:space="preserve"> </w:t>
      </w:r>
      <w:r w:rsidR="00B93B58" w:rsidRPr="002E0FD4">
        <w:rPr>
          <w:rFonts w:hint="cs"/>
          <w:b/>
          <w:bCs/>
          <w:rtl/>
        </w:rPr>
        <w:t>טוביה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שמו</w:t>
      </w:r>
      <w:r w:rsidR="00B93B58" w:rsidRPr="006F178A">
        <w:rPr>
          <w:rtl/>
        </w:rPr>
        <w:t>;</w:t>
      </w:r>
      <w:r w:rsidR="00DB482C">
        <w:rPr>
          <w:rFonts w:hint="cs"/>
          <w:rtl/>
        </w:rPr>
        <w:t xml:space="preserve"> </w:t>
      </w:r>
      <w:r w:rsidR="00B93B58" w:rsidRPr="00DB482C">
        <w:rPr>
          <w:rStyle w:val="affffc"/>
          <w:rFonts w:hint="cs"/>
          <w:rtl/>
        </w:rPr>
        <w:t>ר</w:t>
      </w:r>
      <w:r w:rsidR="00B93B58" w:rsidRPr="00DB482C">
        <w:rPr>
          <w:rStyle w:val="affffc"/>
          <w:rtl/>
        </w:rPr>
        <w:t>"</w:t>
      </w:r>
      <w:r w:rsidR="00B93B58" w:rsidRPr="00DB482C">
        <w:rPr>
          <w:rStyle w:val="affffc"/>
          <w:rFonts w:hint="cs"/>
          <w:rtl/>
        </w:rPr>
        <w:t>נ</w:t>
      </w:r>
      <w:r w:rsidR="00B93B58" w:rsidRPr="00DB482C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2E0FD4">
        <w:rPr>
          <w:rFonts w:hint="cs"/>
          <w:b/>
          <w:bCs/>
          <w:rtl/>
        </w:rPr>
        <w:t>הגון</w:t>
      </w:r>
      <w:r w:rsidR="00B93B58" w:rsidRPr="002E0FD4">
        <w:rPr>
          <w:b/>
          <w:bCs/>
          <w:rtl/>
        </w:rPr>
        <w:t xml:space="preserve"> </w:t>
      </w:r>
      <w:r w:rsidR="00B93B58" w:rsidRPr="002E0FD4">
        <w:rPr>
          <w:rFonts w:hint="cs"/>
          <w:b/>
          <w:bCs/>
          <w:rtl/>
        </w:rPr>
        <w:t>לנביאות</w:t>
      </w:r>
      <w:r w:rsidR="00B93B58" w:rsidRPr="006F178A">
        <w:rPr>
          <w:rtl/>
        </w:rPr>
        <w:t>;</w:t>
      </w:r>
      <w:r w:rsidR="00DB482C">
        <w:rPr>
          <w:rFonts w:hint="cs"/>
          <w:rtl/>
        </w:rPr>
        <w:t xml:space="preserve"> </w:t>
      </w:r>
      <w:r w:rsidR="00B93B58" w:rsidRPr="00DB482C">
        <w:rPr>
          <w:rStyle w:val="affffc"/>
          <w:rFonts w:hint="cs"/>
          <w:rtl/>
        </w:rPr>
        <w:t>אחרים</w:t>
      </w:r>
      <w:r w:rsidR="00B93B58" w:rsidRPr="00DB482C">
        <w:rPr>
          <w:rStyle w:val="affffc"/>
          <w:rtl/>
        </w:rPr>
        <w:t xml:space="preserve"> </w:t>
      </w:r>
      <w:r w:rsidR="00B93B58" w:rsidRPr="00DB482C">
        <w:rPr>
          <w:rStyle w:val="affffc"/>
          <w:rFonts w:hint="cs"/>
          <w:rtl/>
        </w:rPr>
        <w:t>אומרים</w:t>
      </w:r>
      <w:r w:rsidR="00B93B58" w:rsidRPr="00DB482C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נולד</w:t>
      </w:r>
      <w:r w:rsidR="00B93B58" w:rsidRPr="006F178A">
        <w:rPr>
          <w:rtl/>
        </w:rPr>
        <w:t xml:space="preserve"> </w:t>
      </w:r>
      <w:r w:rsidR="00B93B58" w:rsidRPr="002E0FD4">
        <w:rPr>
          <w:rFonts w:hint="cs"/>
          <w:b/>
          <w:bCs/>
          <w:rtl/>
        </w:rPr>
        <w:t>מהול</w:t>
      </w:r>
      <w:r w:rsidR="00B93B58" w:rsidRPr="006F178A">
        <w:rPr>
          <w:rtl/>
        </w:rPr>
        <w:t>;</w:t>
      </w:r>
    </w:p>
    <w:p w14:paraId="7E803085" w14:textId="77777777" w:rsidR="00F07A5B" w:rsidRPr="00F07A5B" w:rsidRDefault="00B93B58" w:rsidP="00DB48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וחכ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3537870A" w14:textId="0A436840" w:rsidR="00B93B58" w:rsidRPr="006F178A" w:rsidRDefault="00B93B58" w:rsidP="00E5647B">
      <w:pPr>
        <w:spacing w:after="60"/>
        <w:rPr>
          <w:rtl/>
        </w:rPr>
      </w:pPr>
      <w:r w:rsidRPr="006F178A">
        <w:rPr>
          <w:rFonts w:hint="cs"/>
          <w:rtl/>
        </w:rPr>
        <w:t>בשעה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שנולד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נתמלא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אור</w:t>
      </w:r>
      <w:r w:rsidRPr="006F178A">
        <w:rPr>
          <w:rtl/>
        </w:rPr>
        <w:t xml:space="preserve">, </w:t>
      </w:r>
      <w:r w:rsidRPr="00DB482C">
        <w:rPr>
          <w:rStyle w:val="affffc"/>
          <w:rFonts w:hint="cs"/>
          <w:rtl/>
        </w:rPr>
        <w:t>כתיב</w:t>
      </w:r>
      <w:r w:rsidRPr="00DB482C">
        <w:rPr>
          <w:rStyle w:val="affffc"/>
          <w:rtl/>
        </w:rPr>
        <w:t xml:space="preserve"> </w:t>
      </w:r>
      <w:r w:rsidR="002E0FD4">
        <w:rPr>
          <w:rStyle w:val="affffc"/>
          <w:rFonts w:hint="cs"/>
          <w:rtl/>
        </w:rPr>
        <w:t>כאן</w:t>
      </w:r>
      <w:r w:rsidRPr="00DB482C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'ותרא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טוב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הוא'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DB482C">
        <w:rPr>
          <w:rStyle w:val="affffc"/>
          <w:rFonts w:hint="cs"/>
          <w:rtl/>
        </w:rPr>
        <w:t>וכתיב</w:t>
      </w:r>
      <w:r w:rsidRPr="00DB482C">
        <w:rPr>
          <w:rStyle w:val="affffc"/>
          <w:rtl/>
        </w:rPr>
        <w:t xml:space="preserve"> </w:t>
      </w:r>
      <w:r w:rsidR="002E0FD4">
        <w:rPr>
          <w:rStyle w:val="affffc"/>
          <w:rFonts w:hint="cs"/>
          <w:rtl/>
        </w:rPr>
        <w:t>ש</w:t>
      </w:r>
      <w:r w:rsidRPr="00DB482C">
        <w:rPr>
          <w:rStyle w:val="affffc"/>
          <w:rFonts w:hint="cs"/>
          <w:rtl/>
        </w:rPr>
        <w:t>ם</w:t>
      </w:r>
      <w:r w:rsidRPr="00DB482C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'וירא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אלהים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האור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טוב'</w:t>
      </w:r>
      <w:r w:rsidRPr="003625F4">
        <w:rPr>
          <w:rStyle w:val="affff8"/>
          <w:rtl/>
        </w:rPr>
        <w:t>.</w:t>
      </w:r>
    </w:p>
    <w:p w14:paraId="1F13AAFB" w14:textId="14867174" w:rsidR="00F07A5B" w:rsidRPr="00F07A5B" w:rsidRDefault="00F07A5B" w:rsidP="00DB482C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E4460A7" w14:textId="16D25BAD" w:rsidR="00B93B58" w:rsidRPr="006F178A" w:rsidRDefault="00B93B58" w:rsidP="00E5647B">
      <w:pPr>
        <w:spacing w:after="60"/>
        <w:rPr>
          <w:rtl/>
        </w:rPr>
      </w:pPr>
      <w:r w:rsidRPr="003625F4">
        <w:rPr>
          <w:rStyle w:val="affff8"/>
          <w:rFonts w:hint="cs"/>
          <w:rtl/>
        </w:rPr>
        <w:t>'ותצפנהו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שלשה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ירחים'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משעה</w:t>
      </w:r>
      <w:r w:rsidRPr="006F178A">
        <w:rPr>
          <w:rtl/>
        </w:rPr>
        <w:t xml:space="preserve"> </w:t>
      </w:r>
      <w:r w:rsidR="00DB482C">
        <w:rPr>
          <w:rFonts w:hint="cs"/>
          <w:rtl/>
        </w:rPr>
        <w:t>ששבה והיא היתה מעוברת ג' חדשים מעיקרא.</w:t>
      </w:r>
    </w:p>
    <w:p w14:paraId="36B27E62" w14:textId="1BEF24C5" w:rsidR="00F07A5B" w:rsidRPr="00F07A5B" w:rsidRDefault="00F07A5B" w:rsidP="00DB482C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03CAE3A" w14:textId="50931C53" w:rsidR="00B93B58" w:rsidRPr="006F178A" w:rsidRDefault="00B93B58" w:rsidP="00BF3C8D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'ולא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יכלה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עוד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הצפינו'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אמאי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תצפניה</w:t>
      </w:r>
      <w:r w:rsidRPr="006F178A">
        <w:rPr>
          <w:rtl/>
        </w:rPr>
        <w:t xml:space="preserve"> </w:t>
      </w:r>
      <w:r w:rsidR="00BF3C8D">
        <w:rPr>
          <w:rFonts w:hint="cs"/>
          <w:rtl/>
        </w:rPr>
        <w:t>ותלך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- 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מקום ששמעו מצרים שנולד תינוק הביאו תינוק לשם שישמעהו </w:t>
      </w:r>
      <w:r w:rsidRPr="003215F9">
        <w:rPr>
          <w:rStyle w:val="affff8"/>
          <w:rFonts w:hint="cs"/>
          <w:rtl/>
        </w:rPr>
        <w:t>ד'אחזו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לנו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שועלים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שועלים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קטנים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'.</w:t>
      </w:r>
    </w:p>
    <w:p w14:paraId="46600B0F" w14:textId="77777777" w:rsidR="00F07A5B" w:rsidRPr="00F07A5B" w:rsidRDefault="00BF3C8D" w:rsidP="00BF3C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tl/>
        </w:rPr>
        <w:t>:</w:t>
      </w:r>
    </w:p>
    <w:p w14:paraId="02F4AC75" w14:textId="78A75475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'ותקח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תבת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גומא'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גומא</w:t>
      </w:r>
      <w:r w:rsidRPr="006F178A">
        <w:rPr>
          <w:rtl/>
        </w:rPr>
        <w:t xml:space="preserve">? </w:t>
      </w:r>
    </w:p>
    <w:p w14:paraId="7F88BF9E" w14:textId="1514CB87" w:rsidR="00B93B58" w:rsidRPr="006F178A" w:rsidRDefault="00B93B58" w:rsidP="00B93B58">
      <w:pPr>
        <w:rPr>
          <w:rtl/>
        </w:rPr>
      </w:pPr>
      <w:r>
        <w:rPr>
          <w:rFonts w:hint="cs"/>
          <w:rtl/>
        </w:rPr>
        <w:t>מכאן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לצדיקים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שממונם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מגופן</w:t>
      </w:r>
      <w:r w:rsidRPr="006F178A">
        <w:rPr>
          <w:rtl/>
        </w:rPr>
        <w:t>,</w:t>
      </w:r>
      <w:r w:rsidR="00BF3C8D">
        <w:rPr>
          <w:rFonts w:hint="cs"/>
          <w:rtl/>
        </w:rPr>
        <w:t>-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פושטין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בגזל</w:t>
      </w:r>
      <w:r w:rsidRPr="006F178A">
        <w:rPr>
          <w:rtl/>
        </w:rPr>
        <w:t>.</w:t>
      </w:r>
    </w:p>
    <w:p w14:paraId="0AA0EE44" w14:textId="328A990E" w:rsidR="00F07A5B" w:rsidRPr="00F07A5B" w:rsidRDefault="00B93B58" w:rsidP="00BF3C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tl/>
        </w:rPr>
        <w:t>:</w:t>
      </w:r>
    </w:p>
    <w:p w14:paraId="3C2C1CAB" w14:textId="6D951058" w:rsidR="00B93B58" w:rsidRPr="006F178A" w:rsidRDefault="00B93B58" w:rsidP="00BF3C8D">
      <w:pPr>
        <w:spacing w:after="60"/>
        <w:rPr>
          <w:rtl/>
        </w:rPr>
      </w:pP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לעמוד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קשה</w:t>
      </w:r>
      <w:r w:rsidRPr="006F178A">
        <w:rPr>
          <w:rtl/>
        </w:rPr>
        <w:t>.</w:t>
      </w:r>
    </w:p>
    <w:p w14:paraId="14754F8E" w14:textId="16E78886" w:rsidR="00F07A5B" w:rsidRPr="00F07A5B" w:rsidRDefault="00F07A5B" w:rsidP="00BF3C8D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0284BA2A" w14:textId="5AE16890" w:rsidR="00363AC0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'ותחמרה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בחמר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ובזפת'</w:t>
      </w:r>
      <w:r w:rsidRPr="003625F4">
        <w:rPr>
          <w:rStyle w:val="affff8"/>
          <w:rtl/>
        </w:rPr>
        <w:t xml:space="preserve"> </w:t>
      </w:r>
    </w:p>
    <w:p w14:paraId="035497E1" w14:textId="5BA6AB5D" w:rsidR="00B93B58" w:rsidRPr="006F178A" w:rsidRDefault="00B93B58" w:rsidP="00363AC0">
      <w:pPr>
        <w:spacing w:after="60"/>
        <w:rPr>
          <w:rtl/>
        </w:rPr>
      </w:pPr>
      <w:r w:rsidRPr="006F178A">
        <w:rPr>
          <w:rFonts w:hint="cs"/>
          <w:rtl/>
        </w:rPr>
        <w:t>חמר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מבפנים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וזפת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מבחוץ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</w:t>
      </w:r>
      <w:r w:rsidRPr="006F178A">
        <w:rPr>
          <w:rtl/>
        </w:rPr>
        <w:t>.</w:t>
      </w:r>
    </w:p>
    <w:p w14:paraId="202E156F" w14:textId="38221197" w:rsidR="00F07A5B" w:rsidRPr="00F07A5B" w:rsidRDefault="00F07A5B" w:rsidP="00BF3C8D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2436183" w14:textId="7379BBFF" w:rsidR="00363AC0" w:rsidRDefault="00B93B58" w:rsidP="00B93B58">
      <w:pPr>
        <w:rPr>
          <w:rStyle w:val="affffc"/>
          <w:rtl/>
        </w:rPr>
      </w:pPr>
      <w:r w:rsidRPr="003625F4">
        <w:rPr>
          <w:rStyle w:val="affff8"/>
          <w:rFonts w:hint="cs"/>
          <w:rtl/>
        </w:rPr>
        <w:t>'ותשם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הילד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ותשם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בסוף'</w:t>
      </w:r>
      <w:r w:rsidRPr="006F178A">
        <w:rPr>
          <w:rtl/>
        </w:rPr>
        <w:t xml:space="preserve"> </w:t>
      </w:r>
    </w:p>
    <w:p w14:paraId="5F53385A" w14:textId="5E057416" w:rsidR="00B93B58" w:rsidRPr="006F178A" w:rsidRDefault="00B93B58" w:rsidP="00363AC0">
      <w:pPr>
        <w:spacing w:after="60"/>
        <w:rPr>
          <w:rtl/>
        </w:rPr>
      </w:pPr>
      <w:r w:rsidRPr="00BF3C8D">
        <w:rPr>
          <w:rStyle w:val="affffc"/>
          <w:rFonts w:hint="cs"/>
          <w:rtl/>
        </w:rPr>
        <w:t>ר</w:t>
      </w:r>
      <w:r w:rsidRPr="00BF3C8D">
        <w:rPr>
          <w:rStyle w:val="affffc"/>
          <w:rtl/>
        </w:rPr>
        <w:t>"</w:t>
      </w:r>
      <w:r w:rsidRPr="00BF3C8D">
        <w:rPr>
          <w:rStyle w:val="affffc"/>
          <w:rFonts w:hint="cs"/>
          <w:rtl/>
        </w:rPr>
        <w:t>א</w:t>
      </w:r>
      <w:r w:rsidRPr="00BF3C8D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>,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רשב</w:t>
      </w:r>
      <w:r w:rsidRPr="00BF3C8D">
        <w:rPr>
          <w:rStyle w:val="affffc"/>
          <w:rtl/>
        </w:rPr>
        <w:t>"</w:t>
      </w:r>
      <w:r w:rsidRPr="00BF3C8D">
        <w:rPr>
          <w:rStyle w:val="affffc"/>
          <w:rFonts w:hint="cs"/>
          <w:rtl/>
        </w:rPr>
        <w:t>נ</w:t>
      </w:r>
      <w:r w:rsidRPr="00BF3C8D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'אגם'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</w:t>
      </w:r>
      <w:r w:rsidRPr="003215F9">
        <w:rPr>
          <w:rStyle w:val="affff8"/>
          <w:rtl/>
        </w:rPr>
        <w:t>'</w:t>
      </w:r>
      <w:r w:rsidRPr="003215F9">
        <w:rPr>
          <w:rStyle w:val="affff8"/>
          <w:rFonts w:hint="cs"/>
          <w:rtl/>
        </w:rPr>
        <w:t>קנה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וסוף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קמלו'</w:t>
      </w:r>
      <w:r w:rsidRPr="003215F9">
        <w:rPr>
          <w:rStyle w:val="affff8"/>
          <w:rtl/>
        </w:rPr>
        <w:t>.</w:t>
      </w:r>
    </w:p>
    <w:p w14:paraId="16A5B59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יב:</w:t>
      </w:r>
    </w:p>
    <w:p w14:paraId="442C67A1" w14:textId="4C8B8C39" w:rsidR="00F07A5B" w:rsidRPr="00F07A5B" w:rsidRDefault="00363AC0" w:rsidP="00BF3C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 מרשב''י</w:t>
      </w:r>
      <w:r w:rsidR="00F07A5B" w:rsidRPr="00F07A5B">
        <w:rPr>
          <w:rFonts w:hint="cs"/>
          <w:rtl/>
        </w:rPr>
        <w:t>:</w:t>
      </w:r>
    </w:p>
    <w:p w14:paraId="4538A52F" w14:textId="22F8F71A" w:rsidR="00363AC0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'ותרד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לרחוץ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היאור'</w:t>
      </w:r>
      <w:r w:rsidRPr="003625F4">
        <w:rPr>
          <w:rStyle w:val="affff8"/>
          <w:rtl/>
        </w:rPr>
        <w:t xml:space="preserve"> </w:t>
      </w:r>
    </w:p>
    <w:p w14:paraId="6E33DA49" w14:textId="10F6BEEB" w:rsidR="00B93B58" w:rsidRPr="006F178A" w:rsidRDefault="00B93B58" w:rsidP="007E1BF5">
      <w:pPr>
        <w:spacing w:after="60"/>
        <w:rPr>
          <w:rtl/>
        </w:rPr>
      </w:pPr>
      <w:r w:rsidRPr="006F178A">
        <w:rPr>
          <w:rFonts w:hint="cs"/>
          <w:rtl/>
        </w:rPr>
        <w:t>שירדה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מגלולי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אביה</w:t>
      </w:r>
      <w:r w:rsidRPr="006F178A">
        <w:rPr>
          <w:rtl/>
        </w:rPr>
        <w:t xml:space="preserve">, </w:t>
      </w:r>
      <w:r w:rsidRPr="00BF3C8D">
        <w:rPr>
          <w:rStyle w:val="affffc"/>
          <w:rFonts w:hint="cs"/>
          <w:rtl/>
        </w:rPr>
        <w:t>וכן</w:t>
      </w:r>
      <w:r w:rsidRPr="00BF3C8D">
        <w:rPr>
          <w:rStyle w:val="affffc"/>
          <w:rtl/>
        </w:rPr>
        <w:t xml:space="preserve"> </w:t>
      </w:r>
      <w:r w:rsidRPr="003625F4">
        <w:rPr>
          <w:rStyle w:val="affff8"/>
          <w:rFonts w:hint="cs"/>
          <w:rtl/>
        </w:rPr>
        <w:t>'אם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רחץ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צואת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בנות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ציון</w:t>
      </w:r>
      <w:r w:rsidRPr="003625F4">
        <w:rPr>
          <w:rStyle w:val="affff8"/>
          <w:rtl/>
        </w:rPr>
        <w:t>.</w:t>
      </w:r>
    </w:p>
    <w:p w14:paraId="1A02766B" w14:textId="7360EFC7" w:rsidR="00F07A5B" w:rsidRPr="00F07A5B" w:rsidRDefault="002E0FD4" w:rsidP="00BF3C8D">
      <w:pPr>
        <w:pStyle w:val="36"/>
        <w:framePr w:wrap="notBeside"/>
        <w:rPr>
          <w:rtl/>
        </w:rPr>
      </w:pPr>
      <w:r>
        <w:rPr>
          <w:rFonts w:hint="cs"/>
          <w:rtl/>
        </w:rPr>
        <w:t>רי''ו:</w:t>
      </w:r>
    </w:p>
    <w:p w14:paraId="6F7BA123" w14:textId="77777777" w:rsidR="002E0FD4" w:rsidRDefault="00B93B58" w:rsidP="002E0FD4">
      <w:pPr>
        <w:rPr>
          <w:spacing w:val="-4"/>
          <w:rtl/>
        </w:rPr>
      </w:pPr>
      <w:r w:rsidRPr="00BF3C8D">
        <w:rPr>
          <w:rStyle w:val="affff8"/>
          <w:rtl/>
        </w:rPr>
        <w:t xml:space="preserve">'ונערותיה </w:t>
      </w:r>
      <w:r w:rsidRPr="00BF3C8D">
        <w:rPr>
          <w:rStyle w:val="affff8"/>
          <w:rFonts w:hint="eastAsia"/>
          <w:rtl/>
        </w:rPr>
        <w:t>הולכות</w:t>
      </w:r>
      <w:r w:rsidRPr="00BF3C8D">
        <w:rPr>
          <w:rStyle w:val="affff8"/>
          <w:rtl/>
        </w:rPr>
        <w:t xml:space="preserve"> </w:t>
      </w:r>
      <w:r w:rsidRPr="00BF3C8D">
        <w:rPr>
          <w:rStyle w:val="affff8"/>
          <w:rFonts w:hint="eastAsia"/>
          <w:rtl/>
        </w:rPr>
        <w:t>וגו</w:t>
      </w:r>
      <w:r w:rsidRPr="00BF3C8D">
        <w:rPr>
          <w:rStyle w:val="affff8"/>
          <w:rtl/>
        </w:rPr>
        <w:t>'</w:t>
      </w:r>
      <w:r w:rsidR="002E0FD4">
        <w:rPr>
          <w:rStyle w:val="affffc"/>
          <w:rFonts w:hint="cs"/>
          <w:rtl/>
        </w:rPr>
        <w:t xml:space="preserve"> - </w:t>
      </w:r>
      <w:r w:rsidRPr="00BF3C8D">
        <w:rPr>
          <w:rFonts w:hint="eastAsia"/>
          <w:rtl/>
        </w:rPr>
        <w:t>הליכה</w:t>
      </w:r>
      <w:r w:rsidRPr="00BF3C8D">
        <w:rPr>
          <w:rtl/>
        </w:rPr>
        <w:t xml:space="preserve"> </w:t>
      </w:r>
      <w:r w:rsidRPr="00BF3C8D">
        <w:rPr>
          <w:rFonts w:hint="eastAsia"/>
          <w:rtl/>
        </w:rPr>
        <w:t>זו</w:t>
      </w:r>
      <w:r w:rsidRPr="00BF3C8D">
        <w:rPr>
          <w:rtl/>
        </w:rPr>
        <w:t xml:space="preserve"> </w:t>
      </w:r>
      <w:r w:rsidRPr="00BF3C8D">
        <w:rPr>
          <w:rFonts w:hint="eastAsia"/>
          <w:rtl/>
        </w:rPr>
        <w:t>לשון</w:t>
      </w:r>
      <w:r w:rsidRPr="00BF3C8D">
        <w:rPr>
          <w:rtl/>
        </w:rPr>
        <w:t xml:space="preserve"> </w:t>
      </w:r>
      <w:r w:rsidRPr="00BF3C8D">
        <w:rPr>
          <w:rFonts w:hint="eastAsia"/>
          <w:rtl/>
        </w:rPr>
        <w:t>מיתה</w:t>
      </w:r>
      <w:r w:rsidRPr="00BF3C8D">
        <w:rPr>
          <w:rtl/>
        </w:rPr>
        <w:t>,</w:t>
      </w:r>
      <w:r w:rsidRPr="00225FF9">
        <w:rPr>
          <w:spacing w:val="-4"/>
          <w:rtl/>
        </w:rPr>
        <w:t xml:space="preserve"> </w:t>
      </w:r>
    </w:p>
    <w:p w14:paraId="564A1575" w14:textId="53D362A1" w:rsidR="00B93B58" w:rsidRPr="002E0FD4" w:rsidRDefault="00B93B58" w:rsidP="002E0FD4">
      <w:pPr>
        <w:spacing w:after="120"/>
        <w:rPr>
          <w:rFonts w:cs="BA Vilna Bold"/>
          <w:szCs w:val="14"/>
          <w:rtl/>
        </w:rPr>
      </w:pPr>
      <w:r w:rsidRPr="00BF3C8D">
        <w:rPr>
          <w:rStyle w:val="affffc"/>
          <w:rFonts w:hint="eastAsia"/>
          <w:rtl/>
        </w:rPr>
        <w:t>וכן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eastAsia"/>
          <w:rtl/>
        </w:rPr>
        <w:t>אומר</w:t>
      </w:r>
      <w:r w:rsidRPr="00BF3C8D">
        <w:rPr>
          <w:rStyle w:val="affffc"/>
          <w:rtl/>
        </w:rPr>
        <w:t xml:space="preserve">: </w:t>
      </w:r>
      <w:r w:rsidRPr="00BF3C8D">
        <w:rPr>
          <w:rStyle w:val="affff8"/>
          <w:rtl/>
        </w:rPr>
        <w:t xml:space="preserve">'הנה </w:t>
      </w:r>
      <w:r w:rsidRPr="00BF3C8D">
        <w:rPr>
          <w:rStyle w:val="affff8"/>
          <w:rFonts w:hint="eastAsia"/>
          <w:rtl/>
        </w:rPr>
        <w:t>אנכי</w:t>
      </w:r>
      <w:r w:rsidRPr="00BF3C8D">
        <w:rPr>
          <w:rStyle w:val="affff8"/>
          <w:rtl/>
        </w:rPr>
        <w:t xml:space="preserve"> </w:t>
      </w:r>
      <w:r w:rsidRPr="00BF3C8D">
        <w:rPr>
          <w:rStyle w:val="affff8"/>
          <w:rFonts w:hint="eastAsia"/>
          <w:rtl/>
        </w:rPr>
        <w:t>הולך</w:t>
      </w:r>
      <w:r w:rsidRPr="00BF3C8D">
        <w:rPr>
          <w:rStyle w:val="affff8"/>
          <w:rtl/>
        </w:rPr>
        <w:t xml:space="preserve"> </w:t>
      </w:r>
      <w:r w:rsidRPr="00BF3C8D">
        <w:rPr>
          <w:rStyle w:val="affff8"/>
          <w:rFonts w:hint="eastAsia"/>
          <w:rtl/>
        </w:rPr>
        <w:t>למות</w:t>
      </w:r>
      <w:r w:rsidRPr="00BF3C8D">
        <w:rPr>
          <w:rStyle w:val="affff8"/>
          <w:rtl/>
        </w:rPr>
        <w:t>'.</w:t>
      </w:r>
    </w:p>
    <w:p w14:paraId="0106086B" w14:textId="39227277" w:rsidR="00F07A5B" w:rsidRPr="00F07A5B" w:rsidRDefault="00F07A5B" w:rsidP="00BF3C8D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3261BEB" w14:textId="6B85A489" w:rsidR="00B93B58" w:rsidRPr="006F178A" w:rsidRDefault="00B93B58" w:rsidP="002E0FD4">
      <w:pPr>
        <w:spacing w:after="120"/>
        <w:rPr>
          <w:rtl/>
        </w:rPr>
      </w:pPr>
      <w:r w:rsidRPr="003625F4">
        <w:rPr>
          <w:rStyle w:val="affff8"/>
          <w:rFonts w:hint="cs"/>
          <w:rtl/>
        </w:rPr>
        <w:t>'ותרא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התיבה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בתוך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הסוף'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="007E1BF5">
        <w:rPr>
          <w:rFonts w:hint="cs"/>
          <w:rtl/>
        </w:rPr>
        <w:t xml:space="preserve">שראו שרוצה להצילו </w:t>
      </w:r>
      <w:r w:rsidRPr="007E1BF5">
        <w:rPr>
          <w:rStyle w:val="affffc"/>
          <w:rFonts w:hint="cs"/>
          <w:rtl/>
        </w:rPr>
        <w:t>אמרו</w:t>
      </w:r>
      <w:r w:rsidRPr="007E1BF5">
        <w:rPr>
          <w:rStyle w:val="affffc"/>
          <w:rtl/>
        </w:rPr>
        <w:t xml:space="preserve"> </w:t>
      </w:r>
      <w:r w:rsidRPr="007E1BF5">
        <w:rPr>
          <w:rStyle w:val="affffc"/>
          <w:rFonts w:hint="cs"/>
          <w:rtl/>
        </w:rPr>
        <w:t>לה</w:t>
      </w:r>
      <w:r w:rsidRPr="007E1BF5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גבירתנו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מנהגו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7E1BF5">
        <w:rPr>
          <w:rFonts w:hint="cs"/>
          <w:rtl/>
        </w:rPr>
        <w:t xml:space="preserve">"ו </w:t>
      </w:r>
      <w:r w:rsidRPr="006F178A">
        <w:rPr>
          <w:rFonts w:hint="cs"/>
          <w:rtl/>
        </w:rPr>
        <w:t>גוזר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גזירה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גזירת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אביך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גבריאל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וחבטן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בקרקע</w:t>
      </w:r>
      <w:r w:rsidRPr="006F178A">
        <w:rPr>
          <w:rtl/>
        </w:rPr>
        <w:t>.</w:t>
      </w:r>
    </w:p>
    <w:p w14:paraId="744A22A8" w14:textId="3324C71A" w:rsidR="00F07A5B" w:rsidRPr="00F07A5B" w:rsidRDefault="00BF3C8D" w:rsidP="00BF3C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 ור''נ</w:t>
      </w:r>
      <w:r w:rsidR="00F07A5B" w:rsidRPr="00F07A5B">
        <w:rPr>
          <w:rFonts w:hint="cs"/>
          <w:rtl/>
        </w:rPr>
        <w:t>:</w:t>
      </w:r>
    </w:p>
    <w:p w14:paraId="298BA3F1" w14:textId="5F7DB308" w:rsidR="00BF3C8D" w:rsidRDefault="00B93B58" w:rsidP="00B93B58">
      <w:pPr>
        <w:rPr>
          <w:rStyle w:val="affffc"/>
          <w:rtl/>
        </w:rPr>
      </w:pPr>
      <w:r w:rsidRPr="003625F4">
        <w:rPr>
          <w:rStyle w:val="affff8"/>
          <w:rFonts w:hint="cs"/>
          <w:rtl/>
        </w:rPr>
        <w:t>'ותשלח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אמתה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ותקחה</w:t>
      </w:r>
      <w:r w:rsidRPr="003625F4">
        <w:rPr>
          <w:rStyle w:val="affff8"/>
          <w:rtl/>
        </w:rPr>
        <w:t>'</w:t>
      </w:r>
    </w:p>
    <w:p w14:paraId="1809EE39" w14:textId="0DF7DF75" w:rsidR="00B93B58" w:rsidRPr="006F178A" w:rsidRDefault="00B93B58" w:rsidP="00B93B58">
      <w:pPr>
        <w:rPr>
          <w:rtl/>
        </w:rPr>
      </w:pPr>
      <w:r w:rsidRPr="00BF3C8D">
        <w:rPr>
          <w:rStyle w:val="affffc"/>
          <w:rFonts w:hint="cs"/>
          <w:rtl/>
        </w:rPr>
        <w:t>חד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אמר</w:t>
      </w:r>
      <w:r w:rsidRPr="00BF3C8D">
        <w:rPr>
          <w:rStyle w:val="affffc"/>
          <w:rtl/>
        </w:rPr>
        <w:t xml:space="preserve">: </w:t>
      </w:r>
      <w:r w:rsidRPr="00867BA0">
        <w:rPr>
          <w:rFonts w:cs="BA Vilna Bold" w:hint="cs"/>
          <w:rtl/>
        </w:rPr>
        <w:t>ידה</w:t>
      </w:r>
      <w:r w:rsidRPr="006F178A">
        <w:rPr>
          <w:rFonts w:hint="cs"/>
          <w:rtl/>
        </w:rPr>
        <w:t xml:space="preserve"> </w:t>
      </w:r>
      <w:r w:rsidRPr="003215F9">
        <w:rPr>
          <w:rStyle w:val="affff8"/>
          <w:rFonts w:hint="cs"/>
          <w:rtl/>
        </w:rPr>
        <w:t>ד'אמתה</w:t>
      </w:r>
      <w:r w:rsidRPr="003215F9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BF3C8D">
        <w:rPr>
          <w:rStyle w:val="affffc"/>
          <w:rFonts w:hint="cs"/>
          <w:rtl/>
        </w:rPr>
        <w:t>וחד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אמר</w:t>
      </w:r>
      <w:r w:rsidRPr="00BF3C8D">
        <w:rPr>
          <w:rStyle w:val="affffc"/>
          <w:rtl/>
        </w:rPr>
        <w:t xml:space="preserve">: </w:t>
      </w:r>
      <w:r w:rsidRPr="00867BA0">
        <w:rPr>
          <w:rFonts w:cs="BA Vilna Bold" w:hint="cs"/>
          <w:rtl/>
        </w:rPr>
        <w:t>שפחתה</w:t>
      </w:r>
      <w:r w:rsidRPr="006F178A">
        <w:rPr>
          <w:rFonts w:hint="cs"/>
          <w:rtl/>
        </w:rPr>
        <w:t xml:space="preserve"> מדלא כתיב ידה</w:t>
      </w:r>
      <w:r w:rsidRPr="006F178A">
        <w:rPr>
          <w:rtl/>
        </w:rPr>
        <w:t>.</w:t>
      </w:r>
    </w:p>
    <w:p w14:paraId="5004D141" w14:textId="7871FD84" w:rsidR="00B93B58" w:rsidRPr="006F178A" w:rsidRDefault="00B93B58" w:rsidP="007E1BF5">
      <w:pPr>
        <w:rPr>
          <w:rtl/>
        </w:rPr>
      </w:pPr>
      <w:r w:rsidRPr="00BF3C8D">
        <w:rPr>
          <w:rStyle w:val="affffc"/>
          <w:rFonts w:hint="cs"/>
          <w:rtl/>
        </w:rPr>
        <w:t>ולמ</w:t>
      </w:r>
      <w:r w:rsidRPr="00BF3C8D">
        <w:rPr>
          <w:rStyle w:val="affffc"/>
          <w:rtl/>
        </w:rPr>
        <w:t>"</w:t>
      </w:r>
      <w:r w:rsidRPr="00BF3C8D">
        <w:rPr>
          <w:rStyle w:val="affffc"/>
          <w:rFonts w:hint="cs"/>
          <w:rtl/>
        </w:rPr>
        <w:t>ד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שפחתה</w:t>
      </w:r>
      <w:r w:rsidRPr="00BF3C8D">
        <w:rPr>
          <w:rStyle w:val="affffc"/>
          <w:rtl/>
        </w:rPr>
        <w:t xml:space="preserve"> </w:t>
      </w:r>
      <w:r w:rsidRPr="006F178A">
        <w:rPr>
          <w:rFonts w:hint="cs"/>
          <w:rtl/>
        </w:rPr>
        <w:t xml:space="preserve">גבריאל חבטן בקרקע ושייר לה </w:t>
      </w:r>
      <w:r w:rsidR="007E1BF5">
        <w:rPr>
          <w:rFonts w:hint="cs"/>
          <w:rtl/>
        </w:rPr>
        <w:t xml:space="preserve">אחת, </w:t>
      </w:r>
      <w:r w:rsidR="007E1BF5" w:rsidRPr="007E1BF5">
        <w:rPr>
          <w:rStyle w:val="afffff2"/>
          <w:rFonts w:hint="cs"/>
          <w:rtl/>
        </w:rPr>
        <w:t>כבוד בת מלך</w:t>
      </w:r>
      <w:r w:rsidR="007E1BF5">
        <w:rPr>
          <w:rFonts w:hint="cs"/>
          <w:rtl/>
        </w:rPr>
        <w:t xml:space="preserve">  </w:t>
      </w:r>
    </w:p>
    <w:p w14:paraId="5104528D" w14:textId="77777777" w:rsidR="00BF3C8D" w:rsidRDefault="00B93B58" w:rsidP="007E1BF5">
      <w:pPr>
        <w:rPr>
          <w:rtl/>
        </w:rPr>
      </w:pPr>
      <w:r w:rsidRPr="00BF3C8D">
        <w:rPr>
          <w:rStyle w:val="affffc"/>
          <w:rFonts w:hint="cs"/>
          <w:rtl/>
        </w:rPr>
        <w:t>ולמ</w:t>
      </w:r>
      <w:r w:rsidRPr="00BF3C8D">
        <w:rPr>
          <w:rStyle w:val="affffc"/>
          <w:rtl/>
        </w:rPr>
        <w:t>"</w:t>
      </w:r>
      <w:r w:rsidRPr="00BF3C8D">
        <w:rPr>
          <w:rStyle w:val="affffc"/>
          <w:rFonts w:hint="cs"/>
          <w:rtl/>
        </w:rPr>
        <w:t xml:space="preserve">ד ידה </w:t>
      </w:r>
      <w:r w:rsidRPr="006F178A">
        <w:rPr>
          <w:rFonts w:hint="cs"/>
          <w:rtl/>
        </w:rPr>
        <w:t>לא כתיב ידה דקמ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דאישתרבב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אישתרבובי</w:t>
      </w:r>
      <w:r w:rsidRPr="006F178A">
        <w:rPr>
          <w:rtl/>
        </w:rPr>
        <w:t xml:space="preserve">, </w:t>
      </w:r>
    </w:p>
    <w:p w14:paraId="63DC8E91" w14:textId="4528A505" w:rsidR="00B93B58" w:rsidRPr="006F178A" w:rsidRDefault="00B93B58" w:rsidP="007E1BF5">
      <w:pPr>
        <w:ind w:firstLine="113"/>
        <w:rPr>
          <w:rtl/>
        </w:rPr>
      </w:pPr>
      <w:r w:rsidRPr="00BF3C8D">
        <w:rPr>
          <w:rStyle w:val="affffc"/>
          <w:rFonts w:hint="cs"/>
          <w:rtl/>
        </w:rPr>
        <w:t>ד</w:t>
      </w:r>
      <w:r w:rsidRPr="006F178A">
        <w:rPr>
          <w:rFonts w:hint="cs"/>
          <w:rtl/>
        </w:rPr>
        <w:t>וכן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באמתה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פרעה</w:t>
      </w:r>
      <w:r w:rsidRPr="006F178A">
        <w:rPr>
          <w:rtl/>
        </w:rPr>
        <w:t>;</w:t>
      </w:r>
    </w:p>
    <w:p w14:paraId="1F56365B" w14:textId="0619919D" w:rsidR="00B93B58" w:rsidRPr="00BF3C8D" w:rsidRDefault="00B93B58" w:rsidP="007E1BF5">
      <w:pPr>
        <w:ind w:firstLine="113"/>
        <w:rPr>
          <w:rtl/>
        </w:rPr>
      </w:pPr>
      <w:r w:rsidRPr="00BF3C8D">
        <w:rPr>
          <w:rStyle w:val="affffc"/>
          <w:rFonts w:hint="cs"/>
          <w:rtl/>
        </w:rPr>
        <w:t>וכן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אתה</w:t>
      </w:r>
      <w:r w:rsidRPr="00BF3C8D">
        <w:rPr>
          <w:rStyle w:val="affffc"/>
          <w:rtl/>
        </w:rPr>
        <w:t xml:space="preserve"> </w:t>
      </w:r>
      <w:r w:rsidRPr="00BF3C8D">
        <w:rPr>
          <w:rStyle w:val="affffc"/>
          <w:rFonts w:hint="cs"/>
          <w:rtl/>
        </w:rPr>
        <w:t>מוצא</w:t>
      </w:r>
      <w:r w:rsidRPr="00BF3C8D">
        <w:rPr>
          <w:rStyle w:val="affffc"/>
          <w:rtl/>
        </w:rPr>
        <w:t xml:space="preserve"> </w:t>
      </w:r>
      <w:r w:rsidR="007E1BF5">
        <w:rPr>
          <w:rFonts w:hint="cs"/>
          <w:rtl/>
        </w:rPr>
        <w:t>ב</w:t>
      </w:r>
      <w:r>
        <w:rPr>
          <w:rFonts w:hint="cs"/>
          <w:rtl/>
        </w:rPr>
        <w:t xml:space="preserve">'</w:t>
      </w:r>
      <w:r>
        <w:rPr>
          <w:rStyle w:val="affff8"/>
          <w:rFonts w:hint="cs"/>
          <w:rtl/>
          <w:rPrChange w:id="9082" w:author="מנוע פסוקים" w:date="2026-10-05T16:37:59Z">
            <w:rPr>
              <w:rFonts w:hint="cs"/>
              <w:rtl/>
            </w:rPr>
          </w:rPrChange>
        </w:rPr>
        <w:t xml:space="preserve">שני</w:t>
      </w:r>
      <w:r>
        <w:rPr>
          <w:rStyle w:val="affff8"/>
          <w:rtl/>
          <w:rPrChange w:id="9083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84" w:author="מנוע פסוקים" w:date="2026-10-05T16:37:59Z">
            <w:rPr>
              <w:rFonts w:hint="cs"/>
              <w:rtl/>
            </w:rPr>
          </w:rPrChange>
        </w:rPr>
        <w:t xml:space="preserve">רשעים</w:t>
      </w:r>
      <w:r>
        <w:rPr>
          <w:rStyle w:val="affff8"/>
          <w:rtl/>
          <w:rPrChange w:id="9085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86" w:author="מנוע פסוקים" w:date="2026-10-05T16:37:59Z">
            <w:rPr>
              <w:rFonts w:hint="eastAsia"/>
              <w:rtl/>
            </w:rPr>
          </w:rPrChange>
        </w:rPr>
        <w:t xml:space="preserve">שברת</w:t>
      </w:r>
      <w:r w:rsidRPr="00BF3C8D">
        <w:rPr>
          <w:rtl/>
        </w:rPr>
        <w:t xml:space="preserve">', </w:t>
      </w:r>
      <w:r w:rsidR="007E1BF5">
        <w:rPr>
          <w:rStyle w:val="affffc"/>
          <w:rFonts w:hint="cs"/>
          <w:rtl/>
        </w:rPr>
        <w:t xml:space="preserve">תקרי </w:t>
      </w:r>
      <w:r w:rsidRPr="00867BA0">
        <w:rPr>
          <w:rFonts w:cs="BA Vilna Bold" w:hint="eastAsia"/>
          <w:rtl/>
        </w:rPr>
        <w:t>שריבבתה</w:t>
      </w:r>
      <w:r w:rsidRPr="00BF3C8D">
        <w:rPr>
          <w:rtl/>
        </w:rPr>
        <w:t>.</w:t>
      </w:r>
    </w:p>
    <w:p w14:paraId="78AF8694" w14:textId="77777777" w:rsidR="00BF3C8D" w:rsidRDefault="00BF3C8D" w:rsidP="00B93B58">
      <w:pPr>
        <w:rPr>
          <w:rFonts w:ascii="Fb Fontext" w:hAnsi="Fb Fontext"/>
          <w:rtl/>
        </w:rPr>
      </w:pPr>
    </w:p>
    <w:p w14:paraId="05872D73" w14:textId="315006DA" w:rsidR="00F07A5B" w:rsidRPr="00F07A5B" w:rsidRDefault="007E1BF5" w:rsidP="008753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49700731" w14:textId="5B2069C9" w:rsidR="00B93B58" w:rsidRPr="006F178A" w:rsidRDefault="00B93B58" w:rsidP="007E1BF5">
      <w:pPr>
        <w:rPr>
          <w:rtl/>
        </w:rPr>
      </w:pPr>
      <w:r w:rsidRPr="003625F4">
        <w:rPr>
          <w:rStyle w:val="affff8"/>
          <w:rFonts w:hint="cs"/>
          <w:rtl/>
        </w:rPr>
        <w:t>'ותפתח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ותראהו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הילד'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מיבעי</w:t>
      </w:r>
      <w:r w:rsidRPr="006F178A">
        <w:rPr>
          <w:rtl/>
        </w:rPr>
        <w:t>!</w:t>
      </w:r>
      <w:r w:rsidR="007E1BF5">
        <w:rPr>
          <w:rFonts w:hint="cs"/>
          <w:rtl/>
        </w:rPr>
        <w:t xml:space="preserve"> -</w:t>
      </w:r>
      <w:r w:rsidRPr="006F178A">
        <w:rPr>
          <w:rFonts w:hint="cs"/>
          <w:rtl/>
        </w:rPr>
        <w:t>שראתה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>.</w:t>
      </w:r>
    </w:p>
    <w:p w14:paraId="1A5073DE" w14:textId="06B387E7" w:rsidR="00F07A5B" w:rsidRPr="00F07A5B" w:rsidRDefault="002E0FD4" w:rsidP="00875314">
      <w:pPr>
        <w:pStyle w:val="36"/>
        <w:framePr w:wrap="notBeside"/>
        <w:rPr>
          <w:rtl/>
        </w:rPr>
      </w:pPr>
      <w:r>
        <w:rPr>
          <w:rFonts w:hint="cs"/>
          <w:rtl/>
        </w:rPr>
        <w:t>ר''י:</w:t>
      </w:r>
    </w:p>
    <w:p w14:paraId="07F8B038" w14:textId="0DCA98CE" w:rsidR="00B93B58" w:rsidRPr="006F178A" w:rsidRDefault="00B93B58" w:rsidP="007E1BF5">
      <w:pPr>
        <w:rPr>
          <w:rtl/>
        </w:rPr>
      </w:pPr>
      <w:r w:rsidRPr="003625F4">
        <w:rPr>
          <w:rStyle w:val="affff8"/>
          <w:rFonts w:hint="cs"/>
          <w:rtl/>
        </w:rPr>
        <w:t>'והנה</w:t>
      </w:r>
      <w:r w:rsidRPr="003625F4">
        <w:rPr>
          <w:rStyle w:val="affff8"/>
          <w:rtl/>
        </w:rPr>
        <w:t xml:space="preserve"> </w:t>
      </w:r>
      <w:r w:rsidRPr="007E1BF5">
        <w:rPr>
          <w:rStyle w:val="affff8"/>
          <w:rFonts w:hint="cs"/>
          <w:b/>
          <w:bCs/>
          <w:rtl/>
        </w:rPr>
        <w:t>נער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בכה</w:t>
      </w:r>
      <w:r w:rsidRPr="003625F4">
        <w:rPr>
          <w:rStyle w:val="affff8"/>
          <w:rtl/>
        </w:rPr>
        <w:t xml:space="preserve">' </w:t>
      </w:r>
      <w:r w:rsidR="007E1BF5">
        <w:rPr>
          <w:rtl/>
        </w:rPr>
        <w:t>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וקולו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כנער</w:t>
      </w:r>
      <w:r w:rsidRPr="006F178A">
        <w:rPr>
          <w:rtl/>
        </w:rPr>
        <w:t>,</w:t>
      </w:r>
    </w:p>
    <w:p w14:paraId="2977D891" w14:textId="77777777" w:rsidR="002E0FD4" w:rsidRDefault="00B93B58" w:rsidP="002E0FD4">
      <w:pPr>
        <w:pStyle w:val="36"/>
        <w:framePr w:wrap="notBeside"/>
        <w:rPr>
          <w:rFonts w:hint="cs"/>
          <w:rtl/>
        </w:rPr>
      </w:pPr>
      <w:r w:rsidRPr="00680256">
        <w:rPr>
          <w:rStyle w:val="affffc"/>
          <w:rFonts w:hint="cs"/>
          <w:rtl/>
        </w:rPr>
        <w:t>ר</w:t>
      </w:r>
      <w:r w:rsidRPr="00680256">
        <w:rPr>
          <w:rStyle w:val="affffc"/>
          <w:rtl/>
        </w:rPr>
        <w:t>"</w:t>
      </w:r>
      <w:r w:rsidRPr="00680256">
        <w:rPr>
          <w:rStyle w:val="affffc"/>
          <w:rFonts w:hint="cs"/>
          <w:rtl/>
        </w:rPr>
        <w:t>נ</w:t>
      </w:r>
      <w:r w:rsidRPr="00680256">
        <w:rPr>
          <w:rStyle w:val="affffc"/>
          <w:rtl/>
        </w:rPr>
        <w:t>:</w:t>
      </w:r>
      <w:r w:rsidRPr="006F178A">
        <w:rPr>
          <w:rtl/>
        </w:rPr>
        <w:t xml:space="preserve"> </w:t>
      </w:r>
    </w:p>
    <w:p w14:paraId="402F8C6D" w14:textId="7200F304" w:rsidR="00B93B58" w:rsidRPr="006F178A" w:rsidRDefault="00B93B58" w:rsidP="007E1BF5">
      <w:pPr>
        <w:spacing w:after="60"/>
        <w:rPr>
          <w:rtl/>
        </w:rPr>
      </w:pP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עשיתו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מום</w:t>
      </w:r>
      <w:r w:rsidRPr="006F178A">
        <w:rPr>
          <w:rtl/>
        </w:rPr>
        <w:t>!</w:t>
      </w:r>
      <w:r w:rsidR="007E1BF5">
        <w:rPr>
          <w:rFonts w:hint="cs"/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, </w:t>
      </w:r>
      <w:r w:rsidR="007E1BF5">
        <w:rPr>
          <w:rFonts w:hint="cs"/>
          <w:rtl/>
        </w:rPr>
        <w:t>ש</w:t>
      </w:r>
      <w:r w:rsidRPr="006F178A">
        <w:rPr>
          <w:rFonts w:hint="cs"/>
          <w:rtl/>
        </w:rPr>
        <w:t>עשתה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בתיבה</w:t>
      </w:r>
      <w:r w:rsidRPr="006F178A">
        <w:rPr>
          <w:rtl/>
        </w:rPr>
        <w:t xml:space="preserve">, </w:t>
      </w:r>
      <w:r w:rsidRPr="007E1BF5">
        <w:rPr>
          <w:rStyle w:val="affffc"/>
          <w:rFonts w:hint="cs"/>
          <w:rtl/>
        </w:rPr>
        <w:t>אמרה</w:t>
      </w:r>
      <w:r w:rsidRPr="007E1BF5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אזכה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לחופתו</w:t>
      </w:r>
      <w:r w:rsidRPr="006F178A">
        <w:rPr>
          <w:rtl/>
        </w:rPr>
        <w:t>.</w:t>
      </w:r>
    </w:p>
    <w:p w14:paraId="2CD6300F" w14:textId="015080B0" w:rsidR="00F07A5B" w:rsidRPr="00F07A5B" w:rsidRDefault="004B1C2F" w:rsidP="004B1C2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7B2B078A" w14:textId="1B79DB13" w:rsidR="00B93B58" w:rsidRPr="009B5681" w:rsidRDefault="00B93B58" w:rsidP="004B1C2F">
      <w:pPr>
        <w:rPr>
          <w:spacing w:val="-2"/>
          <w:rtl/>
        </w:rPr>
      </w:pPr>
      <w:r w:rsidRPr="009B5681">
        <w:rPr>
          <w:rStyle w:val="affff8"/>
          <w:rFonts w:hint="cs"/>
          <w:spacing w:val="-2"/>
          <w:rtl/>
        </w:rPr>
        <w:t>'ותחמול</w:t>
      </w:r>
      <w:r w:rsidRPr="009B5681">
        <w:rPr>
          <w:rStyle w:val="affff8"/>
          <w:spacing w:val="-2"/>
          <w:rtl/>
        </w:rPr>
        <w:t xml:space="preserve"> </w:t>
      </w:r>
      <w:r w:rsidRPr="009B5681">
        <w:rPr>
          <w:rStyle w:val="affff8"/>
          <w:rFonts w:hint="cs"/>
          <w:spacing w:val="-2"/>
          <w:rtl/>
        </w:rPr>
        <w:t>עליו</w:t>
      </w:r>
      <w:r w:rsidRPr="009B5681">
        <w:rPr>
          <w:rStyle w:val="affff8"/>
          <w:spacing w:val="-2"/>
          <w:rtl/>
        </w:rPr>
        <w:t xml:space="preserve"> </w:t>
      </w:r>
      <w:r w:rsidRPr="009B5681">
        <w:rPr>
          <w:rStyle w:val="affff8"/>
          <w:rFonts w:hint="cs"/>
          <w:spacing w:val="-2"/>
          <w:rtl/>
        </w:rPr>
        <w:t>ותאמר</w:t>
      </w:r>
      <w:r w:rsidRPr="009B5681">
        <w:rPr>
          <w:rStyle w:val="affff8"/>
          <w:spacing w:val="-2"/>
          <w:rtl/>
        </w:rPr>
        <w:t xml:space="preserve"> </w:t>
      </w:r>
      <w:r w:rsidRPr="009B5681">
        <w:rPr>
          <w:rStyle w:val="affff8"/>
          <w:rFonts w:hint="cs"/>
          <w:spacing w:val="-2"/>
          <w:rtl/>
        </w:rPr>
        <w:t>מילדי</w:t>
      </w:r>
      <w:r w:rsidRPr="009B5681">
        <w:rPr>
          <w:rStyle w:val="affff8"/>
          <w:spacing w:val="-2"/>
          <w:rtl/>
        </w:rPr>
        <w:t xml:space="preserve"> </w:t>
      </w:r>
      <w:r w:rsidRPr="009B5681">
        <w:rPr>
          <w:rStyle w:val="affff8"/>
          <w:rFonts w:hint="cs"/>
          <w:spacing w:val="-2"/>
          <w:rtl/>
        </w:rPr>
        <w:t>העברים</w:t>
      </w:r>
      <w:r w:rsidRPr="009B5681">
        <w:rPr>
          <w:rStyle w:val="affff8"/>
          <w:spacing w:val="-2"/>
          <w:rtl/>
        </w:rPr>
        <w:t xml:space="preserve"> </w:t>
      </w:r>
      <w:r w:rsidRPr="009B5681">
        <w:rPr>
          <w:rStyle w:val="affff8"/>
          <w:rFonts w:hint="cs"/>
          <w:spacing w:val="-2"/>
          <w:rtl/>
        </w:rPr>
        <w:t>זה</w:t>
      </w:r>
      <w:r w:rsidRPr="009B5681">
        <w:rPr>
          <w:rStyle w:val="affff8"/>
          <w:spacing w:val="-2"/>
          <w:rtl/>
        </w:rPr>
        <w:t xml:space="preserve">' </w:t>
      </w:r>
      <w:r w:rsidRPr="009B5681">
        <w:rPr>
          <w:rFonts w:hint="cs"/>
          <w:spacing w:val="-2"/>
          <w:rtl/>
        </w:rPr>
        <w:t>מנא</w:t>
      </w:r>
      <w:r w:rsidRPr="009B5681">
        <w:rPr>
          <w:spacing w:val="-2"/>
          <w:rtl/>
        </w:rPr>
        <w:t xml:space="preserve"> </w:t>
      </w:r>
      <w:r w:rsidRPr="009B5681">
        <w:rPr>
          <w:rFonts w:hint="cs"/>
          <w:spacing w:val="-2"/>
          <w:rtl/>
        </w:rPr>
        <w:t>ידעה</w:t>
      </w:r>
      <w:r w:rsidR="004B1C2F" w:rsidRPr="009B5681">
        <w:rPr>
          <w:rFonts w:hint="cs"/>
          <w:spacing w:val="-2"/>
          <w:rtl/>
        </w:rPr>
        <w:t xml:space="preserve">- </w:t>
      </w:r>
      <w:r w:rsidRPr="009B5681">
        <w:rPr>
          <w:rFonts w:hint="cs"/>
          <w:spacing w:val="-2"/>
          <w:rtl/>
        </w:rPr>
        <w:t>שראתה</w:t>
      </w:r>
      <w:r w:rsidR="004B1C2F" w:rsidRPr="009B5681">
        <w:rPr>
          <w:rFonts w:hint="cs"/>
          <w:spacing w:val="-2"/>
          <w:rtl/>
        </w:rPr>
        <w:t>ו</w:t>
      </w:r>
      <w:r w:rsidRPr="009B5681">
        <w:rPr>
          <w:spacing w:val="-2"/>
          <w:rtl/>
        </w:rPr>
        <w:t xml:space="preserve"> </w:t>
      </w:r>
      <w:r w:rsidRPr="009B5681">
        <w:rPr>
          <w:rFonts w:hint="cs"/>
          <w:spacing w:val="-2"/>
          <w:rtl/>
        </w:rPr>
        <w:t>מהול</w:t>
      </w:r>
      <w:r w:rsidRPr="009B5681">
        <w:rPr>
          <w:spacing w:val="-2"/>
          <w:rtl/>
        </w:rPr>
        <w:t>.</w:t>
      </w:r>
    </w:p>
    <w:p w14:paraId="526FD2DB" w14:textId="3D2E0BAA" w:rsidR="00F07A5B" w:rsidRPr="00F07A5B" w:rsidRDefault="004B1C2F" w:rsidP="0068025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ארי''ו</w:t>
      </w:r>
      <w:r w:rsidR="00F07A5B" w:rsidRPr="00F07A5B">
        <w:rPr>
          <w:rFonts w:hint="cs"/>
          <w:rtl/>
        </w:rPr>
        <w:t>:</w:t>
      </w:r>
    </w:p>
    <w:p w14:paraId="3CCD2016" w14:textId="2FFE8638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'זה</w:t>
      </w:r>
      <w:r w:rsidRPr="003625F4">
        <w:rPr>
          <w:rStyle w:val="affff8"/>
          <w:rtl/>
        </w:rPr>
        <w:t>'</w:t>
      </w:r>
      <w:r w:rsidRPr="00680256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שנתנבאה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מדעתה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נופל</w:t>
      </w:r>
      <w:r w:rsidRPr="006F178A">
        <w:rPr>
          <w:rtl/>
        </w:rPr>
        <w:t>.</w:t>
      </w:r>
    </w:p>
    <w:p w14:paraId="3A2CE1BC" w14:textId="6130C130" w:rsidR="00F07A5B" w:rsidRPr="00F07A5B" w:rsidRDefault="004B1C2F" w:rsidP="00400A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790C5AE6" w14:textId="26F90476" w:rsidR="00400A1F" w:rsidRDefault="00B93B58" w:rsidP="00B93B58">
      <w:pPr>
        <w:rPr>
          <w:rtl/>
        </w:rPr>
      </w:pPr>
      <w:r w:rsidRPr="00400A1F">
        <w:rPr>
          <w:rStyle w:val="affff8"/>
          <w:rFonts w:hint="cs"/>
          <w:spacing w:val="-4"/>
          <w:rtl/>
        </w:rPr>
        <w:t>וכי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יאמרו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אליכם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דרשו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אל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האובות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ואל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הידעונים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המצפצפים</w:t>
      </w:r>
      <w:r w:rsidRPr="00400A1F">
        <w:rPr>
          <w:rStyle w:val="affff8"/>
          <w:spacing w:val="-4"/>
          <w:rtl/>
        </w:rPr>
        <w:t xml:space="preserve"> </w:t>
      </w:r>
      <w:r w:rsidRPr="00400A1F">
        <w:rPr>
          <w:rStyle w:val="affff8"/>
          <w:rFonts w:hint="cs"/>
          <w:spacing w:val="-4"/>
          <w:rtl/>
        </w:rPr>
        <w:t>והמהגים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צופין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מהגים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מהגים</w:t>
      </w:r>
      <w:r w:rsidRPr="006F178A">
        <w:rPr>
          <w:rtl/>
        </w:rPr>
        <w:t xml:space="preserve">, </w:t>
      </w:r>
    </w:p>
    <w:p w14:paraId="0EFF114E" w14:textId="77777777" w:rsidR="00400A1F" w:rsidRDefault="00B93B58" w:rsidP="00B93B58">
      <w:pPr>
        <w:rPr>
          <w:rtl/>
        </w:rPr>
      </w:pPr>
      <w:r w:rsidRPr="006F178A">
        <w:rPr>
          <w:rFonts w:hint="cs"/>
          <w:rtl/>
        </w:rPr>
        <w:t>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שמושיען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לוקה</w:t>
      </w:r>
      <w:r w:rsidRPr="006F178A">
        <w:rPr>
          <w:rtl/>
        </w:rPr>
        <w:t xml:space="preserve">, </w:t>
      </w:r>
    </w:p>
    <w:p w14:paraId="7B561213" w14:textId="0EE970CF" w:rsidR="004B1C2F" w:rsidRDefault="00B93B58" w:rsidP="00B93B58">
      <w:pPr>
        <w:rPr>
          <w:rFonts w:ascii="BA TM • Vilna Extra-Bold" w:hAnsi="BA TM • Vilna Extra-Bold" w:cs="BA TM • Vilna Extra-Bold"/>
          <w:color w:val="767171" w:themeColor="background2" w:themeShade="80"/>
          <w:spacing w:val="2"/>
          <w:sz w:val="14"/>
          <w:szCs w:val="14"/>
          <w:rtl/>
        </w:rPr>
      </w:pPr>
      <w:r w:rsidRPr="006F178A">
        <w:rPr>
          <w:rFonts w:hint="cs"/>
          <w:rtl/>
        </w:rPr>
        <w:t>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וגזרו</w:t>
      </w:r>
      <w:r w:rsidRPr="006F178A">
        <w:rPr>
          <w:rtl/>
        </w:rPr>
        <w:t xml:space="preserve"> </w:t>
      </w:r>
      <w:r w:rsidRPr="00400A1F">
        <w:rPr>
          <w:rStyle w:val="affff8"/>
          <w:rFonts w:hint="cs"/>
          <w:rtl/>
        </w:rPr>
        <w:t>כל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cs"/>
          <w:rtl/>
        </w:rPr>
        <w:t>הבן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cs"/>
          <w:rtl/>
        </w:rPr>
        <w:t>הילוד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cs"/>
          <w:rtl/>
        </w:rPr>
        <w:t>היאורה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cs"/>
          <w:rtl/>
        </w:rPr>
        <w:t>תשליכוהו</w:t>
      </w:r>
      <w:r w:rsidRPr="00400A1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="00400A1F">
        <w:rPr>
          <w:rFonts w:hint="cs"/>
          <w:rtl/>
        </w:rPr>
        <w:t>זרקו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למשה</w:t>
      </w:r>
      <w:r w:rsidRPr="006F178A">
        <w:rPr>
          <w:rtl/>
        </w:rPr>
        <w:t xml:space="preserve">, </w:t>
      </w:r>
    </w:p>
    <w:p w14:paraId="2454B5A6" w14:textId="4CF17A0C" w:rsidR="00B93B58" w:rsidRPr="009B5681" w:rsidRDefault="00400A1F" w:rsidP="00B93B58">
      <w:pPr>
        <w:rPr>
          <w:spacing w:val="0"/>
          <w:rtl/>
        </w:rPr>
      </w:pPr>
      <w:r w:rsidRPr="009B5681">
        <w:rPr>
          <w:rFonts w:hint="cs"/>
          <w:spacing w:val="0"/>
          <w:rtl/>
        </w:rPr>
        <w:t xml:space="preserve">לא ראו עוד לסימן, ובטלו </w:t>
      </w:r>
      <w:r w:rsidR="004B1C2F" w:rsidRPr="009B5681">
        <w:rPr>
          <w:rFonts w:hint="cs"/>
          <w:spacing w:val="0"/>
          <w:rtl/>
        </w:rPr>
        <w:t>גזירתם ו</w:t>
      </w:r>
      <w:r w:rsidRPr="009B5681">
        <w:rPr>
          <w:rFonts w:hint="cs"/>
          <w:spacing w:val="0"/>
          <w:rtl/>
        </w:rPr>
        <w:t xml:space="preserve">לא ידעו </w:t>
      </w:r>
      <w:r w:rsidR="00B93B58" w:rsidRPr="009B5681">
        <w:rPr>
          <w:rFonts w:hint="cs"/>
          <w:spacing w:val="0"/>
          <w:rtl/>
        </w:rPr>
        <w:t>שעל</w:t>
      </w:r>
      <w:r w:rsidR="00B93B58" w:rsidRPr="009B5681">
        <w:rPr>
          <w:spacing w:val="0"/>
          <w:rtl/>
        </w:rPr>
        <w:t xml:space="preserve"> </w:t>
      </w:r>
      <w:r w:rsidR="00B93B58" w:rsidRPr="009B5681">
        <w:rPr>
          <w:rFonts w:hint="cs"/>
          <w:spacing w:val="0"/>
          <w:rtl/>
        </w:rPr>
        <w:t>מי</w:t>
      </w:r>
      <w:r w:rsidR="00B93B58" w:rsidRPr="009B5681">
        <w:rPr>
          <w:spacing w:val="0"/>
          <w:rtl/>
        </w:rPr>
        <w:t xml:space="preserve"> </w:t>
      </w:r>
      <w:r w:rsidR="00B93B58" w:rsidRPr="009B5681">
        <w:rPr>
          <w:rFonts w:hint="cs"/>
          <w:spacing w:val="0"/>
          <w:rtl/>
        </w:rPr>
        <w:t>מריבה</w:t>
      </w:r>
      <w:r w:rsidR="00B93B58" w:rsidRPr="009B5681">
        <w:rPr>
          <w:spacing w:val="0"/>
          <w:rtl/>
        </w:rPr>
        <w:t xml:space="preserve"> </w:t>
      </w:r>
      <w:r w:rsidR="00B93B58" w:rsidRPr="009B5681">
        <w:rPr>
          <w:rFonts w:hint="cs"/>
          <w:spacing w:val="0"/>
          <w:rtl/>
        </w:rPr>
        <w:t>הוא</w:t>
      </w:r>
      <w:r w:rsidR="00B93B58" w:rsidRPr="009B5681">
        <w:rPr>
          <w:spacing w:val="0"/>
          <w:rtl/>
        </w:rPr>
        <w:t xml:space="preserve"> </w:t>
      </w:r>
      <w:r w:rsidR="00B93B58" w:rsidRPr="009B5681">
        <w:rPr>
          <w:rFonts w:hint="cs"/>
          <w:spacing w:val="0"/>
          <w:rtl/>
        </w:rPr>
        <w:t>לוקה</w:t>
      </w:r>
      <w:r w:rsidR="00B93B58" w:rsidRPr="009B5681">
        <w:rPr>
          <w:spacing w:val="0"/>
          <w:rtl/>
        </w:rPr>
        <w:t>.</w:t>
      </w:r>
    </w:p>
    <w:p w14:paraId="3ABEAF59" w14:textId="3907EEFB" w:rsidR="00F07A5B" w:rsidRPr="00F07A5B" w:rsidRDefault="00B93B58" w:rsidP="004B1C2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והיינו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60C969FC" w14:textId="66DCABFB" w:rsidR="00B93B58" w:rsidRPr="006F178A" w:rsidRDefault="00B93B58" w:rsidP="00B93B58">
      <w:pPr>
        <w:rPr>
          <w:rtl/>
        </w:rPr>
      </w:pPr>
      <w:r w:rsidRPr="00680256">
        <w:rPr>
          <w:rStyle w:val="affff8"/>
          <w:rFonts w:hint="cs"/>
          <w:rtl/>
        </w:rPr>
        <w:t>'המה</w:t>
      </w:r>
      <w:r w:rsidRPr="00680256">
        <w:rPr>
          <w:rStyle w:val="affff8"/>
          <w:rtl/>
        </w:rPr>
        <w:t xml:space="preserve"> </w:t>
      </w:r>
      <w:r w:rsidRPr="00680256">
        <w:rPr>
          <w:rStyle w:val="affff8"/>
          <w:rFonts w:hint="cs"/>
          <w:rtl/>
        </w:rPr>
        <w:t>מי</w:t>
      </w:r>
      <w:r w:rsidRPr="00680256">
        <w:rPr>
          <w:rStyle w:val="affff8"/>
          <w:rtl/>
        </w:rPr>
        <w:t xml:space="preserve"> </w:t>
      </w:r>
      <w:r w:rsidRPr="00680256">
        <w:rPr>
          <w:rStyle w:val="affff8"/>
          <w:rFonts w:hint="cs"/>
          <w:rtl/>
        </w:rPr>
        <w:t>מריבה</w:t>
      </w:r>
      <w:r w:rsidRPr="00680256">
        <w:rPr>
          <w:rStyle w:val="affff8"/>
          <w:rtl/>
        </w:rPr>
        <w:t xml:space="preserve"> </w:t>
      </w:r>
      <w:r w:rsidRPr="00680256">
        <w:rPr>
          <w:rStyle w:val="affff8"/>
          <w:rFonts w:hint="cs"/>
          <w:rtl/>
        </w:rPr>
        <w:t>אשר</w:t>
      </w:r>
      <w:r w:rsidRPr="00680256">
        <w:rPr>
          <w:rStyle w:val="affff8"/>
          <w:rtl/>
        </w:rPr>
        <w:t xml:space="preserve"> </w:t>
      </w:r>
      <w:r w:rsidRPr="00680256">
        <w:rPr>
          <w:rStyle w:val="affff8"/>
          <w:rFonts w:hint="cs"/>
          <w:rtl/>
        </w:rPr>
        <w:t>רבו'</w:t>
      </w:r>
      <w:r w:rsidRPr="00680256">
        <w:rPr>
          <w:rStyle w:val="affff8"/>
          <w:rtl/>
        </w:rPr>
        <w:t>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איצטגניני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וטעו</w:t>
      </w:r>
      <w:r w:rsidRPr="006F178A">
        <w:rPr>
          <w:rtl/>
        </w:rPr>
        <w:t>.</w:t>
      </w:r>
    </w:p>
    <w:p w14:paraId="4FAC94A1" w14:textId="2DBD93B3" w:rsidR="00F07A5B" w:rsidRPr="00F07A5B" w:rsidRDefault="00B93B58" w:rsidP="004B1C2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והיינו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דאמר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משה</w:t>
      </w:r>
      <w:r w:rsidR="00F07A5B" w:rsidRPr="00F07A5B">
        <w:rPr>
          <w:rtl/>
        </w:rPr>
        <w:t>:</w:t>
      </w:r>
    </w:p>
    <w:p w14:paraId="29F3C9BB" w14:textId="4059CA24" w:rsidR="00B93B58" w:rsidRPr="00400A1F" w:rsidRDefault="00B93B58" w:rsidP="00400A1F">
      <w:pPr>
        <w:spacing w:after="60"/>
        <w:rPr>
          <w:spacing w:val="2"/>
          <w:rtl/>
        </w:rPr>
      </w:pPr>
      <w:r w:rsidRPr="00400A1F">
        <w:rPr>
          <w:rStyle w:val="affff8"/>
          <w:rFonts w:hint="cs"/>
          <w:spacing w:val="2"/>
          <w:rtl/>
        </w:rPr>
        <w:t>שש</w:t>
      </w:r>
      <w:r w:rsidRPr="00400A1F">
        <w:rPr>
          <w:rStyle w:val="affff8"/>
          <w:spacing w:val="2"/>
          <w:rtl/>
        </w:rPr>
        <w:t xml:space="preserve"> </w:t>
      </w:r>
      <w:r w:rsidRPr="00400A1F">
        <w:rPr>
          <w:rStyle w:val="affff8"/>
          <w:rFonts w:hint="eastAsia"/>
          <w:spacing w:val="2"/>
          <w:rtl/>
        </w:rPr>
        <w:t>מאות</w:t>
      </w:r>
      <w:r w:rsidRPr="00400A1F">
        <w:rPr>
          <w:rStyle w:val="affff8"/>
          <w:spacing w:val="2"/>
          <w:rtl/>
        </w:rPr>
        <w:t xml:space="preserve"> </w:t>
      </w:r>
      <w:r w:rsidRPr="00400A1F">
        <w:rPr>
          <w:rStyle w:val="affff8"/>
          <w:rFonts w:hint="eastAsia"/>
          <w:spacing w:val="2"/>
          <w:rtl/>
        </w:rPr>
        <w:t>אלף</w:t>
      </w:r>
      <w:r w:rsidRPr="00400A1F">
        <w:rPr>
          <w:rStyle w:val="affff8"/>
          <w:spacing w:val="2"/>
          <w:rtl/>
        </w:rPr>
        <w:t xml:space="preserve"> </w:t>
      </w:r>
      <w:r w:rsidRPr="00400A1F">
        <w:rPr>
          <w:rStyle w:val="affff8"/>
          <w:rFonts w:hint="eastAsia"/>
          <w:spacing w:val="2"/>
          <w:rtl/>
        </w:rPr>
        <w:t>רגלי</w:t>
      </w:r>
      <w:r w:rsidRPr="00400A1F">
        <w:rPr>
          <w:rStyle w:val="affff8"/>
          <w:spacing w:val="2"/>
          <w:rtl/>
        </w:rPr>
        <w:t xml:space="preserve"> </w:t>
      </w:r>
      <w:r w:rsidRPr="00400A1F">
        <w:rPr>
          <w:rStyle w:val="affff8"/>
          <w:rFonts w:hint="eastAsia"/>
          <w:spacing w:val="2"/>
          <w:rtl/>
        </w:rPr>
        <w:t>וגו</w:t>
      </w:r>
      <w:r w:rsidRPr="00400A1F">
        <w:rPr>
          <w:rStyle w:val="affff8"/>
          <w:spacing w:val="2"/>
          <w:rtl/>
        </w:rPr>
        <w:t>',</w:t>
      </w:r>
      <w:r w:rsidRPr="00400A1F">
        <w:rPr>
          <w:spacing w:val="2"/>
          <w:rtl/>
        </w:rPr>
        <w:t xml:space="preserve"> </w:t>
      </w:r>
      <w:r w:rsidRPr="00400A1F">
        <w:rPr>
          <w:rStyle w:val="affffc"/>
          <w:rFonts w:hint="eastAsia"/>
          <w:spacing w:val="2"/>
          <w:rtl/>
        </w:rPr>
        <w:t>אמר</w:t>
      </w:r>
      <w:r w:rsidRPr="00400A1F">
        <w:rPr>
          <w:rStyle w:val="affffc"/>
          <w:spacing w:val="2"/>
          <w:rtl/>
        </w:rPr>
        <w:t xml:space="preserve"> </w:t>
      </w:r>
      <w:r w:rsidRPr="00400A1F">
        <w:rPr>
          <w:rStyle w:val="affffc"/>
          <w:rFonts w:hint="eastAsia"/>
          <w:spacing w:val="2"/>
          <w:rtl/>
        </w:rPr>
        <w:t>משה</w:t>
      </w:r>
      <w:r w:rsidRPr="00400A1F">
        <w:rPr>
          <w:rStyle w:val="affffc"/>
          <w:spacing w:val="2"/>
          <w:rtl/>
        </w:rPr>
        <w:t xml:space="preserve"> </w:t>
      </w:r>
      <w:r w:rsidRPr="00400A1F">
        <w:rPr>
          <w:rStyle w:val="affffc"/>
          <w:rFonts w:hint="eastAsia"/>
          <w:spacing w:val="2"/>
          <w:rtl/>
        </w:rPr>
        <w:t>לישראל</w:t>
      </w:r>
      <w:r w:rsidRPr="00400A1F">
        <w:rPr>
          <w:rStyle w:val="affffc"/>
          <w:spacing w:val="2"/>
          <w:rtl/>
        </w:rPr>
        <w:t>:</w:t>
      </w:r>
      <w:r w:rsidRPr="00400A1F">
        <w:rPr>
          <w:spacing w:val="2"/>
          <w:rtl/>
        </w:rPr>
        <w:t xml:space="preserve"> </w:t>
      </w:r>
      <w:r w:rsidRPr="00400A1F">
        <w:rPr>
          <w:rFonts w:hint="eastAsia"/>
          <w:spacing w:val="2"/>
          <w:rtl/>
        </w:rPr>
        <w:t>בשבילי</w:t>
      </w:r>
      <w:r w:rsidRPr="00400A1F">
        <w:rPr>
          <w:spacing w:val="2"/>
          <w:rtl/>
        </w:rPr>
        <w:t xml:space="preserve"> </w:t>
      </w:r>
      <w:r w:rsidRPr="00400A1F">
        <w:rPr>
          <w:rFonts w:hint="eastAsia"/>
          <w:spacing w:val="2"/>
          <w:rtl/>
        </w:rPr>
        <w:t>נצלתם</w:t>
      </w:r>
      <w:r w:rsidRPr="00400A1F">
        <w:rPr>
          <w:spacing w:val="2"/>
          <w:rtl/>
        </w:rPr>
        <w:t xml:space="preserve"> </w:t>
      </w:r>
      <w:r w:rsidRPr="00400A1F">
        <w:rPr>
          <w:rFonts w:hint="eastAsia"/>
          <w:spacing w:val="2"/>
          <w:rtl/>
        </w:rPr>
        <w:t>כולכם</w:t>
      </w:r>
      <w:r w:rsidRPr="00400A1F">
        <w:rPr>
          <w:spacing w:val="2"/>
          <w:rtl/>
        </w:rPr>
        <w:t>.</w:t>
      </w:r>
    </w:p>
    <w:p w14:paraId="58658E51" w14:textId="64C4B6A4" w:rsidR="00F07A5B" w:rsidRPr="00F07A5B" w:rsidRDefault="00B93B58" w:rsidP="0068025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088ED4F7" w14:textId="2ACEBE4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היום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כ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א בניסן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: </w:t>
      </w:r>
      <w:r>
        <w:rPr>
          <w:rStyle w:val="affffc"/>
          <w:rFonts w:hint="cs"/>
          <w:rtl/>
          <w:rPrChange w:id="9014" w:author="מנוע אמוראים" w:date="2026-10-05T16:41:03Z">
            <w:rPr>
              <w:rFonts w:hint="cs"/>
              <w:rtl/>
            </w:rPr>
          </w:rPrChange>
        </w:rPr>
        <w:t xml:space="preserve">רבש</w:t>
      </w:r>
      <w:r>
        <w:rPr>
          <w:rStyle w:val="affffc"/>
          <w:rtl/>
          <w:rPrChange w:id="9015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16" w:author="מנוע אמוראים" w:date="2026-10-05T16:41:0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? </w:t>
      </w:r>
    </w:p>
    <w:p w14:paraId="7CD84309" w14:textId="2BBC76A0" w:rsidR="00F07A5B" w:rsidRPr="00F07A5B" w:rsidRDefault="00B93B58" w:rsidP="0068025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6A8CCCE3" w14:textId="4B1196F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היום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ו'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בסיון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: </w:t>
      </w:r>
      <w:r>
        <w:rPr>
          <w:rStyle w:val="affffc"/>
          <w:rFonts w:hint="cs"/>
          <w:rtl/>
          <w:rPrChange w:id="9017" w:author="מנוע אמוראים" w:date="2026-10-05T16:41:03Z">
            <w:rPr>
              <w:rFonts w:hint="cs"/>
              <w:rtl/>
            </w:rPr>
          </w:rPrChange>
        </w:rPr>
        <w:t xml:space="preserve">רבש</w:t>
      </w:r>
      <w:r>
        <w:rPr>
          <w:rStyle w:val="affffc"/>
          <w:rtl/>
          <w:rPrChange w:id="9018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19" w:author="מנוע אמוראים" w:date="2026-10-05T16:41:0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? </w:t>
      </w:r>
    </w:p>
    <w:p w14:paraId="369D1368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למ</w:t>
      </w:r>
      <w:r w:rsidRPr="006F178A">
        <w:rPr>
          <w:rtl/>
        </w:rPr>
        <w:t>"</w:t>
      </w:r>
      <w:r w:rsidRPr="006F178A">
        <w:rPr>
          <w:rFonts w:hint="cs"/>
          <w:rtl/>
        </w:rPr>
        <w:t>ד בו' בסיוון -משכח</w:t>
      </w:r>
      <w:r w:rsidRPr="006F178A">
        <w:rPr>
          <w:rtl/>
        </w:rPr>
        <w:t>"</w:t>
      </w:r>
      <w:r w:rsidRPr="006F178A">
        <w:rPr>
          <w:rFonts w:hint="cs"/>
          <w:rtl/>
        </w:rPr>
        <w:t>ל ג' חודשים דבז' אדר מת ובז' אדר נולד ומז' באדר ועד ו' סיון הו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ל ג' חודשים </w:t>
      </w:r>
    </w:p>
    <w:p w14:paraId="3B399604" w14:textId="77777777" w:rsidR="00F07A5B" w:rsidRPr="00F07A5B" w:rsidRDefault="00680256" w:rsidP="0068025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אבל</w:t>
      </w:r>
      <w:r w:rsidR="00B93B58" w:rsidRPr="00F07A5B">
        <w:rPr>
          <w:rtl/>
        </w:rPr>
        <w:t xml:space="preserve"> </w:t>
      </w:r>
      <w:r w:rsidR="00B93B58" w:rsidRPr="00F07A5B">
        <w:rPr>
          <w:rFonts w:hint="eastAsia"/>
          <w:rtl/>
        </w:rPr>
        <w:t>למ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ד</w:t>
      </w:r>
      <w:r w:rsidR="00F07A5B" w:rsidRPr="00F07A5B">
        <w:rPr>
          <w:rtl/>
        </w:rPr>
        <w:t>:</w:t>
      </w:r>
    </w:p>
    <w:p w14:paraId="42FE48AF" w14:textId="0F90A5E9" w:rsidR="00B93B58" w:rsidRPr="00680256" w:rsidRDefault="00B93B58" w:rsidP="00680256">
      <w:pPr>
        <w:spacing w:after="60"/>
        <w:rPr>
          <w:rtl/>
        </w:rPr>
      </w:pPr>
      <w:r w:rsidRPr="00680256">
        <w:rPr>
          <w:rFonts w:hint="eastAsia"/>
          <w:rtl/>
        </w:rPr>
        <w:t>בכ</w:t>
      </w:r>
      <w:r w:rsidRPr="00680256">
        <w:rPr>
          <w:rtl/>
        </w:rPr>
        <w:t>"</w:t>
      </w:r>
      <w:r w:rsidRPr="00680256">
        <w:rPr>
          <w:rFonts w:hint="eastAsia"/>
          <w:rtl/>
        </w:rPr>
        <w:t>א</w:t>
      </w:r>
      <w:r w:rsidRPr="00680256">
        <w:rPr>
          <w:rtl/>
        </w:rPr>
        <w:t xml:space="preserve"> בניסן-  אותה שנה מעוברת היתה רובו של ראשון ורובו של אחרון ואמצעי שלם </w:t>
      </w:r>
    </w:p>
    <w:p w14:paraId="30373B7D" w14:textId="77777777" w:rsidR="00B93B58" w:rsidRPr="00400A1F" w:rsidRDefault="00B93B58" w:rsidP="00B93B58">
      <w:pPr>
        <w:rPr>
          <w:rtl/>
        </w:rPr>
      </w:pPr>
      <w:r w:rsidRPr="006F178A">
        <w:rPr>
          <w:rFonts w:ascii="Fb Fontext" w:hAnsi="Fb Fontext"/>
          <w:rtl/>
        </w:rPr>
        <w:t>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'ותאמר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וקראתי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מינקת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העבריות'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שהחזירוהו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המצריות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ינק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יינק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והיינו</w:t>
      </w:r>
      <w:r w:rsidRPr="006F178A">
        <w:rPr>
          <w:rtl/>
        </w:rPr>
        <w:t xml:space="preserve"> </w:t>
      </w:r>
      <w:r w:rsidRPr="00400A1F">
        <w:rPr>
          <w:rStyle w:val="affff8"/>
          <w:rFonts w:hint="eastAsia"/>
          <w:rtl/>
        </w:rPr>
        <w:t>דאת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מי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יורה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דעה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וגו</w:t>
      </w:r>
      <w:r w:rsidRPr="00400A1F">
        <w:rPr>
          <w:rStyle w:val="affff8"/>
          <w:rtl/>
        </w:rPr>
        <w:t>'</w:t>
      </w:r>
      <w:r w:rsidRPr="00225FF9">
        <w:rPr>
          <w:spacing w:val="-2"/>
          <w:rtl/>
        </w:rPr>
        <w:t xml:space="preserve">, </w:t>
      </w:r>
      <w:r w:rsidRPr="00400A1F">
        <w:rPr>
          <w:rFonts w:hint="eastAsia"/>
          <w:rtl/>
        </w:rPr>
        <w:t>למי</w:t>
      </w:r>
      <w:r w:rsidRPr="00400A1F">
        <w:rPr>
          <w:rtl/>
        </w:rPr>
        <w:t xml:space="preserve"> </w:t>
      </w:r>
      <w:r w:rsidRPr="00400A1F">
        <w:rPr>
          <w:rFonts w:hint="eastAsia"/>
          <w:rtl/>
        </w:rPr>
        <w:t>יורה</w:t>
      </w:r>
      <w:r w:rsidRPr="00400A1F">
        <w:rPr>
          <w:rtl/>
        </w:rPr>
        <w:t xml:space="preserve"> </w:t>
      </w:r>
      <w:r w:rsidRPr="00400A1F">
        <w:rPr>
          <w:rFonts w:hint="eastAsia"/>
          <w:rtl/>
        </w:rPr>
        <w:t>דעה</w:t>
      </w:r>
      <w:r w:rsidRPr="00400A1F">
        <w:rPr>
          <w:rtl/>
        </w:rPr>
        <w:t xml:space="preserve"> </w:t>
      </w:r>
      <w:r w:rsidRPr="00400A1F">
        <w:rPr>
          <w:rFonts w:hint="eastAsia"/>
          <w:rtl/>
        </w:rPr>
        <w:t>ולמי</w:t>
      </w:r>
      <w:r w:rsidRPr="00400A1F">
        <w:rPr>
          <w:rtl/>
        </w:rPr>
        <w:t xml:space="preserve"> </w:t>
      </w:r>
      <w:r w:rsidRPr="00400A1F">
        <w:rPr>
          <w:rFonts w:hint="eastAsia"/>
          <w:rtl/>
        </w:rPr>
        <w:t>יבין</w:t>
      </w:r>
      <w:r w:rsidRPr="00400A1F">
        <w:rPr>
          <w:rtl/>
        </w:rPr>
        <w:t xml:space="preserve"> </w:t>
      </w:r>
      <w:r w:rsidRPr="00400A1F">
        <w:rPr>
          <w:rFonts w:hint="eastAsia"/>
          <w:rtl/>
        </w:rPr>
        <w:t>שמועה</w:t>
      </w:r>
      <w:r w:rsidRPr="00400A1F">
        <w:rPr>
          <w:rtl/>
        </w:rPr>
        <w:t xml:space="preserve">? </w:t>
      </w:r>
      <w:r w:rsidRPr="00400A1F">
        <w:rPr>
          <w:rStyle w:val="affff8"/>
          <w:rFonts w:hint="eastAsia"/>
          <w:rtl/>
        </w:rPr>
        <w:t>לגמולי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מחלב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ולעתיקי</w:t>
      </w:r>
      <w:r w:rsidRPr="00400A1F">
        <w:rPr>
          <w:rStyle w:val="affff8"/>
          <w:rtl/>
        </w:rPr>
        <w:t xml:space="preserve"> </w:t>
      </w:r>
      <w:r w:rsidRPr="00400A1F">
        <w:rPr>
          <w:rStyle w:val="affff8"/>
          <w:rFonts w:hint="eastAsia"/>
          <w:rtl/>
        </w:rPr>
        <w:t>משדים</w:t>
      </w:r>
      <w:r w:rsidRPr="00400A1F">
        <w:rPr>
          <w:rtl/>
        </w:rPr>
        <w:t>.</w:t>
      </w:r>
    </w:p>
    <w:p w14:paraId="591EDD27" w14:textId="72E4236F" w:rsidR="00F07A5B" w:rsidRPr="00F07A5B" w:rsidRDefault="00400A1F" w:rsidP="00400A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ר"א</w:t>
      </w:r>
      <w:r w:rsidR="00F07A5B" w:rsidRPr="00F07A5B">
        <w:rPr>
          <w:rFonts w:hint="cs"/>
          <w:rtl/>
        </w:rPr>
        <w:t>:</w:t>
      </w:r>
    </w:p>
    <w:p w14:paraId="51F2030D" w14:textId="2B3CDE0A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'ותאמר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לכי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בזריזות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כעלמה</w:t>
      </w:r>
      <w:r w:rsidRPr="006F178A">
        <w:rPr>
          <w:rtl/>
        </w:rPr>
        <w:t>.</w:t>
      </w:r>
    </w:p>
    <w:p w14:paraId="4C6BDEFE" w14:textId="37047779" w:rsidR="00B93B58" w:rsidRPr="006F178A" w:rsidRDefault="00400A1F" w:rsidP="00F21D20">
      <w:pPr>
        <w:spacing w:after="60"/>
        <w:rPr>
          <w:rtl/>
        </w:rPr>
      </w:pPr>
      <w:r w:rsidRPr="00400A1F">
        <w:rPr>
          <w:rStyle w:val="affffc"/>
          <w:rFonts w:hint="cs"/>
          <w:rtl/>
        </w:rPr>
        <w:t>רשב''נ</w:t>
      </w:r>
      <w:r w:rsidR="00B93B58" w:rsidRPr="00400A1F">
        <w:rPr>
          <w:rStyle w:val="affffc"/>
          <w:rtl/>
        </w:rPr>
        <w:t xml:space="preserve">: </w:t>
      </w:r>
      <w:r w:rsidR="00B93B58" w:rsidRPr="00400A1F">
        <w:rPr>
          <w:rStyle w:val="affff8"/>
          <w:rFonts w:hint="cs"/>
          <w:rtl/>
        </w:rPr>
        <w:t>העלמה</w:t>
      </w:r>
      <w:r w:rsidR="00B93B58" w:rsidRPr="00400A1F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שהעלימה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דבריה</w:t>
      </w:r>
      <w:r w:rsidR="00B93B58" w:rsidRPr="006F178A">
        <w:rPr>
          <w:rtl/>
        </w:rPr>
        <w:t>.</w:t>
      </w:r>
    </w:p>
    <w:p w14:paraId="601505F4" w14:textId="1A0CEB9F" w:rsidR="00F07A5B" w:rsidRPr="00F07A5B" w:rsidRDefault="00F21D20" w:rsidP="00F21D2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ארחב''ח</w:t>
      </w:r>
      <w:r w:rsidR="00F07A5B" w:rsidRPr="00F07A5B">
        <w:rPr>
          <w:rFonts w:hint="cs"/>
          <w:rtl/>
        </w:rPr>
        <w:t>:</w:t>
      </w:r>
    </w:p>
    <w:p w14:paraId="4635FD0E" w14:textId="101711DD" w:rsidR="00F21D20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'ותאמר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היליכי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הילד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הזה</w:t>
      </w:r>
      <w:r w:rsidRPr="003625F4">
        <w:rPr>
          <w:rStyle w:val="affff8"/>
          <w:rtl/>
        </w:rPr>
        <w:t>'</w:t>
      </w:r>
    </w:p>
    <w:p w14:paraId="615684DF" w14:textId="1420AAC1" w:rsidR="00B93B58" w:rsidRPr="006F178A" w:rsidRDefault="00B93B58" w:rsidP="00F21D20">
      <w:pPr>
        <w:spacing w:after="60"/>
        <w:rPr>
          <w:rtl/>
        </w:rPr>
      </w:pPr>
      <w:r w:rsidRPr="006F178A">
        <w:rPr>
          <w:rFonts w:hint="cs"/>
          <w:rtl/>
        </w:rPr>
        <w:t>מתנבאה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מתנבאה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היליכי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שליכי</w:t>
      </w:r>
      <w:r w:rsidRPr="006F178A">
        <w:rPr>
          <w:rtl/>
        </w:rPr>
        <w:t>.</w:t>
      </w:r>
    </w:p>
    <w:p w14:paraId="034B407D" w14:textId="77777777" w:rsidR="00F07A5B" w:rsidRPr="00F07A5B" w:rsidRDefault="00F21D20" w:rsidP="00F21D20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רחב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6539D223" w14:textId="21924419" w:rsidR="00F21D20" w:rsidRPr="00F21D20" w:rsidRDefault="00B93B58" w:rsidP="00F21D20">
      <w:pPr>
        <w:pStyle w:val="affff7"/>
        <w:rPr>
          <w:rtl/>
        </w:rPr>
      </w:pPr>
      <w:r>
        <w:rPr>
          <w:rtl/>
        </w:rPr>
        <w:t xml:space="preserve">'</w:t>
      </w:r>
      <w:r>
        <w:rPr>
          <w:rStyle w:val="affff8"/>
          <w:rtl/>
          <w:rPrChange w:id="9087" w:author="מנוע פסוקים" w:date="2026-10-05T16:37:59Z">
            <w:rPr>
              <w:rtl/>
            </w:rPr>
          </w:rPrChange>
        </w:rPr>
        <w:t xml:space="preserve">ואני </w:t>
      </w:r>
      <w:r>
        <w:rPr>
          <w:rStyle w:val="affff8"/>
          <w:rFonts w:hint="eastAsia"/>
          <w:rtl/>
          <w:rPrChange w:id="9088" w:author="מנוע פסוקים" w:date="2026-10-05T16:37:59Z">
            <w:rPr>
              <w:rFonts w:hint="eastAsia"/>
              <w:rtl/>
            </w:rPr>
          </w:rPrChange>
        </w:rPr>
        <w:t xml:space="preserve">אתן</w:t>
      </w:r>
      <w:r>
        <w:rPr>
          <w:rStyle w:val="affff8"/>
          <w:rtl/>
          <w:rPrChange w:id="9089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90" w:author="מנוע פסוקים" w:date="2026-10-05T16:37:59Z">
            <w:rPr>
              <w:rFonts w:hint="eastAsia"/>
              <w:rtl/>
            </w:rPr>
          </w:rPrChange>
        </w:rPr>
        <w:t xml:space="preserve">את</w:t>
      </w:r>
      <w:r>
        <w:rPr>
          <w:rStyle w:val="affff8"/>
          <w:rtl/>
          <w:rPrChange w:id="9091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92" w:author="מנוע פסוקים" w:date="2026-10-05T16:37:59Z">
            <w:rPr>
              <w:rFonts w:hint="eastAsia"/>
              <w:rtl/>
            </w:rPr>
          </w:rPrChange>
        </w:rPr>
        <w:t xml:space="preserve">שכרך</w:t>
      </w:r>
      <w:r w:rsidRPr="00F21D20">
        <w:rPr>
          <w:rtl/>
        </w:rPr>
        <w:t>'</w:t>
      </w:r>
    </w:p>
    <w:p w14:paraId="4F344D9B" w14:textId="41A4E2EE" w:rsidR="00B93B58" w:rsidRPr="00F21D20" w:rsidRDefault="00B93B58" w:rsidP="00F21D20">
      <w:pPr>
        <w:spacing w:after="60"/>
        <w:rPr>
          <w:rtl/>
        </w:rPr>
      </w:pPr>
      <w:r w:rsidRPr="00F21D20">
        <w:rPr>
          <w:rFonts w:hint="eastAsia"/>
          <w:rtl/>
        </w:rPr>
        <w:lastRenderedPageBreak/>
        <w:t>לא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דיין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לצדיקים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שמחזירין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להן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אבידתן</w:t>
      </w:r>
      <w:r w:rsidRPr="00F21D20">
        <w:rPr>
          <w:rtl/>
        </w:rPr>
        <w:t xml:space="preserve">, </w:t>
      </w:r>
      <w:r w:rsidRPr="00F21D20">
        <w:rPr>
          <w:rFonts w:hint="eastAsia"/>
          <w:rtl/>
        </w:rPr>
        <w:t>אלא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שנותנין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להן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שכרן</w:t>
      </w:r>
      <w:r w:rsidRPr="00F21D20">
        <w:rPr>
          <w:rtl/>
        </w:rPr>
        <w:t>.</w:t>
      </w:r>
    </w:p>
    <w:p w14:paraId="02298454" w14:textId="37F40DB8" w:rsidR="00F07A5B" w:rsidRPr="00F07A5B" w:rsidRDefault="00F21D20" w:rsidP="00F21D2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מרב</w:t>
      </w:r>
      <w:r w:rsidR="00F07A5B" w:rsidRPr="00F07A5B">
        <w:rPr>
          <w:rFonts w:hint="cs"/>
          <w:rtl/>
        </w:rPr>
        <w:t>:</w:t>
      </w:r>
    </w:p>
    <w:p w14:paraId="2492110C" w14:textId="78F5A0DF" w:rsidR="00B93B58" w:rsidRPr="006F178A" w:rsidRDefault="00B93B58" w:rsidP="00F21D20">
      <w:pPr>
        <w:rPr>
          <w:rtl/>
        </w:rPr>
      </w:pPr>
      <w:r w:rsidRPr="003625F4">
        <w:rPr>
          <w:rStyle w:val="affff8"/>
          <w:rFonts w:hint="cs"/>
          <w:rtl/>
        </w:rPr>
        <w:t>'ותקח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מרים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הנביאה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אהרן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? </w:t>
      </w:r>
      <w:r w:rsidR="00F21D20">
        <w:rPr>
          <w:rFonts w:hint="cs"/>
          <w:rtl/>
        </w:rPr>
        <w:t xml:space="preserve">-מלמד </w:t>
      </w:r>
      <w:r w:rsidR="00F21D20" w:rsidRPr="00F21D20">
        <w:rPr>
          <w:rFonts w:hint="cs"/>
          <w:rtl/>
        </w:rPr>
        <w:t>שנ</w:t>
      </w:r>
      <w:r w:rsidRPr="00F21D20">
        <w:rPr>
          <w:rFonts w:hint="eastAsia"/>
          <w:rtl/>
        </w:rPr>
        <w:t>תנבאה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כשהיא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אחות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אהרן</w:t>
      </w:r>
      <w:r w:rsidRPr="00F21D20">
        <w:rPr>
          <w:rtl/>
        </w:rPr>
        <w:t xml:space="preserve">, </w:t>
      </w:r>
      <w:r w:rsidRPr="00F21D20">
        <w:rPr>
          <w:rFonts w:hint="eastAsia"/>
          <w:rtl/>
        </w:rPr>
        <w:t>ואומרת</w:t>
      </w:r>
      <w:r w:rsidRPr="00F21D20">
        <w:rPr>
          <w:rtl/>
        </w:rPr>
        <w:t xml:space="preserve">: </w:t>
      </w:r>
      <w:r w:rsidRPr="00F21D20">
        <w:rPr>
          <w:rFonts w:hint="eastAsia"/>
          <w:rtl/>
        </w:rPr>
        <w:t>עתידה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אמי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שתלד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בן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שמושיע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את</w:t>
      </w:r>
      <w:r w:rsidRPr="00F21D20">
        <w:rPr>
          <w:rtl/>
        </w:rPr>
        <w:t xml:space="preserve"> </w:t>
      </w:r>
      <w:r w:rsidRPr="00F21D20">
        <w:rPr>
          <w:rFonts w:hint="eastAsia"/>
          <w:rtl/>
        </w:rPr>
        <w:t>ישראל</w:t>
      </w:r>
      <w:r w:rsidRPr="00F21D20">
        <w:rPr>
          <w:rtl/>
        </w:rPr>
        <w:t>;</w:t>
      </w:r>
      <w:r w:rsidR="00F21D20" w:rsidRPr="00F21D20">
        <w:rPr>
          <w:rFonts w:hint="cs"/>
          <w:rtl/>
        </w:rPr>
        <w:t xml:space="preserve"> </w:t>
      </w:r>
      <w:r w:rsidR="00F21D20" w:rsidRPr="006F178A">
        <w:rPr>
          <w:rFonts w:hint="cs"/>
          <w:rtl/>
        </w:rPr>
        <w:t>וכיון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שנולד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משה</w:t>
      </w:r>
      <w:r w:rsidR="00F21D20" w:rsidRPr="006F178A">
        <w:rPr>
          <w:rtl/>
        </w:rPr>
        <w:t xml:space="preserve">, </w:t>
      </w:r>
      <w:r w:rsidR="00F21D20" w:rsidRPr="006F178A">
        <w:rPr>
          <w:rFonts w:hint="cs"/>
          <w:rtl/>
        </w:rPr>
        <w:t>נתמלא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כל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הבית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כולה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אור</w:t>
      </w:r>
      <w:r w:rsidR="00F21D20" w:rsidRPr="006F178A">
        <w:rPr>
          <w:rtl/>
        </w:rPr>
        <w:t xml:space="preserve">, </w:t>
      </w:r>
      <w:r w:rsidR="00F21D20" w:rsidRPr="006F178A">
        <w:rPr>
          <w:rFonts w:hint="cs"/>
          <w:rtl/>
        </w:rPr>
        <w:t>עמד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אביה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ונשקה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על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ראשה</w:t>
      </w:r>
      <w:r w:rsidR="00F21D20" w:rsidRPr="006F178A">
        <w:rPr>
          <w:rtl/>
        </w:rPr>
        <w:t xml:space="preserve">, </w:t>
      </w:r>
      <w:r w:rsidR="00F21D20" w:rsidRPr="00F21D20">
        <w:rPr>
          <w:rStyle w:val="affffc"/>
          <w:rFonts w:hint="cs"/>
          <w:rtl/>
        </w:rPr>
        <w:t>א</w:t>
      </w:r>
      <w:r w:rsidR="00F21D20">
        <w:rPr>
          <w:rStyle w:val="affffc"/>
          <w:rFonts w:hint="cs"/>
          <w:rtl/>
        </w:rPr>
        <w:t>"ל</w:t>
      </w:r>
      <w:r w:rsidR="00F21D20" w:rsidRPr="00F21D20">
        <w:rPr>
          <w:rStyle w:val="affffc"/>
          <w:rtl/>
        </w:rPr>
        <w:t xml:space="preserve">: </w:t>
      </w:r>
      <w:r w:rsidR="00F21D20" w:rsidRPr="006F178A">
        <w:rPr>
          <w:rFonts w:hint="cs"/>
          <w:rtl/>
        </w:rPr>
        <w:t>בתי</w:t>
      </w:r>
      <w:r w:rsidR="00F21D20" w:rsidRPr="006F178A">
        <w:rPr>
          <w:rtl/>
        </w:rPr>
        <w:t xml:space="preserve">, </w:t>
      </w:r>
      <w:r w:rsidR="00F21D20" w:rsidRPr="006F178A">
        <w:rPr>
          <w:rFonts w:hint="cs"/>
          <w:rtl/>
        </w:rPr>
        <w:t>נתקיימה</w:t>
      </w:r>
      <w:r w:rsidR="00F21D20" w:rsidRPr="006F178A">
        <w:rPr>
          <w:rtl/>
        </w:rPr>
        <w:t xml:space="preserve"> </w:t>
      </w:r>
      <w:r w:rsidR="00F21D20" w:rsidRPr="006F178A">
        <w:rPr>
          <w:rFonts w:hint="cs"/>
          <w:rtl/>
        </w:rPr>
        <w:t>נבואתיך</w:t>
      </w:r>
      <w:r w:rsidR="00F21D20" w:rsidRPr="006F178A">
        <w:rPr>
          <w:rtl/>
        </w:rPr>
        <w:t>!</w:t>
      </w:r>
    </w:p>
    <w:p w14:paraId="12A4B5C1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יג.</w:t>
      </w:r>
    </w:p>
    <w:p w14:paraId="5F4713E8" w14:textId="1FFEE763" w:rsidR="00B93B58" w:rsidRPr="006F178A" w:rsidRDefault="00B93B58" w:rsidP="00F21D20">
      <w:pPr>
        <w:rPr>
          <w:rtl/>
        </w:rPr>
      </w:pPr>
      <w:r w:rsidRPr="006F178A">
        <w:rPr>
          <w:rFonts w:hint="cs"/>
          <w:rtl/>
        </w:rPr>
        <w:t>וכיון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שהטילוהו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ליאור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וטפחה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ראשה</w:t>
      </w:r>
      <w:r w:rsidRPr="006F178A">
        <w:rPr>
          <w:rtl/>
        </w:rPr>
        <w:t xml:space="preserve">, </w:t>
      </w:r>
      <w:r w:rsidR="00F21D20" w:rsidRPr="00F21D20">
        <w:rPr>
          <w:rStyle w:val="affffc"/>
          <w:rFonts w:hint="cs"/>
          <w:rtl/>
        </w:rPr>
        <w:t>א"ל:</w:t>
      </w:r>
      <w:r w:rsidRPr="00F21D20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בתי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נבואתיך</w:t>
      </w:r>
      <w:r w:rsidRPr="006F178A">
        <w:rPr>
          <w:rtl/>
        </w:rPr>
        <w:t>!</w:t>
      </w:r>
      <w:r w:rsidR="00F21D20">
        <w:rPr>
          <w:rFonts w:hint="cs"/>
          <w:rtl/>
        </w:rPr>
        <w:t xml:space="preserve"> </w:t>
      </w:r>
      <w:r w:rsidRPr="00F21D20">
        <w:rPr>
          <w:rStyle w:val="affffc"/>
          <w:rFonts w:hint="cs"/>
          <w:rtl/>
        </w:rPr>
        <w:t>והיינו</w:t>
      </w:r>
      <w:r w:rsidRPr="00F21D20">
        <w:rPr>
          <w:rStyle w:val="affffc"/>
          <w:rtl/>
        </w:rPr>
        <w:t xml:space="preserve"> </w:t>
      </w:r>
      <w:r w:rsidRPr="003215F9">
        <w:rPr>
          <w:rStyle w:val="affff8"/>
          <w:rFonts w:hint="cs"/>
          <w:rtl/>
        </w:rPr>
        <w:t>ד</w:t>
      </w:r>
      <w:r w:rsidRPr="00F21D20">
        <w:rPr>
          <w:rStyle w:val="affff8"/>
          <w:rFonts w:hint="cs"/>
          <w:spacing w:val="0"/>
          <w:rtl/>
        </w:rPr>
        <w:t>'ותתצב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אחותו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מרחוק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לדעה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מה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יעשה</w:t>
      </w:r>
      <w:r w:rsidRPr="00F21D20">
        <w:rPr>
          <w:rStyle w:val="affff8"/>
          <w:spacing w:val="0"/>
          <w:rtl/>
        </w:rPr>
        <w:t xml:space="preserve"> </w:t>
      </w:r>
      <w:r w:rsidRPr="00F21D20">
        <w:rPr>
          <w:rStyle w:val="affff8"/>
          <w:rFonts w:hint="cs"/>
          <w:spacing w:val="0"/>
          <w:rtl/>
        </w:rPr>
        <w:t>לו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נבואתה</w:t>
      </w:r>
      <w:r w:rsidRPr="006F178A">
        <w:rPr>
          <w:rtl/>
        </w:rPr>
        <w:t>.</w:t>
      </w:r>
    </w:p>
    <w:bookmarkEnd w:id="3"/>
    <w:p w14:paraId="44D3A065" w14:textId="05B63135" w:rsidR="00B93B58" w:rsidRPr="006F178A" w:rsidRDefault="00E4644A" w:rsidP="00E4644A">
      <w:pPr>
        <w:pStyle w:val="affff5"/>
        <w:rPr>
          <w:del w:id="90060" w:author="מנוע עיצוב" w:date="2026-10-08T11:01:28Z"/>
          <w:rtl/>
        </w:rPr>
      </w:pPr>
      <w:del w:id="90059" w:author="מנוע עיצוב" w:date="2026-10-08T11:01:28Z">
        <w:r>
          <w:rPr>
            <w:rtl/>
          </w:rPr>
          <w:delText xml:space="preserve">****</w:delText>
        </w:r>
      </w:del>
    </w:p>
    <w:p w14:paraId="6ECDA6B3" w14:textId="4701A93D" w:rsidR="00F21D20" w:rsidRDefault="00B93B58" w:rsidP="00214612">
      <w:pPr>
        <w:pStyle w:val="afffd"/>
        <w:rPr>
          <w:rtl/>
        </w:rPr>
      </w:pPr>
      <w:ins w:id="9823" w:author="מספור קטעי משנה" w:date="2026-10-06T06:45:52Z">
        <w:r>
          <w:rPr>
            <w:rStyle w:val="MisparKeta"/>
          </w:rPr>
          <w:t xml:space="preserve">א. </w:t>
        </w:r>
      </w:ins>
      <w:bookmarkStart w:id="4" w:name="_Hlk132103303"/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זכה</w:t>
      </w:r>
      <w:r w:rsidRPr="006F178A">
        <w:rPr>
          <w:rtl/>
        </w:rPr>
        <w:t xml:space="preserve"> </w:t>
      </w:r>
      <w:r w:rsidR="00214612">
        <w:rPr>
          <w:rFonts w:hint="cs"/>
          <w:rtl/>
        </w:rPr>
        <w:t xml:space="preserve">לקבור את אביו ואין באחיו גדול ממנו </w:t>
      </w:r>
      <w:r w:rsidRPr="006F178A">
        <w:rPr>
          <w:rFonts w:hint="cs"/>
          <w:rtl/>
        </w:rPr>
        <w:t>וכו</w:t>
      </w:r>
      <w:r w:rsidRPr="006F178A">
        <w:rPr>
          <w:rtl/>
        </w:rPr>
        <w:t>'</w:t>
      </w:r>
      <w:r w:rsidRPr="006F178A">
        <w:rPr>
          <w:rFonts w:hint="cs"/>
          <w:rtl/>
        </w:rPr>
        <w:t xml:space="preserve"> </w:t>
      </w:r>
    </w:p>
    <w:p w14:paraId="0767E06B" w14:textId="45E7D556" w:rsidR="00F07A5B" w:rsidRPr="00F07A5B" w:rsidRDefault="00B93B58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דמעיקרא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כתיב</w:t>
      </w:r>
      <w:r w:rsidR="00F07A5B" w:rsidRPr="00F07A5B">
        <w:rPr>
          <w:rtl/>
        </w:rPr>
        <w:t>:</w:t>
      </w:r>
    </w:p>
    <w:p w14:paraId="62A8A4D0" w14:textId="0DC6318F" w:rsidR="00214612" w:rsidRDefault="00B93B58" w:rsidP="00B93B58">
      <w:pPr>
        <w:rPr>
          <w:rStyle w:val="affffc"/>
          <w:rtl/>
        </w:rPr>
      </w:pPr>
      <w:r w:rsidRPr="003625F4">
        <w:rPr>
          <w:rStyle w:val="affff8"/>
          <w:rFonts w:hint="cs"/>
          <w:rtl/>
        </w:rPr>
        <w:t>'ויעל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יוסף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לקבור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אביו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ויעלו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עבדי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 xml:space="preserve">' </w:t>
      </w:r>
    </w:p>
    <w:p w14:paraId="05BD18DD" w14:textId="7BAE2404" w:rsidR="00B93B58" w:rsidRPr="006F178A" w:rsidRDefault="00B93B58" w:rsidP="00B93B58">
      <w:pPr>
        <w:rPr>
          <w:rtl/>
        </w:rPr>
      </w:pPr>
      <w:r w:rsidRPr="00214612">
        <w:rPr>
          <w:rStyle w:val="affffc"/>
          <w:rFonts w:hint="cs"/>
          <w:rtl/>
        </w:rPr>
        <w:t>והדר</w:t>
      </w:r>
      <w:r w:rsidRPr="00214612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יוסף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ואחיו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ובית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אביו'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BCB5833" w14:textId="77777777" w:rsidR="00F07A5B" w:rsidRPr="00F07A5B" w:rsidRDefault="00B93B58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ולבסוף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כתיב</w:t>
      </w:r>
      <w:r w:rsidR="00F07A5B" w:rsidRPr="00F07A5B">
        <w:rPr>
          <w:rtl/>
        </w:rPr>
        <w:t>:</w:t>
      </w:r>
    </w:p>
    <w:p w14:paraId="426F856A" w14:textId="37192C75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'וישב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יוסף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מצרימה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ואחיו'</w:t>
      </w:r>
      <w:r w:rsidRPr="003625F4">
        <w:rPr>
          <w:rStyle w:val="affff8"/>
          <w:rtl/>
        </w:rPr>
        <w:t xml:space="preserve"> </w:t>
      </w:r>
      <w:r w:rsidRPr="00214612">
        <w:rPr>
          <w:rStyle w:val="affffc"/>
          <w:rFonts w:hint="cs"/>
          <w:rtl/>
        </w:rPr>
        <w:t>והדר</w:t>
      </w:r>
      <w:r w:rsidRPr="00214612">
        <w:rPr>
          <w:rStyle w:val="affffc"/>
          <w:rtl/>
        </w:rPr>
        <w:t xml:space="preserve"> </w:t>
      </w:r>
      <w:r w:rsidRPr="00214612">
        <w:rPr>
          <w:rStyle w:val="affffc"/>
          <w:rFonts w:hint="cs"/>
          <w:rtl/>
        </w:rPr>
        <w:t>'</w:t>
      </w:r>
      <w:r w:rsidRPr="00214612">
        <w:rPr>
          <w:rStyle w:val="affff8"/>
          <w:rFonts w:hint="cs"/>
          <w:rtl/>
        </w:rPr>
        <w:t>וכל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העולים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אתו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לקבור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את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אביו'</w:t>
      </w:r>
      <w:r w:rsidRPr="00214612">
        <w:rPr>
          <w:rStyle w:val="affff8"/>
          <w:rtl/>
        </w:rPr>
        <w:t xml:space="preserve">? </w:t>
      </w:r>
    </w:p>
    <w:p w14:paraId="5642ACEF" w14:textId="3AC1E8AF" w:rsidR="00F07A5B" w:rsidRPr="00F07A5B" w:rsidRDefault="00214612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ארי''ו</w:t>
      </w:r>
      <w:r w:rsidR="00F07A5B" w:rsidRPr="00F07A5B">
        <w:rPr>
          <w:rFonts w:hint="cs"/>
          <w:rtl/>
        </w:rPr>
        <w:t>:</w:t>
      </w:r>
    </w:p>
    <w:p w14:paraId="14E16BA0" w14:textId="2303723F" w:rsidR="00214612" w:rsidRDefault="00B93B58" w:rsidP="00214612">
      <w:pPr>
        <w:rPr>
          <w:rtl/>
        </w:rPr>
      </w:pPr>
      <w:r w:rsidRPr="00867BA0">
        <w:rPr>
          <w:rFonts w:cs="BA Vilna Bold" w:hint="cs"/>
          <w:rtl/>
        </w:rPr>
        <w:t>בתחילה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בכבודן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נהגו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כבוד</w:t>
      </w:r>
      <w:r w:rsidRPr="006F178A">
        <w:rPr>
          <w:rtl/>
        </w:rPr>
        <w:t xml:space="preserve">, </w:t>
      </w:r>
      <w:r w:rsidRPr="00867BA0">
        <w:rPr>
          <w:rFonts w:cs="BA Vilna Bold" w:hint="cs"/>
          <w:rtl/>
        </w:rPr>
        <w:t>ולבסוף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בכבודן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נהגו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</w:t>
      </w:r>
      <w:r w:rsidRPr="00214612">
        <w:rPr>
          <w:rStyle w:val="affff8"/>
          <w:rFonts w:hint="cs"/>
          <w:rtl/>
        </w:rPr>
        <w:t>'ויבאו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עד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גורן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rtl/>
        </w:rPr>
        <w:t>האטד</w:t>
      </w:r>
      <w:r w:rsidRPr="00214612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214612">
        <w:rPr>
          <w:rFonts w:hint="cs"/>
          <w:rtl/>
        </w:rPr>
        <w:t>-</w:t>
      </w:r>
    </w:p>
    <w:p w14:paraId="4B5E1703" w14:textId="4A1EAD1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שהקיפוהו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יעקב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כגורן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שמקיפים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אטד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ישמעאל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קטורה</w:t>
      </w:r>
      <w:r w:rsidRPr="006F178A">
        <w:rPr>
          <w:rtl/>
        </w:rPr>
        <w:t>.</w:t>
      </w:r>
    </w:p>
    <w:p w14:paraId="7BCCC048" w14:textId="2471A82B" w:rsidR="00F07A5B" w:rsidRPr="00F07A5B" w:rsidRDefault="00B93B58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73A5B051" w14:textId="56F122B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למלחמה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יעקב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כתריהן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ותלאום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יעקב</w:t>
      </w:r>
      <w:r w:rsidRPr="006F178A">
        <w:rPr>
          <w:rtl/>
        </w:rPr>
        <w:t>.</w:t>
      </w:r>
    </w:p>
    <w:p w14:paraId="1669322D" w14:textId="77777777" w:rsidR="00F07A5B" w:rsidRPr="00F07A5B" w:rsidRDefault="00B93B58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366A18A6" w14:textId="78F97E24" w:rsidR="00B93B58" w:rsidRPr="006F178A" w:rsidRDefault="00B93B58" w:rsidP="00214612">
      <w:pPr>
        <w:spacing w:after="60"/>
        <w:rPr>
          <w:rtl/>
        </w:rPr>
      </w:pPr>
      <w:r w:rsidRPr="006F178A">
        <w:rPr>
          <w:rFonts w:hint="cs"/>
          <w:rtl/>
        </w:rPr>
        <w:t>שלשים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יעקב</w:t>
      </w:r>
      <w:r w:rsidRPr="006F178A">
        <w:rPr>
          <w:rtl/>
        </w:rPr>
        <w:t>.</w:t>
      </w:r>
    </w:p>
    <w:p w14:paraId="67649E37" w14:textId="42C6B9CD" w:rsidR="00F07A5B" w:rsidRPr="00F07A5B" w:rsidRDefault="00F07A5B" w:rsidP="00214612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9622856" w14:textId="5CB6AF01" w:rsidR="00214612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'ויספדו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מספד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גדול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וכבד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מאד'</w:t>
      </w:r>
      <w:r w:rsidRPr="003625F4">
        <w:rPr>
          <w:rStyle w:val="affff8"/>
          <w:rtl/>
        </w:rPr>
        <w:t xml:space="preserve"> </w:t>
      </w:r>
    </w:p>
    <w:p w14:paraId="6EB452A0" w14:textId="2ADE3AAE" w:rsidR="00F07A5B" w:rsidRPr="00F07A5B" w:rsidRDefault="00B93B58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1F4070A6" w14:textId="1A1690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אפי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סוסים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חמורים</w:t>
      </w:r>
      <w:r w:rsidRPr="006F178A">
        <w:rPr>
          <w:rtl/>
        </w:rPr>
        <w:t xml:space="preserve"> (</w:t>
      </w:r>
      <w:r w:rsidRPr="006F178A">
        <w:rPr>
          <w:rFonts w:hint="cs"/>
          <w:rtl/>
        </w:rPr>
        <w:t>מאילו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מאילו</w:t>
      </w:r>
      <w:r w:rsidRPr="006F178A">
        <w:rPr>
          <w:rtl/>
        </w:rPr>
        <w:t>).</w:t>
      </w:r>
    </w:p>
    <w:p w14:paraId="15C22C58" w14:textId="6B023F7A" w:rsidR="00214612" w:rsidRDefault="00B93B58" w:rsidP="00B93B58">
      <w:pPr>
        <w:rPr>
          <w:rtl/>
        </w:rPr>
      </w:pP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שהגיעו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המכפלה</w:t>
      </w:r>
      <w:r w:rsidRPr="006F178A">
        <w:rPr>
          <w:rtl/>
        </w:rPr>
        <w:t xml:space="preserve">, </w:t>
      </w:r>
      <w:r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מעכב</w:t>
      </w:r>
      <w:r w:rsidRPr="006F178A">
        <w:rPr>
          <w:rtl/>
        </w:rPr>
        <w:t xml:space="preserve">, </w:t>
      </w:r>
      <w:r w:rsidR="0090137A">
        <w:rPr>
          <w:rStyle w:val="affffc"/>
          <w:rFonts w:hint="cs"/>
          <w:rtl/>
        </w:rPr>
        <w:t>א''ל</w:t>
      </w:r>
      <w:r w:rsidRPr="0021461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הארבע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חברון</w:t>
      </w:r>
      <w:r w:rsidRPr="006F178A">
        <w:rPr>
          <w:rtl/>
        </w:rPr>
        <w:t xml:space="preserve"> </w:t>
      </w:r>
    </w:p>
    <w:p w14:paraId="2F861378" w14:textId="3E07AEE5" w:rsidR="00F07A5B" w:rsidRPr="00F07A5B" w:rsidRDefault="00214612" w:rsidP="002146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וארי''צ</w:t>
      </w:r>
      <w:r w:rsidR="00F07A5B" w:rsidRPr="00F07A5B">
        <w:rPr>
          <w:rtl/>
        </w:rPr>
        <w:t>:</w:t>
      </w:r>
    </w:p>
    <w:p w14:paraId="062E49B4" w14:textId="16D2C96D" w:rsidR="00B93B58" w:rsidRPr="00DB0C9C" w:rsidRDefault="00B93B58" w:rsidP="00B93B58">
      <w:pPr>
        <w:rPr>
          <w:spacing w:val="0"/>
          <w:rtl/>
        </w:rPr>
      </w:pPr>
      <w:r w:rsidRPr="00DB0C9C">
        <w:rPr>
          <w:rStyle w:val="affff8"/>
          <w:rFonts w:hint="cs"/>
          <w:spacing w:val="0"/>
          <w:rtl/>
        </w:rPr>
        <w:t>קרית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ארבע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ארבע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זוגות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היו</w:t>
      </w:r>
      <w:r w:rsidRPr="00DB0C9C">
        <w:rPr>
          <w:spacing w:val="0"/>
          <w:rtl/>
        </w:rPr>
        <w:t xml:space="preserve">: </w:t>
      </w:r>
      <w:r w:rsidRPr="00DB0C9C">
        <w:rPr>
          <w:rFonts w:hint="cs"/>
          <w:spacing w:val="0"/>
          <w:rtl/>
        </w:rPr>
        <w:t>אדם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וחוה</w:t>
      </w:r>
      <w:r w:rsidRPr="00DB0C9C">
        <w:rPr>
          <w:spacing w:val="0"/>
          <w:rtl/>
        </w:rPr>
        <w:t xml:space="preserve">, </w:t>
      </w:r>
      <w:r w:rsidRPr="00DB0C9C">
        <w:rPr>
          <w:rFonts w:hint="cs"/>
          <w:spacing w:val="0"/>
          <w:rtl/>
        </w:rPr>
        <w:t>אברהם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ושרה</w:t>
      </w:r>
      <w:r w:rsidRPr="00DB0C9C">
        <w:rPr>
          <w:spacing w:val="0"/>
          <w:rtl/>
        </w:rPr>
        <w:t xml:space="preserve">, </w:t>
      </w:r>
      <w:r w:rsidRPr="00DB0C9C">
        <w:rPr>
          <w:rFonts w:hint="cs"/>
          <w:spacing w:val="0"/>
          <w:rtl/>
        </w:rPr>
        <w:t>יצחק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ורבקה</w:t>
      </w:r>
      <w:r w:rsidRPr="00DB0C9C">
        <w:rPr>
          <w:spacing w:val="0"/>
          <w:rtl/>
        </w:rPr>
        <w:t xml:space="preserve">, </w:t>
      </w:r>
      <w:r w:rsidRPr="00DB0C9C">
        <w:rPr>
          <w:rFonts w:hint="cs"/>
          <w:spacing w:val="0"/>
          <w:rtl/>
        </w:rPr>
        <w:t>יעקב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ולאה</w:t>
      </w:r>
      <w:r w:rsidRPr="00DB0C9C">
        <w:rPr>
          <w:spacing w:val="0"/>
          <w:rtl/>
        </w:rPr>
        <w:t xml:space="preserve">, </w:t>
      </w:r>
      <w:r w:rsidRPr="00DB0C9C">
        <w:rPr>
          <w:rFonts w:hint="cs"/>
          <w:spacing w:val="0"/>
          <w:rtl/>
        </w:rPr>
        <w:t xml:space="preserve">הוא קבר ללאה בשל עצמו, ומה שנשאר שלי הוא, </w:t>
      </w:r>
    </w:p>
    <w:p w14:paraId="38CE371D" w14:textId="77777777" w:rsidR="00B93B58" w:rsidRPr="006F178A" w:rsidRDefault="00B93B58" w:rsidP="00B93B58">
      <w:pPr>
        <w:rPr>
          <w:rtl/>
        </w:rPr>
      </w:pPr>
      <w:r w:rsidRPr="00214612">
        <w:rPr>
          <w:rStyle w:val="affffc"/>
          <w:rFonts w:hint="cs"/>
          <w:rtl/>
        </w:rPr>
        <w:t>אמרו לו:</w:t>
      </w:r>
      <w:r w:rsidRPr="006F178A">
        <w:rPr>
          <w:rFonts w:hint="cs"/>
          <w:rtl/>
        </w:rPr>
        <w:t xml:space="preserve"> מכרת! </w:t>
      </w:r>
      <w:r w:rsidRPr="00214612">
        <w:rPr>
          <w:rStyle w:val="affffc"/>
          <w:rFonts w:hint="cs"/>
          <w:rtl/>
        </w:rPr>
        <w:t>א</w:t>
      </w:r>
      <w:r w:rsidRPr="00214612">
        <w:rPr>
          <w:rStyle w:val="affffc"/>
          <w:rtl/>
        </w:rPr>
        <w:t>"</w:t>
      </w:r>
      <w:r w:rsidRPr="00214612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נהי שמכרתי בכורה חלק פשיטות לא מכרתי</w:t>
      </w:r>
    </w:p>
    <w:p w14:paraId="5A251A44" w14:textId="6FD72A7D" w:rsidR="00B93B58" w:rsidRPr="006F178A" w:rsidRDefault="00B93B58" w:rsidP="00B93B58">
      <w:pPr>
        <w:rPr>
          <w:rtl/>
        </w:rPr>
      </w:pPr>
      <w:r w:rsidRPr="00214612">
        <w:rPr>
          <w:rStyle w:val="affffc"/>
          <w:rFonts w:hint="cs"/>
          <w:rtl/>
        </w:rPr>
        <w:t>אמרו לו</w:t>
      </w:r>
      <w:r w:rsidRPr="0021461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'בקברי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אשר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כריתי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 xml:space="preserve">לי' </w:t>
      </w:r>
      <w:r w:rsidR="00214612">
        <w:rPr>
          <w:rtl/>
        </w:rPr>
        <w:t>–</w:t>
      </w:r>
      <w:r w:rsidR="00214612">
        <w:rPr>
          <w:rFonts w:hint="cs"/>
          <w:rtl/>
        </w:rPr>
        <w:t xml:space="preserve"> לשון מכירה.</w:t>
      </w:r>
    </w:p>
    <w:p w14:paraId="5C6D8E86" w14:textId="69E88C8F" w:rsidR="00B93B58" w:rsidRPr="006F178A" w:rsidRDefault="00B93B58" w:rsidP="00B93B58">
      <w:pPr>
        <w:rPr>
          <w:rtl/>
        </w:rPr>
      </w:pPr>
      <w:r w:rsidRPr="00214612">
        <w:rPr>
          <w:rStyle w:val="affffc"/>
          <w:rFonts w:hint="cs"/>
          <w:rtl/>
        </w:rPr>
        <w:t>אמר לה</w:t>
      </w:r>
      <w:r w:rsidR="00214612">
        <w:rPr>
          <w:rStyle w:val="affffc"/>
          <w:rFonts w:hint="cs"/>
          <w:rtl/>
        </w:rPr>
        <w:t>ם</w:t>
      </w:r>
      <w:r w:rsidRPr="00214612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תנו לי אגרת שאכן מכרתי </w:t>
      </w:r>
      <w:r w:rsidRPr="00214612">
        <w:rPr>
          <w:rStyle w:val="affffc"/>
          <w:rFonts w:hint="cs"/>
          <w:rtl/>
        </w:rPr>
        <w:t>אמרו לו</w:t>
      </w:r>
      <w:r w:rsidRPr="006F178A">
        <w:rPr>
          <w:rFonts w:hint="cs"/>
          <w:rtl/>
        </w:rPr>
        <w:t xml:space="preserve"> האגרת בארץ מצרים היא, ונפתלי ילך שקל הוא </w:t>
      </w:r>
      <w:r w:rsidRPr="00D454EC">
        <w:rPr>
          <w:rFonts w:hint="cs"/>
          <w:rtl/>
        </w:rPr>
        <w:t xml:space="preserve">כאיילה </w:t>
      </w:r>
      <w:r w:rsidRPr="00D454EC">
        <w:rPr>
          <w:rStyle w:val="affff8"/>
          <w:rFonts w:hint="cs"/>
          <w:rtl/>
        </w:rPr>
        <w:t>ד'נפתלי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אילה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שלוחה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הנותן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אמרי</w:t>
      </w:r>
      <w:r w:rsidRPr="00D454EC">
        <w:rPr>
          <w:rStyle w:val="affff8"/>
          <w:rtl/>
        </w:rPr>
        <w:t xml:space="preserve"> </w:t>
      </w:r>
      <w:r w:rsidRPr="00214612">
        <w:rPr>
          <w:rStyle w:val="affff8"/>
          <w:rFonts w:hint="cs"/>
          <w:b/>
          <w:bCs/>
          <w:rtl/>
        </w:rPr>
        <w:t>שפר'</w:t>
      </w:r>
      <w:r w:rsidRPr="00D454EC">
        <w:rPr>
          <w:rStyle w:val="affff8"/>
          <w:rtl/>
        </w:rPr>
        <w:t>,</w:t>
      </w:r>
      <w:r w:rsidR="00214612">
        <w:rPr>
          <w:rStyle w:val="affffc"/>
          <w:rFonts w:hint="cs"/>
          <w:rtl/>
        </w:rPr>
        <w:t>תקרי: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אמרי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ספר</w:t>
      </w:r>
      <w:r w:rsidRPr="00D454EC">
        <w:rPr>
          <w:rtl/>
        </w:rPr>
        <w:t>.</w:t>
      </w:r>
    </w:p>
    <w:p w14:paraId="1C117D88" w14:textId="77777777" w:rsidR="00815D7D" w:rsidRDefault="00B93B58" w:rsidP="00B93B58">
      <w:pPr>
        <w:rPr>
          <w:rtl/>
        </w:rPr>
      </w:pPr>
      <w:r w:rsidRPr="006F178A">
        <w:rPr>
          <w:rFonts w:hint="cs"/>
          <w:rtl/>
        </w:rPr>
        <w:t>חושים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 דן היה שם ואוזניו כבדות</w:t>
      </w:r>
      <w:r w:rsidR="00214612">
        <w:rPr>
          <w:rFonts w:hint="cs"/>
          <w:rtl/>
        </w:rPr>
        <w:t xml:space="preserve"> </w:t>
      </w:r>
      <w:r w:rsidRPr="00214612">
        <w:rPr>
          <w:rStyle w:val="afffff2"/>
          <w:rFonts w:hint="cs"/>
          <w:rtl/>
        </w:rPr>
        <w:t xml:space="preserve">[שלא שמע] </w:t>
      </w:r>
      <w:r w:rsidRPr="00214612">
        <w:rPr>
          <w:rStyle w:val="affffc"/>
          <w:rFonts w:hint="cs"/>
          <w:rtl/>
        </w:rPr>
        <w:t>א</w:t>
      </w:r>
      <w:r w:rsidRPr="00214612">
        <w:rPr>
          <w:rStyle w:val="affffc"/>
          <w:rtl/>
        </w:rPr>
        <w:t>"</w:t>
      </w:r>
      <w:r w:rsidRPr="00214612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מאי האי,</w:t>
      </w:r>
      <w:r w:rsidRPr="00214612">
        <w:rPr>
          <w:rStyle w:val="affffc"/>
          <w:rFonts w:hint="cs"/>
          <w:rtl/>
        </w:rPr>
        <w:t xml:space="preserve"> אמרו לו </w:t>
      </w:r>
      <w:r w:rsidRPr="006F178A">
        <w:rPr>
          <w:rFonts w:hint="cs"/>
          <w:rtl/>
        </w:rPr>
        <w:t xml:space="preserve">שמתעכבים עד שיבוא נפתלי ממצרים, </w:t>
      </w:r>
      <w:r w:rsidRPr="00214612">
        <w:rPr>
          <w:rStyle w:val="affffc"/>
          <w:rFonts w:hint="cs"/>
          <w:rtl/>
        </w:rPr>
        <w:t>א</w:t>
      </w:r>
      <w:r w:rsidRPr="00214612">
        <w:rPr>
          <w:rStyle w:val="affffc"/>
          <w:rtl/>
        </w:rPr>
        <w:t>"</w:t>
      </w:r>
      <w:r w:rsidRPr="00214612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ועד שיבוא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נפתלי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בבזיון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לקח מקל והכהו בראשו נשרו עיניו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ונפלו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 רגלי יעקב, פתח יעקב עיניו וחייך, והיינו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ד'ישמח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צדיק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חזה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נקם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פעמיו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ירחץ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בדם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הרשע'-</w:t>
      </w:r>
      <w:r w:rsidRPr="006F178A">
        <w:rPr>
          <w:rFonts w:hint="cs"/>
          <w:rtl/>
        </w:rPr>
        <w:t xml:space="preserve"> </w:t>
      </w:r>
    </w:p>
    <w:p w14:paraId="7C0D4422" w14:textId="003084E8" w:rsidR="00815D7D" w:rsidRPr="00815D7D" w:rsidRDefault="00B93B58" w:rsidP="00B93B58">
      <w:pPr>
        <w:rPr>
          <w:spacing w:val="0"/>
          <w:rtl/>
        </w:rPr>
      </w:pPr>
      <w:r w:rsidRPr="00815D7D">
        <w:rPr>
          <w:rFonts w:hint="cs"/>
          <w:spacing w:val="0"/>
          <w:rtl/>
        </w:rPr>
        <w:t>באותה</w:t>
      </w:r>
      <w:r w:rsidRPr="00815D7D">
        <w:rPr>
          <w:spacing w:val="0"/>
          <w:rtl/>
        </w:rPr>
        <w:t xml:space="preserve"> </w:t>
      </w:r>
      <w:r w:rsidRPr="00815D7D">
        <w:rPr>
          <w:rFonts w:hint="cs"/>
          <w:spacing w:val="0"/>
          <w:rtl/>
        </w:rPr>
        <w:t>שעה</w:t>
      </w:r>
      <w:r w:rsidRPr="00815D7D">
        <w:rPr>
          <w:spacing w:val="0"/>
          <w:rtl/>
        </w:rPr>
        <w:t xml:space="preserve"> </w:t>
      </w:r>
      <w:r w:rsidRPr="00815D7D">
        <w:rPr>
          <w:rFonts w:hint="cs"/>
          <w:spacing w:val="0"/>
          <w:rtl/>
        </w:rPr>
        <w:t>נתקיימה</w:t>
      </w:r>
      <w:r w:rsidRPr="00815D7D">
        <w:rPr>
          <w:spacing w:val="0"/>
          <w:rtl/>
        </w:rPr>
        <w:t xml:space="preserve"> </w:t>
      </w:r>
      <w:r w:rsidRPr="00815D7D">
        <w:rPr>
          <w:rFonts w:hint="cs"/>
          <w:spacing w:val="0"/>
          <w:rtl/>
        </w:rPr>
        <w:t>נבואת</w:t>
      </w:r>
      <w:r w:rsidRPr="00815D7D">
        <w:rPr>
          <w:spacing w:val="0"/>
          <w:rtl/>
        </w:rPr>
        <w:t xml:space="preserve"> </w:t>
      </w:r>
      <w:r w:rsidRPr="00815D7D">
        <w:rPr>
          <w:rFonts w:hint="cs"/>
          <w:spacing w:val="0"/>
          <w:rtl/>
        </w:rPr>
        <w:t>רבקה</w:t>
      </w:r>
      <w:r w:rsidRPr="00815D7D">
        <w:rPr>
          <w:spacing w:val="0"/>
          <w:rtl/>
        </w:rPr>
        <w:t xml:space="preserve">, </w:t>
      </w:r>
      <w:r w:rsidRPr="00815D7D">
        <w:rPr>
          <w:rStyle w:val="affff8"/>
          <w:rFonts w:hint="cs"/>
          <w:spacing w:val="0"/>
          <w:rtl/>
        </w:rPr>
        <w:t>למה</w:t>
      </w:r>
      <w:r w:rsidRPr="00815D7D">
        <w:rPr>
          <w:rStyle w:val="affff8"/>
          <w:spacing w:val="0"/>
          <w:rtl/>
        </w:rPr>
        <w:t xml:space="preserve"> </w:t>
      </w:r>
      <w:r w:rsidRPr="00815D7D">
        <w:rPr>
          <w:rStyle w:val="affff8"/>
          <w:rFonts w:hint="cs"/>
          <w:spacing w:val="0"/>
          <w:rtl/>
        </w:rPr>
        <w:t>אשכל</w:t>
      </w:r>
      <w:r w:rsidRPr="00815D7D">
        <w:rPr>
          <w:rStyle w:val="affff8"/>
          <w:spacing w:val="0"/>
          <w:rtl/>
        </w:rPr>
        <w:t xml:space="preserve"> </w:t>
      </w:r>
      <w:r w:rsidRPr="00815D7D">
        <w:rPr>
          <w:rStyle w:val="affff8"/>
          <w:rFonts w:hint="cs"/>
          <w:spacing w:val="0"/>
          <w:rtl/>
        </w:rPr>
        <w:t>גם</w:t>
      </w:r>
      <w:r w:rsidRPr="00815D7D">
        <w:rPr>
          <w:rStyle w:val="affff8"/>
          <w:spacing w:val="0"/>
          <w:rtl/>
        </w:rPr>
        <w:t xml:space="preserve"> </w:t>
      </w:r>
      <w:r w:rsidRPr="00815D7D">
        <w:rPr>
          <w:rStyle w:val="affff8"/>
          <w:rFonts w:hint="cs"/>
          <w:spacing w:val="0"/>
          <w:rtl/>
        </w:rPr>
        <w:t>שניכם</w:t>
      </w:r>
      <w:r w:rsidRPr="00815D7D">
        <w:rPr>
          <w:rStyle w:val="affff8"/>
          <w:spacing w:val="0"/>
          <w:rtl/>
        </w:rPr>
        <w:t xml:space="preserve"> </w:t>
      </w:r>
      <w:r w:rsidRPr="00815D7D">
        <w:rPr>
          <w:rStyle w:val="affff8"/>
          <w:rFonts w:hint="cs"/>
          <w:spacing w:val="0"/>
          <w:rtl/>
        </w:rPr>
        <w:t>יום</w:t>
      </w:r>
      <w:r w:rsidRPr="00815D7D">
        <w:rPr>
          <w:rStyle w:val="affff8"/>
          <w:spacing w:val="0"/>
          <w:rtl/>
        </w:rPr>
        <w:t xml:space="preserve"> </w:t>
      </w:r>
      <w:r w:rsidRPr="00815D7D">
        <w:rPr>
          <w:rStyle w:val="affff8"/>
          <w:rFonts w:hint="cs"/>
          <w:spacing w:val="0"/>
          <w:rtl/>
        </w:rPr>
        <w:t>אחד</w:t>
      </w:r>
    </w:p>
    <w:p w14:paraId="72019321" w14:textId="0F0C8809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וא</w:t>
      </w:r>
      <w:r w:rsidR="00815D7D">
        <w:rPr>
          <w:rFonts w:hint="cs"/>
          <w:rtl/>
        </w:rPr>
        <w:t>ף</w:t>
      </w:r>
      <w:r w:rsidRPr="006F178A">
        <w:rPr>
          <w:rtl/>
        </w:rPr>
        <w:t xml:space="preserve"> </w:t>
      </w:r>
      <w:r w:rsidR="00815D7D">
        <w:rPr>
          <w:rFonts w:hint="cs"/>
          <w:rtl/>
        </w:rPr>
        <w:t>ש</w:t>
      </w:r>
      <w:r w:rsidRPr="006F178A">
        <w:rPr>
          <w:rFonts w:hint="cs"/>
          <w:rtl/>
        </w:rPr>
        <w:t>מיתתן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="00815D7D">
        <w:rPr>
          <w:rFonts w:hint="cs"/>
          <w:rtl/>
        </w:rPr>
        <w:t xml:space="preserve">היתה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="00815D7D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קבורתן מיהא </w:t>
      </w:r>
      <w:r w:rsidR="00815D7D">
        <w:rPr>
          <w:rFonts w:hint="cs"/>
          <w:rtl/>
        </w:rPr>
        <w:t xml:space="preserve">היתה </w:t>
      </w:r>
      <w:r w:rsidRPr="006F178A">
        <w:rPr>
          <w:rFonts w:hint="cs"/>
          <w:rtl/>
        </w:rPr>
        <w:t xml:space="preserve">ביום אחד,  </w:t>
      </w:r>
    </w:p>
    <w:p w14:paraId="41763AC5" w14:textId="77777777" w:rsidR="00B93B58" w:rsidRPr="00214612" w:rsidRDefault="00B93B58" w:rsidP="00B93B58">
      <w:pPr>
        <w:rPr>
          <w:rtl/>
        </w:rPr>
      </w:pPr>
      <w:r w:rsidRPr="00214612">
        <w:rPr>
          <w:rFonts w:hint="eastAsia"/>
          <w:rtl/>
        </w:rPr>
        <w:t>וודאי</w:t>
      </w:r>
      <w:r w:rsidRPr="00214612">
        <w:rPr>
          <w:rtl/>
        </w:rPr>
        <w:t xml:space="preserve"> שהתעסקו גם האחים בו </w:t>
      </w:r>
      <w:r w:rsidRPr="00214612">
        <w:rPr>
          <w:rFonts w:hint="eastAsia"/>
          <w:rtl/>
        </w:rPr>
        <w:t>ד</w:t>
      </w:r>
      <w:r w:rsidRPr="00214612">
        <w:rPr>
          <w:rtl/>
        </w:rPr>
        <w:t>'</w:t>
      </w:r>
      <w:r w:rsidRPr="00214612">
        <w:rPr>
          <w:rStyle w:val="affff8"/>
          <w:rtl/>
        </w:rPr>
        <w:t xml:space="preserve">וישאו </w:t>
      </w:r>
      <w:r w:rsidRPr="00214612">
        <w:rPr>
          <w:rStyle w:val="affff8"/>
          <w:rFonts w:hint="eastAsia"/>
          <w:rtl/>
        </w:rPr>
        <w:t>אותו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eastAsia"/>
          <w:rtl/>
        </w:rPr>
        <w:t>בניו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eastAsia"/>
          <w:rtl/>
        </w:rPr>
        <w:t>ארצה</w:t>
      </w:r>
      <w:r w:rsidRPr="00214612">
        <w:rPr>
          <w:rStyle w:val="affff8"/>
          <w:rtl/>
        </w:rPr>
        <w:t xml:space="preserve"> </w:t>
      </w:r>
      <w:r w:rsidRPr="00214612">
        <w:rPr>
          <w:rStyle w:val="affff8"/>
          <w:rFonts w:hint="eastAsia"/>
          <w:rtl/>
        </w:rPr>
        <w:t>כנען</w:t>
      </w:r>
      <w:r w:rsidRPr="00214612">
        <w:rPr>
          <w:rtl/>
        </w:rPr>
        <w:t xml:space="preserve">' </w:t>
      </w:r>
      <w:r w:rsidRPr="00214612">
        <w:rPr>
          <w:rFonts w:hint="eastAsia"/>
          <w:rtl/>
        </w:rPr>
        <w:t>אלא</w:t>
      </w:r>
      <w:r w:rsidRPr="00214612">
        <w:rPr>
          <w:rtl/>
        </w:rPr>
        <w:t xml:space="preserve"> </w:t>
      </w:r>
      <w:r w:rsidRPr="00214612">
        <w:rPr>
          <w:rFonts w:hint="eastAsia"/>
          <w:rtl/>
        </w:rPr>
        <w:t>שהניחו</w:t>
      </w:r>
      <w:r w:rsidRPr="00214612">
        <w:rPr>
          <w:rtl/>
        </w:rPr>
        <w:t xml:space="preserve"> </w:t>
      </w:r>
      <w:r w:rsidRPr="00214612">
        <w:rPr>
          <w:rFonts w:hint="eastAsia"/>
          <w:rtl/>
        </w:rPr>
        <w:t>כבודו</w:t>
      </w:r>
      <w:r w:rsidRPr="00214612">
        <w:rPr>
          <w:rtl/>
        </w:rPr>
        <w:t xml:space="preserve"> </w:t>
      </w:r>
      <w:r w:rsidRPr="00214612">
        <w:rPr>
          <w:rFonts w:hint="eastAsia"/>
          <w:rtl/>
        </w:rPr>
        <w:t>במלכים</w:t>
      </w:r>
      <w:r w:rsidRPr="00214612">
        <w:rPr>
          <w:rtl/>
        </w:rPr>
        <w:t xml:space="preserve"> </w:t>
      </w:r>
      <w:r w:rsidRPr="00214612">
        <w:rPr>
          <w:rFonts w:hint="eastAsia"/>
          <w:rtl/>
        </w:rPr>
        <w:t>יותר</w:t>
      </w:r>
      <w:r w:rsidRPr="00214612">
        <w:rPr>
          <w:rtl/>
        </w:rPr>
        <w:t xml:space="preserve"> </w:t>
      </w:r>
      <w:r w:rsidRPr="00214612">
        <w:rPr>
          <w:rFonts w:hint="eastAsia"/>
          <w:rtl/>
        </w:rPr>
        <w:t>מבהדיוטות</w:t>
      </w:r>
    </w:p>
    <w:p w14:paraId="6FB9730D" w14:textId="11E04616" w:rsidR="00B93B58" w:rsidRPr="006F178A" w:rsidRDefault="00E4644A" w:rsidP="00E4644A">
      <w:pPr>
        <w:pStyle w:val="affff5"/>
        <w:rPr>
          <w:del w:id="90062" w:author="מנוע עיצוב" w:date="2026-10-08T11:01:28Z"/>
          <w:rtl/>
        </w:rPr>
      </w:pPr>
      <w:del w:id="90061" w:author="מנוע עיצוב" w:date="2026-10-08T11:01:28Z">
        <w:r>
          <w:rPr>
            <w:rtl/>
          </w:rPr>
          <w:delText xml:space="preserve">****</w:delText>
        </w:r>
      </w:del>
    </w:p>
    <w:p w14:paraId="387FB19C" w14:textId="77777777" w:rsidR="00B93B58" w:rsidRPr="006F178A" w:rsidRDefault="00B93B58" w:rsidP="005670C9">
      <w:pPr>
        <w:pStyle w:val="afffd"/>
        <w:rPr>
          <w:rtl/>
        </w:rPr>
      </w:pPr>
      <w:ins w:id="9824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591F03F4" w14:textId="77777777" w:rsidR="002E0FD4" w:rsidRDefault="002E0FD4" w:rsidP="002E0FD4">
      <w:pPr>
        <w:pStyle w:val="36"/>
        <w:framePr w:wrap="notBeside"/>
        <w:rPr>
          <w:rFonts w:hint="cs"/>
          <w:rtl/>
        </w:rPr>
      </w:pPr>
      <w:r>
        <w:rPr>
          <w:rFonts w:hint="cs"/>
          <w:rtl/>
        </w:rPr>
        <w:t>ת</w:t>
      </w:r>
      <w:r w:rsidR="00B93B58" w:rsidRPr="0059138D">
        <w:rPr>
          <w:rtl/>
        </w:rPr>
        <w:t>"ר</w:t>
      </w:r>
      <w:r w:rsidR="00B93B58" w:rsidRPr="006F178A">
        <w:rPr>
          <w:rtl/>
        </w:rPr>
        <w:t xml:space="preserve">: </w:t>
      </w:r>
    </w:p>
    <w:p w14:paraId="15CD7921" w14:textId="2461DB1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DB0C9C">
        <w:rPr>
          <w:rFonts w:hint="cs"/>
          <w:spacing w:val="2"/>
          <w:rtl/>
        </w:rPr>
        <w:t>כולן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נתעסקו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בביזה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והוא</w:t>
      </w:r>
      <w:r w:rsidRPr="00DB0C9C">
        <w:rPr>
          <w:spacing w:val="2"/>
          <w:rtl/>
        </w:rPr>
        <w:t xml:space="preserve"> </w:t>
      </w:r>
      <w:r w:rsidRPr="00DB0C9C">
        <w:rPr>
          <w:rFonts w:hint="cs"/>
          <w:spacing w:val="2"/>
          <w:rtl/>
        </w:rPr>
        <w:t>נתעסק</w:t>
      </w:r>
      <w:r w:rsidRPr="00DB0C9C">
        <w:rPr>
          <w:spacing w:val="2"/>
          <w:rtl/>
        </w:rPr>
        <w:t xml:space="preserve"> </w:t>
      </w:r>
      <w:r w:rsidRPr="00815D7D">
        <w:rPr>
          <w:rFonts w:hint="cs"/>
          <w:b/>
          <w:bCs/>
          <w:spacing w:val="2"/>
          <w:rtl/>
        </w:rPr>
        <w:t>במצות</w:t>
      </w:r>
      <w:r w:rsidRPr="00DB0C9C">
        <w:rPr>
          <w:spacing w:val="2"/>
          <w:rtl/>
        </w:rPr>
        <w:t xml:space="preserve">, </w:t>
      </w:r>
      <w:r w:rsidR="00921AA0" w:rsidRPr="00DB0C9C">
        <w:rPr>
          <w:rFonts w:hint="cs"/>
          <w:spacing w:val="2"/>
          <w:rtl/>
        </w:rPr>
        <w:t>ד</w:t>
      </w:r>
      <w:r w:rsidRPr="00DB0C9C">
        <w:rPr>
          <w:rStyle w:val="affff8"/>
          <w:rFonts w:hint="cs"/>
          <w:spacing w:val="2"/>
          <w:rtl/>
        </w:rPr>
        <w:t>'חכם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לב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יקח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מצות</w:t>
      </w:r>
      <w:r w:rsidRPr="00DB0C9C">
        <w:rPr>
          <w:rStyle w:val="affff8"/>
          <w:spacing w:val="2"/>
          <w:rtl/>
        </w:rPr>
        <w:t xml:space="preserve"> </w:t>
      </w:r>
      <w:r w:rsidRPr="00DB0C9C">
        <w:rPr>
          <w:rStyle w:val="affff8"/>
          <w:rFonts w:hint="cs"/>
          <w:spacing w:val="2"/>
          <w:rtl/>
        </w:rPr>
        <w:t>וגו</w:t>
      </w:r>
      <w:r w:rsidRPr="00DB0C9C">
        <w:rPr>
          <w:rStyle w:val="affff8"/>
          <w:spacing w:val="2"/>
          <w:rtl/>
        </w:rPr>
        <w:t>'.</w:t>
      </w:r>
    </w:p>
    <w:p w14:paraId="1D20C6CD" w14:textId="77777777" w:rsidR="002E0FD4" w:rsidRDefault="002E0FD4" w:rsidP="002E0FD4">
      <w:pPr>
        <w:pStyle w:val="36"/>
        <w:framePr w:wrap="notBeside"/>
        <w:rPr>
          <w:rFonts w:hint="cs"/>
          <w:rtl/>
        </w:rPr>
      </w:pPr>
      <w:r>
        <w:rPr>
          <w:rFonts w:hint="cs"/>
          <w:rtl/>
        </w:rPr>
        <w:t xml:space="preserve">א. </w:t>
      </w:r>
    </w:p>
    <w:p w14:paraId="06AC9719" w14:textId="08BEDC94" w:rsidR="00B93B58" w:rsidRPr="006F178A" w:rsidRDefault="00B93B58" w:rsidP="00921AA0">
      <w:pPr>
        <w:rPr>
          <w:rtl/>
        </w:rPr>
      </w:pPr>
      <w:r w:rsidRPr="006F178A">
        <w:rPr>
          <w:rFonts w:hint="cs"/>
          <w:rtl/>
        </w:rPr>
        <w:t>ומנין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אמרו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סרח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נשתיירה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אצלה</w:t>
      </w:r>
      <w:r w:rsidR="00921AA0">
        <w:rPr>
          <w:rFonts w:hint="cs"/>
          <w:rtl/>
        </w:rPr>
        <w:t xml:space="preserve"> ושאלה</w:t>
      </w:r>
      <w:r w:rsidRPr="006F178A">
        <w:rPr>
          <w:rtl/>
        </w:rPr>
        <w:t xml:space="preserve">, </w:t>
      </w:r>
    </w:p>
    <w:p w14:paraId="262D3EB9" w14:textId="77777777" w:rsidR="00B93B58" w:rsidRPr="006F178A" w:rsidRDefault="00B93B58" w:rsidP="00B93B58">
      <w:pPr>
        <w:rPr>
          <w:rtl/>
        </w:rPr>
      </w:pPr>
      <w:r w:rsidRPr="00921AA0">
        <w:rPr>
          <w:rStyle w:val="affffc"/>
          <w:rFonts w:hint="cs"/>
          <w:rtl/>
        </w:rPr>
        <w:t>אמרה</w:t>
      </w:r>
      <w:r w:rsidRPr="00921AA0">
        <w:rPr>
          <w:rStyle w:val="affffc"/>
          <w:rtl/>
        </w:rPr>
        <w:t xml:space="preserve"> </w:t>
      </w:r>
      <w:r w:rsidRPr="00921AA0">
        <w:rPr>
          <w:rStyle w:val="affffc"/>
          <w:rFonts w:hint="cs"/>
          <w:rtl/>
        </w:rPr>
        <w:t>לו</w:t>
      </w:r>
      <w:r w:rsidRPr="00921AA0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ארון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וקבעוהו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בנילוס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הנהר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שיתברכו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מימיו</w:t>
      </w:r>
      <w:r w:rsidRPr="006F178A">
        <w:rPr>
          <w:rtl/>
        </w:rPr>
        <w:t>.</w:t>
      </w:r>
    </w:p>
    <w:p w14:paraId="30CC123B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נילוס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שנשבע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אתכם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והגיעה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השבועה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שהשבעת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מוטב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מנוקין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משבועתך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>.</w:t>
      </w:r>
    </w:p>
    <w:p w14:paraId="1FE41ECD" w14:textId="77777777" w:rsidR="00B93B58" w:rsidRPr="00921AA0" w:rsidRDefault="00B93B58" w:rsidP="00B93B58">
      <w:pPr>
        <w:rPr>
          <w:rStyle w:val="affff8"/>
          <w:rtl/>
        </w:rPr>
      </w:pPr>
      <w:r w:rsidRPr="006F178A">
        <w:rPr>
          <w:rFonts w:hint="cs"/>
          <w:rtl/>
        </w:rPr>
        <w:t>ואל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תתמה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ברזל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, </w:t>
      </w:r>
      <w:r w:rsidRPr="00921AA0">
        <w:rPr>
          <w:rStyle w:val="affffc"/>
          <w:rFonts w:hint="cs"/>
          <w:rtl/>
        </w:rPr>
        <w:t>שהרי</w:t>
      </w:r>
      <w:r w:rsidRPr="00921AA0">
        <w:rPr>
          <w:rStyle w:val="affffc"/>
          <w:rtl/>
        </w:rPr>
        <w:t xml:space="preserve"> </w:t>
      </w:r>
      <w:r w:rsidRPr="00921AA0">
        <w:rPr>
          <w:rStyle w:val="affffc"/>
          <w:rFonts w:hint="cs"/>
          <w:rtl/>
        </w:rPr>
        <w:t>כתיב</w:t>
      </w:r>
      <w:r w:rsidRPr="00921AA0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'ויהי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האחד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מפיל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הקורה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הברזל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נפל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 xml:space="preserve">' </w:t>
      </w:r>
      <w:r w:rsidRPr="00921AA0">
        <w:rPr>
          <w:rStyle w:val="affff8"/>
          <w:rFonts w:hint="cs"/>
          <w:rtl/>
        </w:rPr>
        <w:t>אהה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אדוני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והוא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שאול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ויאמר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איש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האלהים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אנה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נפל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ויראהו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את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המקום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ויקצב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עץ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וישלך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שמה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ויצף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הברזל'</w:t>
      </w:r>
      <w:r w:rsidRPr="00921AA0">
        <w:rPr>
          <w:rStyle w:val="affff8"/>
          <w:rtl/>
        </w:rPr>
        <w:t xml:space="preserve">, </w:t>
      </w:r>
    </w:p>
    <w:p w14:paraId="0D7E6F40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ואליהו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ברזל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מפניו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עאכו</w:t>
      </w:r>
      <w:r w:rsidRPr="006F178A">
        <w:rPr>
          <w:rtl/>
        </w:rPr>
        <w:t>"</w:t>
      </w:r>
      <w:r w:rsidRPr="006F178A">
        <w:rPr>
          <w:rFonts w:hint="cs"/>
          <w:rtl/>
        </w:rPr>
        <w:t>כ 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>.</w:t>
      </w:r>
    </w:p>
    <w:p w14:paraId="71514617" w14:textId="315049E9" w:rsidR="002E0FD4" w:rsidRDefault="002E0FD4" w:rsidP="002E0FD4">
      <w:pPr>
        <w:pStyle w:val="36"/>
        <w:framePr w:wrap="notBeside"/>
        <w:rPr>
          <w:rFonts w:hint="cs"/>
          <w:rtl/>
        </w:rPr>
      </w:pPr>
      <w:r>
        <w:rPr>
          <w:rStyle w:val="affffc"/>
          <w:rFonts w:hint="cs"/>
          <w:rtl/>
        </w:rPr>
        <w:t xml:space="preserve">ב. </w:t>
      </w:r>
      <w:r w:rsidR="00B93B58" w:rsidRPr="00921AA0">
        <w:rPr>
          <w:rStyle w:val="affffc"/>
          <w:rFonts w:hint="cs"/>
          <w:rtl/>
        </w:rPr>
        <w:t>רבי</w:t>
      </w:r>
      <w:r w:rsidR="00B93B58" w:rsidRPr="00921AA0">
        <w:rPr>
          <w:rStyle w:val="affffc"/>
          <w:rtl/>
        </w:rPr>
        <w:t xml:space="preserve"> </w:t>
      </w:r>
      <w:r w:rsidR="00B93B58" w:rsidRPr="00921AA0">
        <w:rPr>
          <w:rStyle w:val="affffc"/>
          <w:rFonts w:hint="cs"/>
          <w:rtl/>
        </w:rPr>
        <w:t>נתן</w:t>
      </w:r>
      <w:r w:rsidR="00B93B58" w:rsidRPr="00921AA0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</w:p>
    <w:p w14:paraId="467E9662" w14:textId="0B81100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בקברניט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מלכים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קברניט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מלכים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שנשבע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אתכם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והגיעה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שהשבעת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מוטב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מנוקין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משבועתך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נזדעזע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והביאו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אצלו</w:t>
      </w:r>
      <w:r w:rsidRPr="006F178A">
        <w:rPr>
          <w:rtl/>
        </w:rPr>
        <w:t>.</w:t>
      </w:r>
    </w:p>
    <w:p w14:paraId="5C89BC0F" w14:textId="77777777" w:rsidR="00921AA0" w:rsidRDefault="00B93B58" w:rsidP="00921AA0">
      <w:pPr>
        <w:rPr>
          <w:rStyle w:val="affffc"/>
          <w:rtl/>
        </w:rPr>
      </w:pP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במדבר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מהלכין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עוברין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טיבן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הללו</w:t>
      </w:r>
      <w:r w:rsidRPr="006F178A">
        <w:rPr>
          <w:rtl/>
        </w:rPr>
        <w:t xml:space="preserve">? </w:t>
      </w:r>
    </w:p>
    <w:p w14:paraId="42822CA1" w14:textId="6BA2B86A" w:rsidR="00B93B58" w:rsidRPr="006F178A" w:rsidRDefault="00B93B58" w:rsidP="00921AA0">
      <w:pPr>
        <w:rPr>
          <w:rtl/>
        </w:rPr>
      </w:pPr>
      <w:r w:rsidRPr="00921AA0">
        <w:rPr>
          <w:rStyle w:val="affffc"/>
          <w:rFonts w:hint="cs"/>
          <w:rtl/>
        </w:rPr>
        <w:t>אמרו</w:t>
      </w:r>
      <w:r w:rsidRPr="00921AA0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>;</w:t>
      </w:r>
      <w:r w:rsidR="00921AA0">
        <w:rPr>
          <w:rFonts w:hint="cs"/>
          <w:rtl/>
        </w:rPr>
        <w:t xml:space="preserve"> ו</w:t>
      </w:r>
      <w:r w:rsidRPr="006F178A">
        <w:rPr>
          <w:rFonts w:hint="cs"/>
          <w:rtl/>
        </w:rPr>
        <w:t>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בזה</w:t>
      </w:r>
      <w:r w:rsidRPr="006F178A">
        <w:rPr>
          <w:rtl/>
        </w:rPr>
        <w:t>.</w:t>
      </w:r>
    </w:p>
    <w:p w14:paraId="16F6EC5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lastRenderedPageBreak/>
        <w:t>יג:</w:t>
      </w:r>
    </w:p>
    <w:p w14:paraId="017468EC" w14:textId="1ABCB630" w:rsidR="00F07A5B" w:rsidRPr="00F07A5B" w:rsidRDefault="00F07A5B" w:rsidP="00921AA0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9D682DB" w14:textId="45A5B74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וישראל גם התעסקו בו </w:t>
      </w:r>
      <w:r w:rsidRPr="003215F9">
        <w:rPr>
          <w:rStyle w:val="affff8"/>
          <w:rFonts w:hint="cs"/>
          <w:rtl/>
        </w:rPr>
        <w:t>ד'ואת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עצמות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יוסף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אשר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העלו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בני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ישראל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ממצרים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קברו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בשכם'</w:t>
      </w:r>
      <w:r w:rsidRPr="003215F9">
        <w:rPr>
          <w:rStyle w:val="affff8"/>
          <w:rtl/>
        </w:rPr>
        <w:t>!</w:t>
      </w:r>
    </w:p>
    <w:p w14:paraId="5566C195" w14:textId="77777777" w:rsidR="00B93B58" w:rsidRPr="00921AA0" w:rsidRDefault="00B93B58" w:rsidP="00B93B58">
      <w:pPr>
        <w:rPr>
          <w:rtl/>
        </w:rPr>
      </w:pPr>
      <w:r w:rsidRPr="00921AA0">
        <w:rPr>
          <w:rFonts w:hint="cs"/>
          <w:rtl/>
        </w:rPr>
        <w:t>וגם בניו היו מתעסקים בזה ד</w:t>
      </w:r>
      <w:r w:rsidRPr="00921AA0">
        <w:rPr>
          <w:rStyle w:val="affff8"/>
          <w:rFonts w:hint="cs"/>
          <w:rtl/>
        </w:rPr>
        <w:t>'ויהיו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לבני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יוסף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לנחלה</w:t>
      </w:r>
      <w:r w:rsidRPr="00921AA0">
        <w:rPr>
          <w:rStyle w:val="affff8"/>
          <w:rtl/>
        </w:rPr>
        <w:t>'</w:t>
      </w:r>
      <w:r w:rsidRPr="00921AA0">
        <w:rPr>
          <w:rFonts w:hint="cs"/>
          <w:rtl/>
        </w:rPr>
        <w:t xml:space="preserve"> אלא הניחו</w:t>
      </w:r>
      <w:r w:rsidRPr="00921AA0">
        <w:rPr>
          <w:rtl/>
        </w:rPr>
        <w:t xml:space="preserve"> </w:t>
      </w:r>
      <w:r w:rsidRPr="00921AA0">
        <w:rPr>
          <w:rFonts w:hint="cs"/>
          <w:rtl/>
        </w:rPr>
        <w:t>לו</w:t>
      </w:r>
      <w:r w:rsidRPr="00921AA0">
        <w:rPr>
          <w:rtl/>
        </w:rPr>
        <w:t xml:space="preserve">, </w:t>
      </w:r>
      <w:r w:rsidRPr="00921AA0">
        <w:rPr>
          <w:rFonts w:hint="cs"/>
          <w:rtl/>
        </w:rPr>
        <w:t>כבודו</w:t>
      </w:r>
      <w:r w:rsidRPr="00921AA0">
        <w:rPr>
          <w:rtl/>
        </w:rPr>
        <w:t xml:space="preserve"> </w:t>
      </w:r>
      <w:r w:rsidRPr="00921AA0">
        <w:rPr>
          <w:rFonts w:hint="cs"/>
          <w:rtl/>
        </w:rPr>
        <w:t>במרובים</w:t>
      </w:r>
      <w:r w:rsidRPr="00921AA0">
        <w:rPr>
          <w:rtl/>
        </w:rPr>
        <w:t xml:space="preserve"> </w:t>
      </w:r>
      <w:r w:rsidRPr="00921AA0">
        <w:rPr>
          <w:rFonts w:hint="eastAsia"/>
          <w:rtl/>
        </w:rPr>
        <w:t>יותר</w:t>
      </w:r>
      <w:r w:rsidRPr="00921AA0">
        <w:rPr>
          <w:rtl/>
        </w:rPr>
        <w:t xml:space="preserve"> </w:t>
      </w:r>
      <w:r w:rsidRPr="00921AA0">
        <w:rPr>
          <w:rFonts w:hint="eastAsia"/>
          <w:rtl/>
        </w:rPr>
        <w:t>מבמועטין</w:t>
      </w:r>
      <w:r w:rsidRPr="00921AA0">
        <w:rPr>
          <w:rtl/>
        </w:rPr>
        <w:t xml:space="preserve">, </w:t>
      </w:r>
    </w:p>
    <w:p w14:paraId="621D498B" w14:textId="29E2172C" w:rsidR="00B93B58" w:rsidRPr="006F178A" w:rsidRDefault="00B93B58" w:rsidP="00921AA0">
      <w:pPr>
        <w:spacing w:after="60"/>
        <w:rPr>
          <w:rtl/>
        </w:rPr>
      </w:pPr>
      <w:r w:rsidRPr="00921AA0">
        <w:rPr>
          <w:rStyle w:val="affffc"/>
          <w:rFonts w:hint="cs"/>
          <w:rtl/>
        </w:rPr>
        <w:t>ו</w:t>
      </w:r>
      <w:r w:rsidR="00921AA0">
        <w:rPr>
          <w:rStyle w:val="affffc"/>
          <w:rFonts w:hint="cs"/>
          <w:rtl/>
        </w:rPr>
        <w:t>עוד</w:t>
      </w:r>
      <w:r w:rsidRPr="00921AA0">
        <w:rPr>
          <w:rStyle w:val="affffc"/>
          <w:rtl/>
        </w:rPr>
        <w:t xml:space="preserve"> </w:t>
      </w:r>
      <w:r w:rsidRPr="00921AA0">
        <w:rPr>
          <w:rStyle w:val="affffc"/>
          <w:rFonts w:hint="cs"/>
          <w:rtl/>
        </w:rPr>
        <w:t>אמרו</w:t>
      </w:r>
      <w:r w:rsidRPr="00921AA0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כבודו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בגדולים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מבקטנים</w:t>
      </w:r>
      <w:r w:rsidRPr="006F178A">
        <w:rPr>
          <w:rtl/>
        </w:rPr>
        <w:t xml:space="preserve">, </w:t>
      </w:r>
    </w:p>
    <w:p w14:paraId="4D8C03C7" w14:textId="2E523318" w:rsidR="00F07A5B" w:rsidRPr="00F07A5B" w:rsidRDefault="00921AA0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89B403A" w14:textId="69E9E891" w:rsidR="00B93B58" w:rsidRPr="006F178A" w:rsidRDefault="00B93B58" w:rsidP="00B93B58">
      <w:pPr>
        <w:rPr>
          <w:rtl/>
        </w:rPr>
      </w:pPr>
      <w:r w:rsidRPr="00867BA0">
        <w:rPr>
          <w:rFonts w:cs="BA Vilna Bold" w:hint="cs"/>
          <w:rtl/>
        </w:rPr>
        <w:t>קברו</w:t>
      </w:r>
      <w:r w:rsidRPr="00867BA0">
        <w:rPr>
          <w:rFonts w:cs="BA Vilna Bold"/>
          <w:rtl/>
        </w:rPr>
        <w:t xml:space="preserve"> </w:t>
      </w:r>
      <w:r w:rsidRPr="00867BA0">
        <w:rPr>
          <w:rFonts w:cs="BA Vilna Bold" w:hint="cs"/>
          <w:rtl/>
        </w:rPr>
        <w:t>בשכם</w:t>
      </w:r>
      <w:r w:rsidRPr="00867BA0">
        <w:rPr>
          <w:rFonts w:cs="BA Vilna Bold"/>
          <w:rtl/>
        </w:rPr>
        <w:t xml:space="preserve"> </w:t>
      </w:r>
      <w:r w:rsidRPr="006F178A">
        <w:rPr>
          <w:rtl/>
        </w:rPr>
        <w:t>–</w:t>
      </w:r>
      <w:r w:rsidRPr="006F178A">
        <w:rPr>
          <w:rFonts w:hint="cs"/>
          <w:rtl/>
        </w:rPr>
        <w:t>משכם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גנבוהו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ולשכם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נחזיר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אבידתו</w:t>
      </w:r>
      <w:r w:rsidRPr="006F178A">
        <w:rPr>
          <w:rtl/>
        </w:rPr>
        <w:t>.</w:t>
      </w:r>
    </w:p>
    <w:p w14:paraId="4EC6AF6F" w14:textId="77777777" w:rsidR="00F07A5B" w:rsidRPr="00F07A5B" w:rsidRDefault="00B93B58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קשו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קראי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אהדדי</w:t>
      </w:r>
      <w:r w:rsidR="00F07A5B" w:rsidRPr="00F07A5B">
        <w:rPr>
          <w:rtl/>
        </w:rPr>
        <w:t>:</w:t>
      </w:r>
    </w:p>
    <w:p w14:paraId="16FBA5AC" w14:textId="0F79CD53" w:rsidR="00B93B58" w:rsidRPr="00921AA0" w:rsidRDefault="00B93B58" w:rsidP="00B93B58">
      <w:pPr>
        <w:rPr>
          <w:rtl/>
        </w:rPr>
      </w:pPr>
      <w:r w:rsidRPr="00921AA0">
        <w:rPr>
          <w:rFonts w:hint="cs"/>
          <w:rtl/>
        </w:rPr>
        <w:t>ד</w:t>
      </w:r>
      <w:r w:rsidRPr="00921AA0">
        <w:rPr>
          <w:rStyle w:val="affff8"/>
          <w:rFonts w:hint="cs"/>
          <w:rtl/>
        </w:rPr>
        <w:t>'ויקח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משה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cs"/>
          <w:rtl/>
        </w:rPr>
        <w:t>את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eastAsia"/>
          <w:rtl/>
        </w:rPr>
        <w:t>עצמות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eastAsia"/>
          <w:rtl/>
        </w:rPr>
        <w:t>יוסף</w:t>
      </w:r>
      <w:r w:rsidRPr="00921AA0">
        <w:rPr>
          <w:rStyle w:val="affff8"/>
          <w:rtl/>
        </w:rPr>
        <w:t xml:space="preserve"> </w:t>
      </w:r>
      <w:r w:rsidRPr="00921AA0">
        <w:rPr>
          <w:rStyle w:val="affff8"/>
          <w:rFonts w:hint="eastAsia"/>
          <w:rtl/>
        </w:rPr>
        <w:t>עמו</w:t>
      </w:r>
      <w:r w:rsidRPr="00921AA0">
        <w:rPr>
          <w:rStyle w:val="affff8"/>
          <w:rtl/>
        </w:rPr>
        <w:t>'</w:t>
      </w:r>
      <w:r w:rsidRPr="00921AA0">
        <w:rPr>
          <w:rtl/>
        </w:rPr>
        <w:t xml:space="preserve">, </w:t>
      </w:r>
      <w:r w:rsidRPr="00921AA0">
        <w:rPr>
          <w:rStyle w:val="affffc"/>
          <w:rFonts w:hint="eastAsia"/>
          <w:rtl/>
        </w:rPr>
        <w:t>וכתיב</w:t>
      </w:r>
      <w:r w:rsidRPr="00921AA0">
        <w:rPr>
          <w:rStyle w:val="affffc"/>
          <w:rtl/>
        </w:rPr>
        <w:t xml:space="preserve">: </w:t>
      </w:r>
      <w:r w:rsidRPr="00921AA0">
        <w:rPr>
          <w:rtl/>
        </w:rPr>
        <w:t>'</w:t>
      </w:r>
      <w:r>
        <w:rPr>
          <w:rStyle w:val="affff8"/>
          <w:rFonts w:hint="eastAsia"/>
          <w:rtl/>
          <w:rPrChange w:id="9093" w:author="מנוע פסוקים" w:date="2026-10-05T16:37:59Z">
            <w:rPr>
              <w:rFonts w:hint="eastAsia"/>
              <w:rtl/>
            </w:rPr>
          </w:rPrChange>
        </w:rPr>
        <w:t xml:space="preserve">אשר</w:t>
      </w:r>
      <w:r>
        <w:rPr>
          <w:rStyle w:val="affff8"/>
          <w:rtl/>
          <w:rPrChange w:id="9094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95" w:author="מנוע פסוקים" w:date="2026-10-05T16:37:59Z">
            <w:rPr>
              <w:rFonts w:hint="eastAsia"/>
              <w:rtl/>
            </w:rPr>
          </w:rPrChange>
        </w:rPr>
        <w:t xml:space="preserve">העלו</w:t>
      </w:r>
      <w:r>
        <w:rPr>
          <w:rStyle w:val="affff8"/>
          <w:rtl/>
          <w:rPrChange w:id="909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97" w:author="מנוע פסוקים" w:date="2026-10-05T16:37:59Z">
            <w:rPr>
              <w:rFonts w:hint="eastAsia"/>
              <w:rtl/>
            </w:rPr>
          </w:rPrChange>
        </w:rPr>
        <w:t xml:space="preserve">בני</w:t>
      </w:r>
      <w:r>
        <w:rPr>
          <w:rStyle w:val="affff8"/>
          <w:rtl/>
          <w:rPrChange w:id="909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eastAsia"/>
          <w:rtl/>
          <w:rPrChange w:id="9099" w:author="מנוע פסוקים" w:date="2026-10-05T16:37:59Z">
            <w:rPr>
              <w:rFonts w:hint="eastAsia"/>
              <w:rtl/>
            </w:rPr>
          </w:rPrChange>
        </w:rPr>
        <w:t xml:space="preserve">ישראל</w:t>
      </w:r>
    </w:p>
    <w:p w14:paraId="719136D6" w14:textId="7BF97777" w:rsidR="00F07A5B" w:rsidRPr="00F07A5B" w:rsidRDefault="00921AA0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93B58" w:rsidRPr="00F07A5B">
        <w:rPr>
          <w:rFonts w:hint="eastAsia"/>
          <w:rtl/>
        </w:rPr>
        <w:t>ארחב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4F0F7E97" w14:textId="37451DB3" w:rsidR="00B93B58" w:rsidRPr="00921AA0" w:rsidRDefault="00921AA0" w:rsidP="00B93B58">
      <w:pPr>
        <w:rPr>
          <w:rtl/>
        </w:rPr>
      </w:pPr>
      <w:r>
        <w:rPr>
          <w:rFonts w:hint="cs"/>
          <w:rtl/>
        </w:rPr>
        <w:t xml:space="preserve">העושה דבר ולא גמרו </w:t>
      </w:r>
      <w:r w:rsidR="00B93B58" w:rsidRPr="00921AA0">
        <w:rPr>
          <w:rFonts w:hint="eastAsia"/>
          <w:rtl/>
        </w:rPr>
        <w:t>מעלה</w:t>
      </w:r>
      <w:r w:rsidR="00B93B58" w:rsidRPr="00921AA0">
        <w:rPr>
          <w:rtl/>
        </w:rPr>
        <w:t xml:space="preserve"> </w:t>
      </w:r>
      <w:r w:rsidR="00B93B58" w:rsidRPr="00921AA0">
        <w:rPr>
          <w:rFonts w:hint="eastAsia"/>
          <w:rtl/>
        </w:rPr>
        <w:t>הכתוב</w:t>
      </w:r>
      <w:r w:rsidR="00B93B58" w:rsidRPr="00921AA0">
        <w:rPr>
          <w:rtl/>
        </w:rPr>
        <w:t xml:space="preserve"> </w:t>
      </w:r>
      <w:r w:rsidR="00B93B58" w:rsidRPr="00921AA0">
        <w:rPr>
          <w:rFonts w:hint="eastAsia"/>
          <w:rtl/>
        </w:rPr>
        <w:t>על</w:t>
      </w:r>
      <w:r w:rsidR="00B93B58" w:rsidRPr="00921AA0">
        <w:rPr>
          <w:rtl/>
        </w:rPr>
        <w:t xml:space="preserve"> </w:t>
      </w:r>
      <w:r>
        <w:rPr>
          <w:rFonts w:hint="cs"/>
          <w:rtl/>
        </w:rPr>
        <w:t xml:space="preserve">זה </w:t>
      </w:r>
      <w:r w:rsidR="00B93B58" w:rsidRPr="00921AA0">
        <w:rPr>
          <w:rFonts w:hint="eastAsia"/>
          <w:rtl/>
        </w:rPr>
        <w:t>שגמרו</w:t>
      </w:r>
      <w:r w:rsidR="00B93B58" w:rsidRPr="00921AA0">
        <w:rPr>
          <w:rtl/>
        </w:rPr>
        <w:t xml:space="preserve"> </w:t>
      </w:r>
      <w:r w:rsidR="00B93B58" w:rsidRPr="00921AA0">
        <w:rPr>
          <w:rFonts w:hint="eastAsia"/>
          <w:rtl/>
        </w:rPr>
        <w:t>כאילו</w:t>
      </w:r>
      <w:r w:rsidR="00B93B58" w:rsidRPr="00921AA0">
        <w:rPr>
          <w:rtl/>
        </w:rPr>
        <w:t xml:space="preserve"> </w:t>
      </w:r>
      <w:r w:rsidR="00B93B58" w:rsidRPr="00921AA0">
        <w:rPr>
          <w:rFonts w:hint="eastAsia"/>
          <w:rtl/>
        </w:rPr>
        <w:t>עשאו</w:t>
      </w:r>
      <w:r w:rsidR="00B93B58" w:rsidRPr="00921AA0">
        <w:rPr>
          <w:rtl/>
        </w:rPr>
        <w:t>.</w:t>
      </w:r>
    </w:p>
    <w:p w14:paraId="55D21ED5" w14:textId="51EDEF02" w:rsidR="00F07A5B" w:rsidRPr="00F07A5B" w:rsidRDefault="00921AA0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tl/>
        </w:rPr>
        <w:t>:</w:t>
      </w:r>
    </w:p>
    <w:p w14:paraId="20784F28" w14:textId="6AF1B5A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מורידין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מגדולתו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ד'ויהי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בעת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ההיא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וירד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יהודה</w:t>
      </w:r>
      <w:r w:rsidRPr="003215F9">
        <w:rPr>
          <w:rStyle w:val="affff8"/>
          <w:rtl/>
        </w:rPr>
        <w:t>'.</w:t>
      </w:r>
    </w:p>
    <w:p w14:paraId="03C1D481" w14:textId="2FDCAC57" w:rsidR="00F07A5B" w:rsidRPr="00F07A5B" w:rsidRDefault="00B93B58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tl/>
        </w:rPr>
        <w:t>:</w:t>
      </w:r>
    </w:p>
    <w:p w14:paraId="42818560" w14:textId="78F5AB84" w:rsidR="00B93B58" w:rsidRPr="006F178A" w:rsidRDefault="00B93B58" w:rsidP="00921AA0">
      <w:pPr>
        <w:spacing w:after="60"/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ד'ותמת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שוע</w:t>
      </w:r>
      <w:r w:rsidRPr="003215F9">
        <w:rPr>
          <w:rStyle w:val="affff8"/>
          <w:rtl/>
        </w:rPr>
        <w:t xml:space="preserve"> </w:t>
      </w:r>
      <w:r w:rsidR="00921AA0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921AA0">
        <w:rPr>
          <w:rStyle w:val="affffc"/>
          <w:rFonts w:hint="cs"/>
          <w:rtl/>
        </w:rPr>
        <w:t>וכתיב</w:t>
      </w:r>
      <w:r w:rsidRPr="00921AA0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'וימת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ואונן'</w:t>
      </w:r>
      <w:r w:rsidRPr="003625F4">
        <w:rPr>
          <w:rStyle w:val="affff8"/>
          <w:rtl/>
        </w:rPr>
        <w:t>.</w:t>
      </w:r>
    </w:p>
    <w:p w14:paraId="6D1C543E" w14:textId="1F25C233" w:rsidR="00F07A5B" w:rsidRPr="00F07A5B" w:rsidRDefault="00B93B58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Fonts w:hint="cs"/>
          <w:rtl/>
        </w:rPr>
        <w:t>:</w:t>
      </w:r>
    </w:p>
    <w:p w14:paraId="7DE69787" w14:textId="3E01FB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בחייו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בכבוד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דקאמ</w:t>
      </w:r>
      <w:r w:rsidRPr="006F178A">
        <w:rPr>
          <w:rtl/>
        </w:rPr>
        <w:t>"</w:t>
      </w:r>
      <w:r w:rsidRPr="006F178A">
        <w:rPr>
          <w:rFonts w:hint="cs"/>
          <w:rtl/>
        </w:rPr>
        <w:t>ל עבדך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מידי</w:t>
      </w:r>
      <w:r w:rsidRPr="006F178A">
        <w:rPr>
          <w:rtl/>
        </w:rPr>
        <w:t>.</w:t>
      </w:r>
    </w:p>
    <w:p w14:paraId="02CA43F5" w14:textId="0BE14533" w:rsidR="00F07A5B" w:rsidRPr="00F07A5B" w:rsidRDefault="00B93B58" w:rsidP="00921AA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ואריא</w:t>
      </w:r>
      <w:r w:rsidRPr="00F07A5B">
        <w:rPr>
          <w:rtl/>
        </w:rPr>
        <w:t>"</w:t>
      </w:r>
      <w:r w:rsidR="00921AA0" w:rsidRPr="00F07A5B">
        <w:rPr>
          <w:rFonts w:hint="cs"/>
          <w:rtl/>
        </w:rPr>
        <w:t>ר</w:t>
      </w:r>
      <w:r w:rsidR="00F07A5B" w:rsidRPr="00F07A5B">
        <w:rPr>
          <w:rFonts w:hint="cs"/>
          <w:rtl/>
        </w:rPr>
        <w:t>:</w:t>
      </w:r>
    </w:p>
    <w:p w14:paraId="12500637" w14:textId="72D8D0A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לאחיו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שהנהיג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ברבנות</w:t>
      </w:r>
      <w:r w:rsidRPr="006F178A">
        <w:rPr>
          <w:rtl/>
        </w:rPr>
        <w:t>.</w:t>
      </w:r>
    </w:p>
    <w:p w14:paraId="55420445" w14:textId="1581FAD7" w:rsidR="00F07A5B" w:rsidRPr="00F07A5B" w:rsidRDefault="00FA40AA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ר"א</w:t>
      </w:r>
      <w:r w:rsidR="00F07A5B" w:rsidRPr="00F07A5B">
        <w:rPr>
          <w:rFonts w:hint="cs"/>
          <w:rtl/>
        </w:rPr>
        <w:t>:</w:t>
      </w:r>
    </w:p>
    <w:p w14:paraId="230B1C50" w14:textId="249DD005" w:rsidR="00B93B58" w:rsidRPr="00DB0C9C" w:rsidRDefault="00B93B58" w:rsidP="00B93B58">
      <w:pPr>
        <w:rPr>
          <w:spacing w:val="0"/>
          <w:rtl/>
        </w:rPr>
      </w:pPr>
      <w:r w:rsidRPr="00DB0C9C">
        <w:rPr>
          <w:rStyle w:val="affff8"/>
          <w:rFonts w:hint="cs"/>
          <w:spacing w:val="0"/>
          <w:rtl/>
        </w:rPr>
        <w:t>'ויוסף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eastAsia"/>
          <w:b/>
          <w:bCs/>
          <w:spacing w:val="0"/>
          <w:rtl/>
        </w:rPr>
        <w:t>הורד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eastAsia"/>
          <w:spacing w:val="0"/>
          <w:rtl/>
        </w:rPr>
        <w:t>מצרימה</w:t>
      </w:r>
      <w:r w:rsidRPr="00DB0C9C">
        <w:rPr>
          <w:rStyle w:val="affff8"/>
          <w:spacing w:val="0"/>
          <w:rtl/>
        </w:rPr>
        <w:t>'</w:t>
      </w:r>
      <w:r w:rsidRPr="00DB0C9C">
        <w:rPr>
          <w:spacing w:val="0"/>
          <w:rtl/>
        </w:rPr>
        <w:t xml:space="preserve"> </w:t>
      </w:r>
      <w:r w:rsidR="00FA40AA" w:rsidRPr="00DB0C9C">
        <w:rPr>
          <w:rFonts w:hint="cs"/>
          <w:spacing w:val="0"/>
          <w:rtl/>
        </w:rPr>
        <w:t xml:space="preserve">תקרי </w:t>
      </w:r>
      <w:r w:rsidRPr="00DB0C9C">
        <w:rPr>
          <w:rFonts w:hint="eastAsia"/>
          <w:spacing w:val="0"/>
          <w:rtl/>
        </w:rPr>
        <w:t>הוריד</w:t>
      </w:r>
      <w:r w:rsidRPr="00DB0C9C">
        <w:rPr>
          <w:spacing w:val="0"/>
          <w:rtl/>
        </w:rPr>
        <w:t xml:space="preserve">, </w:t>
      </w:r>
      <w:r w:rsidRPr="00DB0C9C">
        <w:rPr>
          <w:rFonts w:hint="eastAsia"/>
          <w:spacing w:val="0"/>
          <w:rtl/>
        </w:rPr>
        <w:t>שהוריד</w:t>
      </w:r>
      <w:r w:rsidRPr="00DB0C9C">
        <w:rPr>
          <w:spacing w:val="0"/>
          <w:rtl/>
        </w:rPr>
        <w:t xml:space="preserve"> </w:t>
      </w:r>
      <w:r w:rsidRPr="00DB0C9C">
        <w:rPr>
          <w:rFonts w:hint="eastAsia"/>
          <w:spacing w:val="0"/>
          <w:rtl/>
        </w:rPr>
        <w:t>איצטגניני</w:t>
      </w:r>
      <w:r w:rsidRPr="00DB0C9C">
        <w:rPr>
          <w:spacing w:val="0"/>
          <w:rtl/>
        </w:rPr>
        <w:t xml:space="preserve"> </w:t>
      </w:r>
      <w:r w:rsidRPr="00DB0C9C">
        <w:rPr>
          <w:rFonts w:hint="eastAsia"/>
          <w:spacing w:val="0"/>
          <w:rtl/>
        </w:rPr>
        <w:t>פרעה</w:t>
      </w:r>
      <w:r w:rsidRPr="00DB0C9C">
        <w:rPr>
          <w:spacing w:val="0"/>
          <w:rtl/>
        </w:rPr>
        <w:t xml:space="preserve"> </w:t>
      </w:r>
      <w:r w:rsidRPr="00DB0C9C">
        <w:rPr>
          <w:rFonts w:hint="eastAsia"/>
          <w:spacing w:val="0"/>
          <w:rtl/>
        </w:rPr>
        <w:t>מגדולתן</w:t>
      </w:r>
      <w:r w:rsidRPr="00DB0C9C">
        <w:rPr>
          <w:spacing w:val="0"/>
          <w:rtl/>
        </w:rPr>
        <w:t>.</w:t>
      </w:r>
    </w:p>
    <w:p w14:paraId="0C125AA4" w14:textId="04E46412" w:rsidR="00F07A5B" w:rsidRPr="00F07A5B" w:rsidRDefault="00FA40AA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Fonts w:hint="cs"/>
          <w:rtl/>
        </w:rPr>
        <w:t>:</w:t>
      </w:r>
    </w:p>
    <w:p w14:paraId="7C49E29B" w14:textId="60AA9B3D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'ויקנהו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פוטיפר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סריס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פרעה</w:t>
      </w:r>
      <w:r w:rsidRPr="0063694C">
        <w:rPr>
          <w:rStyle w:val="affff8"/>
          <w:rtl/>
        </w:rPr>
        <w:t xml:space="preserve">' </w:t>
      </w:r>
      <w:r w:rsidR="00FA40AA">
        <w:rPr>
          <w:rFonts w:hint="cs"/>
          <w:rtl/>
        </w:rPr>
        <w:t xml:space="preserve">- </w:t>
      </w:r>
      <w:r w:rsidRPr="006F178A">
        <w:rPr>
          <w:rFonts w:hint="cs"/>
          <w:rtl/>
        </w:rPr>
        <w:t>שקנאו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לעצמו</w:t>
      </w:r>
      <w:r w:rsidRPr="006F178A">
        <w:rPr>
          <w:rtl/>
        </w:rPr>
        <w:t>.</w:t>
      </w:r>
    </w:p>
    <w:p w14:paraId="39874154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גבריאל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ופירעו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'פוטיפר'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ולבסוף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'פוטיפרע'</w:t>
      </w:r>
      <w:r w:rsidRPr="003625F4">
        <w:rPr>
          <w:rStyle w:val="affff8"/>
          <w:rtl/>
        </w:rPr>
        <w:t>.</w:t>
      </w:r>
    </w:p>
    <w:p w14:paraId="14E21872" w14:textId="2A367C1B" w:rsidR="00B93B58" w:rsidRPr="006F178A" w:rsidRDefault="00E4644A" w:rsidP="00E4644A">
      <w:pPr>
        <w:pStyle w:val="affff5"/>
        <w:rPr>
          <w:del w:id="90064" w:author="מנוע עיצוב" w:date="2026-10-08T11:01:28Z"/>
          <w:rtl/>
        </w:rPr>
      </w:pPr>
      <w:del w:id="90063" w:author="מנוע עיצוב" w:date="2026-10-08T11:01:28Z">
        <w:r>
          <w:rPr>
            <w:rtl/>
          </w:rPr>
          <w:delText xml:space="preserve">****</w:delText>
        </w:r>
      </w:del>
    </w:p>
    <w:p w14:paraId="40D09A97" w14:textId="77777777" w:rsidR="00B93B58" w:rsidRPr="006F178A" w:rsidRDefault="00B93B58" w:rsidP="005670C9">
      <w:pPr>
        <w:pStyle w:val="afffd"/>
        <w:rPr>
          <w:rtl/>
        </w:rPr>
      </w:pPr>
      <w:ins w:id="9825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2C1B49FA" w14:textId="4A5A5857" w:rsidR="00F07A5B" w:rsidRPr="00F07A5B" w:rsidRDefault="00FA40AA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לוי</w:t>
      </w:r>
      <w:r w:rsidR="00F07A5B" w:rsidRPr="00F07A5B">
        <w:rPr>
          <w:rtl/>
        </w:rPr>
        <w:t>:</w:t>
      </w:r>
    </w:p>
    <w:p w14:paraId="1DC77025" w14:textId="372BF323" w:rsidR="00B93B58" w:rsidRPr="00DB0C9C" w:rsidRDefault="00B93B58" w:rsidP="00B93B58">
      <w:pPr>
        <w:rPr>
          <w:spacing w:val="0"/>
          <w:rtl/>
        </w:rPr>
      </w:pPr>
      <w:r w:rsidRPr="00DB0C9C">
        <w:rPr>
          <w:rStyle w:val="affff8"/>
          <w:rFonts w:hint="cs"/>
          <w:spacing w:val="0"/>
          <w:rtl/>
        </w:rPr>
        <w:t>'ויאמר</w:t>
      </w:r>
      <w:r w:rsidRPr="00DB0C9C">
        <w:rPr>
          <w:rStyle w:val="affff8"/>
          <w:spacing w:val="0"/>
          <w:rtl/>
        </w:rPr>
        <w:t xml:space="preserve"> ה' </w:t>
      </w:r>
      <w:r w:rsidRPr="00DB0C9C">
        <w:rPr>
          <w:rStyle w:val="affff8"/>
          <w:rFonts w:hint="cs"/>
          <w:spacing w:val="0"/>
          <w:rtl/>
        </w:rPr>
        <w:t>אלי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רב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לך'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ב'רב'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בישר</w:t>
      </w:r>
      <w:r w:rsidRPr="00DB0C9C">
        <w:rPr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'רב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לכם'</w:t>
      </w:r>
      <w:r w:rsidRPr="00DB0C9C">
        <w:rPr>
          <w:rStyle w:val="affff8"/>
          <w:spacing w:val="0"/>
          <w:rtl/>
        </w:rPr>
        <w:t>,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ב'רב'</w:t>
      </w:r>
      <w:r w:rsidRPr="00DB0C9C">
        <w:rPr>
          <w:spacing w:val="0"/>
          <w:rtl/>
        </w:rPr>
        <w:t xml:space="preserve"> </w:t>
      </w:r>
      <w:r w:rsidRPr="00DB0C9C">
        <w:rPr>
          <w:rFonts w:hint="cs"/>
          <w:spacing w:val="0"/>
          <w:rtl/>
        </w:rPr>
        <w:t>בישרוהו</w:t>
      </w:r>
      <w:r w:rsidRPr="00DB0C9C">
        <w:rPr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'רב</w:t>
      </w:r>
      <w:r w:rsidRPr="00DB0C9C">
        <w:rPr>
          <w:rStyle w:val="affff8"/>
          <w:spacing w:val="0"/>
          <w:rtl/>
        </w:rPr>
        <w:t xml:space="preserve"> </w:t>
      </w:r>
      <w:r w:rsidRPr="00DB0C9C">
        <w:rPr>
          <w:rStyle w:val="affff8"/>
          <w:rFonts w:hint="cs"/>
          <w:spacing w:val="0"/>
          <w:rtl/>
        </w:rPr>
        <w:t>לך'</w:t>
      </w:r>
      <w:r w:rsidRPr="00DB0C9C">
        <w:rPr>
          <w:rStyle w:val="affff8"/>
          <w:spacing w:val="0"/>
          <w:rtl/>
        </w:rPr>
        <w:t>.</w:t>
      </w:r>
    </w:p>
    <w:p w14:paraId="2E9948DB" w14:textId="0732952F" w:rsidR="00F07A5B" w:rsidRPr="00F07A5B" w:rsidRDefault="00B93B58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דבר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אחר</w:t>
      </w:r>
      <w:r w:rsidR="00F07A5B" w:rsidRPr="00F07A5B">
        <w:rPr>
          <w:rtl/>
        </w:rPr>
        <w:t>:</w:t>
      </w:r>
    </w:p>
    <w:p w14:paraId="0725F464" w14:textId="2DF1C181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'רב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לך'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ומנו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>.</w:t>
      </w:r>
    </w:p>
    <w:p w14:paraId="39ED295C" w14:textId="0A95C640" w:rsidR="00F07A5B" w:rsidRPr="00F07A5B" w:rsidRDefault="00B93B58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דבר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אחר</w:t>
      </w:r>
      <w:r w:rsidR="00F07A5B" w:rsidRPr="00F07A5B">
        <w:rPr>
          <w:rtl/>
        </w:rPr>
        <w:t>:</w:t>
      </w:r>
    </w:p>
    <w:p w14:paraId="561D559A" w14:textId="498CCEFA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'רב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לך'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יאמרו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ותלמיד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סרבן</w:t>
      </w:r>
      <w:r w:rsidRPr="006F178A">
        <w:rPr>
          <w:rtl/>
        </w:rPr>
        <w:t>.</w:t>
      </w:r>
    </w:p>
    <w:p w14:paraId="0D9090A2" w14:textId="5DF5A9E3" w:rsidR="00F07A5B" w:rsidRPr="00F07A5B" w:rsidRDefault="00FA40AA" w:rsidP="00FA40A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תדרי''ש</w:t>
      </w:r>
      <w:r w:rsidR="00F07A5B" w:rsidRPr="00F07A5B">
        <w:rPr>
          <w:rFonts w:hint="cs"/>
          <w:rtl/>
        </w:rPr>
        <w:t>:</w:t>
      </w:r>
    </w:p>
    <w:p w14:paraId="3E69D468" w14:textId="5A586E69" w:rsidR="00B93B58" w:rsidRPr="006F178A" w:rsidRDefault="00B93B58" w:rsidP="00FA40AA">
      <w:pPr>
        <w:spacing w:after="60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למה</w:t>
      </w:r>
      <w:r w:rsidRPr="006F178A">
        <w:rPr>
          <w:rtl/>
        </w:rPr>
        <w:t xml:space="preserve">? </w:t>
      </w:r>
      <w:r w:rsidR="00FA40AA">
        <w:rPr>
          <w:rStyle w:val="affffc"/>
          <w:rFonts w:hint="cs"/>
          <w:rtl/>
        </w:rPr>
        <w:t>-</w:t>
      </w:r>
      <w:r w:rsidRPr="006F178A">
        <w:rPr>
          <w:rFonts w:hint="cs"/>
          <w:rtl/>
        </w:rPr>
        <w:t>לפי כח הגמל מדקדקין במשאו</w:t>
      </w:r>
    </w:p>
    <w:p w14:paraId="45BD26F4" w14:textId="035CB38F" w:rsidR="00F07A5B" w:rsidRPr="00F07A5B" w:rsidRDefault="00F07A5B" w:rsidP="00FA40AA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D065CFD" w14:textId="2EDB7545" w:rsidR="00B93B58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'ויאמר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אליהם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ועשרים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אנכי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היום'</w:t>
      </w:r>
      <w:r w:rsidR="00815D7D">
        <w:rPr>
          <w:rStyle w:val="affff8"/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ושנותי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ללמדך</w:t>
      </w:r>
      <w:r w:rsidRPr="006F178A">
        <w:rPr>
          <w:rtl/>
        </w:rPr>
        <w:t xml:space="preserve">, </w:t>
      </w:r>
      <w:r w:rsidRPr="00D454EC">
        <w:rPr>
          <w:rFonts w:hint="cs"/>
          <w:rtl/>
        </w:rPr>
        <w:t>שהקב</w:t>
      </w:r>
      <w:r w:rsidRPr="00D454EC">
        <w:rPr>
          <w:rtl/>
        </w:rPr>
        <w:t>"</w:t>
      </w:r>
      <w:r w:rsidRPr="00D454EC">
        <w:rPr>
          <w:rFonts w:hint="cs"/>
          <w:rtl/>
        </w:rPr>
        <w:t>ה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משלים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שנותיהם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של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צדיקים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מיום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ליום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ומחדש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לחדש</w:t>
      </w:r>
      <w:r w:rsidRPr="00D454EC">
        <w:rPr>
          <w:rtl/>
        </w:rPr>
        <w:t xml:space="preserve">, </w:t>
      </w:r>
      <w:r w:rsidRPr="00D454EC">
        <w:rPr>
          <w:rStyle w:val="affff8"/>
          <w:rFonts w:hint="eastAsia"/>
          <w:rtl/>
        </w:rPr>
        <w:t>ד</w:t>
      </w:r>
      <w:r w:rsidRPr="00D454EC">
        <w:rPr>
          <w:rStyle w:val="affff8"/>
          <w:rtl/>
        </w:rPr>
        <w:t xml:space="preserve">'את </w:t>
      </w:r>
      <w:r w:rsidRPr="00D454EC">
        <w:rPr>
          <w:rStyle w:val="affff8"/>
          <w:rFonts w:hint="eastAsia"/>
          <w:rtl/>
        </w:rPr>
        <w:t>מספר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ימיך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אמלא</w:t>
      </w:r>
      <w:r w:rsidRPr="00D454EC">
        <w:rPr>
          <w:rStyle w:val="affff8"/>
          <w:rtl/>
        </w:rPr>
        <w:t>'.</w:t>
      </w:r>
    </w:p>
    <w:p w14:paraId="6D6D8910" w14:textId="77777777" w:rsidR="00FA40AA" w:rsidRPr="006F178A" w:rsidRDefault="00FA40AA" w:rsidP="00B93B58">
      <w:pPr>
        <w:rPr>
          <w:rtl/>
        </w:rPr>
      </w:pPr>
    </w:p>
    <w:p w14:paraId="1420042F" w14:textId="275BBAA7" w:rsidR="00F07A5B" w:rsidRPr="00F07A5B" w:rsidRDefault="00F07A5B" w:rsidP="00FA40AA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2EA602F" w14:textId="048C442C" w:rsidR="00FA40AA" w:rsidRPr="0090137A" w:rsidRDefault="00B93B58" w:rsidP="00B93B58">
      <w:pPr>
        <w:rPr>
          <w:spacing w:val="-2"/>
          <w:rtl/>
        </w:rPr>
      </w:pPr>
      <w:r w:rsidRPr="0090137A">
        <w:rPr>
          <w:rStyle w:val="affff8"/>
          <w:rFonts w:hint="cs"/>
          <w:spacing w:val="-2"/>
          <w:rtl/>
        </w:rPr>
        <w:t>לא</w:t>
      </w:r>
      <w:r w:rsidRPr="0090137A">
        <w:rPr>
          <w:rStyle w:val="affff8"/>
          <w:spacing w:val="-2"/>
          <w:rtl/>
        </w:rPr>
        <w:t xml:space="preserve"> </w:t>
      </w:r>
      <w:r w:rsidRPr="0090137A">
        <w:rPr>
          <w:rStyle w:val="affff8"/>
          <w:rFonts w:hint="cs"/>
          <w:spacing w:val="-2"/>
          <w:rtl/>
        </w:rPr>
        <w:t>אוכל</w:t>
      </w:r>
      <w:r w:rsidRPr="0090137A">
        <w:rPr>
          <w:rStyle w:val="affff8"/>
          <w:spacing w:val="-2"/>
          <w:rtl/>
        </w:rPr>
        <w:t xml:space="preserve"> </w:t>
      </w:r>
      <w:r w:rsidRPr="0090137A">
        <w:rPr>
          <w:rStyle w:val="affff8"/>
          <w:rFonts w:hint="cs"/>
          <w:spacing w:val="-2"/>
          <w:rtl/>
        </w:rPr>
        <w:t>עוד</w:t>
      </w:r>
      <w:r w:rsidRPr="0090137A">
        <w:rPr>
          <w:rStyle w:val="affff8"/>
          <w:spacing w:val="-2"/>
          <w:rtl/>
        </w:rPr>
        <w:t xml:space="preserve"> </w:t>
      </w:r>
      <w:r w:rsidRPr="0090137A">
        <w:rPr>
          <w:rStyle w:val="affff8"/>
          <w:rFonts w:hint="cs"/>
          <w:spacing w:val="-2"/>
          <w:rtl/>
        </w:rPr>
        <w:t>לצאת</w:t>
      </w:r>
      <w:r w:rsidRPr="0090137A">
        <w:rPr>
          <w:rStyle w:val="affff8"/>
          <w:spacing w:val="-2"/>
          <w:rtl/>
        </w:rPr>
        <w:t xml:space="preserve"> </w:t>
      </w:r>
      <w:r w:rsidRPr="0090137A">
        <w:rPr>
          <w:rStyle w:val="affff8"/>
          <w:rFonts w:hint="cs"/>
          <w:spacing w:val="-2"/>
          <w:rtl/>
        </w:rPr>
        <w:t>ולבא</w:t>
      </w:r>
      <w:r w:rsidR="00FA40AA" w:rsidRPr="0090137A">
        <w:rPr>
          <w:rStyle w:val="affff8"/>
          <w:rFonts w:hint="cs"/>
          <w:spacing w:val="-2"/>
          <w:rtl/>
        </w:rPr>
        <w:t>-</w:t>
      </w:r>
      <w:r w:rsidRPr="0090137A">
        <w:rPr>
          <w:spacing w:val="-2"/>
          <w:rtl/>
        </w:rPr>
        <w:t xml:space="preserve"> </w:t>
      </w:r>
      <w:r w:rsidR="00FA40AA" w:rsidRPr="0090137A">
        <w:rPr>
          <w:rFonts w:hint="cs"/>
          <w:spacing w:val="-2"/>
          <w:rtl/>
        </w:rPr>
        <w:t xml:space="preserve">בדברי תורה שנסתתמו ממנו שערי חכמה </w:t>
      </w:r>
    </w:p>
    <w:p w14:paraId="59060B36" w14:textId="77777777" w:rsidR="00815D7D" w:rsidRDefault="00FA40AA" w:rsidP="00FA40AA">
      <w:pPr>
        <w:pStyle w:val="afffff1"/>
        <w:rPr>
          <w:rStyle w:val="affffc"/>
          <w:rtl/>
        </w:rPr>
      </w:pPr>
      <w:r>
        <w:rPr>
          <w:rFonts w:hint="cs"/>
          <w:rtl/>
        </w:rPr>
        <w:t xml:space="preserve">ולא </w:t>
      </w:r>
      <w:r w:rsidR="00B93B58" w:rsidRPr="00757D20">
        <w:rPr>
          <w:rFonts w:hint="cs"/>
          <w:rtl/>
        </w:rPr>
        <w:t>לצאת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ולבא</w:t>
      </w:r>
      <w:r w:rsidR="00B93B58" w:rsidRPr="00757D20">
        <w:rPr>
          <w:rtl/>
        </w:rPr>
        <w:t xml:space="preserve"> </w:t>
      </w:r>
      <w:r w:rsidR="00B93B58" w:rsidRPr="00757D20">
        <w:rPr>
          <w:rFonts w:hint="cs"/>
          <w:rtl/>
        </w:rPr>
        <w:t>ממש</w:t>
      </w:r>
      <w:r w:rsidR="00B93B58" w:rsidRPr="00757D20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3625F4">
        <w:rPr>
          <w:rStyle w:val="affff8"/>
          <w:rFonts w:hint="cs"/>
          <w:rtl/>
        </w:rPr>
        <w:t>'בן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מאה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ועשרים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שנה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במותו לא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נס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ליחה</w:t>
      </w:r>
      <w:r w:rsidR="00B93B58" w:rsidRPr="003625F4">
        <w:rPr>
          <w:rStyle w:val="affff8"/>
          <w:rtl/>
        </w:rPr>
        <w:t>',</w:t>
      </w:r>
      <w:r w:rsidR="00B93B58" w:rsidRPr="00757D20">
        <w:rPr>
          <w:rtl/>
        </w:rPr>
        <w:t xml:space="preserve"> </w:t>
      </w:r>
      <w:r w:rsidR="00B93B58" w:rsidRPr="00FA40AA">
        <w:rPr>
          <w:rStyle w:val="affffc"/>
          <w:rFonts w:hint="cs"/>
          <w:rtl/>
        </w:rPr>
        <w:t>וכתיב</w:t>
      </w:r>
      <w:r w:rsidR="00B93B58" w:rsidRPr="00FA40AA">
        <w:rPr>
          <w:rStyle w:val="affffc"/>
          <w:rtl/>
        </w:rPr>
        <w:t xml:space="preserve">: </w:t>
      </w:r>
      <w:r w:rsidR="00B93B58" w:rsidRPr="003625F4">
        <w:rPr>
          <w:rStyle w:val="affff8"/>
          <w:rFonts w:hint="cs"/>
          <w:rtl/>
        </w:rPr>
        <w:t>'ויעל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משה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מערבות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מואב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אל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הר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נבו'</w:t>
      </w:r>
      <w:r w:rsidR="00B93B58" w:rsidRPr="003625F4">
        <w:rPr>
          <w:rStyle w:val="affff8"/>
          <w:rtl/>
        </w:rPr>
        <w:t>,</w:t>
      </w:r>
      <w:r w:rsidR="00B93B58" w:rsidRPr="00757D20">
        <w:rPr>
          <w:rtl/>
        </w:rPr>
        <w:t xml:space="preserve"> </w:t>
      </w:r>
    </w:p>
    <w:p w14:paraId="782A537D" w14:textId="35AA1575" w:rsidR="00B93B58" w:rsidRPr="00757D20" w:rsidRDefault="00B93B58" w:rsidP="00FA40AA">
      <w:pPr>
        <w:pStyle w:val="afffff1"/>
        <w:rPr>
          <w:rtl/>
        </w:rPr>
      </w:pPr>
      <w:r w:rsidRPr="00FA40AA">
        <w:rPr>
          <w:rStyle w:val="affffc"/>
          <w:rFonts w:hint="cs"/>
          <w:rtl/>
        </w:rPr>
        <w:t>ותניא</w:t>
      </w:r>
      <w:r w:rsidRPr="00FA40AA">
        <w:rPr>
          <w:rStyle w:val="affffc"/>
          <w:rtl/>
        </w:rPr>
        <w:t>: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שתים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עשרה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מעלות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היו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שם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ופסען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משה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בפסיעה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אחת</w:t>
      </w:r>
      <w:r w:rsidRPr="00757D20">
        <w:rPr>
          <w:rtl/>
        </w:rPr>
        <w:t>!</w:t>
      </w:r>
    </w:p>
    <w:p w14:paraId="3F12F5A9" w14:textId="77777777" w:rsidR="00815D7D" w:rsidRDefault="00B93B58" w:rsidP="00815D7D">
      <w:pPr>
        <w:pStyle w:val="36"/>
        <w:framePr w:wrap="notBeside"/>
        <w:rPr>
          <w:rFonts w:hint="cs"/>
          <w:rtl/>
        </w:rPr>
      </w:pPr>
      <w:r w:rsidRPr="00FA40AA">
        <w:rPr>
          <w:rStyle w:val="affffc"/>
          <w:rFonts w:hint="cs"/>
          <w:rtl/>
        </w:rPr>
        <w:t xml:space="preserve">אלא </w:t>
      </w:r>
      <w:r w:rsidR="00FA40AA" w:rsidRPr="00FA40AA">
        <w:rPr>
          <w:rStyle w:val="affffc"/>
          <w:rFonts w:hint="cs"/>
          <w:rtl/>
        </w:rPr>
        <w:t>מ</w:t>
      </w:r>
      <w:r w:rsidRPr="00FA40AA">
        <w:rPr>
          <w:rStyle w:val="affffc"/>
          <w:rtl/>
        </w:rPr>
        <w:t>"</w:t>
      </w:r>
      <w:r w:rsidRPr="00FA40AA">
        <w:rPr>
          <w:rStyle w:val="affffc"/>
          <w:rFonts w:hint="cs"/>
          <w:rtl/>
        </w:rPr>
        <w:t>ר</w:t>
      </w:r>
      <w:r w:rsidRPr="00FA40AA">
        <w:rPr>
          <w:rStyle w:val="affffc"/>
          <w:rtl/>
        </w:rPr>
        <w:t xml:space="preserve"> </w:t>
      </w:r>
      <w:r w:rsidRPr="00FA40AA">
        <w:rPr>
          <w:rStyle w:val="affffc"/>
          <w:rFonts w:hint="cs"/>
          <w:rtl/>
        </w:rPr>
        <w:t>יונתן</w:t>
      </w:r>
      <w:r w:rsidRPr="00FA40AA">
        <w:rPr>
          <w:rStyle w:val="affffc"/>
          <w:rtl/>
        </w:rPr>
        <w:t>:</w:t>
      </w:r>
      <w:r w:rsidRPr="006F178A">
        <w:rPr>
          <w:rtl/>
        </w:rPr>
        <w:t xml:space="preserve"> </w:t>
      </w:r>
    </w:p>
    <w:p w14:paraId="0AD1CCBD" w14:textId="5771AD52" w:rsidR="00B93B58" w:rsidRPr="006F178A" w:rsidRDefault="00B93B58" w:rsidP="00FA40AA">
      <w:pPr>
        <w:spacing w:after="60"/>
        <w:rPr>
          <w:rtl/>
        </w:rPr>
      </w:pPr>
      <w:r w:rsidRPr="006F178A">
        <w:rPr>
          <w:rFonts w:hint="cs"/>
          <w:rtl/>
        </w:rPr>
        <w:t>לצאת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שנסתתמו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חכמה</w:t>
      </w:r>
      <w:r w:rsidRPr="006F178A">
        <w:rPr>
          <w:rtl/>
        </w:rPr>
        <w:t>.</w:t>
      </w:r>
    </w:p>
    <w:p w14:paraId="4CEC4DA2" w14:textId="79439BE2" w:rsidR="00F07A5B" w:rsidRPr="00F07A5B" w:rsidRDefault="00F07A5B" w:rsidP="00FA40AA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6613CF6B" w14:textId="77777777" w:rsidR="00815D7D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'וילך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ויהושע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ויתיצבו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באהל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מועד'</w:t>
      </w:r>
      <w:r w:rsidRPr="003625F4">
        <w:rPr>
          <w:rStyle w:val="affff8"/>
          <w:rtl/>
        </w:rPr>
        <w:t xml:space="preserve"> </w:t>
      </w:r>
    </w:p>
    <w:p w14:paraId="2DA8188C" w14:textId="2493FAEB" w:rsidR="00B93B58" w:rsidRPr="006F178A" w:rsidRDefault="00B93B58" w:rsidP="00B93B58">
      <w:pPr>
        <w:rPr>
          <w:rtl/>
        </w:rPr>
      </w:pPr>
      <w:r w:rsidRPr="00815D7D">
        <w:rPr>
          <w:rStyle w:val="affffc"/>
          <w:rFonts w:hint="cs"/>
          <w:rtl/>
        </w:rPr>
        <w:t>תנא</w:t>
      </w:r>
      <w:r w:rsidRPr="00815D7D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זוגי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ניטלה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וניתנה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לזה</w:t>
      </w:r>
      <w:r w:rsidRPr="006F178A">
        <w:rPr>
          <w:rtl/>
        </w:rPr>
        <w:t>.</w:t>
      </w:r>
    </w:p>
    <w:p w14:paraId="49915848" w14:textId="77777777" w:rsidR="00F07A5B" w:rsidRPr="00F07A5B" w:rsidRDefault="00B5313C" w:rsidP="00B5313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</w:t>
      </w:r>
      <w:r w:rsidR="00F07A5B" w:rsidRPr="00F07A5B">
        <w:rPr>
          <w:rtl/>
        </w:rPr>
        <w:t>:</w:t>
      </w:r>
    </w:p>
    <w:p w14:paraId="753916F8" w14:textId="206B25AE" w:rsidR="00B5313C" w:rsidRDefault="00B93B58" w:rsidP="00B93B58">
      <w:pPr>
        <w:rPr>
          <w:rStyle w:val="affff8"/>
          <w:rtl/>
        </w:rPr>
      </w:pPr>
      <w:r w:rsidRPr="006F178A">
        <w:rPr>
          <w:rFonts w:hint="cs"/>
          <w:rtl/>
        </w:rPr>
        <w:t>אילמלא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לאומרו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בחלקו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ראובן</w:t>
      </w:r>
      <w:r w:rsidRPr="006F178A">
        <w:rPr>
          <w:rtl/>
        </w:rPr>
        <w:t xml:space="preserve">, </w:t>
      </w:r>
      <w:r w:rsidRPr="00B5313C">
        <w:rPr>
          <w:rStyle w:val="affff8"/>
          <w:rFonts w:hint="cs"/>
          <w:rtl/>
        </w:rPr>
        <w:t>ד'ויעל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cs"/>
          <w:rtl/>
        </w:rPr>
        <w:t>משה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cs"/>
          <w:rtl/>
        </w:rPr>
        <w:t>מערבות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cs"/>
          <w:rtl/>
        </w:rPr>
        <w:t>מואב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cs"/>
          <w:rtl/>
        </w:rPr>
        <w:t>אל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cs"/>
          <w:rtl/>
        </w:rPr>
        <w:t>הר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נבו</w:t>
      </w:r>
      <w:r w:rsidRPr="00B5313C">
        <w:rPr>
          <w:rStyle w:val="affff8"/>
          <w:rtl/>
        </w:rPr>
        <w:t xml:space="preserve">', </w:t>
      </w:r>
    </w:p>
    <w:p w14:paraId="24C27AF1" w14:textId="560ABE73" w:rsidR="00B93B58" w:rsidRPr="006F178A" w:rsidRDefault="00B93B58" w:rsidP="00B93B58">
      <w:pPr>
        <w:rPr>
          <w:rtl/>
        </w:rPr>
      </w:pPr>
      <w:r w:rsidRPr="00B5313C">
        <w:rPr>
          <w:rStyle w:val="affff8"/>
          <w:rFonts w:hint="eastAsia"/>
          <w:rtl/>
        </w:rPr>
        <w:t>ונבו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בחלקו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של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ראובן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קיימא</w:t>
      </w:r>
      <w:r w:rsidRPr="00B5313C">
        <w:rPr>
          <w:rStyle w:val="affff8"/>
          <w:rtl/>
        </w:rPr>
        <w:t xml:space="preserve">, </w:t>
      </w:r>
      <w:r w:rsidRPr="00B5313C">
        <w:rPr>
          <w:rStyle w:val="affff8"/>
          <w:rFonts w:hint="eastAsia"/>
          <w:rtl/>
        </w:rPr>
        <w:t>ד</w:t>
      </w:r>
      <w:r w:rsidRPr="00B5313C">
        <w:rPr>
          <w:rStyle w:val="affff8"/>
          <w:rtl/>
        </w:rPr>
        <w:t xml:space="preserve">'ובני </w:t>
      </w:r>
      <w:r w:rsidRPr="00B5313C">
        <w:rPr>
          <w:rStyle w:val="affff8"/>
          <w:rFonts w:hint="eastAsia"/>
          <w:rtl/>
        </w:rPr>
        <w:t>ראובן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בנו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וגו</w:t>
      </w:r>
      <w:r w:rsidRPr="00B5313C">
        <w:rPr>
          <w:rStyle w:val="affff8"/>
          <w:rtl/>
        </w:rPr>
        <w:t xml:space="preserve">' </w:t>
      </w:r>
      <w:r w:rsidRPr="00B5313C">
        <w:rPr>
          <w:rStyle w:val="affff8"/>
          <w:rFonts w:hint="eastAsia"/>
          <w:rtl/>
        </w:rPr>
        <w:t>ואת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נבו</w:t>
      </w:r>
      <w:r w:rsidRPr="00B5313C">
        <w:rPr>
          <w:rStyle w:val="affff8"/>
          <w:rtl/>
        </w:rPr>
        <w:t xml:space="preserve"> </w:t>
      </w:r>
      <w:r w:rsidRPr="00B5313C">
        <w:rPr>
          <w:rStyle w:val="affff8"/>
          <w:rFonts w:hint="eastAsia"/>
          <w:rtl/>
        </w:rPr>
        <w:t>וגו</w:t>
      </w:r>
      <w:r w:rsidRPr="00B5313C">
        <w:rPr>
          <w:rStyle w:val="affff8"/>
          <w:rtl/>
        </w:rPr>
        <w:t xml:space="preserve">' </w:t>
      </w:r>
    </w:p>
    <w:p w14:paraId="345CC965" w14:textId="77777777" w:rsidR="00B5313C" w:rsidRDefault="00B93B58" w:rsidP="00B93B58">
      <w:pPr>
        <w:rPr>
          <w:rtl/>
        </w:rPr>
      </w:pPr>
      <w:r w:rsidRPr="006F178A">
        <w:rPr>
          <w:rFonts w:hint="cs"/>
          <w:rtl/>
        </w:rPr>
        <w:t>והיכן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בחלקו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ד'וירא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ראשית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66FACFEA" w14:textId="77777777" w:rsidR="00B5313C" w:rsidRDefault="00B93B58" w:rsidP="00B93B58">
      <w:pPr>
        <w:rPr>
          <w:rtl/>
        </w:rPr>
      </w:pPr>
      <w:r w:rsidRPr="006F178A">
        <w:rPr>
          <w:rFonts w:hint="cs"/>
          <w:rtl/>
        </w:rPr>
        <w:t>ומחלקו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ראובן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</w:t>
      </w:r>
      <w:r w:rsidRPr="006F178A">
        <w:rPr>
          <w:rtl/>
        </w:rPr>
        <w:t xml:space="preserve"> </w:t>
      </w:r>
      <w:r w:rsidR="00B5313C">
        <w:rPr>
          <w:rFonts w:hint="cs"/>
          <w:rtl/>
        </w:rPr>
        <w:t>-ד'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מילין</w:t>
      </w:r>
      <w:r w:rsidRPr="006F178A">
        <w:rPr>
          <w:rtl/>
        </w:rPr>
        <w:t xml:space="preserve">, </w:t>
      </w:r>
    </w:p>
    <w:p w14:paraId="14C1D7B2" w14:textId="687EE3EC" w:rsidR="00B5313C" w:rsidRDefault="00B5313C" w:rsidP="00B93B58">
      <w:pPr>
        <w:rPr>
          <w:rStyle w:val="affffc"/>
          <w:rtl/>
        </w:rPr>
      </w:pPr>
      <w:r>
        <w:rPr>
          <w:rFonts w:hint="cs"/>
          <w:rtl/>
        </w:rPr>
        <w:t xml:space="preserve">ומי הוליכו שם? </w:t>
      </w:r>
      <w:r w:rsidR="00B93B58" w:rsidRPr="006F178A">
        <w:rPr>
          <w:rFonts w:hint="cs"/>
          <w:rtl/>
        </w:rPr>
        <w:t>מלמד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שהיה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מוטל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בכנפי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שכינה</w:t>
      </w:r>
      <w:r w:rsidR="00B93B58" w:rsidRPr="006F178A">
        <w:rPr>
          <w:rtl/>
        </w:rPr>
        <w:t xml:space="preserve">, </w:t>
      </w:r>
    </w:p>
    <w:p w14:paraId="1C398EF5" w14:textId="3D5C309D" w:rsidR="00B5313C" w:rsidRDefault="00B93B58" w:rsidP="00B93B58">
      <w:pPr>
        <w:rPr>
          <w:rStyle w:val="affffc"/>
          <w:rtl/>
        </w:rPr>
      </w:pPr>
      <w:r w:rsidRPr="00B5313C">
        <w:rPr>
          <w:rStyle w:val="affffc"/>
          <w:rFonts w:hint="cs"/>
          <w:rtl/>
        </w:rPr>
        <w:t>ומלאכי</w:t>
      </w:r>
      <w:r w:rsidRPr="00B5313C">
        <w:rPr>
          <w:rStyle w:val="affffc"/>
          <w:rtl/>
        </w:rPr>
        <w:t xml:space="preserve"> </w:t>
      </w:r>
      <w:r w:rsidRPr="00B5313C">
        <w:rPr>
          <w:rStyle w:val="affffc"/>
          <w:rFonts w:hint="cs"/>
          <w:rtl/>
        </w:rPr>
        <w:t>השרת</w:t>
      </w:r>
      <w:r w:rsidRPr="00B5313C">
        <w:rPr>
          <w:rStyle w:val="affffc"/>
          <w:rtl/>
        </w:rPr>
        <w:t xml:space="preserve"> </w:t>
      </w:r>
      <w:r w:rsidRPr="00B5313C">
        <w:rPr>
          <w:rStyle w:val="affffc"/>
          <w:rFonts w:hint="cs"/>
          <w:rtl/>
        </w:rPr>
        <w:t>אומרים</w:t>
      </w:r>
      <w:r w:rsidRPr="00B5313C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'צדקת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ומשפטיו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ישראל'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3F33F59" w14:textId="5CBEC067" w:rsidR="00B93B58" w:rsidRPr="006F178A" w:rsidRDefault="00B93B58" w:rsidP="00B93B58">
      <w:pPr>
        <w:rPr>
          <w:rtl/>
        </w:rPr>
      </w:pPr>
      <w:r w:rsidRPr="00B5313C">
        <w:rPr>
          <w:rStyle w:val="affffc"/>
          <w:rFonts w:hint="cs"/>
          <w:rtl/>
        </w:rPr>
        <w:t>והקב</w:t>
      </w:r>
      <w:r w:rsidRPr="00B5313C">
        <w:rPr>
          <w:rStyle w:val="affffc"/>
          <w:rtl/>
        </w:rPr>
        <w:t>"</w:t>
      </w:r>
      <w:r w:rsidRPr="00B5313C">
        <w:rPr>
          <w:rStyle w:val="affffc"/>
          <w:rFonts w:hint="cs"/>
          <w:rtl/>
        </w:rPr>
        <w:t>ה</w:t>
      </w:r>
      <w:r w:rsidRPr="00B5313C">
        <w:rPr>
          <w:rStyle w:val="affffc"/>
          <w:rtl/>
        </w:rPr>
        <w:t xml:space="preserve"> </w:t>
      </w:r>
      <w:r w:rsidRPr="00B5313C">
        <w:rPr>
          <w:rStyle w:val="affffc"/>
          <w:rFonts w:hint="cs"/>
          <w:rtl/>
        </w:rPr>
        <w:t>אומר</w:t>
      </w:r>
      <w:r w:rsidRPr="00B5313C">
        <w:rPr>
          <w:rStyle w:val="affffc"/>
          <w:rtl/>
        </w:rPr>
        <w:t xml:space="preserve">: </w:t>
      </w:r>
      <w:r w:rsidR="00B5313C">
        <w:rPr>
          <w:rStyle w:val="affff8"/>
          <w:rtl/>
        </w:rPr>
        <w:tab/>
      </w:r>
      <w:r w:rsidRPr="003625F4">
        <w:rPr>
          <w:rStyle w:val="affff8"/>
          <w:rFonts w:hint="cs"/>
          <w:rtl/>
        </w:rPr>
        <w:t>'מי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יקום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מרעים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יתיצב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פועלי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און'</w:t>
      </w:r>
      <w:r w:rsidRPr="003625F4">
        <w:rPr>
          <w:rStyle w:val="affff8"/>
          <w:rtl/>
        </w:rPr>
        <w:t>.</w:t>
      </w:r>
    </w:p>
    <w:p w14:paraId="6C895031" w14:textId="77777777" w:rsidR="00815D7D" w:rsidRDefault="00B93B58" w:rsidP="00815D7D">
      <w:pPr>
        <w:pStyle w:val="36"/>
        <w:framePr w:wrap="notBeside"/>
        <w:rPr>
          <w:rStyle w:val="affff8"/>
          <w:rtl/>
        </w:rPr>
      </w:pPr>
      <w:r w:rsidRPr="00B5313C">
        <w:rPr>
          <w:rStyle w:val="affffc"/>
          <w:rFonts w:hint="cs"/>
          <w:rtl/>
        </w:rPr>
        <w:t>ושמואל</w:t>
      </w:r>
      <w:r w:rsidRPr="00B5313C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</w:p>
    <w:p w14:paraId="35D22455" w14:textId="12889202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כהחכם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יודע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דבר'</w:t>
      </w:r>
      <w:r w:rsidRPr="003625F4">
        <w:rPr>
          <w:rStyle w:val="affff8"/>
          <w:rtl/>
        </w:rPr>
        <w:t>.</w:t>
      </w:r>
    </w:p>
    <w:p w14:paraId="78DC03B7" w14:textId="55457788" w:rsidR="00815D7D" w:rsidRDefault="00B93B58" w:rsidP="00815D7D">
      <w:pPr>
        <w:pStyle w:val="36"/>
        <w:framePr w:wrap="notBeside"/>
        <w:rPr>
          <w:rStyle w:val="affffc"/>
          <w:rFonts w:hint="cs"/>
          <w:rtl/>
        </w:rPr>
      </w:pPr>
      <w:r w:rsidRPr="00B5313C">
        <w:rPr>
          <w:rStyle w:val="affffc"/>
          <w:rFonts w:hint="cs"/>
          <w:rtl/>
        </w:rPr>
        <w:t>ורבי</w:t>
      </w:r>
      <w:r w:rsidRPr="00B5313C">
        <w:rPr>
          <w:rStyle w:val="affffc"/>
          <w:rtl/>
        </w:rPr>
        <w:t xml:space="preserve"> </w:t>
      </w:r>
      <w:r w:rsidRPr="00B5313C">
        <w:rPr>
          <w:rStyle w:val="affffc"/>
          <w:rFonts w:hint="cs"/>
          <w:rtl/>
        </w:rPr>
        <w:t>יוחנן</w:t>
      </w:r>
      <w:r w:rsidR="00815D7D">
        <w:rPr>
          <w:rStyle w:val="affffc"/>
          <w:rFonts w:hint="cs"/>
          <w:rtl/>
        </w:rPr>
        <w:t>:</w:t>
      </w:r>
      <w:r w:rsidRPr="00B5313C">
        <w:rPr>
          <w:rStyle w:val="affffc"/>
          <w:rtl/>
        </w:rPr>
        <w:t xml:space="preserve"> </w:t>
      </w:r>
    </w:p>
    <w:p w14:paraId="59C8930A" w14:textId="744A7DD6" w:rsidR="00B93B58" w:rsidRPr="006F178A" w:rsidRDefault="00B93B58" w:rsidP="0087143B">
      <w:pPr>
        <w:pStyle w:val="affff7"/>
        <w:rPr>
          <w:rtl/>
        </w:rPr>
      </w:pPr>
      <w:r>
        <w:rPr>
          <w:rFonts w:hint="cs"/>
          <w:rtl/>
        </w:rPr>
        <w:t xml:space="preserve">'</w:t>
      </w:r>
      <w:r>
        <w:rPr>
          <w:rStyle w:val="affff8"/>
          <w:rFonts w:hint="cs"/>
          <w:rtl/>
          <w:rPrChange w:id="9100" w:author="מנוע פסוקים" w:date="2026-10-05T16:37:59Z">
            <w:rPr>
              <w:rFonts w:hint="cs"/>
              <w:rtl/>
            </w:rPr>
          </w:rPrChange>
        </w:rPr>
        <w:t xml:space="preserve">החכמה</w:t>
      </w:r>
      <w:r>
        <w:rPr>
          <w:rStyle w:val="affff8"/>
          <w:rtl/>
          <w:rPrChange w:id="9101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02" w:author="מנוע פסוקים" w:date="2026-10-05T16:37:59Z">
            <w:rPr>
              <w:rFonts w:hint="cs"/>
              <w:rtl/>
            </w:rPr>
          </w:rPrChange>
        </w:rPr>
        <w:t xml:space="preserve">מאין</w:t>
      </w:r>
      <w:r>
        <w:rPr>
          <w:rStyle w:val="affff8"/>
          <w:rtl/>
          <w:rPrChange w:id="9103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04" w:author="מנוע פסוקים" w:date="2026-10-05T16:37:59Z">
            <w:rPr>
              <w:rFonts w:hint="cs"/>
              <w:rtl/>
            </w:rPr>
          </w:rPrChange>
        </w:rPr>
        <w:t xml:space="preserve">תמצא</w:t>
      </w:r>
      <w:r>
        <w:rPr>
          <w:rFonts w:hint="cs"/>
          <w:rtl/>
        </w:rPr>
        <w:t xml:space="preserve">'</w:t>
      </w:r>
      <w:r w:rsidRPr="006F178A">
        <w:rPr>
          <w:rtl/>
        </w:rPr>
        <w:t>.</w:t>
      </w:r>
    </w:p>
    <w:p w14:paraId="58A99363" w14:textId="0EA85405" w:rsidR="00815D7D" w:rsidRDefault="00815D7D" w:rsidP="00815D7D">
      <w:pPr>
        <w:pStyle w:val="36"/>
        <w:framePr w:wrap="notBeside"/>
        <w:rPr>
          <w:rStyle w:val="affffc"/>
          <w:rFonts w:hint="cs"/>
          <w:rtl/>
        </w:rPr>
      </w:pPr>
      <w:r>
        <w:rPr>
          <w:rStyle w:val="affffc"/>
          <w:rFonts w:hint="cs"/>
          <w:rtl/>
        </w:rPr>
        <w:t>ור''נ</w:t>
      </w:r>
      <w:del w:id="41214" w:author="Claude" w:date="2026-10-07T09:24:33Z">
        <w:r>
          <w:rPr>
            <w:rStyle w:val="affffc"/>
            <w:rtl/>
          </w:rPr>
          <w:delText xml:space="preserve"> </w:delText>
        </w:r>
      </w:del>
      <w:r>
        <w:rPr>
          <w:rStyle w:val="affffc"/>
          <w:rFonts w:hint="cs"/>
          <w:rtl/>
        </w:rPr>
        <w:t>:</w:t>
      </w:r>
    </w:p>
    <w:p w14:paraId="7EBDCF61" w14:textId="656B7919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'וימת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3FE37FE1" w14:textId="77777777" w:rsidR="00815D7D" w:rsidRDefault="00B93B58" w:rsidP="00815D7D">
      <w:pPr>
        <w:pStyle w:val="36"/>
        <w:framePr w:wrap="notBeside"/>
        <w:rPr>
          <w:rStyle w:val="affffc"/>
          <w:rFonts w:hint="cs"/>
          <w:rtl/>
        </w:rPr>
      </w:pPr>
      <w:r w:rsidRPr="00B5313C">
        <w:rPr>
          <w:rStyle w:val="affffc"/>
          <w:rFonts w:hint="cs"/>
          <w:rtl/>
        </w:rPr>
        <w:t>סמליון</w:t>
      </w:r>
      <w:r w:rsidRPr="00B5313C">
        <w:rPr>
          <w:rStyle w:val="affffc"/>
          <w:rtl/>
        </w:rPr>
        <w:t xml:space="preserve"> </w:t>
      </w:r>
    </w:p>
    <w:p w14:paraId="52C9B9E4" w14:textId="5006C0F2" w:rsidR="00B93B58" w:rsidRPr="006F178A" w:rsidRDefault="00B93B58" w:rsidP="006C1B67">
      <w:pPr>
        <w:spacing w:after="60"/>
        <w:rPr>
          <w:rtl/>
        </w:rPr>
      </w:pPr>
      <w:r w:rsidRPr="006F178A">
        <w:rPr>
          <w:rFonts w:hint="cs"/>
          <w:rtl/>
        </w:rPr>
        <w:t>וימת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דישראל</w:t>
      </w:r>
      <w:r w:rsidRPr="006F178A">
        <w:rPr>
          <w:rtl/>
        </w:rPr>
        <w:t>.</w:t>
      </w:r>
    </w:p>
    <w:p w14:paraId="2CEC2480" w14:textId="2DBF1638" w:rsidR="00F07A5B" w:rsidRPr="00F07A5B" w:rsidRDefault="006C1B67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 ר''א הגדול</w:t>
      </w:r>
      <w:r w:rsidR="00F07A5B" w:rsidRPr="00F07A5B">
        <w:rPr>
          <w:rFonts w:hint="cs"/>
          <w:rtl/>
        </w:rPr>
        <w:t>:</w:t>
      </w:r>
    </w:p>
    <w:p w14:paraId="3C484F7B" w14:textId="67F4945A" w:rsidR="006C1B67" w:rsidRDefault="00B93B58" w:rsidP="00B93B58">
      <w:pPr>
        <w:rPr>
          <w:rtl/>
        </w:rPr>
      </w:pPr>
      <w:r w:rsidRPr="00757D20">
        <w:rPr>
          <w:rFonts w:hint="cs"/>
          <w:rtl/>
        </w:rPr>
        <w:t>י</w:t>
      </w:r>
      <w:r w:rsidRPr="00757D20">
        <w:rPr>
          <w:rtl/>
        </w:rPr>
        <w:t>"</w:t>
      </w:r>
      <w:r w:rsidRPr="00757D20">
        <w:rPr>
          <w:rFonts w:hint="cs"/>
          <w:rtl/>
        </w:rPr>
        <w:t>ב מיל על י</w:t>
      </w:r>
      <w:r w:rsidRPr="00757D20">
        <w:rPr>
          <w:rtl/>
        </w:rPr>
        <w:t>"</w:t>
      </w:r>
      <w:r w:rsidRPr="00757D20">
        <w:rPr>
          <w:rFonts w:hint="cs"/>
          <w:rtl/>
        </w:rPr>
        <w:t>ב מיל כנגד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מחנה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ישראל</w:t>
      </w:r>
      <w:r w:rsidRPr="00757D20">
        <w:rPr>
          <w:rtl/>
        </w:rPr>
        <w:t xml:space="preserve">, </w:t>
      </w:r>
    </w:p>
    <w:p w14:paraId="1FED5132" w14:textId="57F06465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בת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קול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משמיע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ואומר</w:t>
      </w:r>
      <w:r w:rsidRPr="00757D20">
        <w:rPr>
          <w:rtl/>
        </w:rPr>
        <w:t xml:space="preserve">: </w:t>
      </w:r>
      <w:r w:rsidRPr="00757D20">
        <w:rPr>
          <w:rFonts w:hint="cs"/>
          <w:rtl/>
        </w:rPr>
        <w:t>וימת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משה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ספרא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רבה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דישראל</w:t>
      </w:r>
      <w:r w:rsidRPr="00757D20">
        <w:rPr>
          <w:rtl/>
        </w:rPr>
        <w:t>.</w:t>
      </w:r>
    </w:p>
    <w:p w14:paraId="2E988AE6" w14:textId="01CCC2AC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וי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3515DF3F" w14:textId="7A411A3D" w:rsidR="00B93B58" w:rsidRPr="006F178A" w:rsidRDefault="00B93B58" w:rsidP="00181B70"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, </w:t>
      </w:r>
      <w:r w:rsidR="006C1B67">
        <w:rPr>
          <w:rStyle w:val="affffc"/>
          <w:rFonts w:hint="cs"/>
          <w:rtl/>
        </w:rPr>
        <w:t xml:space="preserve">ילפי' </w:t>
      </w:r>
      <w:r w:rsidRPr="006C1B67">
        <w:rPr>
          <w:rStyle w:val="affffc"/>
          <w:rtl/>
        </w:rPr>
        <w:t xml:space="preserve"> </w:t>
      </w:r>
      <w:r w:rsidRPr="003625F4">
        <w:rPr>
          <w:rStyle w:val="affff8"/>
          <w:rFonts w:hint="cs"/>
          <w:rtl/>
        </w:rPr>
        <w:t>שם'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6C1B67">
        <w:rPr>
          <w:rStyle w:val="affffc"/>
          <w:rFonts w:hint="cs"/>
          <w:rtl/>
        </w:rPr>
        <w:t>'</w:t>
      </w:r>
      <w:r w:rsidRPr="006C1B67">
        <w:rPr>
          <w:rStyle w:val="affff8"/>
          <w:rFonts w:hint="cs"/>
          <w:rtl/>
        </w:rPr>
        <w:t>שם</w:t>
      </w:r>
      <w:r w:rsidR="006C1B67">
        <w:rPr>
          <w:rStyle w:val="affff8"/>
          <w:rFonts w:hint="cs"/>
          <w:rtl/>
        </w:rPr>
        <w:t>'</w:t>
      </w:r>
      <w:r w:rsidRPr="006C1B67">
        <w:rPr>
          <w:rStyle w:val="affff8"/>
          <w:rtl/>
        </w:rPr>
        <w:t xml:space="preserve"> </w:t>
      </w:r>
      <w:r w:rsidR="006C1B67">
        <w:rPr>
          <w:rStyle w:val="affff8"/>
          <w:rFonts w:hint="cs"/>
          <w:rtl/>
        </w:rPr>
        <w:t>ד</w:t>
      </w:r>
      <w:r w:rsidRPr="006F178A">
        <w:rPr>
          <w:rFonts w:hint="cs"/>
          <w:rtl/>
        </w:rPr>
        <w:t>עומד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ומשמש</w:t>
      </w:r>
      <w:r w:rsidR="006C1B67">
        <w:rPr>
          <w:rFonts w:hint="cs"/>
          <w:rtl/>
        </w:rPr>
        <w:t>.</w:t>
      </w:r>
      <w:bookmarkEnd w:id="4"/>
    </w:p>
    <w:p w14:paraId="2AF8BB5D" w14:textId="00C6DA0E" w:rsidR="00F07A5B" w:rsidRPr="00F07A5B" w:rsidRDefault="006C1B67" w:rsidP="006C1B67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</w:t>
      </w:r>
      <w:r w:rsidRPr="00F07A5B">
        <w:rPr>
          <w:rtl/>
        </w:rPr>
        <w:t>"</w:t>
      </w:r>
      <w:r w:rsidRPr="00F07A5B">
        <w:rPr>
          <w:rFonts w:hint="eastAsia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ברכיה</w:t>
      </w:r>
      <w:r w:rsidR="00F07A5B" w:rsidRPr="00F07A5B">
        <w:rPr>
          <w:rtl/>
        </w:rPr>
        <w:t>:</w:t>
      </w:r>
    </w:p>
    <w:p w14:paraId="2A9CF4CE" w14:textId="2D157365" w:rsidR="00B93B58" w:rsidRPr="006C1B67" w:rsidRDefault="00B93B58" w:rsidP="006C1B67">
      <w:pPr>
        <w:spacing w:after="60"/>
        <w:rPr>
          <w:rtl/>
        </w:rPr>
      </w:pPr>
      <w:r w:rsidRPr="006C1B67">
        <w:rPr>
          <w:rStyle w:val="affff8"/>
          <w:rFonts w:hint="cs"/>
          <w:rtl/>
        </w:rPr>
        <w:t>'ויקבר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cs"/>
          <w:rtl/>
        </w:rPr>
        <w:t>אותו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בגיא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בארץ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מואב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מול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בית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פעור</w:t>
      </w:r>
      <w:r w:rsidRPr="006C1B67">
        <w:rPr>
          <w:rStyle w:val="affff8"/>
          <w:rtl/>
        </w:rPr>
        <w:t xml:space="preserve">' </w:t>
      </w:r>
      <w:r w:rsidRPr="006C1B67">
        <w:rPr>
          <w:rFonts w:hint="eastAsia"/>
          <w:rtl/>
        </w:rPr>
        <w:t>סימן</w:t>
      </w:r>
      <w:r w:rsidRPr="006C1B67">
        <w:rPr>
          <w:rtl/>
        </w:rPr>
        <w:t xml:space="preserve"> </w:t>
      </w:r>
      <w:r w:rsidRPr="006C1B67">
        <w:rPr>
          <w:rFonts w:hint="eastAsia"/>
          <w:rtl/>
        </w:rPr>
        <w:t>בתוך</w:t>
      </w:r>
      <w:r w:rsidRPr="006C1B67">
        <w:rPr>
          <w:rtl/>
        </w:rPr>
        <w:t xml:space="preserve"> </w:t>
      </w:r>
      <w:r w:rsidRPr="006C1B67">
        <w:rPr>
          <w:rFonts w:hint="eastAsia"/>
          <w:rtl/>
        </w:rPr>
        <w:t>סימן</w:t>
      </w:r>
      <w:r w:rsidRPr="006C1B67">
        <w:rPr>
          <w:rtl/>
        </w:rPr>
        <w:t xml:space="preserve">, </w:t>
      </w:r>
      <w:r w:rsidRPr="006C1B67">
        <w:rPr>
          <w:rFonts w:hint="eastAsia"/>
          <w:rtl/>
        </w:rPr>
        <w:t>ואפ</w:t>
      </w:r>
      <w:r w:rsidRPr="006C1B67">
        <w:rPr>
          <w:rtl/>
        </w:rPr>
        <w:t>"</w:t>
      </w:r>
      <w:r w:rsidRPr="006C1B67">
        <w:rPr>
          <w:rFonts w:hint="eastAsia"/>
          <w:rtl/>
        </w:rPr>
        <w:t>ה</w:t>
      </w:r>
      <w:r w:rsidRPr="006C1B67">
        <w:rPr>
          <w:rStyle w:val="affff8"/>
          <w:rtl/>
        </w:rPr>
        <w:t xml:space="preserve"> 'ולא </w:t>
      </w:r>
      <w:r w:rsidRPr="006C1B67">
        <w:rPr>
          <w:rStyle w:val="affff8"/>
          <w:rFonts w:hint="eastAsia"/>
          <w:rtl/>
        </w:rPr>
        <w:t>ידע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איש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את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eastAsia"/>
          <w:rtl/>
        </w:rPr>
        <w:t>קבורתו</w:t>
      </w:r>
      <w:r w:rsidRPr="006C1B67">
        <w:rPr>
          <w:rStyle w:val="affff8"/>
          <w:rtl/>
        </w:rPr>
        <w:t>'.</w:t>
      </w:r>
    </w:p>
    <w:p w14:paraId="626853AF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יד</w:t>
      </w:r>
      <w:r w:rsidRPr="006F178A">
        <w:rPr>
          <w:rFonts w:cs="FontbitDavid" w:hint="cs"/>
          <w:rtl/>
        </w:rPr>
        <w:t>.</w:t>
      </w:r>
    </w:p>
    <w:p w14:paraId="575F3A0A" w14:textId="457F94C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וכבר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גסטרא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פעור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הראנו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למטה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נחלקו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כיתות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שעומדים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למטה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, </w:t>
      </w:r>
      <w:r w:rsidRPr="006C1B67">
        <w:rPr>
          <w:rStyle w:val="affffc"/>
          <w:rFonts w:hint="cs"/>
          <w:rtl/>
        </w:rPr>
        <w:t>לקיים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מה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שנאמר</w:t>
      </w:r>
      <w:r w:rsidRPr="006C1B67">
        <w:rPr>
          <w:rStyle w:val="affffc"/>
          <w:rtl/>
        </w:rPr>
        <w:t xml:space="preserve">: </w:t>
      </w:r>
      <w:r w:rsidRPr="006C1B67">
        <w:rPr>
          <w:rStyle w:val="affffc"/>
          <w:rFonts w:hint="cs"/>
          <w:rtl/>
        </w:rPr>
        <w:t>'</w:t>
      </w:r>
      <w:r w:rsidRPr="003625F4">
        <w:rPr>
          <w:rStyle w:val="affff8"/>
          <w:rFonts w:hint="cs"/>
          <w:rtl/>
        </w:rPr>
        <w:t>ולא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ידע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קבורתו'</w:t>
      </w:r>
      <w:r w:rsidRPr="003625F4">
        <w:rPr>
          <w:rStyle w:val="affff8"/>
          <w:rtl/>
        </w:rPr>
        <w:t>.</w:t>
      </w:r>
    </w:p>
    <w:p w14:paraId="51FE6492" w14:textId="3264F16B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B4266D3" w14:textId="2338B82D" w:rsidR="00B93B58" w:rsidRPr="006F178A" w:rsidRDefault="00B93B58" w:rsidP="00B93B58"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, </w:t>
      </w:r>
      <w:r w:rsidRPr="001E67EA">
        <w:rPr>
          <w:rStyle w:val="affffc"/>
          <w:rFonts w:hint="cs"/>
          <w:rtl/>
        </w:rPr>
        <w:t>כתיב</w:t>
      </w:r>
      <w:r w:rsidR="001E67EA" w:rsidRPr="001E67EA">
        <w:rPr>
          <w:rStyle w:val="affffc"/>
          <w:rFonts w:hint="cs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'ולא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ידע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קבורתו'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1E67EA">
        <w:rPr>
          <w:rStyle w:val="affffc"/>
          <w:rFonts w:hint="cs"/>
          <w:rtl/>
        </w:rPr>
        <w:t>והתם</w:t>
      </w:r>
      <w:r w:rsidRPr="001E67EA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'וזאת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הברכה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ברך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האלהים'</w:t>
      </w:r>
      <w:r w:rsidRPr="003625F4">
        <w:rPr>
          <w:rStyle w:val="affff8"/>
          <w:rtl/>
        </w:rPr>
        <w:t>.</w:t>
      </w:r>
    </w:p>
    <w:p w14:paraId="6E9BF582" w14:textId="2338581D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3D6F9AA6" w14:textId="27652728" w:rsidR="00B93B58" w:rsidRPr="006F178A" w:rsidRDefault="00B93B58" w:rsidP="006C1B67">
      <w:pPr>
        <w:spacing w:after="60"/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נקבר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פעור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פעור</w:t>
      </w:r>
      <w:r w:rsidRPr="006F178A">
        <w:rPr>
          <w:rtl/>
        </w:rPr>
        <w:t>.</w:t>
      </w:r>
    </w:p>
    <w:p w14:paraId="0ACECFC5" w14:textId="60895545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וארחב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6AF7065" w14:textId="70265D1B" w:rsidR="00B93B58" w:rsidRPr="006F178A" w:rsidRDefault="00B93B58" w:rsidP="006C1B67">
      <w:pPr>
        <w:rPr>
          <w:rtl/>
        </w:rPr>
      </w:pPr>
      <w:r w:rsidRPr="003625F4">
        <w:rPr>
          <w:rStyle w:val="affff8"/>
          <w:rFonts w:hint="cs"/>
          <w:rtl/>
        </w:rPr>
        <w:t>'אחרי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אלהיכם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תלכו'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? </w:t>
      </w:r>
      <w:r w:rsidRPr="006C1B67">
        <w:rPr>
          <w:rStyle w:val="affffc"/>
          <w:rFonts w:hint="cs"/>
          <w:rtl/>
        </w:rPr>
        <w:t>והלא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כבר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נאמר</w:t>
      </w:r>
      <w:r w:rsidRPr="006C1B67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'כי</w:t>
      </w:r>
      <w:r w:rsidRPr="003625F4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אלהיך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אוכלה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הוא'</w:t>
      </w:r>
      <w:r w:rsidRPr="006F178A">
        <w:rPr>
          <w:rFonts w:hint="cs"/>
          <w:rtl/>
        </w:rPr>
        <w:t xml:space="preserve">  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מדותיו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מלביש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ערומים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ד'ויעש</w:t>
      </w:r>
      <w:r w:rsidRPr="003215F9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אלהים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לאדם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ולאשתו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כתנות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עור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וילבישם</w:t>
      </w:r>
      <w:r w:rsidRPr="003215F9">
        <w:rPr>
          <w:rStyle w:val="affff8"/>
          <w:rtl/>
        </w:rPr>
        <w:t xml:space="preserve">, </w:t>
      </w:r>
      <w:r w:rsidRPr="003215F9">
        <w:rPr>
          <w:rStyle w:val="affff8"/>
          <w:rFonts w:hint="cs"/>
          <w:rtl/>
        </w:rPr>
        <w:t>אף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הלבש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ערומים'</w:t>
      </w:r>
      <w:r w:rsidRPr="003215F9">
        <w:rPr>
          <w:rStyle w:val="affff8"/>
          <w:rtl/>
        </w:rPr>
        <w:t>;</w:t>
      </w:r>
    </w:p>
    <w:p w14:paraId="637792C1" w14:textId="68B789FF" w:rsidR="00B93B58" w:rsidRPr="006C1B67" w:rsidRDefault="00B93B58" w:rsidP="00B93B58">
      <w:pPr>
        <w:rPr>
          <w:spacing w:val="0"/>
          <w:rtl/>
        </w:rPr>
      </w:pPr>
      <w:r w:rsidRPr="006C1B67">
        <w:rPr>
          <w:rFonts w:hint="cs"/>
          <w:spacing w:val="0"/>
          <w:rtl/>
        </w:rPr>
        <w:t>הקב</w:t>
      </w:r>
      <w:r w:rsidRPr="006C1B67">
        <w:rPr>
          <w:spacing w:val="0"/>
          <w:rtl/>
        </w:rPr>
        <w:t>"</w:t>
      </w:r>
      <w:r w:rsidRPr="006C1B67">
        <w:rPr>
          <w:rFonts w:hint="cs"/>
          <w:spacing w:val="0"/>
          <w:rtl/>
        </w:rPr>
        <w:t>ה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ביקר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חולים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ד</w:t>
      </w:r>
      <w:r w:rsidRPr="006C1B67">
        <w:rPr>
          <w:rStyle w:val="affff8"/>
          <w:rFonts w:hint="cs"/>
          <w:spacing w:val="0"/>
          <w:rtl/>
        </w:rPr>
        <w:t>וירא</w:t>
      </w:r>
      <w:r w:rsidRPr="006C1B67">
        <w:rPr>
          <w:rStyle w:val="affff8"/>
          <w:spacing w:val="0"/>
          <w:rtl/>
        </w:rPr>
        <w:t xml:space="preserve"> </w:t>
      </w:r>
      <w:r w:rsidRPr="006C1B67">
        <w:rPr>
          <w:rStyle w:val="affff8"/>
          <w:rFonts w:hint="cs"/>
          <w:spacing w:val="0"/>
          <w:rtl/>
        </w:rPr>
        <w:t>אליו</w:t>
      </w:r>
      <w:r w:rsidRPr="006C1B67">
        <w:rPr>
          <w:rStyle w:val="affff8"/>
          <w:spacing w:val="0"/>
          <w:rtl/>
        </w:rPr>
        <w:t xml:space="preserve"> ה' </w:t>
      </w:r>
      <w:r w:rsidRPr="006C1B67">
        <w:rPr>
          <w:rStyle w:val="affff8"/>
          <w:rFonts w:hint="cs"/>
          <w:spacing w:val="0"/>
          <w:rtl/>
        </w:rPr>
        <w:t>באלוני</w:t>
      </w:r>
      <w:r w:rsidRPr="006C1B67">
        <w:rPr>
          <w:rStyle w:val="affff8"/>
          <w:spacing w:val="0"/>
          <w:rtl/>
        </w:rPr>
        <w:t xml:space="preserve"> </w:t>
      </w:r>
      <w:r w:rsidRPr="006C1B67">
        <w:rPr>
          <w:rStyle w:val="affff8"/>
          <w:rFonts w:hint="cs"/>
          <w:spacing w:val="0"/>
          <w:rtl/>
        </w:rPr>
        <w:t>ממרא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אף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אתה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בקר</w:t>
      </w:r>
      <w:r w:rsidRPr="006C1B67">
        <w:rPr>
          <w:spacing w:val="0"/>
          <w:rtl/>
        </w:rPr>
        <w:t xml:space="preserve"> </w:t>
      </w:r>
      <w:r w:rsidRPr="006C1B67">
        <w:rPr>
          <w:rFonts w:hint="cs"/>
          <w:spacing w:val="0"/>
          <w:rtl/>
        </w:rPr>
        <w:t>חולים</w:t>
      </w:r>
    </w:p>
    <w:p w14:paraId="7D45DB90" w14:textId="10F46706" w:rsidR="00B93B58" w:rsidRPr="00225FF9" w:rsidRDefault="00B93B58" w:rsidP="00B93B58">
      <w:pPr>
        <w:rPr>
          <w:spacing w:val="-2"/>
          <w:rtl/>
        </w:rPr>
      </w:pPr>
      <w:r w:rsidRPr="00225FF9">
        <w:rPr>
          <w:rFonts w:hint="eastAsia"/>
          <w:spacing w:val="-2"/>
          <w:rtl/>
        </w:rPr>
        <w:t>הקב</w:t>
      </w:r>
      <w:r w:rsidRPr="00225FF9">
        <w:rPr>
          <w:spacing w:val="-2"/>
          <w:rtl/>
        </w:rPr>
        <w:t>"</w:t>
      </w:r>
      <w:r w:rsidRPr="00225FF9">
        <w:rPr>
          <w:rFonts w:hint="eastAsia"/>
          <w:spacing w:val="-2"/>
          <w:rtl/>
        </w:rPr>
        <w:t>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ניחם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אבלים</w:t>
      </w:r>
      <w:r w:rsidRPr="00225FF9">
        <w:rPr>
          <w:spacing w:val="-2"/>
          <w:rtl/>
        </w:rPr>
        <w:t xml:space="preserve">, </w:t>
      </w:r>
      <w:r w:rsidRPr="00225FF9">
        <w:rPr>
          <w:rFonts w:hint="eastAsia"/>
          <w:spacing w:val="-2"/>
          <w:rtl/>
        </w:rPr>
        <w:t>ד</w:t>
      </w:r>
      <w:r w:rsidRPr="00225FF9">
        <w:rPr>
          <w:rStyle w:val="affff8"/>
          <w:spacing w:val="-2"/>
          <w:rtl/>
        </w:rPr>
        <w:t xml:space="preserve">'ויהי </w:t>
      </w:r>
      <w:r w:rsidRPr="00225FF9">
        <w:rPr>
          <w:rStyle w:val="affff8"/>
          <w:rFonts w:hint="eastAsia"/>
          <w:spacing w:val="-2"/>
          <w:rtl/>
        </w:rPr>
        <w:t>אחרי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מות</w:t>
      </w:r>
      <w:r w:rsidRPr="00225FF9">
        <w:rPr>
          <w:rStyle w:val="affff8"/>
          <w:spacing w:val="-2"/>
          <w:rtl/>
        </w:rPr>
        <w:t xml:space="preserve"> </w:t>
      </w:r>
      <w:r w:rsidRPr="00225FF9">
        <w:rPr>
          <w:rStyle w:val="affff8"/>
          <w:rFonts w:hint="eastAsia"/>
          <w:spacing w:val="-2"/>
          <w:rtl/>
        </w:rPr>
        <w:t>אברהם</w:t>
      </w:r>
      <w:r w:rsidRPr="00225FF9">
        <w:rPr>
          <w:rStyle w:val="affff8"/>
          <w:spacing w:val="-2"/>
          <w:rtl/>
        </w:rPr>
        <w:t xml:space="preserve"> </w:t>
      </w:r>
      <w:r w:rsidR="006C1B67">
        <w:rPr>
          <w:rStyle w:val="affff8"/>
          <w:rFonts w:hint="cs"/>
          <w:spacing w:val="-2"/>
          <w:rtl/>
        </w:rPr>
        <w:t>וגו'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אף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אתה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נחם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אבלים</w:t>
      </w:r>
      <w:r w:rsidRPr="00225FF9">
        <w:rPr>
          <w:spacing w:val="-2"/>
          <w:rtl/>
        </w:rPr>
        <w:t>;</w:t>
      </w:r>
    </w:p>
    <w:p w14:paraId="7C052143" w14:textId="2C9A11AA" w:rsidR="00B93B58" w:rsidRPr="006F178A" w:rsidRDefault="00B93B58" w:rsidP="006C1B67">
      <w:pPr>
        <w:spacing w:after="60"/>
        <w:rPr>
          <w:rtl/>
        </w:rPr>
      </w:pP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'ויקבר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בגיא'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מתים</w:t>
      </w:r>
      <w:r w:rsidRPr="006F178A">
        <w:rPr>
          <w:rtl/>
        </w:rPr>
        <w:t>.</w:t>
      </w:r>
    </w:p>
    <w:p w14:paraId="5A7BEEC1" w14:textId="77777777" w:rsidR="00F07A5B" w:rsidRPr="00F07A5B" w:rsidRDefault="006C1B67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tl/>
        </w:rPr>
        <w:t>:</w:t>
      </w:r>
    </w:p>
    <w:p w14:paraId="6FC4C68F" w14:textId="3B056EE4" w:rsidR="006C1B67" w:rsidRPr="006C1B67" w:rsidRDefault="00B93B58" w:rsidP="00B93B58">
      <w:pPr>
        <w:rPr>
          <w:rtl/>
        </w:rPr>
      </w:pPr>
      <w:r w:rsidRPr="006C1B67">
        <w:rPr>
          <w:rStyle w:val="affff8"/>
          <w:rFonts w:hint="cs"/>
          <w:rtl/>
        </w:rPr>
        <w:t>'כתנות</w:t>
      </w:r>
      <w:r w:rsidRPr="006C1B67">
        <w:rPr>
          <w:rStyle w:val="affff8"/>
          <w:rtl/>
        </w:rPr>
        <w:t xml:space="preserve"> </w:t>
      </w:r>
      <w:r w:rsidRPr="006C1B67">
        <w:rPr>
          <w:rStyle w:val="affff8"/>
          <w:rFonts w:hint="cs"/>
          <w:rtl/>
        </w:rPr>
        <w:t>עור'</w:t>
      </w:r>
      <w:r w:rsidRPr="006C1B67">
        <w:rPr>
          <w:rStyle w:val="affffc"/>
          <w:rtl/>
        </w:rPr>
        <w:t xml:space="preserve"> </w:t>
      </w:r>
      <w:r w:rsidR="006C1B67" w:rsidRPr="006C1B67">
        <w:rPr>
          <w:rStyle w:val="affffc"/>
          <w:rFonts w:hint="cs"/>
          <w:rtl/>
        </w:rPr>
        <w:t>אי</w:t>
      </w:r>
      <w:r w:rsidR="006C1B67" w:rsidRPr="006C1B67">
        <w:rPr>
          <w:rFonts w:hint="cs"/>
          <w:rtl/>
        </w:rPr>
        <w:t xml:space="preserve"> דבר הבא מן העור </w:t>
      </w:r>
      <w:r w:rsidR="006C1B67" w:rsidRPr="006C1B67">
        <w:rPr>
          <w:rStyle w:val="affffc"/>
          <w:rFonts w:hint="cs"/>
          <w:rtl/>
        </w:rPr>
        <w:t xml:space="preserve">או </w:t>
      </w:r>
      <w:r w:rsidR="006C1B67" w:rsidRPr="006C1B67">
        <w:rPr>
          <w:rFonts w:hint="cs"/>
          <w:rtl/>
        </w:rPr>
        <w:t>דבר שהעור נהנה ממנו</w:t>
      </w:r>
      <w:r w:rsidR="006C1B67">
        <w:rPr>
          <w:rFonts w:hint="cs"/>
          <w:rtl/>
        </w:rPr>
        <w:t>.</w:t>
      </w:r>
    </w:p>
    <w:p w14:paraId="4815D785" w14:textId="7ED21D21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שמלאי</w:t>
      </w:r>
      <w:r w:rsidR="00F07A5B" w:rsidRPr="00F07A5B">
        <w:rPr>
          <w:rtl/>
        </w:rPr>
        <w:t>:</w:t>
      </w:r>
    </w:p>
    <w:p w14:paraId="28545ABE" w14:textId="5F83385B" w:rsidR="00B93B58" w:rsidRPr="001E67EA" w:rsidRDefault="00B93B58" w:rsidP="00B93B58">
      <w:pPr>
        <w:rPr>
          <w:spacing w:val="-2"/>
          <w:rtl/>
        </w:rPr>
      </w:pPr>
      <w:r w:rsidRPr="001E67EA">
        <w:rPr>
          <w:rFonts w:hint="cs"/>
          <w:spacing w:val="-2"/>
          <w:rtl/>
        </w:rPr>
        <w:t>תחילתה</w:t>
      </w:r>
      <w:r w:rsidRPr="001E67EA">
        <w:rPr>
          <w:spacing w:val="-2"/>
          <w:rtl/>
        </w:rPr>
        <w:t xml:space="preserve"> </w:t>
      </w:r>
      <w:r w:rsidRPr="001E67EA">
        <w:rPr>
          <w:rFonts w:hint="cs"/>
          <w:spacing w:val="-2"/>
          <w:rtl/>
        </w:rPr>
        <w:t>ג</w:t>
      </w:r>
      <w:r w:rsidR="006C1B67" w:rsidRPr="001E67EA">
        <w:rPr>
          <w:rFonts w:hint="cs"/>
          <w:spacing w:val="-2"/>
          <w:rtl/>
        </w:rPr>
        <w:t>מ''ח</w:t>
      </w:r>
      <w:r w:rsidRPr="001E67EA">
        <w:rPr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ד'ויעש</w:t>
      </w:r>
      <w:r w:rsidRPr="001E67EA">
        <w:rPr>
          <w:rStyle w:val="affff8"/>
          <w:spacing w:val="-2"/>
          <w:rtl/>
        </w:rPr>
        <w:t xml:space="preserve"> ה' </w:t>
      </w:r>
      <w:r w:rsidRPr="001E67EA">
        <w:rPr>
          <w:rStyle w:val="affff8"/>
          <w:rFonts w:hint="cs"/>
          <w:spacing w:val="-2"/>
          <w:rtl/>
        </w:rPr>
        <w:t>אלהים</w:t>
      </w:r>
      <w:r w:rsidRPr="001E67EA">
        <w:rPr>
          <w:rStyle w:val="affff8"/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לאדם</w:t>
      </w:r>
      <w:r w:rsidRPr="001E67EA">
        <w:rPr>
          <w:rStyle w:val="affff8"/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ולאשתו</w:t>
      </w:r>
      <w:r w:rsidRPr="001E67EA">
        <w:rPr>
          <w:rStyle w:val="affff8"/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כתנות</w:t>
      </w:r>
      <w:r w:rsidRPr="001E67EA">
        <w:rPr>
          <w:rStyle w:val="affff8"/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עור</w:t>
      </w:r>
      <w:r w:rsidRPr="001E67EA">
        <w:rPr>
          <w:rStyle w:val="affff8"/>
          <w:spacing w:val="-2"/>
          <w:rtl/>
        </w:rPr>
        <w:t xml:space="preserve"> </w:t>
      </w:r>
      <w:r w:rsidRPr="001E67EA">
        <w:rPr>
          <w:rStyle w:val="affff8"/>
          <w:rFonts w:hint="cs"/>
          <w:spacing w:val="-2"/>
          <w:rtl/>
        </w:rPr>
        <w:t>וילבישם</w:t>
      </w:r>
    </w:p>
    <w:p w14:paraId="4729F0EE" w14:textId="77777777" w:rsidR="00B93B58" w:rsidRPr="006F178A" w:rsidRDefault="00B93B58" w:rsidP="006C1B67">
      <w:pPr>
        <w:spacing w:after="60"/>
        <w:rPr>
          <w:rtl/>
        </w:rPr>
      </w:pPr>
      <w:r w:rsidRPr="006F178A">
        <w:rPr>
          <w:rFonts w:hint="cs"/>
          <w:rtl/>
        </w:rPr>
        <w:t>וסופה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גמילות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חסדים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ד'ויקבר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אותו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בגיא'</w:t>
      </w:r>
      <w:r w:rsidRPr="003215F9">
        <w:rPr>
          <w:rStyle w:val="affff8"/>
          <w:rtl/>
        </w:rPr>
        <w:t>.</w:t>
      </w:r>
    </w:p>
    <w:p w14:paraId="7660FDA1" w14:textId="70C9EE67" w:rsidR="00F07A5B" w:rsidRPr="00F07A5B" w:rsidRDefault="00B93B58" w:rsidP="006C1B6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שמלאי</w:t>
      </w:r>
      <w:r w:rsidR="00F07A5B" w:rsidRPr="00F07A5B">
        <w:rPr>
          <w:rtl/>
        </w:rPr>
        <w:t>:</w:t>
      </w:r>
    </w:p>
    <w:p w14:paraId="2F0CC65C" w14:textId="08F9E8B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נתאוה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ליכנס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>"</w:t>
      </w:r>
      <w:r w:rsidRPr="006F178A">
        <w:rPr>
          <w:rFonts w:hint="cs"/>
          <w:rtl/>
        </w:rPr>
        <w:t>י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מפריה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לשבוע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צריך</w:t>
      </w:r>
      <w:r w:rsidRPr="006F178A">
        <w:rPr>
          <w:rtl/>
        </w:rPr>
        <w:t>?</w:t>
      </w:r>
      <w:r w:rsidRPr="006F178A">
        <w:rPr>
          <w:rFonts w:hint="cs"/>
          <w:rtl/>
        </w:rPr>
        <w:t xml:space="preserve"> 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נצטוו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מתקיימין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>"</w:t>
      </w:r>
      <w:r w:rsidRPr="006F178A">
        <w:rPr>
          <w:rFonts w:hint="cs"/>
          <w:rtl/>
        </w:rPr>
        <w:t>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אכנס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שיתקיימו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כולן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</w:t>
      </w:r>
      <w:r w:rsidR="006C1B67">
        <w:rPr>
          <w:rFonts w:hint="cs"/>
          <w:rtl/>
        </w:rPr>
        <w:t>.</w:t>
      </w:r>
    </w:p>
    <w:p w14:paraId="1822807B" w14:textId="35720F7A" w:rsidR="00B93B58" w:rsidRPr="001E67EA" w:rsidRDefault="00B93B58" w:rsidP="00B93B58">
      <w:pPr>
        <w:rPr>
          <w:spacing w:val="0"/>
          <w:rtl/>
        </w:rPr>
      </w:pPr>
      <w:r w:rsidRPr="006C1B67">
        <w:rPr>
          <w:rStyle w:val="affffc"/>
          <w:rFonts w:hint="cs"/>
          <w:rtl/>
        </w:rPr>
        <w:t>אמר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לו</w:t>
      </w:r>
      <w:r w:rsidRPr="006C1B67">
        <w:rPr>
          <w:rStyle w:val="affffc"/>
          <w:rtl/>
        </w:rPr>
        <w:t xml:space="preserve"> </w:t>
      </w:r>
      <w:r w:rsidRPr="006C1B67">
        <w:rPr>
          <w:rStyle w:val="affffc"/>
          <w:rFonts w:hint="cs"/>
          <w:rtl/>
        </w:rPr>
        <w:t>הקב</w:t>
      </w:r>
      <w:r w:rsidRPr="006C1B67">
        <w:rPr>
          <w:rStyle w:val="affffc"/>
          <w:rtl/>
        </w:rPr>
        <w:t>"</w:t>
      </w:r>
      <w:r w:rsidRPr="006C1B67">
        <w:rPr>
          <w:rStyle w:val="affffc"/>
          <w:rFonts w:hint="cs"/>
          <w:rtl/>
        </w:rPr>
        <w:t>ה</w:t>
      </w:r>
      <w:r w:rsidRPr="006C1B6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מבקש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עליך</w:t>
      </w:r>
      <w:r w:rsidRPr="006F178A">
        <w:rPr>
          <w:rtl/>
        </w:rPr>
        <w:t xml:space="preserve"> </w:t>
      </w:r>
      <w:r w:rsidRPr="001E67EA">
        <w:rPr>
          <w:rFonts w:hint="cs"/>
          <w:spacing w:val="0"/>
          <w:rtl/>
        </w:rPr>
        <w:t>כאילו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עשיתם</w:t>
      </w:r>
      <w:r w:rsidRPr="001E67EA">
        <w:rPr>
          <w:spacing w:val="0"/>
          <w:rtl/>
        </w:rPr>
        <w:t xml:space="preserve">, </w:t>
      </w:r>
      <w:r w:rsidR="006C1B67" w:rsidRPr="001E67EA">
        <w:rPr>
          <w:rFonts w:hint="cs"/>
          <w:spacing w:val="0"/>
          <w:rtl/>
        </w:rPr>
        <w:t>ד</w:t>
      </w:r>
      <w:r w:rsidRPr="001E67EA">
        <w:rPr>
          <w:rStyle w:val="affff8"/>
          <w:rFonts w:hint="cs"/>
          <w:spacing w:val="0"/>
          <w:rtl/>
        </w:rPr>
        <w:t>'לכן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אחלק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לו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ברבים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ואת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עצומים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יחלק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שלל</w:t>
      </w:r>
      <w:r w:rsidR="001E67EA" w:rsidRPr="001E67EA">
        <w:rPr>
          <w:rStyle w:val="affff8"/>
          <w:rFonts w:hint="cs"/>
          <w:spacing w:val="0"/>
          <w:rtl/>
        </w:rPr>
        <w:t xml:space="preserve"> וגו'</w:t>
      </w:r>
      <w:r w:rsidRPr="001E67EA">
        <w:rPr>
          <w:rStyle w:val="affff8"/>
          <w:spacing w:val="0"/>
          <w:rtl/>
        </w:rPr>
        <w:t>,</w:t>
      </w:r>
      <w:r w:rsidRPr="001E67EA">
        <w:rPr>
          <w:spacing w:val="0"/>
          <w:rtl/>
        </w:rPr>
        <w:t xml:space="preserve"> </w:t>
      </w:r>
    </w:p>
    <w:p w14:paraId="7EA7A5FA" w14:textId="539D72A8" w:rsidR="00B93B58" w:rsidRPr="001E67EA" w:rsidRDefault="00B93B58" w:rsidP="00B93B58">
      <w:pPr>
        <w:rPr>
          <w:spacing w:val="-4"/>
          <w:rtl/>
        </w:rPr>
      </w:pPr>
      <w:r w:rsidRPr="001E67EA">
        <w:rPr>
          <w:rStyle w:val="affff8"/>
          <w:rFonts w:hint="cs"/>
          <w:spacing w:val="-4"/>
          <w:rtl/>
        </w:rPr>
        <w:t>ואת</w:t>
      </w:r>
      <w:r w:rsidRPr="001E67EA">
        <w:rPr>
          <w:rStyle w:val="affff8"/>
          <w:spacing w:val="-4"/>
          <w:rtl/>
        </w:rPr>
        <w:t xml:space="preserve"> </w:t>
      </w:r>
      <w:r w:rsidRPr="001E67EA">
        <w:rPr>
          <w:rStyle w:val="affff8"/>
          <w:rFonts w:hint="cs"/>
          <w:spacing w:val="-4"/>
          <w:rtl/>
        </w:rPr>
        <w:t>עצומים</w:t>
      </w:r>
      <w:r w:rsidRPr="001E67EA">
        <w:rPr>
          <w:rStyle w:val="affff8"/>
          <w:spacing w:val="-4"/>
          <w:rtl/>
        </w:rPr>
        <w:t xml:space="preserve"> </w:t>
      </w:r>
      <w:r w:rsidRPr="001E67EA">
        <w:rPr>
          <w:rStyle w:val="affff8"/>
          <w:rFonts w:hint="cs"/>
          <w:spacing w:val="-4"/>
          <w:rtl/>
        </w:rPr>
        <w:t>יחלק</w:t>
      </w:r>
      <w:r w:rsidRPr="001E67EA">
        <w:rPr>
          <w:rStyle w:val="affff8"/>
          <w:spacing w:val="-4"/>
          <w:rtl/>
        </w:rPr>
        <w:t xml:space="preserve"> </w:t>
      </w:r>
      <w:r w:rsidRPr="001E67EA">
        <w:rPr>
          <w:rStyle w:val="affff8"/>
          <w:rFonts w:hint="cs"/>
          <w:spacing w:val="-4"/>
          <w:rtl/>
        </w:rPr>
        <w:t>שלל</w:t>
      </w:r>
      <w:r w:rsidRPr="001E67EA">
        <w:rPr>
          <w:rStyle w:val="affff8"/>
          <w:spacing w:val="-4"/>
          <w:rtl/>
        </w:rPr>
        <w:t>,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כאברהם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יצחק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ויעקב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שעצומים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בתורה</w:t>
      </w:r>
      <w:r w:rsidRPr="001E67EA">
        <w:rPr>
          <w:spacing w:val="-4"/>
          <w:rtl/>
        </w:rPr>
        <w:t xml:space="preserve"> </w:t>
      </w:r>
      <w:r w:rsidRPr="001E67EA">
        <w:rPr>
          <w:rFonts w:hint="cs"/>
          <w:spacing w:val="-4"/>
          <w:rtl/>
        </w:rPr>
        <w:t>וב</w:t>
      </w:r>
      <w:r w:rsidR="001E67EA" w:rsidRPr="001E67EA">
        <w:rPr>
          <w:rFonts w:hint="cs"/>
          <w:spacing w:val="-4"/>
          <w:rtl/>
        </w:rPr>
        <w:t>מצות</w:t>
      </w:r>
    </w:p>
    <w:p w14:paraId="009769FA" w14:textId="3A670D37" w:rsidR="00B93B58" w:rsidRPr="006F178A" w:rsidRDefault="00B93B58" w:rsidP="001E67EA">
      <w:pPr>
        <w:rPr>
          <w:rtl/>
        </w:rPr>
      </w:pPr>
      <w:r w:rsidRPr="001E67EA">
        <w:rPr>
          <w:rStyle w:val="affff8"/>
          <w:rFonts w:hint="cs"/>
          <w:spacing w:val="0"/>
          <w:rtl/>
        </w:rPr>
        <w:t>'תחת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אשר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הערה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למות</w:t>
      </w:r>
      <w:r w:rsidR="001E67EA" w:rsidRPr="001E67EA">
        <w:rPr>
          <w:rStyle w:val="affff8"/>
          <w:rFonts w:hint="cs"/>
          <w:spacing w:val="0"/>
          <w:rtl/>
        </w:rPr>
        <w:t>'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שמסר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עצמו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למיתה</w:t>
      </w:r>
      <w:r w:rsidRPr="001E67EA">
        <w:rPr>
          <w:spacing w:val="0"/>
          <w:rtl/>
        </w:rPr>
        <w:t xml:space="preserve">, </w:t>
      </w:r>
      <w:r w:rsidR="001E67EA" w:rsidRPr="001E67EA">
        <w:rPr>
          <w:rStyle w:val="affff8"/>
          <w:rFonts w:hint="cs"/>
          <w:spacing w:val="0"/>
          <w:rtl/>
        </w:rPr>
        <w:t>ד</w:t>
      </w:r>
      <w:r w:rsidRPr="001E67EA">
        <w:rPr>
          <w:rStyle w:val="affff8"/>
          <w:rFonts w:hint="cs"/>
          <w:spacing w:val="0"/>
          <w:rtl/>
        </w:rPr>
        <w:t>'ואם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אין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מחני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נא</w:t>
      </w:r>
      <w:r w:rsidRPr="003625F4">
        <w:rPr>
          <w:rStyle w:val="affff8"/>
          <w:rtl/>
        </w:rPr>
        <w:t xml:space="preserve"> </w:t>
      </w:r>
    </w:p>
    <w:p w14:paraId="4BC93C90" w14:textId="6FA31C6E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'ואת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פושעים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נמנה</w:t>
      </w:r>
      <w:r w:rsidRPr="0063694C">
        <w:rPr>
          <w:rStyle w:val="affff8"/>
          <w:rtl/>
        </w:rPr>
        <w:t xml:space="preserve">' </w:t>
      </w:r>
      <w:r w:rsidR="006C1B67">
        <w:rPr>
          <w:rStyle w:val="affff8"/>
          <w:rtl/>
        </w:rPr>
        <w:tab/>
      </w:r>
      <w:r w:rsidR="006C1B67">
        <w:rPr>
          <w:rStyle w:val="affff8"/>
          <w:rtl/>
        </w:rPr>
        <w:tab/>
      </w:r>
      <w:r w:rsidR="006C1B67">
        <w:rPr>
          <w:rStyle w:val="affff8"/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שנמנה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>;</w:t>
      </w:r>
    </w:p>
    <w:p w14:paraId="0225489E" w14:textId="5E161B41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'והוא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חטא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רבים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נשא'</w:t>
      </w:r>
      <w:r w:rsidRPr="0063694C">
        <w:rPr>
          <w:rStyle w:val="affff8"/>
          <w:rtl/>
        </w:rPr>
        <w:t xml:space="preserve"> </w:t>
      </w:r>
      <w:r w:rsidR="006C1B67">
        <w:rPr>
          <w:rStyle w:val="affff8"/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שכיפר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העגל</w:t>
      </w:r>
      <w:r w:rsidRPr="006F178A">
        <w:rPr>
          <w:rtl/>
        </w:rPr>
        <w:t>;</w:t>
      </w:r>
    </w:p>
    <w:p w14:paraId="7282687A" w14:textId="29CB5F2B" w:rsidR="001E67EA" w:rsidRPr="001E67EA" w:rsidRDefault="00B93B58" w:rsidP="00B93B58">
      <w:pPr>
        <w:rPr>
          <w:spacing w:val="0"/>
          <w:rtl/>
        </w:rPr>
      </w:pPr>
      <w:r w:rsidRPr="001E67EA">
        <w:rPr>
          <w:rStyle w:val="affff8"/>
          <w:rFonts w:hint="cs"/>
          <w:spacing w:val="0"/>
          <w:rtl/>
        </w:rPr>
        <w:t>'ולפושעים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rStyle w:val="affff8"/>
          <w:rFonts w:hint="cs"/>
          <w:spacing w:val="0"/>
          <w:rtl/>
        </w:rPr>
        <w:t>יפגיע'</w:t>
      </w:r>
      <w:r w:rsidRPr="001E67EA">
        <w:rPr>
          <w:rStyle w:val="affff8"/>
          <w:spacing w:val="0"/>
          <w:rtl/>
        </w:rPr>
        <w:t xml:space="preserve"> </w:t>
      </w:r>
      <w:r w:rsidRPr="001E67EA">
        <w:rPr>
          <w:spacing w:val="0"/>
          <w:rtl/>
        </w:rPr>
        <w:t>-</w:t>
      </w:r>
      <w:r w:rsidRPr="001E67EA">
        <w:rPr>
          <w:rFonts w:hint="cs"/>
          <w:spacing w:val="0"/>
          <w:rtl/>
        </w:rPr>
        <w:t>שביקש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רחמים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על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פושעי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ישראל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שיחזרו</w:t>
      </w:r>
      <w:r w:rsidRPr="001E67EA">
        <w:rPr>
          <w:spacing w:val="0"/>
          <w:rtl/>
        </w:rPr>
        <w:t xml:space="preserve"> </w:t>
      </w:r>
      <w:r w:rsidRPr="001E67EA">
        <w:rPr>
          <w:rFonts w:hint="cs"/>
          <w:spacing w:val="0"/>
          <w:rtl/>
        </w:rPr>
        <w:t>בתשובה</w:t>
      </w:r>
    </w:p>
    <w:p w14:paraId="6B5F8E57" w14:textId="4E248C0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ופגיעה</w:t>
      </w:r>
      <w:r w:rsidRPr="006F178A">
        <w:rPr>
          <w:rtl/>
        </w:rPr>
        <w:t xml:space="preserve"> </w:t>
      </w:r>
      <w:r w:rsidR="001E67E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תפלה</w:t>
      </w:r>
      <w:r w:rsidRPr="006F178A">
        <w:rPr>
          <w:rtl/>
        </w:rPr>
        <w:t xml:space="preserve">, </w:t>
      </w:r>
      <w:r w:rsidR="001E67EA">
        <w:rPr>
          <w:rStyle w:val="affff8"/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'ואתה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תתפלל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בעד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העם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הזה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תשא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בעדם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רנה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ותפלה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תפגע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בי'</w:t>
      </w:r>
      <w:r w:rsidRPr="003625F4">
        <w:rPr>
          <w:rStyle w:val="affff8"/>
          <w:rtl/>
        </w:rPr>
        <w:t>.</w:t>
      </w:r>
    </w:p>
    <w:p w14:paraId="4BE4A19C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  <w:sectPr w:rsidR="00B93B58" w:rsidRPr="0059138D" w:rsidSect="003207F4">
          <w:headerReference w:type="default" r:id="rId8"/>
          <w:footerReference w:type="default" r:id="rId9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1D18ADC6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720"/>
          <w:titlePg/>
          <w:bidi/>
          <w:rtlGutter/>
          <w:docGrid w:linePitch="360"/>
        </w:sectPr>
        <w:pPrChange w:id="91289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720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המקנא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לאשתו</w:t>
      </w:r>
      <w:r w:rsidRPr="0059138D">
        <w:rPr>
          <w:rFonts w:cs="BA Vilna Bold"/>
          <w:bCs w:val="0"/>
          <w:sz w:val="20"/>
          <w:rtl/>
        </w:rPr>
        <w:t>.</w:t>
      </w:r>
    </w:p>
    <w:p w14:paraId="56CF3F13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</w:pPr>
    </w:p>
    <w:p w14:paraId="67B393F1" w14:textId="77777777" w:rsidR="00B93B58" w:rsidRPr="0059138D" w:rsidRDefault="00B93B58" w:rsidP="00B93B58">
      <w:pPr>
        <w:pStyle w:val="afff"/>
        <w:bidi w:val="0"/>
        <w:spacing w:after="0"/>
        <w:rPr>
          <w:rFonts w:cs="BA Vilna Bold"/>
          <w:bCs w:val="0"/>
        </w:rPr>
      </w:pPr>
    </w:p>
    <w:p w14:paraId="6F3F6ECC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44" w:author="Claude" w:date="2026-10-07T09:24:33Z"/>
          <w:sz w:val="20"/>
          <w:rtl/>
        </w:rPr>
      </w:pPr>
      <w:del w:id="41243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שני </w:delText>
        </w:r>
      </w:del>
    </w:p>
    <w:p w14:paraId="6F8A77AD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46" w:author="Claude" w:date="2026-10-07T09:24:33Z"/>
          <w:sz w:val="20"/>
          <w:rtl/>
        </w:rPr>
      </w:pPr>
      <w:del w:id="41245" w:author="Claude" w:date="2026-10-07T09:24:33Z">
        <w:r w:rsidRPr="006F178A">
          <w:rPr>
            <w:rFonts w:hint="cs"/>
            <w:sz w:val="20"/>
            <w:rtl/>
          </w:rPr>
          <w:delText xml:space="preserve">היה מביא </w:delText>
        </w:r>
      </w:del>
    </w:p>
    <w:p w14:paraId="2E1E1385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59138D">
        <w:rPr>
          <w:rFonts w:cs="BA Vilna Bold" w:hint="cs"/>
          <w:color w:val="auto"/>
          <w:rtl/>
        </w:rPr>
        <w:t>יד</w:t>
      </w:r>
      <w:r w:rsidRPr="006F178A">
        <w:rPr>
          <w:rFonts w:hint="cs"/>
          <w:rtl/>
        </w:rPr>
        <w:t>.- יט.</w:t>
      </w:r>
    </w:p>
    <w:p>
      <w:pPr>
        <w:pStyle w:val="PetichatPerek"/>
        <w:rPr>
          <w:ins w:id="41242" w:author="Claude" w:date="2026-10-07T09:24:33Z"/>
        </w:rPr>
      </w:pPr>
      <w:ins w:id="41241" w:author="Claude" w:date="2026-10-07T09:24:33Z">
        <w:r>
          <w:rPr>
            <w:rFonts w:hint="cs"/>
            <w:sz w:val="20"/>
            <w:rtl/>
          </w:rPr>
          <w:t xml:space="preserve">פרק שני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היה מביא</w:t>
        </w:r>
      </w:ins>
    </w:p>
    <w:p w14:paraId="52DFAFE7" w14:textId="77777777" w:rsidR="00B93B58" w:rsidRPr="00F07A5B" w:rsidRDefault="00B93B58" w:rsidP="00E24454">
      <w:pPr>
        <w:pStyle w:val="afffff"/>
        <w:framePr w:wrap="around"/>
        <w:rPr>
          <w:rtl/>
        </w:rPr>
      </w:pPr>
      <w:del w:id="20445" w:author="קלוד" w:date="2026-10-06T10:10:25Z">
        <w:r>
          <w:rPr>
            <w:rFonts w:hint="cs"/>
            <w:rtl/>
          </w:rPr>
          <w:delText xml:space="preserve">מתני</w:delText>
        </w:r>
      </w:del>
      <w:ins w:id="20446" w:author="קלוד" w:date="2026-10-06T10:10:25Z">
        <w:r>
          <w:rPr>
            <w:rFonts w:hint="cs"/>
            <w:rtl/>
          </w:rPr>
          <w:t xml:space="preserve">משנה ח</w:t>
        </w:r>
      </w:ins>
      <w:del w:id="20447" w:author="קלוד" w:date="2026-10-06T10:10:25Z">
        <w:r>
          <w:rPr>
            <w:rtl/>
          </w:rPr>
          <w:delText xml:space="preserve">'.</w:delText>
        </w:r>
      </w:del>
    </w:p>
    <w:p w14:paraId="6A6C21E8" w14:textId="73663895" w:rsidR="00B93B58" w:rsidRPr="001621FE" w:rsidRDefault="00B93B58" w:rsidP="00B93B58">
      <w:pPr>
        <w:pStyle w:val="afff5"/>
        <w:spacing w:before="120"/>
        <w:rPr>
          <w:spacing w:val="0"/>
          <w:rtl/>
        </w:rPr>
        <w:pPrChange w:id="90009" w:author="קלוד" w:date="2026-10-08T12:08:16Z">
          <w:pPr>
            <w:pStyle w:val="afff5"/>
          </w:pPr>
        </w:pPrChange>
      </w:pPr>
      <w:r w:rsidRPr="001621FE">
        <w:rPr>
          <w:rFonts w:hint="cs"/>
          <w:spacing w:val="0"/>
          <w:rtl/>
        </w:rPr>
        <w:t>מביא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את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מנחתה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בתוך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כפיפה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מצרית</w:t>
      </w:r>
      <w:r w:rsidRPr="001621FE">
        <w:rPr>
          <w:spacing w:val="0"/>
          <w:rtl/>
        </w:rPr>
        <w:t xml:space="preserve">, </w:t>
      </w:r>
      <w:r w:rsidRPr="001621FE">
        <w:rPr>
          <w:rFonts w:hint="cs"/>
          <w:spacing w:val="0"/>
          <w:rtl/>
        </w:rPr>
        <w:t>ונותנה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על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ידיה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כדי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ליגעה</w:t>
      </w:r>
      <w:r w:rsidRPr="001621FE">
        <w:rPr>
          <w:spacing w:val="0"/>
          <w:rtl/>
        </w:rPr>
        <w:t>.</w:t>
      </w:r>
    </w:p>
    <w:p w14:paraId="515DBE30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וסופן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בכפיפה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>.</w:t>
      </w:r>
    </w:p>
    <w:p w14:paraId="14560969" w14:textId="77777777" w:rsidR="00B93B58" w:rsidRPr="001621FE" w:rsidRDefault="00B93B58" w:rsidP="00B93B58">
      <w:pPr>
        <w:pStyle w:val="afff5"/>
        <w:rPr>
          <w:spacing w:val="0"/>
          <w:rtl/>
        </w:rPr>
      </w:pPr>
      <w:r w:rsidRPr="001621FE">
        <w:rPr>
          <w:rFonts w:hint="cs"/>
          <w:spacing w:val="0"/>
          <w:rtl/>
        </w:rPr>
        <w:t>כל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המנחות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טעונות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שמן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ולבונה</w:t>
      </w:r>
      <w:r w:rsidRPr="001621FE">
        <w:rPr>
          <w:spacing w:val="0"/>
          <w:rtl/>
        </w:rPr>
        <w:t xml:space="preserve">, </w:t>
      </w:r>
      <w:r w:rsidRPr="001621FE">
        <w:rPr>
          <w:rFonts w:hint="cs"/>
          <w:spacing w:val="0"/>
          <w:rtl/>
        </w:rPr>
        <w:t>וזו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אינה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טעונה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לא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שמן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ולא</w:t>
      </w:r>
      <w:r w:rsidRPr="001621FE">
        <w:rPr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לבונה</w:t>
      </w:r>
      <w:r w:rsidRPr="001621FE">
        <w:rPr>
          <w:spacing w:val="0"/>
          <w:rtl/>
        </w:rPr>
        <w:t>.</w:t>
      </w:r>
    </w:p>
    <w:p w14:paraId="43B3D00B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החטין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השעורין</w:t>
      </w:r>
      <w:r w:rsidRPr="006F178A">
        <w:rPr>
          <w:rtl/>
        </w:rPr>
        <w:t>.</w:t>
      </w:r>
    </w:p>
    <w:p w14:paraId="64411A19" w14:textId="46335229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מנחת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השעורין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קמח</w:t>
      </w:r>
      <w:r w:rsidRPr="006F178A">
        <w:rPr>
          <w:rtl/>
        </w:rPr>
        <w:t>.</w:t>
      </w:r>
    </w:p>
    <w:p w14:paraId="309324B3" w14:textId="77777777" w:rsidR="00B93B58" w:rsidRPr="006F178A" w:rsidRDefault="00B93B58" w:rsidP="00B93B58">
      <w:pPr>
        <w:pStyle w:val="afff5"/>
        <w:rPr>
          <w:rtl/>
        </w:rPr>
      </w:pPr>
      <w:r w:rsidRPr="003207F4">
        <w:rPr>
          <w:rStyle w:val="TanaimMishna"/>
          <w:rFonts w:hint="cs"/>
          <w:rtl/>
          <w:rPrChange w:id="20019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3207F4">
        <w:rPr>
          <w:rStyle w:val="TanaimMishna"/>
          <w:rtl/>
          <w:rPrChange w:id="20020" w:author="קלוד" w:date="2026-10-06T10:10:25Z">
            <w:rPr>
              <w:rStyle w:val="affffc"/>
              <w:rtl/>
            </w:rPr>
          </w:rPrChange>
        </w:rPr>
        <w:t>"</w:t>
      </w:r>
      <w:r w:rsidRPr="003207F4">
        <w:rPr>
          <w:rStyle w:val="TanaimMishna"/>
          <w:rFonts w:hint="cs"/>
          <w:rtl/>
          <w:rPrChange w:id="20021" w:author="קלוד" w:date="2026-10-06T10:10:25Z">
            <w:rPr>
              <w:rStyle w:val="affffc"/>
              <w:rFonts w:hint="cs"/>
              <w:rtl/>
            </w:rPr>
          </w:rPrChange>
        </w:rPr>
        <w:t>ג</w:t>
      </w:r>
      <w:r w:rsidRPr="003207F4">
        <w:rPr>
          <w:rStyle w:val="TanaimMishna"/>
          <w:rtl/>
          <w:rPrChange w:id="20022" w:author="קלוד" w:date="2026-10-06T10:10:25Z">
            <w:rPr>
              <w:rStyle w:val="affffc"/>
              <w:rtl/>
            </w:rPr>
          </w:rPrChange>
        </w:rPr>
        <w:t xml:space="preserve"> </w:t>
      </w:r>
      <w:r w:rsidRPr="003207F4">
        <w:rPr>
          <w:rStyle w:val="TanaimMishna"/>
          <w:rFonts w:hint="cs"/>
          <w:rtl/>
          <w:rPrChange w:id="20023" w:author="קלוד" w:date="2026-10-06T10:10:25Z">
            <w:rPr>
              <w:rStyle w:val="affffc"/>
              <w:rFonts w:hint="cs"/>
              <w:rtl/>
            </w:rPr>
          </w:rPrChange>
        </w:rPr>
        <w:t>אומר</w:t>
      </w:r>
      <w:r w:rsidRPr="003207F4">
        <w:rPr>
          <w:rStyle w:val="TanaimMishna"/>
          <w:rtl/>
          <w:rPrChange w:id="20024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כשם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שמעשיה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בהמה</w:t>
      </w:r>
      <w:r w:rsidRPr="006F178A">
        <w:rPr>
          <w:rtl/>
        </w:rPr>
        <w:t>.</w:t>
      </w:r>
    </w:p>
    <w:p w14:paraId="17F3A4EC" w14:textId="37BE7EFC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4A8D1A76" w14:textId="616E7F81" w:rsidR="00F07A5B" w:rsidRPr="00F07A5B" w:rsidRDefault="00B93B58" w:rsidP="003207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790AA68E" w14:textId="01EF0B3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ליגעה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שתחזור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רצונו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="00E95503">
        <w:rPr>
          <w:rFonts w:hint="cs"/>
          <w:rtl/>
        </w:rPr>
        <w:t>ל</w:t>
      </w:r>
      <w:r w:rsidRPr="006F178A">
        <w:rPr>
          <w:rFonts w:hint="cs"/>
          <w:rtl/>
        </w:rPr>
        <w:t>עושי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רצונו</w:t>
      </w:r>
      <w:r w:rsidRPr="006F178A">
        <w:rPr>
          <w:rtl/>
        </w:rPr>
        <w:t>.</w:t>
      </w:r>
    </w:p>
    <w:p w14:paraId="188A7902" w14:textId="77777777" w:rsidR="00F07A5B" w:rsidRPr="00F07A5B" w:rsidRDefault="00B93B58" w:rsidP="00E9550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 כדי</w:t>
      </w:r>
      <w:r w:rsidR="00F07A5B" w:rsidRPr="00F07A5B">
        <w:rPr>
          <w:rtl/>
        </w:rPr>
        <w:t>:</w:t>
      </w:r>
    </w:p>
    <w:p w14:paraId="28A497F7" w14:textId="223CFB89" w:rsidR="00B93B58" w:rsidRPr="00D454EC" w:rsidRDefault="00B93B58" w:rsidP="00B93B58">
      <w:pPr>
        <w:rPr>
          <w:rtl/>
        </w:rPr>
      </w:pPr>
      <w:r w:rsidRPr="00D454EC">
        <w:rPr>
          <w:rFonts w:hint="cs"/>
          <w:rtl/>
        </w:rPr>
        <w:t xml:space="preserve">שלא תימחק מגילה </w:t>
      </w:r>
      <w:r w:rsidRPr="00E95503">
        <w:rPr>
          <w:rStyle w:val="affffc"/>
          <w:rFonts w:hint="cs"/>
          <w:rtl/>
        </w:rPr>
        <w:t>דס</w:t>
      </w:r>
      <w:r w:rsidRPr="00E95503">
        <w:rPr>
          <w:rStyle w:val="affffc"/>
          <w:rtl/>
        </w:rPr>
        <w:t>"</w:t>
      </w:r>
      <w:r w:rsidRPr="00E95503">
        <w:rPr>
          <w:rStyle w:val="affffc"/>
          <w:rFonts w:hint="eastAsia"/>
          <w:rtl/>
        </w:rPr>
        <w:t>ל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משקה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ואח</w:t>
      </w:r>
      <w:r w:rsidRPr="00D454EC">
        <w:rPr>
          <w:rtl/>
        </w:rPr>
        <w:t>"</w:t>
      </w:r>
      <w:r w:rsidRPr="00D454EC">
        <w:rPr>
          <w:rFonts w:hint="eastAsia"/>
          <w:rtl/>
        </w:rPr>
        <w:t>כ</w:t>
      </w:r>
      <w:r w:rsidRPr="00D454EC">
        <w:rPr>
          <w:rtl/>
        </w:rPr>
        <w:t xml:space="preserve"> מקריב מנחתה ואי משום מגילה כבר נמחקה </w:t>
      </w:r>
    </w:p>
    <w:p w14:paraId="4D66944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יד:</w:t>
      </w:r>
    </w:p>
    <w:p w14:paraId="7354494D" w14:textId="6A91710E" w:rsidR="00B93B58" w:rsidRPr="006F178A" w:rsidRDefault="00E4644A" w:rsidP="00E4644A">
      <w:pPr>
        <w:pStyle w:val="affff5"/>
        <w:rPr>
          <w:del w:id="90066" w:author="מנוע עיצוב" w:date="2026-10-08T11:01:28Z"/>
        </w:rPr>
      </w:pPr>
      <w:del w:id="90065" w:author="מנוע עיצוב" w:date="2026-10-08T11:01:28Z">
        <w:r>
          <w:rPr>
            <w:rtl/>
          </w:rPr>
          <w:delText xml:space="preserve">****</w:delText>
        </w:r>
      </w:del>
    </w:p>
    <w:p w14:paraId="038D0E6E" w14:textId="5FA89650" w:rsidR="00B93B58" w:rsidRPr="006F178A" w:rsidRDefault="00B93B58" w:rsidP="005670C9">
      <w:pPr>
        <w:pStyle w:val="afffd"/>
        <w:rPr>
          <w:rtl/>
        </w:rPr>
      </w:pPr>
      <w:ins w:id="9826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="00E95503">
        <w:rPr>
          <w:rFonts w:hint="cs"/>
          <w:rtl/>
        </w:rPr>
        <w:t xml:space="preserve"> תחילתן וסופן בכלי 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2722F7CD" w14:textId="15952580" w:rsidR="00F07A5B" w:rsidRPr="00F07A5B" w:rsidRDefault="00B93B58" w:rsidP="00E9550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ורמינהו</w:t>
      </w:r>
      <w:r w:rsidR="00F07A5B" w:rsidRPr="00F07A5B">
        <w:rPr>
          <w:rtl/>
        </w:rPr>
        <w:t>:</w:t>
      </w:r>
    </w:p>
    <w:p w14:paraId="556F4463" w14:textId="13510B1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סדר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בקלתות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כסף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ושל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זהב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ומקדשה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ולבונתה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ומוליכה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מוליכה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ומגישה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דרומית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מערבית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כנגד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ומסלק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הלבונה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וקומץ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ומקדשו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ומלקט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לבונתה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ונותנה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ומעלהו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ומקטירו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ומולחו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ונותנו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ורשאין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הכהנים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ודבש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מלחמץ</w:t>
      </w:r>
      <w:r w:rsidRPr="006F178A">
        <w:rPr>
          <w:rtl/>
        </w:rPr>
        <w:t>;</w:t>
      </w:r>
    </w:p>
    <w:p w14:paraId="433A20D3" w14:textId="77777777" w:rsidR="00F07A5B" w:rsidRPr="00F07A5B" w:rsidRDefault="00B93B58" w:rsidP="00636D09">
      <w:pPr>
        <w:pStyle w:val="36"/>
        <w:framePr w:wrap="notBeside"/>
        <w:rPr>
          <w:rtl/>
        </w:rPr>
      </w:pPr>
      <w:r w:rsidRPr="00F07A5B">
        <w:rPr>
          <w:rtl/>
        </w:rPr>
        <w:t>• אר"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289F6D2C" w14:textId="03893EC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אימא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בכלים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הראויין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>.</w:t>
      </w:r>
    </w:p>
    <w:p w14:paraId="604DD21A" w14:textId="77777777" w:rsidR="00636D09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מכלל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דכפיפה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="00636D09">
        <w:rPr>
          <w:rFonts w:hint="cs"/>
          <w:rtl/>
        </w:rPr>
        <w:t>ראויה</w:t>
      </w:r>
      <w:r w:rsidRPr="006F178A">
        <w:rPr>
          <w:rtl/>
        </w:rPr>
        <w:t>,</w:t>
      </w:r>
      <w:r w:rsidRPr="00636D09">
        <w:rPr>
          <w:rStyle w:val="affffc"/>
          <w:rtl/>
        </w:rPr>
        <w:t xml:space="preserve"> </w:t>
      </w:r>
    </w:p>
    <w:p w14:paraId="007D39E5" w14:textId="77777777" w:rsidR="00636D09" w:rsidRPr="001621FE" w:rsidRDefault="00636D09" w:rsidP="00636D09">
      <w:pPr>
        <w:rPr>
          <w:spacing w:val="0"/>
          <w:rtl/>
        </w:rPr>
      </w:pPr>
      <w:r w:rsidRPr="001621FE">
        <w:rPr>
          <w:rStyle w:val="affffc"/>
          <w:rFonts w:hint="cs"/>
          <w:spacing w:val="0"/>
          <w:rtl/>
        </w:rPr>
        <w:t xml:space="preserve">ואפי' כריב''י דהכשיר </w:t>
      </w:r>
      <w:r w:rsidRPr="001621FE">
        <w:rPr>
          <w:rFonts w:hint="cs"/>
          <w:spacing w:val="0"/>
          <w:rtl/>
        </w:rPr>
        <w:t>ב</w:t>
      </w:r>
      <w:r w:rsidR="00B93B58" w:rsidRPr="001621FE">
        <w:rPr>
          <w:rFonts w:hint="cs"/>
          <w:spacing w:val="0"/>
          <w:rtl/>
        </w:rPr>
        <w:t>כלי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שרת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שעשאן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של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עץ</w:t>
      </w:r>
      <w:r w:rsidRPr="001621FE">
        <w:rPr>
          <w:rFonts w:hint="cs"/>
          <w:spacing w:val="0"/>
          <w:rtl/>
        </w:rPr>
        <w:t xml:space="preserve"> </w:t>
      </w:r>
      <w:r w:rsidRPr="001621FE">
        <w:rPr>
          <w:rStyle w:val="affffc"/>
          <w:rFonts w:hint="cs"/>
          <w:spacing w:val="0"/>
          <w:rtl/>
        </w:rPr>
        <w:t xml:space="preserve">[דרבי פוסל] </w:t>
      </w:r>
      <w:r w:rsidRPr="001621FE">
        <w:rPr>
          <w:rFonts w:hint="cs"/>
          <w:spacing w:val="0"/>
          <w:rtl/>
        </w:rPr>
        <w:t xml:space="preserve">ה''מ </w:t>
      </w:r>
      <w:r w:rsidR="00B93B58" w:rsidRPr="001621FE">
        <w:rPr>
          <w:rFonts w:hint="cs"/>
          <w:spacing w:val="0"/>
          <w:rtl/>
        </w:rPr>
        <w:t xml:space="preserve">בחשובין, </w:t>
      </w:r>
    </w:p>
    <w:p w14:paraId="3CBCB3F3" w14:textId="50379C8A" w:rsidR="00B93B58" w:rsidRPr="006F178A" w:rsidRDefault="00636D09" w:rsidP="00636D09">
      <w:pPr>
        <w:rPr>
          <w:rtl/>
        </w:rPr>
      </w:pPr>
      <w:r>
        <w:rPr>
          <w:rFonts w:hint="cs"/>
          <w:rtl/>
        </w:rPr>
        <w:t xml:space="preserve">אבל </w:t>
      </w:r>
      <w:r w:rsidR="00B93B58" w:rsidRPr="006F178A">
        <w:rPr>
          <w:rFonts w:hint="cs"/>
          <w:rtl/>
        </w:rPr>
        <w:t xml:space="preserve">בפחותין </w:t>
      </w:r>
      <w:r w:rsidR="00B93B58" w:rsidRPr="0063694C">
        <w:rPr>
          <w:rStyle w:val="affff8"/>
          <w:rFonts w:hint="cs"/>
          <w:rtl/>
        </w:rPr>
        <w:t xml:space="preserve">'הקריבהו נא לפחתך' </w:t>
      </w:r>
    </w:p>
    <w:p w14:paraId="2E5047F9" w14:textId="073C69D4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04294E06" w14:textId="5432CF01" w:rsidR="00B93B58" w:rsidRPr="006F178A" w:rsidRDefault="00B93B58" w:rsidP="00636D09">
      <w:pPr>
        <w:rPr>
          <w:rtl/>
        </w:rPr>
      </w:pPr>
      <w:r w:rsidRPr="0059138D">
        <w:rPr>
          <w:rFonts w:cs="BA Vilna Bold" w:hint="cs"/>
          <w:rtl/>
        </w:rPr>
        <w:t xml:space="preserve">ונותנה לתוך כלי שרת </w:t>
      </w:r>
      <w:r w:rsidR="00636D09">
        <w:rPr>
          <w:rFonts w:cs="BA Vilna Bold" w:hint="cs"/>
          <w:rtl/>
        </w:rPr>
        <w:t>לק</w:t>
      </w:r>
      <w:r w:rsidRPr="0059138D">
        <w:rPr>
          <w:rFonts w:cs="BA Vilna Bold" w:hint="cs"/>
          <w:rtl/>
        </w:rPr>
        <w:t>דשה בכלי שרת</w:t>
      </w:r>
      <w:r w:rsidR="00636D09">
        <w:rPr>
          <w:rFonts w:cs="BA Vilna Bold" w:hint="cs"/>
          <w:rtl/>
        </w:rPr>
        <w:t>.</w:t>
      </w:r>
      <w:r w:rsidRPr="0059138D">
        <w:rPr>
          <w:rFonts w:cs="BA Vilna Bold" w:hint="cs"/>
          <w:rtl/>
        </w:rPr>
        <w:t xml:space="preserve"> </w:t>
      </w:r>
    </w:p>
    <w:p w14:paraId="3FA2FAAC" w14:textId="328B97C9" w:rsidR="00B93B58" w:rsidRPr="001621FE" w:rsidRDefault="00B93B58" w:rsidP="00B93B58">
      <w:pPr>
        <w:rPr>
          <w:spacing w:val="0"/>
          <w:rtl/>
        </w:rPr>
      </w:pPr>
      <w:r w:rsidRPr="001621FE">
        <w:rPr>
          <w:rFonts w:cs="BA Vilna Bold" w:hint="cs"/>
          <w:spacing w:val="0"/>
          <w:rtl/>
        </w:rPr>
        <w:t>ונותן</w:t>
      </w:r>
      <w:r w:rsidRPr="001621FE">
        <w:rPr>
          <w:rFonts w:cs="BA Vilna Bold"/>
          <w:spacing w:val="0"/>
          <w:rtl/>
        </w:rPr>
        <w:t xml:space="preserve"> </w:t>
      </w:r>
      <w:r w:rsidRPr="001621FE">
        <w:rPr>
          <w:rFonts w:cs="BA Vilna Bold" w:hint="cs"/>
          <w:spacing w:val="0"/>
          <w:rtl/>
        </w:rPr>
        <w:t>עליה</w:t>
      </w:r>
      <w:r w:rsidRPr="001621FE">
        <w:rPr>
          <w:rFonts w:cs="BA Vilna Bold"/>
          <w:spacing w:val="0"/>
          <w:rtl/>
        </w:rPr>
        <w:t xml:space="preserve"> </w:t>
      </w:r>
      <w:r w:rsidRPr="001621FE">
        <w:rPr>
          <w:rFonts w:cs="BA Vilna Bold" w:hint="cs"/>
          <w:spacing w:val="0"/>
          <w:rtl/>
        </w:rPr>
        <w:t>שמנה</w:t>
      </w:r>
      <w:r w:rsidRPr="001621FE">
        <w:rPr>
          <w:rFonts w:cs="BA Vilna Bold"/>
          <w:spacing w:val="0"/>
          <w:rtl/>
        </w:rPr>
        <w:t xml:space="preserve"> </w:t>
      </w:r>
      <w:r w:rsidRPr="001621FE">
        <w:rPr>
          <w:rFonts w:cs="BA Vilna Bold" w:hint="cs"/>
          <w:spacing w:val="0"/>
          <w:rtl/>
        </w:rPr>
        <w:t>ולבונתה</w:t>
      </w:r>
      <w:r w:rsidRPr="001621FE">
        <w:rPr>
          <w:rFonts w:cs="BA Vilna Bold"/>
          <w:spacing w:val="0"/>
          <w:rtl/>
        </w:rPr>
        <w:t>.</w:t>
      </w:r>
      <w:r w:rsidRPr="001621FE">
        <w:rPr>
          <w:rStyle w:val="affffc"/>
          <w:rFonts w:hint="cs"/>
          <w:spacing w:val="0"/>
          <w:rtl/>
        </w:rPr>
        <w:t xml:space="preserve">- </w:t>
      </w:r>
      <w:r w:rsidR="00636D09" w:rsidRPr="001621FE">
        <w:rPr>
          <w:rStyle w:val="affffc"/>
          <w:rFonts w:hint="cs"/>
          <w:spacing w:val="0"/>
          <w:rtl/>
        </w:rPr>
        <w:t>ד</w:t>
      </w:r>
      <w:r w:rsidRPr="001621FE">
        <w:rPr>
          <w:rStyle w:val="affff8"/>
          <w:rFonts w:hint="cs"/>
          <w:spacing w:val="0"/>
          <w:rtl/>
        </w:rPr>
        <w:t>'ויצק</w:t>
      </w:r>
      <w:r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>עליה</w:t>
      </w:r>
      <w:r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>שמן</w:t>
      </w:r>
      <w:r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>ונתן</w:t>
      </w:r>
      <w:r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>עליה</w:t>
      </w:r>
      <w:r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>לבונה</w:t>
      </w:r>
      <w:r w:rsidRPr="001621FE">
        <w:rPr>
          <w:rStyle w:val="affff8"/>
          <w:spacing w:val="0"/>
          <w:rtl/>
        </w:rPr>
        <w:t>'.</w:t>
      </w:r>
    </w:p>
    <w:p w14:paraId="6A775EB1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ומוליכה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אצל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כהן</w:t>
      </w:r>
      <w:r w:rsidRPr="0059138D">
        <w:rPr>
          <w:rFonts w:cs="BA Vilna Bold"/>
          <w:rtl/>
        </w:rPr>
        <w:t>.</w:t>
      </w:r>
      <w:r w:rsidRPr="0059138D">
        <w:rPr>
          <w:rFonts w:cs="BA Vilna Bold" w:hint="cs"/>
          <w:rtl/>
        </w:rPr>
        <w:t xml:space="preserve"> </w:t>
      </w:r>
      <w:r w:rsidRPr="003215F9">
        <w:rPr>
          <w:rStyle w:val="affff8"/>
          <w:rFonts w:hint="cs"/>
          <w:rtl/>
        </w:rPr>
        <w:t>ד'והביאה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בני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אהרן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'.</w:t>
      </w:r>
    </w:p>
    <w:p w14:paraId="00788DB6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וכהן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מוליכה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אצל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 xml:space="preserve">מזבח </w:t>
      </w:r>
      <w:r w:rsidRPr="003215F9">
        <w:rPr>
          <w:rStyle w:val="affff8"/>
          <w:rFonts w:hint="cs"/>
          <w:rtl/>
        </w:rPr>
        <w:t>ד'והגישה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אצל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המזבח'</w:t>
      </w:r>
      <w:r w:rsidRPr="003215F9">
        <w:rPr>
          <w:rStyle w:val="affff8"/>
          <w:rtl/>
        </w:rPr>
        <w:t>!</w:t>
      </w:r>
    </w:p>
    <w:p w14:paraId="2BE137B1" w14:textId="33021CD6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7A223A18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מגישה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בקרן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דרומית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מערבית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כנגד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חודה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קרן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ודיו</w:t>
      </w:r>
      <w:r w:rsidRPr="0059138D">
        <w:rPr>
          <w:rFonts w:cs="BA Vilna Bold"/>
          <w:rtl/>
        </w:rPr>
        <w:t>.</w:t>
      </w:r>
    </w:p>
    <w:p w14:paraId="14A239C4" w14:textId="43501F67" w:rsidR="00636D09" w:rsidRPr="001621FE" w:rsidRDefault="001621FE" w:rsidP="00B93B58">
      <w:pPr>
        <w:rPr>
          <w:rStyle w:val="affffc"/>
          <w:spacing w:val="0"/>
          <w:rtl/>
        </w:rPr>
      </w:pPr>
      <w:r w:rsidRPr="001621FE">
        <w:rPr>
          <w:rStyle w:val="affffc"/>
          <w:rFonts w:hint="cs"/>
          <w:spacing w:val="0"/>
          <w:rtl/>
        </w:rPr>
        <w:t>ד</w:t>
      </w:r>
      <w:r w:rsidR="00B93B58" w:rsidRPr="001621FE">
        <w:rPr>
          <w:rStyle w:val="affff8"/>
          <w:rFonts w:hint="cs"/>
          <w:spacing w:val="0"/>
          <w:rtl/>
        </w:rPr>
        <w:t>'וזאת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תורת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המנחה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הקרב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אותה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בני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אהרן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לפני</w:t>
      </w:r>
      <w:r w:rsidR="00B93B58" w:rsidRPr="001621FE">
        <w:rPr>
          <w:rStyle w:val="affff8"/>
          <w:spacing w:val="0"/>
          <w:rtl/>
        </w:rPr>
        <w:t xml:space="preserve"> ה' </w:t>
      </w:r>
      <w:r w:rsidR="00B93B58" w:rsidRPr="001621FE">
        <w:rPr>
          <w:rStyle w:val="affff8"/>
          <w:rFonts w:hint="cs"/>
          <w:spacing w:val="0"/>
          <w:rtl/>
        </w:rPr>
        <w:t>אל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פני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המזבח'</w:t>
      </w:r>
      <w:r w:rsidR="00B93B58" w:rsidRPr="001621FE">
        <w:rPr>
          <w:rStyle w:val="affff8"/>
          <w:spacing w:val="0"/>
          <w:rtl/>
        </w:rPr>
        <w:t>,</w:t>
      </w:r>
      <w:r w:rsidR="00B93B58" w:rsidRPr="001621FE">
        <w:rPr>
          <w:spacing w:val="0"/>
          <w:rtl/>
        </w:rPr>
        <w:t xml:space="preserve"> </w:t>
      </w:r>
    </w:p>
    <w:p w14:paraId="0E1BAA4A" w14:textId="25FA7689" w:rsidR="00B93B58" w:rsidRPr="00757D20" w:rsidRDefault="00B93B58" w:rsidP="00B93B58">
      <w:pPr>
        <w:rPr>
          <w:rtl/>
        </w:rPr>
      </w:pPr>
      <w:r w:rsidRPr="00636D09">
        <w:rPr>
          <w:rStyle w:val="affffc"/>
          <w:rFonts w:hint="cs"/>
          <w:rtl/>
        </w:rPr>
        <w:t>ותניא</w:t>
      </w:r>
      <w:r w:rsidRPr="00636D09">
        <w:rPr>
          <w:rStyle w:val="affffc"/>
          <w:rtl/>
        </w:rPr>
        <w:t xml:space="preserve">: </w:t>
      </w:r>
      <w:r w:rsidRPr="00757D20">
        <w:rPr>
          <w:rFonts w:hint="cs"/>
          <w:rtl/>
        </w:rPr>
        <w:t>'לפני</w:t>
      </w:r>
      <w:r>
        <w:rPr>
          <w:rtl/>
        </w:rPr>
        <w:t xml:space="preserve"> ה'</w:t>
      </w:r>
      <w:r w:rsidRPr="00757D20">
        <w:rPr>
          <w:rtl/>
        </w:rPr>
        <w:t xml:space="preserve"> - </w:t>
      </w:r>
      <w:r w:rsidRPr="00757D20">
        <w:rPr>
          <w:rFonts w:hint="cs"/>
          <w:rtl/>
        </w:rPr>
        <w:t>יכול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במערב</w:t>
      </w:r>
      <w:r w:rsidRPr="00757D20">
        <w:rPr>
          <w:rtl/>
        </w:rPr>
        <w:t xml:space="preserve">? </w:t>
      </w:r>
      <w:r w:rsidRPr="00636D09">
        <w:rPr>
          <w:rStyle w:val="affffc"/>
          <w:rFonts w:hint="cs"/>
          <w:rtl/>
        </w:rPr>
        <w:t>ת</w:t>
      </w:r>
      <w:r w:rsidRPr="00636D09">
        <w:rPr>
          <w:rStyle w:val="affffc"/>
          <w:rtl/>
        </w:rPr>
        <w:t>"</w:t>
      </w:r>
      <w:r w:rsidRPr="00636D09">
        <w:rPr>
          <w:rStyle w:val="affffc"/>
          <w:rFonts w:hint="cs"/>
          <w:rtl/>
        </w:rPr>
        <w:t>ל</w:t>
      </w:r>
      <w:r w:rsidRPr="00636D09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המזבח'</w:t>
      </w:r>
      <w:r w:rsidRPr="003625F4">
        <w:rPr>
          <w:rStyle w:val="affff8"/>
          <w:rtl/>
        </w:rPr>
        <w:t>,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פני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המזבח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יכול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בדרום</w:t>
      </w:r>
      <w:r w:rsidRPr="00757D20">
        <w:rPr>
          <w:rtl/>
        </w:rPr>
        <w:t xml:space="preserve">? </w:t>
      </w:r>
      <w:r w:rsidRPr="00636D09">
        <w:rPr>
          <w:rStyle w:val="affffc"/>
          <w:rFonts w:hint="cs"/>
          <w:rtl/>
        </w:rPr>
        <w:t>ת</w:t>
      </w:r>
      <w:r w:rsidRPr="00636D09">
        <w:rPr>
          <w:rStyle w:val="affffc"/>
          <w:rtl/>
        </w:rPr>
        <w:t>"</w:t>
      </w:r>
      <w:r w:rsidRPr="00636D09">
        <w:rPr>
          <w:rStyle w:val="affffc"/>
          <w:rFonts w:hint="cs"/>
          <w:rtl/>
        </w:rPr>
        <w:t>ל</w:t>
      </w:r>
      <w:r w:rsidRPr="00636D09">
        <w:rPr>
          <w:rStyle w:val="affffc"/>
          <w:rtl/>
        </w:rPr>
        <w:t xml:space="preserve">: </w:t>
      </w:r>
      <w:r w:rsidRPr="00757D20">
        <w:rPr>
          <w:rFonts w:hint="cs"/>
          <w:rtl/>
        </w:rPr>
        <w:t>'לפני</w:t>
      </w:r>
      <w:r>
        <w:rPr>
          <w:rtl/>
        </w:rPr>
        <w:t xml:space="preserve"> ה'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הא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כיצד</w:t>
      </w:r>
      <w:r w:rsidRPr="00757D20">
        <w:rPr>
          <w:rtl/>
        </w:rPr>
        <w:t xml:space="preserve">? </w:t>
      </w:r>
      <w:r w:rsidRPr="00757D20">
        <w:rPr>
          <w:rFonts w:hint="cs"/>
          <w:rtl/>
        </w:rPr>
        <w:t>מגישה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בקרן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דרומית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מערבית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כנגד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חודה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קרן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ודיו</w:t>
      </w:r>
      <w:r w:rsidRPr="00757D20">
        <w:rPr>
          <w:rtl/>
        </w:rPr>
        <w:t>;</w:t>
      </w:r>
    </w:p>
    <w:p w14:paraId="255D76D4" w14:textId="5A83F365" w:rsidR="00F07A5B" w:rsidRPr="00F07A5B" w:rsidRDefault="00B93B58" w:rsidP="00636D09">
      <w:pPr>
        <w:pStyle w:val="36"/>
        <w:framePr w:wrap="notBeside"/>
        <w:rPr>
          <w:rtl/>
        </w:rPr>
      </w:pPr>
      <w:r w:rsidRPr="00F07A5B">
        <w:rPr>
          <w:rtl/>
        </w:rPr>
        <w:t xml:space="preserve">• </w:t>
      </w:r>
      <w:r w:rsidRPr="00F07A5B">
        <w:rPr>
          <w:rFonts w:hint="cs"/>
          <w:rtl/>
        </w:rPr>
        <w:t>ר</w:t>
      </w:r>
      <w:r w:rsidR="00636D09" w:rsidRPr="00F07A5B">
        <w:rPr>
          <w:rFonts w:hint="cs"/>
          <w:rtl/>
        </w:rPr>
        <w:t>"א</w:t>
      </w:r>
      <w:r w:rsidR="00F07A5B" w:rsidRPr="00F07A5B">
        <w:rPr>
          <w:rFonts w:hint="cs"/>
          <w:rtl/>
        </w:rPr>
        <w:t>:</w:t>
      </w:r>
    </w:p>
    <w:p w14:paraId="5660829E" w14:textId="280A11E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יגישנה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במערבה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קרן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אמרת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מקראות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מניחין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ותופסין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כשאתה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>
        <w:rPr>
          <w:rtl/>
        </w:rPr>
        <w:t xml:space="preserve"> ה'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במערב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ביטלתה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המזבח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בדרום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וכשאתה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המזבח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בדרום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קיימתה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>
        <w:rPr>
          <w:rtl/>
        </w:rPr>
        <w:t xml:space="preserve"> ה'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במערב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מגישה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קרן</w:t>
      </w:r>
      <w:r w:rsidRPr="006F178A">
        <w:rPr>
          <w:rtl/>
        </w:rPr>
        <w:t>.</w:t>
      </w:r>
    </w:p>
    <w:p w14:paraId="77209437" w14:textId="77777777" w:rsidR="00F07A5B" w:rsidRPr="00F07A5B" w:rsidRDefault="00636D09" w:rsidP="00636D0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אשי</w:t>
      </w:r>
      <w:r w:rsidR="00F07A5B" w:rsidRPr="00F07A5B">
        <w:rPr>
          <w:rtl/>
        </w:rPr>
        <w:t>:</w:t>
      </w:r>
    </w:p>
    <w:p w14:paraId="4F7FC7E8" w14:textId="0DA4676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קיימתה</w:t>
      </w:r>
      <w:r w:rsidRPr="006F178A">
        <w:rPr>
          <w:rtl/>
        </w:rPr>
        <w:t xml:space="preserve">? </w:t>
      </w:r>
      <w:r w:rsidRPr="00636D09">
        <w:rPr>
          <w:rStyle w:val="affffc"/>
          <w:rFonts w:hint="cs"/>
          <w:rtl/>
        </w:rPr>
        <w:t>סבר</w:t>
      </w:r>
      <w:r w:rsidRPr="00636D09">
        <w:rPr>
          <w:rStyle w:val="affffc"/>
          <w:rtl/>
        </w:rPr>
        <w:t xml:space="preserve"> </w:t>
      </w:r>
      <w:r w:rsidRPr="00636D09">
        <w:rPr>
          <w:rStyle w:val="affffc"/>
          <w:rFonts w:hint="cs"/>
          <w:rtl/>
        </w:rPr>
        <w:t>האי</w:t>
      </w:r>
      <w:r w:rsidRPr="00636D09">
        <w:rPr>
          <w:rStyle w:val="affffc"/>
          <w:rtl/>
        </w:rPr>
        <w:t xml:space="preserve"> </w:t>
      </w:r>
      <w:r w:rsidRPr="00636D09">
        <w:rPr>
          <w:rStyle w:val="affffc"/>
          <w:rFonts w:hint="cs"/>
          <w:rtl/>
        </w:rPr>
        <w:t>תנא</w:t>
      </w:r>
      <w:r w:rsidRPr="00636D09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636D09">
        <w:rPr>
          <w:rFonts w:hint="cs"/>
          <w:rtl/>
        </w:rPr>
        <w:t>ל</w:t>
      </w:r>
      <w:r w:rsidRPr="006F178A">
        <w:rPr>
          <w:rtl/>
        </w:rPr>
        <w:t xml:space="preserve"> </w:t>
      </w:r>
      <w:r w:rsidR="00636D09">
        <w:rPr>
          <w:rFonts w:hint="cs"/>
          <w:rtl/>
        </w:rPr>
        <w:t>ה</w:t>
      </w:r>
      <w:r w:rsidRPr="006F178A">
        <w:rPr>
          <w:rFonts w:hint="cs"/>
          <w:rtl/>
        </w:rPr>
        <w:t>מזבח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בצפון</w:t>
      </w:r>
      <w:r w:rsidRPr="006F178A">
        <w:rPr>
          <w:rtl/>
        </w:rPr>
        <w:t xml:space="preserve"> </w:t>
      </w:r>
      <w:r w:rsidR="00636D09">
        <w:rPr>
          <w:rFonts w:hint="cs"/>
          <w:rtl/>
        </w:rPr>
        <w:t>עומד</w:t>
      </w:r>
      <w:r w:rsidRPr="006F178A">
        <w:rPr>
          <w:rtl/>
        </w:rPr>
        <w:t>.</w:t>
      </w:r>
    </w:p>
    <w:p w14:paraId="7424E752" w14:textId="65851A01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ודיו</w:t>
      </w:r>
      <w:r w:rsidRPr="006F178A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636D09">
        <w:rPr>
          <w:rFonts w:hint="cs"/>
          <w:rtl/>
        </w:rPr>
        <w:t>ר''א: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אמינא</w:t>
      </w:r>
      <w:r w:rsidRPr="006F178A">
        <w:rPr>
          <w:rtl/>
        </w:rPr>
        <w:t xml:space="preserve"> </w:t>
      </w:r>
      <w:r w:rsidR="00636D09">
        <w:rPr>
          <w:rFonts w:hint="cs"/>
          <w:rtl/>
        </w:rPr>
        <w:t xml:space="preserve">דצריך </w:t>
      </w:r>
      <w:r w:rsidRPr="006F178A">
        <w:rPr>
          <w:rFonts w:hint="cs"/>
          <w:rtl/>
        </w:rPr>
        <w:t>הגשת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גופה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קמ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="00A321F4">
        <w:rPr>
          <w:rFonts w:hint="cs"/>
          <w:rtl/>
        </w:rPr>
        <w:t xml:space="preserve"> דא''צ </w:t>
      </w:r>
    </w:p>
    <w:p w14:paraId="46CB1F0A" w14:textId="1203AD68" w:rsidR="00B93B58" w:rsidRPr="001621FE" w:rsidRDefault="00A321F4" w:rsidP="00B93B58">
      <w:pPr>
        <w:rPr>
          <w:spacing w:val="0"/>
          <w:rtl/>
        </w:rPr>
      </w:pPr>
      <w:r w:rsidRPr="001621FE">
        <w:rPr>
          <w:rFonts w:hint="cs"/>
          <w:spacing w:val="0"/>
          <w:rtl/>
        </w:rPr>
        <w:t xml:space="preserve">דמה הקרבה </w:t>
      </w:r>
      <w:r w:rsidR="00B93B58" w:rsidRPr="001621FE">
        <w:rPr>
          <w:rStyle w:val="affff8"/>
          <w:rFonts w:hint="cs"/>
          <w:spacing w:val="0"/>
          <w:rtl/>
        </w:rPr>
        <w:t>'והקריבה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אל</w:t>
      </w:r>
      <w:r w:rsidR="00B93B58" w:rsidRPr="001621FE">
        <w:rPr>
          <w:rStyle w:val="affff8"/>
          <w:spacing w:val="0"/>
          <w:rtl/>
        </w:rPr>
        <w:t xml:space="preserve"> </w:t>
      </w:r>
      <w:r w:rsidR="00B93B58" w:rsidRPr="001621FE">
        <w:rPr>
          <w:rStyle w:val="affff8"/>
          <w:rFonts w:hint="cs"/>
          <w:spacing w:val="0"/>
          <w:rtl/>
        </w:rPr>
        <w:t>הכהן</w:t>
      </w:r>
      <w:r w:rsidR="00B93B58" w:rsidRPr="001621FE">
        <w:rPr>
          <w:rStyle w:val="affff8"/>
          <w:spacing w:val="0"/>
          <w:rtl/>
        </w:rPr>
        <w:t xml:space="preserve"> </w:t>
      </w:r>
      <w:r w:rsidRPr="001621FE">
        <w:rPr>
          <w:rFonts w:hint="cs"/>
          <w:spacing w:val="0"/>
          <w:rtl/>
        </w:rPr>
        <w:t>בכלי</w:t>
      </w:r>
      <w:r w:rsidR="00B93B58" w:rsidRPr="001621FE">
        <w:rPr>
          <w:rStyle w:val="affff8"/>
          <w:spacing w:val="0"/>
          <w:rtl/>
        </w:rPr>
        <w:t xml:space="preserve"> </w:t>
      </w:r>
      <w:r w:rsidRPr="001621FE">
        <w:rPr>
          <w:rStyle w:val="affff8"/>
          <w:rFonts w:hint="cs"/>
          <w:spacing w:val="0"/>
          <w:rtl/>
        </w:rPr>
        <w:t xml:space="preserve">אף </w:t>
      </w:r>
      <w:r w:rsidR="00B93B58" w:rsidRPr="001621FE">
        <w:rPr>
          <w:rFonts w:hint="cs"/>
          <w:spacing w:val="0"/>
          <w:rtl/>
        </w:rPr>
        <w:t>והגישה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אל</w:t>
      </w:r>
      <w:r w:rsidR="00B93B58" w:rsidRPr="001621FE">
        <w:rPr>
          <w:spacing w:val="0"/>
          <w:rtl/>
        </w:rPr>
        <w:t xml:space="preserve"> </w:t>
      </w:r>
      <w:r w:rsidR="00B93B58" w:rsidRPr="001621FE">
        <w:rPr>
          <w:rFonts w:hint="cs"/>
          <w:spacing w:val="0"/>
          <w:rtl/>
        </w:rPr>
        <w:t>המזבח'</w:t>
      </w:r>
      <w:r w:rsidR="00B93B58" w:rsidRPr="001621FE">
        <w:rPr>
          <w:spacing w:val="0"/>
          <w:rtl/>
        </w:rPr>
        <w:t xml:space="preserve">, </w:t>
      </w:r>
      <w:r w:rsidR="00B93B58" w:rsidRPr="001621FE">
        <w:rPr>
          <w:rFonts w:hint="cs"/>
          <w:spacing w:val="0"/>
          <w:rtl/>
        </w:rPr>
        <w:t>בכלי</w:t>
      </w:r>
      <w:r w:rsidR="00B93B58" w:rsidRPr="001621FE">
        <w:rPr>
          <w:spacing w:val="0"/>
          <w:rtl/>
        </w:rPr>
        <w:t>.</w:t>
      </w:r>
    </w:p>
    <w:p w14:paraId="44C84426" w14:textId="77777777" w:rsidR="00A321F4" w:rsidRDefault="00B93B58" w:rsidP="00B93B58">
      <w:pPr>
        <w:rPr>
          <w:rStyle w:val="affffc"/>
          <w:rtl/>
        </w:rPr>
      </w:pPr>
      <w:r w:rsidRPr="0059138D">
        <w:rPr>
          <w:rFonts w:cs="BA Vilna Bold" w:hint="cs"/>
          <w:rtl/>
        </w:rPr>
        <w:t>ומסלק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לבונתה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לצד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אחד</w:t>
      </w:r>
      <w:r w:rsidRPr="006F178A">
        <w:rPr>
          <w:rFonts w:hint="cs"/>
          <w:rtl/>
        </w:rPr>
        <w:t xml:space="preserve"> 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תקמוץ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מנחה</w:t>
      </w:r>
      <w:r w:rsidRPr="006F178A">
        <w:rPr>
          <w:rtl/>
        </w:rPr>
        <w:t xml:space="preserve">, </w:t>
      </w:r>
    </w:p>
    <w:p w14:paraId="192E29F7" w14:textId="77777777" w:rsidR="00F07A5B" w:rsidRPr="00F07A5B" w:rsidRDefault="00B93B58" w:rsidP="00A321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כדתנן</w:t>
      </w:r>
      <w:r w:rsidR="00F07A5B" w:rsidRPr="00F07A5B">
        <w:rPr>
          <w:rtl/>
        </w:rPr>
        <w:t>:</w:t>
      </w:r>
    </w:p>
    <w:p w14:paraId="79728BFC" w14:textId="37E2F71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קמץ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לבונה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פסול</w:t>
      </w:r>
      <w:r w:rsidRPr="006F178A">
        <w:rPr>
          <w:rtl/>
        </w:rPr>
        <w:t>.</w:t>
      </w:r>
    </w:p>
    <w:p w14:paraId="3A713C15" w14:textId="489B7A12" w:rsidR="00B93B58" w:rsidRPr="001621FE" w:rsidRDefault="00B93B58" w:rsidP="00B93B58">
      <w:pPr>
        <w:rPr>
          <w:spacing w:val="-2"/>
          <w:rtl/>
        </w:rPr>
      </w:pPr>
      <w:r w:rsidRPr="001621FE">
        <w:rPr>
          <w:rFonts w:cs="BA Vilna Bold" w:hint="cs"/>
          <w:spacing w:val="-2"/>
          <w:rtl/>
        </w:rPr>
        <w:t>וקומץ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ממקום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שנתרבה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שמנה</w:t>
      </w:r>
      <w:r w:rsidRPr="001621FE">
        <w:rPr>
          <w:rFonts w:cs="BA Vilna Bold"/>
          <w:spacing w:val="-2"/>
          <w:rtl/>
        </w:rPr>
        <w:t>.</w:t>
      </w:r>
      <w:r w:rsidR="001621FE" w:rsidRPr="001621FE">
        <w:rPr>
          <w:rFonts w:cs="BA Vilna Bold" w:hint="cs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מ'מסלתה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ומשמנה מגרשה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ומשמנה</w:t>
      </w:r>
      <w:r w:rsidRPr="001621FE">
        <w:rPr>
          <w:rStyle w:val="affff8"/>
          <w:spacing w:val="-2"/>
          <w:rtl/>
        </w:rPr>
        <w:t>'.</w:t>
      </w:r>
    </w:p>
    <w:p w14:paraId="251ABD15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ונותנו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לתוך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כלי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שרת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ומקדשו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בכלי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 xml:space="preserve">שרת- </w:t>
      </w:r>
      <w:r w:rsidRPr="006F178A">
        <w:rPr>
          <w:rFonts w:hint="cs"/>
          <w:rtl/>
        </w:rPr>
        <w:t>אפי' דכבר קידש דהוה אדם דאע</w:t>
      </w:r>
      <w:r w:rsidRPr="006F178A">
        <w:rPr>
          <w:rtl/>
        </w:rPr>
        <w:t>"</w:t>
      </w:r>
      <w:r w:rsidRPr="006F178A">
        <w:rPr>
          <w:rFonts w:hint="cs"/>
          <w:rtl/>
        </w:rPr>
        <w:t>ג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דקדשה סכין בצואר בהמה הדר מקדיש בכלי שרת ה</w:t>
      </w:r>
      <w:r w:rsidRPr="006F178A">
        <w:rPr>
          <w:rtl/>
        </w:rPr>
        <w:t>"</w:t>
      </w:r>
      <w:r w:rsidRPr="006F178A">
        <w:rPr>
          <w:rFonts w:hint="cs"/>
          <w:rtl/>
        </w:rPr>
        <w:t>נ ל</w:t>
      </w:r>
      <w:r w:rsidRPr="006F178A">
        <w:rPr>
          <w:rtl/>
        </w:rPr>
        <w:t>"</w:t>
      </w:r>
      <w:r w:rsidRPr="006F178A">
        <w:rPr>
          <w:rFonts w:hint="cs"/>
          <w:rtl/>
        </w:rPr>
        <w:t>ש</w:t>
      </w:r>
    </w:p>
    <w:p w14:paraId="0DD4A519" w14:textId="1103DAC2" w:rsidR="00B93B58" w:rsidRPr="001621FE" w:rsidRDefault="00B93B58" w:rsidP="00B93B58">
      <w:pPr>
        <w:rPr>
          <w:spacing w:val="-2"/>
          <w:rtl/>
        </w:rPr>
      </w:pPr>
      <w:r w:rsidRPr="001621FE">
        <w:rPr>
          <w:rFonts w:cs="BA Vilna Bold" w:hint="cs"/>
          <w:spacing w:val="-2"/>
          <w:rtl/>
        </w:rPr>
        <w:t>ומלקט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את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לבונתה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ונותנה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על</w:t>
      </w:r>
      <w:r w:rsidRPr="001621FE">
        <w:rPr>
          <w:rFonts w:cs="BA Vilna Bold"/>
          <w:spacing w:val="-2"/>
          <w:rtl/>
        </w:rPr>
        <w:t xml:space="preserve"> </w:t>
      </w:r>
      <w:r w:rsidRPr="001621FE">
        <w:rPr>
          <w:rFonts w:cs="BA Vilna Bold" w:hint="cs"/>
          <w:spacing w:val="-2"/>
          <w:rtl/>
        </w:rPr>
        <w:t>גביו</w:t>
      </w:r>
      <w:r w:rsidRPr="001621FE">
        <w:rPr>
          <w:rFonts w:hint="cs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דואת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כל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הלבונה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אשר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על</w:t>
      </w:r>
      <w:r w:rsidRPr="001621FE">
        <w:rPr>
          <w:rStyle w:val="affff8"/>
          <w:spacing w:val="-2"/>
          <w:rtl/>
        </w:rPr>
        <w:t xml:space="preserve"> </w:t>
      </w:r>
      <w:r w:rsidRPr="001621FE">
        <w:rPr>
          <w:rStyle w:val="affff8"/>
          <w:rFonts w:hint="cs"/>
          <w:spacing w:val="-2"/>
          <w:rtl/>
        </w:rPr>
        <w:t>המנחה</w:t>
      </w:r>
      <w:r w:rsidRPr="001621FE">
        <w:rPr>
          <w:rStyle w:val="affff8"/>
          <w:spacing w:val="-2"/>
          <w:rtl/>
        </w:rPr>
        <w:t>.</w:t>
      </w:r>
    </w:p>
    <w:p w14:paraId="31CE7B16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טו</w:t>
      </w:r>
      <w:r w:rsidRPr="006F178A">
        <w:rPr>
          <w:rFonts w:cs="FontbitDavid" w:hint="cs"/>
          <w:rtl/>
        </w:rPr>
        <w:t>.</w:t>
      </w:r>
    </w:p>
    <w:p w14:paraId="5954CE03" w14:textId="754BD168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ומעלהו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בכלי שרת להקטירו</w:t>
      </w:r>
      <w:r w:rsidR="00A321F4">
        <w:rPr>
          <w:rFonts w:cs="BA Vilna Bold" w:hint="cs"/>
          <w:rtl/>
        </w:rPr>
        <w:t>.</w:t>
      </w:r>
      <w:r w:rsidRPr="0059138D">
        <w:rPr>
          <w:rFonts w:cs="BA Vilna Bold" w:hint="cs"/>
          <w:rtl/>
        </w:rPr>
        <w:t xml:space="preserve"> </w:t>
      </w:r>
    </w:p>
    <w:p w14:paraId="25702CD2" w14:textId="427393CE" w:rsidR="00B93B58" w:rsidRPr="00B96C58" w:rsidRDefault="00B93B58" w:rsidP="00B93B58">
      <w:pPr>
        <w:rPr>
          <w:spacing w:val="2"/>
          <w:rtl/>
        </w:rPr>
      </w:pPr>
      <w:r w:rsidRPr="00B96C58">
        <w:rPr>
          <w:rFonts w:cs="BA Vilna Bold" w:hint="cs"/>
          <w:spacing w:val="2"/>
          <w:rtl/>
        </w:rPr>
        <w:t>ומולחו</w:t>
      </w:r>
      <w:r w:rsidRPr="00B96C58">
        <w:rPr>
          <w:rFonts w:cs="BA Vilna Bold"/>
          <w:spacing w:val="2"/>
          <w:rtl/>
        </w:rPr>
        <w:t xml:space="preserve"> </w:t>
      </w:r>
      <w:r w:rsidRPr="00B96C58">
        <w:rPr>
          <w:rFonts w:cs="BA Vilna Bold" w:hint="cs"/>
          <w:spacing w:val="2"/>
          <w:rtl/>
        </w:rPr>
        <w:t>ונותנו</w:t>
      </w:r>
      <w:r w:rsidRPr="00B96C58">
        <w:rPr>
          <w:rFonts w:cs="BA Vilna Bold"/>
          <w:spacing w:val="2"/>
          <w:rtl/>
        </w:rPr>
        <w:t xml:space="preserve"> </w:t>
      </w:r>
      <w:r w:rsidR="00A321F4" w:rsidRPr="00B96C58">
        <w:rPr>
          <w:rFonts w:cs="BA Vilna Bold" w:hint="cs"/>
          <w:spacing w:val="2"/>
          <w:rtl/>
        </w:rPr>
        <w:t>ע''ג</w:t>
      </w:r>
      <w:r w:rsidRPr="00B96C58">
        <w:rPr>
          <w:rFonts w:cs="BA Vilna Bold"/>
          <w:spacing w:val="2"/>
          <w:rtl/>
        </w:rPr>
        <w:t xml:space="preserve"> </w:t>
      </w:r>
      <w:r w:rsidRPr="00B96C58">
        <w:rPr>
          <w:rFonts w:cs="BA Vilna Bold" w:hint="cs"/>
          <w:spacing w:val="2"/>
          <w:rtl/>
        </w:rPr>
        <w:t>האישים</w:t>
      </w:r>
      <w:r w:rsidRPr="00B96C58">
        <w:rPr>
          <w:rFonts w:cs="BA Vilna Bold"/>
          <w:spacing w:val="2"/>
          <w:rtl/>
        </w:rPr>
        <w:t>.</w:t>
      </w:r>
      <w:r w:rsidRPr="00B96C58">
        <w:rPr>
          <w:rFonts w:cs="BA Vilna Bold" w:hint="cs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ד'וכל</w:t>
      </w:r>
      <w:r w:rsidRPr="00B96C58">
        <w:rPr>
          <w:rStyle w:val="affff8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קרבן</w:t>
      </w:r>
      <w:r w:rsidRPr="00B96C58">
        <w:rPr>
          <w:rStyle w:val="affff8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מנחתך</w:t>
      </w:r>
      <w:r w:rsidRPr="00B96C58">
        <w:rPr>
          <w:rStyle w:val="affff8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במלח</w:t>
      </w:r>
      <w:r w:rsidRPr="00B96C58">
        <w:rPr>
          <w:rStyle w:val="affff8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תמלח</w:t>
      </w:r>
      <w:r w:rsidRPr="00B96C58">
        <w:rPr>
          <w:rStyle w:val="affff8"/>
          <w:spacing w:val="2"/>
          <w:rtl/>
        </w:rPr>
        <w:t xml:space="preserve"> </w:t>
      </w:r>
      <w:r w:rsidRPr="00B96C58">
        <w:rPr>
          <w:rStyle w:val="affff8"/>
          <w:rFonts w:hint="cs"/>
          <w:spacing w:val="2"/>
          <w:rtl/>
        </w:rPr>
        <w:t>וגו</w:t>
      </w:r>
      <w:r w:rsidRPr="00B96C58">
        <w:rPr>
          <w:rStyle w:val="affff8"/>
          <w:spacing w:val="2"/>
          <w:rtl/>
        </w:rPr>
        <w:t>'.</w:t>
      </w:r>
    </w:p>
    <w:p w14:paraId="5B74450F" w14:textId="0F3A45F4" w:rsidR="00B93B58" w:rsidRPr="00D454EC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קרב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הקומץ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שיריה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נאכלין</w:t>
      </w:r>
      <w:r w:rsidRPr="00D454EC">
        <w:rPr>
          <w:rFonts w:hint="cs"/>
          <w:rtl/>
        </w:rPr>
        <w:t xml:space="preserve"> </w:t>
      </w:r>
      <w:r w:rsidRPr="00D454EC">
        <w:rPr>
          <w:rStyle w:val="affff8"/>
          <w:rFonts w:hint="cs"/>
          <w:rtl/>
        </w:rPr>
        <w:t>מ'והקטיר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הכהן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את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אזכרתה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וגו</w:t>
      </w:r>
      <w:r w:rsidRPr="00D454EC">
        <w:rPr>
          <w:rStyle w:val="affff8"/>
          <w:rtl/>
        </w:rPr>
        <w:t>',</w:t>
      </w:r>
      <w:r w:rsidRPr="00D454EC">
        <w:rPr>
          <w:rtl/>
        </w:rPr>
        <w:t xml:space="preserve"> </w:t>
      </w:r>
      <w:r w:rsidRPr="00A321F4">
        <w:rPr>
          <w:rStyle w:val="affffc"/>
          <w:rFonts w:hint="eastAsia"/>
          <w:rtl/>
        </w:rPr>
        <w:t>וכתיב</w:t>
      </w:r>
      <w:r w:rsidRPr="00A321F4">
        <w:rPr>
          <w:rStyle w:val="affffc"/>
          <w:rtl/>
        </w:rPr>
        <w:t xml:space="preserve">: </w:t>
      </w:r>
      <w:r w:rsidRPr="00D454EC">
        <w:rPr>
          <w:rStyle w:val="affff8"/>
          <w:rtl/>
        </w:rPr>
        <w:t xml:space="preserve">'והנותרת </w:t>
      </w:r>
      <w:r w:rsidRPr="00D454EC">
        <w:rPr>
          <w:rStyle w:val="affff8"/>
          <w:rFonts w:hint="eastAsia"/>
          <w:rtl/>
        </w:rPr>
        <w:t>מן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המנחה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לאהרן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ולבניו</w:t>
      </w:r>
      <w:r w:rsidRPr="00D454EC">
        <w:rPr>
          <w:rStyle w:val="affff8"/>
          <w:rtl/>
        </w:rPr>
        <w:t>'.</w:t>
      </w:r>
    </w:p>
    <w:p w14:paraId="0E70A53F" w14:textId="77777777" w:rsidR="00724902" w:rsidRDefault="00B93B58" w:rsidP="00B93B58">
      <w:pPr>
        <w:rPr>
          <w:rtl/>
        </w:rPr>
      </w:pPr>
      <w:r w:rsidRPr="0059138D">
        <w:rPr>
          <w:rFonts w:cs="BA Vilna Bold" w:hint="eastAsia"/>
          <w:rtl/>
        </w:rPr>
        <w:t>קרב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eastAsia"/>
          <w:rtl/>
        </w:rPr>
        <w:t>הקומץ</w:t>
      </w:r>
      <w:r w:rsidRPr="0059138D">
        <w:rPr>
          <w:rFonts w:cs="BA Vilna Bold"/>
          <w:rtl/>
        </w:rPr>
        <w:t>,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למר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כדאית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ליה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ולמר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כדאית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ליה</w:t>
      </w:r>
      <w:r w:rsidRPr="00D454EC">
        <w:rPr>
          <w:rtl/>
        </w:rPr>
        <w:t xml:space="preserve">, </w:t>
      </w:r>
    </w:p>
    <w:p w14:paraId="4E360A66" w14:textId="68F5F910" w:rsidR="00F07A5B" w:rsidRPr="00F07A5B" w:rsidRDefault="00B93B58" w:rsidP="00724902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דאיתמר</w:t>
      </w:r>
      <w:r w:rsidR="00F07A5B" w:rsidRPr="00F07A5B">
        <w:rPr>
          <w:rtl/>
        </w:rPr>
        <w:t>:</w:t>
      </w:r>
    </w:p>
    <w:p w14:paraId="168A4950" w14:textId="1B0C9ED5" w:rsidR="00B93B58" w:rsidRPr="00D454EC" w:rsidRDefault="00B93B58" w:rsidP="00B93B58">
      <w:pPr>
        <w:rPr>
          <w:rtl/>
        </w:rPr>
      </w:pPr>
      <w:r w:rsidRPr="00D454EC">
        <w:rPr>
          <w:rFonts w:hint="eastAsia"/>
          <w:rtl/>
        </w:rPr>
        <w:t>הקומץ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מאימתי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מתיר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שיריים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באכילה</w:t>
      </w:r>
      <w:r w:rsidRPr="00D454EC">
        <w:rPr>
          <w:rtl/>
        </w:rPr>
        <w:t xml:space="preserve">? </w:t>
      </w:r>
    </w:p>
    <w:p w14:paraId="522B3503" w14:textId="3B396915" w:rsidR="00B93B58" w:rsidRPr="006F178A" w:rsidRDefault="00B93B58" w:rsidP="00724902">
      <w:pPr>
        <w:spacing w:after="60"/>
        <w:rPr>
          <w:rtl/>
        </w:rPr>
      </w:pPr>
      <w:r w:rsidRPr="00724902">
        <w:rPr>
          <w:rStyle w:val="affffc"/>
          <w:rFonts w:hint="cs"/>
          <w:rtl/>
        </w:rPr>
        <w:t>ר</w:t>
      </w:r>
      <w:r w:rsidRPr="00724902">
        <w:rPr>
          <w:rStyle w:val="affffc"/>
          <w:rtl/>
        </w:rPr>
        <w:t>"</w:t>
      </w:r>
      <w:r w:rsidRPr="00724902">
        <w:rPr>
          <w:rStyle w:val="affffc"/>
          <w:rFonts w:hint="cs"/>
          <w:rtl/>
        </w:rPr>
        <w:t>ח</w:t>
      </w:r>
      <w:r w:rsidRPr="0072490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משתשלוט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האור</w:t>
      </w:r>
      <w:r w:rsidRPr="006F178A">
        <w:rPr>
          <w:rtl/>
        </w:rPr>
        <w:t xml:space="preserve">, </w:t>
      </w:r>
      <w:r w:rsidRPr="00724902">
        <w:rPr>
          <w:rStyle w:val="affffc"/>
          <w:rFonts w:hint="cs"/>
          <w:rtl/>
        </w:rPr>
        <w:t>רי</w:t>
      </w:r>
      <w:r w:rsidRPr="00724902">
        <w:rPr>
          <w:rStyle w:val="affffc"/>
          <w:rtl/>
        </w:rPr>
        <w:t>"</w:t>
      </w:r>
      <w:r w:rsidRPr="00724902">
        <w:rPr>
          <w:rStyle w:val="affffc"/>
          <w:rFonts w:hint="cs"/>
          <w:rtl/>
        </w:rPr>
        <w:t>ו</w:t>
      </w:r>
      <w:r w:rsidRPr="0072490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משתיצת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ברובו</w:t>
      </w:r>
      <w:r w:rsidRPr="006F178A">
        <w:rPr>
          <w:rtl/>
        </w:rPr>
        <w:t>.</w:t>
      </w:r>
    </w:p>
    <w:p w14:paraId="649DE72F" w14:textId="77777777" w:rsidR="00724902" w:rsidRDefault="00B93B58" w:rsidP="00B93B58">
      <w:pPr>
        <w:rPr>
          <w:rStyle w:val="affff8"/>
          <w:rtl/>
        </w:rPr>
      </w:pPr>
      <w:r w:rsidRPr="0059138D">
        <w:rPr>
          <w:rFonts w:cs="BA Vilna Bold" w:hint="cs"/>
          <w:rtl/>
        </w:rPr>
        <w:t>ורשאין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הכהנים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ליתן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לתוכו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ושמן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דבש</w:t>
      </w:r>
      <w:r w:rsidRPr="0059138D">
        <w:rPr>
          <w:rFonts w:cs="BA Vilna Bold"/>
          <w:rtl/>
        </w:rPr>
        <w:t>.</w:t>
      </w:r>
      <w:r w:rsidRPr="0059138D">
        <w:rPr>
          <w:rFonts w:cs="BA Vilna Bold" w:hint="cs"/>
          <w:rtl/>
        </w:rPr>
        <w:t xml:space="preserve"> </w:t>
      </w:r>
    </w:p>
    <w:p w14:paraId="5E9DA1B5" w14:textId="13C41673" w:rsidR="00B93B58" w:rsidRPr="006F178A" w:rsidRDefault="00B93B58" w:rsidP="00724902">
      <w:pPr>
        <w:spacing w:after="60"/>
        <w:rPr>
          <w:rtl/>
        </w:rPr>
      </w:pPr>
      <w:r w:rsidRPr="003215F9">
        <w:rPr>
          <w:rStyle w:val="affff8"/>
          <w:rFonts w:hint="cs"/>
          <w:rtl/>
        </w:rPr>
        <w:t>ד'למשחה</w:t>
      </w:r>
      <w:r w:rsidRPr="003215F9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לגדולה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שהמלכים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אוכלין</w:t>
      </w:r>
      <w:r w:rsidRPr="006F178A">
        <w:rPr>
          <w:rtl/>
        </w:rPr>
        <w:t>.</w:t>
      </w:r>
    </w:p>
    <w:p w14:paraId="2EE04991" w14:textId="1D0EFFA7" w:rsidR="00724902" w:rsidRDefault="00B93B58" w:rsidP="00B93B58">
      <w:pPr>
        <w:rPr>
          <w:rStyle w:val="affffc"/>
          <w:rtl/>
        </w:rPr>
      </w:pPr>
      <w:r w:rsidRPr="0059138D">
        <w:rPr>
          <w:rFonts w:cs="BA Vilna Bold" w:hint="cs"/>
          <w:rtl/>
        </w:rPr>
        <w:t>ואין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אסורין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אלא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מלחמץ</w:t>
      </w:r>
      <w:r w:rsidRPr="0059138D">
        <w:rPr>
          <w:rFonts w:cs="BA Vilna Bold"/>
          <w:rtl/>
        </w:rPr>
        <w:t>.</w:t>
      </w:r>
      <w:r w:rsidRPr="0059138D">
        <w:rPr>
          <w:rFonts w:cs="BA Vilna Bold" w:hint="cs"/>
          <w:rtl/>
        </w:rPr>
        <w:t xml:space="preserve"> </w:t>
      </w:r>
      <w:r w:rsidRPr="003215F9">
        <w:rPr>
          <w:rStyle w:val="affff8"/>
          <w:rFonts w:hint="cs"/>
          <w:rtl/>
        </w:rPr>
        <w:t>ד'לא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תאפה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חמץ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חלקם'</w:t>
      </w:r>
      <w:r w:rsidRPr="006F178A">
        <w:rPr>
          <w:rFonts w:hint="cs"/>
          <w:rtl/>
        </w:rPr>
        <w:t xml:space="preserve"> </w:t>
      </w:r>
    </w:p>
    <w:p w14:paraId="6693A7BB" w14:textId="7D948A1A" w:rsidR="00F07A5B" w:rsidRPr="00F07A5B" w:rsidRDefault="00B93B58" w:rsidP="007249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ארשב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Fonts w:hint="cs"/>
          <w:rtl/>
        </w:rPr>
        <w:t>:</w:t>
      </w:r>
    </w:p>
    <w:p w14:paraId="605192FD" w14:textId="0A39CDA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חלקם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תאפה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חמץ</w:t>
      </w:r>
      <w:r w:rsidRPr="006F178A">
        <w:rPr>
          <w:rtl/>
        </w:rPr>
        <w:t>.</w:t>
      </w:r>
    </w:p>
    <w:p w14:paraId="3480E5E1" w14:textId="20B3CE74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79FEFC2" w14:textId="77777777" w:rsidR="00E71C9A" w:rsidRDefault="00E71C9A">
      <w:pPr>
        <w:bidi w:val="0"/>
        <w:spacing w:after="160" w:line="259" w:lineRule="auto"/>
        <w:jc w:val="left"/>
        <w:rPr>
          <w:rFonts w:cs="BA Vilna Bold"/>
          <w:rtl/>
        </w:rPr>
      </w:pPr>
      <w:r>
        <w:rPr>
          <w:rtl/>
        </w:rPr>
        <w:br w:type="page"/>
      </w:r>
    </w:p>
    <w:p w14:paraId="4FFFA6C7" w14:textId="5E769E33" w:rsidR="00B93B58" w:rsidRPr="006F178A" w:rsidRDefault="00B93B58" w:rsidP="005670C9">
      <w:pPr>
        <w:pStyle w:val="afffd"/>
        <w:rPr>
          <w:rtl/>
        </w:rPr>
      </w:pPr>
      <w:ins w:id="9827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lastRenderedPageBreak/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31C0A3CC" w14:textId="2AE0679A" w:rsidR="00F07A5B" w:rsidRPr="00F07A5B" w:rsidRDefault="00B93B58" w:rsidP="00E71C9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Fonts w:hint="cs"/>
          <w:rtl/>
        </w:rPr>
        <w:t>:</w:t>
      </w:r>
    </w:p>
    <w:p w14:paraId="38AC21A4" w14:textId="49969AE2" w:rsidR="00B93B58" w:rsidRPr="006F178A" w:rsidRDefault="00B93B58" w:rsidP="00E71C9A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החיטין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סלת</w:t>
      </w:r>
      <w:r w:rsidRPr="006F178A">
        <w:rPr>
          <w:rtl/>
        </w:rPr>
        <w:t xml:space="preserve">, </w:t>
      </w:r>
    </w:p>
    <w:p w14:paraId="3E936D44" w14:textId="171D9A1C" w:rsidR="00B93B58" w:rsidRPr="00E71C9A" w:rsidRDefault="00B93B58" w:rsidP="00B93B58">
      <w:pPr>
        <w:rPr>
          <w:spacing w:val="0"/>
          <w:rtl/>
        </w:rPr>
      </w:pPr>
      <w:r w:rsidRPr="00E71C9A">
        <w:rPr>
          <w:rFonts w:hint="cs"/>
          <w:spacing w:val="0"/>
          <w:rtl/>
        </w:rPr>
        <w:t>מנחת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חוטא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א</w:t>
      </w:r>
      <w:r w:rsidR="00E71C9A" w:rsidRPr="00E71C9A">
        <w:rPr>
          <w:rFonts w:hint="cs"/>
          <w:spacing w:val="0"/>
          <w:rtl/>
        </w:rPr>
        <w:t xml:space="preserve">ף </w:t>
      </w:r>
      <w:r w:rsidRPr="00E71C9A">
        <w:rPr>
          <w:rFonts w:hint="cs"/>
          <w:spacing w:val="0"/>
          <w:rtl/>
        </w:rPr>
        <w:t>שאינה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טעונה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שמן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ולבונה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באה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מן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החטין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ובאה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סלת</w:t>
      </w:r>
      <w:r w:rsidRPr="00E71C9A">
        <w:rPr>
          <w:spacing w:val="0"/>
          <w:rtl/>
        </w:rPr>
        <w:t>;</w:t>
      </w:r>
    </w:p>
    <w:p w14:paraId="38D397A1" w14:textId="2C84A2D7" w:rsidR="00B93B58" w:rsidRPr="00B96C58" w:rsidRDefault="00B93B58" w:rsidP="00B93B58">
      <w:pPr>
        <w:rPr>
          <w:spacing w:val="0"/>
          <w:rtl/>
        </w:rPr>
      </w:pPr>
      <w:r w:rsidRPr="00B96C58">
        <w:rPr>
          <w:rFonts w:hint="cs"/>
          <w:spacing w:val="0"/>
          <w:rtl/>
        </w:rPr>
        <w:t>מנחת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העומר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אף</w:t>
      </w:r>
      <w:r w:rsidRPr="00B96C58">
        <w:rPr>
          <w:spacing w:val="0"/>
          <w:rtl/>
        </w:rPr>
        <w:t xml:space="preserve"> </w:t>
      </w:r>
      <w:r w:rsidR="00915118" w:rsidRPr="00B96C58">
        <w:rPr>
          <w:rFonts w:hint="cs"/>
          <w:spacing w:val="0"/>
          <w:rtl/>
        </w:rPr>
        <w:t>ש</w:t>
      </w:r>
      <w:r w:rsidRPr="00B96C58">
        <w:rPr>
          <w:rFonts w:hint="cs"/>
          <w:spacing w:val="0"/>
          <w:rtl/>
        </w:rPr>
        <w:t>באה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מן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השעורין</w:t>
      </w:r>
      <w:r w:rsidRPr="00B96C58">
        <w:rPr>
          <w:spacing w:val="0"/>
          <w:rtl/>
        </w:rPr>
        <w:t xml:space="preserve"> - </w:t>
      </w:r>
      <w:r w:rsidRPr="00B96C58">
        <w:rPr>
          <w:rFonts w:hint="cs"/>
          <w:spacing w:val="0"/>
          <w:rtl/>
        </w:rPr>
        <w:t>טעונה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שמן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ולבונה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ובאה</w:t>
      </w:r>
      <w:r w:rsidRPr="00B96C58">
        <w:rPr>
          <w:spacing w:val="0"/>
          <w:rtl/>
        </w:rPr>
        <w:t xml:space="preserve"> </w:t>
      </w:r>
      <w:r w:rsidRPr="00B96C58">
        <w:rPr>
          <w:rFonts w:hint="cs"/>
          <w:spacing w:val="0"/>
          <w:rtl/>
        </w:rPr>
        <w:t>גרש</w:t>
      </w:r>
      <w:r w:rsidRPr="00B96C58">
        <w:rPr>
          <w:spacing w:val="0"/>
          <w:rtl/>
        </w:rPr>
        <w:t xml:space="preserve">, </w:t>
      </w:r>
    </w:p>
    <w:p w14:paraId="286CD1BC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השעורין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קמח</w:t>
      </w:r>
      <w:r w:rsidRPr="006F178A">
        <w:rPr>
          <w:rtl/>
        </w:rPr>
        <w:t>.</w:t>
      </w:r>
    </w:p>
    <w:p w14:paraId="50D1FD10" w14:textId="7BEF8532" w:rsidR="00F07A5B" w:rsidRPr="00F07A5B" w:rsidRDefault="00B93B58" w:rsidP="0091511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71B6CF64" w14:textId="46589ED4" w:rsidR="00B93B58" w:rsidRPr="00E71C9A" w:rsidRDefault="00B93B58" w:rsidP="00B93B58">
      <w:pPr>
        <w:rPr>
          <w:spacing w:val="2"/>
          <w:rtl/>
        </w:rPr>
      </w:pPr>
      <w:r w:rsidRPr="00E71C9A">
        <w:rPr>
          <w:rFonts w:hint="cs"/>
          <w:spacing w:val="2"/>
          <w:rtl/>
        </w:rPr>
        <w:t>בדין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שתהא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מנחת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חוטא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טעונה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שמן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ולבונה</w:t>
      </w:r>
      <w:r w:rsidRPr="00E71C9A">
        <w:rPr>
          <w:spacing w:val="2"/>
          <w:rtl/>
        </w:rPr>
        <w:t xml:space="preserve">, </w:t>
      </w:r>
      <w:r w:rsidRPr="00E71C9A">
        <w:rPr>
          <w:rFonts w:hint="cs"/>
          <w:spacing w:val="2"/>
          <w:rtl/>
        </w:rPr>
        <w:t>שלא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יהא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חוטא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נשכר</w:t>
      </w:r>
      <w:r w:rsidRPr="00E71C9A">
        <w:rPr>
          <w:spacing w:val="2"/>
          <w:rtl/>
        </w:rPr>
        <w:t xml:space="preserve">, </w:t>
      </w:r>
    </w:p>
    <w:p w14:paraId="0D3F3514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מהודר</w:t>
      </w:r>
      <w:r w:rsidRPr="006F178A">
        <w:rPr>
          <w:rtl/>
        </w:rPr>
        <w:t>;</w:t>
      </w:r>
    </w:p>
    <w:p w14:paraId="4CE3FC95" w14:textId="22EC2AE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ובדין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נסכים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חוטא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נשכר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מהודר</w:t>
      </w:r>
      <w:r w:rsidRPr="006F178A">
        <w:rPr>
          <w:rtl/>
        </w:rPr>
        <w:t>;</w:t>
      </w:r>
    </w:p>
    <w:p w14:paraId="615DC26F" w14:textId="7D707A49" w:rsidR="00B93B58" w:rsidRPr="00E71C9A" w:rsidRDefault="00B93B58" w:rsidP="00B93B58">
      <w:pPr>
        <w:rPr>
          <w:spacing w:val="0"/>
          <w:rtl/>
        </w:rPr>
      </w:pPr>
      <w:r w:rsidRPr="00E71C9A">
        <w:rPr>
          <w:rFonts w:hint="cs"/>
          <w:spacing w:val="0"/>
          <w:rtl/>
        </w:rPr>
        <w:t>אבל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חטאתו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של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מצורע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ואשמו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טעונין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נסכים</w:t>
      </w:r>
      <w:r w:rsidRPr="00E71C9A">
        <w:rPr>
          <w:spacing w:val="0"/>
          <w:rtl/>
        </w:rPr>
        <w:t xml:space="preserve">, </w:t>
      </w:r>
      <w:r w:rsidRPr="00E71C9A">
        <w:rPr>
          <w:rFonts w:hint="cs"/>
          <w:spacing w:val="0"/>
          <w:rtl/>
        </w:rPr>
        <w:t>לפי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שאין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באין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על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חטא</w:t>
      </w:r>
      <w:r w:rsidRPr="00E71C9A">
        <w:rPr>
          <w:spacing w:val="0"/>
          <w:rtl/>
        </w:rPr>
        <w:t>.</w:t>
      </w:r>
    </w:p>
    <w:p w14:paraId="721A0731" w14:textId="77777777" w:rsidR="00F07A5B" w:rsidRPr="00F07A5B" w:rsidRDefault="00B93B58" w:rsidP="00B96C5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דרשב</w:t>
      </w:r>
      <w:r w:rsidRPr="00F07A5B">
        <w:rPr>
          <w:rtl/>
        </w:rPr>
        <w:t>"</w:t>
      </w:r>
      <w:r w:rsidRPr="00F07A5B">
        <w:rPr>
          <w:rFonts w:hint="cs"/>
          <w:rtl/>
        </w:rPr>
        <w:t>נ מרי</w:t>
      </w:r>
      <w:r w:rsidRPr="00F07A5B">
        <w:rPr>
          <w:rtl/>
        </w:rPr>
        <w:t>"</w:t>
      </w:r>
      <w:r>
        <w:rPr>
          <w:rFonts w:hint="cs"/>
          <w:rtl/>
        </w:rPr>
        <w:t xml:space="preserve">ו</w:t>
      </w:r>
      <w:del w:id="41215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64F90226" w14:textId="22E624A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נגעים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'!</w:t>
      </w:r>
      <w:r w:rsidRPr="006F178A">
        <w:rPr>
          <w:rFonts w:hint="cs"/>
          <w:rtl/>
        </w:rPr>
        <w:t xml:space="preserve"> התם מנגע נכפר וכשמביא קרבן להתירו בקדשים הוא</w:t>
      </w:r>
      <w:r w:rsidRPr="006F178A">
        <w:rPr>
          <w:rtl/>
        </w:rPr>
        <w:tab/>
      </w:r>
    </w:p>
    <w:p w14:paraId="7B46E41D" w14:textId="77777777" w:rsidR="00F07A5B" w:rsidRPr="00F07A5B" w:rsidRDefault="00B93B58" w:rsidP="00E71C9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2035ADAC" w14:textId="6B92D6CA" w:rsidR="00E71C9A" w:rsidRDefault="00B93B58" w:rsidP="00B93B58">
      <w:pPr>
        <w:rPr>
          <w:rtl/>
        </w:rPr>
      </w:pPr>
      <w:r w:rsidRPr="006F178A">
        <w:rPr>
          <w:rFonts w:hint="cs"/>
          <w:rtl/>
        </w:rPr>
        <w:t>דחטאת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נסכים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</w:t>
      </w:r>
    </w:p>
    <w:p w14:paraId="3DA34184" w14:textId="77777777" w:rsidR="00F07A5B" w:rsidRPr="00F07A5B" w:rsidRDefault="00B93B58" w:rsidP="00E71C9A">
      <w:pPr>
        <w:pStyle w:val="36"/>
        <w:framePr w:wrap="notBeside"/>
        <w:rPr>
          <w:rtl/>
        </w:rPr>
      </w:pPr>
      <w:r w:rsidRPr="00F07A5B">
        <w:rPr>
          <w:rtl/>
        </w:rPr>
        <w:t>–</w:t>
      </w:r>
      <w:r w:rsidRPr="00F07A5B">
        <w:rPr>
          <w:rFonts w:hint="cs"/>
          <w:rtl/>
        </w:rPr>
        <w:t xml:space="preserve"> ס</w:t>
      </w:r>
      <w:r w:rsidRPr="00F07A5B">
        <w:rPr>
          <w:rtl/>
        </w:rPr>
        <w:t>"</w:t>
      </w:r>
      <w:r w:rsidRPr="00F07A5B">
        <w:rPr>
          <w:rFonts w:hint="cs"/>
          <w:rtl/>
        </w:rPr>
        <w:t>ל כר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3FD4663D" w14:textId="69AA19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הקפר דנזיר נמי חוטא הוא </w:t>
      </w:r>
    </w:p>
    <w:p w14:paraId="5263045B" w14:textId="0FAE61CF" w:rsidR="00B93B58" w:rsidRPr="006F178A" w:rsidRDefault="00E4644A" w:rsidP="00E4644A">
      <w:pPr>
        <w:pStyle w:val="affff5"/>
        <w:rPr>
          <w:del w:id="90068" w:author="מנוע עיצוב" w:date="2026-10-08T11:01:28Z"/>
          <w:rtl/>
        </w:rPr>
      </w:pPr>
      <w:del w:id="90067" w:author="מנוע עיצוב" w:date="2026-10-08T11:01:28Z">
        <w:r>
          <w:rPr>
            <w:rtl/>
          </w:rPr>
          <w:delText xml:space="preserve">****</w:delText>
        </w:r>
      </w:del>
    </w:p>
    <w:p w14:paraId="3BAAFADD" w14:textId="2C88BAF4" w:rsidR="00B93B58" w:rsidRPr="006F178A" w:rsidRDefault="00B96C58" w:rsidP="005670C9">
      <w:pPr>
        <w:pStyle w:val="afffd"/>
        <w:ind w:end="0"/>
        <w:rPr>
          <w:rtl/>
        </w:rPr>
      </w:pPr>
      <w:r>
        <w:rPr>
          <w:rStyle w:val="affffc"/>
          <w:rFonts w:hint="cs"/>
          <w:rtl/>
        </w:rPr>
        <w:t>ר''ג</w:t>
      </w:r>
      <w:r w:rsidR="00B93B58" w:rsidRPr="00B96C58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כשם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שמעשיה מאכל בהמה כך קרבנה מאכל בהמה</w:t>
      </w:r>
      <w:r w:rsidR="00B93B58" w:rsidRPr="006F178A">
        <w:rPr>
          <w:rtl/>
        </w:rPr>
        <w:t>.</w:t>
      </w:r>
    </w:p>
    <w:p w14:paraId="2966C807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טו:</w:t>
      </w:r>
    </w:p>
    <w:p w14:paraId="3730F946" w14:textId="5C0554F2" w:rsidR="00F07A5B" w:rsidRPr="00F07A5B" w:rsidRDefault="00B93B58" w:rsidP="00B96C5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ג לחכמים</w:t>
      </w:r>
      <w:r w:rsidR="00F07A5B" w:rsidRPr="00F07A5B">
        <w:rPr>
          <w:rFonts w:hint="cs"/>
          <w:rtl/>
        </w:rPr>
        <w:t>:</w:t>
      </w:r>
    </w:p>
    <w:p w14:paraId="671482EA" w14:textId="3B15322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סופרים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הניחו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ואדרשנה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חומר</w:t>
      </w:r>
      <w:r w:rsidRPr="006F178A">
        <w:rPr>
          <w:rtl/>
        </w:rPr>
        <w:t xml:space="preserve">, </w:t>
      </w:r>
      <w:r w:rsidRPr="00B96C58">
        <w:rPr>
          <w:rStyle w:val="affffc"/>
          <w:rFonts w:hint="cs"/>
          <w:rtl/>
        </w:rPr>
        <w:t>ששמעתי לר</w:t>
      </w:r>
      <w:r w:rsidRPr="00B96C58">
        <w:rPr>
          <w:rStyle w:val="affffc"/>
          <w:rtl/>
        </w:rPr>
        <w:t>"</w:t>
      </w:r>
      <w:r w:rsidRPr="00B96C58">
        <w:rPr>
          <w:rStyle w:val="affffc"/>
          <w:rFonts w:hint="cs"/>
          <w:rtl/>
        </w:rPr>
        <w:t xml:space="preserve">מ: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האכילתו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מעדני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בהמה</w:t>
      </w:r>
      <w:r w:rsidRPr="006F178A">
        <w:rPr>
          <w:rtl/>
        </w:rPr>
        <w:t xml:space="preserve">, </w:t>
      </w:r>
    </w:p>
    <w:p w14:paraId="18EF4B10" w14:textId="77777777" w:rsidR="00B93B58" w:rsidRPr="00E71C9A" w:rsidRDefault="00B93B58" w:rsidP="00B93B58">
      <w:pPr>
        <w:rPr>
          <w:spacing w:val="2"/>
          <w:rtl/>
        </w:rPr>
      </w:pPr>
      <w:r w:rsidRPr="00E71C9A">
        <w:rPr>
          <w:rFonts w:hint="cs"/>
          <w:spacing w:val="2"/>
          <w:rtl/>
        </w:rPr>
        <w:t>ואפי' עניה כשם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שמעשיה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מעשה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בהמה</w:t>
      </w:r>
      <w:r w:rsidRPr="00E71C9A">
        <w:rPr>
          <w:spacing w:val="2"/>
          <w:rtl/>
        </w:rPr>
        <w:t xml:space="preserve">, </w:t>
      </w:r>
      <w:r w:rsidRPr="00E71C9A">
        <w:rPr>
          <w:rFonts w:hint="cs"/>
          <w:spacing w:val="2"/>
          <w:rtl/>
        </w:rPr>
        <w:t>כך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קרבנה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מאכל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בהמה</w:t>
      </w:r>
      <w:r w:rsidRPr="00E71C9A">
        <w:rPr>
          <w:spacing w:val="2"/>
          <w:rtl/>
        </w:rPr>
        <w:t>.</w:t>
      </w:r>
    </w:p>
    <w:p w14:paraId="2F1F688D" w14:textId="6378442C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2FAA47D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48" w:author="קלוד" w:date="2026-10-06T10:10:25Z">
        <w:r>
          <w:rPr>
            <w:rFonts w:hint="cs"/>
            <w:rtl/>
          </w:rPr>
          <w:delText xml:space="preserve">מתני</w:delText>
        </w:r>
      </w:del>
      <w:ins w:id="20449" w:author="קלוד" w:date="2026-10-06T10:10:25Z">
        <w:r>
          <w:rPr>
            <w:rFonts w:hint="cs"/>
            <w:rtl/>
          </w:rPr>
          <w:t xml:space="preserve">משנה</w:t>
        </w:r>
      </w:ins>
      <w:del w:id="20450" w:author="קלוד" w:date="2026-10-06T10:10:25Z">
        <w:r>
          <w:rPr>
            <w:rtl/>
          </w:rPr>
          <w:delText xml:space="preserve">'.</w:delText>
        </w:r>
      </w:del>
    </w:p>
    <w:p w14:paraId="44854340" w14:textId="77777777" w:rsidR="00B93B58" w:rsidRPr="006F178A" w:rsidRDefault="00B93B58" w:rsidP="00B93B58">
      <w:pPr>
        <w:pStyle w:val="afff5"/>
        <w:spacing w:before="120"/>
        <w:rPr>
          <w:rtl/>
        </w:rPr>
        <w:pPrChange w:id="90010" w:author="קלוד" w:date="2026-10-08T12:08:16Z">
          <w:pPr>
            <w:pStyle w:val="afff5"/>
          </w:pPr>
        </w:pPrChange>
      </w:pP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חרס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חצי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הכיור</w:t>
      </w:r>
      <w:r w:rsidRPr="006F178A">
        <w:rPr>
          <w:rtl/>
        </w:rPr>
        <w:t>;</w:t>
      </w:r>
    </w:p>
    <w:p w14:paraId="4771C10C" w14:textId="068738A8" w:rsidR="00B93B58" w:rsidRPr="006F178A" w:rsidRDefault="00B96C58" w:rsidP="00B93B58">
      <w:pPr>
        <w:pStyle w:val="afff5"/>
        <w:rPr>
          <w:rtl/>
        </w:rPr>
      </w:pPr>
      <w:r w:rsidRPr="00B96C58">
        <w:rPr>
          <w:rStyle w:val="TanaimMishna"/>
          <w:rFonts w:hint="cs"/>
          <w:rtl/>
          <w:rPrChange w:id="20025" w:author="קלוד" w:date="2026-10-06T10:10:25Z">
            <w:rPr>
              <w:rStyle w:val="affffc"/>
              <w:rFonts w:hint="cs"/>
              <w:rtl/>
            </w:rPr>
          </w:rPrChange>
        </w:rPr>
        <w:t>ר''י</w:t>
      </w:r>
      <w:r w:rsidR="00B93B58" w:rsidRPr="00B96C58">
        <w:rPr>
          <w:rStyle w:val="TanaimMishna"/>
          <w:rtl/>
          <w:rPrChange w:id="20026" w:author="קלוד" w:date="2026-10-06T10:10:25Z">
            <w:rPr>
              <w:rStyle w:val="affffc"/>
              <w:rtl/>
            </w:rPr>
          </w:rPrChange>
        </w:rPr>
        <w:t xml:space="preserve">: </w:t>
      </w:r>
      <w:r w:rsidR="00B93B58" w:rsidRPr="006F178A">
        <w:rPr>
          <w:rFonts w:hint="cs"/>
          <w:rtl/>
        </w:rPr>
        <w:t>רביעית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כשם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שממעט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בכתב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ממעט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במים</w:t>
      </w:r>
      <w:r w:rsidR="00B93B58" w:rsidRPr="006F178A">
        <w:rPr>
          <w:rtl/>
        </w:rPr>
        <w:t>.</w:t>
      </w:r>
    </w:p>
    <w:p w14:paraId="6E3E9D76" w14:textId="77777777" w:rsidR="00B96C58" w:rsidRDefault="00B93B58" w:rsidP="00B93B58">
      <w:pPr>
        <w:pStyle w:val="afff5"/>
        <w:rPr>
          <w:spacing w:val="0"/>
          <w:rtl/>
        </w:rPr>
      </w:pPr>
      <w:r w:rsidRPr="006F178A">
        <w:rPr>
          <w:rFonts w:hint="cs"/>
          <w:rtl/>
        </w:rPr>
        <w:t>נכנס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להיכל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לימינו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וטבלא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וטבעת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מגביה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מתחתיה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25DCC">
        <w:rPr>
          <w:rFonts w:hint="cs"/>
          <w:spacing w:val="0"/>
          <w:rtl/>
        </w:rPr>
        <w:t>המים</w:t>
      </w:r>
      <w:r w:rsidRPr="00625DCC">
        <w:rPr>
          <w:spacing w:val="0"/>
          <w:rtl/>
        </w:rPr>
        <w:t xml:space="preserve">, </w:t>
      </w:r>
    </w:p>
    <w:p w14:paraId="7207B82E" w14:textId="429D0F61" w:rsidR="00B93B58" w:rsidRPr="00E71C9A" w:rsidRDefault="00B93B58" w:rsidP="00B93B58">
      <w:pPr>
        <w:pStyle w:val="afff5"/>
        <w:rPr>
          <w:spacing w:val="0"/>
          <w:rtl/>
        </w:rPr>
      </w:pPr>
      <w:r w:rsidRPr="00E71C9A">
        <w:rPr>
          <w:rStyle w:val="TanaimMishna"/>
          <w:rFonts w:hint="cs"/>
          <w:spacing w:val="0"/>
          <w:rtl/>
          <w:rPrChange w:id="20027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שנא</w:t>
      </w:r>
      <w:r w:rsidR="00940D8F" w:rsidRPr="00E71C9A">
        <w:rPr>
          <w:rStyle w:val="TanaimMishna"/>
          <w:rFonts w:hint="cs"/>
          <w:spacing w:val="0"/>
          <w:rtl/>
          <w:rPrChange w:id="20028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'</w:t>
      </w:r>
      <w:r w:rsidRPr="00E71C9A">
        <w:rPr>
          <w:rStyle w:val="TanaimMishna"/>
          <w:spacing w:val="0"/>
          <w:rtl/>
          <w:rPrChange w:id="20029" w:author="קלוד" w:date="2026-10-06T10:10:25Z">
            <w:rPr>
              <w:rStyle w:val="affffc"/>
              <w:spacing w:val="0"/>
              <w:rtl/>
            </w:rPr>
          </w:rPrChange>
        </w:rPr>
        <w:t xml:space="preserve">: </w:t>
      </w:r>
      <w:r w:rsidRPr="00E71C9A">
        <w:rPr>
          <w:rStyle w:val="affff8"/>
          <w:rFonts w:hint="cs"/>
          <w:spacing w:val="0"/>
          <w:rtl/>
        </w:rPr>
        <w:t>ומן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העפר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אשר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יהיה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בקרקע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המשכן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יקח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הכהן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ונתן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אל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המים</w:t>
      </w:r>
      <w:r w:rsidRPr="00E71C9A">
        <w:rPr>
          <w:rStyle w:val="affff8"/>
          <w:spacing w:val="0"/>
          <w:rtl/>
        </w:rPr>
        <w:t>.</w:t>
      </w:r>
    </w:p>
    <w:p w14:paraId="2D31C036" w14:textId="788EE8AD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2E961B4D" w14:textId="22D28BA8" w:rsidR="00F07A5B" w:rsidRPr="00F07A5B" w:rsidRDefault="00B93B58" w:rsidP="00940D8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940D8F" w:rsidRPr="00F07A5B">
        <w:rPr>
          <w:rFonts w:hint="cs"/>
          <w:rtl/>
        </w:rPr>
        <w:t xml:space="preserve"> רי''ש</w:t>
      </w:r>
      <w:r w:rsidR="00F07A5B" w:rsidRPr="00F07A5B">
        <w:rPr>
          <w:rtl/>
        </w:rPr>
        <w:t>:</w:t>
      </w:r>
    </w:p>
    <w:p w14:paraId="68A7A910" w14:textId="6CD7D1BC" w:rsidR="00B93B58" w:rsidRPr="00D454EC" w:rsidRDefault="00B93B58" w:rsidP="00B93B58">
      <w:pPr>
        <w:rPr>
          <w:rtl/>
        </w:rPr>
      </w:pPr>
      <w:r w:rsidRPr="00D454EC">
        <w:rPr>
          <w:rFonts w:hint="cs"/>
          <w:rtl/>
        </w:rPr>
        <w:t>פילי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של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חרס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חדשה</w:t>
      </w:r>
      <w:r w:rsidRPr="00D454EC">
        <w:rPr>
          <w:rtl/>
        </w:rPr>
        <w:t xml:space="preserve">, דגמר </w:t>
      </w:r>
      <w:r w:rsidRPr="00940D8F">
        <w:rPr>
          <w:rStyle w:val="affff8"/>
          <w:rtl/>
        </w:rPr>
        <w:t>'</w:t>
      </w:r>
      <w:r w:rsidRPr="00E13928">
        <w:rPr>
          <w:rStyle w:val="affff8"/>
          <w:rtl/>
        </w:rPr>
        <w:t>כלי כלי</w:t>
      </w:r>
      <w:r w:rsidRPr="00940D8F">
        <w:rPr>
          <w:rStyle w:val="affff8"/>
          <w:rtl/>
        </w:rPr>
        <w:t xml:space="preserve"> </w:t>
      </w:r>
      <w:r w:rsidRPr="00D454EC">
        <w:rPr>
          <w:rtl/>
        </w:rPr>
        <w:t xml:space="preserve">ממצורע </w:t>
      </w:r>
      <w:r w:rsidR="00940D8F">
        <w:rPr>
          <w:rFonts w:hint="cs"/>
          <w:rtl/>
        </w:rPr>
        <w:t>ד</w:t>
      </w:r>
      <w:r w:rsidRPr="00D454EC">
        <w:rPr>
          <w:rFonts w:hint="eastAsia"/>
          <w:rtl/>
        </w:rPr>
        <w:t>חרס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חדשה</w:t>
      </w:r>
      <w:r w:rsidRPr="00D454EC">
        <w:rPr>
          <w:rtl/>
        </w:rPr>
        <w:t>.</w:t>
      </w:r>
    </w:p>
    <w:p w14:paraId="030DB5AA" w14:textId="43C45855" w:rsidR="00B93B58" w:rsidRPr="006F178A" w:rsidRDefault="00B93B58" w:rsidP="00B93B58">
      <w:pPr>
        <w:rPr>
          <w:rtl/>
        </w:rPr>
      </w:pPr>
      <w:r w:rsidRPr="00940D8F">
        <w:rPr>
          <w:rStyle w:val="affffc"/>
          <w:rFonts w:hint="cs"/>
          <w:rtl/>
        </w:rPr>
        <w:t>והתם</w:t>
      </w:r>
      <w:r w:rsidRPr="00940D8F">
        <w:rPr>
          <w:rStyle w:val="affffc"/>
          <w:rtl/>
        </w:rPr>
        <w:t xml:space="preserve"> </w:t>
      </w:r>
      <w:r w:rsidRPr="00940D8F">
        <w:rPr>
          <w:rStyle w:val="affffc"/>
          <w:rFonts w:hint="cs"/>
          <w:rtl/>
        </w:rPr>
        <w:t>מ</w:t>
      </w:r>
      <w:r w:rsidRPr="00940D8F">
        <w:rPr>
          <w:rStyle w:val="affff8"/>
          <w:rFonts w:hint="cs"/>
          <w:rtl/>
        </w:rPr>
        <w:t>'ושחט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את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הצפור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האחת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אל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כלי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חרש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על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מים</w:t>
      </w:r>
      <w:r w:rsidRPr="00940D8F">
        <w:rPr>
          <w:rStyle w:val="affff8"/>
          <w:rtl/>
        </w:rPr>
        <w:t xml:space="preserve"> </w:t>
      </w:r>
      <w:r w:rsidRPr="00940D8F">
        <w:rPr>
          <w:rStyle w:val="affff8"/>
          <w:rFonts w:hint="cs"/>
          <w:rtl/>
        </w:rPr>
        <w:t>חיים</w:t>
      </w:r>
      <w:r w:rsidRPr="00940D8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E24454">
        <w:rPr>
          <w:rFonts w:hint="cs"/>
          <w:rtl/>
        </w:rPr>
        <w:t xml:space="preserve">מה מים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מלאכה</w:t>
      </w:r>
      <w:r w:rsidRPr="006F178A">
        <w:rPr>
          <w:rtl/>
        </w:rPr>
        <w:t>.</w:t>
      </w:r>
    </w:p>
    <w:p w14:paraId="3FFEEEFC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חיים</w:t>
      </w:r>
      <w:r w:rsidRPr="006F178A">
        <w:rPr>
          <w:rtl/>
        </w:rPr>
        <w:t>!</w:t>
      </w:r>
    </w:p>
    <w:p w14:paraId="179EDFA0" w14:textId="167AD419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ולרי</w:t>
      </w:r>
      <w:r w:rsidRPr="00F07A5B">
        <w:rPr>
          <w:rtl/>
        </w:rPr>
        <w:t>"</w:t>
      </w:r>
      <w:r w:rsidRPr="00F07A5B">
        <w:rPr>
          <w:rFonts w:hint="cs"/>
          <w:rtl/>
        </w:rPr>
        <w:t>ש ה</w:t>
      </w:r>
      <w:r w:rsidRPr="00F07A5B">
        <w:rPr>
          <w:rtl/>
        </w:rPr>
        <w:t>"</w:t>
      </w:r>
      <w:r w:rsidRPr="00F07A5B">
        <w:rPr>
          <w:rFonts w:hint="cs"/>
          <w:rtl/>
        </w:rPr>
        <w:t>נ דארי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3223042E" w14:textId="4FA21224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'מי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כיור'</w:t>
      </w:r>
      <w:r w:rsidRPr="003625F4">
        <w:rPr>
          <w:rStyle w:val="affff8"/>
          <w:rtl/>
        </w:rPr>
        <w:t xml:space="preserve"> </w:t>
      </w:r>
      <w:r w:rsidR="00E13928">
        <w:rPr>
          <w:rtl/>
        </w:rPr>
        <w:t>–</w:t>
      </w:r>
      <w:r w:rsidRPr="006F178A">
        <w:rPr>
          <w:rtl/>
        </w:rPr>
        <w:t xml:space="preserve"> </w:t>
      </w:r>
      <w:r w:rsidR="00E13928" w:rsidRPr="00E13928">
        <w:rPr>
          <w:rStyle w:val="affffc"/>
          <w:rFonts w:hint="cs"/>
          <w:rtl/>
        </w:rPr>
        <w:t>רי''ש</w:t>
      </w:r>
      <w:r w:rsidRPr="00E1392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הן</w:t>
      </w:r>
      <w:r w:rsidRPr="006F178A">
        <w:rPr>
          <w:rtl/>
        </w:rPr>
        <w:t xml:space="preserve">, </w:t>
      </w:r>
      <w:r w:rsidRPr="00E13928">
        <w:rPr>
          <w:rStyle w:val="affffc"/>
          <w:rFonts w:hint="cs"/>
          <w:rtl/>
        </w:rPr>
        <w:t>וחכ</w:t>
      </w:r>
      <w:r w:rsidRPr="00E13928">
        <w:rPr>
          <w:rStyle w:val="affffc"/>
          <w:rtl/>
        </w:rPr>
        <w:t>"</w:t>
      </w:r>
      <w:r w:rsidRPr="00E13928">
        <w:rPr>
          <w:rStyle w:val="affffc"/>
          <w:rFonts w:hint="cs"/>
          <w:rtl/>
        </w:rPr>
        <w:t>א</w:t>
      </w:r>
      <w:r w:rsidRPr="00E1392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משאר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הן</w:t>
      </w:r>
      <w:r w:rsidRPr="006F178A">
        <w:rPr>
          <w:rtl/>
        </w:rPr>
        <w:t>.</w:t>
      </w:r>
    </w:p>
    <w:p w14:paraId="1F822142" w14:textId="77777777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איכא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למיפרך</w:t>
      </w:r>
      <w:r w:rsidR="00F07A5B" w:rsidRPr="00F07A5B">
        <w:rPr>
          <w:rtl/>
        </w:rPr>
        <w:t>:</w:t>
      </w:r>
    </w:p>
    <w:p w14:paraId="04641FE6" w14:textId="44F5A9D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למצורע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שטעון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ואזוב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תולעת</w:t>
      </w:r>
      <w:r w:rsidRPr="006F178A">
        <w:rPr>
          <w:rtl/>
        </w:rPr>
        <w:t>!</w:t>
      </w:r>
    </w:p>
    <w:p w14:paraId="3F0BCC5C" w14:textId="615E1BBC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רבה</w:t>
      </w:r>
      <w:r w:rsidR="00F07A5B" w:rsidRPr="00F07A5B">
        <w:rPr>
          <w:rFonts w:hint="cs"/>
          <w:rtl/>
        </w:rPr>
        <w:t>:</w:t>
      </w:r>
    </w:p>
    <w:p w14:paraId="10285D1A" w14:textId="5E42ADA0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'בכלי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חרס'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שאמרתי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כבר</w:t>
      </w:r>
      <w:r w:rsidRPr="006F178A">
        <w:rPr>
          <w:rtl/>
        </w:rPr>
        <w:t>.</w:t>
      </w:r>
    </w:p>
    <w:p w14:paraId="513A05FF" w14:textId="257B1124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18B8EF3" w14:textId="42ABBB37" w:rsidR="00E13928" w:rsidRDefault="00E13928" w:rsidP="00E13928">
      <w:pPr>
        <w:rPr>
          <w:rtl/>
        </w:rPr>
      </w:pPr>
      <w:r>
        <w:rPr>
          <w:rFonts w:hint="cs"/>
          <w:rtl/>
        </w:rPr>
        <w:t>דווקא כ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נתאכמו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פניו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נתאכמו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פניו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פסולין דומיא דמים דלא נשתנו אף כלי שלא נשתנה</w:t>
      </w:r>
      <w:r>
        <w:rPr>
          <w:rFonts w:hint="cs"/>
          <w:rtl/>
        </w:rPr>
        <w:t xml:space="preserve">, </w:t>
      </w:r>
    </w:p>
    <w:p w14:paraId="671464F5" w14:textId="77777777" w:rsidR="00F07A5B" w:rsidRPr="00F07A5B" w:rsidRDefault="00E1392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והטעם</w:t>
      </w:r>
      <w:r w:rsidR="00F07A5B" w:rsidRPr="00F07A5B">
        <w:rPr>
          <w:rtl/>
        </w:rPr>
        <w:t>:</w:t>
      </w:r>
    </w:p>
    <w:p w14:paraId="449D5DDE" w14:textId="3A04D962" w:rsidR="00B93B58" w:rsidRPr="006F178A" w:rsidRDefault="00B93B58" w:rsidP="00E13928">
      <w:pPr>
        <w:spacing w:after="60"/>
        <w:rPr>
          <w:rtl/>
        </w:rPr>
      </w:pPr>
      <w:r w:rsidRPr="006F178A">
        <w:rPr>
          <w:rFonts w:hint="cs"/>
          <w:rtl/>
        </w:rPr>
        <w:t>דומיא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דמים 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נשתנה</w:t>
      </w:r>
      <w:r w:rsidRPr="006F178A">
        <w:rPr>
          <w:rtl/>
        </w:rPr>
        <w:t>.</w:t>
      </w:r>
    </w:p>
    <w:p w14:paraId="6E44E97F" w14:textId="77777777" w:rsidR="00E4644A" w:rsidRPr="00255160" w:rsidRDefault="00E4644A" w:rsidP="00E4644A">
      <w:pPr>
        <w:jc w:val="center"/>
        <w:rPr>
          <w:del w:id="90070" w:author="מנוע עיצוב" w:date="2026-10-08T11:01:28Z"/>
          <w:rFonts w:ascii="BA • Vilna Light" w:hAnsi="BA • Vilna Light" w:cs="BA • Vilna Light"/>
          <w:rtl/>
        </w:rPr>
      </w:pPr>
      <w:del w:id="9006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637A11E3" w14:textId="77777777" w:rsidR="00E13928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בעי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רבא</w:t>
      </w:r>
      <w:r w:rsidRPr="0059138D">
        <w:rPr>
          <w:rFonts w:cs="BA Vilna Bold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נתאכמו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והחזירן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כבשן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ונתלבנו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</w:p>
    <w:p w14:paraId="6426D401" w14:textId="63573A36" w:rsidR="00B93B58" w:rsidRPr="0059138D" w:rsidRDefault="00E13928" w:rsidP="00E13928">
      <w:pPr>
        <w:jc w:val="center"/>
        <w:rPr>
          <w:rFonts w:cs="BA Vilna Bold"/>
          <w:rtl/>
        </w:rPr>
      </w:pPr>
      <w:r>
        <w:rPr>
          <w:rFonts w:hint="cs"/>
          <w:rtl/>
        </w:rPr>
        <w:t xml:space="preserve">אי </w:t>
      </w:r>
      <w:r w:rsidR="00B93B58" w:rsidRPr="006F178A">
        <w:rPr>
          <w:rFonts w:hint="cs"/>
          <w:rtl/>
        </w:rPr>
        <w:t>כיון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דאידחו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אידחו</w:t>
      </w:r>
      <w:r w:rsidR="00B93B58" w:rsidRPr="006F178A">
        <w:rPr>
          <w:rtl/>
        </w:rPr>
        <w:t xml:space="preserve">, </w:t>
      </w:r>
      <w:r w:rsidR="00B93B58" w:rsidRPr="00E13928">
        <w:rPr>
          <w:rStyle w:val="affffc"/>
          <w:rFonts w:hint="cs"/>
          <w:rtl/>
        </w:rPr>
        <w:t>או</w:t>
      </w:r>
      <w:r w:rsidR="00B93B58" w:rsidRPr="00E13928">
        <w:rPr>
          <w:rStyle w:val="affffc"/>
          <w:rtl/>
        </w:rPr>
        <w:t>"</w:t>
      </w:r>
      <w:r w:rsidR="00B93B58" w:rsidRPr="00E13928">
        <w:rPr>
          <w:rStyle w:val="affffc"/>
          <w:rFonts w:hint="cs"/>
          <w:rtl/>
        </w:rPr>
        <w:t>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דהדור הדור</w:t>
      </w:r>
      <w:r w:rsidR="00B93B58" w:rsidRPr="006F178A">
        <w:rPr>
          <w:rtl/>
        </w:rPr>
        <w:t>?</w:t>
      </w:r>
    </w:p>
    <w:p w14:paraId="73C91D15" w14:textId="1B29CAF7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 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40A019B5" w14:textId="1471FB79" w:rsidR="00B93B58" w:rsidRPr="00D454EC" w:rsidRDefault="00B93B58" w:rsidP="00B93B58">
      <w:pPr>
        <w:rPr>
          <w:rtl/>
        </w:rPr>
      </w:pPr>
      <w:r w:rsidRPr="00D454EC">
        <w:rPr>
          <w:rFonts w:hint="eastAsia"/>
          <w:rtl/>
        </w:rPr>
        <w:t>עץ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ארז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ואזוב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ושני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תולעת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שהפשיל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בהן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קופתו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לאחוריו</w:t>
      </w:r>
      <w:r w:rsidRPr="00D454EC">
        <w:rPr>
          <w:rtl/>
        </w:rPr>
        <w:t xml:space="preserve"> - </w:t>
      </w:r>
      <w:r w:rsidRPr="00D454EC">
        <w:rPr>
          <w:rFonts w:hint="eastAsia"/>
          <w:rtl/>
        </w:rPr>
        <w:t>פסולין</w:t>
      </w:r>
      <w:r w:rsidRPr="00D454EC">
        <w:rPr>
          <w:rtl/>
        </w:rPr>
        <w:t xml:space="preserve">, </w:t>
      </w:r>
      <w:r w:rsidRPr="00D454EC">
        <w:rPr>
          <w:rFonts w:hint="eastAsia"/>
          <w:rtl/>
        </w:rPr>
        <w:t>והא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התם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הדרי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ומפשטי</w:t>
      </w:r>
      <w:r w:rsidRPr="00D454EC">
        <w:rPr>
          <w:rtl/>
        </w:rPr>
        <w:t>.</w:t>
      </w:r>
    </w:p>
    <w:p w14:paraId="593E1121" w14:textId="77777777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tl/>
        </w:rPr>
        <w:t>:</w:t>
      </w:r>
    </w:p>
    <w:p w14:paraId="59070B72" w14:textId="056D9D74" w:rsidR="00B93B58" w:rsidRPr="006F178A" w:rsidRDefault="00B93B58" w:rsidP="00E13928">
      <w:pPr>
        <w:spacing w:after="60"/>
        <w:rPr>
          <w:rtl/>
        </w:rPr>
      </w:pPr>
      <w:r w:rsidRPr="006F178A">
        <w:rPr>
          <w:rFonts w:hint="cs"/>
          <w:rtl/>
        </w:rPr>
        <w:t>דהתם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דאיקלוף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איקלופי</w:t>
      </w:r>
      <w:r w:rsidRPr="006F178A">
        <w:rPr>
          <w:rtl/>
        </w:rPr>
        <w:t>.</w:t>
      </w:r>
    </w:p>
    <w:p w14:paraId="35FFDAD0" w14:textId="77777777" w:rsidR="00B93B58" w:rsidRPr="006F178A" w:rsidRDefault="00B93B58" w:rsidP="005670C9">
      <w:pPr>
        <w:pStyle w:val="afffd"/>
        <w:rPr>
          <w:rtl/>
        </w:rPr>
      </w:pPr>
      <w:ins w:id="982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נכנס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להיכל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2894C89C" w14:textId="77777777" w:rsidR="00F07A5B" w:rsidRPr="00F07A5B" w:rsidRDefault="00E1392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והטעם</w:t>
      </w:r>
      <w:r w:rsidR="00F07A5B" w:rsidRPr="00F07A5B">
        <w:rPr>
          <w:rtl/>
        </w:rPr>
        <w:t>:</w:t>
      </w:r>
    </w:p>
    <w:p w14:paraId="337A1C21" w14:textId="3D23FC5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ימין</w:t>
      </w:r>
      <w:r w:rsidRPr="006F178A">
        <w:rPr>
          <w:rtl/>
        </w:rPr>
        <w:t>.</w:t>
      </w:r>
    </w:p>
    <w:p w14:paraId="6E95EB29" w14:textId="0081099D" w:rsidR="00B93B58" w:rsidRPr="006F178A" w:rsidRDefault="00E4644A" w:rsidP="00E4644A">
      <w:pPr>
        <w:pStyle w:val="affff5"/>
        <w:rPr>
          <w:del w:id="90072" w:author="מנוע עיצוב" w:date="2026-10-08T11:01:28Z"/>
          <w:rtl/>
        </w:rPr>
      </w:pPr>
      <w:del w:id="90071" w:author="מנוע עיצוב" w:date="2026-10-08T11:01:28Z">
        <w:r>
          <w:rPr>
            <w:rtl/>
          </w:rPr>
          <w:delText xml:space="preserve">****</w:delText>
        </w:r>
      </w:del>
    </w:p>
    <w:p w14:paraId="086B878C" w14:textId="77777777" w:rsidR="00B93B58" w:rsidRPr="006F178A" w:rsidRDefault="00B93B58" w:rsidP="005670C9">
      <w:pPr>
        <w:pStyle w:val="afffd"/>
        <w:rPr>
          <w:rtl/>
        </w:rPr>
      </w:pPr>
      <w:ins w:id="983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4057145" w14:textId="41345871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2362330A" w14:textId="6EE0E030" w:rsidR="00E13928" w:rsidRPr="00E71C9A" w:rsidRDefault="00B93B58" w:rsidP="00B93B58">
      <w:pPr>
        <w:rPr>
          <w:spacing w:val="0"/>
          <w:rtl/>
        </w:rPr>
      </w:pPr>
      <w:r w:rsidRPr="00E71C9A">
        <w:rPr>
          <w:rStyle w:val="affff8"/>
          <w:rFonts w:hint="cs"/>
          <w:spacing w:val="0"/>
          <w:rtl/>
        </w:rPr>
        <w:t>'ומן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העפר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אשר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יהיה</w:t>
      </w:r>
      <w:r w:rsidRPr="00E71C9A">
        <w:rPr>
          <w:rStyle w:val="affff8"/>
          <w:spacing w:val="0"/>
          <w:rtl/>
        </w:rPr>
        <w:t>'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יכול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יתקן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מבחוץ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ויכניס</w:t>
      </w:r>
      <w:r w:rsidRPr="00E71C9A">
        <w:rPr>
          <w:spacing w:val="0"/>
          <w:rtl/>
        </w:rPr>
        <w:t xml:space="preserve">? </w:t>
      </w:r>
      <w:r w:rsidRPr="00E71C9A">
        <w:rPr>
          <w:rStyle w:val="affffc"/>
          <w:rFonts w:hint="cs"/>
          <w:spacing w:val="0"/>
          <w:rtl/>
        </w:rPr>
        <w:t>ת</w:t>
      </w:r>
      <w:r w:rsidRPr="00E71C9A">
        <w:rPr>
          <w:rStyle w:val="affffc"/>
          <w:spacing w:val="0"/>
          <w:rtl/>
        </w:rPr>
        <w:t>"</w:t>
      </w:r>
      <w:r w:rsidRPr="00E71C9A">
        <w:rPr>
          <w:rStyle w:val="affffc"/>
          <w:rFonts w:hint="cs"/>
          <w:spacing w:val="0"/>
          <w:rtl/>
        </w:rPr>
        <w:t>ל</w:t>
      </w:r>
      <w:r w:rsidRPr="00E71C9A">
        <w:rPr>
          <w:rStyle w:val="affffc"/>
          <w:spacing w:val="0"/>
          <w:rtl/>
        </w:rPr>
        <w:t>: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בקרקע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המשכן</w:t>
      </w:r>
      <w:r w:rsidRPr="00E71C9A">
        <w:rPr>
          <w:spacing w:val="0"/>
          <w:rtl/>
        </w:rPr>
        <w:t xml:space="preserve">, </w:t>
      </w:r>
    </w:p>
    <w:p w14:paraId="203BBEE2" w14:textId="6AA688BB" w:rsidR="00B93B58" w:rsidRPr="006F178A" w:rsidRDefault="00B93B58" w:rsidP="00B93B58">
      <w:pPr>
        <w:rPr>
          <w:rtl/>
        </w:rPr>
      </w:pPr>
      <w:r w:rsidRPr="00225FF9">
        <w:rPr>
          <w:rFonts w:hint="eastAsia"/>
          <w:spacing w:val="-2"/>
          <w:rtl/>
        </w:rPr>
        <w:t>יכול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יחפור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בקרדומות</w:t>
      </w:r>
      <w:r w:rsidRPr="00225FF9">
        <w:rPr>
          <w:spacing w:val="-2"/>
          <w:rtl/>
        </w:rPr>
        <w:t xml:space="preserve">? </w:t>
      </w:r>
      <w:r w:rsidRPr="00E13928">
        <w:rPr>
          <w:rStyle w:val="affffc"/>
          <w:rFonts w:hint="eastAsia"/>
          <w:rtl/>
        </w:rPr>
        <w:t>ת</w:t>
      </w:r>
      <w:r w:rsidRPr="00E13928">
        <w:rPr>
          <w:rStyle w:val="affffc"/>
          <w:rtl/>
        </w:rPr>
        <w:t>"</w:t>
      </w:r>
      <w:r w:rsidRPr="00E13928">
        <w:rPr>
          <w:rStyle w:val="affffc"/>
          <w:rFonts w:hint="eastAsia"/>
          <w:rtl/>
        </w:rPr>
        <w:t>ל</w:t>
      </w:r>
      <w:r w:rsidRPr="00E13928">
        <w:rPr>
          <w:rStyle w:val="affffc"/>
          <w:rtl/>
        </w:rPr>
        <w:t>:</w:t>
      </w:r>
      <w:r w:rsidRPr="00225FF9">
        <w:rPr>
          <w:rStyle w:val="affff8"/>
          <w:spacing w:val="-2"/>
          <w:rtl/>
        </w:rPr>
        <w:t xml:space="preserve"> 'אשר </w:t>
      </w:r>
      <w:r w:rsidRPr="00225FF9">
        <w:rPr>
          <w:rStyle w:val="affff8"/>
          <w:rFonts w:hint="eastAsia"/>
          <w:spacing w:val="-2"/>
          <w:rtl/>
        </w:rPr>
        <w:t>יהיה</w:t>
      </w:r>
      <w:r w:rsidRPr="00225FF9">
        <w:rPr>
          <w:rStyle w:val="affff8"/>
          <w:spacing w:val="-2"/>
          <w:rtl/>
        </w:rPr>
        <w:t>',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יש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שם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הבא</w:t>
      </w:r>
      <w:r w:rsidRPr="00225FF9">
        <w:rPr>
          <w:spacing w:val="-2"/>
          <w:rtl/>
        </w:rPr>
        <w:t xml:space="preserve">, </w:t>
      </w:r>
      <w:r w:rsidRPr="00225FF9">
        <w:rPr>
          <w:rFonts w:hint="eastAsia"/>
          <w:spacing w:val="-2"/>
          <w:rtl/>
        </w:rPr>
        <w:t>אין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שם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תן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שם</w:t>
      </w:r>
      <w:r w:rsidRPr="00225FF9">
        <w:rPr>
          <w:spacing w:val="-2"/>
          <w:rtl/>
        </w:rPr>
        <w:t>.</w:t>
      </w:r>
    </w:p>
    <w:p w14:paraId="214629BF" w14:textId="6228E0D3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אידך</w:t>
      </w:r>
      <w:r w:rsidR="00F07A5B" w:rsidRPr="00F07A5B">
        <w:rPr>
          <w:rtl/>
        </w:rPr>
        <w:t>:</w:t>
      </w:r>
    </w:p>
    <w:p w14:paraId="2F16A058" w14:textId="1FD74A3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מתקן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ומכניס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המשכן</w:t>
      </w:r>
      <w:r w:rsidRPr="006F178A">
        <w:rPr>
          <w:rtl/>
        </w:rPr>
        <w:t>;</w:t>
      </w:r>
    </w:p>
    <w:p w14:paraId="12122B4F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טז.</w:t>
      </w:r>
    </w:p>
    <w:p w14:paraId="20DA1263" w14:textId="738F2B71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איסי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בן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יהוד</w:t>
      </w:r>
      <w:r w:rsidR="00E13928"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:</w:t>
      </w:r>
    </w:p>
    <w:p w14:paraId="5E143948" w14:textId="1BBC461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להביא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וגבעון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עולמים</w:t>
      </w:r>
      <w:r w:rsidRPr="006F178A">
        <w:rPr>
          <w:rtl/>
        </w:rPr>
        <w:t>;</w:t>
      </w:r>
    </w:p>
    <w:p w14:paraId="46498171" w14:textId="77777777" w:rsidR="00F07A5B" w:rsidRPr="00F07A5B" w:rsidRDefault="00B93B58" w:rsidP="00E1392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איסי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בן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מנחם</w:t>
      </w:r>
      <w:r w:rsidR="00F07A5B" w:rsidRPr="00F07A5B">
        <w:rPr>
          <w:rtl/>
        </w:rPr>
        <w:t>:</w:t>
      </w:r>
    </w:p>
    <w:p w14:paraId="48E67937" w14:textId="6900299E" w:rsidR="00B93B58" w:rsidRPr="00E71C9A" w:rsidRDefault="00B93B58" w:rsidP="00B93B58">
      <w:pPr>
        <w:rPr>
          <w:spacing w:val="0"/>
          <w:rtl/>
        </w:rPr>
      </w:pPr>
      <w:r w:rsidRPr="00E71C9A">
        <w:rPr>
          <w:rFonts w:hint="cs"/>
          <w:spacing w:val="0"/>
          <w:rtl/>
        </w:rPr>
        <w:t>מה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בטומאה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קלה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לא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חלק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הכתוב</w:t>
      </w:r>
      <w:r w:rsidRPr="00E71C9A">
        <w:rPr>
          <w:spacing w:val="0"/>
          <w:rtl/>
        </w:rPr>
        <w:t xml:space="preserve">, </w:t>
      </w:r>
      <w:r w:rsidR="00E13928" w:rsidRPr="00E71C9A">
        <w:rPr>
          <w:rFonts w:hint="cs"/>
          <w:spacing w:val="0"/>
          <w:rtl/>
        </w:rPr>
        <w:t xml:space="preserve">כ''ש </w:t>
      </w:r>
      <w:r w:rsidRPr="00E71C9A">
        <w:rPr>
          <w:rFonts w:hint="cs"/>
          <w:spacing w:val="0"/>
          <w:rtl/>
        </w:rPr>
        <w:t>בטומאת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אשת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איש</w:t>
      </w:r>
      <w:r w:rsidR="00E13928" w:rsidRPr="00E71C9A">
        <w:rPr>
          <w:rFonts w:hint="cs"/>
          <w:spacing w:val="0"/>
          <w:rtl/>
        </w:rPr>
        <w:t xml:space="preserve"> החמורה</w:t>
      </w:r>
    </w:p>
    <w:p w14:paraId="4CC508B3" w14:textId="04CB9A4F" w:rsidR="00B93B58" w:rsidRPr="006F178A" w:rsidRDefault="00B93B58" w:rsidP="00E13928">
      <w:pPr>
        <w:spacing w:after="60"/>
        <w:rPr>
          <w:rtl/>
        </w:rPr>
      </w:pPr>
      <w:r w:rsidRPr="00E13928">
        <w:rPr>
          <w:rStyle w:val="affff8"/>
          <w:rtl/>
        </w:rPr>
        <w:t>'</w:t>
      </w:r>
      <w:r w:rsidRPr="00E13928">
        <w:rPr>
          <w:rStyle w:val="affff8"/>
          <w:rFonts w:hint="cs"/>
          <w:rtl/>
        </w:rPr>
        <w:t>בקרקע</w:t>
      </w:r>
      <w:r w:rsidRPr="00E13928">
        <w:rPr>
          <w:rStyle w:val="affff8"/>
          <w:rtl/>
        </w:rPr>
        <w:t xml:space="preserve"> </w:t>
      </w:r>
      <w:r w:rsidRPr="00E13928">
        <w:rPr>
          <w:rStyle w:val="affff8"/>
          <w:rFonts w:hint="cs"/>
          <w:rtl/>
        </w:rPr>
        <w:t>המשכן'</w:t>
      </w:r>
      <w:r w:rsidRPr="00E13928">
        <w:rPr>
          <w:rStyle w:val="affff8"/>
          <w:rtl/>
        </w:rPr>
        <w:t>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קופתו</w:t>
      </w:r>
      <w:r w:rsidRPr="006F178A">
        <w:rPr>
          <w:rtl/>
        </w:rPr>
        <w:t>.</w:t>
      </w:r>
    </w:p>
    <w:p w14:paraId="30D4476A" w14:textId="77777777" w:rsidR="00E4644A" w:rsidRPr="00255160" w:rsidRDefault="00E4644A" w:rsidP="00E4644A">
      <w:pPr>
        <w:jc w:val="center"/>
        <w:rPr>
          <w:del w:id="90074" w:author="מנוע עיצוב" w:date="2026-10-08T11:01:28Z"/>
          <w:rFonts w:ascii="BA • Vilna Light" w:hAnsi="BA • Vilna Light" w:cs="BA • Vilna Light"/>
          <w:rtl/>
        </w:rPr>
      </w:pPr>
      <w:del w:id="9007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3A7A5D4" w14:textId="77777777" w:rsidR="00E87D9B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איבעיא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להו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אפר</w:t>
      </w:r>
      <w:r w:rsidRPr="006F178A">
        <w:rPr>
          <w:rtl/>
        </w:rPr>
        <w:t xml:space="preserve">? </w:t>
      </w:r>
    </w:p>
    <w:p w14:paraId="14BDA0D4" w14:textId="77777777" w:rsidR="00F07A5B" w:rsidRPr="00F07A5B" w:rsidRDefault="00B93B58" w:rsidP="00E87D9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אליבא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דב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78822236" w14:textId="0CF7AD3C" w:rsidR="00E87D9B" w:rsidRDefault="00B93B58" w:rsidP="00B93B58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תיבעי</w:t>
      </w:r>
      <w:r w:rsidRPr="006F178A">
        <w:rPr>
          <w:rtl/>
        </w:rPr>
        <w:t xml:space="preserve">, </w:t>
      </w:r>
      <w:r w:rsidRPr="006D04B8">
        <w:rPr>
          <w:rStyle w:val="affffc"/>
          <w:rFonts w:hint="cs"/>
          <w:rtl/>
        </w:rPr>
        <w:t>דאמרי</w:t>
      </w:r>
      <w:r w:rsidRPr="006D04B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שקרוי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, </w:t>
      </w:r>
    </w:p>
    <w:p w14:paraId="3EC04CED" w14:textId="77777777" w:rsidR="00F07A5B" w:rsidRPr="00F07A5B" w:rsidRDefault="00E87D9B" w:rsidP="00E87D9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אליבא דב''ה</w:t>
      </w:r>
      <w:r w:rsidR="00F07A5B" w:rsidRPr="00F07A5B">
        <w:rPr>
          <w:rtl/>
        </w:rPr>
        <w:t>:</w:t>
      </w:r>
    </w:p>
    <w:p w14:paraId="20650B87" w14:textId="49CFAA2D" w:rsidR="006D04B8" w:rsidRDefault="00B93B58" w:rsidP="00B93B58">
      <w:pPr>
        <w:rPr>
          <w:rStyle w:val="affffc"/>
          <w:rtl/>
        </w:rPr>
      </w:pPr>
      <w:r w:rsidRPr="00D9415E">
        <w:rPr>
          <w:rFonts w:cs="BA Vilna Bold" w:hint="cs"/>
          <w:rtl/>
        </w:rPr>
        <w:t>תיבעי</w:t>
      </w:r>
      <w:r w:rsidRPr="006F178A">
        <w:rPr>
          <w:rtl/>
        </w:rPr>
        <w:t xml:space="preserve"> </w:t>
      </w:r>
      <w:r w:rsidRPr="006D04B8">
        <w:rPr>
          <w:rStyle w:val="affffc"/>
          <w:rFonts w:hint="cs"/>
          <w:rtl/>
        </w:rPr>
        <w:t>דאמרי</w:t>
      </w:r>
      <w:r w:rsidRPr="006D04B8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שקרוי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, </w:t>
      </w:r>
      <w:r w:rsidRPr="006D04B8">
        <w:rPr>
          <w:rStyle w:val="affffc"/>
          <w:rFonts w:hint="cs"/>
          <w:rtl/>
        </w:rPr>
        <w:t>מאי</w:t>
      </w:r>
      <w:r w:rsidRPr="006D04B8">
        <w:rPr>
          <w:rStyle w:val="affffc"/>
          <w:rtl/>
        </w:rPr>
        <w:t>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</w:t>
      </w:r>
      <w:r w:rsidR="006D04B8">
        <w:rPr>
          <w:rFonts w:hint="cs"/>
          <w:rtl/>
        </w:rPr>
        <w:t>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דאיקרי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המשכן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6F178A">
        <w:rPr>
          <w:rtl/>
        </w:rPr>
        <w:t xml:space="preserve">, </w:t>
      </w:r>
    </w:p>
    <w:p w14:paraId="3DEB8D13" w14:textId="61FF176F" w:rsidR="00B93B58" w:rsidRPr="006F178A" w:rsidRDefault="00B93B58" w:rsidP="006D04B8">
      <w:pPr>
        <w:spacing w:after="60"/>
        <w:rPr>
          <w:rtl/>
        </w:rPr>
      </w:pPr>
      <w:r w:rsidRPr="006D04B8">
        <w:rPr>
          <w:rStyle w:val="affffc"/>
          <w:rFonts w:hint="cs"/>
          <w:rtl/>
        </w:rPr>
        <w:t>או</w:t>
      </w:r>
      <w:r w:rsidR="006D04B8">
        <w:rPr>
          <w:rStyle w:val="affffc"/>
          <w:rFonts w:hint="cs"/>
          <w:rtl/>
        </w:rPr>
        <w:t xml:space="preserve"> </w:t>
      </w:r>
      <w:r w:rsidRPr="006D04B8">
        <w:rPr>
          <w:rFonts w:hint="cs"/>
          <w:rtl/>
        </w:rPr>
        <w:t>ה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בקרקע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המשכן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לכדאיסי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ולכדאיסי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מנחם</w:t>
      </w:r>
      <w:r w:rsidR="006D04B8">
        <w:rPr>
          <w:rFonts w:hint="cs"/>
          <w:rtl/>
        </w:rPr>
        <w:t>.</w:t>
      </w:r>
    </w:p>
    <w:p w14:paraId="189195EB" w14:textId="2D78790A" w:rsidR="00F07A5B" w:rsidRPr="00F07A5B" w:rsidRDefault="00B93B58" w:rsidP="006D04B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6D04B8" w:rsidRPr="00F07A5B">
        <w:rPr>
          <w:rFonts w:hint="cs"/>
          <w:rtl/>
        </w:rPr>
        <w:t xml:space="preserve"> רי''ו מרי''ש:</w:t>
      </w:r>
      <w:r w:rsidR="00F07A5B" w:rsidRPr="00F07A5B">
        <w:rPr>
          <w:rtl/>
        </w:rPr>
        <w:t>:</w:t>
      </w:r>
    </w:p>
    <w:p w14:paraId="108FE7C6" w14:textId="7253EBF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בשלשה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עוקבת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מקרא</w:t>
      </w:r>
      <w:r w:rsidRPr="006F178A">
        <w:rPr>
          <w:rtl/>
        </w:rPr>
        <w:t xml:space="preserve">: </w:t>
      </w:r>
    </w:p>
    <w:p w14:paraId="1FF6AB91" w14:textId="1FE50DFC" w:rsidR="00B93B58" w:rsidRPr="006F178A" w:rsidRDefault="00B93B58" w:rsidP="006D04B8">
      <w:pPr>
        <w:rPr>
          <w:rtl/>
        </w:rPr>
      </w:pPr>
      <w:r w:rsidRPr="006F178A">
        <w:rPr>
          <w:rFonts w:hint="cs"/>
          <w:rtl/>
        </w:rPr>
        <w:t>התורה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בעפר</w:t>
      </w:r>
      <w:r w:rsidRPr="006F178A">
        <w:rPr>
          <w:rtl/>
        </w:rPr>
        <w:t xml:space="preserve">, </w:t>
      </w:r>
      <w:r w:rsidRPr="00D9415E">
        <w:rPr>
          <w:rFonts w:cs="BA Vilna Bold" w:hint="cs"/>
          <w:rtl/>
        </w:rPr>
        <w:t>בתער</w:t>
      </w:r>
      <w:r w:rsidRPr="006F178A">
        <w:rPr>
          <w:rtl/>
        </w:rPr>
        <w:t xml:space="preserve">, </w:t>
      </w:r>
      <w:r w:rsidR="006D04B8" w:rsidRPr="00D9415E">
        <w:rPr>
          <w:rFonts w:cs="BA Vilna Bold" w:hint="cs"/>
          <w:rtl/>
        </w:rPr>
        <w:t>ב</w:t>
      </w:r>
      <w:r w:rsidRPr="00D9415E">
        <w:rPr>
          <w:rFonts w:cs="BA Vilna Bold" w:hint="cs"/>
          <w:rtl/>
        </w:rPr>
        <w:t>ספר</w:t>
      </w:r>
      <w:r w:rsidRPr="006F178A">
        <w:rPr>
          <w:rtl/>
        </w:rPr>
        <w:t xml:space="preserve">, </w:t>
      </w:r>
      <w:r w:rsidR="006D04B8">
        <w:rPr>
          <w:rFonts w:hint="cs"/>
          <w:rtl/>
        </w:rPr>
        <w:t xml:space="preserve">- </w:t>
      </w:r>
      <w:r w:rsidRPr="006F178A">
        <w:rPr>
          <w:rFonts w:hint="cs"/>
          <w:rtl/>
        </w:rPr>
        <w:t>והלכה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>;</w:t>
      </w:r>
    </w:p>
    <w:p w14:paraId="5520A042" w14:textId="63B3CC1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איתא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ליחשוב</w:t>
      </w:r>
      <w:r w:rsidRPr="006F178A">
        <w:rPr>
          <w:rtl/>
        </w:rPr>
        <w:t xml:space="preserve"> </w:t>
      </w:r>
      <w:r w:rsidR="00E87D9B">
        <w:rPr>
          <w:rFonts w:hint="cs"/>
          <w:rtl/>
        </w:rPr>
        <w:t>גם זה -</w:t>
      </w:r>
      <w:r w:rsidRPr="006F178A">
        <w:rPr>
          <w:rFonts w:hint="cs"/>
          <w:rtl/>
        </w:rPr>
        <w:t xml:space="preserve"> תנא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ושייר גם מצורע</w:t>
      </w:r>
      <w:r w:rsidRPr="006F178A">
        <w:rPr>
          <w:rtl/>
        </w:rPr>
        <w:t>;</w:t>
      </w:r>
    </w:p>
    <w:p w14:paraId="08725794" w14:textId="6986E622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11C2FDC6" w14:textId="24310AA6" w:rsidR="00FD1AE1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'והיה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השביעי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יגלח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שערו'</w:t>
      </w:r>
      <w:r w:rsidRPr="003625F4">
        <w:rPr>
          <w:rStyle w:val="affff8"/>
          <w:rtl/>
        </w:rPr>
        <w:t xml:space="preserve"> </w:t>
      </w:r>
      <w:r w:rsidRPr="0059138D">
        <w:rPr>
          <w:rFonts w:cs="BA Vilna Bold" w:hint="cs"/>
          <w:rtl/>
        </w:rPr>
        <w:t>כלל</w:t>
      </w:r>
      <w:r w:rsidRPr="003625F4">
        <w:rPr>
          <w:rStyle w:val="affff8"/>
          <w:rtl/>
        </w:rPr>
        <w:t xml:space="preserve"> </w:t>
      </w:r>
    </w:p>
    <w:p w14:paraId="0EED2E2D" w14:textId="77777777" w:rsidR="00FD1AE1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ראשו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זקנו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גבות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עיניו'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פרט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</w:p>
    <w:p w14:paraId="47642CF9" w14:textId="77777777" w:rsidR="00FD1AE1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שערו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יגלח'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59138D">
        <w:rPr>
          <w:rFonts w:cs="BA Vilna Bold" w:hint="cs"/>
          <w:rtl/>
        </w:rPr>
        <w:t>חזר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וכלל</w:t>
      </w:r>
      <w:r w:rsidRPr="006F178A">
        <w:rPr>
          <w:rtl/>
        </w:rPr>
        <w:t xml:space="preserve">, </w:t>
      </w:r>
    </w:p>
    <w:p w14:paraId="5FB0E1DC" w14:textId="4E77076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הפרט דמקום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כינוס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ונראה</w:t>
      </w:r>
      <w:r w:rsidRPr="006F178A">
        <w:rPr>
          <w:rtl/>
        </w:rPr>
        <w:t>;</w:t>
      </w:r>
    </w:p>
    <w:p w14:paraId="1779FB99" w14:textId="2BEC538C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="00F07A5B" w:rsidRPr="00F07A5B">
        <w:rPr>
          <w:rFonts w:hint="cs"/>
          <w:rtl/>
        </w:rPr>
        <w:t>:</w:t>
      </w:r>
    </w:p>
    <w:p w14:paraId="1FD5A59E" w14:textId="2596710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שיער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הרגלים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ומיעט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השחי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FD1AE1">
        <w:rPr>
          <w:rFonts w:hint="cs"/>
          <w:rtl/>
        </w:rPr>
        <w:t>כל הגוף</w:t>
      </w:r>
      <w:r w:rsidRPr="006F178A">
        <w:rPr>
          <w:rtl/>
        </w:rPr>
        <w:t>;</w:t>
      </w:r>
    </w:p>
    <w:p w14:paraId="77B77D7B" w14:textId="77777777" w:rsidR="00E87D9B" w:rsidRDefault="00B93B58" w:rsidP="00B93B58">
      <w:pPr>
        <w:rPr>
          <w:rStyle w:val="affffc"/>
          <w:rtl/>
        </w:rPr>
      </w:pPr>
      <w:r w:rsidRPr="0059138D">
        <w:rPr>
          <w:rFonts w:cs="BA Vilna Bold" w:hint="cs"/>
          <w:rtl/>
        </w:rPr>
        <w:t>והלכתא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מגלח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כדלעת</w:t>
      </w:r>
      <w:r w:rsidRPr="006F178A">
        <w:rPr>
          <w:rtl/>
        </w:rPr>
        <w:t xml:space="preserve">, </w:t>
      </w:r>
    </w:p>
    <w:p w14:paraId="03911A66" w14:textId="5A1D88FB" w:rsidR="00F07A5B" w:rsidRPr="00F07A5B" w:rsidRDefault="00B93B58" w:rsidP="00E87D9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דתנן</w:t>
      </w:r>
      <w:r w:rsidR="00F07A5B" w:rsidRPr="00F07A5B">
        <w:rPr>
          <w:rtl/>
        </w:rPr>
        <w:t>:</w:t>
      </w:r>
    </w:p>
    <w:p w14:paraId="623F5911" w14:textId="3DB5D3F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להקיף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המצורע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מעביר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בשרו</w:t>
      </w:r>
      <w:r w:rsidRPr="006F178A">
        <w:rPr>
          <w:rtl/>
        </w:rPr>
        <w:t xml:space="preserve">, </w:t>
      </w:r>
    </w:p>
    <w:p w14:paraId="71234E6F" w14:textId="020EEA90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וקתני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סיפא</w:t>
      </w:r>
      <w:r w:rsidR="00F07A5B" w:rsidRPr="00F07A5B">
        <w:rPr>
          <w:rtl/>
        </w:rPr>
        <w:t>:</w:t>
      </w:r>
    </w:p>
    <w:p w14:paraId="3348C3A2" w14:textId="70AE7DF7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'וביום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השביעי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מגלחו'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תגלחת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כתגלחת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ראשונה</w:t>
      </w:r>
      <w:r w:rsidRPr="006F178A">
        <w:rPr>
          <w:rtl/>
        </w:rPr>
        <w:t>.</w:t>
      </w:r>
    </w:p>
    <w:p w14:paraId="71702E19" w14:textId="407BC045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נב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0985EB42" w14:textId="7284F32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חשיב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עוקבת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עוקבת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>.</w:t>
      </w:r>
    </w:p>
    <w:p w14:paraId="2107497A" w14:textId="1FBA3C12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719EE870" w14:textId="77A571A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חשיב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עוקבת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ועוקרת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עוקבת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ומוספת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>.</w:t>
      </w:r>
    </w:p>
    <w:p w14:paraId="572ECE0E" w14:textId="665C9D75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אשי</w:t>
      </w:r>
      <w:r w:rsidR="00F07A5B" w:rsidRPr="00F07A5B">
        <w:rPr>
          <w:rFonts w:hint="cs"/>
          <w:rtl/>
        </w:rPr>
        <w:t>:</w:t>
      </w:r>
    </w:p>
    <w:p w14:paraId="784809FE" w14:textId="2F9A8D6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מתניתא</w:t>
      </w:r>
      <w:r w:rsidRPr="006F178A">
        <w:rPr>
          <w:rtl/>
        </w:rPr>
        <w:t xml:space="preserve"> </w:t>
      </w:r>
      <w:r w:rsidRPr="00FD1AE1">
        <w:rPr>
          <w:rStyle w:val="affffc"/>
          <w:rFonts w:hint="cs"/>
          <w:rtl/>
        </w:rPr>
        <w:t>רבי</w:t>
      </w:r>
      <w:r w:rsidRPr="00FD1AE1">
        <w:rPr>
          <w:rStyle w:val="affffc"/>
          <w:rtl/>
        </w:rPr>
        <w:t xml:space="preserve"> </w:t>
      </w:r>
      <w:r w:rsidRPr="00FD1AE1">
        <w:rPr>
          <w:rStyle w:val="affffc"/>
          <w:rFonts w:hint="cs"/>
          <w:rtl/>
        </w:rPr>
        <w:t>ישמעאל</w:t>
      </w:r>
      <w:r w:rsidRPr="00FD1AE1">
        <w:rPr>
          <w:rStyle w:val="affffc"/>
          <w:rtl/>
        </w:rPr>
        <w:t xml:space="preserve"> </w:t>
      </w:r>
      <w:r w:rsidRPr="00FD1AE1">
        <w:rPr>
          <w:rStyle w:val="affffc"/>
          <w:rFonts w:hint="cs"/>
          <w:rtl/>
        </w:rPr>
        <w:t>היא</w:t>
      </w:r>
      <w:r w:rsidRPr="00FD1AE1">
        <w:rPr>
          <w:rStyle w:val="affffc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דדרש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ופרטי</w:t>
      </w:r>
      <w:r w:rsidRPr="006F178A">
        <w:rPr>
          <w:rtl/>
        </w:rPr>
        <w:t>;</w:t>
      </w:r>
    </w:p>
    <w:p w14:paraId="7EB4587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טז:</w:t>
      </w:r>
    </w:p>
    <w:p w14:paraId="67B2F5E4" w14:textId="327667B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כדלעת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- </w:t>
      </w:r>
      <w:r w:rsidRPr="00FD1AE1">
        <w:rPr>
          <w:rStyle w:val="affffc"/>
          <w:rFonts w:hint="cs"/>
          <w:rtl/>
        </w:rPr>
        <w:t>ר</w:t>
      </w:r>
      <w:r w:rsidRPr="00FD1AE1">
        <w:rPr>
          <w:rStyle w:val="affffc"/>
          <w:rtl/>
        </w:rPr>
        <w:t>"</w:t>
      </w:r>
      <w:r w:rsidRPr="00FD1AE1">
        <w:rPr>
          <w:rStyle w:val="affffc"/>
          <w:rFonts w:hint="cs"/>
          <w:rtl/>
        </w:rPr>
        <w:t>ע</w:t>
      </w:r>
      <w:r w:rsidRPr="00FD1AE1">
        <w:rPr>
          <w:rStyle w:val="affffc"/>
          <w:rtl/>
        </w:rPr>
        <w:t xml:space="preserve"> </w:t>
      </w:r>
      <w:r w:rsidRPr="00FD1AE1">
        <w:rPr>
          <w:rStyle w:val="affffc"/>
          <w:rFonts w:hint="cs"/>
          <w:rtl/>
        </w:rPr>
        <w:t>היא</w:t>
      </w:r>
      <w:r w:rsidRPr="00FD1AE1">
        <w:rPr>
          <w:rStyle w:val="affffc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דדרש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ריבויי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ומיעוטי</w:t>
      </w:r>
      <w:r w:rsidRPr="006F178A">
        <w:rPr>
          <w:rtl/>
        </w:rPr>
        <w:t>;</w:t>
      </w:r>
    </w:p>
    <w:p w14:paraId="5B09C1A6" w14:textId="5B35AAC8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5790273C" w14:textId="39A3C6AE" w:rsidR="00B93B58" w:rsidRPr="006F178A" w:rsidRDefault="00B93B58" w:rsidP="00FD1AE1">
      <w:pPr>
        <w:rPr>
          <w:rtl/>
        </w:rPr>
      </w:pPr>
      <w:r w:rsidRPr="003625F4">
        <w:rPr>
          <w:rStyle w:val="affff8"/>
          <w:rFonts w:hint="cs"/>
          <w:rtl/>
        </w:rPr>
        <w:t>'והיה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ביום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השביעי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יגלח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שערו'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ריבה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ראשו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זקנו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גבות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עיניו'</w:t>
      </w:r>
      <w:r w:rsidRPr="003625F4">
        <w:rPr>
          <w:rStyle w:val="affff8"/>
          <w:rtl/>
        </w:rPr>
        <w:t xml:space="preserve"> </w:t>
      </w:r>
      <w:r w:rsidR="00E87D9B">
        <w:rPr>
          <w:rFonts w:hint="cs"/>
          <w:rtl/>
        </w:rPr>
        <w:t>-</w:t>
      </w:r>
      <w:r w:rsidRPr="006F178A">
        <w:rPr>
          <w:rFonts w:hint="cs"/>
          <w:rtl/>
        </w:rPr>
        <w:t>מיעט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שערו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יגלח'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חזר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וריבה</w:t>
      </w:r>
      <w:r w:rsidRPr="006F178A">
        <w:rPr>
          <w:rtl/>
        </w:rPr>
        <w:t xml:space="preserve">, </w:t>
      </w:r>
      <w:r w:rsidRPr="006C7D1C">
        <w:rPr>
          <w:rFonts w:hint="cs"/>
          <w:spacing w:val="-2"/>
          <w:rtl/>
        </w:rPr>
        <w:t>ריבה</w:t>
      </w:r>
      <w:r w:rsidRPr="006C7D1C">
        <w:rPr>
          <w:spacing w:val="-2"/>
          <w:rtl/>
        </w:rPr>
        <w:t xml:space="preserve"> </w:t>
      </w:r>
      <w:r w:rsidRPr="006C7D1C">
        <w:rPr>
          <w:rFonts w:hint="cs"/>
          <w:spacing w:val="-2"/>
          <w:rtl/>
        </w:rPr>
        <w:t>ומיעט</w:t>
      </w:r>
      <w:r w:rsidRPr="006C7D1C">
        <w:rPr>
          <w:spacing w:val="-2"/>
          <w:rtl/>
        </w:rPr>
        <w:t xml:space="preserve"> </w:t>
      </w:r>
      <w:r w:rsidRPr="006C7D1C">
        <w:rPr>
          <w:rFonts w:hint="cs"/>
          <w:spacing w:val="-2"/>
          <w:rtl/>
        </w:rPr>
        <w:t>וריבה</w:t>
      </w:r>
      <w:r w:rsidRPr="006C7D1C">
        <w:rPr>
          <w:spacing w:val="-2"/>
          <w:rtl/>
        </w:rPr>
        <w:t xml:space="preserve"> </w:t>
      </w:r>
      <w:r w:rsidRPr="006C7D1C">
        <w:rPr>
          <w:rFonts w:hint="cs"/>
          <w:spacing w:val="-2"/>
          <w:rtl/>
        </w:rPr>
        <w:t>ריבה</w:t>
      </w:r>
      <w:r w:rsidRPr="006C7D1C">
        <w:rPr>
          <w:spacing w:val="-2"/>
          <w:rtl/>
        </w:rPr>
        <w:t xml:space="preserve"> </w:t>
      </w:r>
      <w:r w:rsidRPr="006C7D1C">
        <w:rPr>
          <w:rFonts w:hint="cs"/>
          <w:spacing w:val="-2"/>
          <w:rtl/>
        </w:rPr>
        <w:t>הכל</w:t>
      </w:r>
      <w:r w:rsidRPr="006C7D1C">
        <w:rPr>
          <w:spacing w:val="-2"/>
          <w:rtl/>
        </w:rPr>
        <w:t xml:space="preserve">, </w:t>
      </w:r>
      <w:r w:rsidRPr="006C7D1C">
        <w:rPr>
          <w:rFonts w:hint="cs"/>
          <w:spacing w:val="-2"/>
          <w:rtl/>
        </w:rPr>
        <w:t>ריבה</w:t>
      </w:r>
      <w:r w:rsidRPr="006C7D1C">
        <w:rPr>
          <w:spacing w:val="-2"/>
          <w:rtl/>
        </w:rPr>
        <w:t xml:space="preserve"> </w:t>
      </w:r>
      <w:r w:rsidR="00FD1AE1" w:rsidRPr="006C7D1C">
        <w:rPr>
          <w:rFonts w:hint="cs"/>
          <w:spacing w:val="-2"/>
          <w:rtl/>
        </w:rPr>
        <w:t>כל גופו ומיעט שיער שבתוך החוטם</w:t>
      </w:r>
    </w:p>
    <w:p w14:paraId="3FBEEA25" w14:textId="77777777" w:rsidR="00F07A5B" w:rsidRPr="00F07A5B" w:rsidRDefault="00FD1AE1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למעשה: ת''ש מרב</w:t>
      </w:r>
      <w:r w:rsidR="00F07A5B" w:rsidRPr="00F07A5B">
        <w:rPr>
          <w:rtl/>
        </w:rPr>
        <w:t>:</w:t>
      </w:r>
    </w:p>
    <w:p w14:paraId="503E08DB" w14:textId="2056DF3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רקבובית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ומקדש</w:t>
      </w:r>
      <w:r w:rsidRPr="006F178A">
        <w:rPr>
          <w:rtl/>
        </w:rPr>
        <w:t>.</w:t>
      </w:r>
    </w:p>
    <w:p w14:paraId="43A52D39" w14:textId="77777777" w:rsidR="00F07A5B" w:rsidRPr="00F07A5B" w:rsidRDefault="00B93B58" w:rsidP="00FD1A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היא</w:t>
      </w:r>
      <w:r w:rsidR="00FD1AE1" w:rsidRPr="00F07A5B">
        <w:rPr>
          <w:rFonts w:hint="cs"/>
          <w:rtl/>
        </w:rPr>
        <w:t>!</w:t>
      </w:r>
      <w:r w:rsidR="00F07A5B" w:rsidRPr="00F07A5B">
        <w:rPr>
          <w:rtl/>
        </w:rPr>
        <w:t>:</w:t>
      </w:r>
    </w:p>
    <w:p w14:paraId="76E68E26" w14:textId="1A29761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רקבובית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דהואי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עפר</w:t>
      </w:r>
      <w:r w:rsidRPr="006F178A">
        <w:rPr>
          <w:rtl/>
        </w:rPr>
        <w:t xml:space="preserve">, </w:t>
      </w:r>
      <w:r w:rsidR="00FD1AE1">
        <w:rPr>
          <w:rFonts w:cs="BA Vilna Bold"/>
          <w:rtl/>
        </w:rPr>
        <w:tab/>
      </w:r>
      <w:r w:rsidR="00FD1AE1">
        <w:rPr>
          <w:rFonts w:cs="BA Vilna Bold"/>
          <w:rtl/>
        </w:rPr>
        <w:tab/>
      </w:r>
      <w:r w:rsidRPr="0059138D">
        <w:rPr>
          <w:rFonts w:cs="BA Vilna Bold" w:hint="cs"/>
          <w:rtl/>
        </w:rPr>
        <w:t>אפר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לא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הואי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עפר</w:t>
      </w:r>
      <w:r w:rsidRPr="006F178A">
        <w:rPr>
          <w:rtl/>
        </w:rPr>
        <w:t>.</w:t>
      </w:r>
    </w:p>
    <w:p w14:paraId="05E84AC9" w14:textId="3598D042" w:rsidR="00B93B58" w:rsidRPr="006F178A" w:rsidRDefault="00E4644A" w:rsidP="00E4644A">
      <w:pPr>
        <w:pStyle w:val="affff5"/>
        <w:rPr>
          <w:del w:id="90076" w:author="מנוע עיצוב" w:date="2026-10-08T11:01:28Z"/>
          <w:rtl/>
        </w:rPr>
      </w:pPr>
      <w:del w:id="90075" w:author="מנוע עיצוב" w:date="2026-10-08T11:01:28Z">
        <w:r>
          <w:rPr>
            <w:rtl/>
          </w:rPr>
          <w:delText xml:space="preserve">****</w:delText>
        </w:r>
      </w:del>
    </w:p>
    <w:p w14:paraId="3B89A19D" w14:textId="77777777" w:rsidR="00B93B58" w:rsidRPr="006F178A" w:rsidRDefault="00B93B58" w:rsidP="005670C9">
      <w:pPr>
        <w:pStyle w:val="afffd"/>
        <w:rPr>
          <w:rtl/>
        </w:rPr>
      </w:pPr>
      <w:ins w:id="9831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כדי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>.</w:t>
      </w:r>
    </w:p>
    <w:p w14:paraId="3F0A8828" w14:textId="77777777" w:rsidR="00F07A5B" w:rsidRPr="00F07A5B" w:rsidRDefault="00B93B58" w:rsidP="00372EF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2A09DE66" w14:textId="32C4B2C2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שלשה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צריכין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שיראו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ורוק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יבמה</w:t>
      </w:r>
      <w:r w:rsidRPr="006F178A">
        <w:rPr>
          <w:rtl/>
        </w:rPr>
        <w:t>;</w:t>
      </w:r>
    </w:p>
    <w:p w14:paraId="77913222" w14:textId="6B4A0696" w:rsidR="00F07A5B" w:rsidRPr="00F07A5B" w:rsidRDefault="00372EFA" w:rsidP="00372EF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רי''ש</w:t>
      </w:r>
      <w:r w:rsidR="00F07A5B" w:rsidRPr="00F07A5B">
        <w:rPr>
          <w:rtl/>
        </w:rPr>
        <w:t>:</w:t>
      </w:r>
    </w:p>
    <w:p w14:paraId="57A5CB24" w14:textId="12162B8B" w:rsidR="00B93B58" w:rsidRPr="0054510E" w:rsidRDefault="00B93B58" w:rsidP="00AE1389">
      <w:pPr>
        <w:rPr>
          <w:rFonts w:ascii="BA TM • Tzlotana" w:hAnsi="BA TM • Tzlotana" w:cs="BA TM • Tzlotana"/>
          <w:spacing w:val="2"/>
          <w:sz w:val="16"/>
          <w:rtl/>
        </w:rPr>
      </w:pPr>
      <w:r w:rsidRPr="0054510E">
        <w:rPr>
          <w:rFonts w:hint="cs"/>
          <w:spacing w:val="2"/>
          <w:rtl/>
        </w:rPr>
        <w:t>אף</w:t>
      </w:r>
      <w:r w:rsidRPr="0054510E">
        <w:rPr>
          <w:spacing w:val="2"/>
          <w:rtl/>
        </w:rPr>
        <w:t xml:space="preserve"> </w:t>
      </w:r>
      <w:r w:rsidRPr="0054510E">
        <w:rPr>
          <w:rFonts w:hint="cs"/>
          <w:spacing w:val="2"/>
          <w:rtl/>
        </w:rPr>
        <w:t>דם</w:t>
      </w:r>
      <w:r w:rsidRPr="0054510E">
        <w:rPr>
          <w:spacing w:val="2"/>
          <w:rtl/>
        </w:rPr>
        <w:t xml:space="preserve"> </w:t>
      </w:r>
      <w:r w:rsidRPr="0054510E">
        <w:rPr>
          <w:rFonts w:hint="cs"/>
          <w:spacing w:val="2"/>
          <w:rtl/>
        </w:rPr>
        <w:t>צפור</w:t>
      </w:r>
      <w:r w:rsidRPr="0054510E">
        <w:rPr>
          <w:spacing w:val="2"/>
          <w:rtl/>
        </w:rPr>
        <w:t>.</w:t>
      </w:r>
      <w:r w:rsidR="00372EFA" w:rsidRPr="0054510E">
        <w:rPr>
          <w:rFonts w:hint="cs"/>
          <w:spacing w:val="2"/>
          <w:rtl/>
        </w:rPr>
        <w:t xml:space="preserve"> </w:t>
      </w:r>
      <w:r w:rsidRPr="0054510E">
        <w:rPr>
          <w:rStyle w:val="affff8"/>
          <w:rFonts w:hint="cs"/>
          <w:spacing w:val="2"/>
          <w:rtl/>
        </w:rPr>
        <w:t>ד'וטבל</w:t>
      </w:r>
      <w:r w:rsidRPr="0054510E">
        <w:rPr>
          <w:rStyle w:val="affff8"/>
          <w:spacing w:val="2"/>
          <w:rtl/>
        </w:rPr>
        <w:t xml:space="preserve"> </w:t>
      </w:r>
      <w:r w:rsidRPr="0054510E">
        <w:rPr>
          <w:rStyle w:val="affff8"/>
          <w:rFonts w:hint="cs"/>
          <w:spacing w:val="2"/>
          <w:rtl/>
        </w:rPr>
        <w:t>אותם</w:t>
      </w:r>
      <w:r w:rsidRPr="0054510E">
        <w:rPr>
          <w:rStyle w:val="affff8"/>
          <w:spacing w:val="2"/>
          <w:rtl/>
        </w:rPr>
        <w:t xml:space="preserve"> </w:t>
      </w:r>
      <w:r w:rsidRPr="0054510E">
        <w:rPr>
          <w:rStyle w:val="affff8"/>
          <w:rFonts w:hint="cs"/>
          <w:b/>
          <w:bCs/>
          <w:spacing w:val="2"/>
          <w:rtl/>
        </w:rPr>
        <w:t>בדם</w:t>
      </w:r>
      <w:r w:rsidRPr="0054510E">
        <w:rPr>
          <w:rStyle w:val="affff8"/>
          <w:spacing w:val="2"/>
          <w:rtl/>
        </w:rPr>
        <w:t xml:space="preserve"> </w:t>
      </w:r>
      <w:r w:rsidRPr="0054510E">
        <w:rPr>
          <w:rStyle w:val="affff8"/>
          <w:rFonts w:hint="cs"/>
          <w:spacing w:val="2"/>
          <w:rtl/>
        </w:rPr>
        <w:t>הצפור</w:t>
      </w:r>
      <w:r w:rsidRPr="0054510E">
        <w:rPr>
          <w:rStyle w:val="affff8"/>
          <w:spacing w:val="2"/>
          <w:rtl/>
        </w:rPr>
        <w:t>,</w:t>
      </w:r>
      <w:r w:rsidRPr="0054510E">
        <w:rPr>
          <w:spacing w:val="2"/>
          <w:rtl/>
        </w:rPr>
        <w:t xml:space="preserve"> </w:t>
      </w:r>
      <w:r w:rsidRPr="0054510E">
        <w:rPr>
          <w:rStyle w:val="affffc"/>
          <w:rFonts w:hint="cs"/>
          <w:spacing w:val="2"/>
          <w:rtl/>
        </w:rPr>
        <w:t xml:space="preserve">ותניא </w:t>
      </w:r>
      <w:r w:rsidRPr="0054510E">
        <w:rPr>
          <w:rStyle w:val="affff8"/>
          <w:rFonts w:hint="cs"/>
          <w:spacing w:val="2"/>
          <w:rtl/>
        </w:rPr>
        <w:t xml:space="preserve">'במים' </w:t>
      </w:r>
      <w:r w:rsidR="00AE1389" w:rsidRPr="0054510E">
        <w:rPr>
          <w:rFonts w:hint="cs"/>
          <w:spacing w:val="2"/>
          <w:rtl/>
        </w:rPr>
        <w:t>-רביעית</w:t>
      </w:r>
      <w:r w:rsidR="00AE1389" w:rsidRPr="0054510E">
        <w:rPr>
          <w:rStyle w:val="affff8"/>
          <w:rFonts w:hint="cs"/>
          <w:spacing w:val="2"/>
          <w:rtl/>
        </w:rPr>
        <w:t xml:space="preserve"> </w:t>
      </w:r>
      <w:r w:rsidR="00AE1389" w:rsidRPr="0054510E">
        <w:rPr>
          <w:rStyle w:val="afffff2"/>
          <w:rFonts w:hint="cs"/>
          <w:spacing w:val="2"/>
          <w:rtl/>
        </w:rPr>
        <w:t>ניכר</w:t>
      </w:r>
    </w:p>
    <w:p w14:paraId="00549D2A" w14:textId="13A320AA" w:rsidR="00F07A5B" w:rsidRPr="00F07A5B" w:rsidRDefault="0054510E" w:rsidP="0054510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0E6F06FD" w14:textId="183D3CD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לגופיה</w:t>
      </w:r>
      <w:r w:rsidRPr="006F178A">
        <w:rPr>
          <w:rtl/>
        </w:rPr>
        <w:t xml:space="preserve">, </w:t>
      </w:r>
      <w:r w:rsidRPr="00372EFA">
        <w:rPr>
          <w:rStyle w:val="affffc"/>
          <w:rFonts w:hint="cs"/>
          <w:rtl/>
        </w:rPr>
        <w:t>דה</w:t>
      </w:r>
      <w:r w:rsidRPr="00372EFA">
        <w:rPr>
          <w:rStyle w:val="affffc"/>
          <w:rtl/>
        </w:rPr>
        <w:t>"</w:t>
      </w:r>
      <w:r w:rsidRPr="00372EFA">
        <w:rPr>
          <w:rStyle w:val="affffc"/>
          <w:rFonts w:hint="cs"/>
          <w:rtl/>
        </w:rPr>
        <w:t>ק</w:t>
      </w:r>
      <w:r w:rsidRPr="00372EFA">
        <w:rPr>
          <w:rStyle w:val="affffc"/>
          <w:rtl/>
        </w:rPr>
        <w:t xml:space="preserve"> </w:t>
      </w:r>
      <w:r w:rsidRPr="00372EFA">
        <w:rPr>
          <w:rStyle w:val="affffc"/>
          <w:rFonts w:hint="cs"/>
          <w:rtl/>
        </w:rPr>
        <w:t>רחמנא</w:t>
      </w:r>
      <w:r w:rsidRPr="00372EFA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אטביל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ובמים</w:t>
      </w:r>
      <w:r w:rsidRPr="006F178A">
        <w:rPr>
          <w:rtl/>
        </w:rPr>
        <w:t>.</w:t>
      </w:r>
    </w:p>
    <w:p w14:paraId="220712DC" w14:textId="5ED74BA1" w:rsidR="00F07A5B" w:rsidRPr="00F07A5B" w:rsidRDefault="00B93B58" w:rsidP="00372EF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546BC265" w14:textId="491E148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רחמנא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'וטבל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בהם'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ובמים</w:t>
      </w:r>
      <w:r w:rsidRPr="006F178A">
        <w:rPr>
          <w:rtl/>
        </w:rPr>
        <w:t xml:space="preserve"> </w:t>
      </w:r>
      <w:r w:rsidR="00AE1389">
        <w:rPr>
          <w:rFonts w:hint="cs"/>
          <w:rtl/>
        </w:rPr>
        <w:t xml:space="preserve">- </w:t>
      </w:r>
      <w:r w:rsidRPr="006F178A">
        <w:rPr>
          <w:rFonts w:hint="cs"/>
          <w:rtl/>
        </w:rPr>
        <w:t>לניכר</w:t>
      </w:r>
      <w:r w:rsidRPr="006F178A">
        <w:rPr>
          <w:rtl/>
        </w:rPr>
        <w:t>.</w:t>
      </w:r>
    </w:p>
    <w:p w14:paraId="1FE3BC1E" w14:textId="77777777" w:rsidR="00F07A5B" w:rsidRPr="00F07A5B" w:rsidRDefault="00B93B58" w:rsidP="00AE1389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ורבנן</w:t>
      </w:r>
      <w:r w:rsidRPr="00F07A5B">
        <w:rPr>
          <w:rtl/>
        </w:rPr>
        <w:t>?</w:t>
      </w:r>
      <w:r w:rsidR="00F07A5B" w:rsidRPr="00F07A5B">
        <w:rPr>
          <w:rtl/>
        </w:rPr>
        <w:t>:</w:t>
      </w:r>
    </w:p>
    <w:p w14:paraId="450D7628" w14:textId="046B352D" w:rsidR="00B93B58" w:rsidRPr="00AE1389" w:rsidRDefault="00B93B58" w:rsidP="00B93B58">
      <w:pPr>
        <w:rPr>
          <w:rtl/>
        </w:rPr>
      </w:pPr>
      <w:r w:rsidRPr="00AE1389">
        <w:rPr>
          <w:rFonts w:hint="eastAsia"/>
          <w:rtl/>
        </w:rPr>
        <w:t>כתב</w:t>
      </w:r>
      <w:r w:rsidRPr="00AE1389">
        <w:rPr>
          <w:rtl/>
        </w:rPr>
        <w:t xml:space="preserve"> </w:t>
      </w:r>
      <w:r w:rsidRPr="00AE1389">
        <w:rPr>
          <w:rFonts w:hint="eastAsia"/>
          <w:rtl/>
        </w:rPr>
        <w:t>רחמנא</w:t>
      </w:r>
      <w:r w:rsidRPr="00AE1389">
        <w:rPr>
          <w:rtl/>
        </w:rPr>
        <w:t xml:space="preserve"> </w:t>
      </w:r>
      <w:r w:rsidRPr="00AE1389">
        <w:rPr>
          <w:rStyle w:val="affff8"/>
          <w:rtl/>
        </w:rPr>
        <w:t xml:space="preserve">'בדם </w:t>
      </w:r>
      <w:r w:rsidRPr="00AE1389">
        <w:rPr>
          <w:rStyle w:val="affff8"/>
          <w:rFonts w:hint="eastAsia"/>
          <w:rtl/>
        </w:rPr>
        <w:t>ובמים</w:t>
      </w:r>
      <w:r w:rsidRPr="00AE1389">
        <w:rPr>
          <w:rStyle w:val="affff8"/>
          <w:rtl/>
        </w:rPr>
        <w:t xml:space="preserve">' </w:t>
      </w:r>
      <w:r w:rsidRPr="00AE1389">
        <w:rPr>
          <w:rFonts w:hint="eastAsia"/>
          <w:rtl/>
        </w:rPr>
        <w:t>לערבן</w:t>
      </w:r>
      <w:r w:rsidRPr="00AE1389">
        <w:rPr>
          <w:rtl/>
        </w:rPr>
        <w:t>.</w:t>
      </w:r>
    </w:p>
    <w:p w14:paraId="6F2A05FB" w14:textId="77777777" w:rsidR="00F07A5B" w:rsidRPr="00F07A5B" w:rsidRDefault="00B93B58" w:rsidP="00AE138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07AB1BA" w14:textId="7EB48A4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לערבן</w:t>
      </w:r>
      <w:r w:rsidRPr="006F178A">
        <w:rPr>
          <w:rtl/>
        </w:rPr>
        <w:t xml:space="preserve"> </w:t>
      </w:r>
      <w:r w:rsidR="00AE1389">
        <w:rPr>
          <w:rFonts w:hint="cs"/>
          <w:rtl/>
        </w:rPr>
        <w:t>מ</w:t>
      </w:r>
      <w:r w:rsidRPr="003625F4">
        <w:rPr>
          <w:rStyle w:val="affff8"/>
          <w:rFonts w:hint="cs"/>
          <w:rtl/>
        </w:rPr>
        <w:t>'ושחט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הצפור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האחת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07F763AA" w14:textId="5340DADC" w:rsidR="00F07A5B" w:rsidRPr="00F07A5B" w:rsidRDefault="00B93B58" w:rsidP="00AE138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</w:t>
      </w:r>
      <w:r w:rsidR="00AE1389" w:rsidRPr="00F07A5B">
        <w:rPr>
          <w:rFonts w:hint="cs"/>
          <w:rtl/>
        </w:rPr>
        <w:t>ן</w:t>
      </w:r>
      <w:r w:rsidR="00F07A5B" w:rsidRPr="00F07A5B">
        <w:rPr>
          <w:rFonts w:hint="cs"/>
          <w:rtl/>
        </w:rPr>
        <w:t>:</w:t>
      </w:r>
    </w:p>
    <w:p w14:paraId="6E00F433" w14:textId="3A346AF1" w:rsidR="00B93B58" w:rsidRPr="0054510E" w:rsidRDefault="00AE1389" w:rsidP="00AE1389">
      <w:pPr>
        <w:spacing w:after="60"/>
        <w:rPr>
          <w:spacing w:val="0"/>
          <w:rtl/>
        </w:rPr>
      </w:pPr>
      <w:r w:rsidRPr="0054510E">
        <w:rPr>
          <w:rFonts w:hint="cs"/>
          <w:spacing w:val="0"/>
          <w:rtl/>
        </w:rPr>
        <w:t xml:space="preserve">ס''ד </w:t>
      </w:r>
      <w:r w:rsidR="00B93B58" w:rsidRPr="0054510E">
        <w:rPr>
          <w:rFonts w:hint="cs"/>
          <w:spacing w:val="0"/>
          <w:rtl/>
        </w:rPr>
        <w:t>לישח</w:t>
      </w:r>
      <w:r w:rsidRPr="0054510E">
        <w:rPr>
          <w:rFonts w:hint="cs"/>
          <w:spacing w:val="0"/>
          <w:rtl/>
        </w:rPr>
        <w:t>ו</w:t>
      </w:r>
      <w:r w:rsidR="00B93B58" w:rsidRPr="0054510E">
        <w:rPr>
          <w:rFonts w:hint="cs"/>
          <w:spacing w:val="0"/>
          <w:rtl/>
        </w:rPr>
        <w:t>ט</w:t>
      </w:r>
      <w:r w:rsidRPr="0054510E">
        <w:rPr>
          <w:rFonts w:hint="cs"/>
          <w:spacing w:val="0"/>
          <w:rtl/>
        </w:rPr>
        <w:t xml:space="preserve"> </w:t>
      </w:r>
      <w:r w:rsidR="00B93B58" w:rsidRPr="0054510E">
        <w:rPr>
          <w:rFonts w:hint="cs"/>
          <w:spacing w:val="0"/>
          <w:rtl/>
        </w:rPr>
        <w:t xml:space="preserve">סמוך למנא, </w:t>
      </w:r>
      <w:r w:rsidRPr="0054510E">
        <w:rPr>
          <w:rFonts w:hint="cs"/>
          <w:spacing w:val="0"/>
          <w:rtl/>
        </w:rPr>
        <w:t>ויקח לורידין וליקבל לדם בכלי אחר קמ''ל.</w:t>
      </w:r>
    </w:p>
    <w:p w14:paraId="7DFA4762" w14:textId="77777777" w:rsidR="00E4644A" w:rsidRPr="00255160" w:rsidRDefault="00E4644A" w:rsidP="00E4644A">
      <w:pPr>
        <w:jc w:val="center"/>
        <w:rPr>
          <w:del w:id="90078" w:author="מנוע עיצוב" w:date="2026-10-08T11:01:28Z"/>
          <w:rFonts w:ascii="BA • Vilna Light" w:hAnsi="BA • Vilna Light" w:cs="BA • Vilna Light"/>
          <w:rtl/>
        </w:rPr>
      </w:pPr>
      <w:del w:id="9007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6B95BE98" w14:textId="61DA9667" w:rsidR="00AE1389" w:rsidRDefault="00B93B58" w:rsidP="006C7D1C">
      <w:pPr>
        <w:pStyle w:val="affffd"/>
        <w:rPr>
          <w:rtl/>
        </w:rPr>
      </w:pPr>
      <w:r w:rsidRPr="00AE1389">
        <w:rPr>
          <w:rStyle w:val="affffc"/>
          <w:rFonts w:hint="cs"/>
          <w:rtl/>
        </w:rPr>
        <w:t>בעא</w:t>
      </w:r>
      <w:r w:rsidRPr="00AE1389">
        <w:rPr>
          <w:rStyle w:val="affffc"/>
          <w:rtl/>
        </w:rPr>
        <w:t xml:space="preserve"> </w:t>
      </w:r>
      <w:r w:rsidRPr="00AE1389">
        <w:rPr>
          <w:rStyle w:val="affffc"/>
          <w:rFonts w:hint="cs"/>
          <w:rtl/>
        </w:rPr>
        <w:t>רי</w:t>
      </w:r>
      <w:r w:rsidRPr="00AE1389">
        <w:rPr>
          <w:rStyle w:val="affffc"/>
          <w:rtl/>
        </w:rPr>
        <w:t>"</w:t>
      </w:r>
      <w:r w:rsidRPr="00AE1389">
        <w:rPr>
          <w:rStyle w:val="affffc"/>
          <w:rFonts w:hint="cs"/>
          <w:rtl/>
        </w:rPr>
        <w:t>ר מר</w:t>
      </w:r>
      <w:r w:rsidRPr="00AE1389">
        <w:rPr>
          <w:rStyle w:val="affffc"/>
          <w:rtl/>
        </w:rPr>
        <w:t>"</w:t>
      </w:r>
      <w:r w:rsidRPr="00AE1389">
        <w:rPr>
          <w:rStyle w:val="affffc"/>
          <w:rFonts w:hint="cs"/>
          <w:rtl/>
        </w:rPr>
        <w:t>ז</w:t>
      </w:r>
      <w:r w:rsidRPr="00AE1389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גדולה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ומדחת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קטנה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ונדחית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</w:p>
    <w:p w14:paraId="6599BC18" w14:textId="2D029DE4" w:rsidR="00F07A5B" w:rsidRPr="00F07A5B" w:rsidRDefault="00F54D50" w:rsidP="00F54D5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ר''ז</w:t>
      </w:r>
      <w:r w:rsidR="00F07A5B" w:rsidRPr="00F07A5B">
        <w:rPr>
          <w:rFonts w:hint="cs"/>
          <w:rtl/>
        </w:rPr>
        <w:t>:</w:t>
      </w:r>
    </w:p>
    <w:p w14:paraId="35A53B3E" w14:textId="38B72881" w:rsidR="00B93B58" w:rsidRPr="0059138D" w:rsidRDefault="00F54D50" w:rsidP="00F54D50">
      <w:pPr>
        <w:spacing w:after="60"/>
        <w:rPr>
          <w:rFonts w:cs="BA Vilna Bold"/>
          <w:rtl/>
        </w:rPr>
      </w:pPr>
      <w:r>
        <w:rPr>
          <w:rFonts w:hint="cs"/>
          <w:rtl/>
        </w:rPr>
        <w:t xml:space="preserve">כבר אמרתיך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תפיק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נפשך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לבר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מהילכתא</w:t>
      </w:r>
      <w:r w:rsidR="00B93B58" w:rsidRPr="006F178A">
        <w:rPr>
          <w:rtl/>
        </w:rPr>
        <w:t xml:space="preserve">? </w:t>
      </w:r>
      <w:r w:rsidR="00B93B58" w:rsidRPr="006F178A">
        <w:rPr>
          <w:rFonts w:hint="cs"/>
          <w:rtl/>
        </w:rPr>
        <w:t>בצפור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דרור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שיערו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רבנן</w:t>
      </w:r>
      <w:r w:rsidR="00B93B58" w:rsidRPr="006F178A">
        <w:rPr>
          <w:rtl/>
        </w:rPr>
        <w:t xml:space="preserve">: </w:t>
      </w:r>
      <w:r w:rsidR="00B93B58" w:rsidRPr="006F178A">
        <w:rPr>
          <w:rFonts w:hint="cs"/>
          <w:rtl/>
        </w:rPr>
        <w:t>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גדולה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שמדחת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קטנה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שנדחית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מפני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המים</w:t>
      </w:r>
      <w:r w:rsidR="00B93B58" w:rsidRPr="006F178A">
        <w:rPr>
          <w:rtl/>
        </w:rPr>
        <w:t>.</w:t>
      </w:r>
    </w:p>
    <w:p w14:paraId="2675BF7D" w14:textId="77777777" w:rsidR="00E4644A" w:rsidRPr="00255160" w:rsidRDefault="00E4644A" w:rsidP="00E4644A">
      <w:pPr>
        <w:jc w:val="center"/>
        <w:rPr>
          <w:del w:id="90080" w:author="מנוע עיצוב" w:date="2026-10-08T11:01:28Z"/>
          <w:rFonts w:ascii="BA • Vilna Light" w:hAnsi="BA • Vilna Light" w:cs="BA • Vilna Light"/>
          <w:rtl/>
        </w:rPr>
      </w:pPr>
      <w:del w:id="9007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EDE96F6" w14:textId="0D8F50D3" w:rsidR="00B93B58" w:rsidRPr="006F178A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ת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הקדים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פסול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 w:rsidR="00D44EA2">
        <w:rPr>
          <w:rFonts w:hint="cs"/>
          <w:rtl/>
        </w:rPr>
        <w:t>ר''ש: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מכשיר</w:t>
      </w:r>
      <w:r w:rsidRPr="006F178A">
        <w:rPr>
          <w:rtl/>
        </w:rPr>
        <w:t>.</w:t>
      </w:r>
    </w:p>
    <w:p w14:paraId="6F81AC54" w14:textId="5DB22BD3" w:rsidR="00F07A5B" w:rsidRPr="00F07A5B" w:rsidRDefault="00A0188D" w:rsidP="00A018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טעם 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50727CDE" w14:textId="55D1DFC0" w:rsidR="00A0188D" w:rsidRDefault="00B93B58" w:rsidP="00A0188D">
      <w:pPr>
        <w:rPr>
          <w:rtl/>
        </w:rPr>
      </w:pPr>
      <w:r w:rsidRPr="003215F9">
        <w:rPr>
          <w:rStyle w:val="affff8"/>
          <w:rFonts w:hint="cs"/>
          <w:rtl/>
        </w:rPr>
        <w:t>'ולקחו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לטמא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מעפר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שריפת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החטאת'</w:t>
      </w:r>
      <w:r w:rsidRPr="003215F9">
        <w:rPr>
          <w:rStyle w:val="affff8"/>
          <w:rtl/>
        </w:rPr>
        <w:t>,</w:t>
      </w:r>
      <w:r w:rsidR="00A0188D">
        <w:rPr>
          <w:rFonts w:hint="cs"/>
          <w:rtl/>
        </w:rPr>
        <w:t xml:space="preserve"> </w:t>
      </w:r>
      <w:r w:rsidR="00A0188D" w:rsidRPr="00A0188D">
        <w:rPr>
          <w:rStyle w:val="affffc"/>
          <w:rFonts w:hint="cs"/>
          <w:rtl/>
        </w:rPr>
        <w:t>ואר''ש:</w:t>
      </w:r>
      <w:r w:rsidR="00A0188D">
        <w:rPr>
          <w:rFonts w:hint="cs"/>
          <w:rtl/>
        </w:rPr>
        <w:t xml:space="preserve">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והלא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>!</w:t>
      </w:r>
      <w:r w:rsidR="00A0188D">
        <w:rPr>
          <w:rFonts w:hint="cs"/>
          <w:rtl/>
        </w:rPr>
        <w:t xml:space="preserve"> </w:t>
      </w:r>
      <w:r w:rsidRPr="006F178A">
        <w:rPr>
          <w:rFonts w:hint="cs"/>
          <w:rtl/>
        </w:rPr>
        <w:t>שינה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</w:t>
      </w:r>
      <w:r w:rsidRPr="006F178A">
        <w:rPr>
          <w:rtl/>
        </w:rPr>
        <w:t>"</w:t>
      </w:r>
      <w:r w:rsidRPr="006F178A">
        <w:rPr>
          <w:rFonts w:hint="cs"/>
          <w:rtl/>
        </w:rPr>
        <w:t>ש</w:t>
      </w:r>
      <w:r w:rsidR="00A0188D">
        <w:rPr>
          <w:rFonts w:hint="cs"/>
          <w:rtl/>
        </w:rPr>
        <w:t xml:space="preserve"> </w:t>
      </w:r>
      <w:r w:rsidR="00A0188D" w:rsidRPr="00A0188D">
        <w:rPr>
          <w:rStyle w:val="affffc"/>
          <w:rFonts w:hint="cs"/>
          <w:rtl/>
        </w:rPr>
        <w:t xml:space="preserve">א. </w:t>
      </w:r>
      <w:r w:rsidR="00A0188D">
        <w:rPr>
          <w:rFonts w:hint="cs"/>
          <w:rtl/>
        </w:rPr>
        <w:t xml:space="preserve">דעפר ע''ג מים, </w:t>
      </w:r>
      <w:r w:rsidR="00A0188D">
        <w:rPr>
          <w:rStyle w:val="affffc"/>
          <w:rtl/>
        </w:rPr>
        <w:br/>
      </w:r>
      <w:r w:rsidR="00A0188D" w:rsidRPr="00A0188D">
        <w:rPr>
          <w:rStyle w:val="affffc"/>
          <w:rFonts w:hint="cs"/>
          <w:rtl/>
        </w:rPr>
        <w:t xml:space="preserve">ב. </w:t>
      </w:r>
      <w:r w:rsidR="00A0188D">
        <w:rPr>
          <w:rFonts w:hint="cs"/>
          <w:rtl/>
        </w:rPr>
        <w:t xml:space="preserve">דהקדים עפר למים כשר. </w:t>
      </w:r>
    </w:p>
    <w:p w14:paraId="59117638" w14:textId="77777777" w:rsidR="00F07A5B" w:rsidRPr="00F07A5B" w:rsidRDefault="00B93B58" w:rsidP="00A0188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והתם</w:t>
      </w:r>
      <w:r w:rsidR="00F07A5B" w:rsidRPr="00F07A5B">
        <w:rPr>
          <w:rtl/>
        </w:rPr>
        <w:t>:</w:t>
      </w:r>
    </w:p>
    <w:p w14:paraId="439CCE26" w14:textId="5CBCFBB7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'עליו'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ברישא</w:t>
      </w:r>
      <w:r w:rsidRPr="006F178A">
        <w:rPr>
          <w:rtl/>
        </w:rPr>
        <w:t xml:space="preserve">, </w:t>
      </w:r>
      <w:r w:rsidRPr="00A0188D">
        <w:rPr>
          <w:rStyle w:val="affffc"/>
          <w:rFonts w:hint="cs"/>
          <w:rtl/>
        </w:rPr>
        <w:t>וכתיב</w:t>
      </w:r>
      <w:r w:rsidRPr="00A0188D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חיים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כלי'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ברישא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נותן</w:t>
      </w:r>
      <w:r w:rsidRPr="006F178A">
        <w:rPr>
          <w:rtl/>
        </w:rPr>
        <w:t>.</w:t>
      </w:r>
    </w:p>
    <w:p w14:paraId="75A22AF1" w14:textId="77777777" w:rsidR="00F07A5B" w:rsidRPr="00F07A5B" w:rsidRDefault="00B93B58" w:rsidP="00A0188D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ורבנן</w:t>
      </w:r>
      <w:r w:rsidRPr="00F07A5B">
        <w:rPr>
          <w:rtl/>
        </w:rPr>
        <w:t>?</w:t>
      </w:r>
      <w:r w:rsidR="00F07A5B" w:rsidRPr="00F07A5B">
        <w:rPr>
          <w:rtl/>
        </w:rPr>
        <w:t>:</w:t>
      </w:r>
    </w:p>
    <w:p w14:paraId="719D6A55" w14:textId="0DF11AEA" w:rsidR="00B93B58" w:rsidRPr="00E71C9A" w:rsidRDefault="00B93B58" w:rsidP="00B93B58">
      <w:pPr>
        <w:rPr>
          <w:spacing w:val="-2"/>
          <w:rtl/>
        </w:rPr>
      </w:pPr>
      <w:r w:rsidRPr="00E71C9A">
        <w:rPr>
          <w:rStyle w:val="affff8"/>
          <w:spacing w:val="-2"/>
          <w:rtl/>
        </w:rPr>
        <w:t xml:space="preserve">אל </w:t>
      </w:r>
      <w:r w:rsidRPr="00E71C9A">
        <w:rPr>
          <w:rStyle w:val="affff8"/>
          <w:rFonts w:hint="eastAsia"/>
          <w:spacing w:val="-2"/>
          <w:rtl/>
        </w:rPr>
        <w:t>כלי</w:t>
      </w:r>
      <w:r w:rsidRPr="00E71C9A">
        <w:rPr>
          <w:rStyle w:val="affff8"/>
          <w:spacing w:val="-2"/>
          <w:rtl/>
        </w:rPr>
        <w:t xml:space="preserve">' </w:t>
      </w:r>
      <w:r w:rsidRPr="00E71C9A">
        <w:rPr>
          <w:spacing w:val="-2"/>
          <w:rtl/>
        </w:rPr>
        <w:t xml:space="preserve"> </w:t>
      </w:r>
      <w:r w:rsidRPr="00E71C9A">
        <w:rPr>
          <w:rFonts w:hint="eastAsia"/>
          <w:spacing w:val="-2"/>
          <w:rtl/>
        </w:rPr>
        <w:t>דוקא</w:t>
      </w:r>
      <w:r w:rsidRPr="00E71C9A">
        <w:rPr>
          <w:spacing w:val="-2"/>
          <w:rtl/>
        </w:rPr>
        <w:t>,</w:t>
      </w:r>
      <w:r w:rsidRPr="00E71C9A">
        <w:rPr>
          <w:rStyle w:val="affff8"/>
          <w:spacing w:val="-2"/>
          <w:rtl/>
        </w:rPr>
        <w:t xml:space="preserve"> </w:t>
      </w:r>
      <w:r w:rsidRPr="00E71C9A">
        <w:rPr>
          <w:rStyle w:val="affff8"/>
          <w:rFonts w:hint="eastAsia"/>
          <w:spacing w:val="-2"/>
          <w:rtl/>
        </w:rPr>
        <w:t>עליו</w:t>
      </w:r>
      <w:r w:rsidRPr="00E71C9A">
        <w:rPr>
          <w:rStyle w:val="affff8"/>
          <w:spacing w:val="-2"/>
          <w:rtl/>
        </w:rPr>
        <w:t xml:space="preserve"> </w:t>
      </w:r>
      <w:r w:rsidRPr="00E71C9A">
        <w:rPr>
          <w:spacing w:val="-2"/>
          <w:rtl/>
        </w:rPr>
        <w:t>-</w:t>
      </w:r>
      <w:r w:rsidRPr="00E71C9A">
        <w:rPr>
          <w:rFonts w:hint="eastAsia"/>
          <w:spacing w:val="-2"/>
          <w:rtl/>
        </w:rPr>
        <w:t>לערבן</w:t>
      </w:r>
      <w:r w:rsidRPr="00E71C9A">
        <w:rPr>
          <w:spacing w:val="-2"/>
          <w:rtl/>
        </w:rPr>
        <w:t xml:space="preserve">.- </w:t>
      </w:r>
      <w:r w:rsidRPr="00E71C9A">
        <w:rPr>
          <w:rFonts w:hint="eastAsia"/>
          <w:spacing w:val="-2"/>
          <w:rtl/>
        </w:rPr>
        <w:t>דמה</w:t>
      </w:r>
      <w:r w:rsidRPr="00E71C9A">
        <w:rPr>
          <w:spacing w:val="-2"/>
          <w:rtl/>
        </w:rPr>
        <w:t xml:space="preserve"> </w:t>
      </w:r>
      <w:r w:rsidRPr="00E71C9A">
        <w:rPr>
          <w:rFonts w:hint="eastAsia"/>
          <w:spacing w:val="-2"/>
          <w:rtl/>
        </w:rPr>
        <w:t>מצינו</w:t>
      </w:r>
      <w:r w:rsidRPr="00E71C9A">
        <w:rPr>
          <w:spacing w:val="-2"/>
          <w:rtl/>
        </w:rPr>
        <w:t xml:space="preserve"> </w:t>
      </w:r>
      <w:r w:rsidR="008C1E27" w:rsidRPr="00E71C9A">
        <w:rPr>
          <w:rFonts w:hint="cs"/>
          <w:spacing w:val="-2"/>
          <w:rtl/>
        </w:rPr>
        <w:t>כ</w:t>
      </w:r>
      <w:r w:rsidRPr="00E71C9A">
        <w:rPr>
          <w:rFonts w:hint="eastAsia"/>
          <w:spacing w:val="-2"/>
          <w:rtl/>
        </w:rPr>
        <w:t>כל</w:t>
      </w:r>
      <w:r w:rsidRPr="00E71C9A">
        <w:rPr>
          <w:spacing w:val="-2"/>
          <w:rtl/>
        </w:rPr>
        <w:t xml:space="preserve"> </w:t>
      </w:r>
      <w:r w:rsidRPr="00E71C9A">
        <w:rPr>
          <w:rFonts w:hint="eastAsia"/>
          <w:spacing w:val="-2"/>
          <w:rtl/>
        </w:rPr>
        <w:t>מקום</w:t>
      </w:r>
      <w:r w:rsidRPr="00E71C9A">
        <w:rPr>
          <w:spacing w:val="-2"/>
          <w:rtl/>
        </w:rPr>
        <w:t xml:space="preserve"> </w:t>
      </w:r>
      <w:r w:rsidR="008C1E27" w:rsidRPr="00E71C9A">
        <w:rPr>
          <w:rFonts w:hint="cs"/>
          <w:spacing w:val="-2"/>
          <w:rtl/>
        </w:rPr>
        <w:t>ד</w:t>
      </w:r>
      <w:r w:rsidRPr="00E71C9A">
        <w:rPr>
          <w:rFonts w:hint="eastAsia"/>
          <w:spacing w:val="-2"/>
          <w:rtl/>
        </w:rPr>
        <w:t>מכשיר</w:t>
      </w:r>
      <w:r w:rsidRPr="00E71C9A">
        <w:rPr>
          <w:spacing w:val="-2"/>
          <w:rtl/>
        </w:rPr>
        <w:t xml:space="preserve"> </w:t>
      </w:r>
      <w:r w:rsidRPr="00E71C9A">
        <w:rPr>
          <w:rFonts w:hint="eastAsia"/>
          <w:spacing w:val="-2"/>
          <w:rtl/>
        </w:rPr>
        <w:t>למעלה</w:t>
      </w:r>
      <w:r w:rsidRPr="00E71C9A">
        <w:rPr>
          <w:spacing w:val="-2"/>
          <w:rtl/>
        </w:rPr>
        <w:t>.</w:t>
      </w:r>
    </w:p>
    <w:p w14:paraId="3F05399D" w14:textId="685BA45B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468003E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יז.</w:t>
      </w:r>
    </w:p>
    <w:p w14:paraId="38222316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51" w:author="קלוד" w:date="2026-10-06T10:10:25Z">
        <w:r>
          <w:rPr>
            <w:rFonts w:hint="cs"/>
            <w:rtl/>
          </w:rPr>
          <w:delText xml:space="preserve">מתני</w:delText>
        </w:r>
      </w:del>
      <w:ins w:id="20452" w:author="קלוד" w:date="2026-10-06T10:10:25Z">
        <w:r>
          <w:rPr>
            <w:rFonts w:hint="cs"/>
            <w:rtl/>
          </w:rPr>
          <w:t xml:space="preserve">משנה ט</w:t>
        </w:r>
      </w:ins>
      <w:del w:id="20453" w:author="קלוד" w:date="2026-10-06T10:10:25Z">
        <w:r>
          <w:rPr>
            <w:rtl/>
          </w:rPr>
          <w:delText xml:space="preserve">'.</w:delText>
        </w:r>
      </w:del>
    </w:p>
    <w:p w14:paraId="7240A04F" w14:textId="5FD05493" w:rsidR="00E87D9B" w:rsidRDefault="00B93B58" w:rsidP="008A1524">
      <w:pPr>
        <w:pStyle w:val="afff5"/>
        <w:spacing w:before="120"/>
        <w:jc w:val="center"/>
        <w:rPr>
          <w:rtl/>
        </w:rPr>
        <w:pPrChange w:id="90011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המגילה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מאיזה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</w:t>
      </w:r>
      <w:r w:rsidRPr="006F178A">
        <w:rPr>
          <w:rtl/>
        </w:rPr>
        <w:t>?</w:t>
      </w:r>
    </w:p>
    <w:p w14:paraId="174E72DD" w14:textId="77777777" w:rsidR="00E87D9B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</w:t>
      </w:r>
      <w:r w:rsidRPr="00E87D9B">
        <w:rPr>
          <w:rStyle w:val="affff8"/>
          <w:rFonts w:hint="cs"/>
          <w:rtl/>
        </w:rPr>
        <w:t>ואם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לא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שכב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איש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וגו</w:t>
      </w:r>
      <w:r w:rsidRPr="00E87D9B">
        <w:rPr>
          <w:rStyle w:val="affff8"/>
          <w:rtl/>
        </w:rPr>
        <w:t xml:space="preserve">' </w:t>
      </w:r>
      <w:r w:rsidRPr="00E87D9B">
        <w:rPr>
          <w:rStyle w:val="affff8"/>
          <w:rFonts w:hint="eastAsia"/>
          <w:rtl/>
        </w:rPr>
        <w:t>ואת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כי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שטית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תחת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אישך</w:t>
      </w:r>
      <w:r w:rsidRPr="00E87D9B">
        <w:rPr>
          <w:rStyle w:val="affff8"/>
          <w:rtl/>
        </w:rPr>
        <w:t>,</w:t>
      </w:r>
      <w:r w:rsidRPr="00846579">
        <w:rPr>
          <w:rtl/>
        </w:rPr>
        <w:t xml:space="preserve"> </w:t>
      </w:r>
    </w:p>
    <w:p w14:paraId="10A8D3FE" w14:textId="6CC9DDCA" w:rsidR="00B93B58" w:rsidRPr="006F178A" w:rsidRDefault="00B93B58" w:rsidP="00B93B58">
      <w:pPr>
        <w:pStyle w:val="afff5"/>
        <w:rPr>
          <w:rtl/>
        </w:rPr>
      </w:pPr>
      <w:r w:rsidRPr="00846579">
        <w:rPr>
          <w:rFonts w:hint="eastAsia"/>
          <w:rtl/>
        </w:rPr>
        <w:t>ואינו</w:t>
      </w:r>
      <w:r w:rsidRPr="00846579">
        <w:rPr>
          <w:rtl/>
        </w:rPr>
        <w:t xml:space="preserve"> </w:t>
      </w:r>
      <w:r w:rsidRPr="00846579">
        <w:rPr>
          <w:rFonts w:hint="eastAsia"/>
          <w:rtl/>
        </w:rPr>
        <w:t>כותב</w:t>
      </w:r>
      <w:r w:rsidRPr="00846579">
        <w:rPr>
          <w:rtl/>
        </w:rPr>
        <w:t xml:space="preserve"> </w:t>
      </w:r>
      <w:r w:rsidRPr="00E87D9B">
        <w:rPr>
          <w:rStyle w:val="affff8"/>
          <w:rFonts w:hint="eastAsia"/>
          <w:rtl/>
        </w:rPr>
        <w:t>והשביע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הכהן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את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eastAsia"/>
          <w:rtl/>
        </w:rPr>
        <w:t>האשה</w:t>
      </w:r>
      <w:r w:rsidRPr="00E87D9B">
        <w:rPr>
          <w:rStyle w:val="affff8"/>
          <w:rtl/>
        </w:rPr>
        <w:t>,</w:t>
      </w:r>
      <w:r w:rsidRPr="00846579">
        <w:rPr>
          <w:rtl/>
        </w:rPr>
        <w:t xml:space="preserve"> </w:t>
      </w:r>
    </w:p>
    <w:p w14:paraId="6A30AD9F" w14:textId="77777777" w:rsidR="00ED40E1" w:rsidRDefault="00B93B58" w:rsidP="00B93B58">
      <w:pPr>
        <w:pStyle w:val="afff5"/>
        <w:rPr>
          <w:rStyle w:val="affff8"/>
          <w:rtl/>
        </w:rPr>
      </w:pPr>
      <w:r w:rsidRPr="006F178A">
        <w:rPr>
          <w:rFonts w:hint="cs"/>
          <w:rtl/>
        </w:rPr>
        <w:t>וכותב</w:t>
      </w:r>
      <w:r w:rsidRPr="006F178A">
        <w:rPr>
          <w:rtl/>
        </w:rPr>
        <w:t xml:space="preserve"> </w:t>
      </w:r>
      <w:r w:rsidRPr="00E87D9B">
        <w:rPr>
          <w:rStyle w:val="affff8"/>
          <w:rFonts w:hint="cs"/>
          <w:rtl/>
        </w:rPr>
        <w:t>יתן</w:t>
      </w:r>
      <w:r w:rsidRPr="00E87D9B">
        <w:rPr>
          <w:rStyle w:val="affff8"/>
          <w:rtl/>
        </w:rPr>
        <w:t xml:space="preserve"> ה' </w:t>
      </w:r>
      <w:r w:rsidRPr="00E87D9B">
        <w:rPr>
          <w:rStyle w:val="affff8"/>
          <w:rFonts w:hint="cs"/>
          <w:rtl/>
        </w:rPr>
        <w:t>אותך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לאלה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ולשבועה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ובאו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המים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המאררים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האלה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במעיך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לצבות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בטן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ולנפיל</w:t>
      </w:r>
      <w:r w:rsidRPr="00E87D9B">
        <w:rPr>
          <w:rStyle w:val="affff8"/>
          <w:rtl/>
        </w:rPr>
        <w:t xml:space="preserve"> </w:t>
      </w:r>
      <w:r w:rsidRPr="00E87D9B">
        <w:rPr>
          <w:rStyle w:val="affff8"/>
          <w:rFonts w:hint="cs"/>
          <w:rtl/>
        </w:rPr>
        <w:t>ירך</w:t>
      </w:r>
      <w:r w:rsidRPr="00E87D9B">
        <w:rPr>
          <w:rStyle w:val="affff8"/>
          <w:rtl/>
        </w:rPr>
        <w:t xml:space="preserve">, </w:t>
      </w:r>
    </w:p>
    <w:p w14:paraId="37D97850" w14:textId="31E99CCA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>;</w:t>
      </w:r>
    </w:p>
    <w:p w14:paraId="2CE96204" w14:textId="6F73F57D" w:rsidR="00B93B58" w:rsidRPr="006F178A" w:rsidRDefault="00B93B58" w:rsidP="00B93B58">
      <w:pPr>
        <w:pStyle w:val="afff5"/>
        <w:rPr>
          <w:rtl/>
        </w:rPr>
      </w:pPr>
      <w:r w:rsidRPr="00E87D9B">
        <w:rPr>
          <w:rStyle w:val="TanaimMishna"/>
          <w:rFonts w:hint="cs"/>
          <w:rtl/>
          <w:rPrChange w:id="20030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E87D9B">
        <w:rPr>
          <w:rStyle w:val="TanaimMishna"/>
          <w:rtl/>
          <w:rPrChange w:id="20031" w:author="קלוד" w:date="2026-10-06T10:10:25Z">
            <w:rPr>
              <w:rStyle w:val="affffc"/>
              <w:rtl/>
            </w:rPr>
          </w:rPrChange>
        </w:rPr>
        <w:t xml:space="preserve"> </w:t>
      </w:r>
      <w:r w:rsidRPr="00E87D9B">
        <w:rPr>
          <w:rStyle w:val="TanaimMishna"/>
          <w:rFonts w:hint="cs"/>
          <w:rtl/>
          <w:rPrChange w:id="20032" w:author="קלוד" w:date="2026-10-06T10:10:25Z">
            <w:rPr>
              <w:rStyle w:val="affffc"/>
              <w:rFonts w:hint="cs"/>
              <w:rtl/>
            </w:rPr>
          </w:rPrChange>
        </w:rPr>
        <w:t>יוסי</w:t>
      </w:r>
      <w:r w:rsidRPr="00E87D9B">
        <w:rPr>
          <w:rStyle w:val="TanaimMishna"/>
          <w:rtl/>
          <w:rPrChange w:id="20033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מפסיק</w:t>
      </w:r>
      <w:r w:rsidRPr="006F178A">
        <w:rPr>
          <w:rtl/>
        </w:rPr>
        <w:t>;</w:t>
      </w:r>
    </w:p>
    <w:p w14:paraId="0527BB6E" w14:textId="77777777" w:rsidR="00ED40E1" w:rsidRDefault="00B93B58" w:rsidP="00B93B58">
      <w:pPr>
        <w:pStyle w:val="afff5"/>
        <w:rPr>
          <w:rtl/>
        </w:rPr>
      </w:pPr>
      <w:r w:rsidRPr="00E87D9B">
        <w:rPr>
          <w:rStyle w:val="TanaimMishna"/>
          <w:rFonts w:hint="cs"/>
          <w:rtl/>
          <w:rPrChange w:id="20034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A1524">
        <w:rPr>
          <w:rStyle w:val="TanaimMishna"/>
          <w:rFonts w:hint="cs"/>
          <w:rtl/>
          <w:rPrChange w:id="20035" w:author="קלוד" w:date="2026-10-06T10:10:25Z">
            <w:rPr>
              <w:rStyle w:val="affffc"/>
              <w:rFonts w:hint="cs"/>
              <w:rtl/>
            </w:rPr>
          </w:rPrChange>
        </w:rPr>
        <w:t>"י</w:t>
      </w:r>
      <w:r w:rsidRPr="00E87D9B">
        <w:rPr>
          <w:rStyle w:val="TanaimMishna"/>
          <w:rtl/>
          <w:rPrChange w:id="20036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8A1524">
        <w:rPr>
          <w:rStyle w:val="affff8"/>
          <w:rFonts w:hint="cs"/>
          <w:rtl/>
        </w:rPr>
        <w:t>יתן</w:t>
      </w:r>
      <w:r w:rsidRPr="008A1524">
        <w:rPr>
          <w:rStyle w:val="affff8"/>
          <w:rtl/>
        </w:rPr>
        <w:t xml:space="preserve"> ה' </w:t>
      </w:r>
      <w:r w:rsidRPr="008A1524">
        <w:rPr>
          <w:rStyle w:val="affff8"/>
          <w:rFonts w:hint="cs"/>
          <w:rtl/>
        </w:rPr>
        <w:t>אותך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לאלה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ולשבועה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וגו</w:t>
      </w:r>
      <w:r w:rsidRPr="008A1524">
        <w:rPr>
          <w:rStyle w:val="affff8"/>
          <w:rtl/>
        </w:rPr>
        <w:t>'</w:t>
      </w:r>
      <w:r w:rsidRPr="006F178A">
        <w:rPr>
          <w:rtl/>
        </w:rPr>
        <w:t xml:space="preserve"> </w:t>
      </w:r>
      <w:r w:rsidRPr="008A1524">
        <w:rPr>
          <w:rStyle w:val="affff8"/>
          <w:rFonts w:hint="cs"/>
          <w:rtl/>
        </w:rPr>
        <w:t>ובאו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המים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המאררים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האלה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במעיך</w:t>
      </w:r>
      <w:r w:rsidRPr="008A1524">
        <w:rPr>
          <w:rStyle w:val="affff8"/>
          <w:rtl/>
        </w:rPr>
        <w:t xml:space="preserve"> </w:t>
      </w:r>
      <w:r w:rsidRPr="008A1524">
        <w:rPr>
          <w:rStyle w:val="affff8"/>
          <w:rFonts w:hint="cs"/>
          <w:rtl/>
        </w:rPr>
        <w:t>וגו</w:t>
      </w:r>
      <w:r w:rsidRPr="008A1524">
        <w:rPr>
          <w:rStyle w:val="affff8"/>
          <w:rtl/>
        </w:rPr>
        <w:t xml:space="preserve">', </w:t>
      </w:r>
    </w:p>
    <w:p w14:paraId="1061FBD6" w14:textId="367D6F68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>.</w:t>
      </w:r>
    </w:p>
    <w:p w14:paraId="1A07060E" w14:textId="58BC3C84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30932D13" w14:textId="77777777" w:rsidR="00F07A5B" w:rsidRPr="00F07A5B" w:rsidRDefault="00ED40E1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1AF5EF75" w14:textId="695658A2" w:rsidR="00ED40E1" w:rsidRDefault="00B93B58" w:rsidP="00B93B58">
      <w:pPr>
        <w:rPr>
          <w:rStyle w:val="affffc"/>
          <w:rtl/>
        </w:rPr>
      </w:pPr>
      <w:r w:rsidRPr="003625F4">
        <w:rPr>
          <w:rStyle w:val="affff8"/>
          <w:rFonts w:hint="cs"/>
          <w:rtl/>
        </w:rPr>
        <w:t>'וכתב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האלה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הכהן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בספר'</w:t>
      </w:r>
      <w:r w:rsidRPr="003625F4">
        <w:rPr>
          <w:rStyle w:val="affff8"/>
          <w:rtl/>
        </w:rPr>
        <w:t xml:space="preserve"> </w:t>
      </w:r>
    </w:p>
    <w:p w14:paraId="1E6D1F1C" w14:textId="48999651" w:rsidR="00F07A5B" w:rsidRPr="00F07A5B" w:rsidRDefault="00ED40E1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1A7FFB3D" w14:textId="1934ECC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'האלות'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ברכות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'אלה</w:t>
      </w:r>
      <w:r w:rsidRPr="003625F4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שבמשנה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'האלה</w:t>
      </w:r>
      <w:r w:rsidRPr="003625F4">
        <w:rPr>
          <w:rStyle w:val="affff8"/>
          <w:rtl/>
        </w:rPr>
        <w:t>'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צוואות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וקבלות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>;</w:t>
      </w:r>
    </w:p>
    <w:p w14:paraId="08DF8292" w14:textId="792A190F" w:rsidR="00F07A5B" w:rsidRPr="00F07A5B" w:rsidRDefault="00B93B58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יוסי</w:t>
      </w:r>
      <w:r w:rsidR="00F07A5B" w:rsidRPr="00F07A5B">
        <w:rPr>
          <w:rtl/>
        </w:rPr>
        <w:t>:</w:t>
      </w:r>
    </w:p>
    <w:p w14:paraId="3AD616D2" w14:textId="5B4F363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כולהו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>
        <w:rPr>
          <w:rFonts w:hint="cs"/>
          <w:rtl/>
        </w:rPr>
        <w:t>דאמר</w:t>
      </w:r>
      <w:r w:rsidRPr="006F178A">
        <w:rPr>
          <w:rFonts w:hint="cs"/>
          <w:rtl/>
        </w:rPr>
        <w:t>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'את'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D9415E">
        <w:rPr>
          <w:rFonts w:cs="BA Vilna Bold" w:hint="cs"/>
          <w:rtl/>
        </w:rPr>
        <w:t>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צוואות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וקבלות</w:t>
      </w:r>
      <w:r w:rsidRPr="006F178A">
        <w:rPr>
          <w:rtl/>
        </w:rPr>
        <w:t>;</w:t>
      </w:r>
    </w:p>
    <w:p w14:paraId="14416B8C" w14:textId="0F5BAA20" w:rsidR="00F07A5B" w:rsidRPr="00F07A5B" w:rsidRDefault="00B93B58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423650F4" w14:textId="01A0E36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דריש</w:t>
      </w:r>
      <w:r w:rsidRPr="006F178A">
        <w:rPr>
          <w:rtl/>
        </w:rPr>
        <w:t>;</w:t>
      </w:r>
    </w:p>
    <w:p w14:paraId="7E9FD840" w14:textId="1DF38F43" w:rsidR="00F07A5B" w:rsidRPr="00F07A5B" w:rsidRDefault="00ED40E1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ור''י</w:t>
      </w:r>
      <w:r w:rsidR="00F07A5B" w:rsidRPr="00F07A5B">
        <w:rPr>
          <w:rFonts w:hint="cs"/>
          <w:rtl/>
        </w:rPr>
        <w:t>:</w:t>
      </w:r>
    </w:p>
    <w:p w14:paraId="38CC723D" w14:textId="2CC78E0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כולהו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במיעוט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דריש</w:t>
      </w:r>
      <w:r w:rsidRPr="006F178A">
        <w:rPr>
          <w:rtl/>
        </w:rPr>
        <w:t xml:space="preserve">, </w:t>
      </w:r>
      <w:r w:rsidRPr="00ED40E1">
        <w:rPr>
          <w:rStyle w:val="affff8"/>
          <w:rFonts w:hint="cs"/>
          <w:rtl/>
        </w:rPr>
        <w:t>אלות</w:t>
      </w:r>
      <w:r w:rsidRPr="00ED40E1">
        <w:rPr>
          <w:rStyle w:val="affff8"/>
          <w:rtl/>
        </w:rPr>
        <w:t xml:space="preserve"> </w:t>
      </w:r>
      <w:r w:rsidR="00ED40E1">
        <w:rPr>
          <w:rFonts w:hint="cs"/>
          <w:rtl/>
        </w:rPr>
        <w:t>-</w:t>
      </w:r>
      <w:r w:rsidRPr="006F178A">
        <w:rPr>
          <w:rFonts w:hint="cs"/>
          <w:rtl/>
        </w:rPr>
        <w:t>ממש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'האלות'</w:t>
      </w:r>
      <w:r w:rsidRPr="003625F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ברכות</w:t>
      </w:r>
      <w:r w:rsidRPr="006F178A">
        <w:rPr>
          <w:rtl/>
        </w:rPr>
        <w:t xml:space="preserve"> </w:t>
      </w:r>
      <w:r w:rsidRPr="00ED40E1">
        <w:rPr>
          <w:rStyle w:val="affff8"/>
          <w:rFonts w:hint="cs"/>
          <w:rtl/>
        </w:rPr>
        <w:t>אלה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שבמשנה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'האלה</w:t>
      </w:r>
      <w:r w:rsidRPr="003625F4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צוואות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וקבלות</w:t>
      </w:r>
      <w:r w:rsidRPr="006F178A">
        <w:rPr>
          <w:rtl/>
        </w:rPr>
        <w:t>.</w:t>
      </w:r>
    </w:p>
    <w:p w14:paraId="5F477E5B" w14:textId="77777777" w:rsidR="00F07A5B" w:rsidRPr="00F07A5B" w:rsidRDefault="00B93B58" w:rsidP="00ED40E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16476096" w14:textId="5537F890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מ</w:t>
      </w:r>
      <w:r w:rsidRPr="00757D20">
        <w:rPr>
          <w:rtl/>
        </w:rPr>
        <w:t>"</w:t>
      </w:r>
      <w:r w:rsidRPr="00757D20">
        <w:rPr>
          <w:rFonts w:hint="cs"/>
          <w:rtl/>
        </w:rPr>
        <w:t>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האי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דמרבי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ביה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ומ</w:t>
      </w:r>
      <w:r w:rsidR="0078014A">
        <w:rPr>
          <w:rFonts w:hint="cs"/>
          <w:rtl/>
        </w:rPr>
        <w:t>"ש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האי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דמעיט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ביה</w:t>
      </w:r>
      <w:r w:rsidRPr="00757D20">
        <w:rPr>
          <w:rtl/>
        </w:rPr>
        <w:t xml:space="preserve">? </w:t>
      </w:r>
      <w:r w:rsidRPr="00757D20">
        <w:rPr>
          <w:rFonts w:hint="cs"/>
          <w:rtl/>
        </w:rPr>
        <w:t>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דגביה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דריבויא</w:t>
      </w:r>
      <w:r w:rsidRPr="00757D20">
        <w:rPr>
          <w:rtl/>
        </w:rPr>
        <w:t xml:space="preserve"> - </w:t>
      </w:r>
      <w:r w:rsidRPr="00757D20">
        <w:rPr>
          <w:rFonts w:hint="cs"/>
          <w:rtl/>
        </w:rPr>
        <w:t>ריבויא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היא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ה</w:t>
      </w:r>
      <w:r w:rsidRPr="00757D20">
        <w:rPr>
          <w:rtl/>
        </w:rPr>
        <w:t>"</w:t>
      </w:r>
      <w:r w:rsidRPr="00757D20">
        <w:rPr>
          <w:rFonts w:hint="cs"/>
          <w:rtl/>
        </w:rPr>
        <w:t>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דגביה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דמיעוטא</w:t>
      </w:r>
      <w:r w:rsidRPr="00757D20">
        <w:rPr>
          <w:rtl/>
        </w:rPr>
        <w:t xml:space="preserve"> - </w:t>
      </w:r>
      <w:r w:rsidRPr="00757D20">
        <w:rPr>
          <w:rFonts w:hint="cs"/>
          <w:rtl/>
        </w:rPr>
        <w:t>מיעוטא</w:t>
      </w:r>
      <w:r w:rsidRPr="00757D20">
        <w:rPr>
          <w:rtl/>
        </w:rPr>
        <w:t>.</w:t>
      </w:r>
    </w:p>
    <w:p w14:paraId="4B51067A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020" w:author="מנוע אמוראים" w:date="2026-10-05T16:41:03Z">
            <w:rPr>
              <w:rFonts w:hint="cs"/>
              <w:rtl/>
            </w:rPr>
          </w:rPrChange>
        </w:rPr>
        <w:t xml:space="preserve">לר</w:t>
      </w:r>
      <w:r>
        <w:rPr>
          <w:rStyle w:val="affffc"/>
          <w:rtl/>
          <w:rPrChange w:id="9021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22" w:author="מנוע אמוראים" w:date="2026-10-05T16:41:03Z">
            <w:rPr>
              <w:rFonts w:hint="cs"/>
              <w:rtl/>
            </w:rPr>
          </w:rPrChange>
        </w:rPr>
        <w:t xml:space="preserve">מ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הן</w:t>
      </w:r>
      <w:r w:rsidRPr="006F178A">
        <w:rPr>
          <w:rtl/>
        </w:rPr>
        <w:t>!</w:t>
      </w:r>
    </w:p>
    <w:p w14:paraId="0085A7DF" w14:textId="5A701AE5" w:rsidR="00F07A5B" w:rsidRPr="00F07A5B" w:rsidRDefault="00B93B58" w:rsidP="0078014A">
      <w:pPr>
        <w:pStyle w:val="36"/>
        <w:framePr w:wrap="notBeside"/>
        <w:rPr>
          <w:rtl/>
        </w:rPr>
      </w:pPr>
      <w:r w:rsidRPr="00F07A5B">
        <w:rPr>
          <w:rtl/>
        </w:rPr>
        <w:t>אר"</w:t>
      </w:r>
      <w:r w:rsidRPr="00F07A5B">
        <w:rPr>
          <w:rFonts w:hint="cs"/>
          <w:rtl/>
        </w:rPr>
        <w:t>ת</w:t>
      </w:r>
      <w:r w:rsidR="00F07A5B" w:rsidRPr="00F07A5B">
        <w:rPr>
          <w:rtl/>
        </w:rPr>
        <w:t>:</w:t>
      </w:r>
    </w:p>
    <w:p w14:paraId="7E7241B2" w14:textId="54C7654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הנקי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6F178A">
        <w:rPr>
          <w:rtl/>
        </w:rPr>
        <w:t>.</w:t>
      </w:r>
    </w:p>
    <w:p w14:paraId="7FBB0729" w14:textId="297DCE6A" w:rsidR="00F07A5B" w:rsidRPr="00F07A5B" w:rsidRDefault="00B93B58" w:rsidP="0078014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דריש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tl/>
        </w:rPr>
        <w:t>:</w:t>
      </w:r>
    </w:p>
    <w:p w14:paraId="004F3F88" w14:textId="2285BD4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ואשה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זכו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ביניהן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אוכלתן</w:t>
      </w:r>
      <w:r w:rsidRPr="006F178A">
        <w:rPr>
          <w:rtl/>
        </w:rPr>
        <w:t>.</w:t>
      </w:r>
    </w:p>
    <w:p w14:paraId="5E5CFE2D" w14:textId="5A220D9F" w:rsidR="00F07A5B" w:rsidRPr="00F07A5B" w:rsidRDefault="00B93B58" w:rsidP="0078014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7B44ED3D" w14:textId="450EA85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ודאשה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עדיפא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מדאיש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דהאי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מצרף</w:t>
      </w:r>
      <w:r w:rsidRPr="006F178A">
        <w:rPr>
          <w:rtl/>
        </w:rPr>
        <w:t>.</w:t>
      </w:r>
    </w:p>
    <w:p w14:paraId="1E4E3D24" w14:textId="541E3872" w:rsidR="00B93B58" w:rsidRPr="006F178A" w:rsidRDefault="00B93B58" w:rsidP="00B93B58">
      <w:pPr>
        <w:rPr>
          <w:rtl/>
        </w:rPr>
      </w:pPr>
      <w:r w:rsidRPr="00900A89">
        <w:rPr>
          <w:rStyle w:val="affffc"/>
          <w:rFonts w:hint="cs"/>
          <w:rtl/>
        </w:rPr>
        <w:t>רבא</w:t>
      </w:r>
      <w:r w:rsidR="00900A89" w:rsidRPr="00900A89">
        <w:rPr>
          <w:rStyle w:val="affffc"/>
          <w:rFonts w:hint="cs"/>
          <w:rtl/>
        </w:rPr>
        <w:t>:</w:t>
      </w:r>
      <w:r w:rsidRPr="00900A89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לסוטה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זכתה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יוצא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ד'עפר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ואפר'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זכתה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תחזור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לעפרה</w:t>
      </w:r>
      <w:r w:rsidRPr="006F178A">
        <w:rPr>
          <w:rtl/>
        </w:rPr>
        <w:t>.</w:t>
      </w:r>
    </w:p>
    <w:p w14:paraId="3A8C593B" w14:textId="77777777" w:rsidR="00B93B58" w:rsidRPr="00D454EC" w:rsidRDefault="00B93B58" w:rsidP="00B93B58">
      <w:pPr>
        <w:rPr>
          <w:rtl/>
        </w:rPr>
      </w:pPr>
      <w:r w:rsidRPr="00900A89">
        <w:rPr>
          <w:rStyle w:val="affffc"/>
          <w:rFonts w:hint="cs"/>
          <w:rtl/>
        </w:rPr>
        <w:t>דריש</w:t>
      </w:r>
      <w:r w:rsidRPr="00900A89">
        <w:rPr>
          <w:rStyle w:val="affffc"/>
          <w:rtl/>
        </w:rPr>
        <w:t xml:space="preserve"> </w:t>
      </w:r>
      <w:r w:rsidRPr="00900A89">
        <w:rPr>
          <w:rStyle w:val="affffc"/>
          <w:rFonts w:hint="cs"/>
          <w:rtl/>
        </w:rPr>
        <w:t>רבא</w:t>
      </w:r>
      <w:r w:rsidRPr="00900A89">
        <w:rPr>
          <w:rStyle w:val="affffc"/>
          <w:rtl/>
        </w:rPr>
        <w:t xml:space="preserve">: </w:t>
      </w:r>
      <w:r w:rsidRPr="00D454EC">
        <w:rPr>
          <w:rFonts w:hint="cs"/>
          <w:rtl/>
        </w:rPr>
        <w:t>בשכר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שאמר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אברהם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אבינו</w:t>
      </w:r>
      <w:r w:rsidRPr="00D454EC">
        <w:rPr>
          <w:rStyle w:val="affff8"/>
          <w:rtl/>
        </w:rPr>
        <w:t xml:space="preserve"> 'ואנכי </w:t>
      </w:r>
      <w:r w:rsidRPr="00D454EC">
        <w:rPr>
          <w:rStyle w:val="affff8"/>
          <w:rFonts w:hint="eastAsia"/>
          <w:rtl/>
        </w:rPr>
        <w:t>עפר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ואפר</w:t>
      </w:r>
      <w:r w:rsidRPr="00D454EC">
        <w:rPr>
          <w:rStyle w:val="affff8"/>
          <w:rtl/>
        </w:rPr>
        <w:t>',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זכו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בניו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לב</w:t>
      </w:r>
      <w:r w:rsidRPr="00D454EC">
        <w:rPr>
          <w:rtl/>
        </w:rPr>
        <w:t xml:space="preserve">' </w:t>
      </w:r>
      <w:r w:rsidRPr="00D454EC">
        <w:rPr>
          <w:rFonts w:hint="eastAsia"/>
          <w:rtl/>
        </w:rPr>
        <w:t>מצות</w:t>
      </w:r>
      <w:r w:rsidRPr="00D454EC">
        <w:rPr>
          <w:rtl/>
        </w:rPr>
        <w:t xml:space="preserve">: </w:t>
      </w:r>
      <w:r w:rsidRPr="00D454EC">
        <w:rPr>
          <w:rFonts w:hint="eastAsia"/>
          <w:rtl/>
        </w:rPr>
        <w:t>אפר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פרה</w:t>
      </w:r>
      <w:r w:rsidRPr="00D454EC">
        <w:rPr>
          <w:rtl/>
        </w:rPr>
        <w:t xml:space="preserve">, </w:t>
      </w:r>
      <w:r w:rsidRPr="00D454EC">
        <w:rPr>
          <w:rFonts w:hint="eastAsia"/>
          <w:rtl/>
        </w:rPr>
        <w:t>ועפר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סוטה</w:t>
      </w:r>
      <w:r w:rsidRPr="00D454EC">
        <w:rPr>
          <w:rtl/>
        </w:rPr>
        <w:t>.</w:t>
      </w:r>
    </w:p>
    <w:p w14:paraId="1B6DFC0D" w14:textId="77777777" w:rsidR="00F07A5B" w:rsidRPr="00F07A5B" w:rsidRDefault="00B93B58" w:rsidP="00900A8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והאיכא</w:t>
      </w:r>
      <w:r w:rsidRPr="00F07A5B">
        <w:rPr>
          <w:rtl/>
        </w:rPr>
        <w:t xml:space="preserve"> </w:t>
      </w:r>
      <w:r w:rsidR="00900A89" w:rsidRPr="00F07A5B">
        <w:rPr>
          <w:rFonts w:hint="cs"/>
          <w:rtl/>
        </w:rPr>
        <w:t>גם</w:t>
      </w:r>
      <w:r w:rsidR="00F07A5B" w:rsidRPr="00F07A5B">
        <w:rPr>
          <w:rtl/>
        </w:rPr>
        <w:t>:</w:t>
      </w:r>
    </w:p>
    <w:p w14:paraId="283690D1" w14:textId="308FE5C1" w:rsidR="00B93B58" w:rsidRPr="006F178A" w:rsidRDefault="00B93B58" w:rsidP="00E71C9A">
      <w:pPr>
        <w:rPr>
          <w:rtl/>
        </w:rPr>
      </w:pPr>
      <w:r w:rsidRPr="006F178A">
        <w:rPr>
          <w:rFonts w:hint="cs"/>
          <w:rtl/>
        </w:rPr>
        <w:t>עפר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כיסוי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הדם</w:t>
      </w:r>
      <w:r w:rsidRPr="006F178A">
        <w:rPr>
          <w:rtl/>
        </w:rPr>
        <w:t>!</w:t>
      </w:r>
      <w:r w:rsidR="00E71C9A">
        <w:rPr>
          <w:rFonts w:hint="cs"/>
          <w:rtl/>
        </w:rPr>
        <w:t xml:space="preserve"> </w:t>
      </w:r>
      <w:r w:rsidR="00E71C9A">
        <w:rPr>
          <w:rStyle w:val="affffc"/>
          <w:rFonts w:hint="cs"/>
          <w:rtl/>
        </w:rPr>
        <w:t xml:space="preserve">- </w:t>
      </w:r>
      <w:r w:rsidRPr="00E71C9A">
        <w:rPr>
          <w:rStyle w:val="affffc"/>
          <w:rFonts w:hint="cs"/>
          <w:rtl/>
        </w:rPr>
        <w:t>התם</w:t>
      </w:r>
      <w:r w:rsidRPr="00E71C9A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הכשר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איכא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הנאה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ליכא</w:t>
      </w:r>
      <w:r w:rsidRPr="006F178A">
        <w:rPr>
          <w:rtl/>
        </w:rPr>
        <w:t>.</w:t>
      </w:r>
    </w:p>
    <w:p w14:paraId="5D3DB704" w14:textId="076831DE" w:rsidR="00F07A5B" w:rsidRPr="00F07A5B" w:rsidRDefault="00B93B58" w:rsidP="00900A8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05E7372" w14:textId="656B378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בשכר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אברהם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מחוט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ועד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שרוך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נעל'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מצות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חוט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תכלת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ורצועה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תפלין</w:t>
      </w:r>
      <w:r w:rsidRPr="006F178A">
        <w:rPr>
          <w:rtl/>
        </w:rPr>
        <w:t>.</w:t>
      </w:r>
    </w:p>
    <w:p w14:paraId="527FCE3B" w14:textId="259D7389" w:rsidR="00B93B58" w:rsidRPr="00900A89" w:rsidRDefault="00B93B58" w:rsidP="00B93B58">
      <w:pPr>
        <w:rPr>
          <w:rtl/>
        </w:rPr>
      </w:pPr>
      <w:r w:rsidRPr="00900A89">
        <w:rPr>
          <w:rFonts w:cs="BA Vilna Bold" w:hint="eastAsia"/>
          <w:rtl/>
        </w:rPr>
        <w:t>רצועה</w:t>
      </w:r>
      <w:r w:rsidRPr="00900A89">
        <w:rPr>
          <w:rFonts w:cs="BA Vilna Bold"/>
          <w:rtl/>
        </w:rPr>
        <w:t xml:space="preserve"> </w:t>
      </w:r>
      <w:r w:rsidRPr="00900A89">
        <w:rPr>
          <w:rFonts w:cs="BA Vilna Bold" w:hint="eastAsia"/>
          <w:rtl/>
        </w:rPr>
        <w:t>של</w:t>
      </w:r>
      <w:r w:rsidRPr="00900A89">
        <w:rPr>
          <w:rFonts w:cs="BA Vilna Bold"/>
          <w:rtl/>
        </w:rPr>
        <w:t xml:space="preserve"> </w:t>
      </w:r>
      <w:r w:rsidRPr="00900A89">
        <w:rPr>
          <w:rFonts w:cs="BA Vilna Bold" w:hint="eastAsia"/>
          <w:rtl/>
        </w:rPr>
        <w:t>תפלין</w:t>
      </w:r>
      <w:r w:rsidRPr="00900A89">
        <w:rPr>
          <w:rFonts w:cs="BA Vilna Bold"/>
          <w:rtl/>
        </w:rPr>
        <w:t>,</w:t>
      </w:r>
      <w:r w:rsidRPr="00900A89">
        <w:rPr>
          <w:rtl/>
        </w:rPr>
        <w:t xml:space="preserve"> </w:t>
      </w:r>
      <w:r w:rsidRPr="00900A89">
        <w:rPr>
          <w:rStyle w:val="affff8"/>
          <w:rFonts w:hint="eastAsia"/>
          <w:rtl/>
        </w:rPr>
        <w:t>ד</w:t>
      </w:r>
      <w:r w:rsidRPr="00900A89">
        <w:rPr>
          <w:rStyle w:val="affff8"/>
          <w:rtl/>
        </w:rPr>
        <w:t xml:space="preserve">'וראו </w:t>
      </w:r>
      <w:r w:rsidRPr="00900A89">
        <w:rPr>
          <w:rStyle w:val="affff8"/>
          <w:rFonts w:hint="eastAsia"/>
          <w:rtl/>
        </w:rPr>
        <w:t>כל</w:t>
      </w:r>
      <w:r w:rsidRPr="00900A89">
        <w:rPr>
          <w:rStyle w:val="affff8"/>
          <w:rtl/>
        </w:rPr>
        <w:t xml:space="preserve"> </w:t>
      </w:r>
      <w:r w:rsidRPr="00900A89">
        <w:rPr>
          <w:rStyle w:val="affff8"/>
          <w:rFonts w:hint="eastAsia"/>
          <w:rtl/>
        </w:rPr>
        <w:t>עמי</w:t>
      </w:r>
      <w:r w:rsidRPr="00900A89">
        <w:rPr>
          <w:rStyle w:val="affff8"/>
          <w:rtl/>
        </w:rPr>
        <w:t xml:space="preserve"> </w:t>
      </w:r>
      <w:r w:rsidRPr="00900A89">
        <w:rPr>
          <w:rStyle w:val="affff8"/>
          <w:rFonts w:hint="eastAsia"/>
          <w:rtl/>
        </w:rPr>
        <w:t>הארץ</w:t>
      </w:r>
      <w:r w:rsidRPr="00900A89">
        <w:rPr>
          <w:rStyle w:val="affff8"/>
          <w:rtl/>
        </w:rPr>
        <w:t xml:space="preserve"> </w:t>
      </w:r>
      <w:r w:rsidRPr="00900A89">
        <w:rPr>
          <w:rStyle w:val="affff8"/>
          <w:rFonts w:hint="eastAsia"/>
          <w:rtl/>
        </w:rPr>
        <w:t>כי</w:t>
      </w:r>
      <w:r w:rsidRPr="00900A89">
        <w:rPr>
          <w:rStyle w:val="affff8"/>
          <w:rtl/>
        </w:rPr>
        <w:t xml:space="preserve"> </w:t>
      </w:r>
      <w:r w:rsidRPr="00900A89">
        <w:rPr>
          <w:rStyle w:val="affff8"/>
          <w:rFonts w:hint="eastAsia"/>
          <w:rtl/>
        </w:rPr>
        <w:t>שם</w:t>
      </w:r>
      <w:r w:rsidRPr="00900A89">
        <w:rPr>
          <w:rStyle w:val="affff8"/>
          <w:rtl/>
        </w:rPr>
        <w:t xml:space="preserve"> ה' </w:t>
      </w:r>
      <w:r w:rsidRPr="00900A89">
        <w:rPr>
          <w:rStyle w:val="affff8"/>
          <w:rFonts w:hint="eastAsia"/>
          <w:rtl/>
        </w:rPr>
        <w:t>נקרא</w:t>
      </w:r>
      <w:r w:rsidRPr="00900A89">
        <w:rPr>
          <w:rStyle w:val="affff8"/>
          <w:rtl/>
        </w:rPr>
        <w:t xml:space="preserve"> </w:t>
      </w:r>
      <w:r w:rsidRPr="00900A89">
        <w:rPr>
          <w:rStyle w:val="affff8"/>
          <w:rFonts w:hint="eastAsia"/>
          <w:rtl/>
        </w:rPr>
        <w:t>עליך</w:t>
      </w:r>
      <w:r w:rsidRPr="00900A89">
        <w:rPr>
          <w:rStyle w:val="affff8"/>
          <w:rtl/>
        </w:rPr>
        <w:t>',</w:t>
      </w:r>
      <w:r w:rsidRPr="00900A89">
        <w:rPr>
          <w:rtl/>
        </w:rPr>
        <w:t xml:space="preserve"> </w:t>
      </w:r>
      <w:r w:rsidRPr="00900A89">
        <w:rPr>
          <w:rStyle w:val="affffc"/>
          <w:rFonts w:hint="eastAsia"/>
          <w:rtl/>
        </w:rPr>
        <w:t>ותניא</w:t>
      </w:r>
      <w:r w:rsidRPr="00900A89">
        <w:rPr>
          <w:rtl/>
        </w:rPr>
        <w:t xml:space="preserve"> </w:t>
      </w:r>
      <w:r w:rsidRPr="00900A89">
        <w:rPr>
          <w:rStyle w:val="affffc"/>
          <w:rFonts w:hint="eastAsia"/>
          <w:rtl/>
        </w:rPr>
        <w:t>ר</w:t>
      </w:r>
      <w:r w:rsidRPr="00900A89">
        <w:rPr>
          <w:rStyle w:val="affffc"/>
          <w:rtl/>
        </w:rPr>
        <w:t>"</w:t>
      </w:r>
      <w:r w:rsidRPr="00900A89">
        <w:rPr>
          <w:rStyle w:val="affffc"/>
          <w:rFonts w:hint="eastAsia"/>
          <w:rtl/>
        </w:rPr>
        <w:t>א</w:t>
      </w:r>
      <w:r w:rsidRPr="00900A89">
        <w:rPr>
          <w:rStyle w:val="affffc"/>
          <w:rtl/>
        </w:rPr>
        <w:t xml:space="preserve"> </w:t>
      </w:r>
      <w:r w:rsidRPr="00900A89">
        <w:rPr>
          <w:rStyle w:val="affffc"/>
          <w:rFonts w:hint="eastAsia"/>
          <w:rtl/>
        </w:rPr>
        <w:t>הגדול</w:t>
      </w:r>
      <w:r w:rsidR="00900A89">
        <w:rPr>
          <w:rStyle w:val="affffc"/>
          <w:rFonts w:hint="cs"/>
          <w:rtl/>
        </w:rPr>
        <w:t>:</w:t>
      </w:r>
      <w:r w:rsidRPr="00900A89">
        <w:rPr>
          <w:rStyle w:val="affffc"/>
          <w:rtl/>
        </w:rPr>
        <w:t xml:space="preserve"> </w:t>
      </w:r>
      <w:r w:rsidRPr="00900A89">
        <w:rPr>
          <w:rFonts w:hint="eastAsia"/>
          <w:rtl/>
        </w:rPr>
        <w:t>אלו</w:t>
      </w:r>
      <w:r w:rsidRPr="00900A89">
        <w:rPr>
          <w:rtl/>
        </w:rPr>
        <w:t xml:space="preserve"> </w:t>
      </w:r>
      <w:r w:rsidRPr="00900A89">
        <w:rPr>
          <w:rFonts w:hint="eastAsia"/>
          <w:rtl/>
        </w:rPr>
        <w:t>תפלין</w:t>
      </w:r>
      <w:r w:rsidRPr="00900A89">
        <w:rPr>
          <w:rtl/>
        </w:rPr>
        <w:t xml:space="preserve"> </w:t>
      </w:r>
      <w:r w:rsidRPr="00900A89">
        <w:rPr>
          <w:rFonts w:hint="eastAsia"/>
          <w:rtl/>
        </w:rPr>
        <w:t>שבראש</w:t>
      </w:r>
      <w:r w:rsidRPr="00900A89">
        <w:rPr>
          <w:rtl/>
        </w:rPr>
        <w:t xml:space="preserve">, </w:t>
      </w:r>
    </w:p>
    <w:p w14:paraId="6D180CDA" w14:textId="299DDD90" w:rsidR="00900A89" w:rsidRDefault="00B93B58" w:rsidP="00B93B58">
      <w:pPr>
        <w:rPr>
          <w:rStyle w:val="affffc"/>
          <w:rtl/>
        </w:rPr>
      </w:pPr>
      <w:r w:rsidRPr="0059138D">
        <w:rPr>
          <w:rFonts w:cs="BA Vilna Bold" w:hint="cs"/>
          <w:rtl/>
        </w:rPr>
        <w:lastRenderedPageBreak/>
        <w:t>חוט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תכלת</w:t>
      </w:r>
      <w:r w:rsidRPr="006F178A">
        <w:rPr>
          <w:rtl/>
        </w:rPr>
        <w:t xml:space="preserve"> </w:t>
      </w:r>
      <w:r w:rsidRPr="00900A89">
        <w:rPr>
          <w:rStyle w:val="affffc"/>
          <w:rFonts w:hint="cs"/>
          <w:rtl/>
        </w:rPr>
        <w:t>דתניא</w:t>
      </w:r>
      <w:r w:rsidRPr="00900A89">
        <w:rPr>
          <w:rStyle w:val="affffc"/>
          <w:rtl/>
        </w:rPr>
        <w:t xml:space="preserve"> </w:t>
      </w:r>
      <w:r w:rsidRPr="00900A89">
        <w:rPr>
          <w:rStyle w:val="affffc"/>
          <w:rFonts w:hint="cs"/>
          <w:rtl/>
        </w:rPr>
        <w:t>ר</w:t>
      </w:r>
      <w:r w:rsidRPr="00900A89">
        <w:rPr>
          <w:rStyle w:val="affffc"/>
          <w:rtl/>
        </w:rPr>
        <w:t>"</w:t>
      </w:r>
      <w:r w:rsidRPr="00900A89">
        <w:rPr>
          <w:rStyle w:val="affffc"/>
          <w:rFonts w:hint="cs"/>
          <w:rtl/>
        </w:rPr>
        <w:t>מ</w:t>
      </w:r>
      <w:r w:rsidR="00900A89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תכלת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צבעונין</w:t>
      </w:r>
      <w:r w:rsidRPr="006F178A">
        <w:rPr>
          <w:rtl/>
        </w:rPr>
        <w:t xml:space="preserve">? </w:t>
      </w:r>
      <w:r w:rsidRPr="00900A89">
        <w:rPr>
          <w:rFonts w:hint="cs"/>
          <w:spacing w:val="0"/>
          <w:rtl/>
        </w:rPr>
        <w:t>מפני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שהתכלת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דומה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לים</w:t>
      </w:r>
      <w:r w:rsidRPr="00900A89">
        <w:rPr>
          <w:spacing w:val="0"/>
          <w:rtl/>
        </w:rPr>
        <w:t xml:space="preserve">, </w:t>
      </w:r>
      <w:r w:rsidRPr="00900A89">
        <w:rPr>
          <w:rFonts w:hint="cs"/>
          <w:spacing w:val="0"/>
          <w:rtl/>
        </w:rPr>
        <w:t>וים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דומה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לרקיע</w:t>
      </w:r>
      <w:r w:rsidRPr="00900A89">
        <w:rPr>
          <w:spacing w:val="0"/>
          <w:rtl/>
        </w:rPr>
        <w:t xml:space="preserve">, </w:t>
      </w:r>
      <w:r w:rsidRPr="00900A89">
        <w:rPr>
          <w:rFonts w:hint="cs"/>
          <w:spacing w:val="0"/>
          <w:rtl/>
        </w:rPr>
        <w:t>ורקיע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דומה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לכסא</w:t>
      </w:r>
      <w:r w:rsidRPr="00900A89">
        <w:rPr>
          <w:spacing w:val="0"/>
          <w:rtl/>
        </w:rPr>
        <w:t xml:space="preserve"> </w:t>
      </w:r>
      <w:r w:rsidRPr="00900A89">
        <w:rPr>
          <w:rFonts w:hint="cs"/>
          <w:spacing w:val="0"/>
          <w:rtl/>
        </w:rPr>
        <w:t>הכבוד</w:t>
      </w:r>
    </w:p>
    <w:p w14:paraId="0C1783E8" w14:textId="0EA8642F" w:rsidR="00B93B58" w:rsidRPr="006F178A" w:rsidRDefault="00B93B58" w:rsidP="00B93B58">
      <w:pPr>
        <w:rPr>
          <w:rtl/>
        </w:rPr>
      </w:pPr>
      <w:r w:rsidRPr="00900A89">
        <w:rPr>
          <w:rStyle w:val="affffc"/>
          <w:rFonts w:hint="cs"/>
          <w:rtl/>
        </w:rPr>
        <w:t>שנא'</w:t>
      </w:r>
      <w:r w:rsidRPr="00900A89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'ויראו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אלהי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ישראל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ותחת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רגליו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כמעשה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לבנת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הספיר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וכעצם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השמים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לטהר'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900A89">
        <w:rPr>
          <w:rStyle w:val="affffc"/>
          <w:rFonts w:hint="cs"/>
          <w:rtl/>
        </w:rPr>
        <w:t>וכתיב</w:t>
      </w:r>
      <w:r w:rsidRPr="00900A89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'כמראה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אבן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ספיר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דמות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כסא'</w:t>
      </w:r>
      <w:r w:rsidRPr="003625F4">
        <w:rPr>
          <w:rStyle w:val="affff8"/>
          <w:rtl/>
        </w:rPr>
        <w:t>.</w:t>
      </w:r>
    </w:p>
    <w:p w14:paraId="7D2BFFEB" w14:textId="36D1CD1B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1C05D3C2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יז: </w:t>
      </w:r>
    </w:p>
    <w:p w14:paraId="269976D8" w14:textId="77777777" w:rsidR="00B93B58" w:rsidRPr="006F178A" w:rsidRDefault="00B93B58" w:rsidP="00E24454">
      <w:pPr>
        <w:pStyle w:val="afffff"/>
        <w:framePr w:wrap="around"/>
        <w:rPr>
          <w:rtl/>
        </w:rPr>
      </w:pPr>
      <w:r w:rsidRPr="006F178A">
        <w:rPr>
          <w:rFonts w:hint="cs"/>
          <w:rtl/>
        </w:rPr>
        <w:t>מתני</w:t>
      </w:r>
      <w:r w:rsidRPr="006F178A">
        <w:rPr>
          <w:rtl/>
        </w:rPr>
        <w:t>'.</w:t>
      </w:r>
    </w:p>
    <w:p w14:paraId="7D69CA34" w14:textId="77777777" w:rsidR="00E24454" w:rsidRDefault="00E24454" w:rsidP="00E24454">
      <w:pPr>
        <w:pStyle w:val="afffff"/>
        <w:framePr w:wrap="around"/>
        <w:rPr>
          <w:rtl/>
        </w:rPr>
      </w:pPr>
      <w:del w:id="20454" w:author="קלוד" w:date="2026-10-06T10:10:25Z">
        <w:r>
          <w:rPr>
            <w:rFonts w:hint="cs"/>
            <w:rtl/>
          </w:rPr>
          <w:delText xml:space="preserve">מתני</w:delText>
        </w:r>
      </w:del>
      <w:ins w:id="20455" w:author="קלוד" w:date="2026-10-06T10:10:25Z">
        <w:r>
          <w:rPr>
            <w:rFonts w:hint="cs"/>
            <w:rtl/>
          </w:rPr>
          <w:t xml:space="preserve">משנה ט</w:t>
        </w:r>
      </w:ins>
    </w:p>
    <w:p w14:paraId="68710D3D" w14:textId="634C33BD" w:rsidR="00B93B58" w:rsidRPr="00900A89" w:rsidRDefault="00B93B58" w:rsidP="00B93B58">
      <w:pPr>
        <w:pStyle w:val="afff5"/>
        <w:spacing w:before="120"/>
        <w:rPr>
          <w:rtl/>
        </w:rPr>
        <w:pPrChange w:id="90012" w:author="קלוד" w:date="2026-10-08T12:08:16Z">
          <w:pPr>
            <w:pStyle w:val="afff5"/>
          </w:pPr>
        </w:pPrChange>
      </w:pPr>
      <w:r w:rsidRPr="00900A89">
        <w:rPr>
          <w:rFonts w:hint="cs"/>
          <w:rtl/>
        </w:rPr>
        <w:t>אינו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כותב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לא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על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הלוח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ולא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על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הנייר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ולא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על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הדיפתרא</w:t>
      </w:r>
      <w:r w:rsidRPr="00900A89">
        <w:rPr>
          <w:rtl/>
        </w:rPr>
        <w:t xml:space="preserve"> - </w:t>
      </w:r>
      <w:r w:rsidRPr="00900A89">
        <w:rPr>
          <w:rFonts w:hint="cs"/>
          <w:rtl/>
        </w:rPr>
        <w:t>אלא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על</w:t>
      </w:r>
      <w:r w:rsidRPr="00900A89">
        <w:rPr>
          <w:rtl/>
        </w:rPr>
        <w:t xml:space="preserve"> </w:t>
      </w:r>
      <w:r w:rsidRPr="00900A89">
        <w:rPr>
          <w:rFonts w:hint="cs"/>
          <w:rtl/>
        </w:rPr>
        <w:t>המגילה</w:t>
      </w:r>
      <w:r w:rsidRPr="00900A89">
        <w:rPr>
          <w:rtl/>
        </w:rPr>
        <w:t>,</w:t>
      </w:r>
      <w:r w:rsidRPr="00D454EC">
        <w:rPr>
          <w:spacing w:val="0"/>
          <w:rtl/>
        </w:rPr>
        <w:t xml:space="preserve"> </w:t>
      </w:r>
      <w:r w:rsidRPr="00900A89">
        <w:rPr>
          <w:rStyle w:val="TanaimMishna"/>
          <w:rFonts w:hint="cs"/>
          <w:rtl/>
          <w:rPrChange w:id="20037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="00900A89" w:rsidRPr="00900A89">
        <w:rPr>
          <w:rStyle w:val="TanaimMishna"/>
          <w:rFonts w:hint="cs"/>
          <w:rtl/>
          <w:rPrChange w:id="20038" w:author="קלוד" w:date="2026-10-06T10:10:25Z">
            <w:rPr>
              <w:rStyle w:val="affffc"/>
              <w:rFonts w:hint="cs"/>
              <w:rtl/>
            </w:rPr>
          </w:rPrChange>
        </w:rPr>
        <w:t>'</w:t>
      </w:r>
      <w:r w:rsidRPr="00900A89">
        <w:rPr>
          <w:rStyle w:val="TanaimMishna"/>
          <w:rtl/>
          <w:rPrChange w:id="20039" w:author="קלוד" w:date="2026-10-06T10:10:25Z">
            <w:rPr>
              <w:rStyle w:val="affffc"/>
              <w:rtl/>
            </w:rPr>
          </w:rPrChange>
        </w:rPr>
        <w:t>:</w:t>
      </w:r>
      <w:r w:rsidRPr="00D454EC">
        <w:rPr>
          <w:spacing w:val="0"/>
          <w:rtl/>
        </w:rPr>
        <w:t xml:space="preserve"> </w:t>
      </w:r>
      <w:r w:rsidRPr="00900A89">
        <w:rPr>
          <w:rFonts w:hint="cs"/>
          <w:rtl/>
        </w:rPr>
        <w:t>בספר</w:t>
      </w:r>
      <w:r w:rsidRPr="00900A89">
        <w:rPr>
          <w:rtl/>
        </w:rPr>
        <w:t>;</w:t>
      </w:r>
    </w:p>
    <w:p w14:paraId="5415D605" w14:textId="412866D8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בקומוס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בקנקנתום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שרושם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בדיו</w:t>
      </w:r>
      <w:r w:rsidRPr="006F178A">
        <w:rPr>
          <w:rtl/>
        </w:rPr>
        <w:t xml:space="preserve">, </w:t>
      </w:r>
      <w:r w:rsidRPr="00900A89">
        <w:rPr>
          <w:rStyle w:val="TanaimMishna"/>
          <w:rFonts w:hint="cs"/>
          <w:rtl/>
          <w:rPrChange w:id="20040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="00900A89" w:rsidRPr="00900A89">
        <w:rPr>
          <w:rStyle w:val="TanaimMishna"/>
          <w:rFonts w:hint="cs"/>
          <w:rtl/>
          <w:rPrChange w:id="20041" w:author="קלוד" w:date="2026-10-06T10:10:25Z">
            <w:rPr>
              <w:rStyle w:val="affffc"/>
              <w:rFonts w:hint="cs"/>
              <w:rtl/>
            </w:rPr>
          </w:rPrChange>
        </w:rPr>
        <w:t>'</w:t>
      </w:r>
      <w:r w:rsidRPr="00900A89">
        <w:rPr>
          <w:rStyle w:val="TanaimMishna"/>
          <w:rtl/>
          <w:rPrChange w:id="20042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ומחה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למחות</w:t>
      </w:r>
      <w:r w:rsidRPr="006F178A">
        <w:rPr>
          <w:rtl/>
        </w:rPr>
        <w:t>.</w:t>
      </w:r>
    </w:p>
    <w:p w14:paraId="64C05721" w14:textId="55CF872A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3EB04CFE" w14:textId="19485188" w:rsidR="00F07A5B" w:rsidRPr="00F07A5B" w:rsidRDefault="00B93B58" w:rsidP="003E09D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4DFD795D" w14:textId="23A2FC28" w:rsidR="003E09DA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מגילת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שכתבה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פסולה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דאתיא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'תורה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תורה</w:t>
      </w:r>
      <w:r w:rsidRPr="003625F4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21CEE9A4" w14:textId="77777777" w:rsidR="003E09DA" w:rsidRDefault="00B93B58" w:rsidP="00B93B58">
      <w:pPr>
        <w:rPr>
          <w:rtl/>
        </w:rPr>
      </w:pPr>
      <w:r w:rsidRPr="003E09DA">
        <w:rPr>
          <w:rStyle w:val="affffc"/>
          <w:rFonts w:hint="cs"/>
          <w:rtl/>
        </w:rPr>
        <w:t>כתיב</w:t>
      </w:r>
      <w:r w:rsidRPr="003E09DA">
        <w:rPr>
          <w:rStyle w:val="affffc"/>
          <w:rtl/>
        </w:rPr>
        <w:t xml:space="preserve"> </w:t>
      </w:r>
      <w:r w:rsidRPr="003E09DA">
        <w:rPr>
          <w:rStyle w:val="affffc"/>
          <w:rFonts w:hint="cs"/>
          <w:rtl/>
        </w:rPr>
        <w:t>הכא</w:t>
      </w:r>
      <w:r w:rsidRPr="003E09D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'ועשה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לה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הכהן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התורה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הזאת'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41DB7A9C" w14:textId="49000BBB" w:rsidR="00B93B58" w:rsidRPr="006F178A" w:rsidRDefault="00B93B58" w:rsidP="00B93B58">
      <w:pPr>
        <w:rPr>
          <w:rtl/>
        </w:rPr>
      </w:pPr>
      <w:r w:rsidRPr="003E09DA">
        <w:rPr>
          <w:rStyle w:val="affffc"/>
          <w:rFonts w:hint="cs"/>
          <w:rtl/>
        </w:rPr>
        <w:t>וכתיב</w:t>
      </w:r>
      <w:r w:rsidRPr="003E09DA">
        <w:rPr>
          <w:rStyle w:val="affffc"/>
          <w:rtl/>
        </w:rPr>
        <w:t xml:space="preserve"> </w:t>
      </w:r>
      <w:r w:rsidRPr="003E09DA">
        <w:rPr>
          <w:rStyle w:val="affffc"/>
          <w:rFonts w:hint="cs"/>
          <w:rtl/>
        </w:rPr>
        <w:t>התם</w:t>
      </w:r>
      <w:r w:rsidRPr="003E09DA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פי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התורה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אשר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יורוך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ועל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המשפט'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משפט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>;</w:t>
      </w:r>
    </w:p>
    <w:p w14:paraId="1BFB828C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כתבה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למפרע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פסולה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ד'וכתב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האלות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האלה</w:t>
      </w:r>
      <w:r w:rsidRPr="003215F9">
        <w:rPr>
          <w:rStyle w:val="affff8"/>
          <w:rtl/>
        </w:rPr>
        <w:t>',</w:t>
      </w:r>
      <w:r w:rsidRPr="003E09DA">
        <w:rPr>
          <w:rStyle w:val="affffc"/>
          <w:rtl/>
        </w:rPr>
        <w:t xml:space="preserve"> </w:t>
      </w:r>
      <w:r w:rsidRPr="003E09DA">
        <w:rPr>
          <w:rStyle w:val="affffc"/>
          <w:rFonts w:hint="cs"/>
          <w:rtl/>
        </w:rPr>
        <w:t>כדכתיבא</w:t>
      </w:r>
      <w:r w:rsidRPr="003E09DA">
        <w:rPr>
          <w:rStyle w:val="affffc"/>
          <w:rtl/>
        </w:rPr>
        <w:t>;</w:t>
      </w:r>
    </w:p>
    <w:p w14:paraId="1ACC0077" w14:textId="16810F67" w:rsidR="00B93B58" w:rsidRPr="00E71C9A" w:rsidRDefault="00B93B58" w:rsidP="00B93B58">
      <w:pPr>
        <w:rPr>
          <w:spacing w:val="0"/>
          <w:rtl/>
        </w:rPr>
      </w:pPr>
      <w:r w:rsidRPr="00E71C9A">
        <w:rPr>
          <w:rFonts w:hint="cs"/>
          <w:spacing w:val="0"/>
          <w:rtl/>
        </w:rPr>
        <w:t>כתבה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קודם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שתקבל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עליה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שבועה</w:t>
      </w:r>
      <w:r w:rsidRPr="00E71C9A">
        <w:rPr>
          <w:spacing w:val="0"/>
          <w:rtl/>
        </w:rPr>
        <w:t xml:space="preserve"> </w:t>
      </w:r>
      <w:r w:rsidRPr="00E71C9A">
        <w:rPr>
          <w:rFonts w:hint="cs"/>
          <w:spacing w:val="0"/>
          <w:rtl/>
        </w:rPr>
        <w:t>פסולה</w:t>
      </w:r>
      <w:r w:rsidRPr="00E71C9A">
        <w:rPr>
          <w:spacing w:val="0"/>
          <w:rtl/>
        </w:rPr>
        <w:t xml:space="preserve">, </w:t>
      </w:r>
      <w:r w:rsidR="003E09DA" w:rsidRPr="00E71C9A">
        <w:rPr>
          <w:rFonts w:hint="cs"/>
          <w:spacing w:val="0"/>
          <w:rtl/>
        </w:rPr>
        <w:t>ד</w:t>
      </w:r>
      <w:r w:rsidRPr="00E71C9A">
        <w:rPr>
          <w:rStyle w:val="affff8"/>
          <w:rFonts w:hint="cs"/>
          <w:spacing w:val="0"/>
          <w:rtl/>
        </w:rPr>
        <w:t>'והשביע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ואחר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כך</w:t>
      </w:r>
      <w:r w:rsidRPr="00E71C9A">
        <w:rPr>
          <w:rStyle w:val="affff8"/>
          <w:spacing w:val="0"/>
          <w:rtl/>
        </w:rPr>
        <w:t xml:space="preserve"> </w:t>
      </w:r>
      <w:r w:rsidRPr="00E71C9A">
        <w:rPr>
          <w:rStyle w:val="affff8"/>
          <w:rFonts w:hint="cs"/>
          <w:spacing w:val="0"/>
          <w:rtl/>
        </w:rPr>
        <w:t>וכתב'</w:t>
      </w:r>
    </w:p>
    <w:p w14:paraId="1F3A9346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כתבה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איגרת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פסולה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'בספר'</w:t>
      </w:r>
      <w:r w:rsidRPr="003625F4">
        <w:rPr>
          <w:rStyle w:val="affff8"/>
          <w:rtl/>
        </w:rPr>
        <w:t>;</w:t>
      </w:r>
    </w:p>
    <w:p w14:paraId="2530A731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יח.</w:t>
      </w:r>
    </w:p>
    <w:p w14:paraId="568AD692" w14:textId="29F5EE7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כתבה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פסולה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'ספר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אחד'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ספרים</w:t>
      </w:r>
      <w:r w:rsidRPr="006F178A">
        <w:rPr>
          <w:rtl/>
        </w:rPr>
        <w:t>;</w:t>
      </w:r>
    </w:p>
    <w:p w14:paraId="3514E6B7" w14:textId="36E7F50F" w:rsidR="00CC4174" w:rsidRDefault="00B93B58" w:rsidP="00181B70">
      <w:pPr>
        <w:spacing w:after="60"/>
      </w:pPr>
      <w:r w:rsidRPr="006F178A">
        <w:rPr>
          <w:rFonts w:hint="cs"/>
          <w:rtl/>
        </w:rPr>
        <w:t>כתב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פסולה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ד'ועשה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הכהן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התורה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הזאת'</w:t>
      </w:r>
      <w:r w:rsidRPr="003215F9">
        <w:rPr>
          <w:rStyle w:val="affff8"/>
          <w:rtl/>
        </w:rPr>
        <w:t>.</w:t>
      </w:r>
    </w:p>
    <w:p w14:paraId="37A156B2" w14:textId="657E864C" w:rsidR="00181B70" w:rsidRPr="00181B70" w:rsidRDefault="00181B70" w:rsidP="00181B70">
      <w:pPr>
        <w:jc w:val="center"/>
        <w:rPr>
          <w:rFonts w:ascii="BA • Vilna Light" w:hAnsi="BA • Vilna Light" w:cs="BA • Vilna Light"/>
          <w:color w:val="BF8F00" w:themeColor="accent4" w:themeShade="BF"/>
          <w:spacing w:val="2"/>
        </w:rPr>
      </w:pPr>
      <w:r w:rsidRPr="00F63824">
        <w:rPr>
          <w:rFonts w:ascii="BA • Vilna Light" w:hAnsi="BA • Vilna Light" w:cs="BA • Vilna Light" w:hint="cs"/>
          <w:color w:val="BF8F00" w:themeColor="accent4" w:themeShade="BF"/>
          <w:spacing w:val="2"/>
          <w:rtl/>
        </w:rPr>
        <w:t>***</w:t>
      </w:r>
    </w:p>
    <w:p w14:paraId="207D7094" w14:textId="0F9F4029" w:rsidR="00F07A5B" w:rsidRPr="00F07A5B" w:rsidRDefault="000B2E42" w:rsidP="005E453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 בעי רבא</w:t>
      </w:r>
      <w:r w:rsidR="00F07A5B" w:rsidRPr="00F07A5B">
        <w:rPr>
          <w:rFonts w:hint="cs"/>
          <w:rtl/>
        </w:rPr>
        <w:t>:</w:t>
      </w:r>
    </w:p>
    <w:p w14:paraId="034A4A62" w14:textId="0C868A89" w:rsidR="00B93B58" w:rsidRPr="000B2E42" w:rsidRDefault="00B93B58" w:rsidP="006C7D1C">
      <w:pPr>
        <w:pStyle w:val="affffd"/>
        <w:rPr>
          <w:rStyle w:val="afffff2"/>
          <w:spacing w:val="0"/>
          <w:rtl/>
        </w:rPr>
      </w:pPr>
      <w:r w:rsidRPr="000B2E42">
        <w:rPr>
          <w:rFonts w:hint="eastAsia"/>
          <w:rtl/>
        </w:rPr>
        <w:t>כתב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ב</w:t>
      </w:r>
      <w:r w:rsidRPr="000B2E42">
        <w:rPr>
          <w:rtl/>
        </w:rPr>
        <w:t xml:space="preserve">' </w:t>
      </w:r>
      <w:r w:rsidRPr="000B2E42">
        <w:rPr>
          <w:rFonts w:hint="eastAsia"/>
          <w:rtl/>
        </w:rPr>
        <w:t>מגילות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ל</w:t>
      </w:r>
      <w:r w:rsidR="000B2E42" w:rsidRPr="000B2E42">
        <w:rPr>
          <w:rFonts w:hint="cs"/>
          <w:rtl/>
        </w:rPr>
        <w:t>ב'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סוטות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ומחקן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לתוך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כוס</w:t>
      </w:r>
      <w:r w:rsidRPr="000B2E42">
        <w:rPr>
          <w:rtl/>
        </w:rPr>
        <w:t xml:space="preserve"> </w:t>
      </w:r>
      <w:r w:rsidRPr="000B2E42">
        <w:rPr>
          <w:rFonts w:hint="eastAsia"/>
          <w:rtl/>
        </w:rPr>
        <w:t>אחד</w:t>
      </w:r>
      <w:r w:rsidRPr="000B2E42">
        <w:rPr>
          <w:rtl/>
        </w:rPr>
        <w:t xml:space="preserve">, </w:t>
      </w:r>
      <w:r w:rsidRPr="000B2E42">
        <w:rPr>
          <w:rFonts w:hint="eastAsia"/>
          <w:rtl/>
        </w:rPr>
        <w:t>מהו</w:t>
      </w:r>
      <w:r w:rsidRPr="000B2E42">
        <w:rPr>
          <w:rtl/>
        </w:rPr>
        <w:t xml:space="preserve">? </w:t>
      </w:r>
      <w:r w:rsidR="000B2E42" w:rsidRPr="000B2E42">
        <w:rPr>
          <w:rStyle w:val="afffff2"/>
          <w:rFonts w:hint="cs"/>
          <w:spacing w:val="0"/>
          <w:rtl/>
        </w:rPr>
        <w:t xml:space="preserve">אי בעי'  גם מחיקה לשמה </w:t>
      </w:r>
    </w:p>
    <w:p w14:paraId="5611FE21" w14:textId="4DA641C1" w:rsidR="00F07A5B" w:rsidRPr="00F07A5B" w:rsidRDefault="000B2E42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290F7D6A" w14:textId="0754AA32" w:rsidR="00B93B58" w:rsidRDefault="00B93B58" w:rsidP="000B2E42">
      <w:pPr>
        <w:rPr>
          <w:rtl/>
        </w:rPr>
      </w:pPr>
      <w:r w:rsidRPr="000B2E42">
        <w:rPr>
          <w:rStyle w:val="affffc"/>
          <w:rFonts w:hint="eastAsia"/>
          <w:rtl/>
        </w:rPr>
        <w:t>ואת</w:t>
      </w:r>
      <w:r w:rsidRPr="000B2E42">
        <w:rPr>
          <w:rStyle w:val="affffc"/>
          <w:rtl/>
        </w:rPr>
        <w:t>"</w:t>
      </w:r>
      <w:r w:rsidRPr="000B2E42">
        <w:rPr>
          <w:rStyle w:val="affffc"/>
          <w:rFonts w:hint="eastAsia"/>
          <w:rtl/>
        </w:rPr>
        <w:t>ל</w:t>
      </w:r>
      <w:r w:rsidRPr="000B2E42">
        <w:rPr>
          <w:rStyle w:val="affffc"/>
          <w:rtl/>
        </w:rPr>
        <w:t xml:space="preserve"> </w:t>
      </w:r>
      <w:r w:rsidRPr="000B2E42">
        <w:rPr>
          <w:rStyle w:val="affffe"/>
          <w:rFonts w:hint="eastAsia"/>
          <w:rtl/>
        </w:rPr>
        <w:t>מחקן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eastAsia"/>
          <w:rtl/>
        </w:rPr>
        <w:t>בב</w:t>
      </w:r>
      <w:r w:rsidRPr="000B2E42">
        <w:rPr>
          <w:rStyle w:val="affffe"/>
          <w:rtl/>
        </w:rPr>
        <w:t xml:space="preserve">' </w:t>
      </w:r>
      <w:r w:rsidRPr="000B2E42">
        <w:rPr>
          <w:rStyle w:val="affffe"/>
          <w:rFonts w:hint="eastAsia"/>
          <w:rtl/>
        </w:rPr>
        <w:t>כוסות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eastAsia"/>
          <w:rtl/>
        </w:rPr>
        <w:t>וחזר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eastAsia"/>
          <w:rtl/>
        </w:rPr>
        <w:t>ועירבן</w:t>
      </w:r>
      <w:r w:rsidRPr="000B2E42">
        <w:rPr>
          <w:rStyle w:val="affffe"/>
          <w:rtl/>
        </w:rPr>
        <w:t xml:space="preserve">, </w:t>
      </w:r>
      <w:r w:rsidRPr="000B2E42">
        <w:rPr>
          <w:rStyle w:val="affffe"/>
          <w:rFonts w:hint="eastAsia"/>
          <w:rtl/>
        </w:rPr>
        <w:t>מהו</w:t>
      </w:r>
      <w:r w:rsidRPr="000B2E42">
        <w:rPr>
          <w:rStyle w:val="affffe"/>
          <w:rtl/>
        </w:rPr>
        <w:t>?</w:t>
      </w:r>
      <w:r w:rsidRPr="005E4537">
        <w:rPr>
          <w:rtl/>
        </w:rPr>
        <w:t xml:space="preserve"> </w:t>
      </w:r>
      <w:r w:rsidR="000B2E42" w:rsidRPr="000B2E42">
        <w:rPr>
          <w:rStyle w:val="afffff2"/>
          <w:rFonts w:hint="cs"/>
          <w:rtl/>
        </w:rPr>
        <w:t xml:space="preserve">אי </w:t>
      </w:r>
      <w:r w:rsidR="000B2E42">
        <w:rPr>
          <w:rStyle w:val="afffff2"/>
          <w:rFonts w:hint="cs"/>
          <w:rtl/>
        </w:rPr>
        <w:t xml:space="preserve">כ''א לא שתתה את שלה </w:t>
      </w:r>
    </w:p>
    <w:p w14:paraId="74AAD554" w14:textId="62331006" w:rsidR="00F07A5B" w:rsidRPr="00F07A5B" w:rsidRDefault="000B2E42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26E7A463" w14:textId="0B4F1A26" w:rsidR="00B93B58" w:rsidRPr="006F178A" w:rsidRDefault="00B93B58" w:rsidP="005E4537">
      <w:pPr>
        <w:rPr>
          <w:rtl/>
        </w:rPr>
      </w:pPr>
      <w:r w:rsidRPr="005E4537">
        <w:rPr>
          <w:rStyle w:val="affffc"/>
          <w:rFonts w:hint="cs"/>
          <w:rtl/>
        </w:rPr>
        <w:t>ואת</w:t>
      </w:r>
      <w:r w:rsidRPr="005E4537">
        <w:rPr>
          <w:rStyle w:val="affffc"/>
          <w:rtl/>
        </w:rPr>
        <w:t>"</w:t>
      </w:r>
      <w:r w:rsidRPr="005E4537">
        <w:rPr>
          <w:rStyle w:val="affffc"/>
          <w:rFonts w:hint="cs"/>
          <w:rtl/>
        </w:rPr>
        <w:t xml:space="preserve">ל </w:t>
      </w:r>
      <w:r w:rsidRPr="000B2E42">
        <w:rPr>
          <w:rStyle w:val="affffe"/>
          <w:rFonts w:hint="cs"/>
          <w:rtl/>
        </w:rPr>
        <w:t>חזר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cs"/>
          <w:rtl/>
        </w:rPr>
        <w:t>וחלקן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cs"/>
          <w:rtl/>
        </w:rPr>
        <w:t>מהו</w:t>
      </w:r>
      <w:r w:rsidRPr="000B2E42">
        <w:rPr>
          <w:rStyle w:val="affffe"/>
          <w:rtl/>
        </w:rPr>
        <w:t xml:space="preserve">? </w:t>
      </w:r>
      <w:r w:rsidR="000B2E42">
        <w:rPr>
          <w:rStyle w:val="affffe"/>
          <w:rFonts w:hint="cs"/>
          <w:rtl/>
        </w:rPr>
        <w:t xml:space="preserve">אי </w:t>
      </w:r>
      <w:r w:rsidRPr="000B2E42">
        <w:rPr>
          <w:rStyle w:val="affffe"/>
          <w:rFonts w:hint="cs"/>
          <w:rtl/>
        </w:rPr>
        <w:t>יש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Fonts w:hint="cs"/>
          <w:rtl/>
        </w:rPr>
        <w:t>ברירה</w:t>
      </w:r>
      <w:r w:rsidRPr="000B2E42">
        <w:rPr>
          <w:rStyle w:val="affffe"/>
          <w:rtl/>
        </w:rPr>
        <w:t xml:space="preserve"> </w:t>
      </w:r>
      <w:r w:rsidRPr="000B2E42">
        <w:rPr>
          <w:rStyle w:val="affffe"/>
          <w:rtl/>
        </w:rPr>
        <w:tab/>
      </w:r>
      <w:r w:rsidRPr="000B2E42">
        <w:rPr>
          <w:rStyle w:val="affffe"/>
          <w:rFonts w:hint="cs"/>
          <w:rtl/>
        </w:rPr>
        <w:t>תיקו</w:t>
      </w:r>
      <w:r w:rsidRPr="006F178A">
        <w:rPr>
          <w:rtl/>
        </w:rPr>
        <w:t>.</w:t>
      </w:r>
    </w:p>
    <w:p w14:paraId="6478FB3F" w14:textId="52E26AF8" w:rsidR="00F07A5B" w:rsidRPr="00F07A5B" w:rsidRDefault="000B2E42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ד. בעי רבא</w:t>
      </w:r>
      <w:r w:rsidR="00F07A5B" w:rsidRPr="00F07A5B">
        <w:rPr>
          <w:rFonts w:hint="cs"/>
          <w:rtl/>
        </w:rPr>
        <w:t>:</w:t>
      </w:r>
    </w:p>
    <w:p w14:paraId="1F9A2E60" w14:textId="44FB33E0" w:rsidR="00B93B58" w:rsidRPr="00225FF9" w:rsidRDefault="00B93B58" w:rsidP="00E24454">
      <w:pPr>
        <w:pStyle w:val="affffd"/>
        <w:jc w:val="both"/>
        <w:rPr>
          <w:rtl/>
        </w:rPr>
      </w:pPr>
      <w:r w:rsidRPr="00225FF9">
        <w:rPr>
          <w:rFonts w:hint="eastAsia"/>
          <w:rtl/>
        </w:rPr>
        <w:t>השקה</w:t>
      </w:r>
      <w:r w:rsidRPr="00225FF9">
        <w:rPr>
          <w:rtl/>
        </w:rPr>
        <w:t xml:space="preserve"> </w:t>
      </w:r>
      <w:r w:rsidRPr="00225FF9">
        <w:rPr>
          <w:rFonts w:hint="eastAsia"/>
          <w:rtl/>
        </w:rPr>
        <w:t>בסיב</w:t>
      </w:r>
      <w:r w:rsidRPr="00225FF9">
        <w:rPr>
          <w:rtl/>
        </w:rPr>
        <w:t xml:space="preserve">, </w:t>
      </w:r>
      <w:r w:rsidRPr="00225FF9">
        <w:rPr>
          <w:rFonts w:hint="eastAsia"/>
          <w:rtl/>
        </w:rPr>
        <w:t>בשפופרת</w:t>
      </w:r>
      <w:r w:rsidRPr="00225FF9">
        <w:rPr>
          <w:rtl/>
        </w:rPr>
        <w:t xml:space="preserve">, </w:t>
      </w:r>
      <w:r w:rsidRPr="00225FF9">
        <w:rPr>
          <w:rFonts w:hint="eastAsia"/>
          <w:rtl/>
        </w:rPr>
        <w:t>דרך</w:t>
      </w:r>
      <w:r w:rsidRPr="00225FF9">
        <w:rPr>
          <w:rtl/>
        </w:rPr>
        <w:t xml:space="preserve"> </w:t>
      </w:r>
      <w:r w:rsidRPr="00225FF9">
        <w:rPr>
          <w:rFonts w:hint="eastAsia"/>
          <w:rtl/>
        </w:rPr>
        <w:t>שתיה</w:t>
      </w:r>
      <w:r w:rsidRPr="00225FF9">
        <w:rPr>
          <w:rtl/>
        </w:rPr>
        <w:t xml:space="preserve"> </w:t>
      </w:r>
      <w:r w:rsidRPr="00225FF9">
        <w:rPr>
          <w:rFonts w:hint="eastAsia"/>
          <w:rtl/>
        </w:rPr>
        <w:t>בכך</w:t>
      </w:r>
      <w:r w:rsidRPr="00225FF9">
        <w:rPr>
          <w:rtl/>
        </w:rPr>
        <w:t xml:space="preserve">, </w:t>
      </w:r>
      <w:r w:rsidRPr="00225FF9">
        <w:rPr>
          <w:rFonts w:hint="eastAsia"/>
          <w:rtl/>
        </w:rPr>
        <w:t>או</w:t>
      </w:r>
      <w:r w:rsidRPr="00225FF9">
        <w:rPr>
          <w:rtl/>
        </w:rPr>
        <w:t xml:space="preserve"> </w:t>
      </w:r>
      <w:r w:rsidR="00CA30DE">
        <w:rPr>
          <w:rFonts w:hint="cs"/>
          <w:rtl/>
        </w:rPr>
        <w:t>לא</w:t>
      </w:r>
      <w:r w:rsidRPr="00225FF9">
        <w:rPr>
          <w:rtl/>
        </w:rPr>
        <w:t xml:space="preserve">? </w:t>
      </w:r>
      <w:r w:rsidRPr="0059138D">
        <w:rPr>
          <w:rFonts w:cs="BA Vilna Bold" w:hint="eastAsia"/>
          <w:rtl/>
        </w:rPr>
        <w:t>תיקו</w:t>
      </w:r>
      <w:r w:rsidRPr="00225FF9">
        <w:rPr>
          <w:rtl/>
        </w:rPr>
        <w:t>.</w:t>
      </w:r>
    </w:p>
    <w:p w14:paraId="3D1628E3" w14:textId="3AA135D3" w:rsidR="00F07A5B" w:rsidRPr="00F07A5B" w:rsidRDefault="000B2E42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ה. בעי ר''א</w:t>
      </w:r>
      <w:r w:rsidR="00F07A5B" w:rsidRPr="00F07A5B">
        <w:rPr>
          <w:rFonts w:hint="cs"/>
          <w:rtl/>
        </w:rPr>
        <w:t>:</w:t>
      </w:r>
    </w:p>
    <w:p w14:paraId="78F1EC7E" w14:textId="7C88DC04" w:rsidR="00B93B58" w:rsidRPr="006F178A" w:rsidRDefault="00B93B58" w:rsidP="00E24454">
      <w:pPr>
        <w:pStyle w:val="affffd"/>
        <w:jc w:val="both"/>
        <w:rPr>
          <w:rtl/>
        </w:rPr>
      </w:pPr>
      <w:r w:rsidRPr="006F178A">
        <w:rPr>
          <w:rFonts w:hint="cs"/>
          <w:rtl/>
        </w:rPr>
        <w:t>נשפכו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ונשתיירו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  <w:r w:rsidRPr="0059138D">
        <w:rPr>
          <w:rFonts w:cs="BA Vilna Bold" w:hint="cs"/>
          <w:rtl/>
        </w:rPr>
        <w:t>תיקו</w:t>
      </w:r>
      <w:r w:rsidRPr="006F178A">
        <w:rPr>
          <w:rtl/>
        </w:rPr>
        <w:t>.</w:t>
      </w:r>
    </w:p>
    <w:p w14:paraId="17B90A44" w14:textId="2B57ED9F" w:rsidR="00F07A5B" w:rsidRPr="00F07A5B" w:rsidRDefault="00B93B58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ז</w:t>
      </w:r>
      <w:r w:rsidRPr="00F07A5B">
        <w:rPr>
          <w:rtl/>
        </w:rPr>
        <w:t xml:space="preserve"> </w:t>
      </w:r>
      <w:r w:rsidR="00E8358C" w:rsidRPr="00F07A5B">
        <w:rPr>
          <w:rFonts w:hint="cs"/>
          <w:rtl/>
        </w:rPr>
        <w:t>מ</w:t>
      </w:r>
      <w:r w:rsidRPr="00F07A5B">
        <w:rPr>
          <w:rFonts w:hint="eastAsia"/>
          <w:rtl/>
        </w:rPr>
        <w:t>רב</w:t>
      </w:r>
      <w:r w:rsidR="00F07A5B" w:rsidRPr="00F07A5B">
        <w:rPr>
          <w:rtl/>
        </w:rPr>
        <w:t>:</w:t>
      </w:r>
    </w:p>
    <w:p w14:paraId="515413AA" w14:textId="162B5719" w:rsidR="000B2E42" w:rsidRDefault="00B93B58" w:rsidP="006C7D1C">
      <w:pPr>
        <w:pStyle w:val="affffd"/>
        <w:rPr>
          <w:rtl/>
        </w:rPr>
      </w:pPr>
      <w:r w:rsidRPr="00E8358C">
        <w:rPr>
          <w:rFonts w:hint="eastAsia"/>
          <w:rtl/>
        </w:rPr>
        <w:t>ב</w:t>
      </w:r>
      <w:r w:rsidRPr="00E8358C">
        <w:rPr>
          <w:rtl/>
        </w:rPr>
        <w:t xml:space="preserve">' </w:t>
      </w:r>
      <w:r w:rsidRPr="00E8358C">
        <w:rPr>
          <w:rFonts w:hint="eastAsia"/>
          <w:rtl/>
        </w:rPr>
        <w:t>שבועות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האמורות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בסוטה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אחת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קודם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שנמחקה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מגילה</w:t>
      </w:r>
      <w:r w:rsidRPr="00E8358C">
        <w:rPr>
          <w:rtl/>
        </w:rPr>
        <w:t xml:space="preserve">, </w:t>
      </w:r>
      <w:r w:rsidRPr="00E8358C">
        <w:rPr>
          <w:rFonts w:hint="eastAsia"/>
          <w:rtl/>
        </w:rPr>
        <w:t>ואחת</w:t>
      </w:r>
      <w:r w:rsidRPr="00E8358C">
        <w:rPr>
          <w:rtl/>
        </w:rPr>
        <w:t xml:space="preserve"> </w:t>
      </w:r>
      <w:r w:rsidRPr="00E8358C">
        <w:rPr>
          <w:rFonts w:hint="eastAsia"/>
          <w:rtl/>
        </w:rPr>
        <w:t>אח</w:t>
      </w:r>
      <w:r w:rsidR="000B2E42">
        <w:rPr>
          <w:rFonts w:hint="cs"/>
          <w:rtl/>
        </w:rPr>
        <w:t>"כ</w:t>
      </w:r>
    </w:p>
    <w:p w14:paraId="09B991F7" w14:textId="2A0AC2F4" w:rsidR="00F07A5B" w:rsidRPr="00F07A5B" w:rsidRDefault="000B2E42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54B1E4B5" w14:textId="30CB7E5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</w:t>
      </w:r>
      <w:r w:rsidRPr="006F178A">
        <w:rPr>
          <w:rtl/>
        </w:rPr>
        <w:t>.</w:t>
      </w:r>
      <w:r w:rsidR="000B2E42">
        <w:rPr>
          <w:rFonts w:hint="cs"/>
          <w:rtl/>
        </w:rPr>
        <w:t xml:space="preserve"> </w:t>
      </w:r>
      <w:r w:rsidR="000B2E42" w:rsidRPr="000B2E42">
        <w:rPr>
          <w:rStyle w:val="afffff2"/>
          <w:rFonts w:hint="cs"/>
          <w:rtl/>
        </w:rPr>
        <w:t>ושניהם קודם</w:t>
      </w:r>
    </w:p>
    <w:p w14:paraId="77FE0FE0" w14:textId="77777777" w:rsidR="00E4644A" w:rsidRPr="00255160" w:rsidRDefault="00E4644A" w:rsidP="00E4644A">
      <w:pPr>
        <w:jc w:val="center"/>
        <w:rPr>
          <w:del w:id="90082" w:author="מנוע עיצוב" w:date="2026-10-08T11:01:28Z"/>
          <w:rFonts w:ascii="BA • Vilna Light" w:hAnsi="BA • Vilna Light" w:cs="BA • Vilna Light"/>
          <w:rtl/>
        </w:rPr>
      </w:pPr>
      <w:del w:id="9008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43DDBD0D" w14:textId="77777777" w:rsidR="00E8358C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שבועה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</w:t>
      </w:r>
      <w:r w:rsidRPr="006F178A">
        <w:rPr>
          <w:rtl/>
        </w:rPr>
        <w:t xml:space="preserve">? </w:t>
      </w:r>
    </w:p>
    <w:p w14:paraId="3097E536" w14:textId="7F7BC264" w:rsidR="00F07A5B" w:rsidRPr="00F07A5B" w:rsidRDefault="00B93B58" w:rsidP="00E8358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ע מרב</w:t>
      </w:r>
      <w:r w:rsidR="00F07A5B" w:rsidRPr="00F07A5B">
        <w:rPr>
          <w:rtl/>
        </w:rPr>
        <w:t>:</w:t>
      </w:r>
    </w:p>
    <w:p w14:paraId="479FD04A" w14:textId="2F216E79" w:rsidR="00B93B58" w:rsidRPr="006F178A" w:rsidRDefault="00B93B58" w:rsidP="00B93B58">
      <w:pPr>
        <w:rPr>
          <w:rtl/>
        </w:rPr>
      </w:pPr>
      <w:r w:rsidRPr="00D9415E">
        <w:rPr>
          <w:rFonts w:cs="BA Vilna Bold" w:hint="cs"/>
          <w:rtl/>
        </w:rPr>
        <w:t>משביעני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יבואו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בך</w:t>
      </w:r>
      <w:r w:rsidRPr="006F178A">
        <w:rPr>
          <w:rtl/>
        </w:rPr>
        <w:t>.</w:t>
      </w:r>
    </w:p>
    <w:p w14:paraId="2FA3846A" w14:textId="517201A2" w:rsidR="00F07A5B" w:rsidRPr="00F07A5B" w:rsidRDefault="00B93B58" w:rsidP="00E8358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9068D3C" w14:textId="4E410682" w:rsidR="00B93B58" w:rsidRPr="000B2E42" w:rsidRDefault="00B93B58" w:rsidP="000B2E42">
      <w:pPr>
        <w:rPr>
          <w:spacing w:val="0"/>
          <w:rtl/>
        </w:rPr>
      </w:pPr>
      <w:r w:rsidRPr="000B2E42">
        <w:rPr>
          <w:rFonts w:hint="cs"/>
          <w:spacing w:val="0"/>
          <w:rtl/>
        </w:rPr>
        <w:t>אלה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לחודה</w:t>
      </w:r>
      <w:r w:rsidRPr="000B2E42">
        <w:rPr>
          <w:spacing w:val="0"/>
          <w:rtl/>
        </w:rPr>
        <w:t xml:space="preserve">, </w:t>
      </w:r>
      <w:r w:rsidRPr="000B2E42">
        <w:rPr>
          <w:rFonts w:hint="cs"/>
          <w:spacing w:val="0"/>
          <w:rtl/>
        </w:rPr>
        <w:t>ושבועה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לחודה משביעני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עליך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שאם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נטמאת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יבואו</w:t>
      </w:r>
      <w:r w:rsidRPr="000B2E42">
        <w:rPr>
          <w:spacing w:val="0"/>
          <w:rtl/>
        </w:rPr>
        <w:t xml:space="preserve"> </w:t>
      </w:r>
      <w:r w:rsidRPr="000B2E42">
        <w:rPr>
          <w:rFonts w:hint="cs"/>
          <w:spacing w:val="0"/>
          <w:rtl/>
        </w:rPr>
        <w:t>בך</w:t>
      </w:r>
      <w:r w:rsidRPr="000B2E42">
        <w:rPr>
          <w:spacing w:val="0"/>
          <w:rtl/>
        </w:rPr>
        <w:t>.</w:t>
      </w:r>
    </w:p>
    <w:p w14:paraId="549C7441" w14:textId="583ECE7A" w:rsidR="00F07A5B" w:rsidRPr="00F07A5B" w:rsidRDefault="00B93B58" w:rsidP="000B2E4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אשי</w:t>
      </w:r>
      <w:r w:rsidR="00F07A5B" w:rsidRPr="00F07A5B">
        <w:rPr>
          <w:rtl/>
        </w:rPr>
        <w:t>:</w:t>
      </w:r>
    </w:p>
    <w:p w14:paraId="6B651547" w14:textId="2F1BB285" w:rsidR="00B93B58" w:rsidRPr="006F178A" w:rsidRDefault="00B93B58" w:rsidP="00B93B58">
      <w:pPr>
        <w:rPr>
          <w:rtl/>
        </w:rPr>
      </w:pPr>
      <w:r w:rsidRPr="000B2E42">
        <w:rPr>
          <w:rFonts w:hint="cs"/>
          <w:spacing w:val="0"/>
          <w:rtl/>
        </w:rPr>
        <w:t>אלה</w:t>
      </w:r>
      <w:r w:rsidR="000B2E42" w:rsidRPr="000B2E42">
        <w:rPr>
          <w:rFonts w:hint="cs"/>
          <w:spacing w:val="0"/>
          <w:rtl/>
        </w:rPr>
        <w:t xml:space="preserve"> יש</w:t>
      </w:r>
      <w:r w:rsidRPr="000B2E42">
        <w:rPr>
          <w:spacing w:val="0"/>
          <w:rtl/>
        </w:rPr>
        <w:t xml:space="preserve">, </w:t>
      </w:r>
      <w:r w:rsidRPr="000B2E42">
        <w:rPr>
          <w:rFonts w:hint="cs"/>
          <w:spacing w:val="0"/>
          <w:rtl/>
        </w:rPr>
        <w:t>שבועה</w:t>
      </w:r>
      <w:r w:rsidRPr="000B2E42">
        <w:rPr>
          <w:spacing w:val="0"/>
          <w:rtl/>
        </w:rPr>
        <w:t xml:space="preserve"> </w:t>
      </w:r>
      <w:r w:rsidR="000B2E42" w:rsidRPr="000B2E42">
        <w:rPr>
          <w:rFonts w:hint="cs"/>
          <w:spacing w:val="0"/>
          <w:rtl/>
        </w:rPr>
        <w:t>אין</w:t>
      </w:r>
      <w:r w:rsidRPr="000B2E42">
        <w:rPr>
          <w:spacing w:val="0"/>
          <w:rtl/>
        </w:rPr>
        <w:t>!</w:t>
      </w:r>
      <w:r w:rsidRPr="000B2E42">
        <w:rPr>
          <w:rFonts w:hint="cs"/>
          <w:spacing w:val="0"/>
          <w:rtl/>
        </w:rPr>
        <w:t xml:space="preserve"> </w:t>
      </w:r>
      <w:r w:rsidRPr="000B2E42">
        <w:rPr>
          <w:rFonts w:hint="cs"/>
          <w:spacing w:val="2"/>
          <w:rtl/>
        </w:rPr>
        <w:t>משביעני</w:t>
      </w:r>
      <w:r w:rsidRPr="000B2E42">
        <w:rPr>
          <w:spacing w:val="2"/>
          <w:rtl/>
        </w:rPr>
        <w:t xml:space="preserve"> </w:t>
      </w:r>
      <w:r w:rsidRPr="000B2E42">
        <w:rPr>
          <w:rFonts w:hint="cs"/>
          <w:spacing w:val="2"/>
          <w:rtl/>
        </w:rPr>
        <w:t>שלא</w:t>
      </w:r>
      <w:r w:rsidRPr="000B2E42">
        <w:rPr>
          <w:spacing w:val="2"/>
          <w:rtl/>
        </w:rPr>
        <w:t xml:space="preserve"> </w:t>
      </w:r>
      <w:r w:rsidRPr="000B2E42">
        <w:rPr>
          <w:rFonts w:hint="cs"/>
          <w:spacing w:val="2"/>
          <w:rtl/>
        </w:rPr>
        <w:t>נטמאת</w:t>
      </w:r>
      <w:r w:rsidRPr="000B2E42">
        <w:rPr>
          <w:spacing w:val="2"/>
          <w:rtl/>
        </w:rPr>
        <w:t xml:space="preserve">, </w:t>
      </w:r>
      <w:r w:rsidRPr="000B2E42">
        <w:rPr>
          <w:rFonts w:hint="cs"/>
          <w:spacing w:val="2"/>
          <w:rtl/>
        </w:rPr>
        <w:t>ואם</w:t>
      </w:r>
      <w:r w:rsidRPr="000B2E42">
        <w:rPr>
          <w:spacing w:val="2"/>
          <w:rtl/>
        </w:rPr>
        <w:t xml:space="preserve"> </w:t>
      </w:r>
      <w:r w:rsidRPr="000B2E42">
        <w:rPr>
          <w:rFonts w:hint="cs"/>
          <w:spacing w:val="2"/>
          <w:rtl/>
        </w:rPr>
        <w:t>נטמאת</w:t>
      </w:r>
      <w:r w:rsidRPr="000B2E42">
        <w:rPr>
          <w:spacing w:val="2"/>
          <w:rtl/>
        </w:rPr>
        <w:t xml:space="preserve"> </w:t>
      </w:r>
      <w:r w:rsidRPr="000B2E42">
        <w:rPr>
          <w:rFonts w:hint="cs"/>
          <w:spacing w:val="2"/>
          <w:rtl/>
        </w:rPr>
        <w:t>יבואו</w:t>
      </w:r>
      <w:r w:rsidRPr="000B2E42">
        <w:rPr>
          <w:spacing w:val="2"/>
          <w:rtl/>
        </w:rPr>
        <w:t xml:space="preserve"> </w:t>
      </w:r>
      <w:r w:rsidRPr="000B2E42">
        <w:rPr>
          <w:rFonts w:hint="cs"/>
          <w:spacing w:val="2"/>
          <w:rtl/>
        </w:rPr>
        <w:t>בך</w:t>
      </w:r>
      <w:r w:rsidRPr="000B2E42">
        <w:rPr>
          <w:spacing w:val="2"/>
          <w:rtl/>
        </w:rPr>
        <w:t>.</w:t>
      </w:r>
    </w:p>
    <w:p w14:paraId="1FEE46DF" w14:textId="18417F34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1321991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יח:</w:t>
      </w:r>
    </w:p>
    <w:p w14:paraId="0AFA535C" w14:textId="77777777" w:rsidR="00B93B58" w:rsidRPr="00E24454" w:rsidRDefault="00B93B58" w:rsidP="00E24454">
      <w:pPr>
        <w:pStyle w:val="afffff"/>
        <w:framePr w:wrap="around"/>
        <w:rPr>
          <w:rtl/>
        </w:rPr>
      </w:pPr>
      <w:del w:id="20456" w:author="קלוד" w:date="2026-10-06T10:10:25Z">
        <w:r>
          <w:rPr>
            <w:rFonts w:hint="cs"/>
            <w:rtl/>
          </w:rPr>
          <w:delText xml:space="preserve">מתני</w:delText>
        </w:r>
      </w:del>
      <w:ins w:id="20457" w:author="קלוד" w:date="2026-10-06T10:10:25Z">
        <w:r>
          <w:rPr>
            <w:rFonts w:hint="cs"/>
            <w:rtl/>
          </w:rPr>
          <w:t xml:space="preserve">משנה ט</w:t>
        </w:r>
      </w:ins>
      <w:del w:id="20458" w:author="קלוד" w:date="2026-10-06T10:10:25Z">
        <w:r>
          <w:rPr>
            <w:rtl/>
          </w:rPr>
          <w:delText xml:space="preserve">'.</w:delText>
        </w:r>
      </w:del>
    </w:p>
    <w:p w14:paraId="405CA1A6" w14:textId="29DEAF32" w:rsidR="00B93B58" w:rsidRPr="006F178A" w:rsidRDefault="00B93B58" w:rsidP="000B2E42">
      <w:pPr>
        <w:pStyle w:val="afff5"/>
        <w:spacing w:before="120"/>
        <w:jc w:val="center"/>
        <w:rPr>
          <w:rtl/>
        </w:rPr>
        <w:pPrChange w:id="90013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>?</w:t>
      </w:r>
    </w:p>
    <w:p w14:paraId="3CB2441B" w14:textId="77777777" w:rsidR="00B93B58" w:rsidRPr="00E71C9A" w:rsidRDefault="00B93B58" w:rsidP="00B93B58">
      <w:pPr>
        <w:pStyle w:val="afff5"/>
        <w:rPr>
          <w:spacing w:val="2"/>
          <w:rtl/>
        </w:rPr>
      </w:pPr>
      <w:r w:rsidRPr="00E71C9A">
        <w:rPr>
          <w:rFonts w:hint="cs"/>
          <w:spacing w:val="2"/>
          <w:rtl/>
        </w:rPr>
        <w:t>אמן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על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האלה</w:t>
      </w:r>
      <w:r w:rsidRPr="00E71C9A">
        <w:rPr>
          <w:spacing w:val="2"/>
          <w:rtl/>
        </w:rPr>
        <w:t xml:space="preserve">, </w:t>
      </w:r>
      <w:r w:rsidRPr="00E71C9A">
        <w:rPr>
          <w:rFonts w:hint="cs"/>
          <w:spacing w:val="2"/>
          <w:rtl/>
        </w:rPr>
        <w:t>אמן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על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השבועה</w:t>
      </w:r>
      <w:r w:rsidRPr="00E71C9A">
        <w:rPr>
          <w:spacing w:val="2"/>
          <w:rtl/>
        </w:rPr>
        <w:t>;</w:t>
      </w:r>
      <w:r w:rsidRPr="00E71C9A">
        <w:rPr>
          <w:rFonts w:hint="cs"/>
          <w:spacing w:val="2"/>
          <w:rtl/>
        </w:rPr>
        <w:t xml:space="preserve"> אמן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מאיש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זה</w:t>
      </w:r>
      <w:r w:rsidRPr="00E71C9A">
        <w:rPr>
          <w:spacing w:val="2"/>
          <w:rtl/>
        </w:rPr>
        <w:t xml:space="preserve">, </w:t>
      </w:r>
      <w:r w:rsidRPr="00E71C9A">
        <w:rPr>
          <w:rFonts w:hint="cs"/>
          <w:spacing w:val="2"/>
          <w:rtl/>
        </w:rPr>
        <w:t>אמן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מאיש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אחר</w:t>
      </w:r>
      <w:r w:rsidRPr="00E71C9A">
        <w:rPr>
          <w:spacing w:val="2"/>
          <w:rtl/>
        </w:rPr>
        <w:t>;</w:t>
      </w:r>
    </w:p>
    <w:p w14:paraId="41E18A86" w14:textId="77777777" w:rsidR="000B2E42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שטיתי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ונשואה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וכנוסה</w:t>
      </w:r>
      <w:r w:rsidRPr="006F178A">
        <w:rPr>
          <w:rtl/>
        </w:rPr>
        <w:t xml:space="preserve">, </w:t>
      </w:r>
    </w:p>
    <w:p w14:paraId="1DEBA1BE" w14:textId="6097FD69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יבואו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Pr="006F178A">
        <w:rPr>
          <w:rtl/>
        </w:rPr>
        <w:t>;</w:t>
      </w:r>
    </w:p>
    <w:p w14:paraId="73A8B902" w14:textId="1BD45DDA" w:rsidR="00B93B58" w:rsidRPr="006F178A" w:rsidRDefault="00B93B58" w:rsidP="00B93B58">
      <w:pPr>
        <w:pStyle w:val="afff5"/>
        <w:rPr>
          <w:rtl/>
        </w:rPr>
      </w:pPr>
      <w:r w:rsidRPr="000B2E42">
        <w:rPr>
          <w:rStyle w:val="TanaimMishna"/>
          <w:rFonts w:hint="cs"/>
          <w:rtl/>
          <w:rPrChange w:id="20043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0B2E42">
        <w:rPr>
          <w:rStyle w:val="TanaimMishna"/>
          <w:rtl/>
          <w:rPrChange w:id="20044" w:author="קלוד" w:date="2026-10-06T10:10:25Z">
            <w:rPr>
              <w:rStyle w:val="affffc"/>
              <w:rtl/>
            </w:rPr>
          </w:rPrChange>
        </w:rPr>
        <w:t>"</w:t>
      </w:r>
      <w:r w:rsidRPr="000B2E42">
        <w:rPr>
          <w:rStyle w:val="TanaimMishna"/>
          <w:rFonts w:hint="cs"/>
          <w:rtl/>
          <w:rPrChange w:id="20045" w:author="קלוד" w:date="2026-10-06T10:10:25Z">
            <w:rPr>
              <w:rStyle w:val="affffc"/>
              <w:rFonts w:hint="cs"/>
              <w:rtl/>
            </w:rPr>
          </w:rPrChange>
        </w:rPr>
        <w:t>מ</w:t>
      </w:r>
      <w:r w:rsidRPr="000B2E42">
        <w:rPr>
          <w:rStyle w:val="TanaimMishna"/>
          <w:rtl/>
          <w:rPrChange w:id="20046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אטמא</w:t>
      </w:r>
      <w:r w:rsidRPr="006F178A">
        <w:rPr>
          <w:rtl/>
        </w:rPr>
        <w:t>.</w:t>
      </w:r>
    </w:p>
    <w:p w14:paraId="2ACE6A67" w14:textId="77777777" w:rsidR="00B93B58" w:rsidRPr="000B2E42" w:rsidRDefault="00B93B58" w:rsidP="00B93B58">
      <w:pPr>
        <w:pStyle w:val="afff5"/>
        <w:rPr>
          <w:spacing w:val="-2"/>
          <w:rtl/>
        </w:rPr>
      </w:pPr>
      <w:r w:rsidRPr="000B2E42">
        <w:rPr>
          <w:rFonts w:hint="cs"/>
          <w:spacing w:val="-2"/>
          <w:rtl/>
        </w:rPr>
        <w:t>הכל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שוין</w:t>
      </w:r>
      <w:r w:rsidRPr="000B2E42">
        <w:rPr>
          <w:spacing w:val="-2"/>
          <w:rtl/>
        </w:rPr>
        <w:t xml:space="preserve">, </w:t>
      </w:r>
      <w:r w:rsidRPr="000B2E42">
        <w:rPr>
          <w:rFonts w:hint="cs"/>
          <w:spacing w:val="-2"/>
          <w:rtl/>
        </w:rPr>
        <w:t>שאין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מתנה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עמה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לא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על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קודם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שתתארס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ולא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על</w:t>
      </w:r>
      <w:r w:rsidRPr="000B2E42">
        <w:rPr>
          <w:spacing w:val="-2"/>
          <w:rtl/>
        </w:rPr>
        <w:t xml:space="preserve"> </w:t>
      </w:r>
      <w:r w:rsidRPr="000B2E42">
        <w:rPr>
          <w:rFonts w:hint="cs"/>
          <w:spacing w:val="-2"/>
          <w:rtl/>
        </w:rPr>
        <w:t>אחר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שתתגרש</w:t>
      </w:r>
      <w:r w:rsidRPr="000B2E42">
        <w:rPr>
          <w:spacing w:val="-2"/>
          <w:rtl/>
        </w:rPr>
        <w:t xml:space="preserve">, </w:t>
      </w:r>
      <w:r w:rsidRPr="000B2E42">
        <w:rPr>
          <w:rFonts w:hint="eastAsia"/>
          <w:spacing w:val="-2"/>
          <w:rtl/>
        </w:rPr>
        <w:t>נסתרה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לאחד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ונטמאת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ואח</w:t>
      </w:r>
      <w:r w:rsidRPr="000B2E42">
        <w:rPr>
          <w:spacing w:val="-2"/>
          <w:rtl/>
        </w:rPr>
        <w:t>"</w:t>
      </w:r>
      <w:r w:rsidRPr="000B2E42">
        <w:rPr>
          <w:rFonts w:hint="eastAsia"/>
          <w:spacing w:val="-2"/>
          <w:rtl/>
        </w:rPr>
        <w:t>כ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החזירה</w:t>
      </w:r>
      <w:r w:rsidRPr="000B2E42">
        <w:rPr>
          <w:spacing w:val="-2"/>
          <w:rtl/>
        </w:rPr>
        <w:t xml:space="preserve"> - </w:t>
      </w:r>
      <w:r w:rsidRPr="000B2E42">
        <w:rPr>
          <w:rFonts w:hint="eastAsia"/>
          <w:spacing w:val="-2"/>
          <w:rtl/>
        </w:rPr>
        <w:t>לא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היה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מתנה</w:t>
      </w:r>
      <w:r w:rsidRPr="000B2E42">
        <w:rPr>
          <w:spacing w:val="-2"/>
          <w:rtl/>
        </w:rPr>
        <w:t xml:space="preserve"> </w:t>
      </w:r>
      <w:r w:rsidRPr="000B2E42">
        <w:rPr>
          <w:rFonts w:hint="eastAsia"/>
          <w:spacing w:val="-2"/>
          <w:rtl/>
        </w:rPr>
        <w:t>עמה</w:t>
      </w:r>
      <w:r w:rsidRPr="000B2E42">
        <w:rPr>
          <w:spacing w:val="-2"/>
          <w:rtl/>
        </w:rPr>
        <w:t>.</w:t>
      </w:r>
    </w:p>
    <w:p w14:paraId="4BD4C1D1" w14:textId="77777777" w:rsidR="00B93B58" w:rsidRPr="006F178A" w:rsidRDefault="00B93B58" w:rsidP="00B93B58">
      <w:pPr>
        <w:pStyle w:val="afff5"/>
        <w:rPr>
          <w:rtl/>
        </w:rPr>
      </w:pPr>
      <w:r w:rsidRPr="008511BB">
        <w:rPr>
          <w:rStyle w:val="TanaimMishna"/>
          <w:rFonts w:hint="cs"/>
          <w:rtl/>
          <w:rPrChange w:id="20047" w:author="קלוד" w:date="2026-10-06T10:10:25Z">
            <w:rPr>
              <w:rStyle w:val="affffc"/>
              <w:rFonts w:hint="cs"/>
              <w:rtl/>
            </w:rPr>
          </w:rPrChange>
        </w:rPr>
        <w:t>זה</w:t>
      </w:r>
      <w:r w:rsidRPr="008511BB">
        <w:rPr>
          <w:rStyle w:val="TanaimMishna"/>
          <w:rtl/>
          <w:rPrChange w:id="20048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511BB">
        <w:rPr>
          <w:rStyle w:val="TanaimMishna"/>
          <w:rFonts w:hint="cs"/>
          <w:rtl/>
          <w:rPrChange w:id="20049" w:author="קלוד" w:date="2026-10-06T10:10:25Z">
            <w:rPr>
              <w:rStyle w:val="affffc"/>
              <w:rFonts w:hint="cs"/>
              <w:rtl/>
            </w:rPr>
          </w:rPrChange>
        </w:rPr>
        <w:t>הכלל</w:t>
      </w:r>
      <w:r w:rsidRPr="008511BB">
        <w:rPr>
          <w:rStyle w:val="TanaimMishna"/>
          <w:rtl/>
          <w:rPrChange w:id="20050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>.</w:t>
      </w:r>
    </w:p>
    <w:p w14:paraId="3C1C44F2" w14:textId="27757686" w:rsidR="00B93B58" w:rsidRPr="006F178A" w:rsidRDefault="00E4644A" w:rsidP="00E4644A">
      <w:pPr>
        <w:pStyle w:val="affff5"/>
      </w:pPr>
      <w:r>
        <w:rPr>
          <w:rtl/>
        </w:rPr>
        <w:t>****</w:t>
      </w:r>
    </w:p>
    <w:p w14:paraId="487D4B38" w14:textId="716EC50D" w:rsidR="00F07A5B" w:rsidRPr="00F07A5B" w:rsidRDefault="00B93B58" w:rsidP="008511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המנונא</w:t>
      </w:r>
      <w:r w:rsidR="00F07A5B" w:rsidRPr="00F07A5B">
        <w:rPr>
          <w:rtl/>
        </w:rPr>
        <w:t>:</w:t>
      </w:r>
    </w:p>
    <w:p w14:paraId="238DBF79" w14:textId="1124B69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שזינתה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ליבמה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8511BB">
        <w:rPr>
          <w:rStyle w:val="affffc"/>
          <w:rFonts w:hint="cs"/>
          <w:rtl/>
        </w:rPr>
        <w:t>- מדתני</w:t>
      </w:r>
      <w:r w:rsidRPr="008511BB">
        <w:rPr>
          <w:rStyle w:val="affffc"/>
          <w:rtl/>
        </w:rPr>
        <w:t xml:space="preserve">: </w:t>
      </w:r>
      <w:r w:rsidRPr="0059138D">
        <w:rPr>
          <w:rFonts w:cs="BA Vilna Bold" w:hint="cs"/>
          <w:rtl/>
        </w:rPr>
        <w:t>שומרת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וכנוסה</w:t>
      </w:r>
      <w:r w:rsidRPr="006F178A">
        <w:rPr>
          <w:rtl/>
        </w:rPr>
        <w:t>;</w:t>
      </w:r>
    </w:p>
    <w:p w14:paraId="789327AF" w14:textId="771F8D6E" w:rsidR="00F07A5B" w:rsidRPr="00F07A5B" w:rsidRDefault="00B93B58" w:rsidP="008511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ויקשה</w:t>
      </w:r>
      <w:r w:rsidR="00F07A5B" w:rsidRPr="00F07A5B">
        <w:rPr>
          <w:rFonts w:hint="cs"/>
          <w:rtl/>
        </w:rPr>
        <w:t>:</w:t>
      </w:r>
    </w:p>
    <w:p w14:paraId="0FF74A58" w14:textId="09BB7C1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דבשלמא 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 אי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 xml:space="preserve">, </w:t>
      </w:r>
      <w:r w:rsidR="008511BB">
        <w:rPr>
          <w:rFonts w:hint="cs"/>
          <w:rtl/>
        </w:rPr>
        <w:t xml:space="preserve">איך מתנה? </w:t>
      </w:r>
      <w:r w:rsidRPr="008511BB">
        <w:rPr>
          <w:rStyle w:val="affffc"/>
          <w:rFonts w:hint="cs"/>
          <w:rtl/>
        </w:rPr>
        <w:t>והתנן</w:t>
      </w:r>
      <w:r w:rsidRPr="008511BB">
        <w:rPr>
          <w:rStyle w:val="affffc"/>
          <w:rtl/>
        </w:rPr>
        <w:t>,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>.</w:t>
      </w:r>
    </w:p>
    <w:p w14:paraId="30E7B2A1" w14:textId="5C716E2C" w:rsidR="00F07A5B" w:rsidRPr="00F07A5B" w:rsidRDefault="00B93B58" w:rsidP="008511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אמרי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במערבא</w:t>
      </w:r>
      <w:r w:rsidR="00F07A5B" w:rsidRPr="00F07A5B">
        <w:rPr>
          <w:rtl/>
        </w:rPr>
        <w:t>:</w:t>
      </w:r>
    </w:p>
    <w:p w14:paraId="1CEBCD17" w14:textId="4066556B" w:rsidR="00B93B58" w:rsidRPr="006F178A" w:rsidRDefault="008511BB" w:rsidP="00B93B58">
      <w:pPr>
        <w:rPr>
          <w:rtl/>
        </w:rPr>
      </w:pPr>
      <w:r>
        <w:rPr>
          <w:rFonts w:cs="BA Vilna Bold" w:hint="cs"/>
          <w:rtl/>
        </w:rPr>
        <w:t>אין הלכה</w:t>
      </w:r>
      <w:r w:rsidR="00B93B58" w:rsidRPr="008511BB">
        <w:rPr>
          <w:rFonts w:cs="BA Vilna Bold"/>
          <w:rtl/>
        </w:rPr>
        <w:t xml:space="preserve"> </w:t>
      </w:r>
      <w:r w:rsidR="00B93B58" w:rsidRPr="008511BB">
        <w:rPr>
          <w:rFonts w:cs="BA Vilna Bold" w:hint="cs"/>
          <w:rtl/>
        </w:rPr>
        <w:t>כרב</w:t>
      </w:r>
      <w:r w:rsidR="00B93B58" w:rsidRPr="008511BB">
        <w:rPr>
          <w:rFonts w:cs="BA Vilna Bold"/>
          <w:rtl/>
        </w:rPr>
        <w:t xml:space="preserve"> </w:t>
      </w:r>
      <w:r w:rsidR="00B93B58" w:rsidRPr="008511BB">
        <w:rPr>
          <w:rFonts w:cs="BA Vilna Bold" w:hint="cs"/>
          <w:rtl/>
        </w:rPr>
        <w:t>המנונא</w:t>
      </w:r>
      <w:r w:rsidR="00B93B58" w:rsidRPr="008511BB">
        <w:rPr>
          <w:rFonts w:cs="BA Vilna Bold"/>
          <w:rtl/>
        </w:rPr>
        <w:t>.</w:t>
      </w:r>
    </w:p>
    <w:p w14:paraId="335E45B4" w14:textId="3A13F225" w:rsidR="00F07A5B" w:rsidRPr="00F07A5B" w:rsidRDefault="008511BB" w:rsidP="008511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B93B58" w:rsidRPr="00F07A5B">
        <w:rPr>
          <w:rFonts w:hint="cs"/>
          <w:rtl/>
        </w:rPr>
        <w:t>הא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דתני</w:t>
      </w:r>
      <w:r w:rsidR="00F07A5B" w:rsidRPr="00F07A5B">
        <w:rPr>
          <w:rtl/>
        </w:rPr>
        <w:t>:</w:t>
      </w:r>
    </w:p>
    <w:p w14:paraId="1D27AAE6" w14:textId="43BC8C47" w:rsidR="00B93B58" w:rsidRPr="006F178A" w:rsidRDefault="00B93B58" w:rsidP="008511BB">
      <w:pPr>
        <w:spacing w:after="60"/>
        <w:rPr>
          <w:rtl/>
        </w:rPr>
      </w:pPr>
      <w:r w:rsidRPr="006F178A">
        <w:rPr>
          <w:rFonts w:hint="cs"/>
          <w:rtl/>
        </w:rPr>
        <w:t>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וכנוסה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</w:t>
      </w:r>
      <w:r>
        <w:rPr>
          <w:rStyle w:val="affffc"/>
          <w:rFonts w:hint="cs"/>
          <w:rtl/>
          <w:rPrChange w:id="9023" w:author="מנוע אמוראים" w:date="2026-10-05T16:41:03Z">
            <w:rPr>
              <w:rFonts w:hint="cs"/>
              <w:rtl/>
            </w:rPr>
          </w:rPrChange>
        </w:rPr>
        <w:t xml:space="preserve">כ</w:t>
      </w:r>
      <w:r>
        <w:rPr>
          <w:rStyle w:val="affffc"/>
          <w:rFonts w:hint="cs"/>
          <w:rtl/>
          <w:rPrChange w:id="9024" w:author="מנוע אמוראים" w:date="2026-10-05T16:41:03Z">
            <w:rPr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025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26" w:author="מנוע אמוראים" w:date="2026-10-05T16:41:03Z">
            <w:rPr>
              <w:rFonts w:hint="cs"/>
              <w:rtl/>
            </w:rPr>
          </w:rPrChange>
        </w:rPr>
        <w:t xml:space="preserve">ע</w:t>
      </w:r>
      <w:r>
        <w:rPr>
          <w:rFonts w:hint="cs"/>
          <w:rtl/>
        </w:rPr>
        <w:t xml:space="preserve"> דאין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קידושין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תופסין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בחייב</w:t>
      </w:r>
      <w:r w:rsidR="008511BB">
        <w:rPr>
          <w:rFonts w:hint="cs"/>
          <w:rtl/>
        </w:rPr>
        <w:t xml:space="preserve">"ל וכערווה. </w:t>
      </w:r>
    </w:p>
    <w:p w14:paraId="47C98027" w14:textId="096B591F" w:rsidR="00F07A5B" w:rsidRPr="00F07A5B" w:rsidRDefault="00B93B58" w:rsidP="008511BB">
      <w:pPr>
        <w:pStyle w:val="36"/>
        <w:framePr w:wrap="notBeside"/>
        <w:rPr>
          <w:rtl/>
        </w:rPr>
      </w:pPr>
      <w:r w:rsidRPr="00F07A5B">
        <w:rPr>
          <w:rtl/>
        </w:rPr>
        <w:t xml:space="preserve"> </w:t>
      </w:r>
      <w:r w:rsidRPr="00F07A5B">
        <w:rPr>
          <w:rFonts w:hint="cs"/>
          <w:rtl/>
        </w:rPr>
        <w:t>בעי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ירמיה</w:t>
      </w:r>
      <w:r w:rsidR="00F07A5B" w:rsidRPr="00F07A5B">
        <w:rPr>
          <w:rtl/>
        </w:rPr>
        <w:t>:</w:t>
      </w:r>
    </w:p>
    <w:p w14:paraId="15D3EE3B" w14:textId="42A4CFED" w:rsidR="00B93B58" w:rsidRPr="0059138D" w:rsidRDefault="00B93B58" w:rsidP="00B93B58">
      <w:pPr>
        <w:rPr>
          <w:rFonts w:cs="BA Vilna Bold"/>
          <w:rtl/>
        </w:rPr>
      </w:pPr>
      <w:r w:rsidRPr="008511BB">
        <w:rPr>
          <w:rtl/>
        </w:rPr>
        <w:t xml:space="preserve">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נישואין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הראשונים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נישואי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</w:p>
    <w:p w14:paraId="588BE1CD" w14:textId="77777777" w:rsidR="00F07A5B" w:rsidRPr="00F07A5B" w:rsidRDefault="00B93B58" w:rsidP="008511B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8511BB" w:rsidRPr="00F07A5B">
        <w:rPr>
          <w:rFonts w:hint="cs"/>
          <w:rtl/>
        </w:rPr>
        <w:t>: זה הכלל</w:t>
      </w:r>
      <w:r w:rsidR="00F07A5B" w:rsidRPr="00F07A5B">
        <w:rPr>
          <w:rtl/>
        </w:rPr>
        <w:t>:</w:t>
      </w:r>
    </w:p>
    <w:p w14:paraId="7E671B81" w14:textId="184635D5" w:rsidR="00B93B58" w:rsidRPr="008511BB" w:rsidRDefault="00B93B58" w:rsidP="00B93B58">
      <w:pPr>
        <w:rPr>
          <w:spacing w:val="0"/>
          <w:rtl/>
        </w:rPr>
      </w:pPr>
      <w:r w:rsidRPr="008511BB">
        <w:rPr>
          <w:rFonts w:hint="cs"/>
          <w:spacing w:val="0"/>
          <w:rtl/>
        </w:rPr>
        <w:t>כל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שתיבעל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ולא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ת</w:t>
      </w:r>
      <w:r w:rsidR="008511BB">
        <w:rPr>
          <w:rFonts w:hint="cs"/>
          <w:spacing w:val="0"/>
          <w:rtl/>
        </w:rPr>
        <w:t>אסר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לו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לא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היה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מתנה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עמה</w:t>
      </w:r>
      <w:r w:rsidRPr="008511BB">
        <w:rPr>
          <w:spacing w:val="0"/>
          <w:rtl/>
        </w:rPr>
        <w:t>;</w:t>
      </w:r>
      <w:r w:rsidRPr="008511BB">
        <w:rPr>
          <w:rFonts w:hint="cs"/>
          <w:spacing w:val="0"/>
          <w:rtl/>
        </w:rPr>
        <w:t xml:space="preserve"> </w:t>
      </w:r>
      <w:r w:rsidRPr="008511BB">
        <w:rPr>
          <w:rStyle w:val="afffff2"/>
          <w:rFonts w:hint="cs"/>
          <w:rtl/>
        </w:rPr>
        <w:t>הא</w:t>
      </w:r>
      <w:r w:rsidRPr="008511BB">
        <w:rPr>
          <w:rStyle w:val="afffff2"/>
          <w:rtl/>
        </w:rPr>
        <w:t xml:space="preserve"> </w:t>
      </w:r>
      <w:r w:rsidRPr="008511BB">
        <w:rPr>
          <w:rStyle w:val="afffff2"/>
          <w:rFonts w:hint="cs"/>
          <w:rtl/>
        </w:rPr>
        <w:t>אסירה</w:t>
      </w:r>
      <w:r w:rsidRPr="008511BB">
        <w:rPr>
          <w:rStyle w:val="afffff2"/>
          <w:rtl/>
        </w:rPr>
        <w:t xml:space="preserve"> </w:t>
      </w:r>
      <w:r w:rsidRPr="008511BB">
        <w:rPr>
          <w:rStyle w:val="afffff2"/>
          <w:rFonts w:hint="cs"/>
          <w:rtl/>
        </w:rPr>
        <w:t>מתנה</w:t>
      </w:r>
      <w:r w:rsidRPr="008511BB">
        <w:rPr>
          <w:rStyle w:val="afffff2"/>
          <w:rtl/>
        </w:rPr>
        <w:t>,</w:t>
      </w:r>
      <w:r w:rsidRPr="008511BB">
        <w:rPr>
          <w:spacing w:val="0"/>
          <w:rtl/>
        </w:rPr>
        <w:t xml:space="preserve"> </w:t>
      </w:r>
      <w:r w:rsidRPr="008511BB">
        <w:rPr>
          <w:rFonts w:hint="cs"/>
          <w:spacing w:val="0"/>
          <w:rtl/>
        </w:rPr>
        <w:t>ש</w:t>
      </w:r>
      <w:r w:rsidRPr="008511BB">
        <w:rPr>
          <w:spacing w:val="0"/>
          <w:rtl/>
        </w:rPr>
        <w:t>"</w:t>
      </w:r>
      <w:r w:rsidRPr="008511BB">
        <w:rPr>
          <w:rFonts w:hint="cs"/>
          <w:spacing w:val="0"/>
          <w:rtl/>
        </w:rPr>
        <w:t>מ</w:t>
      </w:r>
      <w:r w:rsidRPr="008511BB">
        <w:rPr>
          <w:spacing w:val="0"/>
          <w:rtl/>
        </w:rPr>
        <w:t>.</w:t>
      </w:r>
    </w:p>
    <w:p w14:paraId="54972E68" w14:textId="1410FB08" w:rsidR="00B93B58" w:rsidRPr="006F178A" w:rsidRDefault="00E4644A" w:rsidP="00E4644A">
      <w:pPr>
        <w:pStyle w:val="affff5"/>
        <w:rPr>
          <w:del w:id="90084" w:author="מנוע עיצוב" w:date="2026-10-08T11:01:28Z"/>
        </w:rPr>
      </w:pPr>
      <w:del w:id="90083" w:author="מנוע עיצוב" w:date="2026-10-08T11:01:28Z">
        <w:r>
          <w:rPr>
            <w:rtl/>
          </w:rPr>
          <w:delText xml:space="preserve">****</w:delText>
        </w:r>
      </w:del>
    </w:p>
    <w:p w14:paraId="46DC2013" w14:textId="77777777" w:rsidR="00B93B58" w:rsidRPr="006F178A" w:rsidRDefault="00B93B58" w:rsidP="005670C9">
      <w:pPr>
        <w:pStyle w:val="afffd"/>
        <w:rPr>
          <w:rtl/>
        </w:rPr>
      </w:pPr>
      <w:ins w:id="9832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ר</w:t>
      </w:r>
      <w:r w:rsidRPr="006F178A">
        <w:rPr>
          <w:rtl/>
        </w:rPr>
        <w:t>"</w:t>
      </w:r>
      <w:r w:rsidRPr="006F178A">
        <w:rPr>
          <w:rFonts w:hint="cs"/>
          <w:rtl/>
        </w:rPr>
        <w:t>מ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1E77BFFC" w14:textId="112D95B4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לא</w:t>
      </w:r>
      <w:r w:rsidRPr="00F07A5B">
        <w:rPr>
          <w:rtl/>
        </w:rPr>
        <w:t xml:space="preserve"> </w:t>
      </w:r>
      <w:r w:rsidR="00F1768A" w:rsidRPr="00F07A5B">
        <w:rPr>
          <w:rFonts w:hint="cs"/>
          <w:rtl/>
        </w:rPr>
        <w:t>כ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25B2A25E" w14:textId="096262DF" w:rsidR="00F1768A" w:rsidRDefault="00B93B58" w:rsidP="00B93B58">
      <w:pPr>
        <w:rPr>
          <w:rtl/>
        </w:rPr>
      </w:pP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אטמא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מעכשיו</w:t>
      </w:r>
      <w:r w:rsidRPr="006F178A">
        <w:rPr>
          <w:rtl/>
        </w:rPr>
        <w:t xml:space="preserve">, </w:t>
      </w:r>
    </w:p>
    <w:p w14:paraId="05C76002" w14:textId="06DB4A00" w:rsidR="00B93B58" w:rsidRPr="006F178A" w:rsidRDefault="00B93B58" w:rsidP="00F1768A">
      <w:pPr>
        <w:spacing w:after="60"/>
        <w:rPr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לכשתטמא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מערערין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>.</w:t>
      </w:r>
    </w:p>
    <w:p w14:paraId="4ECD0D16" w14:textId="2EAAA420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בעי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אשי</w:t>
      </w:r>
      <w:r w:rsidR="00F07A5B" w:rsidRPr="00F07A5B">
        <w:rPr>
          <w:rtl/>
        </w:rPr>
        <w:t>:</w:t>
      </w:r>
    </w:p>
    <w:p w14:paraId="4CBADDCE" w14:textId="730CD826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נישואין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האחרונים</w:t>
      </w:r>
      <w:r w:rsidRPr="006F178A">
        <w:rPr>
          <w:rtl/>
        </w:rPr>
        <w:t xml:space="preserve">? </w:t>
      </w:r>
      <w:r w:rsidR="00F1768A">
        <w:rPr>
          <w:rFonts w:hint="cs"/>
          <w:rtl/>
        </w:rPr>
        <w:t xml:space="preserve">עכשיו אינה אסורה </w:t>
      </w:r>
      <w:r w:rsidRPr="006F178A">
        <w:rPr>
          <w:rFonts w:hint="cs"/>
          <w:rtl/>
        </w:rPr>
        <w:t>פעמים שיגרשה ואח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כ יחזירה </w:t>
      </w:r>
    </w:p>
    <w:p w14:paraId="48433885" w14:textId="0AB554AA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7DC00B4" w14:textId="2B7BD265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שתתארס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שתתגרש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נסתרה</w:t>
      </w:r>
      <w:r w:rsidRPr="006F178A">
        <w:rPr>
          <w:rtl/>
        </w:rPr>
        <w:t xml:space="preserve"> </w:t>
      </w:r>
      <w:r w:rsidRPr="00225FF9">
        <w:rPr>
          <w:rFonts w:hint="eastAsia"/>
          <w:spacing w:val="-2"/>
          <w:rtl/>
        </w:rPr>
        <w:t>לאחד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ונטמאת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ואח</w:t>
      </w:r>
      <w:r w:rsidRPr="00225FF9">
        <w:rPr>
          <w:spacing w:val="-2"/>
          <w:rtl/>
        </w:rPr>
        <w:t>"</w:t>
      </w:r>
      <w:r w:rsidRPr="00225FF9">
        <w:rPr>
          <w:rFonts w:hint="eastAsia"/>
          <w:spacing w:val="-2"/>
          <w:rtl/>
        </w:rPr>
        <w:t>כ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יחזירנה</w:t>
      </w:r>
      <w:r w:rsidRPr="00225FF9">
        <w:rPr>
          <w:spacing w:val="-2"/>
          <w:rtl/>
        </w:rPr>
        <w:t xml:space="preserve"> - </w:t>
      </w:r>
      <w:r w:rsidRPr="00225FF9">
        <w:rPr>
          <w:rFonts w:hint="eastAsia"/>
          <w:spacing w:val="-2"/>
          <w:rtl/>
        </w:rPr>
        <w:t>לא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היה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מתנה</w:t>
      </w:r>
      <w:r w:rsidRPr="00225FF9">
        <w:rPr>
          <w:spacing w:val="-2"/>
          <w:rtl/>
        </w:rPr>
        <w:t xml:space="preserve">;  הא </w:t>
      </w:r>
      <w:r w:rsidRPr="00225FF9">
        <w:rPr>
          <w:rFonts w:hint="eastAsia"/>
          <w:spacing w:val="-2"/>
          <w:rtl/>
        </w:rPr>
        <w:t>יחזירנה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ותיטמא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ה</w:t>
      </w:r>
      <w:r w:rsidRPr="00225FF9">
        <w:rPr>
          <w:spacing w:val="-2"/>
          <w:rtl/>
        </w:rPr>
        <w:t>"</w:t>
      </w:r>
      <w:r w:rsidRPr="00225FF9">
        <w:rPr>
          <w:rFonts w:hint="eastAsia"/>
          <w:spacing w:val="-2"/>
          <w:rtl/>
        </w:rPr>
        <w:t>נ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דמתני</w:t>
      </w:r>
      <w:r w:rsidRPr="00225FF9">
        <w:rPr>
          <w:spacing w:val="-2"/>
          <w:rtl/>
        </w:rPr>
        <w:t xml:space="preserve">, </w:t>
      </w:r>
      <w:r w:rsidRPr="00225FF9">
        <w:rPr>
          <w:rFonts w:hint="eastAsia"/>
          <w:spacing w:val="-2"/>
          <w:rtl/>
        </w:rPr>
        <w:t>ש</w:t>
      </w:r>
      <w:r w:rsidRPr="00225FF9">
        <w:rPr>
          <w:spacing w:val="-2"/>
          <w:rtl/>
        </w:rPr>
        <w:t>"</w:t>
      </w:r>
      <w:r w:rsidRPr="00225FF9">
        <w:rPr>
          <w:rFonts w:hint="eastAsia"/>
          <w:spacing w:val="-2"/>
          <w:rtl/>
        </w:rPr>
        <w:t>מ</w:t>
      </w:r>
      <w:r w:rsidRPr="00225FF9">
        <w:rPr>
          <w:spacing w:val="-2"/>
          <w:rtl/>
        </w:rPr>
        <w:t>.</w:t>
      </w:r>
    </w:p>
    <w:p w14:paraId="77C1FC19" w14:textId="15DCDE48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E13BD34" w14:textId="55DC1943" w:rsidR="00B93B58" w:rsidRPr="006F178A" w:rsidRDefault="00B93B58" w:rsidP="00B93B58">
      <w:pPr>
        <w:rPr>
          <w:rtl/>
        </w:rPr>
      </w:pPr>
      <w:r w:rsidRPr="00F1768A">
        <w:rPr>
          <w:rtl/>
        </w:rPr>
        <w:t xml:space="preserve"> </w:t>
      </w:r>
      <w:r w:rsidRPr="003625F4">
        <w:rPr>
          <w:rStyle w:val="affff8"/>
          <w:rFonts w:hint="cs"/>
          <w:rtl/>
        </w:rPr>
        <w:t>'זאת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תורת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הקנאות'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>;</w:t>
      </w:r>
    </w:p>
    <w:p w14:paraId="2E2449CE" w14:textId="4E602EEF" w:rsidR="00F07A5B" w:rsidRPr="00F07A5B" w:rsidRDefault="00F1768A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</w:t>
      </w:r>
      <w:r w:rsidR="00F07A5B" w:rsidRPr="00F07A5B">
        <w:rPr>
          <w:rFonts w:hint="cs"/>
          <w:rtl/>
        </w:rPr>
        <w:t>:</w:t>
      </w:r>
    </w:p>
    <w:p w14:paraId="264E3621" w14:textId="67F14656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'זאת'</w:t>
      </w:r>
      <w:r w:rsidRPr="003625F4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>.</w:t>
      </w:r>
    </w:p>
    <w:p w14:paraId="6E797888" w14:textId="121170DD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217F5958" w14:textId="4130214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והעיד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נחוניא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שיחין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וקיבלנו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;</w:t>
      </w:r>
    </w:p>
    <w:p w14:paraId="5BE9DB47" w14:textId="6A15C667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וחכ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2D935824" w14:textId="4511EE2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>.</w:t>
      </w:r>
    </w:p>
    <w:p w14:paraId="2A0DE068" w14:textId="42485051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del w:id="41216" w:author="Claude" w:date="2026-10-07T09:24:33Z">
        <w:r>
          <w:rPr>
            <w:rtl/>
          </w:rPr>
          <w:delText xml:space="preserve"> </w:delText>
        </w:r>
      </w:del>
      <w:r w:rsidR="00F07A5B" w:rsidRPr="00F07A5B">
        <w:rPr>
          <w:rFonts w:hint="cs"/>
          <w:rtl/>
        </w:rPr>
        <w:t>:</w:t>
      </w:r>
    </w:p>
    <w:p w14:paraId="08A92862" w14:textId="358E2AD4" w:rsidR="00B93B58" w:rsidRPr="006F178A" w:rsidRDefault="00F1768A" w:rsidP="00B93B58">
      <w:pPr>
        <w:rPr>
          <w:rtl/>
        </w:rPr>
      </w:pPr>
      <w:r>
        <w:rPr>
          <w:rFonts w:hint="cs"/>
          <w:rtl/>
        </w:rPr>
        <w:t xml:space="preserve">גם </w:t>
      </w:r>
      <w:r w:rsidR="00B93B58" w:rsidRPr="006F178A">
        <w:rPr>
          <w:rFonts w:hint="cs"/>
          <w:rtl/>
        </w:rPr>
        <w:t>הכתיב</w:t>
      </w:r>
      <w:r w:rsidR="00B93B58" w:rsidRPr="006F178A">
        <w:rPr>
          <w:rtl/>
        </w:rPr>
        <w:t>: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'זאת'</w:t>
      </w:r>
      <w:r w:rsidR="00B93B58" w:rsidRPr="003625F4">
        <w:rPr>
          <w:rStyle w:val="affff8"/>
          <w:rtl/>
        </w:rPr>
        <w:t>!</w:t>
      </w:r>
    </w:p>
    <w:p w14:paraId="0E7A4C7C" w14:textId="47533295" w:rsidR="00F07A5B" w:rsidRPr="00F07A5B" w:rsidRDefault="00B93B58" w:rsidP="00F1768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5C7F0021" w14:textId="7166C401" w:rsidR="00B93B58" w:rsidRPr="006F178A" w:rsidRDefault="00B93B58" w:rsidP="00F1768A">
      <w:pPr>
        <w:spacing w:after="60"/>
        <w:rPr>
          <w:rtl/>
        </w:rPr>
      </w:pPr>
      <w:r w:rsidRPr="006F178A">
        <w:rPr>
          <w:rFonts w:hint="cs"/>
          <w:rtl/>
        </w:rPr>
        <w:t>בתראי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6F178A">
        <w:rPr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'תורת'</w:t>
      </w:r>
      <w:r w:rsidRPr="003625F4">
        <w:rPr>
          <w:rStyle w:val="affff8"/>
          <w:rtl/>
        </w:rPr>
        <w:t>!</w:t>
      </w:r>
    </w:p>
    <w:p w14:paraId="0F34EB9A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יט</w:t>
      </w:r>
      <w:r w:rsidRPr="006F178A">
        <w:rPr>
          <w:rFonts w:cs="FontbitDavid" w:hint="cs"/>
          <w:rtl/>
        </w:rPr>
        <w:t>.</w:t>
      </w:r>
    </w:p>
    <w:p w14:paraId="743ED225" w14:textId="6817AB75" w:rsidR="00F07A5B" w:rsidRPr="00F07A5B" w:rsidRDefault="00B93B58" w:rsidP="00E71C9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3711A0A" w14:textId="04D4D6BD" w:rsidR="00E71C9A" w:rsidRDefault="00B93B58" w:rsidP="00B93B58">
      <w:pPr>
        <w:rPr>
          <w:rtl/>
        </w:rPr>
      </w:pP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- </w:t>
      </w:r>
      <w:r w:rsidR="00E71C9A" w:rsidRPr="00E71C9A">
        <w:rPr>
          <w:rStyle w:val="affffc"/>
          <w:rFonts w:hint="cs"/>
          <w:rtl/>
        </w:rPr>
        <w:t>ל</w:t>
      </w:r>
      <w:r w:rsidRPr="00E71C9A">
        <w:rPr>
          <w:rStyle w:val="affffc"/>
          <w:rFonts w:hint="cs"/>
          <w:rtl/>
        </w:rPr>
        <w:t>כ</w:t>
      </w:r>
      <w:r w:rsidRPr="00E71C9A">
        <w:rPr>
          <w:rStyle w:val="affffc"/>
          <w:rtl/>
        </w:rPr>
        <w:t>"</w:t>
      </w:r>
      <w:r w:rsidRPr="00E71C9A">
        <w:rPr>
          <w:rStyle w:val="affffc"/>
          <w:rFonts w:hint="cs"/>
          <w:rtl/>
        </w:rPr>
        <w:t>ע</w:t>
      </w:r>
      <w:r w:rsidRPr="00E71C9A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ד'זאת'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6FE2501" w14:textId="77777777" w:rsidR="00E71C9A" w:rsidRDefault="00B93B58" w:rsidP="00B93B58">
      <w:pPr>
        <w:rPr>
          <w:rtl/>
        </w:rPr>
      </w:pPr>
      <w:r w:rsidRPr="00D9415E">
        <w:rPr>
          <w:rFonts w:cs="BA Vilna Bold" w:hint="cs"/>
          <w:rtl/>
        </w:rPr>
        <w:t>בשני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אנשים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ושני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בועלין</w:t>
      </w:r>
      <w:r w:rsidRPr="006F178A">
        <w:rPr>
          <w:rtl/>
        </w:rPr>
        <w:t xml:space="preserve"> </w:t>
      </w:r>
      <w:r w:rsidR="00E71C9A" w:rsidRPr="00E71C9A">
        <w:rPr>
          <w:rStyle w:val="affffc"/>
          <w:rFonts w:hint="cs"/>
          <w:rtl/>
        </w:rPr>
        <w:t>ל</w:t>
      </w:r>
      <w:r w:rsidRPr="00E71C9A">
        <w:rPr>
          <w:rStyle w:val="affffc"/>
          <w:rFonts w:hint="cs"/>
          <w:rtl/>
        </w:rPr>
        <w:t>כו</w:t>
      </w:r>
      <w:r w:rsidRPr="00E71C9A">
        <w:rPr>
          <w:rStyle w:val="affffc"/>
          <w:rtl/>
        </w:rPr>
        <w:t>"</w:t>
      </w:r>
      <w:r w:rsidRPr="00E71C9A">
        <w:rPr>
          <w:rStyle w:val="affffc"/>
          <w:rFonts w:hint="cs"/>
          <w:rtl/>
        </w:rPr>
        <w:t>ע</w:t>
      </w:r>
      <w:r w:rsidRPr="00E71C9A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ד'תורת'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3E8D0B9" w14:textId="77777777" w:rsidR="00E71C9A" w:rsidRDefault="00B93B58" w:rsidP="00B93B58">
      <w:pPr>
        <w:rPr>
          <w:rtl/>
        </w:rPr>
      </w:pP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בועלין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, </w:t>
      </w:r>
      <w:r w:rsidR="00E71C9A">
        <w:rPr>
          <w:rFonts w:hint="cs"/>
          <w:rtl/>
        </w:rPr>
        <w:t xml:space="preserve"> </w:t>
      </w:r>
    </w:p>
    <w:p w14:paraId="0476BCFD" w14:textId="77777777" w:rsidR="00F07A5B" w:rsidRPr="00F07A5B" w:rsidRDefault="00E71C9A" w:rsidP="00E71C9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חלקו</w:t>
      </w:r>
      <w:r w:rsidR="00F07A5B" w:rsidRPr="00F07A5B">
        <w:rPr>
          <w:rtl/>
        </w:rPr>
        <w:t>:</w:t>
      </w:r>
    </w:p>
    <w:p w14:paraId="1C8F7BF8" w14:textId="2910CC34" w:rsidR="00B93B58" w:rsidRPr="006F178A" w:rsidRDefault="00E71C9A" w:rsidP="00E71C9A">
      <w:pPr>
        <w:rPr>
          <w:rtl/>
        </w:rPr>
      </w:pPr>
      <w:r w:rsidRPr="00E71C9A">
        <w:rPr>
          <w:rStyle w:val="affffc"/>
          <w:rFonts w:hint="cs"/>
          <w:rtl/>
        </w:rPr>
        <w:t>ל</w:t>
      </w:r>
      <w:r w:rsidR="00B93B58" w:rsidRPr="00E71C9A">
        <w:rPr>
          <w:rStyle w:val="affffc"/>
          <w:rFonts w:hint="cs"/>
          <w:rtl/>
        </w:rPr>
        <w:t>ת</w:t>
      </w:r>
      <w:r w:rsidR="00B93B58" w:rsidRPr="00E71C9A">
        <w:rPr>
          <w:rStyle w:val="affffc"/>
          <w:rtl/>
        </w:rPr>
        <w:t>"</w:t>
      </w:r>
      <w:r w:rsidR="00B93B58" w:rsidRPr="00E71C9A">
        <w:rPr>
          <w:rStyle w:val="affffc"/>
          <w:rFonts w:hint="cs"/>
          <w:rtl/>
        </w:rPr>
        <w:t>ק</w:t>
      </w:r>
      <w:r>
        <w:rPr>
          <w:rStyle w:val="affffc"/>
          <w:rFonts w:hint="cs"/>
          <w:rtl/>
        </w:rPr>
        <w:t>: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'תורת'</w:t>
      </w:r>
      <w:r w:rsidR="00B93B58" w:rsidRPr="003625F4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לרבו</w:t>
      </w:r>
      <w:r>
        <w:rPr>
          <w:rFonts w:hint="cs"/>
          <w:rtl/>
        </w:rPr>
        <w:t>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כול</w:t>
      </w:r>
      <w:r>
        <w:rPr>
          <w:rFonts w:hint="cs"/>
          <w:rtl/>
        </w:rPr>
        <w:t>ם</w:t>
      </w:r>
      <w:r w:rsidR="00B93B58" w:rsidRPr="006F178A">
        <w:rPr>
          <w:rtl/>
        </w:rPr>
        <w:t xml:space="preserve">, </w:t>
      </w:r>
      <w:r w:rsidR="00B93B58" w:rsidRPr="0063694C">
        <w:rPr>
          <w:rStyle w:val="affff8"/>
          <w:rFonts w:hint="cs"/>
          <w:rtl/>
        </w:rPr>
        <w:t>'זאת'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למעט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ובועל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>;</w:t>
      </w:r>
    </w:p>
    <w:p w14:paraId="4793ACCA" w14:textId="1A8D2AA2" w:rsidR="00B93B58" w:rsidRPr="006F178A" w:rsidRDefault="00B93B58" w:rsidP="00B93B58">
      <w:pPr>
        <w:rPr>
          <w:rtl/>
        </w:rPr>
      </w:pPr>
      <w:r w:rsidRPr="00E71C9A">
        <w:rPr>
          <w:rStyle w:val="affffc"/>
          <w:rFonts w:hint="cs"/>
          <w:rtl/>
        </w:rPr>
        <w:t>רבנן</w:t>
      </w:r>
      <w:r w:rsidRPr="00E71C9A">
        <w:rPr>
          <w:rStyle w:val="affffc"/>
          <w:rtl/>
        </w:rPr>
        <w:t xml:space="preserve"> </w:t>
      </w:r>
      <w:r w:rsidR="00E71C9A">
        <w:rPr>
          <w:rStyle w:val="affffc"/>
          <w:rFonts w:hint="cs"/>
          <w:rtl/>
        </w:rPr>
        <w:t>ב</w:t>
      </w:r>
      <w:r w:rsidRPr="00E71C9A">
        <w:rPr>
          <w:rStyle w:val="affffc"/>
          <w:rFonts w:hint="cs"/>
          <w:rtl/>
        </w:rPr>
        <w:t>תראי</w:t>
      </w:r>
      <w:r w:rsidR="00E71C9A">
        <w:rPr>
          <w:rStyle w:val="affffc"/>
          <w:rFonts w:hint="cs"/>
          <w:rtl/>
        </w:rPr>
        <w:t>:</w:t>
      </w:r>
      <w:r w:rsidRPr="00E71C9A">
        <w:rPr>
          <w:rStyle w:val="affffc"/>
          <w:rtl/>
        </w:rPr>
        <w:t xml:space="preserve"> </w:t>
      </w:r>
      <w:r w:rsidRPr="003625F4">
        <w:rPr>
          <w:rStyle w:val="affff8"/>
          <w:rFonts w:hint="cs"/>
          <w:rtl/>
        </w:rPr>
        <w:t>'זאת'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="00E71C9A">
        <w:rPr>
          <w:rFonts w:hint="cs"/>
          <w:rtl/>
        </w:rPr>
        <w:t>הכל</w:t>
      </w:r>
      <w:r w:rsidRPr="006F178A">
        <w:rPr>
          <w:rtl/>
        </w:rPr>
        <w:t xml:space="preserve">, </w:t>
      </w:r>
      <w:r w:rsidRPr="0063694C">
        <w:rPr>
          <w:rStyle w:val="affff8"/>
          <w:rFonts w:hint="cs"/>
          <w:rtl/>
        </w:rPr>
        <w:t>'תורת'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לרבו</w:t>
      </w:r>
      <w:r w:rsidR="00E71C9A">
        <w:rPr>
          <w:rFonts w:hint="cs"/>
          <w:rtl/>
        </w:rPr>
        <w:t>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E71C9A">
        <w:rPr>
          <w:rFonts w:hint="cs"/>
          <w:rtl/>
        </w:rPr>
        <w:t>ב'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בועלין</w:t>
      </w:r>
    </w:p>
    <w:p w14:paraId="0758971B" w14:textId="49260230" w:rsidR="00B93B58" w:rsidRPr="00E71C9A" w:rsidRDefault="00B93B58" w:rsidP="00B93B58">
      <w:pPr>
        <w:rPr>
          <w:spacing w:val="2"/>
          <w:rtl/>
        </w:rPr>
      </w:pPr>
      <w:r w:rsidRPr="00E71C9A">
        <w:rPr>
          <w:rStyle w:val="affffc"/>
          <w:rFonts w:hint="cs"/>
          <w:spacing w:val="2"/>
          <w:rtl/>
        </w:rPr>
        <w:t>ור</w:t>
      </w:r>
      <w:r w:rsidRPr="00E71C9A">
        <w:rPr>
          <w:rStyle w:val="affffc"/>
          <w:spacing w:val="2"/>
          <w:rtl/>
        </w:rPr>
        <w:t>"</w:t>
      </w:r>
      <w:r w:rsidRPr="00E71C9A">
        <w:rPr>
          <w:rStyle w:val="affffc"/>
          <w:rFonts w:hint="cs"/>
          <w:spacing w:val="2"/>
          <w:rtl/>
        </w:rPr>
        <w:t>י</w:t>
      </w:r>
      <w:r w:rsidRPr="00E71C9A">
        <w:rPr>
          <w:rStyle w:val="affffc"/>
          <w:spacing w:val="2"/>
          <w:rtl/>
        </w:rPr>
        <w:t>:</w:t>
      </w:r>
      <w:r w:rsidRPr="00E71C9A">
        <w:rPr>
          <w:rStyle w:val="affffc"/>
          <w:rFonts w:hint="cs"/>
          <w:spacing w:val="2"/>
          <w:rtl/>
        </w:rPr>
        <w:t xml:space="preserve"> </w:t>
      </w:r>
      <w:r w:rsidRPr="00E71C9A">
        <w:rPr>
          <w:rStyle w:val="affff8"/>
          <w:rFonts w:hint="cs"/>
          <w:spacing w:val="2"/>
          <w:rtl/>
        </w:rPr>
        <w:t>'זאת'</w:t>
      </w:r>
      <w:r w:rsidRPr="00E71C9A">
        <w:rPr>
          <w:rStyle w:val="affff8"/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למעט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תרתי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איש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אחד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ובועל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אחד</w:t>
      </w:r>
      <w:r w:rsidRPr="00E71C9A">
        <w:rPr>
          <w:spacing w:val="2"/>
          <w:rtl/>
        </w:rPr>
        <w:t xml:space="preserve">, </w:t>
      </w:r>
      <w:r w:rsidRPr="00E71C9A">
        <w:rPr>
          <w:rFonts w:hint="cs"/>
          <w:spacing w:val="2"/>
          <w:rtl/>
        </w:rPr>
        <w:t>איש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אחד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ושני</w:t>
      </w:r>
      <w:r w:rsidRPr="00E71C9A">
        <w:rPr>
          <w:spacing w:val="2"/>
          <w:rtl/>
        </w:rPr>
        <w:t xml:space="preserve"> </w:t>
      </w:r>
      <w:r w:rsidRPr="00E71C9A">
        <w:rPr>
          <w:rFonts w:hint="cs"/>
          <w:spacing w:val="2"/>
          <w:rtl/>
        </w:rPr>
        <w:t>בועלין</w:t>
      </w:r>
      <w:r w:rsidRPr="00E71C9A">
        <w:rPr>
          <w:spacing w:val="2"/>
          <w:rtl/>
        </w:rPr>
        <w:t>;</w:t>
      </w:r>
    </w:p>
    <w:p w14:paraId="6CA9927D" w14:textId="4EE3B1A0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'תורת'</w:t>
      </w:r>
      <w:r w:rsidRPr="0063694C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לרבו</w:t>
      </w:r>
      <w:r w:rsidR="00E71C9A">
        <w:rPr>
          <w:rFonts w:hint="cs"/>
          <w:rtl/>
        </w:rPr>
        <w:t>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תרתי</w:t>
      </w:r>
      <w:r w:rsidRPr="006F178A">
        <w:rPr>
          <w:rtl/>
        </w:rPr>
        <w:t xml:space="preserve"> </w:t>
      </w:r>
      <w:r w:rsidR="00E71C9A">
        <w:rPr>
          <w:rFonts w:hint="cs"/>
          <w:rtl/>
        </w:rPr>
        <w:t>ב'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, </w:t>
      </w:r>
      <w:r w:rsidR="00E71C9A">
        <w:rPr>
          <w:rFonts w:hint="cs"/>
          <w:rtl/>
        </w:rPr>
        <w:t>ב'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בועלין</w:t>
      </w:r>
      <w:r w:rsidRPr="006F178A">
        <w:rPr>
          <w:rtl/>
        </w:rPr>
        <w:t>.</w:t>
      </w:r>
    </w:p>
    <w:p w14:paraId="4065C1A4" w14:textId="0D9CF18A" w:rsidR="00B93B58" w:rsidRPr="006F178A" w:rsidRDefault="00E4644A" w:rsidP="00E4644A">
      <w:pPr>
        <w:pStyle w:val="affff5"/>
        <w:rPr>
          <w:del w:id="90086" w:author="מנוע עיצוב" w:date="2026-10-08T11:01:28Z"/>
          <w:rtl/>
        </w:rPr>
      </w:pPr>
      <w:del w:id="90085" w:author="מנוע עיצוב" w:date="2026-10-08T11:01:28Z">
        <w:r>
          <w:rPr>
            <w:rtl/>
          </w:rPr>
          <w:delText xml:space="preserve">****</w:delText>
        </w:r>
      </w:del>
    </w:p>
    <w:p w14:paraId="04B3F8B5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720"/>
          <w:titlePg/>
          <w:bidi/>
          <w:rtlGutter/>
          <w:docGrid w:linePitch="360"/>
        </w:sectPr>
        <w:pPrChange w:id="91290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720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היה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מביא</w:t>
      </w:r>
      <w:r w:rsidRPr="0059138D">
        <w:rPr>
          <w:rFonts w:cs="BA Vilna Bold"/>
          <w:bCs w:val="0"/>
          <w:sz w:val="20"/>
          <w:rtl/>
        </w:rPr>
        <w:t>.</w:t>
      </w:r>
    </w:p>
    <w:p w14:paraId="0758D8BA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</w:pPr>
    </w:p>
    <w:p w14:paraId="767F080C" w14:textId="77777777" w:rsidR="00B93B58" w:rsidRPr="006F178A" w:rsidRDefault="00B93B58" w:rsidP="00B93B58">
      <w:r w:rsidRPr="006F178A">
        <w:br w:type="page"/>
      </w:r>
    </w:p>
    <w:p w14:paraId="0264A235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50" w:author="Claude" w:date="2026-10-07T09:24:33Z"/>
          <w:sz w:val="20"/>
          <w:rtl/>
        </w:rPr>
      </w:pPr>
      <w:del w:id="41249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שלישי  </w:delText>
        </w:r>
      </w:del>
    </w:p>
    <w:p w14:paraId="69AF89D1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52" w:author="Claude" w:date="2026-10-07T09:24:33Z"/>
          <w:sz w:val="20"/>
          <w:rtl/>
        </w:rPr>
      </w:pPr>
      <w:del w:id="41251" w:author="Claude" w:date="2026-10-07T09:24:33Z">
        <w:r w:rsidRPr="006F178A">
          <w:rPr>
            <w:rFonts w:hint="cs"/>
            <w:sz w:val="20"/>
            <w:rtl/>
          </w:rPr>
          <w:delText xml:space="preserve">היה נוטל</w:delText>
        </w:r>
      </w:del>
    </w:p>
    <w:p w14:paraId="0E470A79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 xml:space="preserve">יט. כג: </w:t>
      </w:r>
    </w:p>
    <w:p>
      <w:pPr>
        <w:pStyle w:val="PetichatPerek"/>
        <w:rPr>
          <w:ins w:id="41248" w:author="Claude" w:date="2026-10-07T09:24:33Z"/>
        </w:rPr>
      </w:pPr>
      <w:ins w:id="41247" w:author="Claude" w:date="2026-10-07T09:24:33Z">
        <w:r>
          <w:rPr>
            <w:rFonts w:hint="cs"/>
            <w:sz w:val="20"/>
            <w:rtl/>
          </w:rPr>
          <w:t xml:space="preserve">פרק שלישי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היה נוטל</w:t>
        </w:r>
      </w:ins>
    </w:p>
    <w:p w14:paraId="56696B85" w14:textId="77777777" w:rsidR="00B93B58" w:rsidRPr="00181B70" w:rsidRDefault="00B93B58" w:rsidP="00E24454">
      <w:pPr>
        <w:pStyle w:val="afffff"/>
        <w:framePr w:wrap="around"/>
        <w:rPr>
          <w:rtl/>
        </w:rPr>
      </w:pPr>
      <w:del w:id="20459" w:author="קלוד" w:date="2026-10-06T10:10:25Z">
        <w:r>
          <w:rPr>
            <w:rFonts w:hint="cs"/>
            <w:rtl/>
          </w:rPr>
          <w:delText xml:space="preserve">מתני</w:delText>
        </w:r>
      </w:del>
      <w:ins w:id="20460" w:author="קלוד" w:date="2026-10-06T10:10:25Z">
        <w:r>
          <w:rPr>
            <w:rFonts w:hint="cs"/>
            <w:rtl/>
          </w:rPr>
          <w:t xml:space="preserve">משנה א</w:t>
        </w:r>
      </w:ins>
      <w:del w:id="20461" w:author="קלוד" w:date="2026-10-06T10:10:25Z">
        <w:r>
          <w:rPr>
            <w:rtl/>
          </w:rPr>
          <w:delText xml:space="preserve">'.</w:delText>
        </w:r>
      </w:del>
    </w:p>
    <w:p w14:paraId="254EA390" w14:textId="77777777" w:rsidR="00B93B58" w:rsidRPr="006F178A" w:rsidRDefault="00B93B58" w:rsidP="00B93B58">
      <w:pPr>
        <w:pStyle w:val="afff5"/>
        <w:spacing w:before="120"/>
        <w:rPr>
          <w:rtl/>
        </w:rPr>
        <w:pPrChange w:id="90014" w:author="קלוד" w:date="2026-10-08T12:08:16Z">
          <w:pPr>
            <w:pStyle w:val="afff5"/>
          </w:pPr>
        </w:pPrChange>
      </w:pP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כפיפה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ונותנה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ונותנה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מתחתיה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ומניפה</w:t>
      </w:r>
      <w:r w:rsidRPr="006F178A">
        <w:rPr>
          <w:rtl/>
        </w:rPr>
        <w:t>.</w:t>
      </w:r>
    </w:p>
    <w:p w14:paraId="54E58169" w14:textId="77777777" w:rsidR="00B93B58" w:rsidRPr="006F178A" w:rsidRDefault="00B93B58" w:rsidP="00532029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>הניף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והגיש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והקטיר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לכהנים</w:t>
      </w:r>
      <w:r w:rsidRPr="006F178A">
        <w:rPr>
          <w:rtl/>
        </w:rPr>
        <w:t>.</w:t>
      </w:r>
    </w:p>
    <w:p w14:paraId="03A27888" w14:textId="7B1E112C" w:rsidR="00B93B58" w:rsidRPr="006F178A" w:rsidRDefault="00532029" w:rsidP="00B93B58">
      <w:pPr>
        <w:pStyle w:val="afff5"/>
        <w:rPr>
          <w:rtl/>
        </w:rPr>
      </w:pPr>
      <w:r w:rsidRPr="00532029">
        <w:rPr>
          <w:rStyle w:val="TanaimMishna"/>
          <w:rFonts w:hint="cs"/>
          <w:rtl/>
          <w:rPrChange w:id="20051" w:author="קלוד" w:date="2026-10-06T10:10:25Z">
            <w:rPr>
              <w:rStyle w:val="affffc"/>
              <w:rFonts w:hint="cs"/>
              <w:rtl/>
            </w:rPr>
          </w:rPrChange>
        </w:rPr>
        <w:t>ת''ק:</w:t>
      </w:r>
      <w:r w:rsidRPr="00532029">
        <w:rPr>
          <w:rStyle w:val="TanaimMishna"/>
          <w:rFonts w:hint="cs"/>
          <w:rPrChange w:id="20052" w:author="קלוד" w:date="2026-10-06T10:10:25Z">
            <w:rPr>
              <w:rStyle w:val="affffc"/>
              <w:rFonts w:hint="cs"/>
            </w:rPr>
          </w:rPrChange>
        </w:rPr>
        <w:t xml:space="preserve"> </w:t>
      </w:r>
      <w:r w:rsidR="00B93B58" w:rsidRPr="006F178A">
        <w:rPr>
          <w:rFonts w:hint="cs"/>
          <w:rtl/>
        </w:rPr>
        <w:t>משקה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ואח</w:t>
      </w:r>
      <w:r>
        <w:rPr>
          <w:rFonts w:hint="cs"/>
          <w:rtl/>
        </w:rPr>
        <w:t>"כ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מקריב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מנחתה</w:t>
      </w:r>
      <w:r w:rsidR="00B93B58" w:rsidRPr="006F178A">
        <w:rPr>
          <w:rtl/>
        </w:rPr>
        <w:t>;</w:t>
      </w:r>
    </w:p>
    <w:p w14:paraId="0AF6B5A7" w14:textId="4E63F662" w:rsidR="00B93B58" w:rsidRPr="006F178A" w:rsidRDefault="00B93B58" w:rsidP="00B93B58">
      <w:pPr>
        <w:pStyle w:val="afff5"/>
        <w:rPr>
          <w:rtl/>
        </w:rPr>
      </w:pPr>
      <w:r w:rsidRPr="00532029">
        <w:rPr>
          <w:rStyle w:val="TanaimMishna"/>
          <w:rFonts w:hint="cs"/>
          <w:rtl/>
          <w:rPrChange w:id="20053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532029">
        <w:rPr>
          <w:rStyle w:val="TanaimMishna"/>
          <w:rFonts w:hint="cs"/>
          <w:rtl/>
          <w:rPrChange w:id="20054" w:author="קלוד" w:date="2026-10-06T10:10:25Z">
            <w:rPr>
              <w:rStyle w:val="affffc"/>
              <w:rFonts w:hint="cs"/>
              <w:rtl/>
            </w:rPr>
          </w:rPrChange>
        </w:rPr>
        <w:t>"ש</w:t>
      </w:r>
      <w:r w:rsidRPr="00532029">
        <w:rPr>
          <w:rStyle w:val="TanaimMishna"/>
          <w:rtl/>
          <w:rPrChange w:id="20055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משקה</w:t>
      </w:r>
      <w:r w:rsidRPr="006F178A">
        <w:rPr>
          <w:rtl/>
        </w:rPr>
        <w:t xml:space="preserve">, </w:t>
      </w:r>
      <w:r w:rsidRPr="00532029">
        <w:rPr>
          <w:rStyle w:val="TanaimMishna"/>
          <w:rFonts w:hint="cs"/>
          <w:rtl/>
          <w:rPrChange w:id="20056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="00532029">
        <w:rPr>
          <w:rStyle w:val="TanaimMishna"/>
          <w:rFonts w:hint="cs"/>
          <w:rtl/>
          <w:rPrChange w:id="20057" w:author="קלוד" w:date="2026-10-06T10:10:25Z">
            <w:rPr>
              <w:rStyle w:val="affffc"/>
              <w:rFonts w:hint="cs"/>
              <w:rtl/>
            </w:rPr>
          </w:rPrChange>
        </w:rPr>
        <w:t>'</w:t>
      </w:r>
      <w:r w:rsidRPr="00532029">
        <w:rPr>
          <w:rStyle w:val="TanaimMishna"/>
          <w:rtl/>
          <w:rPrChange w:id="20058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532029">
        <w:rPr>
          <w:rStyle w:val="affff8"/>
          <w:rFonts w:hint="cs"/>
          <w:rtl/>
        </w:rPr>
        <w:t>ואחר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ישקה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את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האשה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את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המים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</w:t>
      </w:r>
      <w:r w:rsidR="00532029">
        <w:rPr>
          <w:rFonts w:hint="cs"/>
          <w:rtl/>
        </w:rPr>
        <w:t>ח"כ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כשרה</w:t>
      </w:r>
      <w:r w:rsidRPr="006F178A">
        <w:rPr>
          <w:rtl/>
        </w:rPr>
        <w:t>.</w:t>
      </w:r>
    </w:p>
    <w:p w14:paraId="35A37CA5" w14:textId="45E23E96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C20402A" w14:textId="41869300" w:rsidR="00F07A5B" w:rsidRPr="00F07A5B" w:rsidRDefault="00B93B58" w:rsidP="00532029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א לר</w:t>
      </w:r>
      <w:r w:rsidR="00532029" w:rsidRPr="00F07A5B">
        <w:rPr>
          <w:rFonts w:hint="cs"/>
          <w:rtl/>
        </w:rPr>
        <w:t>י''א</w:t>
      </w:r>
      <w:r w:rsidR="00F07A5B" w:rsidRPr="00F07A5B">
        <w:rPr>
          <w:rFonts w:hint="cs"/>
          <w:rtl/>
        </w:rPr>
        <w:t>:</w:t>
      </w:r>
    </w:p>
    <w:p w14:paraId="5BF18986" w14:textId="5A3CDE12" w:rsidR="00B93B58" w:rsidRPr="006F178A" w:rsidRDefault="00B93B58" w:rsidP="00B93B58">
      <w:pPr>
        <w:rPr>
          <w:rtl/>
        </w:rPr>
      </w:pPr>
      <w:r w:rsidRPr="00D9415E">
        <w:rPr>
          <w:rFonts w:cs="BA Vilna Bold" w:hint="cs"/>
          <w:rtl/>
        </w:rPr>
        <w:t>מנחת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סוטה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שטעונה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תנופה</w:t>
      </w:r>
      <w:r w:rsidRPr="006F178A">
        <w:rPr>
          <w:rFonts w:hint="cs"/>
          <w:rtl/>
        </w:rPr>
        <w:t xml:space="preserve">- </w:t>
      </w:r>
      <w:r w:rsidRPr="003215F9">
        <w:rPr>
          <w:rStyle w:val="affff8"/>
          <w:rFonts w:hint="cs"/>
          <w:rtl/>
        </w:rPr>
        <w:t>ד'והניף'</w:t>
      </w:r>
      <w:r w:rsidRPr="003215F9">
        <w:rPr>
          <w:rStyle w:val="affff8"/>
          <w:rtl/>
        </w:rPr>
        <w:t xml:space="preserve"> </w:t>
      </w:r>
    </w:p>
    <w:p w14:paraId="5C35D3BD" w14:textId="00C2AE4C" w:rsidR="00B93B58" w:rsidRPr="00532029" w:rsidRDefault="00B93B58" w:rsidP="00532029">
      <w:pPr>
        <w:rPr>
          <w:rtl/>
        </w:rPr>
      </w:pPr>
      <w:r w:rsidRPr="00D9415E">
        <w:rPr>
          <w:rFonts w:cs="BA Vilna Bold" w:hint="cs"/>
          <w:rtl/>
        </w:rPr>
        <w:t>בבעלים</w:t>
      </w:r>
      <w:r w:rsidRPr="00532029">
        <w:rPr>
          <w:rtl/>
        </w:rPr>
        <w:t xml:space="preserve"> </w:t>
      </w:r>
      <w:r w:rsidRPr="00532029">
        <w:rPr>
          <w:rFonts w:hint="cs"/>
          <w:rtl/>
        </w:rPr>
        <w:t xml:space="preserve">- </w:t>
      </w:r>
      <w:r w:rsidRPr="00532029">
        <w:rPr>
          <w:rStyle w:val="affff8"/>
          <w:rFonts w:hint="cs"/>
          <w:rtl/>
        </w:rPr>
        <w:t>יד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יד</w:t>
      </w:r>
      <w:r w:rsidRPr="00532029">
        <w:rPr>
          <w:rtl/>
        </w:rPr>
        <w:t xml:space="preserve"> </w:t>
      </w:r>
      <w:r w:rsidRPr="00532029">
        <w:rPr>
          <w:rFonts w:hint="cs"/>
          <w:rtl/>
        </w:rPr>
        <w:t>משלמים</w:t>
      </w:r>
      <w:r w:rsidRPr="00532029">
        <w:rPr>
          <w:rtl/>
        </w:rPr>
        <w:t xml:space="preserve">, </w:t>
      </w:r>
    </w:p>
    <w:p w14:paraId="25088E49" w14:textId="7FC4949C" w:rsidR="00B93B58" w:rsidRPr="006F178A" w:rsidRDefault="00532029" w:rsidP="005670C9">
      <w:pPr>
        <w:pStyle w:val="afffd"/>
        <w:rPr>
          <w:rtl/>
        </w:rPr>
      </w:pPr>
      <w:ins w:id="9834" w:author="מספור קטעי משנה" w:date="2026-10-06T06:45:52Z">
        <w:r>
          <w:rPr>
            <w:rStyle w:val="MisparKeta"/>
          </w:rPr>
          <w:t xml:space="preserve">ב. </w:t>
        </w:r>
      </w:ins>
      <w:r>
        <w:rPr>
          <w:rFonts w:hint="cs"/>
          <w:rtl/>
        </w:rPr>
        <w:t>ה</w:t>
      </w:r>
      <w:r w:rsidR="00B93B58" w:rsidRPr="006F178A">
        <w:rPr>
          <w:rFonts w:hint="cs"/>
          <w:rtl/>
        </w:rPr>
        <w:t>ניף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והגיש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קמץ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וכו</w:t>
      </w:r>
      <w:r w:rsidR="00B93B58" w:rsidRPr="006F178A">
        <w:rPr>
          <w:rtl/>
        </w:rPr>
        <w:t>';</w:t>
      </w:r>
    </w:p>
    <w:p w14:paraId="3E48D411" w14:textId="5315B491" w:rsidR="00F07A5B" w:rsidRPr="00F07A5B" w:rsidRDefault="00B93B58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101334E8" w14:textId="2C4A6D1E" w:rsidR="00B93B58" w:rsidRPr="006F178A" w:rsidRDefault="00B93B58" w:rsidP="00532029">
      <w:pPr>
        <w:rPr>
          <w:rtl/>
        </w:rPr>
      </w:pPr>
      <w:r w:rsidRPr="006F178A">
        <w:rPr>
          <w:rFonts w:hint="cs"/>
          <w:rtl/>
        </w:rPr>
        <w:t>סדר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מנחות</w:t>
      </w:r>
      <w:r w:rsidR="00532029">
        <w:rPr>
          <w:rFonts w:hint="cs"/>
          <w:rtl/>
        </w:rPr>
        <w:t xml:space="preserve">: </w:t>
      </w:r>
      <w:r w:rsidRPr="006F178A">
        <w:rPr>
          <w:rFonts w:hint="cs"/>
          <w:rtl/>
        </w:rPr>
        <w:t>הניף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והגיש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והקטיר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ובהשקאה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גופה</w:t>
      </w:r>
      <w:r w:rsidRPr="006F178A">
        <w:rPr>
          <w:rtl/>
        </w:rPr>
        <w:t xml:space="preserve"> </w:t>
      </w:r>
      <w:r w:rsidR="00532029" w:rsidRPr="00532029">
        <w:rPr>
          <w:rStyle w:val="affffc"/>
          <w:rFonts w:hint="cs"/>
          <w:rtl/>
        </w:rPr>
        <w:t>לרבנן</w:t>
      </w:r>
      <w:r w:rsidRPr="00532029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, </w:t>
      </w:r>
    </w:p>
    <w:p w14:paraId="4BE162A6" w14:textId="225621BA" w:rsidR="00B93B58" w:rsidRPr="006F178A" w:rsidRDefault="00532029" w:rsidP="00532029">
      <w:pPr>
        <w:ind w:left="678" w:firstLine="113"/>
        <w:rPr>
          <w:rtl/>
        </w:rPr>
      </w:pPr>
      <w:r>
        <w:rPr>
          <w:rStyle w:val="affffc"/>
          <w:rFonts w:hint="cs"/>
          <w:rtl/>
        </w:rPr>
        <w:t xml:space="preserve">  </w:t>
      </w:r>
      <w:r w:rsidR="00B93B58" w:rsidRPr="00532029">
        <w:rPr>
          <w:rStyle w:val="affffc"/>
          <w:rFonts w:hint="cs"/>
          <w:rtl/>
        </w:rPr>
        <w:t>ו</w:t>
      </w:r>
      <w:r w:rsidRPr="00532029">
        <w:rPr>
          <w:rStyle w:val="affffc"/>
          <w:rFonts w:hint="cs"/>
          <w:rtl/>
        </w:rPr>
        <w:t>ל</w:t>
      </w:r>
      <w:r w:rsidR="00B93B58" w:rsidRPr="00532029">
        <w:rPr>
          <w:rStyle w:val="affffc"/>
          <w:rFonts w:hint="cs"/>
          <w:rtl/>
        </w:rPr>
        <w:t>ר</w:t>
      </w:r>
      <w:r w:rsidR="00B93B58" w:rsidRPr="00532029">
        <w:rPr>
          <w:rStyle w:val="affffc"/>
          <w:rtl/>
        </w:rPr>
        <w:t>"</w:t>
      </w:r>
      <w:r w:rsidR="00B93B58" w:rsidRPr="00532029">
        <w:rPr>
          <w:rStyle w:val="affffc"/>
          <w:rFonts w:hint="cs"/>
          <w:rtl/>
        </w:rPr>
        <w:t>ש</w:t>
      </w:r>
      <w:r w:rsidR="00B93B58" w:rsidRPr="00532029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מקריב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ואח''כ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משקה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3625F4">
        <w:rPr>
          <w:rStyle w:val="affff8"/>
          <w:rtl/>
        </w:rPr>
        <w:t>'</w:t>
      </w:r>
      <w:r w:rsidR="00B93B58" w:rsidRPr="003625F4">
        <w:rPr>
          <w:rStyle w:val="affff8"/>
          <w:rFonts w:hint="cs"/>
          <w:rtl/>
        </w:rPr>
        <w:t>ואחר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ישקה</w:t>
      </w:r>
      <w:r w:rsidR="00B93B58" w:rsidRPr="003625F4">
        <w:rPr>
          <w:rStyle w:val="affff8"/>
          <w:rtl/>
        </w:rPr>
        <w:t>'.</w:t>
      </w:r>
    </w:p>
    <w:p w14:paraId="20926741" w14:textId="607BE1C5" w:rsidR="00B93B58" w:rsidRPr="006F178A" w:rsidRDefault="00E4644A" w:rsidP="00E4644A">
      <w:pPr>
        <w:pStyle w:val="affff5"/>
        <w:rPr>
          <w:del w:id="90088" w:author="מנוע עיצוב" w:date="2026-10-08T11:01:28Z"/>
          <w:rtl/>
        </w:rPr>
      </w:pPr>
      <w:del w:id="90087" w:author="מנוע עיצוב" w:date="2026-10-08T11:01:28Z">
        <w:r>
          <w:rPr>
            <w:rtl/>
          </w:rPr>
          <w:delText xml:space="preserve">****</w:delText>
        </w:r>
      </w:del>
    </w:p>
    <w:p w14:paraId="2B8FE023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יט:</w:t>
      </w:r>
    </w:p>
    <w:p w14:paraId="431670D1" w14:textId="235F56AE" w:rsidR="00532029" w:rsidRPr="002A2DEB" w:rsidRDefault="00B93B58" w:rsidP="002A2DEB">
      <w:pPr>
        <w:pStyle w:val="afffd"/>
        <w:rPr>
          <w:rStyle w:val="affffc"/>
          <w:szCs w:val="18"/>
          <w:rtl/>
        </w:rPr>
      </w:pPr>
      <w:ins w:id="9835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כשרה</w:t>
      </w:r>
      <w:r w:rsidRPr="006F178A">
        <w:rPr>
          <w:rtl/>
        </w:rPr>
        <w:t>.</w:t>
      </w:r>
    </w:p>
    <w:p w14:paraId="0FAA1692" w14:textId="28B8D90E" w:rsidR="00F07A5B" w:rsidRPr="00F07A5B" w:rsidRDefault="002A2DEB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'והשקה'     </w:t>
      </w:r>
      <w:r w:rsidR="00B93B58" w:rsidRPr="00F07A5B">
        <w:rPr>
          <w:rFonts w:hint="cs"/>
          <w:rtl/>
        </w:rPr>
        <w:t>לר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2A48AC08" w14:textId="0AFC648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נמחקה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מערערין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ומשקין</w:t>
      </w:r>
      <w:r w:rsidRPr="006F178A">
        <w:rPr>
          <w:rtl/>
        </w:rPr>
        <w:t xml:space="preserve"> </w:t>
      </w:r>
      <w:r w:rsidR="00532029">
        <w:rPr>
          <w:rFonts w:hint="cs"/>
          <w:rtl/>
        </w:rPr>
        <w:t>בע''כ</w:t>
      </w:r>
    </w:p>
    <w:p w14:paraId="60778EE0" w14:textId="7D74D3B4" w:rsidR="00F07A5B" w:rsidRPr="00F07A5B" w:rsidRDefault="00B93B58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8C5A480" w14:textId="0B308C00" w:rsidR="00532029" w:rsidRDefault="00B93B58" w:rsidP="002A2DEB">
      <w:pPr>
        <w:spacing w:after="60"/>
        <w:rPr>
          <w:rFonts w:cs="BA Vilna Bold"/>
          <w:rtl/>
        </w:rPr>
      </w:pPr>
      <w:r w:rsidRPr="003625F4">
        <w:rPr>
          <w:rStyle w:val="affff8"/>
          <w:rFonts w:hint="cs"/>
          <w:rtl/>
        </w:rPr>
        <w:t>'ואחר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ישקה</w:t>
      </w:r>
      <w:r w:rsidRPr="003625F4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האמורין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למעלה</w:t>
      </w:r>
      <w:r w:rsidRPr="006F178A">
        <w:rPr>
          <w:rtl/>
        </w:rPr>
        <w:t xml:space="preserve">, </w:t>
      </w:r>
    </w:p>
    <w:p w14:paraId="454F6CE7" w14:textId="657B03BE" w:rsidR="00532029" w:rsidRDefault="00B93B58" w:rsidP="00532029">
      <w:pPr>
        <w:jc w:val="center"/>
        <w:rPr>
          <w:rtl/>
        </w:rPr>
      </w:pPr>
      <w:r w:rsidRPr="0059138D">
        <w:rPr>
          <w:rFonts w:cs="BA Vilna Bold" w:hint="cs"/>
          <w:rtl/>
        </w:rPr>
        <w:t>ג</w:t>
      </w:r>
      <w:r w:rsidRPr="0059138D">
        <w:rPr>
          <w:rFonts w:cs="BA Vilna Bold"/>
          <w:rtl/>
        </w:rPr>
        <w:t xml:space="preserve">' </w:t>
      </w:r>
      <w:r w:rsidRPr="0059138D">
        <w:rPr>
          <w:rFonts w:cs="BA Vilna Bold" w:hint="cs"/>
          <w:rtl/>
        </w:rPr>
        <w:t>דברים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מעכבין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בה</w:t>
      </w:r>
      <w:r w:rsidRPr="006F178A">
        <w:rPr>
          <w:rtl/>
        </w:rPr>
        <w:t>:</w:t>
      </w:r>
    </w:p>
    <w:p w14:paraId="2EA1AC67" w14:textId="15DD7794" w:rsidR="00B93B58" w:rsidRPr="006F178A" w:rsidRDefault="00532029" w:rsidP="00B93B58">
      <w:pPr>
        <w:rPr>
          <w:rtl/>
        </w:rPr>
      </w:pPr>
      <w:r w:rsidRPr="00D9415E">
        <w:rPr>
          <w:rFonts w:cs="BA Vilna Bold" w:hint="cs"/>
          <w:rtl/>
        </w:rPr>
        <w:t>שי</w:t>
      </w:r>
      <w:r w:rsidR="00B93B58" w:rsidRPr="00D9415E">
        <w:rPr>
          <w:rFonts w:cs="BA Vilna Bold" w:hint="cs"/>
          <w:rtl/>
        </w:rPr>
        <w:t>קרב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הקומץ</w:t>
      </w:r>
      <w:r w:rsidR="00B93B58" w:rsidRPr="00D9415E">
        <w:rPr>
          <w:rFonts w:cs="BA Vilna Bold"/>
          <w:rtl/>
        </w:rPr>
        <w:t xml:space="preserve">, </w:t>
      </w:r>
      <w:r w:rsidR="00B93B58" w:rsidRPr="00532029">
        <w:rPr>
          <w:rStyle w:val="affffc"/>
          <w:rFonts w:hint="cs"/>
          <w:rtl/>
        </w:rPr>
        <w:t>ר</w:t>
      </w:r>
      <w:r w:rsidR="00B93B58" w:rsidRPr="00532029">
        <w:rPr>
          <w:rStyle w:val="affffc"/>
          <w:rtl/>
        </w:rPr>
        <w:t>"</w:t>
      </w:r>
      <w:r w:rsidR="00B93B58" w:rsidRPr="00532029">
        <w:rPr>
          <w:rStyle w:val="affffc"/>
          <w:rFonts w:hint="cs"/>
          <w:rtl/>
        </w:rPr>
        <w:t>ש</w:t>
      </w:r>
      <w:r w:rsidR="00B93B58" w:rsidRPr="00532029">
        <w:rPr>
          <w:rStyle w:val="affffc"/>
          <w:rtl/>
        </w:rPr>
        <w:t xml:space="preserve"> </w:t>
      </w:r>
      <w:r w:rsidR="00B93B58" w:rsidRPr="00532029">
        <w:rPr>
          <w:rStyle w:val="affffc"/>
          <w:rFonts w:hint="cs"/>
          <w:rtl/>
        </w:rPr>
        <w:t>ל</w:t>
      </w:r>
      <w:r w:rsidRPr="00532029">
        <w:rPr>
          <w:rStyle w:val="affffc"/>
          <w:rFonts w:hint="cs"/>
          <w:rtl/>
        </w:rPr>
        <w:t>שיטתו</w:t>
      </w:r>
      <w:r w:rsidR="00B93B58" w:rsidRPr="006F178A">
        <w:rPr>
          <w:rtl/>
        </w:rPr>
        <w:t xml:space="preserve">: </w:t>
      </w: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מקריב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מנחתה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ואח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כ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משקה</w:t>
      </w:r>
      <w:r w:rsidR="00B93B58" w:rsidRPr="006F178A">
        <w:rPr>
          <w:rtl/>
        </w:rPr>
        <w:t>.</w:t>
      </w:r>
    </w:p>
    <w:p w14:paraId="0B5FB740" w14:textId="5E2FDFF7" w:rsidR="00B93B58" w:rsidRPr="006F178A" w:rsidRDefault="00532029" w:rsidP="00B93B58">
      <w:pPr>
        <w:rPr>
          <w:rtl/>
        </w:rPr>
      </w:pPr>
      <w:r w:rsidRPr="00D9415E">
        <w:rPr>
          <w:rFonts w:cs="BA Vilna Bold" w:hint="cs"/>
          <w:rtl/>
        </w:rPr>
        <w:t>שנ</w:t>
      </w:r>
      <w:r w:rsidR="00B93B58" w:rsidRPr="00D9415E">
        <w:rPr>
          <w:rFonts w:cs="BA Vilna Bold" w:hint="cs"/>
          <w:rtl/>
        </w:rPr>
        <w:t>מחקה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מגילה</w:t>
      </w:r>
      <w:r w:rsidR="00B93B58" w:rsidRPr="00D9415E">
        <w:rPr>
          <w:rFonts w:cs="BA Vilna Bold"/>
          <w:rtl/>
        </w:rPr>
        <w:t>,</w:t>
      </w:r>
      <w:r w:rsidR="00B93B58" w:rsidRPr="006F178A">
        <w:rPr>
          <w:rFonts w:hint="cs"/>
          <w:rtl/>
        </w:rPr>
        <w:t>- לשרישומו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ניכר</w:t>
      </w:r>
      <w:r w:rsidR="00B93B58" w:rsidRPr="006F178A">
        <w:rPr>
          <w:rtl/>
        </w:rPr>
        <w:t>.</w:t>
      </w:r>
    </w:p>
    <w:p w14:paraId="6176CE23" w14:textId="0F26F8D1" w:rsidR="00B93B58" w:rsidRPr="006F178A" w:rsidRDefault="00532029" w:rsidP="00532029">
      <w:pPr>
        <w:spacing w:after="60"/>
        <w:rPr>
          <w:rtl/>
        </w:rPr>
      </w:pPr>
      <w:r w:rsidRPr="00D9415E">
        <w:rPr>
          <w:rFonts w:cs="BA Vilna Bold" w:hint="cs"/>
          <w:rtl/>
        </w:rPr>
        <w:t>ש</w:t>
      </w:r>
      <w:r w:rsidR="00B93B58" w:rsidRPr="00D9415E">
        <w:rPr>
          <w:rFonts w:cs="BA Vilna Bold" w:hint="cs"/>
          <w:rtl/>
        </w:rPr>
        <w:t>תקבל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עליה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שבועה</w:t>
      </w:r>
      <w:r w:rsidR="00B93B58" w:rsidRPr="00D9415E">
        <w:rPr>
          <w:rFonts w:cs="BA Vilna Bold"/>
          <w:rtl/>
        </w:rPr>
        <w:t xml:space="preserve">,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שתיא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אבל כתבי  ואף ד</w:t>
      </w:r>
      <w:r w:rsidR="00B93B58" w:rsidRPr="006F178A">
        <w:rPr>
          <w:rFonts w:hint="cs"/>
          <w:rtl/>
        </w:rPr>
        <w:t>מגילת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סוטה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שכתבה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קודם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שתקבל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שבועה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כלום</w:t>
      </w:r>
      <w:r w:rsidR="00B93B58" w:rsidRPr="006F178A">
        <w:rPr>
          <w:rtl/>
        </w:rPr>
        <w:t>!</w:t>
      </w:r>
      <w:r>
        <w:rPr>
          <w:rFonts w:hint="cs"/>
          <w:rtl/>
        </w:rPr>
        <w:t xml:space="preserve">-    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נסבה</w:t>
      </w:r>
      <w:r w:rsidR="00B93B58" w:rsidRPr="006F178A">
        <w:rPr>
          <w:rtl/>
        </w:rPr>
        <w:t>.</w:t>
      </w:r>
    </w:p>
    <w:p w14:paraId="5473F689" w14:textId="77777777" w:rsidR="00F07A5B" w:rsidRPr="00F07A5B" w:rsidRDefault="00532029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71781799" w14:textId="65B10E06" w:rsidR="00532029" w:rsidRDefault="00532029" w:rsidP="00B93B58">
      <w:pPr>
        <w:rPr>
          <w:rtl/>
        </w:rPr>
      </w:pPr>
      <w:r>
        <w:rPr>
          <w:rFonts w:hint="cs"/>
          <w:rtl/>
        </w:rPr>
        <w:t>דג'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קראי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כתיבי</w:t>
      </w:r>
      <w:r w:rsidR="00B93B58" w:rsidRPr="006F178A">
        <w:rPr>
          <w:rtl/>
        </w:rPr>
        <w:t xml:space="preserve">, </w:t>
      </w:r>
      <w:r w:rsidR="00B93B58" w:rsidRPr="00532029">
        <w:rPr>
          <w:rStyle w:val="affff8"/>
          <w:rFonts w:hint="cs"/>
          <w:rtl/>
        </w:rPr>
        <w:t>והשקה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קמא</w:t>
      </w:r>
      <w:r>
        <w:rPr>
          <w:rFonts w:hint="cs"/>
          <w:rtl/>
        </w:rPr>
        <w:t>,</w:t>
      </w:r>
      <w:r w:rsidR="00B93B58" w:rsidRPr="006F178A">
        <w:rPr>
          <w:rtl/>
        </w:rPr>
        <w:t xml:space="preserve"> </w:t>
      </w:r>
      <w:r w:rsidR="00B93B58" w:rsidRPr="00532029">
        <w:rPr>
          <w:rStyle w:val="affff8"/>
          <w:rFonts w:hint="cs"/>
          <w:rtl/>
        </w:rPr>
        <w:t>ואחר</w:t>
      </w:r>
      <w:r w:rsidR="00B93B58" w:rsidRPr="00532029">
        <w:rPr>
          <w:rStyle w:val="affff8"/>
          <w:rtl/>
        </w:rPr>
        <w:t xml:space="preserve"> </w:t>
      </w:r>
      <w:r w:rsidR="00B93B58" w:rsidRPr="00532029">
        <w:rPr>
          <w:rStyle w:val="affff8"/>
          <w:rFonts w:hint="cs"/>
          <w:rtl/>
        </w:rPr>
        <w:t>ישקה</w:t>
      </w:r>
      <w:r>
        <w:rPr>
          <w:rStyle w:val="affff8"/>
          <w:rFonts w:hint="cs"/>
          <w:rtl/>
        </w:rPr>
        <w:t>,</w:t>
      </w:r>
      <w:r w:rsidR="00B93B58" w:rsidRPr="006F178A">
        <w:rPr>
          <w:rtl/>
        </w:rPr>
        <w:t xml:space="preserve"> </w:t>
      </w:r>
      <w:r w:rsidR="00B93B58" w:rsidRPr="00532029">
        <w:rPr>
          <w:rStyle w:val="affff8"/>
          <w:rFonts w:hint="cs"/>
          <w:rtl/>
        </w:rPr>
        <w:t>והשקה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בתרא</w:t>
      </w:r>
      <w:r w:rsidR="00B93B58" w:rsidRPr="006F178A">
        <w:rPr>
          <w:rtl/>
        </w:rPr>
        <w:t xml:space="preserve">, </w:t>
      </w:r>
    </w:p>
    <w:p w14:paraId="63E3CC58" w14:textId="14DD9BDE" w:rsidR="00F07A5B" w:rsidRPr="00F07A5B" w:rsidRDefault="00B93B58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רבנ</w:t>
      </w:r>
      <w:r w:rsidR="00532029" w:rsidRPr="00F07A5B">
        <w:rPr>
          <w:rFonts w:hint="cs"/>
          <w:rtl/>
        </w:rPr>
        <w:t>ן</w:t>
      </w:r>
      <w:r w:rsidR="00F07A5B" w:rsidRPr="00F07A5B">
        <w:rPr>
          <w:rFonts w:hint="cs"/>
          <w:rtl/>
        </w:rPr>
        <w:t>:</w:t>
      </w:r>
    </w:p>
    <w:p w14:paraId="18DB30EB" w14:textId="7FC5D75B" w:rsidR="00532029" w:rsidRDefault="00B93B58" w:rsidP="00B93B58">
      <w:pPr>
        <w:rPr>
          <w:rtl/>
        </w:rPr>
      </w:pPr>
      <w:r w:rsidRPr="00532029">
        <w:rPr>
          <w:rStyle w:val="affff8"/>
          <w:rFonts w:hint="cs"/>
          <w:rtl/>
        </w:rPr>
        <w:t>והשקה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לגופו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, </w:t>
      </w:r>
    </w:p>
    <w:p w14:paraId="187E5CBC" w14:textId="77777777" w:rsidR="00532029" w:rsidRDefault="00B93B58" w:rsidP="00B93B58">
      <w:pPr>
        <w:rPr>
          <w:rtl/>
        </w:rPr>
      </w:pPr>
      <w:r w:rsidRPr="00532029">
        <w:rPr>
          <w:rStyle w:val="affff8"/>
          <w:rFonts w:hint="cs"/>
          <w:rtl/>
        </w:rPr>
        <w:t>ואחר</w:t>
      </w:r>
      <w:r w:rsidRPr="00532029">
        <w:rPr>
          <w:rStyle w:val="affff8"/>
          <w:rtl/>
        </w:rPr>
        <w:t xml:space="preserve"> </w:t>
      </w:r>
      <w:r w:rsidRPr="00532029">
        <w:rPr>
          <w:rStyle w:val="affff8"/>
          <w:rFonts w:hint="cs"/>
          <w:rtl/>
        </w:rPr>
        <w:t>ישקה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לשרישומו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ניכר</w:t>
      </w:r>
      <w:r w:rsidRPr="006F178A">
        <w:rPr>
          <w:rtl/>
        </w:rPr>
        <w:t xml:space="preserve">, </w:t>
      </w:r>
    </w:p>
    <w:p w14:paraId="61624713" w14:textId="40267083" w:rsidR="00532029" w:rsidRDefault="00B93B58" w:rsidP="00B93B58">
      <w:pPr>
        <w:rPr>
          <w:rtl/>
        </w:rPr>
      </w:pPr>
      <w:r w:rsidRPr="00532029">
        <w:rPr>
          <w:rStyle w:val="affff8"/>
          <w:rFonts w:hint="cs"/>
          <w:rtl/>
        </w:rPr>
        <w:t>והשקה</w:t>
      </w:r>
      <w:r w:rsidRPr="00532029">
        <w:rPr>
          <w:rStyle w:val="affff8"/>
          <w:rtl/>
        </w:rPr>
        <w:t xml:space="preserve"> </w:t>
      </w:r>
      <w:r w:rsidRPr="00D454EC">
        <w:rPr>
          <w:rFonts w:hint="cs"/>
          <w:rtl/>
        </w:rPr>
        <w:t>בתרא</w:t>
      </w:r>
      <w:r w:rsidRPr="00D454EC">
        <w:rPr>
          <w:rtl/>
        </w:rPr>
        <w:t xml:space="preserve"> </w:t>
      </w:r>
      <w:r w:rsidR="00532029">
        <w:rPr>
          <w:rFonts w:hint="cs"/>
          <w:rtl/>
        </w:rPr>
        <w:t>-</w:t>
      </w:r>
      <w:r w:rsidR="00532029">
        <w:rPr>
          <w:rtl/>
        </w:rPr>
        <w:tab/>
      </w:r>
      <w:r w:rsidRPr="00D454EC">
        <w:rPr>
          <w:rFonts w:hint="cs"/>
          <w:rtl/>
        </w:rPr>
        <w:t>שאם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נמחקה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מגילה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ואומרת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איני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שותה</w:t>
      </w:r>
      <w:r w:rsidRPr="00D454EC">
        <w:rPr>
          <w:rtl/>
        </w:rPr>
        <w:t xml:space="preserve">, </w:t>
      </w:r>
    </w:p>
    <w:p w14:paraId="25CF1020" w14:textId="36DD430E" w:rsidR="00B93B58" w:rsidRPr="006F178A" w:rsidRDefault="00B93B58" w:rsidP="00532029">
      <w:pPr>
        <w:ind w:left="791" w:firstLine="113"/>
        <w:rPr>
          <w:rtl/>
        </w:rPr>
      </w:pPr>
      <w:r w:rsidRPr="00D454EC">
        <w:rPr>
          <w:rFonts w:hint="eastAsia"/>
          <w:rtl/>
        </w:rPr>
        <w:t>מערערין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אותה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ומשקה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אותה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בע</w:t>
      </w:r>
      <w:r w:rsidRPr="00D454EC">
        <w:rPr>
          <w:rtl/>
        </w:rPr>
        <w:t>"</w:t>
      </w:r>
      <w:r w:rsidRPr="00D454EC">
        <w:rPr>
          <w:rFonts w:hint="eastAsia"/>
          <w:rtl/>
        </w:rPr>
        <w:t>כ</w:t>
      </w:r>
      <w:r w:rsidRPr="00D454EC">
        <w:rPr>
          <w:rtl/>
        </w:rPr>
        <w:t>;</w:t>
      </w:r>
    </w:p>
    <w:p w14:paraId="25D209CC" w14:textId="77777777" w:rsidR="00F07A5B" w:rsidRPr="00F07A5B" w:rsidRDefault="00B93B58" w:rsidP="0053202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65C9FA19" w14:textId="352349C6" w:rsidR="00532029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'ואחר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ישקה</w:t>
      </w:r>
      <w:r w:rsidRPr="003625F4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לגופו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</w:p>
    <w:p w14:paraId="13AA5553" w14:textId="4F8B2E41" w:rsidR="00B93B58" w:rsidRPr="006F178A" w:rsidRDefault="00B93B58" w:rsidP="002A2DEB">
      <w:pPr>
        <w:rPr>
          <w:rtl/>
        </w:rPr>
      </w:pPr>
      <w:r w:rsidRPr="003625F4">
        <w:rPr>
          <w:rStyle w:val="affff8"/>
          <w:rFonts w:hint="cs"/>
          <w:rtl/>
        </w:rPr>
        <w:t>'והשקה</w:t>
      </w:r>
      <w:r w:rsidRPr="003625F4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קמא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כשרה</w:t>
      </w:r>
      <w:r w:rsidRPr="006F178A">
        <w:rPr>
          <w:rtl/>
        </w:rPr>
        <w:t xml:space="preserve">, </w:t>
      </w:r>
    </w:p>
    <w:p w14:paraId="621A11F8" w14:textId="72A5E9E7" w:rsidR="00F07A5B" w:rsidRPr="00F07A5B" w:rsidRDefault="00B93B58" w:rsidP="002A2DE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</w:t>
      </w:r>
      <w:r w:rsidR="002A2DEB" w:rsidRPr="00F07A5B">
        <w:rPr>
          <w:rFonts w:hint="cs"/>
          <w:rtl/>
        </w:rPr>
        <w:t>ן</w:t>
      </w:r>
      <w:r w:rsidR="00F07A5B" w:rsidRPr="00F07A5B">
        <w:rPr>
          <w:rFonts w:hint="cs"/>
          <w:rtl/>
        </w:rPr>
        <w:t>:</w:t>
      </w:r>
    </w:p>
    <w:p w14:paraId="0897FF63" w14:textId="05CE9AEC" w:rsidR="00B93B58" w:rsidRPr="006F178A" w:rsidRDefault="00B93B58" w:rsidP="002A2DEB">
      <w:pPr>
        <w:spacing w:after="60"/>
        <w:rPr>
          <w:rtl/>
        </w:rPr>
      </w:pPr>
      <w:r w:rsidRPr="006F178A">
        <w:rPr>
          <w:rFonts w:hint="cs"/>
          <w:rtl/>
        </w:rPr>
        <w:t>בדיעבד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קרא</w:t>
      </w:r>
      <w:r w:rsidRPr="006F178A">
        <w:rPr>
          <w:rtl/>
        </w:rPr>
        <w:t>.</w:t>
      </w:r>
    </w:p>
    <w:p w14:paraId="60196CBB" w14:textId="77777777" w:rsidR="00F07A5B" w:rsidRPr="00F07A5B" w:rsidRDefault="002A2DEB" w:rsidP="002A2DE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4A2D2F36" w14:textId="1D3046D0" w:rsidR="00B93B58" w:rsidRPr="006F178A" w:rsidRDefault="002A2DEB" w:rsidP="00B93B58">
      <w:pPr>
        <w:rPr>
          <w:rtl/>
        </w:rPr>
      </w:pPr>
      <w:r w:rsidRPr="002A2DEB">
        <w:rPr>
          <w:rStyle w:val="affffc"/>
          <w:rFonts w:hint="cs"/>
          <w:rtl/>
        </w:rPr>
        <w:t>דלר''י: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כלבוס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ברזל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מטילין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לתוך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פיה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שאם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נמחקה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מגילה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ואמרה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שותה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מערערין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ומשקין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כ</w:t>
      </w:r>
      <w:r w:rsidR="00B93B58" w:rsidRPr="006F178A">
        <w:rPr>
          <w:rtl/>
        </w:rPr>
        <w:t>;</w:t>
      </w:r>
    </w:p>
    <w:p w14:paraId="3A982C8D" w14:textId="190BD750" w:rsidR="00B93B58" w:rsidRPr="006F178A" w:rsidRDefault="002A2DEB" w:rsidP="002A2DEB">
      <w:pPr>
        <w:rPr>
          <w:rtl/>
        </w:rPr>
      </w:pPr>
      <w:r w:rsidRPr="002A2DEB">
        <w:rPr>
          <w:rStyle w:val="affffc"/>
          <w:rFonts w:hint="cs"/>
          <w:rtl/>
        </w:rPr>
        <w:t>ו</w:t>
      </w:r>
      <w:r w:rsidR="00B93B58" w:rsidRPr="002A2DEB">
        <w:rPr>
          <w:rStyle w:val="affffc"/>
          <w:rtl/>
        </w:rPr>
        <w:t>ר"</w:t>
      </w:r>
      <w:r w:rsidR="00B93B58" w:rsidRPr="002A2DEB">
        <w:rPr>
          <w:rStyle w:val="affffc"/>
          <w:rFonts w:hint="cs"/>
          <w:rtl/>
        </w:rPr>
        <w:t>ע</w:t>
      </w:r>
      <w:r w:rsidR="00B93B58" w:rsidRPr="002A2DEB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כלום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אנו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צריכין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לבודקה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והלא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בדוקה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ועומדת</w:t>
      </w:r>
      <w:r w:rsidR="00B93B58" w:rsidRPr="006F178A">
        <w:rPr>
          <w:rtl/>
        </w:rPr>
        <w:t>!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הקומץ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יכולה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לחזור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משקרב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הקומץ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יכולה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לחזור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>.</w:t>
      </w:r>
      <w:r>
        <w:rPr>
          <w:rFonts w:hint="cs"/>
          <w:rtl/>
        </w:rPr>
        <w:t xml:space="preserve"> </w:t>
      </w:r>
      <w:r w:rsidRPr="002A2DEB">
        <w:rPr>
          <w:rStyle w:val="afffff2"/>
          <w:rFonts w:hint="cs"/>
          <w:rtl/>
        </w:rPr>
        <w:t>[ומשמע דלר''ע אי''ז בע''כ]</w:t>
      </w:r>
    </w:p>
    <w:p w14:paraId="5A61637A" w14:textId="63A23EE0" w:rsidR="00F07A5B" w:rsidRPr="00F07A5B" w:rsidRDefault="00B93B58" w:rsidP="002A2DE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וליטעמיך</w:t>
      </w:r>
      <w:r w:rsidR="002A2DEB" w:rsidRPr="00F07A5B">
        <w:rPr>
          <w:rFonts w:hint="cs"/>
          <w:rtl/>
        </w:rPr>
        <w:t xml:space="preserve"> תיקשי</w:t>
      </w:r>
      <w:r w:rsidR="00F07A5B" w:rsidRPr="00F07A5B">
        <w:rPr>
          <w:rFonts w:hint="cs"/>
          <w:rtl/>
        </w:rPr>
        <w:t>:</w:t>
      </w:r>
    </w:p>
    <w:p w14:paraId="7AF1F94E" w14:textId="4A6D3399" w:rsidR="00B93B58" w:rsidRPr="002A2DEB" w:rsidRDefault="00B93B58" w:rsidP="00B93B58">
      <w:pPr>
        <w:rPr>
          <w:rtl/>
        </w:rPr>
      </w:pPr>
      <w:r w:rsidRPr="002A2DEB">
        <w:rPr>
          <w:rFonts w:hint="eastAsia"/>
          <w:rtl/>
        </w:rPr>
        <w:t>משקרב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הקומץ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אינה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יכולה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לחזור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בה</w:t>
      </w:r>
      <w:r w:rsidRPr="002A2DEB">
        <w:rPr>
          <w:rtl/>
        </w:rPr>
        <w:t xml:space="preserve">, </w:t>
      </w:r>
      <w:r w:rsidRPr="002A2DEB">
        <w:rPr>
          <w:rFonts w:hint="eastAsia"/>
          <w:rtl/>
        </w:rPr>
        <w:t>והלא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בדוקה</w:t>
      </w:r>
      <w:r w:rsidRPr="002A2DEB">
        <w:rPr>
          <w:rtl/>
        </w:rPr>
        <w:t xml:space="preserve"> </w:t>
      </w:r>
      <w:r w:rsidRPr="002A2DEB">
        <w:rPr>
          <w:rFonts w:hint="eastAsia"/>
          <w:rtl/>
        </w:rPr>
        <w:t>ועומדת</w:t>
      </w:r>
      <w:r w:rsidRPr="002A2DEB">
        <w:rPr>
          <w:rtl/>
        </w:rPr>
        <w:t>!</w:t>
      </w:r>
    </w:p>
    <w:p w14:paraId="4CFF16F2" w14:textId="77777777" w:rsidR="00F07A5B" w:rsidRPr="00F07A5B" w:rsidRDefault="002A2DEB" w:rsidP="002A2DE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אלא </w:t>
      </w:r>
      <w:r w:rsidR="00B93B58" w:rsidRPr="00F07A5B">
        <w:rPr>
          <w:rFonts w:hint="cs"/>
          <w:rtl/>
        </w:rPr>
        <w:t>ל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2FF62E9B" w14:textId="6532129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כאן שחזרה בה מחמת פחד דעד שלא קרב הקומץ לא נמחקה מגילה ואפי' נמחקה דשלא כדין עשו הכהנים יכולה לחזור בה ומשקרב הקובץ דבדין עשו הכ</w:t>
      </w:r>
      <w:r w:rsidR="002A2DEB">
        <w:rPr>
          <w:rFonts w:hint="cs"/>
          <w:rtl/>
        </w:rPr>
        <w:t>ה</w:t>
      </w:r>
      <w:r w:rsidRPr="006F178A">
        <w:rPr>
          <w:rFonts w:hint="cs"/>
          <w:rtl/>
        </w:rPr>
        <w:t xml:space="preserve">נים לא יכולה לחזור בה </w:t>
      </w:r>
    </w:p>
    <w:p w14:paraId="1266C129" w14:textId="7965CC58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וכאן שחזרה בה מחמת בריותא דכלל לא שתיא</w:t>
      </w:r>
    </w:p>
    <w:p w14:paraId="0B0CF50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כ.</w:t>
      </w:r>
    </w:p>
    <w:p w14:paraId="7A5F2F8E" w14:textId="2355B8A5" w:rsidR="00F07A5B" w:rsidRPr="00F07A5B" w:rsidRDefault="002A2DEB" w:rsidP="002A2DE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ור''ע אר''ע ל'ק</w:t>
      </w:r>
      <w:r w:rsidR="00F07A5B" w:rsidRPr="00F07A5B">
        <w:rPr>
          <w:rFonts w:hint="cs"/>
          <w:rtl/>
        </w:rPr>
        <w:t>:</w:t>
      </w:r>
    </w:p>
    <w:p w14:paraId="3DE5087A" w14:textId="71202CAF" w:rsidR="002A2DEB" w:rsidRDefault="002A2DEB" w:rsidP="00181B70">
      <w:pPr>
        <w:rPr>
          <w:spacing w:val="0"/>
        </w:rPr>
      </w:pPr>
      <w:r w:rsidRPr="002A2DEB">
        <w:rPr>
          <w:rFonts w:hint="cs"/>
          <w:spacing w:val="0"/>
          <w:rtl/>
        </w:rPr>
        <w:t xml:space="preserve">דמחד </w:t>
      </w:r>
      <w:r w:rsidR="00B93B58" w:rsidRPr="002A2DEB">
        <w:rPr>
          <w:rFonts w:hint="cs"/>
          <w:spacing w:val="0"/>
          <w:rtl/>
        </w:rPr>
        <w:t>מחיקה</w:t>
      </w:r>
      <w:r w:rsidR="00B93B58" w:rsidRPr="002A2DEB">
        <w:rPr>
          <w:spacing w:val="0"/>
          <w:rtl/>
        </w:rPr>
        <w:t xml:space="preserve"> </w:t>
      </w:r>
      <w:r w:rsidR="00B93B58" w:rsidRPr="002A2DEB">
        <w:rPr>
          <w:rFonts w:hint="cs"/>
          <w:spacing w:val="0"/>
          <w:rtl/>
        </w:rPr>
        <w:t>מעכבא</w:t>
      </w:r>
      <w:r w:rsidR="00B93B58" w:rsidRPr="002A2DEB">
        <w:rPr>
          <w:spacing w:val="0"/>
          <w:rtl/>
        </w:rPr>
        <w:t xml:space="preserve">, </w:t>
      </w:r>
      <w:r w:rsidR="00B93B58" w:rsidRPr="002A2DEB">
        <w:rPr>
          <w:rFonts w:hint="cs"/>
          <w:spacing w:val="0"/>
          <w:rtl/>
        </w:rPr>
        <w:t>ו</w:t>
      </w:r>
      <w:r w:rsidRPr="002A2DEB">
        <w:rPr>
          <w:rFonts w:hint="cs"/>
          <w:spacing w:val="0"/>
          <w:rtl/>
        </w:rPr>
        <w:t xml:space="preserve">מאידך </w:t>
      </w:r>
      <w:r w:rsidR="00B93B58" w:rsidRPr="002A2DEB">
        <w:rPr>
          <w:rFonts w:hint="cs"/>
          <w:spacing w:val="0"/>
          <w:rtl/>
        </w:rPr>
        <w:t>קומץ</w:t>
      </w:r>
      <w:r w:rsidR="00B93B58" w:rsidRPr="002A2DEB">
        <w:rPr>
          <w:spacing w:val="0"/>
          <w:rtl/>
        </w:rPr>
        <w:t xml:space="preserve"> </w:t>
      </w:r>
      <w:r w:rsidR="00B93B58" w:rsidRPr="002A2DEB">
        <w:rPr>
          <w:rFonts w:hint="cs"/>
          <w:spacing w:val="0"/>
          <w:rtl/>
        </w:rPr>
        <w:t>מעכב</w:t>
      </w:r>
      <w:r w:rsidR="00B93B58" w:rsidRPr="002A2DEB">
        <w:rPr>
          <w:spacing w:val="0"/>
          <w:rtl/>
        </w:rPr>
        <w:t>!</w:t>
      </w:r>
      <w:r w:rsidRPr="002A2DEB">
        <w:rPr>
          <w:rFonts w:hint="cs"/>
          <w:spacing w:val="0"/>
          <w:rtl/>
        </w:rPr>
        <w:t xml:space="preserve"> </w:t>
      </w:r>
      <w:r w:rsidR="00B93B58" w:rsidRPr="002A2DEB">
        <w:rPr>
          <w:rFonts w:hint="cs"/>
          <w:spacing w:val="0"/>
          <w:rtl/>
        </w:rPr>
        <w:t>תרי</w:t>
      </w:r>
      <w:r w:rsidR="00B93B58" w:rsidRPr="002A2DEB">
        <w:rPr>
          <w:spacing w:val="0"/>
          <w:rtl/>
        </w:rPr>
        <w:t xml:space="preserve"> </w:t>
      </w:r>
      <w:r w:rsidR="00B93B58" w:rsidRPr="002A2DEB">
        <w:rPr>
          <w:rFonts w:hint="cs"/>
          <w:spacing w:val="0"/>
          <w:rtl/>
        </w:rPr>
        <w:t>תנאי</w:t>
      </w:r>
      <w:r w:rsidR="00B93B58" w:rsidRPr="002A2DEB">
        <w:rPr>
          <w:spacing w:val="0"/>
          <w:rtl/>
        </w:rPr>
        <w:t xml:space="preserve"> </w:t>
      </w:r>
      <w:r w:rsidR="00B93B58" w:rsidRPr="002A2DEB">
        <w:rPr>
          <w:rFonts w:hint="cs"/>
          <w:spacing w:val="0"/>
          <w:rtl/>
        </w:rPr>
        <w:t>אליבא</w:t>
      </w:r>
      <w:r w:rsidR="00B93B58" w:rsidRPr="002A2DEB">
        <w:rPr>
          <w:spacing w:val="0"/>
          <w:rtl/>
        </w:rPr>
        <w:t xml:space="preserve"> </w:t>
      </w:r>
      <w:r>
        <w:rPr>
          <w:rStyle w:val="affffc"/>
          <w:rFonts w:hint="cs"/>
          <w:spacing w:val="0"/>
          <w:rtl/>
          <w:rPrChange w:id="9027" w:author="מנוע אמוראים" w:date="2026-10-05T16:41:03Z">
            <w:rPr>
              <w:rFonts w:hint="cs"/>
              <w:spacing w:val="0"/>
              <w:rtl/>
            </w:rPr>
          </w:rPrChange>
        </w:rPr>
        <w:t xml:space="preserve">דר</w:t>
      </w:r>
      <w:r>
        <w:rPr>
          <w:rStyle w:val="affffc"/>
          <w:spacing w:val="0"/>
          <w:rtl/>
          <w:rPrChange w:id="9028" w:author="מנוע אמוראים" w:date="2026-10-05T16:41:03Z">
            <w:rPr>
              <w:spacing w:val="0"/>
              <w:rtl/>
            </w:rPr>
          </w:rPrChange>
        </w:rPr>
        <w:t xml:space="preserve">"</w:t>
      </w:r>
      <w:r>
        <w:rPr>
          <w:rStyle w:val="affffc"/>
          <w:rFonts w:hint="cs"/>
          <w:spacing w:val="0"/>
          <w:rtl/>
          <w:rPrChange w:id="9029" w:author="מנוע אמוראים" w:date="2026-10-05T16:41:03Z">
            <w:rPr>
              <w:rFonts w:hint="cs"/>
              <w:spacing w:val="0"/>
              <w:rtl/>
            </w:rPr>
          </w:rPrChange>
        </w:rPr>
        <w:t xml:space="preserve">ע</w:t>
      </w:r>
      <w:r w:rsidR="00B93B58" w:rsidRPr="002A2DEB">
        <w:rPr>
          <w:spacing w:val="0"/>
          <w:rtl/>
        </w:rPr>
        <w:t>.</w:t>
      </w:r>
    </w:p>
    <w:p w14:paraId="1EEA2654" w14:textId="7538FF73" w:rsidR="00181B70" w:rsidRPr="00181B70" w:rsidRDefault="00181B70" w:rsidP="00181B70">
      <w:pPr>
        <w:spacing w:after="60"/>
        <w:jc w:val="center"/>
        <w:rPr>
          <w:del w:id="90090" w:author="מנוע עיצוב" w:date="2026-10-08T11:01:28Z"/>
          <w:rFonts w:ascii="BA • Vilna Light" w:hAnsi="BA • Vilna Light" w:cs="BA • Vilna Light"/>
          <w:color w:val="BF8F00" w:themeColor="accent4" w:themeShade="BF"/>
          <w:spacing w:val="2"/>
        </w:rPr>
      </w:pPr>
      <w:del w:id="90089" w:author="מנוע עיצוב" w:date="2026-10-08T11:01:28Z">
        <w:r w:rsidRPr="00F63824">
          <w:rPr>
            <w:rFonts w:ascii="BA • Vilna Light" w:hAnsi="BA • Vilna Light" w:cs="BA • Vilna Light" w:hint="cs"/>
            <w:color w:val="BF8F00" w:themeColor="accent4" w:themeShade="BF"/>
            <w:spacing w:val="2"/>
            <w:rtl/>
          </w:rPr>
          <w:delText xml:space="preserve">***</w:delText>
        </w:r>
      </w:del>
    </w:p>
    <w:p w14:paraId="43C76D0B" w14:textId="778FDE24" w:rsidR="001D0A1E" w:rsidRPr="006C7D1C" w:rsidRDefault="00B93B58" w:rsidP="006C7D1C">
      <w:pPr>
        <w:pStyle w:val="affffd"/>
        <w:rPr>
          <w:rtl/>
        </w:rPr>
      </w:pPr>
      <w:r w:rsidRPr="006C7D1C">
        <w:rPr>
          <w:rStyle w:val="affffc"/>
          <w:rFonts w:hint="cs"/>
          <w:spacing w:val="-2"/>
          <w:rtl/>
        </w:rPr>
        <w:t>איבעיא</w:t>
      </w:r>
      <w:r w:rsidRPr="006C7D1C">
        <w:rPr>
          <w:rStyle w:val="affffc"/>
          <w:spacing w:val="-2"/>
          <w:rtl/>
        </w:rPr>
        <w:t xml:space="preserve">: </w:t>
      </w:r>
      <w:r w:rsidRPr="006C7D1C">
        <w:rPr>
          <w:rFonts w:hint="cs"/>
          <w:rtl/>
        </w:rPr>
        <w:t>אמרה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איני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שותה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מחמת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בריא</w:t>
      </w:r>
      <w:r w:rsidR="001D0A1E" w:rsidRPr="006C7D1C">
        <w:rPr>
          <w:rFonts w:hint="cs"/>
          <w:rtl/>
        </w:rPr>
        <w:t>ות</w:t>
      </w:r>
      <w:r w:rsidRPr="006C7D1C">
        <w:rPr>
          <w:rtl/>
        </w:rPr>
        <w:t xml:space="preserve">, </w:t>
      </w:r>
      <w:r w:rsidRPr="006C7D1C">
        <w:rPr>
          <w:rFonts w:hint="cs"/>
          <w:rtl/>
        </w:rPr>
        <w:t>וחזרה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ואמרה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שותה</w:t>
      </w:r>
      <w:r w:rsidRPr="006C7D1C">
        <w:rPr>
          <w:rtl/>
        </w:rPr>
        <w:t xml:space="preserve"> </w:t>
      </w:r>
      <w:r w:rsidRPr="006C7D1C">
        <w:rPr>
          <w:rFonts w:hint="cs"/>
          <w:rtl/>
        </w:rPr>
        <w:t>אני</w:t>
      </w:r>
      <w:r w:rsidRPr="006C7D1C">
        <w:rPr>
          <w:rtl/>
        </w:rPr>
        <w:t xml:space="preserve"> </w:t>
      </w:r>
      <w:r w:rsidR="001D0A1E" w:rsidRPr="006C7D1C">
        <w:rPr>
          <w:rFonts w:hint="cs"/>
          <w:rtl/>
        </w:rPr>
        <w:t>-תיקו</w:t>
      </w:r>
    </w:p>
    <w:p w14:paraId="4DEFAD71" w14:textId="2D3B312A" w:rsidR="00B93B58" w:rsidRPr="006F178A" w:rsidRDefault="001D0A1E" w:rsidP="00B93B58">
      <w:pPr>
        <w:rPr>
          <w:rtl/>
        </w:rPr>
      </w:pPr>
      <w:r w:rsidRPr="001D0A1E">
        <w:rPr>
          <w:rStyle w:val="afffff2"/>
          <w:rFonts w:hint="cs"/>
          <w:spacing w:val="0"/>
          <w:rtl/>
        </w:rPr>
        <w:t xml:space="preserve">אי החזיקה עצמה בטומאה ואינה יכולה לחזור בה או היות שגילתה דעתה שרק מפחד </w:t>
      </w:r>
      <w:r w:rsidR="00B93B58" w:rsidRPr="001D0A1E">
        <w:rPr>
          <w:rStyle w:val="afffff2"/>
          <w:rFonts w:hint="cs"/>
          <w:spacing w:val="0"/>
          <w:rtl/>
        </w:rPr>
        <w:t>אמרה</w:t>
      </w:r>
      <w:r w:rsidR="00B93B58" w:rsidRPr="001D0A1E">
        <w:rPr>
          <w:rStyle w:val="afffff2"/>
          <w:spacing w:val="0"/>
          <w:rtl/>
        </w:rPr>
        <w:t>?</w:t>
      </w:r>
      <w:r w:rsidR="00B93B58" w:rsidRPr="001D0A1E">
        <w:rPr>
          <w:rStyle w:val="afffff2"/>
          <w:rtl/>
        </w:rPr>
        <w:t xml:space="preserve"> </w:t>
      </w:r>
    </w:p>
    <w:p w14:paraId="76EE5C44" w14:textId="58D19FF5" w:rsidR="00F07A5B" w:rsidRPr="00F07A5B" w:rsidRDefault="00B93B58" w:rsidP="001D0A1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אבוה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דשמואל</w:t>
      </w:r>
      <w:r w:rsidR="00F07A5B" w:rsidRPr="00F07A5B">
        <w:rPr>
          <w:rtl/>
        </w:rPr>
        <w:t>:</w:t>
      </w:r>
    </w:p>
    <w:p w14:paraId="7EDDA568" w14:textId="30B04FB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צריך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  <w:r w:rsidRPr="003215F9">
        <w:rPr>
          <w:rStyle w:val="affff8"/>
          <w:rFonts w:hint="cs"/>
          <w:rtl/>
        </w:rPr>
        <w:t>ד'מי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המרים'</w:t>
      </w:r>
      <w:r w:rsidRPr="003215F9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שמרים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כבר</w:t>
      </w:r>
      <w:r w:rsidRPr="006F178A">
        <w:rPr>
          <w:rtl/>
        </w:rPr>
        <w:t>.</w:t>
      </w:r>
    </w:p>
    <w:p w14:paraId="181F936D" w14:textId="5B687784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E676DD4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62" w:author="קלוד" w:date="2026-10-06T10:10:25Z">
        <w:r>
          <w:rPr>
            <w:rFonts w:hint="cs"/>
            <w:rtl/>
          </w:rPr>
          <w:delText xml:space="preserve">מתני</w:delText>
        </w:r>
      </w:del>
      <w:ins w:id="20463" w:author="קלוד" w:date="2026-10-06T10:10:25Z">
        <w:r>
          <w:rPr>
            <w:rFonts w:hint="cs"/>
            <w:rtl/>
          </w:rPr>
          <w:t xml:space="preserve">משנה ג</w:t>
        </w:r>
      </w:ins>
      <w:del w:id="20464" w:author="קלוד" w:date="2026-10-06T10:10:25Z">
        <w:r>
          <w:rPr>
            <w:rtl/>
          </w:rPr>
          <w:delText xml:space="preserve">'.</w:delText>
        </w:r>
      </w:del>
    </w:p>
    <w:p w14:paraId="089B8522" w14:textId="083F8BEC" w:rsidR="001D0A1E" w:rsidRDefault="00B93B58" w:rsidP="001D0A1E">
      <w:pPr>
        <w:pStyle w:val="afff5"/>
        <w:spacing w:before="120"/>
        <w:jc w:val="center"/>
        <w:rPr>
          <w:rtl/>
        </w:rPr>
        <w:pPrChange w:id="90015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נמחקה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המגילה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</w:p>
    <w:p w14:paraId="30ED1E75" w14:textId="2F130B0C" w:rsidR="00B93B58" w:rsidRPr="006F178A" w:rsidRDefault="00B93B58" w:rsidP="001D0A1E">
      <w:pPr>
        <w:pStyle w:val="afff5"/>
        <w:spacing w:after="60"/>
        <w:jc w:val="center"/>
        <w:rPr>
          <w:rtl/>
        </w:rPr>
      </w:pPr>
      <w:r w:rsidRPr="006F178A">
        <w:rPr>
          <w:rtl/>
        </w:rPr>
        <w:t xml:space="preserve">- </w:t>
      </w:r>
      <w:r w:rsidRPr="006F178A">
        <w:rPr>
          <w:rFonts w:hint="cs"/>
          <w:rtl/>
        </w:rPr>
        <w:t>מגילתה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נגנזת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מתפזרת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הדשן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אחרת</w:t>
      </w:r>
      <w:r w:rsidRPr="006F178A">
        <w:rPr>
          <w:rtl/>
        </w:rPr>
        <w:t>.</w:t>
      </w:r>
    </w:p>
    <w:p w14:paraId="1E69040D" w14:textId="17F0CB04" w:rsidR="001D0A1E" w:rsidRDefault="00B93B58" w:rsidP="001D0A1E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נמחקה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המגילה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</w:t>
      </w:r>
      <w:r w:rsidR="001D0A1E">
        <w:rPr>
          <w:rFonts w:hint="cs"/>
          <w:rtl/>
        </w:rPr>
        <w:t>י</w:t>
      </w:r>
    </w:p>
    <w:p w14:paraId="13B62A13" w14:textId="4E228C31" w:rsidR="00B93B58" w:rsidRPr="006F178A" w:rsidRDefault="00B93B58" w:rsidP="001D0A1E">
      <w:pPr>
        <w:pStyle w:val="afff5"/>
        <w:spacing w:after="60"/>
        <w:jc w:val="center"/>
        <w:rPr>
          <w:rtl/>
        </w:rPr>
      </w:pP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נשפכין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מתפזרת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הדשן</w:t>
      </w:r>
      <w:r w:rsidRPr="006F178A">
        <w:rPr>
          <w:rtl/>
        </w:rPr>
        <w:t>.</w:t>
      </w:r>
    </w:p>
    <w:p w14:paraId="4E78DDE3" w14:textId="3D70033C" w:rsidR="00B93B58" w:rsidRPr="00392931" w:rsidRDefault="00B93B58" w:rsidP="001D0A1E">
      <w:pPr>
        <w:pStyle w:val="afff5"/>
        <w:spacing w:after="60"/>
        <w:jc w:val="center"/>
        <w:rPr>
          <w:rtl/>
        </w:rPr>
      </w:pPr>
      <w:r w:rsidRPr="00392931">
        <w:rPr>
          <w:rFonts w:hint="cs"/>
          <w:rtl/>
        </w:rPr>
        <w:t>נמחקה</w:t>
      </w:r>
      <w:r w:rsidRPr="009C1970">
        <w:rPr>
          <w:rtl/>
        </w:rPr>
        <w:t xml:space="preserve"> </w:t>
      </w:r>
      <w:r w:rsidRPr="00392931">
        <w:rPr>
          <w:rFonts w:hint="eastAsia"/>
          <w:rtl/>
        </w:rPr>
        <w:t>המגילה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ואמרה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איני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שותה</w:t>
      </w:r>
      <w:r w:rsidRPr="00392931">
        <w:rPr>
          <w:rtl/>
        </w:rPr>
        <w:t xml:space="preserve"> - </w:t>
      </w:r>
      <w:r w:rsidRPr="00392931">
        <w:rPr>
          <w:rFonts w:hint="eastAsia"/>
          <w:rtl/>
        </w:rPr>
        <w:t>מערערין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ומשקין</w:t>
      </w:r>
      <w:r w:rsidRPr="00392931">
        <w:rPr>
          <w:rtl/>
        </w:rPr>
        <w:t xml:space="preserve"> </w:t>
      </w:r>
      <w:r w:rsidR="001D0A1E">
        <w:rPr>
          <w:rFonts w:hint="cs"/>
          <w:rtl/>
        </w:rPr>
        <w:t>בע''כ</w:t>
      </w:r>
      <w:r w:rsidRPr="00392931">
        <w:rPr>
          <w:rtl/>
        </w:rPr>
        <w:t>.</w:t>
      </w:r>
    </w:p>
    <w:p w14:paraId="0DE53625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מספקת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מוריקות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ועיניה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בולטות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מתמלאת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גידין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הוציאוה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העזרה</w:t>
      </w:r>
      <w:r w:rsidRPr="006F178A">
        <w:rPr>
          <w:rtl/>
        </w:rPr>
        <w:t>.</w:t>
      </w:r>
    </w:p>
    <w:p w14:paraId="2D5AD367" w14:textId="72F35DCD" w:rsidR="00B93B58" w:rsidRPr="006F178A" w:rsidRDefault="001D0A1E" w:rsidP="00B93B58">
      <w:pPr>
        <w:pStyle w:val="afff5"/>
        <w:rPr>
          <w:rtl/>
        </w:rPr>
      </w:pPr>
      <w:r>
        <w:rPr>
          <w:rFonts w:hint="cs"/>
          <w:rtl/>
        </w:rPr>
        <w:t xml:space="preserve">יש </w:t>
      </w:r>
      <w:r w:rsidR="00B93B58" w:rsidRPr="006F178A">
        <w:rPr>
          <w:rFonts w:hint="cs"/>
          <w:rtl/>
        </w:rPr>
        <w:t>זכות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תולה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אחת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ב</w:t>
      </w:r>
      <w:r w:rsidR="00B93B58" w:rsidRPr="006F178A">
        <w:rPr>
          <w:rtl/>
        </w:rPr>
        <w:t xml:space="preserve">' </w:t>
      </w:r>
      <w:r>
        <w:rPr>
          <w:rFonts w:hint="cs"/>
          <w:rtl/>
        </w:rPr>
        <w:t xml:space="preserve"> או ג' </w:t>
      </w:r>
      <w:r w:rsidR="00B93B58" w:rsidRPr="006F178A">
        <w:rPr>
          <w:rFonts w:hint="cs"/>
          <w:rtl/>
        </w:rPr>
        <w:t>שנים</w:t>
      </w:r>
      <w:r>
        <w:rPr>
          <w:rFonts w:hint="cs"/>
          <w:rtl/>
        </w:rPr>
        <w:t>.</w:t>
      </w:r>
    </w:p>
    <w:p w14:paraId="106CE578" w14:textId="77777777" w:rsidR="00B93B58" w:rsidRPr="006F178A" w:rsidRDefault="00B93B58" w:rsidP="001D0A1E">
      <w:pPr>
        <w:pStyle w:val="afff5"/>
        <w:spacing w:after="60"/>
        <w:rPr>
          <w:rtl/>
        </w:rPr>
      </w:pPr>
      <w:r w:rsidRPr="001D0A1E">
        <w:rPr>
          <w:rStyle w:val="TanaimMishna"/>
          <w:rFonts w:hint="cs"/>
          <w:rtl/>
          <w:rPrChange w:id="20059" w:author="קלוד" w:date="2026-10-06T10:10:25Z">
            <w:rPr>
              <w:rStyle w:val="affffc"/>
              <w:rFonts w:hint="cs"/>
              <w:rtl/>
            </w:rPr>
          </w:rPrChange>
        </w:rPr>
        <w:t>מכאן</w:t>
      </w:r>
      <w:r w:rsidRPr="001D0A1E">
        <w:rPr>
          <w:rStyle w:val="TanaimMishna"/>
          <w:rtl/>
          <w:rPrChange w:id="20060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D0A1E">
        <w:rPr>
          <w:rStyle w:val="TanaimMishna"/>
          <w:rFonts w:hint="cs"/>
          <w:rtl/>
          <w:rPrChange w:id="20061" w:author="קלוד" w:date="2026-10-06T10:10:25Z">
            <w:rPr>
              <w:rStyle w:val="affffc"/>
              <w:rFonts w:hint="cs"/>
              <w:rtl/>
            </w:rPr>
          </w:rPrChange>
        </w:rPr>
        <w:t>אומר</w:t>
      </w:r>
      <w:r w:rsidRPr="001D0A1E">
        <w:rPr>
          <w:rStyle w:val="TanaimMishna"/>
          <w:rtl/>
          <w:rPrChange w:id="20062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D0A1E">
        <w:rPr>
          <w:rStyle w:val="TanaimMishna"/>
          <w:rFonts w:hint="cs"/>
          <w:rtl/>
          <w:rPrChange w:id="20063" w:author="קלוד" w:date="2026-10-06T10:10:25Z">
            <w:rPr>
              <w:rStyle w:val="affffc"/>
              <w:rFonts w:hint="cs"/>
              <w:rtl/>
            </w:rPr>
          </w:rPrChange>
        </w:rPr>
        <w:t>בן</w:t>
      </w:r>
      <w:r w:rsidRPr="001D0A1E">
        <w:rPr>
          <w:rStyle w:val="TanaimMishna"/>
          <w:rtl/>
          <w:rPrChange w:id="2006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D0A1E">
        <w:rPr>
          <w:rStyle w:val="TanaimMishna"/>
          <w:rFonts w:hint="cs"/>
          <w:rtl/>
          <w:rPrChange w:id="20065" w:author="קלוד" w:date="2026-10-06T10:10:25Z">
            <w:rPr>
              <w:rStyle w:val="affffc"/>
              <w:rFonts w:hint="cs"/>
              <w:rtl/>
            </w:rPr>
          </w:rPrChange>
        </w:rPr>
        <w:t>עזאי</w:t>
      </w:r>
      <w:r w:rsidRPr="001D0A1E">
        <w:rPr>
          <w:rStyle w:val="TanaimMishna"/>
          <w:rtl/>
          <w:rPrChange w:id="20066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חייב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>.</w:t>
      </w:r>
    </w:p>
    <w:p w14:paraId="3CABF846" w14:textId="47A15F3B" w:rsidR="00B93B58" w:rsidRPr="006F178A" w:rsidRDefault="00B93B58" w:rsidP="00B93B58">
      <w:pPr>
        <w:pStyle w:val="afff5"/>
        <w:rPr>
          <w:rtl/>
        </w:rPr>
      </w:pPr>
      <w:r w:rsidRPr="001D0A1E">
        <w:rPr>
          <w:rStyle w:val="TanaimMishna"/>
          <w:rFonts w:hint="cs"/>
          <w:rtl/>
          <w:rPrChange w:id="20067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1D0A1E">
        <w:rPr>
          <w:rStyle w:val="TanaimMishna"/>
          <w:rtl/>
          <w:rPrChange w:id="20068" w:author="קלוד" w:date="2026-10-06T10:10:25Z">
            <w:rPr>
              <w:rStyle w:val="affffc"/>
              <w:rtl/>
            </w:rPr>
          </w:rPrChange>
        </w:rPr>
        <w:t>"</w:t>
      </w:r>
      <w:r w:rsidRPr="001D0A1E">
        <w:rPr>
          <w:rStyle w:val="TanaimMishna"/>
          <w:rFonts w:hint="cs"/>
          <w:rtl/>
          <w:rPrChange w:id="20069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1D0A1E">
        <w:rPr>
          <w:rStyle w:val="TanaimMishna"/>
          <w:rtl/>
          <w:rPrChange w:id="20070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- (</w:t>
      </w:r>
      <w:r w:rsidRPr="006F178A">
        <w:rPr>
          <w:rFonts w:hint="cs"/>
          <w:rtl/>
        </w:rPr>
        <w:t>כאילו</w:t>
      </w:r>
      <w:r w:rsidRPr="006F178A">
        <w:rPr>
          <w:rtl/>
        </w:rPr>
        <w:t xml:space="preserve">) </w:t>
      </w:r>
      <w:r w:rsidRPr="006F178A">
        <w:rPr>
          <w:rFonts w:hint="cs"/>
          <w:rtl/>
        </w:rPr>
        <w:t>לומדה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תפלות</w:t>
      </w:r>
      <w:r w:rsidRPr="006F178A">
        <w:rPr>
          <w:rtl/>
        </w:rPr>
        <w:t>.</w:t>
      </w:r>
    </w:p>
    <w:p w14:paraId="2C605A71" w14:textId="1D316216" w:rsidR="00B93B58" w:rsidRPr="006F178A" w:rsidRDefault="00B93B58" w:rsidP="00B93B58">
      <w:pPr>
        <w:pStyle w:val="afff5"/>
        <w:rPr>
          <w:rtl/>
        </w:rPr>
      </w:pPr>
      <w:r w:rsidRPr="001D0A1E">
        <w:rPr>
          <w:rStyle w:val="TanaimMishna"/>
          <w:rFonts w:hint="cs"/>
          <w:rtl/>
          <w:rPrChange w:id="20071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1D0A1E">
        <w:rPr>
          <w:rStyle w:val="TanaimMishna"/>
          <w:rtl/>
          <w:rPrChange w:id="20072" w:author="קלוד" w:date="2026-10-06T10:10:25Z">
            <w:rPr>
              <w:rStyle w:val="affffc"/>
              <w:rtl/>
            </w:rPr>
          </w:rPrChange>
        </w:rPr>
        <w:t xml:space="preserve">' </w:t>
      </w:r>
      <w:r w:rsidRPr="001D0A1E">
        <w:rPr>
          <w:rStyle w:val="TanaimMishna"/>
          <w:rFonts w:hint="cs"/>
          <w:rtl/>
          <w:rPrChange w:id="20073" w:author="קלוד" w:date="2026-10-06T10:10:25Z">
            <w:rPr>
              <w:rStyle w:val="affffc"/>
              <w:rFonts w:hint="cs"/>
              <w:rtl/>
            </w:rPr>
          </w:rPrChange>
        </w:rPr>
        <w:t>יהושע</w:t>
      </w:r>
      <w:r w:rsidRPr="001D0A1E">
        <w:rPr>
          <w:rStyle w:val="TanaimMishna"/>
          <w:rtl/>
          <w:rPrChange w:id="20074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ותפלות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קבין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ופרישות</w:t>
      </w:r>
      <w:r w:rsidRPr="006F178A">
        <w:rPr>
          <w:rtl/>
        </w:rPr>
        <w:t>.</w:t>
      </w:r>
    </w:p>
    <w:p w14:paraId="077A5FB2" w14:textId="77777777" w:rsidR="00B93B58" w:rsidRPr="006F178A" w:rsidRDefault="00B93B58" w:rsidP="00B93B58">
      <w:pPr>
        <w:pStyle w:val="afff5"/>
        <w:rPr>
          <w:rtl/>
        </w:rPr>
      </w:pPr>
      <w:r w:rsidRPr="001D0A1E">
        <w:rPr>
          <w:rStyle w:val="TanaimMishna"/>
          <w:rFonts w:hint="cs"/>
          <w:rtl/>
          <w:rPrChange w:id="20075" w:author="קלוד" w:date="2026-10-06T10:10:25Z">
            <w:rPr>
              <w:rStyle w:val="affffc"/>
              <w:rFonts w:hint="cs"/>
              <w:rtl/>
            </w:rPr>
          </w:rPrChange>
        </w:rPr>
        <w:t>הוא</w:t>
      </w:r>
      <w:r w:rsidRPr="001D0A1E">
        <w:rPr>
          <w:rStyle w:val="TanaimMishna"/>
          <w:rtl/>
          <w:rPrChange w:id="20076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D0A1E">
        <w:rPr>
          <w:rStyle w:val="TanaimMishna"/>
          <w:rFonts w:hint="cs"/>
          <w:rtl/>
          <w:rPrChange w:id="20077" w:author="קלוד" w:date="2026-10-06T10:10:25Z">
            <w:rPr>
              <w:rStyle w:val="affffc"/>
              <w:rFonts w:hint="cs"/>
              <w:rtl/>
            </w:rPr>
          </w:rPrChange>
        </w:rPr>
        <w:t>היה</w:t>
      </w:r>
      <w:r w:rsidRPr="001D0A1E">
        <w:rPr>
          <w:rStyle w:val="TanaimMishna"/>
          <w:rtl/>
          <w:rPrChange w:id="20078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D0A1E">
        <w:rPr>
          <w:rStyle w:val="TanaimMishna"/>
          <w:rFonts w:hint="cs"/>
          <w:rtl/>
          <w:rPrChange w:id="20079" w:author="קלוד" w:date="2026-10-06T10:10:25Z">
            <w:rPr>
              <w:rStyle w:val="affffc"/>
              <w:rFonts w:hint="cs"/>
              <w:rtl/>
            </w:rPr>
          </w:rPrChange>
        </w:rPr>
        <w:t>אומר</w:t>
      </w:r>
      <w:r w:rsidRPr="001D0A1E">
        <w:rPr>
          <w:rStyle w:val="TanaimMishna"/>
          <w:rtl/>
          <w:rPrChange w:id="20080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חסיד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ורשע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פרושין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>.</w:t>
      </w:r>
    </w:p>
    <w:p w14:paraId="7CB5DD71" w14:textId="004FB56F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332DD93" w14:textId="7C0DC305" w:rsidR="00F07A5B" w:rsidRPr="00F07A5B" w:rsidRDefault="00B93B58" w:rsidP="001D0A1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ריא</w:t>
      </w:r>
      <w:r w:rsidRPr="00F07A5B">
        <w:rPr>
          <w:rtl/>
        </w:rPr>
        <w:t>"</w:t>
      </w:r>
      <w:r w:rsidRPr="00F07A5B">
        <w:rPr>
          <w:rFonts w:hint="cs"/>
          <w:rtl/>
        </w:rPr>
        <w:t>ש מר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67FD3794" w14:textId="31569F87" w:rsidR="00B93B58" w:rsidRPr="006F178A" w:rsidRDefault="001D0A1E" w:rsidP="00B93B58">
      <w:pPr>
        <w:rPr>
          <w:rtl/>
        </w:rPr>
      </w:pPr>
      <w:r w:rsidRPr="001D0A1E">
        <w:rPr>
          <w:rStyle w:val="affffc"/>
          <w:rFonts w:hint="cs"/>
          <w:rtl/>
        </w:rPr>
        <w:t>כשלמדתי</w:t>
      </w:r>
      <w:r w:rsidR="00B93B58" w:rsidRPr="001D0A1E">
        <w:rPr>
          <w:rStyle w:val="affffc"/>
          <w:rtl/>
        </w:rPr>
        <w:t xml:space="preserve"> </w:t>
      </w:r>
      <w:r w:rsidR="00B93B58" w:rsidRPr="001D0A1E">
        <w:rPr>
          <w:rStyle w:val="affffc"/>
          <w:rFonts w:hint="cs"/>
          <w:rtl/>
        </w:rPr>
        <w:t>אצל</w:t>
      </w:r>
      <w:r w:rsidR="00B93B58" w:rsidRPr="001D0A1E">
        <w:rPr>
          <w:rStyle w:val="affffc"/>
          <w:rtl/>
        </w:rPr>
        <w:t xml:space="preserve"> </w:t>
      </w:r>
      <w:r w:rsidR="00B93B58" w:rsidRPr="001D0A1E">
        <w:rPr>
          <w:rStyle w:val="affffc"/>
          <w:rFonts w:hint="cs"/>
          <w:rtl/>
        </w:rPr>
        <w:t>ר</w:t>
      </w:r>
      <w:r w:rsidR="00B93B58" w:rsidRPr="001D0A1E">
        <w:rPr>
          <w:rStyle w:val="affffc"/>
          <w:rtl/>
        </w:rPr>
        <w:t>"</w:t>
      </w:r>
      <w:r w:rsidR="00B93B58" w:rsidRPr="001D0A1E">
        <w:rPr>
          <w:rStyle w:val="affffc"/>
          <w:rFonts w:hint="cs"/>
          <w:rtl/>
        </w:rPr>
        <w:t>ע</w:t>
      </w:r>
      <w:r w:rsidR="00B93B58" w:rsidRPr="001D0A1E">
        <w:rPr>
          <w:rStyle w:val="affffc"/>
          <w:rtl/>
        </w:rPr>
        <w:t xml:space="preserve">, </w:t>
      </w:r>
      <w:r w:rsidR="00B93B58" w:rsidRPr="006F178A">
        <w:rPr>
          <w:rFonts w:hint="cs"/>
          <w:rtl/>
        </w:rPr>
        <w:t>הייתי</w:t>
      </w:r>
      <w:r w:rsidR="00B93B58" w:rsidRPr="006F178A">
        <w:rPr>
          <w:rtl/>
        </w:rPr>
        <w:t xml:space="preserve"> </w:t>
      </w:r>
      <w:r w:rsidR="00B93B58" w:rsidRPr="00D9415E">
        <w:rPr>
          <w:rFonts w:cs="BA Vilna Bold" w:hint="cs"/>
          <w:rtl/>
        </w:rPr>
        <w:t>מטיל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קנקנתום</w:t>
      </w:r>
      <w:r w:rsidR="00B93B58" w:rsidRPr="00D9415E">
        <w:rPr>
          <w:rFonts w:cs="BA Vilna Bold"/>
          <w:rtl/>
        </w:rPr>
        <w:t xml:space="preserve"> </w:t>
      </w:r>
      <w:r w:rsidR="00B93B58" w:rsidRPr="00D9415E">
        <w:rPr>
          <w:rFonts w:cs="BA Vilna Bold" w:hint="cs"/>
          <w:rtl/>
        </w:rPr>
        <w:t>לדיו</w:t>
      </w:r>
      <w:r w:rsidR="00B93B58" w:rsidRPr="00D9415E">
        <w:rPr>
          <w:rFonts w:cs="BA Vilna Bold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אמר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דבר</w:t>
      </w:r>
      <w:r w:rsidR="00B93B58" w:rsidRPr="006F178A">
        <w:rPr>
          <w:rtl/>
        </w:rPr>
        <w:t>;</w:t>
      </w:r>
    </w:p>
    <w:p w14:paraId="784A0899" w14:textId="4F19B212" w:rsidR="00B93B58" w:rsidRPr="001D0A1E" w:rsidRDefault="00B93B58" w:rsidP="00B93B58">
      <w:pPr>
        <w:rPr>
          <w:spacing w:val="0"/>
          <w:rtl/>
        </w:rPr>
      </w:pPr>
      <w:r w:rsidRPr="001D0A1E">
        <w:rPr>
          <w:rStyle w:val="affffc"/>
          <w:rFonts w:hint="cs"/>
          <w:spacing w:val="0"/>
          <w:rtl/>
        </w:rPr>
        <w:t>כשבאתי</w:t>
      </w:r>
      <w:r w:rsidRPr="001D0A1E">
        <w:rPr>
          <w:rStyle w:val="affffc"/>
          <w:spacing w:val="0"/>
          <w:rtl/>
        </w:rPr>
        <w:t xml:space="preserve"> </w:t>
      </w:r>
      <w:r w:rsidR="001D0A1E" w:rsidRPr="001D0A1E">
        <w:rPr>
          <w:rStyle w:val="affffc"/>
          <w:rFonts w:hint="cs"/>
          <w:spacing w:val="0"/>
          <w:rtl/>
        </w:rPr>
        <w:t xml:space="preserve">לרי''ש וא"ל שאני לבלר א''ל: </w:t>
      </w:r>
      <w:r w:rsidRPr="001D0A1E">
        <w:rPr>
          <w:rFonts w:hint="cs"/>
          <w:spacing w:val="0"/>
          <w:rtl/>
        </w:rPr>
        <w:t>בני</w:t>
      </w:r>
      <w:r w:rsidRPr="001D0A1E">
        <w:rPr>
          <w:spacing w:val="0"/>
          <w:rtl/>
        </w:rPr>
        <w:t xml:space="preserve">, </w:t>
      </w:r>
      <w:r w:rsidRPr="001D0A1E">
        <w:rPr>
          <w:rFonts w:hint="cs"/>
          <w:spacing w:val="0"/>
          <w:rtl/>
        </w:rPr>
        <w:t>הוי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זהיר</w:t>
      </w:r>
      <w:r w:rsidRPr="001D0A1E">
        <w:rPr>
          <w:spacing w:val="0"/>
          <w:rtl/>
        </w:rPr>
        <w:t xml:space="preserve">, </w:t>
      </w:r>
      <w:r w:rsidRPr="001D0A1E">
        <w:rPr>
          <w:rFonts w:hint="cs"/>
          <w:spacing w:val="0"/>
          <w:rtl/>
        </w:rPr>
        <w:t>שמלאכתך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מלאכת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שמים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היא</w:t>
      </w:r>
      <w:r w:rsidRPr="001D0A1E">
        <w:rPr>
          <w:spacing w:val="0"/>
          <w:rtl/>
        </w:rPr>
        <w:t xml:space="preserve">, </w:t>
      </w:r>
      <w:r w:rsidRPr="001D0A1E">
        <w:rPr>
          <w:rFonts w:hint="cs"/>
          <w:spacing w:val="0"/>
          <w:rtl/>
        </w:rPr>
        <w:t>שמא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תחסיר</w:t>
      </w:r>
      <w:r w:rsidRPr="001D0A1E">
        <w:rPr>
          <w:spacing w:val="0"/>
          <w:rtl/>
        </w:rPr>
        <w:t xml:space="preserve"> </w:t>
      </w:r>
      <w:r w:rsidR="001D0A1E" w:rsidRPr="001D0A1E">
        <w:rPr>
          <w:rFonts w:hint="cs"/>
          <w:spacing w:val="0"/>
          <w:rtl/>
        </w:rPr>
        <w:t xml:space="preserve">או תתיר </w:t>
      </w:r>
      <w:r w:rsidRPr="001D0A1E">
        <w:rPr>
          <w:rFonts w:hint="cs"/>
          <w:spacing w:val="0"/>
          <w:rtl/>
        </w:rPr>
        <w:t>אות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אחת</w:t>
      </w:r>
      <w:r w:rsidRPr="001D0A1E">
        <w:rPr>
          <w:spacing w:val="0"/>
          <w:rtl/>
        </w:rPr>
        <w:t xml:space="preserve">, </w:t>
      </w:r>
      <w:r w:rsidRPr="001D0A1E">
        <w:rPr>
          <w:rFonts w:hint="cs"/>
          <w:spacing w:val="0"/>
          <w:rtl/>
        </w:rPr>
        <w:t>נמצאת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מחריב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כל</w:t>
      </w:r>
      <w:r w:rsidRPr="001D0A1E">
        <w:rPr>
          <w:spacing w:val="0"/>
          <w:rtl/>
        </w:rPr>
        <w:t xml:space="preserve"> </w:t>
      </w:r>
      <w:r w:rsidRPr="001D0A1E">
        <w:rPr>
          <w:rFonts w:hint="cs"/>
          <w:spacing w:val="0"/>
          <w:rtl/>
        </w:rPr>
        <w:t>העולם</w:t>
      </w:r>
    </w:p>
    <w:p w14:paraId="1BDDDCC4" w14:textId="77777777" w:rsidR="001D0A1E" w:rsidRDefault="001D0A1E" w:rsidP="00B93B58">
      <w:pPr>
        <w:rPr>
          <w:rStyle w:val="affffc"/>
          <w:rtl/>
        </w:rPr>
      </w:pPr>
      <w:r>
        <w:rPr>
          <w:rStyle w:val="affffc"/>
          <w:rFonts w:hint="cs"/>
          <w:rtl/>
        </w:rPr>
        <w:t>א''ל</w:t>
      </w:r>
      <w:r w:rsidR="00B93B58" w:rsidRPr="001D0A1E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דבר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מטיל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לדיו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וקנקנתום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שמו</w:t>
      </w:r>
      <w:r w:rsidR="00B93B58" w:rsidRPr="006F178A">
        <w:rPr>
          <w:rtl/>
        </w:rPr>
        <w:t xml:space="preserve">, </w:t>
      </w:r>
    </w:p>
    <w:p w14:paraId="4B38BBA2" w14:textId="05334B56" w:rsidR="00B93B58" w:rsidRPr="006F178A" w:rsidRDefault="001D0A1E" w:rsidP="00B93B58">
      <w:pPr>
        <w:rPr>
          <w:rtl/>
        </w:rPr>
      </w:pPr>
      <w:r w:rsidRPr="001D0A1E">
        <w:rPr>
          <w:rStyle w:val="affffc"/>
          <w:rFonts w:hint="cs"/>
          <w:rtl/>
        </w:rPr>
        <w:t>ושאלני</w:t>
      </w:r>
      <w:r>
        <w:rPr>
          <w:rStyle w:val="affffc"/>
          <w:rFonts w:hint="cs"/>
          <w:rtl/>
        </w:rPr>
        <w:t>:</w:t>
      </w:r>
      <w:r w:rsidRPr="001D0A1E">
        <w:rPr>
          <w:rStyle w:val="affffc"/>
          <w:rFonts w:hint="cs"/>
          <w:rtl/>
        </w:rPr>
        <w:t xml:space="preserve"> </w:t>
      </w:r>
      <w:r>
        <w:rPr>
          <w:rStyle w:val="affffc"/>
          <w:rFonts w:hint="cs"/>
          <w:rtl/>
        </w:rPr>
        <w:t xml:space="preserve">הא </w:t>
      </w:r>
      <w:r w:rsidR="00B93B58" w:rsidRPr="003625F4">
        <w:rPr>
          <w:rStyle w:val="affff8"/>
          <w:rFonts w:hint="cs"/>
          <w:rtl/>
        </w:rPr>
        <w:t>'ומחה</w:t>
      </w:r>
      <w:r w:rsidR="00B93B58" w:rsidRPr="003625F4">
        <w:rPr>
          <w:rStyle w:val="affff8"/>
          <w:rtl/>
        </w:rPr>
        <w:t>',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שיוכל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למחות</w:t>
      </w:r>
      <w:r w:rsidR="00B93B58" w:rsidRPr="006F178A">
        <w:rPr>
          <w:rtl/>
        </w:rPr>
        <w:t>.</w:t>
      </w:r>
    </w:p>
    <w:p w14:paraId="7AA75702" w14:textId="0496C07C" w:rsidR="00F07A5B" w:rsidRPr="00F07A5B" w:rsidRDefault="000B6BCA" w:rsidP="001D0A1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- דחי' דכך </w:t>
      </w:r>
      <w:r w:rsidR="00B93B58" w:rsidRPr="00F07A5B">
        <w:rPr>
          <w:rFonts w:hint="cs"/>
          <w:rtl/>
        </w:rPr>
        <w:t>א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5A831EFA" w14:textId="316B40F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lastRenderedPageBreak/>
        <w:t>לא</w:t>
      </w:r>
      <w:r w:rsidRPr="006F178A">
        <w:rPr>
          <w:rtl/>
        </w:rPr>
        <w:t xml:space="preserve"> </w:t>
      </w:r>
      <w:r w:rsidR="000B6BCA">
        <w:rPr>
          <w:rFonts w:hint="cs"/>
          <w:rtl/>
        </w:rPr>
        <w:t>רק</w:t>
      </w:r>
      <w:r w:rsidRPr="006F178A">
        <w:rPr>
          <w:rtl/>
        </w:rPr>
        <w:t xml:space="preserve"> </w:t>
      </w:r>
      <w:r w:rsidR="000B6BCA">
        <w:rPr>
          <w:rFonts w:hint="cs"/>
          <w:rtl/>
        </w:rPr>
        <w:t xml:space="preserve">שאני בקי </w:t>
      </w:r>
      <w:r w:rsidRPr="006F178A">
        <w:rPr>
          <w:rFonts w:hint="cs"/>
          <w:rtl/>
        </w:rPr>
        <w:t>בחסירות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ויתירות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אפי</w:t>
      </w:r>
      <w:r w:rsidR="000B6BCA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למיחש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לזבוב</w:t>
      </w:r>
      <w:r w:rsidRPr="006F178A">
        <w:rPr>
          <w:rtl/>
        </w:rPr>
        <w:t xml:space="preserve"> </w:t>
      </w:r>
      <w:r w:rsidRPr="000B6BCA">
        <w:rPr>
          <w:rStyle w:val="afffff2"/>
          <w:rFonts w:hint="cs"/>
          <w:rtl/>
        </w:rPr>
        <w:t>דשמא יבוא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ויתיב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אתגיה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דדלי</w:t>
      </w:r>
      <w:r w:rsidRPr="000B6BCA">
        <w:rPr>
          <w:rStyle w:val="afffff2"/>
          <w:rtl/>
        </w:rPr>
        <w:t>"</w:t>
      </w:r>
      <w:r w:rsidRPr="000B6BCA">
        <w:rPr>
          <w:rStyle w:val="afffff2"/>
          <w:rFonts w:hint="cs"/>
          <w:rtl/>
        </w:rPr>
        <w:t>ת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ומחיק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ליה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ומשוי</w:t>
      </w:r>
      <w:r w:rsidRPr="000B6BCA">
        <w:rPr>
          <w:rStyle w:val="afffff2"/>
          <w:rtl/>
        </w:rPr>
        <w:t xml:space="preserve"> </w:t>
      </w:r>
      <w:r w:rsidRPr="000B6BCA">
        <w:rPr>
          <w:rStyle w:val="afffff2"/>
          <w:rFonts w:hint="cs"/>
          <w:rtl/>
        </w:rPr>
        <w:t>ליה</w:t>
      </w:r>
      <w:r w:rsidRPr="000B6BCA">
        <w:rPr>
          <w:rStyle w:val="afffff2"/>
          <w:rtl/>
        </w:rPr>
        <w:t xml:space="preserve"> </w:t>
      </w:r>
      <w:r>
        <w:rPr>
          <w:rStyle w:val="affffc"/>
          <w:rFonts w:hint="cs"/>
          <w:rtl/>
          <w:rPrChange w:id="9030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רי</w:t>
      </w:r>
      <w:r>
        <w:rPr>
          <w:rStyle w:val="affffc"/>
          <w:rtl/>
          <w:rPrChange w:id="9031" w:author="מנוע אמוראים" w:date="2026-10-05T16:41:03Z">
            <w:rPr>
              <w:rStyle w:val="afffff2"/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32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ש</w:t>
      </w:r>
      <w:r w:rsidRPr="000B6BCA">
        <w:rPr>
          <w:rStyle w:val="afffff2"/>
          <w:rtl/>
        </w:rPr>
        <w:t>,</w:t>
      </w:r>
      <w:r w:rsidR="000B6BCA">
        <w:rPr>
          <w:rStyle w:val="afffff2"/>
          <w:rFonts w:hint="cs"/>
          <w:rtl/>
        </w:rPr>
        <w:t xml:space="preserve">- </w:t>
      </w:r>
      <w:r w:rsidRPr="000B6BCA">
        <w:rPr>
          <w:rStyle w:val="afffff2"/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="000B6BCA">
        <w:rPr>
          <w:rFonts w:hint="cs"/>
          <w:rtl/>
        </w:rPr>
        <w:t>קנקתום בדיו</w:t>
      </w:r>
      <w:r w:rsidRPr="006F178A">
        <w:rPr>
          <w:rtl/>
        </w:rPr>
        <w:t>.</w:t>
      </w:r>
    </w:p>
    <w:p w14:paraId="26B26C40" w14:textId="77777777" w:rsidR="00F07A5B" w:rsidRPr="00F07A5B" w:rsidRDefault="00B93B58" w:rsidP="001D0A1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 דר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73483096" w14:textId="00C1D26E" w:rsidR="00B93B58" w:rsidRPr="006F178A" w:rsidRDefault="00B93B58" w:rsidP="000B6BCA">
      <w:pPr>
        <w:rPr>
          <w:rtl/>
        </w:rPr>
      </w:pPr>
      <w:r w:rsidRPr="000B6BCA">
        <w:rPr>
          <w:rStyle w:val="affffc"/>
          <w:rFonts w:hint="cs"/>
          <w:rtl/>
        </w:rPr>
        <w:t>אצל</w:t>
      </w:r>
      <w:r w:rsidRPr="000B6BCA">
        <w:rPr>
          <w:rStyle w:val="affffc"/>
          <w:rtl/>
        </w:rPr>
        <w:t xml:space="preserve"> </w:t>
      </w:r>
      <w:r w:rsidRPr="000B6BCA">
        <w:rPr>
          <w:rStyle w:val="affffc"/>
          <w:rFonts w:hint="cs"/>
          <w:rtl/>
        </w:rPr>
        <w:t>רי</w:t>
      </w:r>
      <w:r w:rsidRPr="000B6BCA">
        <w:rPr>
          <w:rStyle w:val="affffc"/>
          <w:rtl/>
        </w:rPr>
        <w:t>"</w:t>
      </w:r>
      <w:r w:rsidRPr="000B6BCA">
        <w:rPr>
          <w:rStyle w:val="affffc"/>
          <w:rFonts w:hint="cs"/>
          <w:rtl/>
        </w:rPr>
        <w:t>ש</w:t>
      </w:r>
      <w:r w:rsidRPr="000B6BCA">
        <w:rPr>
          <w:rStyle w:val="affffc"/>
          <w:rtl/>
        </w:rPr>
        <w:t xml:space="preserve"> </w:t>
      </w:r>
      <w:r w:rsidR="000B6BCA" w:rsidRPr="00E24454">
        <w:rPr>
          <w:rFonts w:hint="cs"/>
          <w:rtl/>
        </w:rPr>
        <w:t>הט</w:t>
      </w:r>
      <w:r w:rsidR="000B6BCA">
        <w:rPr>
          <w:rFonts w:hint="cs"/>
          <w:rtl/>
        </w:rPr>
        <w:t>לתי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קנקנתום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>,</w:t>
      </w:r>
      <w:r w:rsidR="000B6BCA">
        <w:rPr>
          <w:rFonts w:hint="cs"/>
          <w:rtl/>
        </w:rPr>
        <w:t xml:space="preserve"> </w:t>
      </w:r>
      <w:r w:rsidR="000B6BCA" w:rsidRPr="000B6BCA">
        <w:rPr>
          <w:rStyle w:val="affffc"/>
          <w:rFonts w:hint="cs"/>
          <w:rtl/>
        </w:rPr>
        <w:t>ור''ע</w:t>
      </w:r>
      <w:r w:rsidR="000B6BCA">
        <w:rPr>
          <w:rFonts w:hint="cs"/>
          <w:rtl/>
        </w:rPr>
        <w:t xml:space="preserve"> אסרה עלי.</w:t>
      </w:r>
      <w:r w:rsidRPr="006F178A">
        <w:rPr>
          <w:rtl/>
        </w:rPr>
        <w:t xml:space="preserve"> </w:t>
      </w:r>
    </w:p>
    <w:p w14:paraId="75C4D48E" w14:textId="77777777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337CED8B" w14:textId="25EFA620" w:rsidR="00B93B58" w:rsidRPr="006F178A" w:rsidRDefault="000B6BCA" w:rsidP="00B93B58">
      <w:pPr>
        <w:rPr>
          <w:rtl/>
        </w:rPr>
      </w:pPr>
      <w:r w:rsidRPr="000B6BCA">
        <w:rPr>
          <w:rStyle w:val="affffc"/>
          <w:rFonts w:hint="cs"/>
          <w:rtl/>
        </w:rPr>
        <w:t xml:space="preserve">תחילה </w:t>
      </w:r>
      <w:r w:rsidR="00B93B58" w:rsidRPr="000B6BCA">
        <w:rPr>
          <w:rStyle w:val="affffc"/>
          <w:rFonts w:hint="cs"/>
          <w:rtl/>
        </w:rPr>
        <w:t>בא לר</w:t>
      </w:r>
      <w:r w:rsidR="00B93B58" w:rsidRPr="000B6BCA">
        <w:rPr>
          <w:rStyle w:val="affffc"/>
          <w:rtl/>
        </w:rPr>
        <w:t>"</w:t>
      </w:r>
      <w:r w:rsidR="00B93B58" w:rsidRPr="000B6BCA">
        <w:rPr>
          <w:rStyle w:val="affffc"/>
          <w:rFonts w:hint="cs"/>
          <w:rtl/>
        </w:rPr>
        <w:t>ע</w:t>
      </w:r>
      <w:r>
        <w:rPr>
          <w:rStyle w:val="affffc"/>
          <w:rFonts w:hint="cs"/>
          <w:rtl/>
        </w:rPr>
        <w:t>,</w:t>
      </w:r>
      <w:r w:rsidR="00B93B58" w:rsidRPr="000B6BCA">
        <w:rPr>
          <w:rStyle w:val="affffc"/>
          <w:rFonts w:hint="cs"/>
          <w:rtl/>
        </w:rPr>
        <w:t xml:space="preserve"> </w:t>
      </w:r>
      <w:r w:rsidR="00B93B58" w:rsidRPr="006F178A">
        <w:rPr>
          <w:rFonts w:hint="cs"/>
          <w:rtl/>
        </w:rPr>
        <w:t xml:space="preserve">כשלא מצי קם אליביה </w:t>
      </w:r>
      <w:r w:rsidR="00B93B58" w:rsidRPr="000B6BCA">
        <w:rPr>
          <w:rStyle w:val="affffc"/>
          <w:rFonts w:hint="cs"/>
          <w:rtl/>
        </w:rPr>
        <w:t>בא ל</w:t>
      </w:r>
      <w:r w:rsidRPr="000B6BCA">
        <w:rPr>
          <w:rStyle w:val="affffc"/>
          <w:rFonts w:hint="cs"/>
          <w:rtl/>
        </w:rPr>
        <w:t xml:space="preserve">רי''ש </w:t>
      </w:r>
      <w:r w:rsidRPr="00D9415E">
        <w:rPr>
          <w:rFonts w:cs="BA Vilna Bold" w:hint="cs"/>
          <w:rtl/>
        </w:rPr>
        <w:t>וגמר</w:t>
      </w:r>
      <w:r>
        <w:rPr>
          <w:rFonts w:hint="cs"/>
          <w:rtl/>
        </w:rPr>
        <w:t xml:space="preserve">, </w:t>
      </w:r>
      <w:r w:rsidRPr="000B6BCA">
        <w:rPr>
          <w:rStyle w:val="affffc"/>
          <w:rFonts w:hint="cs"/>
          <w:rtl/>
        </w:rPr>
        <w:t>בא לר''ע</w:t>
      </w:r>
      <w:r>
        <w:rPr>
          <w:rFonts w:hint="cs"/>
          <w:rtl/>
        </w:rPr>
        <w:t xml:space="preserve"> </w:t>
      </w:r>
      <w:r w:rsidRPr="00D9415E">
        <w:rPr>
          <w:rFonts w:cs="BA Vilna Bold" w:hint="cs"/>
          <w:rtl/>
        </w:rPr>
        <w:t>וסבר</w:t>
      </w:r>
      <w:r>
        <w:rPr>
          <w:rFonts w:hint="cs"/>
          <w:rtl/>
        </w:rPr>
        <w:t xml:space="preserve"> </w:t>
      </w:r>
    </w:p>
    <w:p w14:paraId="5AB1BB7F" w14:textId="77777777" w:rsidR="00B93B58" w:rsidRPr="006F178A" w:rsidRDefault="00B93B58" w:rsidP="000B6BCA">
      <w:pPr>
        <w:spacing w:after="60"/>
        <w:rPr>
          <w:rtl/>
        </w:rPr>
      </w:pPr>
      <w:r w:rsidRPr="0059138D">
        <w:rPr>
          <w:rFonts w:cs="BA Vilna Bold" w:hint="cs"/>
          <w:rtl/>
        </w:rPr>
        <w:t>אלא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אסרה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אאסרה,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קשיא</w:t>
      </w:r>
    </w:p>
    <w:p w14:paraId="6F72D45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כ:</w:t>
      </w:r>
    </w:p>
    <w:p w14:paraId="2C156F5E" w14:textId="77777777" w:rsidR="00E4644A" w:rsidRPr="00255160" w:rsidRDefault="00E4644A" w:rsidP="00E4644A">
      <w:pPr>
        <w:jc w:val="center"/>
        <w:rPr>
          <w:del w:id="90092" w:author="מנוע עיצוב" w:date="2026-10-08T11:01:28Z"/>
          <w:rFonts w:ascii="BA • Vilna Light" w:hAnsi="BA • Vilna Light" w:cs="BA • Vilna Light"/>
          <w:rtl/>
        </w:rPr>
      </w:pPr>
      <w:del w:id="9009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46A95130" w14:textId="5C6709FC" w:rsidR="000B6BCA" w:rsidRDefault="000B6BCA" w:rsidP="006C7D1C">
      <w:pPr>
        <w:pStyle w:val="affffd"/>
        <w:rPr>
          <w:rtl/>
        </w:rPr>
      </w:pPr>
      <w:r>
        <w:rPr>
          <w:rFonts w:hint="cs"/>
          <w:rtl/>
        </w:rPr>
        <w:t xml:space="preserve">ר''מ: </w:t>
      </w:r>
      <w:r w:rsidR="00B93B58" w:rsidRPr="000B6BCA">
        <w:rPr>
          <w:rFonts w:hint="eastAsia"/>
          <w:rtl/>
        </w:rPr>
        <w:t>לכל</w:t>
      </w:r>
      <w:r w:rsidR="00B93B58" w:rsidRPr="000B6BCA">
        <w:rPr>
          <w:rtl/>
        </w:rPr>
        <w:t xml:space="preserve"> </w:t>
      </w:r>
      <w:r w:rsidR="00B93B58" w:rsidRPr="000B6BCA">
        <w:rPr>
          <w:rFonts w:hint="eastAsia"/>
          <w:rtl/>
        </w:rPr>
        <w:t>מטילין</w:t>
      </w:r>
      <w:r w:rsidR="00B93B58" w:rsidRPr="000B6BCA">
        <w:rPr>
          <w:rtl/>
        </w:rPr>
        <w:t xml:space="preserve"> </w:t>
      </w:r>
      <w:r w:rsidR="00B93B58" w:rsidRPr="000B6BCA">
        <w:rPr>
          <w:rFonts w:hint="eastAsia"/>
          <w:rtl/>
        </w:rPr>
        <w:t>קנקנתום</w:t>
      </w:r>
      <w:r w:rsidR="00B93B58" w:rsidRPr="000B6BCA">
        <w:rPr>
          <w:rtl/>
        </w:rPr>
        <w:t xml:space="preserve"> </w:t>
      </w:r>
      <w:r w:rsidR="00B93B58" w:rsidRPr="000B6BCA">
        <w:rPr>
          <w:rFonts w:hint="eastAsia"/>
          <w:rtl/>
        </w:rPr>
        <w:t>לתוך</w:t>
      </w:r>
      <w:r w:rsidR="00B93B58" w:rsidRPr="000B6BCA">
        <w:rPr>
          <w:rtl/>
        </w:rPr>
        <w:t xml:space="preserve"> </w:t>
      </w:r>
      <w:r w:rsidR="00B93B58" w:rsidRPr="000B6BCA">
        <w:rPr>
          <w:rFonts w:hint="eastAsia"/>
          <w:rtl/>
        </w:rPr>
        <w:t>הדיו</w:t>
      </w:r>
      <w:r w:rsidR="00B93B58" w:rsidRPr="000B6BCA">
        <w:rPr>
          <w:rtl/>
        </w:rPr>
        <w:t xml:space="preserve">, </w:t>
      </w:r>
    </w:p>
    <w:p w14:paraId="234932AD" w14:textId="450F6183" w:rsidR="00B93B58" w:rsidRPr="000B6BCA" w:rsidRDefault="000B6BCA" w:rsidP="00B93B58">
      <w:pPr>
        <w:rPr>
          <w:spacing w:val="2"/>
          <w:rtl/>
        </w:rPr>
      </w:pPr>
      <w:r w:rsidRPr="000B6BCA">
        <w:rPr>
          <w:rStyle w:val="affffc"/>
          <w:rFonts w:hint="cs"/>
          <w:spacing w:val="2"/>
          <w:rtl/>
        </w:rPr>
        <w:t xml:space="preserve">ר''י מר'מ </w:t>
      </w:r>
      <w:r w:rsidRPr="000B6BCA">
        <w:rPr>
          <w:rFonts w:hint="cs"/>
          <w:spacing w:val="2"/>
          <w:rtl/>
        </w:rPr>
        <w:t>ח</w:t>
      </w:r>
      <w:r w:rsidR="00B93B58" w:rsidRPr="000B6BCA">
        <w:rPr>
          <w:rFonts w:hint="eastAsia"/>
          <w:spacing w:val="2"/>
          <w:rtl/>
        </w:rPr>
        <w:t>וץ</w:t>
      </w:r>
      <w:r w:rsidR="00B93B58" w:rsidRPr="000B6BCA">
        <w:rPr>
          <w:spacing w:val="2"/>
          <w:rtl/>
        </w:rPr>
        <w:t xml:space="preserve"> </w:t>
      </w:r>
      <w:r w:rsidR="00B93B58" w:rsidRPr="000B6BCA">
        <w:rPr>
          <w:rFonts w:hint="eastAsia"/>
          <w:spacing w:val="2"/>
          <w:rtl/>
        </w:rPr>
        <w:t>מפרשת</w:t>
      </w:r>
      <w:r w:rsidR="00B93B58" w:rsidRPr="000B6BCA">
        <w:rPr>
          <w:spacing w:val="2"/>
          <w:rtl/>
        </w:rPr>
        <w:t xml:space="preserve"> </w:t>
      </w:r>
      <w:r w:rsidR="00B93B58" w:rsidRPr="000B6BCA">
        <w:rPr>
          <w:rFonts w:hint="eastAsia"/>
          <w:spacing w:val="2"/>
          <w:rtl/>
        </w:rPr>
        <w:t>סוטה</w:t>
      </w:r>
      <w:r w:rsidR="00B93B58" w:rsidRPr="000B6BCA">
        <w:rPr>
          <w:spacing w:val="2"/>
          <w:rtl/>
        </w:rPr>
        <w:t>;</w:t>
      </w:r>
      <w:r w:rsidRPr="000B6BCA">
        <w:rPr>
          <w:rStyle w:val="affffc"/>
          <w:rFonts w:hint="cs"/>
          <w:spacing w:val="2"/>
          <w:rtl/>
        </w:rPr>
        <w:t xml:space="preserve"> רי''ע מר''מ</w:t>
      </w:r>
      <w:r w:rsidRPr="000B6BCA">
        <w:rPr>
          <w:rFonts w:hint="cs"/>
          <w:spacing w:val="2"/>
          <w:rtl/>
        </w:rPr>
        <w:t xml:space="preserve"> חוץ מפרשת סוטה של מקדש</w:t>
      </w:r>
    </w:p>
    <w:p w14:paraId="7D89F071" w14:textId="3EA4415D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ונפק''מ</w:t>
      </w:r>
      <w:r w:rsidR="00F07A5B" w:rsidRPr="00F07A5B">
        <w:rPr>
          <w:rFonts w:hint="cs"/>
          <w:rtl/>
        </w:rPr>
        <w:t>:</w:t>
      </w:r>
    </w:p>
    <w:p w14:paraId="4129997A" w14:textId="1B1B3340" w:rsidR="00B93B58" w:rsidRPr="006F178A" w:rsidRDefault="00B93B58" w:rsidP="000B6BCA">
      <w:pPr>
        <w:spacing w:after="60"/>
        <w:rPr>
          <w:rtl/>
        </w:rPr>
      </w:pPr>
      <w:r w:rsidRPr="006F178A">
        <w:rPr>
          <w:rFonts w:hint="cs"/>
          <w:rtl/>
        </w:rPr>
        <w:t>למחוק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התורה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וכ</w:t>
      </w:r>
      <w:r w:rsidR="000B6BCA" w:rsidRPr="00D9415E">
        <w:rPr>
          <w:rFonts w:cs="BA Vilna Bold" w:hint="cs"/>
          <w:rtl/>
        </w:rPr>
        <w:t>הנ</w:t>
      </w:r>
      <w:r w:rsidRPr="00D9415E">
        <w:rPr>
          <w:rFonts w:cs="BA Vilna Bold" w:hint="cs"/>
          <w:rtl/>
        </w:rPr>
        <w:t>י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תנאי</w:t>
      </w:r>
      <w:r w:rsidRPr="00D9415E">
        <w:rPr>
          <w:rFonts w:cs="BA Vilna Bold"/>
          <w:rtl/>
        </w:rPr>
        <w:t>;</w:t>
      </w:r>
      <w:r w:rsidR="000B6BCA" w:rsidRPr="00D9415E">
        <w:rPr>
          <w:rFonts w:cs="BA Vilna Bold" w:hint="cs"/>
          <w:rtl/>
        </w:rPr>
        <w:t>-</w:t>
      </w:r>
    </w:p>
    <w:p w14:paraId="5F6C2115" w14:textId="5E650869" w:rsidR="00F07A5B" w:rsidRPr="00F07A5B" w:rsidRDefault="00B93B58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0BA201FE" w14:textId="2FDA2938" w:rsidR="000B6BCA" w:rsidRDefault="00B93B58" w:rsidP="00B93B58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מגילתה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אחרת</w:t>
      </w:r>
      <w:r w:rsidRPr="006F178A">
        <w:rPr>
          <w:rtl/>
        </w:rPr>
        <w:t xml:space="preserve">, </w:t>
      </w:r>
    </w:p>
    <w:p w14:paraId="33134AD7" w14:textId="5FA8D5D0" w:rsidR="00F07A5B" w:rsidRPr="00F07A5B" w:rsidRDefault="00B93B58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73F1C64B" w14:textId="523E175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מגילתה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אחרת</w:t>
      </w:r>
      <w:r w:rsidRPr="006F178A">
        <w:rPr>
          <w:rtl/>
        </w:rPr>
        <w:t>.</w:t>
      </w:r>
    </w:p>
    <w:p w14:paraId="358D62BD" w14:textId="2EB0EEB4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דחה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1BBD048A" w14:textId="062ADDD8" w:rsidR="000B6BCA" w:rsidRDefault="00B93B58" w:rsidP="00B93B58">
      <w:pPr>
        <w:rPr>
          <w:rtl/>
        </w:rPr>
      </w:pPr>
      <w:r w:rsidRPr="000B6BCA">
        <w:rPr>
          <w:rStyle w:val="affffc"/>
          <w:rFonts w:hint="cs"/>
          <w:rtl/>
        </w:rPr>
        <w:t xml:space="preserve">דווקא שם </w:t>
      </w:r>
      <w:r w:rsidR="000B6BCA" w:rsidRPr="000B6BCA">
        <w:rPr>
          <w:rStyle w:val="affffc"/>
          <w:rFonts w:hint="cs"/>
          <w:rtl/>
        </w:rPr>
        <w:t>לת''ק:</w:t>
      </w:r>
      <w:r w:rsidR="000B6BCA">
        <w:rPr>
          <w:rFonts w:hint="cs"/>
        </w:rPr>
        <w:t xml:space="preserve"> </w:t>
      </w:r>
      <w:r w:rsidRPr="006F178A">
        <w:rPr>
          <w:rFonts w:hint="cs"/>
          <w:rtl/>
        </w:rPr>
        <w:t>דאינתיק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רחל</w:t>
      </w:r>
      <w:r w:rsidRPr="006F178A">
        <w:rPr>
          <w:rtl/>
        </w:rPr>
        <w:t xml:space="preserve"> </w:t>
      </w:r>
      <w:r w:rsidR="000B6BCA">
        <w:rPr>
          <w:rFonts w:hint="cs"/>
          <w:rtl/>
        </w:rPr>
        <w:t>שוב לא מינתק לשון לאה</w:t>
      </w:r>
    </w:p>
    <w:p w14:paraId="1D511772" w14:textId="08E6DD1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דסתמא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</w:t>
      </w:r>
      <w:r w:rsidR="000B6BCA">
        <w:rPr>
          <w:rFonts w:hint="cs"/>
          <w:rtl/>
        </w:rPr>
        <w:t>"נ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דמחקינן</w:t>
      </w:r>
      <w:r w:rsidRPr="006F178A">
        <w:rPr>
          <w:rtl/>
        </w:rPr>
        <w:t>.</w:t>
      </w:r>
    </w:p>
    <w:p w14:paraId="1F1EA383" w14:textId="3A978417" w:rsidR="00F07A5B" w:rsidRPr="00F07A5B" w:rsidRDefault="00B93B58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רנב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525C7263" w14:textId="0C11BA24" w:rsidR="000B6BCA" w:rsidRDefault="00B93B58" w:rsidP="00B93B58">
      <w:pPr>
        <w:rPr>
          <w:rtl/>
        </w:rPr>
      </w:pPr>
      <w:r w:rsidRPr="000B6BCA">
        <w:rPr>
          <w:rStyle w:val="affffc"/>
          <w:rFonts w:hint="cs"/>
          <w:rtl/>
        </w:rPr>
        <w:t xml:space="preserve">דווקא שם אראב"י </w:t>
      </w:r>
      <w:r w:rsidRPr="006F178A">
        <w:rPr>
          <w:rFonts w:hint="cs"/>
          <w:rtl/>
        </w:rPr>
        <w:t>במגילה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="000B6BCA">
        <w:rPr>
          <w:rFonts w:hint="cs"/>
          <w:rtl/>
        </w:rPr>
        <w:t>נ</w:t>
      </w:r>
      <w:r w:rsidRPr="006F178A">
        <w:rPr>
          <w:rFonts w:hint="cs"/>
          <w:rtl/>
        </w:rPr>
        <w:t>כתב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בעולם</w:t>
      </w:r>
      <w:r w:rsidRPr="006F178A">
        <w:rPr>
          <w:rtl/>
        </w:rPr>
        <w:t xml:space="preserve">, </w:t>
      </w:r>
    </w:p>
    <w:p w14:paraId="4AFD2EFB" w14:textId="0A49F584" w:rsidR="00B93B58" w:rsidRPr="006F178A" w:rsidRDefault="00B93B58" w:rsidP="000B6BCA">
      <w:pPr>
        <w:spacing w:after="60"/>
        <w:rPr>
          <w:rtl/>
        </w:rPr>
      </w:pP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דלהתלמד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נ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מחקינן</w:t>
      </w:r>
      <w:r w:rsidRPr="006F178A">
        <w:rPr>
          <w:rtl/>
        </w:rPr>
        <w:t>.</w:t>
      </w:r>
    </w:p>
    <w:p w14:paraId="70EA6AA4" w14:textId="36227F48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דלר</w:t>
      </w:r>
      <w:r w:rsidR="00B93B58" w:rsidRPr="00F07A5B">
        <w:rPr>
          <w:rFonts w:hint="cs"/>
          <w:rtl/>
        </w:rPr>
        <w:t>אב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0BE18B1B" w14:textId="7573A769" w:rsidR="000B6BCA" w:rsidRDefault="00B93B58" w:rsidP="00B93B58">
      <w:pPr>
        <w:rPr>
          <w:rtl/>
        </w:rPr>
      </w:pPr>
      <w:r w:rsidRPr="006F178A">
        <w:rPr>
          <w:rFonts w:hint="cs"/>
          <w:rtl/>
        </w:rPr>
        <w:t>כתב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ונמלך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מצאו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כשמך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אשתך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? </w:t>
      </w:r>
    </w:p>
    <w:p w14:paraId="58B079E3" w14:textId="77777777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- </w:t>
      </w:r>
      <w:r w:rsidR="00B93B58" w:rsidRPr="00F07A5B">
        <w:rPr>
          <w:rFonts w:hint="cs"/>
          <w:rtl/>
        </w:rPr>
        <w:t>אמרי</w:t>
      </w:r>
      <w:r w:rsidR="00F07A5B" w:rsidRPr="00F07A5B">
        <w:rPr>
          <w:rtl/>
        </w:rPr>
        <w:t>:</w:t>
      </w:r>
    </w:p>
    <w:p w14:paraId="15E646B6" w14:textId="6C0A0D63" w:rsidR="00B93B58" w:rsidRPr="006F178A" w:rsidRDefault="000B6BCA" w:rsidP="000B6BCA">
      <w:pPr>
        <w:rPr>
          <w:rtl/>
        </w:rPr>
      </w:pPr>
      <w:r>
        <w:rPr>
          <w:rFonts w:hint="cs"/>
          <w:rtl/>
        </w:rPr>
        <w:t>שם</w:t>
      </w:r>
      <w:r w:rsidR="00B93B58" w:rsidRPr="006F178A">
        <w:rPr>
          <w:rtl/>
        </w:rPr>
        <w:t xml:space="preserve"> </w:t>
      </w:r>
      <w:r w:rsidR="00B93B58" w:rsidRPr="000B6BCA">
        <w:rPr>
          <w:rStyle w:val="affff8"/>
          <w:rFonts w:hint="cs"/>
          <w:rtl/>
        </w:rPr>
        <w:t>וכתב</w:t>
      </w:r>
      <w:r w:rsidR="00B93B58" w:rsidRPr="000B6BCA">
        <w:rPr>
          <w:rStyle w:val="affff8"/>
          <w:rtl/>
        </w:rPr>
        <w:t xml:space="preserve"> </w:t>
      </w:r>
      <w:r w:rsidR="00B93B58" w:rsidRPr="000B6BCA">
        <w:rPr>
          <w:rStyle w:val="affff8"/>
          <w:rFonts w:hint="cs"/>
          <w:rtl/>
        </w:rPr>
        <w:t>לה</w:t>
      </w:r>
      <w:r>
        <w:rPr>
          <w:rFonts w:hint="cs"/>
          <w:rtl/>
        </w:rPr>
        <w:t>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לשמה</w:t>
      </w:r>
      <w:r w:rsidR="00B93B58" w:rsidRPr="006F178A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affffc"/>
          <w:rFonts w:hint="cs"/>
          <w:rtl/>
        </w:rPr>
        <w:t xml:space="preserve"> ודחי' ד</w:t>
      </w:r>
      <w:r w:rsidRPr="000B6BCA">
        <w:rPr>
          <w:rStyle w:val="affffc"/>
          <w:rFonts w:hint="cs"/>
          <w:rtl/>
        </w:rPr>
        <w:t>ה''נ</w:t>
      </w:r>
      <w:r>
        <w:rPr>
          <w:rFonts w:hint="cs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'ועשה</w:t>
      </w:r>
      <w:r w:rsidR="00B93B58" w:rsidRPr="003625F4">
        <w:rPr>
          <w:rStyle w:val="affff8"/>
          <w:rtl/>
        </w:rPr>
        <w:t xml:space="preserve"> </w:t>
      </w:r>
      <w:r w:rsidR="00B93B58" w:rsidRPr="003625F4">
        <w:rPr>
          <w:rStyle w:val="affff8"/>
          <w:rFonts w:hint="cs"/>
          <w:rtl/>
        </w:rPr>
        <w:t>לה</w:t>
      </w:r>
      <w:r w:rsidR="00B93B58" w:rsidRPr="003625F4">
        <w:rPr>
          <w:rStyle w:val="affff8"/>
          <w:rtl/>
        </w:rPr>
        <w:t>'</w:t>
      </w:r>
      <w:r w:rsidR="00B93B58" w:rsidRPr="003625F4">
        <w:rPr>
          <w:rStyle w:val="affff8"/>
          <w:rFonts w:hint="cs"/>
          <w:rtl/>
        </w:rPr>
        <w:t>-</w:t>
      </w:r>
      <w:r w:rsidR="00B93B58" w:rsidRPr="006F178A">
        <w:rPr>
          <w:rFonts w:hint="cs"/>
          <w:rtl/>
        </w:rPr>
        <w:t xml:space="preserve"> 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מחיקה</w:t>
      </w:r>
      <w:r w:rsidR="00B93B58" w:rsidRPr="006F178A">
        <w:rPr>
          <w:rtl/>
        </w:rPr>
        <w:t>.</w:t>
      </w:r>
    </w:p>
    <w:p w14:paraId="3E336D23" w14:textId="70881513" w:rsidR="00B93B58" w:rsidRPr="006F178A" w:rsidRDefault="00E4644A" w:rsidP="00E4644A">
      <w:pPr>
        <w:pStyle w:val="affff5"/>
        <w:rPr>
          <w:del w:id="90094" w:author="מנוע עיצוב" w:date="2026-10-08T11:01:28Z"/>
        </w:rPr>
      </w:pPr>
      <w:del w:id="90093" w:author="מנוע עיצוב" w:date="2026-10-08T11:01:28Z">
        <w:r>
          <w:rPr>
            <w:rtl/>
          </w:rPr>
          <w:delText xml:space="preserve">****</w:delText>
        </w:r>
      </w:del>
    </w:p>
    <w:p w14:paraId="55EEBA52" w14:textId="45B7A5EB" w:rsidR="00B93B58" w:rsidRPr="006F178A" w:rsidRDefault="00B93B58" w:rsidP="005670C9">
      <w:pPr>
        <w:pStyle w:val="afffd"/>
        <w:rPr>
          <w:rtl/>
        </w:rPr>
      </w:pPr>
      <w:ins w:id="9837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מספקת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שפניה</w:t>
      </w:r>
      <w:r w:rsidRPr="006F178A">
        <w:rPr>
          <w:rtl/>
        </w:rPr>
        <w:t xml:space="preserve"> </w:t>
      </w:r>
    </w:p>
    <w:p w14:paraId="24221B8F" w14:textId="3032A688" w:rsidR="00F07A5B" w:rsidRPr="00F07A5B" w:rsidRDefault="000B6BCA" w:rsidP="000B6B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לאו כר''ש</w:t>
      </w:r>
      <w:r w:rsidR="00F07A5B" w:rsidRPr="00F07A5B">
        <w:rPr>
          <w:rFonts w:hint="cs"/>
          <w:rtl/>
        </w:rPr>
        <w:t>:</w:t>
      </w:r>
    </w:p>
    <w:p w14:paraId="40297E9F" w14:textId="0540DB1A" w:rsidR="00C50C1C" w:rsidRDefault="000B6BCA" w:rsidP="00B93B58">
      <w:pPr>
        <w:rPr>
          <w:rtl/>
        </w:rPr>
      </w:pPr>
      <w:r>
        <w:rPr>
          <w:rFonts w:hint="cs"/>
          <w:rtl/>
        </w:rPr>
        <w:t>ש</w:t>
      </w:r>
      <w:r w:rsidR="00B93B58" w:rsidRPr="006F178A">
        <w:rPr>
          <w:rFonts w:hint="cs"/>
          <w:rtl/>
        </w:rPr>
        <w:t>מקריב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מנחתה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ואח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כ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משקה</w:t>
      </w:r>
      <w:r w:rsidR="00B93B58" w:rsidRPr="006F178A">
        <w:rPr>
          <w:rtl/>
        </w:rPr>
        <w:t xml:space="preserve">, </w:t>
      </w:r>
    </w:p>
    <w:p w14:paraId="426EB720" w14:textId="72C30F29" w:rsidR="00B93B58" w:rsidRPr="00C50C1C" w:rsidRDefault="00B93B58" w:rsidP="00C50C1C">
      <w:pPr>
        <w:pStyle w:val="afffff1"/>
        <w:rPr>
          <w:rtl/>
        </w:rPr>
      </w:pPr>
      <w:r w:rsidRPr="00C50C1C">
        <w:rPr>
          <w:rFonts w:hint="cs"/>
          <w:rtl/>
        </w:rPr>
        <w:t>דכמה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דלא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קרבה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מנחתה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לא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בדקי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לה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מי</w:t>
      </w:r>
      <w:r w:rsidR="00C50C1C" w:rsidRPr="00C50C1C">
        <w:rPr>
          <w:rFonts w:hint="cs"/>
          <w:rtl/>
        </w:rPr>
        <w:t>ם</w:t>
      </w:r>
      <w:r w:rsidRPr="00C50C1C">
        <w:rPr>
          <w:rtl/>
        </w:rPr>
        <w:t xml:space="preserve">, </w:t>
      </w:r>
      <w:r>
        <w:rPr>
          <w:rFonts w:hint="cs"/>
          <w:rtl/>
        </w:rPr>
        <w:t xml:space="preserve">ד'</w:t>
      </w:r>
      <w:r>
        <w:rPr>
          <w:rStyle w:val="affff8"/>
          <w:rFonts w:hint="cs"/>
          <w:rtl/>
          <w:rPrChange w:id="9105" w:author="מנוע פסוקים" w:date="2026-10-05T16:37:59Z">
            <w:rPr>
              <w:rFonts w:hint="cs"/>
              <w:rtl/>
            </w:rPr>
          </w:rPrChange>
        </w:rPr>
        <w:t xml:space="preserve">מנחת</w:t>
      </w:r>
      <w:r>
        <w:rPr>
          <w:rStyle w:val="affff8"/>
          <w:rtl/>
          <w:rPrChange w:id="910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07" w:author="מנוע פסוקים" w:date="2026-10-05T16:37:59Z">
            <w:rPr>
              <w:rFonts w:hint="cs"/>
              <w:rtl/>
            </w:rPr>
          </w:rPrChange>
        </w:rPr>
        <w:t xml:space="preserve">זכרון</w:t>
      </w:r>
      <w:r>
        <w:rPr>
          <w:rStyle w:val="affff8"/>
          <w:rtl/>
          <w:rPrChange w:id="910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09" w:author="מנוע פסוקים" w:date="2026-10-05T16:37:59Z">
            <w:rPr>
              <w:rFonts w:hint="cs"/>
              <w:rtl/>
            </w:rPr>
          </w:rPrChange>
        </w:rPr>
        <w:t xml:space="preserve">מזכרת</w:t>
      </w:r>
      <w:r>
        <w:rPr>
          <w:rStyle w:val="affff8"/>
          <w:rtl/>
          <w:rPrChange w:id="911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11" w:author="מנוע פסוקים" w:date="2026-10-05T16:37:59Z">
            <w:rPr>
              <w:rFonts w:hint="cs"/>
              <w:rtl/>
            </w:rPr>
          </w:rPrChange>
        </w:rPr>
        <w:t xml:space="preserve">עון</w:t>
      </w:r>
      <w:r>
        <w:rPr>
          <w:rFonts w:hint="cs"/>
          <w:rtl/>
        </w:rPr>
        <w:t xml:space="preserve">'</w:t>
      </w:r>
      <w:r w:rsidRPr="00C50C1C">
        <w:rPr>
          <w:rtl/>
        </w:rPr>
        <w:t>.</w:t>
      </w:r>
    </w:p>
    <w:p w14:paraId="3DD0E136" w14:textId="7A908F51" w:rsidR="00F07A5B" w:rsidRPr="00F07A5B" w:rsidRDefault="00C50C1C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דהא </w:t>
      </w:r>
      <w:r w:rsidR="00B93B58" w:rsidRPr="00F07A5B">
        <w:rPr>
          <w:rFonts w:hint="cs"/>
          <w:rtl/>
        </w:rPr>
        <w:t>סיפא</w:t>
      </w:r>
      <w:r w:rsidR="00F07A5B" w:rsidRPr="00F07A5B">
        <w:rPr>
          <w:rtl/>
        </w:rPr>
        <w:t>:</w:t>
      </w:r>
    </w:p>
    <w:p w14:paraId="2C743093" w14:textId="4B880FBF" w:rsidR="00B93B58" w:rsidRPr="00C50C1C" w:rsidRDefault="00B93B58" w:rsidP="00B93B58">
      <w:pPr>
        <w:rPr>
          <w:rtl/>
        </w:rPr>
      </w:pPr>
      <w:r w:rsidRPr="00C50C1C">
        <w:rPr>
          <w:rFonts w:hint="cs"/>
          <w:rtl/>
        </w:rPr>
        <w:t>יש</w:t>
      </w:r>
      <w:r w:rsidRPr="00C50C1C">
        <w:rPr>
          <w:rtl/>
        </w:rPr>
        <w:t xml:space="preserve"> </w:t>
      </w:r>
      <w:r w:rsidRPr="00C50C1C">
        <w:rPr>
          <w:rFonts w:hint="cs"/>
          <w:rtl/>
        </w:rPr>
        <w:t>לה</w:t>
      </w:r>
      <w:r w:rsidRPr="00C50C1C">
        <w:rPr>
          <w:rtl/>
        </w:rPr>
        <w:t xml:space="preserve"> </w:t>
      </w:r>
      <w:r w:rsidRPr="00C50C1C">
        <w:rPr>
          <w:rFonts w:hint="eastAsia"/>
          <w:rtl/>
        </w:rPr>
        <w:t>זכות</w:t>
      </w:r>
      <w:r w:rsidRPr="00C50C1C">
        <w:rPr>
          <w:rtl/>
        </w:rPr>
        <w:t xml:space="preserve"> </w:t>
      </w:r>
      <w:r w:rsidRPr="00C50C1C">
        <w:rPr>
          <w:rFonts w:hint="eastAsia"/>
          <w:rtl/>
        </w:rPr>
        <w:t>היתה</w:t>
      </w:r>
      <w:r w:rsidRPr="00C50C1C">
        <w:rPr>
          <w:rtl/>
        </w:rPr>
        <w:t xml:space="preserve"> </w:t>
      </w:r>
      <w:r w:rsidRPr="00C50C1C">
        <w:rPr>
          <w:rFonts w:hint="eastAsia"/>
          <w:rtl/>
        </w:rPr>
        <w:t>תולה</w:t>
      </w:r>
      <w:r w:rsidRPr="00C50C1C">
        <w:rPr>
          <w:rtl/>
        </w:rPr>
        <w:t xml:space="preserve"> </w:t>
      </w:r>
      <w:r w:rsidRPr="00C50C1C">
        <w:rPr>
          <w:rFonts w:hint="eastAsia"/>
          <w:rtl/>
        </w:rPr>
        <w:t>לה</w:t>
      </w:r>
      <w:r w:rsidRPr="00C50C1C">
        <w:rPr>
          <w:rtl/>
        </w:rPr>
        <w:t xml:space="preserve">, </w:t>
      </w:r>
      <w:r w:rsidR="00C50C1C">
        <w:rPr>
          <w:rFonts w:hint="cs"/>
          <w:rtl/>
        </w:rPr>
        <w:t>-</w:t>
      </w:r>
      <w:r w:rsidR="00C50C1C" w:rsidRPr="00D9415E">
        <w:rPr>
          <w:rFonts w:cs="BA Vilna Bold" w:hint="cs"/>
          <w:rtl/>
        </w:rPr>
        <w:t>כ</w:t>
      </w:r>
      <w:r w:rsidRPr="00D9415E">
        <w:rPr>
          <w:rFonts w:cs="BA Vilna Bold" w:hint="eastAsia"/>
          <w:rtl/>
        </w:rPr>
        <w:t>רבנן</w:t>
      </w:r>
      <w:r w:rsidRPr="00C50C1C">
        <w:rPr>
          <w:rtl/>
        </w:rPr>
        <w:t xml:space="preserve">, </w:t>
      </w:r>
      <w:r>
        <w:rPr>
          <w:rStyle w:val="affffc"/>
          <w:rFonts w:hint="eastAsia"/>
          <w:rtl/>
          <w:rPrChange w:id="9033" w:author="מנוע אמוראים" w:date="2026-10-05T16:41:03Z">
            <w:rPr>
              <w:rStyle w:val="afffff2"/>
              <w:rFonts w:hint="eastAsia"/>
              <w:rtl/>
            </w:rPr>
          </w:rPrChange>
        </w:rPr>
        <w:t xml:space="preserve">ד</w:t>
      </w:r>
      <w:r>
        <w:rPr>
          <w:rStyle w:val="affffc"/>
          <w:rFonts w:hint="cs"/>
          <w:rtl/>
          <w:rPrChange w:id="9034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ל</w:t>
      </w:r>
      <w:r>
        <w:rPr>
          <w:rStyle w:val="affffc"/>
          <w:rFonts w:hint="eastAsia"/>
          <w:rtl/>
          <w:rPrChange w:id="9035" w:author="מנוע אמוראים" w:date="2026-10-05T16:41:03Z">
            <w:rPr>
              <w:rStyle w:val="afffff2"/>
              <w:rFonts w:hint="eastAsia"/>
              <w:rtl/>
            </w:rPr>
          </w:rPrChange>
        </w:rPr>
        <w:t xml:space="preserve">ר</w:t>
      </w:r>
      <w:r>
        <w:rPr>
          <w:rStyle w:val="affffc"/>
          <w:rtl/>
          <w:rPrChange w:id="9036" w:author="מנוע אמוראים" w:date="2026-10-05T16:41:03Z">
            <w:rPr>
              <w:rStyle w:val="afffff2"/>
              <w:rtl/>
            </w:rPr>
          </w:rPrChange>
        </w:rPr>
        <w:t xml:space="preserve">"</w:t>
      </w:r>
      <w:r>
        <w:rPr>
          <w:rStyle w:val="affffc"/>
          <w:rFonts w:hint="eastAsia"/>
          <w:rtl/>
          <w:rPrChange w:id="9037" w:author="מנוע אמוראים" w:date="2026-10-05T16:41:03Z">
            <w:rPr>
              <w:rStyle w:val="afffff2"/>
              <w:rFonts w:hint="eastAsia"/>
              <w:rtl/>
            </w:rPr>
          </w:rPrChange>
        </w:rPr>
        <w:t xml:space="preserve">ש</w:t>
      </w:r>
      <w:r w:rsidRPr="00C50C1C">
        <w:rPr>
          <w:rStyle w:val="afffff2"/>
          <w:rtl/>
        </w:rPr>
        <w:t xml:space="preserve">: </w:t>
      </w:r>
      <w:r w:rsidRPr="00C50C1C">
        <w:rPr>
          <w:rStyle w:val="afffff2"/>
          <w:rFonts w:hint="eastAsia"/>
          <w:rtl/>
        </w:rPr>
        <w:t>אין</w:t>
      </w:r>
      <w:r w:rsidRPr="00C50C1C">
        <w:rPr>
          <w:rStyle w:val="afffff2"/>
          <w:rtl/>
        </w:rPr>
        <w:t xml:space="preserve"> </w:t>
      </w:r>
      <w:r w:rsidRPr="00C50C1C">
        <w:rPr>
          <w:rStyle w:val="afffff2"/>
          <w:rFonts w:hint="eastAsia"/>
          <w:rtl/>
        </w:rPr>
        <w:t>זכות</w:t>
      </w:r>
      <w:r w:rsidRPr="00C50C1C">
        <w:rPr>
          <w:rStyle w:val="afffff2"/>
          <w:rtl/>
        </w:rPr>
        <w:t xml:space="preserve"> </w:t>
      </w:r>
      <w:r w:rsidRPr="00C50C1C">
        <w:rPr>
          <w:rStyle w:val="afffff2"/>
          <w:rFonts w:hint="eastAsia"/>
          <w:rtl/>
        </w:rPr>
        <w:t>תולה</w:t>
      </w:r>
      <w:r w:rsidRPr="00C50C1C">
        <w:rPr>
          <w:rStyle w:val="afffff2"/>
          <w:rtl/>
        </w:rPr>
        <w:t xml:space="preserve"> </w:t>
      </w:r>
      <w:r w:rsidRPr="00C50C1C">
        <w:rPr>
          <w:rStyle w:val="afffff2"/>
          <w:rFonts w:hint="eastAsia"/>
          <w:rtl/>
        </w:rPr>
        <w:t>במים</w:t>
      </w:r>
      <w:r w:rsidRPr="00C50C1C">
        <w:rPr>
          <w:rStyle w:val="afffff2"/>
          <w:rtl/>
        </w:rPr>
        <w:t xml:space="preserve"> </w:t>
      </w:r>
      <w:r w:rsidRPr="00C50C1C">
        <w:rPr>
          <w:rStyle w:val="afffff2"/>
          <w:rFonts w:hint="eastAsia"/>
          <w:rtl/>
        </w:rPr>
        <w:t>המרים</w:t>
      </w:r>
      <w:r w:rsidRPr="00C50C1C">
        <w:rPr>
          <w:rStyle w:val="afffff2"/>
          <w:rtl/>
        </w:rPr>
        <w:t>!</w:t>
      </w:r>
    </w:p>
    <w:p w14:paraId="2C1C0A7D" w14:textId="514A55BD" w:rsidR="00F07A5B" w:rsidRPr="00F07A5B" w:rsidRDefault="00C50C1C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 ר'ח</w:t>
      </w:r>
      <w:r w:rsidR="00F07A5B" w:rsidRPr="00F07A5B">
        <w:rPr>
          <w:rFonts w:hint="cs"/>
          <w:rtl/>
        </w:rPr>
        <w:t>:</w:t>
      </w:r>
    </w:p>
    <w:p w14:paraId="00784B1A" w14:textId="115CB1C2" w:rsidR="00B93B58" w:rsidRPr="00C50C1C" w:rsidRDefault="00C50C1C" w:rsidP="00B93B58">
      <w:pPr>
        <w:rPr>
          <w:spacing w:val="-2"/>
          <w:rtl/>
        </w:rPr>
      </w:pPr>
      <w:r w:rsidRPr="00D9415E">
        <w:rPr>
          <w:rFonts w:cs="BA Vilna Bold" w:hint="cs"/>
          <w:spacing w:val="-2"/>
          <w:rtl/>
        </w:rPr>
        <w:t xml:space="preserve">מתני </w:t>
      </w:r>
      <w:r>
        <w:rPr>
          <w:rStyle w:val="affffc"/>
          <w:rFonts w:cs="BA Vilna Bold" w:hint="cs"/>
          <w:spacing w:val="-2"/>
          <w:rtl/>
          <w:rPrChange w:id="9038" w:author="מנוע אמוראים" w:date="2026-10-05T16:41:03Z">
            <w:rPr>
              <w:rFonts w:cs="BA Vilna Bold" w:hint="cs"/>
              <w:spacing w:val="-2"/>
              <w:rtl/>
            </w:rPr>
          </w:rPrChange>
        </w:rPr>
        <w:t xml:space="preserve">ר</w:t>
      </w:r>
      <w:r>
        <w:rPr>
          <w:rStyle w:val="affffc"/>
          <w:rFonts w:cs="BA Vilna Bold"/>
          <w:spacing w:val="-2"/>
          <w:rtl/>
          <w:rPrChange w:id="9039" w:author="מנוע אמוראים" w:date="2026-10-05T16:41:03Z">
            <w:rPr>
              <w:rFonts w:cs="BA Vilna Bold"/>
              <w:spacing w:val="-2"/>
              <w:rtl/>
            </w:rPr>
          </w:rPrChange>
        </w:rPr>
        <w:t xml:space="preserve">"</w:t>
      </w:r>
      <w:r>
        <w:rPr>
          <w:rStyle w:val="affffc"/>
          <w:rFonts w:cs="BA Vilna Bold" w:hint="cs"/>
          <w:spacing w:val="-2"/>
          <w:rtl/>
          <w:rPrChange w:id="9040" w:author="מנוע אמוראים" w:date="2026-10-05T16:41:03Z">
            <w:rPr>
              <w:rFonts w:cs="BA Vilna Bold" w:hint="cs"/>
              <w:spacing w:val="-2"/>
              <w:rtl/>
            </w:rPr>
          </w:rPrChange>
        </w:rPr>
        <w:t xml:space="preserve">ע</w:t>
      </w:r>
      <w:r w:rsidRPr="00D9415E">
        <w:rPr>
          <w:rFonts w:cs="BA Vilna Bold" w:hint="cs"/>
          <w:spacing w:val="-2"/>
          <w:rtl/>
        </w:rPr>
        <w:t xml:space="preserve"> היא.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דמקריב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את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מנחתה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ואח</w:t>
      </w:r>
      <w:r w:rsidR="00B93B58" w:rsidRPr="00C50C1C">
        <w:rPr>
          <w:spacing w:val="-2"/>
          <w:rtl/>
        </w:rPr>
        <w:t>"</w:t>
      </w:r>
      <w:r w:rsidR="00B93B58" w:rsidRPr="00C50C1C">
        <w:rPr>
          <w:rFonts w:hint="cs"/>
          <w:spacing w:val="-2"/>
          <w:rtl/>
        </w:rPr>
        <w:t>כ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משקה</w:t>
      </w:r>
      <w:r w:rsidR="00B93B58" w:rsidRPr="00C50C1C">
        <w:rPr>
          <w:spacing w:val="-2"/>
          <w:rtl/>
        </w:rPr>
        <w:t xml:space="preserve">, </w:t>
      </w:r>
      <w:r w:rsidR="00B93B58" w:rsidRPr="00D9415E">
        <w:rPr>
          <w:rFonts w:cs="BA Vilna Bold" w:hint="cs"/>
          <w:spacing w:val="-2"/>
          <w:rtl/>
        </w:rPr>
        <w:t>ובזכות</w:t>
      </w:r>
      <w:r w:rsidR="00B93B58" w:rsidRPr="00C50C1C">
        <w:rPr>
          <w:spacing w:val="-2"/>
          <w:rtl/>
        </w:rPr>
        <w:t xml:space="preserve"> - </w:t>
      </w:r>
      <w:r w:rsidR="00B93B58" w:rsidRPr="00C50C1C">
        <w:rPr>
          <w:rFonts w:hint="cs"/>
          <w:spacing w:val="-2"/>
          <w:rtl/>
        </w:rPr>
        <w:t>סבר</w:t>
      </w:r>
      <w:r w:rsidR="00B93B58" w:rsidRPr="00C50C1C">
        <w:rPr>
          <w:spacing w:val="-2"/>
          <w:rtl/>
        </w:rPr>
        <w:t xml:space="preserve"> </w:t>
      </w:r>
      <w:r w:rsidR="00B93B58" w:rsidRPr="00C50C1C">
        <w:rPr>
          <w:rFonts w:hint="cs"/>
          <w:spacing w:val="-2"/>
          <w:rtl/>
        </w:rPr>
        <w:t>כרבנן</w:t>
      </w:r>
      <w:r w:rsidR="00B93B58" w:rsidRPr="00C50C1C">
        <w:rPr>
          <w:spacing w:val="-2"/>
          <w:rtl/>
        </w:rPr>
        <w:t>.</w:t>
      </w:r>
    </w:p>
    <w:p w14:paraId="21E5D3CD" w14:textId="47FD0C8F" w:rsidR="00B93B58" w:rsidRPr="006F178A" w:rsidRDefault="00E4644A" w:rsidP="00E4644A">
      <w:pPr>
        <w:pStyle w:val="affff5"/>
        <w:rPr>
          <w:del w:id="90096" w:author="מנוע עיצוב" w:date="2026-10-08T11:01:28Z"/>
        </w:rPr>
      </w:pPr>
      <w:del w:id="90095" w:author="מנוע עיצוב" w:date="2026-10-08T11:01:28Z">
        <w:r>
          <w:rPr>
            <w:rtl/>
          </w:rPr>
          <w:delText xml:space="preserve">****</w:delText>
        </w:r>
      </w:del>
    </w:p>
    <w:p w14:paraId="08FB3186" w14:textId="77777777" w:rsidR="00B93B58" w:rsidRPr="006F178A" w:rsidRDefault="00B93B58" w:rsidP="005670C9">
      <w:pPr>
        <w:pStyle w:val="afffd"/>
        <w:rPr>
          <w:rtl/>
        </w:rPr>
      </w:pPr>
      <w:ins w:id="9838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הוציאוה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1488BE47" w14:textId="7F2B0DF6" w:rsidR="00C50C1C" w:rsidRDefault="00C50C1C" w:rsidP="00B93B58">
      <w:pPr>
        <w:rPr>
          <w:rtl/>
        </w:rPr>
      </w:pPr>
      <w:r>
        <w:rPr>
          <w:rFonts w:hint="cs"/>
          <w:rtl/>
        </w:rPr>
        <w:t xml:space="preserve">שמא תפרוס נדה, שפחד מצמת [מסלק] דמים. </w:t>
      </w:r>
    </w:p>
    <w:p w14:paraId="3827AE62" w14:textId="5D885D42" w:rsidR="00C50C1C" w:rsidRDefault="00C50C1C" w:rsidP="00B93B58">
      <w:pPr>
        <w:rPr>
          <w:rtl/>
        </w:rPr>
      </w:pPr>
      <w:r>
        <w:rPr>
          <w:rFonts w:hint="cs"/>
          <w:rtl/>
        </w:rPr>
        <w:t>ביעתותא [פתאום] מרפיא. כבאסתר ד</w:t>
      </w:r>
      <w:r w:rsidRPr="00C50C1C">
        <w:rPr>
          <w:rStyle w:val="affff8"/>
          <w:rFonts w:hint="cs"/>
          <w:rtl/>
        </w:rPr>
        <w:t>ותתחלחל המלכה מאוד</w:t>
      </w:r>
    </w:p>
    <w:p w14:paraId="6CD4D4CE" w14:textId="369503D5" w:rsidR="00F07A5B" w:rsidRPr="00F07A5B" w:rsidRDefault="00C50C1C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</w:t>
      </w:r>
      <w:r w:rsidR="00F07A5B" w:rsidRPr="00F07A5B">
        <w:rPr>
          <w:rFonts w:hint="cs"/>
          <w:rtl/>
        </w:rPr>
        <w:t>:</w:t>
      </w:r>
    </w:p>
    <w:p w14:paraId="6432D434" w14:textId="4ACB1AED" w:rsidR="00B93B58" w:rsidRPr="006F178A" w:rsidRDefault="00C50C1C" w:rsidP="00C50C1C">
      <w:pPr>
        <w:rPr>
          <w:rtl/>
        </w:rPr>
      </w:pPr>
      <w:r>
        <w:rPr>
          <w:rFonts w:hint="cs"/>
          <w:rtl/>
        </w:rPr>
        <w:t>שמא תמות</w:t>
      </w:r>
      <w:r w:rsidR="00B93B58" w:rsidRPr="006F178A">
        <w:rPr>
          <w:rtl/>
        </w:rPr>
        <w:t>.</w:t>
      </w:r>
      <w:r>
        <w:rPr>
          <w:rFonts w:hint="cs"/>
          <w:rtl/>
        </w:rPr>
        <w:t xml:space="preserve"> -ד</w:t>
      </w:r>
      <w:r w:rsidRPr="00C50C1C">
        <w:rPr>
          <w:rFonts w:hint="cs"/>
          <w:rtl/>
        </w:rPr>
        <w:t xml:space="preserve">הא </w:t>
      </w:r>
      <w:r>
        <w:rPr>
          <w:rFonts w:hint="cs"/>
          <w:rtl/>
        </w:rPr>
        <w:t xml:space="preserve">אף </w:t>
      </w:r>
      <w:r w:rsidRPr="00C50C1C">
        <w:rPr>
          <w:rFonts w:hint="cs"/>
          <w:rtl/>
        </w:rPr>
        <w:t xml:space="preserve">מת </w:t>
      </w:r>
      <w:r>
        <w:rPr>
          <w:rFonts w:hint="cs"/>
          <w:rtl/>
        </w:rPr>
        <w:t xml:space="preserve">עצמו </w:t>
      </w:r>
      <w:r w:rsidRPr="00C50C1C">
        <w:rPr>
          <w:rFonts w:hint="cs"/>
          <w:rtl/>
        </w:rPr>
        <w:t>מותר ליכנס במחנה לויה ד'</w:t>
      </w:r>
      <w:r w:rsidR="00B93B58" w:rsidRPr="00C50C1C">
        <w:rPr>
          <w:rStyle w:val="affff8"/>
          <w:rtl/>
        </w:rPr>
        <w:t xml:space="preserve">ויקח </w:t>
      </w:r>
      <w:r w:rsidR="00B93B58" w:rsidRPr="00C50C1C">
        <w:rPr>
          <w:rStyle w:val="affff8"/>
          <w:rFonts w:hint="eastAsia"/>
          <w:rtl/>
        </w:rPr>
        <w:t>משה</w:t>
      </w:r>
      <w:r w:rsidR="00B93B58" w:rsidRPr="00C50C1C">
        <w:rPr>
          <w:rStyle w:val="affff8"/>
          <w:rtl/>
        </w:rPr>
        <w:t xml:space="preserve"> </w:t>
      </w:r>
      <w:r w:rsidR="00B93B58" w:rsidRPr="00C50C1C">
        <w:rPr>
          <w:rStyle w:val="affff8"/>
          <w:rFonts w:hint="eastAsia"/>
          <w:rtl/>
        </w:rPr>
        <w:t>את</w:t>
      </w:r>
      <w:r w:rsidR="00B93B58" w:rsidRPr="00C50C1C">
        <w:rPr>
          <w:rStyle w:val="affff8"/>
          <w:rtl/>
        </w:rPr>
        <w:t xml:space="preserve"> </w:t>
      </w:r>
      <w:r w:rsidR="00B93B58" w:rsidRPr="00C50C1C">
        <w:rPr>
          <w:rStyle w:val="affff8"/>
          <w:rFonts w:hint="eastAsia"/>
          <w:rtl/>
        </w:rPr>
        <w:t>עצמות</w:t>
      </w:r>
      <w:r w:rsidR="00B93B58" w:rsidRPr="00C50C1C">
        <w:rPr>
          <w:rStyle w:val="affff8"/>
          <w:rtl/>
        </w:rPr>
        <w:t xml:space="preserve"> </w:t>
      </w:r>
      <w:r w:rsidR="00B93B58" w:rsidRPr="00C50C1C">
        <w:rPr>
          <w:rStyle w:val="affff8"/>
          <w:rFonts w:hint="eastAsia"/>
          <w:rtl/>
        </w:rPr>
        <w:t>יוסף</w:t>
      </w:r>
      <w:r w:rsidR="00B93B58" w:rsidRPr="00C50C1C">
        <w:rPr>
          <w:rStyle w:val="affff8"/>
          <w:rtl/>
        </w:rPr>
        <w:t xml:space="preserve"> </w:t>
      </w:r>
      <w:r w:rsidR="00B93B58" w:rsidRPr="00C50C1C">
        <w:rPr>
          <w:rStyle w:val="affff8"/>
          <w:rFonts w:hint="eastAsia"/>
          <w:b/>
          <w:bCs/>
          <w:rtl/>
        </w:rPr>
        <w:t>עמ</w:t>
      </w:r>
      <w:r w:rsidR="00B93B58" w:rsidRPr="00C50C1C">
        <w:rPr>
          <w:rStyle w:val="affff8"/>
          <w:rFonts w:hint="eastAsia"/>
          <w:b/>
          <w:bCs/>
          <w:spacing w:val="-2"/>
          <w:rtl/>
        </w:rPr>
        <w:t>ו</w:t>
      </w:r>
      <w:r w:rsidR="00B93B58" w:rsidRPr="00C50C1C">
        <w:rPr>
          <w:rStyle w:val="affff8"/>
          <w:b/>
          <w:bCs/>
          <w:spacing w:val="-2"/>
          <w:rtl/>
        </w:rPr>
        <w:t>'</w:t>
      </w:r>
      <w:r w:rsidR="00B93B58" w:rsidRPr="00D454EC">
        <w:rPr>
          <w:rStyle w:val="affff8"/>
          <w:spacing w:val="-2"/>
          <w:rtl/>
        </w:rPr>
        <w:t>,</w:t>
      </w:r>
      <w:r w:rsidR="00B93B58" w:rsidRPr="00D454EC">
        <w:rPr>
          <w:rFonts w:hint="eastAsia"/>
          <w:spacing w:val="-2"/>
          <w:rtl/>
        </w:rPr>
        <w:t>במחיצתו</w:t>
      </w:r>
      <w:r w:rsidR="00B93B58" w:rsidRPr="00D454EC">
        <w:rPr>
          <w:spacing w:val="-2"/>
          <w:rtl/>
        </w:rPr>
        <w:t>!</w:t>
      </w:r>
    </w:p>
    <w:p w14:paraId="633C7A30" w14:textId="5A82193B" w:rsidR="00B93B58" w:rsidRPr="00495204" w:rsidRDefault="00E4644A" w:rsidP="00E4644A">
      <w:pPr>
        <w:pStyle w:val="affff5"/>
        <w:rPr>
          <w:del w:id="90098" w:author="מנוע עיצוב" w:date="2026-10-08T11:01:28Z"/>
        </w:rPr>
      </w:pPr>
      <w:del w:id="90097" w:author="מנוע עיצוב" w:date="2026-10-08T11:01:28Z">
        <w:r>
          <w:rPr>
            <w:rtl/>
          </w:rPr>
          <w:delText xml:space="preserve">****</w:delText>
        </w:r>
      </w:del>
    </w:p>
    <w:p w14:paraId="22286094" w14:textId="77777777" w:rsidR="00B93B58" w:rsidRPr="006F178A" w:rsidRDefault="00B93B58" w:rsidP="005670C9">
      <w:pPr>
        <w:pStyle w:val="afffd"/>
        <w:rPr>
          <w:rtl/>
        </w:rPr>
      </w:pPr>
      <w:ins w:id="983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020DC72A" w14:textId="108A0374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מתני</w:t>
      </w:r>
      <w:r w:rsidRPr="006F178A">
        <w:rPr>
          <w:rtl/>
        </w:rPr>
        <w:t xml:space="preserve">'?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</w:t>
      </w:r>
      <w:r w:rsidR="00C50C1C">
        <w:rPr>
          <w:rFonts w:hint="cs"/>
          <w:rtl/>
        </w:rPr>
        <w:t>יב''ח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="00C50C1C">
        <w:rPr>
          <w:rFonts w:hint="cs"/>
          <w:rtl/>
        </w:rPr>
        <w:t xml:space="preserve">אב''י </w:t>
      </w: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ישמעאל</w:t>
      </w:r>
      <w:r w:rsidRPr="006F178A">
        <w:rPr>
          <w:rtl/>
        </w:rPr>
        <w:t>!</w:t>
      </w:r>
    </w:p>
    <w:p w14:paraId="3A60E348" w14:textId="3C51308F" w:rsidR="00F07A5B" w:rsidRPr="00F07A5B" w:rsidRDefault="00B93B58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659E4EFA" w14:textId="3BF4D374" w:rsidR="00B93B58" w:rsidRPr="006C7D1C" w:rsidRDefault="00B93B58" w:rsidP="00B93B58">
      <w:pPr>
        <w:rPr>
          <w:spacing w:val="2"/>
          <w:rtl/>
        </w:rPr>
      </w:pPr>
      <w:r w:rsidRPr="006C7D1C">
        <w:rPr>
          <w:rFonts w:hint="cs"/>
          <w:spacing w:val="2"/>
          <w:rtl/>
        </w:rPr>
        <w:t>אם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יש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לה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זכות</w:t>
      </w:r>
      <w:r w:rsidRPr="006C7D1C">
        <w:rPr>
          <w:rStyle w:val="affffc"/>
          <w:rFonts w:hint="cs"/>
          <w:spacing w:val="2"/>
          <w:rtl/>
        </w:rPr>
        <w:t>- א</w:t>
      </w:r>
      <w:r w:rsidR="00C50C1C" w:rsidRPr="006C7D1C">
        <w:rPr>
          <w:rStyle w:val="affffc"/>
          <w:rFonts w:hint="cs"/>
          <w:spacing w:val="2"/>
          <w:rtl/>
        </w:rPr>
        <w:t>יב''ח</w:t>
      </w:r>
      <w:r w:rsidRPr="006C7D1C">
        <w:rPr>
          <w:rStyle w:val="affffc"/>
          <w:rFonts w:hint="cs"/>
          <w:spacing w:val="2"/>
          <w:rtl/>
        </w:rPr>
        <w:t>: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תולה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לה</w:t>
      </w:r>
      <w:r w:rsidRPr="006C7D1C">
        <w:rPr>
          <w:spacing w:val="2"/>
          <w:rtl/>
        </w:rPr>
        <w:t xml:space="preserve"> </w:t>
      </w:r>
      <w:r w:rsidRPr="006C7D1C">
        <w:rPr>
          <w:rFonts w:cs="BA Vilna Bold" w:hint="cs"/>
          <w:spacing w:val="2"/>
          <w:rtl/>
        </w:rPr>
        <w:t>שלשה</w:t>
      </w:r>
      <w:r w:rsidRPr="006C7D1C">
        <w:rPr>
          <w:spacing w:val="2"/>
          <w:rtl/>
        </w:rPr>
        <w:t xml:space="preserve"> </w:t>
      </w:r>
      <w:r w:rsidRPr="006C7D1C">
        <w:rPr>
          <w:rFonts w:cs="BA Vilna Bold" w:hint="cs"/>
          <w:spacing w:val="2"/>
          <w:rtl/>
        </w:rPr>
        <w:t>חדשים</w:t>
      </w:r>
      <w:r w:rsidRPr="006C7D1C">
        <w:rPr>
          <w:spacing w:val="2"/>
          <w:rtl/>
        </w:rPr>
        <w:t xml:space="preserve">, </w:t>
      </w:r>
      <w:r w:rsidRPr="006C7D1C">
        <w:rPr>
          <w:rFonts w:hint="cs"/>
          <w:spacing w:val="2"/>
          <w:rtl/>
        </w:rPr>
        <w:t>כדי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הכרת</w:t>
      </w:r>
      <w:r w:rsidRPr="006C7D1C">
        <w:rPr>
          <w:spacing w:val="2"/>
          <w:rtl/>
        </w:rPr>
        <w:t xml:space="preserve"> </w:t>
      </w:r>
      <w:r w:rsidRPr="006C7D1C">
        <w:rPr>
          <w:rFonts w:hint="cs"/>
          <w:spacing w:val="2"/>
          <w:rtl/>
        </w:rPr>
        <w:t>העובר</w:t>
      </w:r>
      <w:r w:rsidRPr="006C7D1C">
        <w:rPr>
          <w:spacing w:val="2"/>
          <w:rtl/>
        </w:rPr>
        <w:t>,</w:t>
      </w:r>
    </w:p>
    <w:p w14:paraId="1B14A528" w14:textId="0060CB18" w:rsidR="00C50C1C" w:rsidRDefault="00B93B58" w:rsidP="00B93B58">
      <w:pPr>
        <w:rPr>
          <w:rtl/>
        </w:rPr>
      </w:pPr>
      <w:r w:rsidRPr="00C50C1C">
        <w:rPr>
          <w:rStyle w:val="affffc"/>
          <w:rFonts w:hint="cs"/>
          <w:rtl/>
        </w:rPr>
        <w:t>ראב</w:t>
      </w:r>
      <w:r w:rsidRPr="00C50C1C">
        <w:rPr>
          <w:rStyle w:val="affffc"/>
          <w:rtl/>
        </w:rPr>
        <w:t>"</w:t>
      </w:r>
      <w:r w:rsidRPr="00C50C1C">
        <w:rPr>
          <w:rStyle w:val="affffc"/>
          <w:rFonts w:hint="cs"/>
          <w:rtl/>
        </w:rPr>
        <w:t>י</w:t>
      </w:r>
      <w:r w:rsidR="00C50C1C">
        <w:rPr>
          <w:rStyle w:val="affffc"/>
          <w:rFonts w:hint="cs"/>
          <w:rtl/>
        </w:rPr>
        <w:t>:</w:t>
      </w:r>
      <w:r w:rsidRPr="00C50C1C">
        <w:rPr>
          <w:rStyle w:val="affffc"/>
          <w:rFonts w:hint="cs"/>
          <w:rtl/>
        </w:rPr>
        <w:t xml:space="preserve"> איש</w:t>
      </w:r>
      <w:r w:rsidRPr="00C50C1C">
        <w:rPr>
          <w:rStyle w:val="affffc"/>
          <w:rtl/>
        </w:rPr>
        <w:t xml:space="preserve"> </w:t>
      </w:r>
      <w:r w:rsidRPr="00C50C1C">
        <w:rPr>
          <w:rStyle w:val="affffc"/>
          <w:rFonts w:hint="cs"/>
          <w:rtl/>
        </w:rPr>
        <w:t>כפר</w:t>
      </w:r>
      <w:r w:rsidRPr="00C50C1C">
        <w:rPr>
          <w:rStyle w:val="affffc"/>
          <w:rtl/>
        </w:rPr>
        <w:t xml:space="preserve"> </w:t>
      </w:r>
      <w:r w:rsidRPr="00C50C1C">
        <w:rPr>
          <w:rStyle w:val="affffc"/>
          <w:rFonts w:hint="cs"/>
          <w:rtl/>
        </w:rPr>
        <w:t>דרום</w:t>
      </w:r>
      <w:r w:rsidRPr="00C50C1C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ט</w:t>
      </w:r>
      <w:r w:rsidRPr="0059138D">
        <w:rPr>
          <w:rFonts w:cs="BA Vilna Bold"/>
          <w:rtl/>
        </w:rPr>
        <w:t xml:space="preserve">' </w:t>
      </w:r>
      <w:r w:rsidRPr="0059138D">
        <w:rPr>
          <w:rFonts w:cs="BA Vilna Bold" w:hint="cs"/>
          <w:rtl/>
        </w:rPr>
        <w:t>חדשים</w:t>
      </w:r>
      <w:r w:rsidRPr="006F178A">
        <w:rPr>
          <w:rtl/>
        </w:rPr>
        <w:t xml:space="preserve">, </w:t>
      </w:r>
      <w:r w:rsidR="00C50C1C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'ונקתה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ונזרעה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זרע'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0548B9EC" w14:textId="0037BDFA" w:rsidR="00B93B58" w:rsidRPr="006F178A" w:rsidRDefault="00B93B58" w:rsidP="00C50C1C">
      <w:pPr>
        <w:ind w:left="226" w:firstLine="113"/>
        <w:rPr>
          <w:rtl/>
        </w:rPr>
      </w:pPr>
      <w:r w:rsidRPr="00C50C1C">
        <w:rPr>
          <w:rStyle w:val="affffc"/>
          <w:rFonts w:hint="cs"/>
          <w:rtl/>
        </w:rPr>
        <w:t>ולהלן</w:t>
      </w:r>
      <w:r w:rsidR="00C50C1C">
        <w:rPr>
          <w:rStyle w:val="affffc"/>
          <w:rFonts w:hint="cs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'זרע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יעבדנו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יסופר'</w:t>
      </w:r>
      <w:r w:rsidRPr="003625F4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לספר</w:t>
      </w:r>
    </w:p>
    <w:p w14:paraId="5DE81E73" w14:textId="77777777" w:rsidR="00C50C1C" w:rsidRDefault="00B93B58" w:rsidP="00B93B58">
      <w:pPr>
        <w:rPr>
          <w:rtl/>
        </w:rPr>
      </w:pPr>
      <w:r w:rsidRPr="00C50C1C">
        <w:rPr>
          <w:rStyle w:val="affffc"/>
          <w:rFonts w:hint="cs"/>
          <w:spacing w:val="0"/>
          <w:rtl/>
        </w:rPr>
        <w:t>רבי</w:t>
      </w:r>
      <w:r w:rsidRPr="00C50C1C">
        <w:rPr>
          <w:rStyle w:val="affffc"/>
          <w:spacing w:val="0"/>
          <w:rtl/>
        </w:rPr>
        <w:t xml:space="preserve"> </w:t>
      </w:r>
      <w:r w:rsidRPr="00C50C1C">
        <w:rPr>
          <w:rStyle w:val="affffc"/>
          <w:rFonts w:hint="cs"/>
          <w:spacing w:val="0"/>
          <w:rtl/>
        </w:rPr>
        <w:t>ישמעאל</w:t>
      </w:r>
      <w:r w:rsidRPr="00C50C1C">
        <w:rPr>
          <w:rStyle w:val="affffc"/>
          <w:spacing w:val="0"/>
          <w:rtl/>
        </w:rPr>
        <w:t xml:space="preserve">: </w:t>
      </w:r>
      <w:r w:rsidRPr="00C50C1C">
        <w:rPr>
          <w:rFonts w:cs="BA Vilna Bold" w:hint="cs"/>
          <w:spacing w:val="0"/>
          <w:rtl/>
        </w:rPr>
        <w:t>י</w:t>
      </w:r>
      <w:r w:rsidRPr="00C50C1C">
        <w:rPr>
          <w:rFonts w:cs="BA Vilna Bold"/>
          <w:spacing w:val="0"/>
          <w:rtl/>
        </w:rPr>
        <w:t>"</w:t>
      </w:r>
      <w:r w:rsidRPr="00C50C1C">
        <w:rPr>
          <w:rFonts w:cs="BA Vilna Bold" w:hint="cs"/>
          <w:spacing w:val="0"/>
          <w:rtl/>
        </w:rPr>
        <w:t>ב חדש</w:t>
      </w:r>
      <w:r w:rsidRPr="00C50C1C">
        <w:rPr>
          <w:rFonts w:cs="BA Vilna Bold"/>
          <w:spacing w:val="0"/>
          <w:rtl/>
        </w:rPr>
        <w:t>,</w:t>
      </w:r>
      <w:r w:rsidRPr="00C50C1C">
        <w:rPr>
          <w:spacing w:val="0"/>
          <w:rtl/>
        </w:rPr>
        <w:t xml:space="preserve"> </w:t>
      </w:r>
      <w:r w:rsidRPr="00C50C1C">
        <w:rPr>
          <w:rFonts w:hint="cs"/>
          <w:spacing w:val="0"/>
          <w:rtl/>
        </w:rPr>
        <w:t>זכר</w:t>
      </w:r>
      <w:r w:rsidRPr="00C50C1C">
        <w:rPr>
          <w:spacing w:val="0"/>
          <w:rtl/>
        </w:rPr>
        <w:t xml:space="preserve"> </w:t>
      </w:r>
      <w:r w:rsidRPr="00C50C1C">
        <w:rPr>
          <w:rFonts w:hint="cs"/>
          <w:spacing w:val="0"/>
          <w:rtl/>
        </w:rPr>
        <w:t>לדבר</w:t>
      </w:r>
      <w:r w:rsidRPr="00C50C1C">
        <w:rPr>
          <w:spacing w:val="0"/>
          <w:rtl/>
        </w:rPr>
        <w:t xml:space="preserve">, </w:t>
      </w:r>
      <w:r w:rsidRPr="00C50C1C">
        <w:rPr>
          <w:rFonts w:hint="cs"/>
          <w:spacing w:val="0"/>
          <w:rtl/>
        </w:rPr>
        <w:t>ד</w:t>
      </w:r>
      <w:r w:rsidRPr="00C50C1C">
        <w:rPr>
          <w:rStyle w:val="affff8"/>
          <w:rFonts w:hint="cs"/>
          <w:spacing w:val="0"/>
          <w:rtl/>
        </w:rPr>
        <w:t>'להן</w:t>
      </w:r>
      <w:r w:rsidRPr="00C50C1C">
        <w:rPr>
          <w:rStyle w:val="affff8"/>
          <w:spacing w:val="0"/>
          <w:rtl/>
        </w:rPr>
        <w:t xml:space="preserve"> </w:t>
      </w:r>
      <w:r w:rsidRPr="00C50C1C">
        <w:rPr>
          <w:rStyle w:val="affff8"/>
          <w:rFonts w:hint="cs"/>
          <w:spacing w:val="0"/>
          <w:rtl/>
        </w:rPr>
        <w:t>מלכא</w:t>
      </w:r>
      <w:r w:rsidRPr="00C50C1C">
        <w:rPr>
          <w:rStyle w:val="affff8"/>
          <w:spacing w:val="0"/>
          <w:rtl/>
        </w:rPr>
        <w:t xml:space="preserve"> </w:t>
      </w:r>
      <w:r w:rsidR="00C50C1C" w:rsidRPr="00C50C1C">
        <w:rPr>
          <w:rStyle w:val="affff8"/>
          <w:rFonts w:hint="cs"/>
          <w:spacing w:val="0"/>
          <w:rtl/>
        </w:rPr>
        <w:t xml:space="preserve">וגו' </w:t>
      </w:r>
      <w:r w:rsidRPr="00C50C1C">
        <w:rPr>
          <w:rStyle w:val="affff8"/>
          <w:rFonts w:hint="cs"/>
          <w:spacing w:val="0"/>
          <w:rtl/>
        </w:rPr>
        <w:t>ארכא</w:t>
      </w:r>
      <w:r w:rsidRPr="00C50C1C">
        <w:rPr>
          <w:rStyle w:val="affff8"/>
          <w:spacing w:val="0"/>
          <w:rtl/>
        </w:rPr>
        <w:t xml:space="preserve"> </w:t>
      </w:r>
      <w:r w:rsidRPr="00C50C1C">
        <w:rPr>
          <w:rStyle w:val="affff8"/>
          <w:rFonts w:hint="cs"/>
          <w:spacing w:val="0"/>
          <w:rtl/>
        </w:rPr>
        <w:t>לשלותיך</w:t>
      </w:r>
      <w:r w:rsidRPr="00C50C1C">
        <w:rPr>
          <w:rStyle w:val="affff8"/>
          <w:spacing w:val="0"/>
          <w:rtl/>
        </w:rPr>
        <w:t>,</w:t>
      </w:r>
      <w:r w:rsidRPr="006F178A">
        <w:rPr>
          <w:rtl/>
        </w:rPr>
        <w:t xml:space="preserve"> </w:t>
      </w:r>
    </w:p>
    <w:p w14:paraId="521148D5" w14:textId="717CDAF0" w:rsidR="00B93B58" w:rsidRPr="00C50C1C" w:rsidRDefault="00B93B58" w:rsidP="00B93B58">
      <w:pPr>
        <w:rPr>
          <w:spacing w:val="-2"/>
          <w:rtl/>
        </w:rPr>
      </w:pPr>
      <w:r w:rsidRPr="00C50C1C">
        <w:rPr>
          <w:rStyle w:val="affffc"/>
          <w:rFonts w:hint="cs"/>
          <w:spacing w:val="-2"/>
          <w:rtl/>
        </w:rPr>
        <w:t>וכתיב</w:t>
      </w:r>
      <w:r w:rsidRPr="00C50C1C">
        <w:rPr>
          <w:rStyle w:val="affffc"/>
          <w:spacing w:val="-2"/>
          <w:rtl/>
        </w:rPr>
        <w:t xml:space="preserve">: </w:t>
      </w:r>
      <w:r w:rsidRPr="00C50C1C">
        <w:rPr>
          <w:rStyle w:val="affff8"/>
          <w:rFonts w:hint="cs"/>
          <w:spacing w:val="-2"/>
          <w:rtl/>
        </w:rPr>
        <w:t>'כלא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מטא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על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נבוכדנצר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מלכא'</w:t>
      </w:r>
      <w:r w:rsidRPr="00C50C1C">
        <w:rPr>
          <w:rStyle w:val="affff8"/>
          <w:spacing w:val="-2"/>
          <w:rtl/>
        </w:rPr>
        <w:t>,</w:t>
      </w:r>
      <w:r w:rsidRPr="00C50C1C">
        <w:rPr>
          <w:spacing w:val="-2"/>
          <w:rtl/>
        </w:rPr>
        <w:t xml:space="preserve"> </w:t>
      </w:r>
      <w:r w:rsidRPr="00C50C1C">
        <w:rPr>
          <w:rStyle w:val="affffc"/>
          <w:rFonts w:hint="cs"/>
          <w:spacing w:val="-2"/>
          <w:rtl/>
        </w:rPr>
        <w:t>וכתיב</w:t>
      </w:r>
      <w:r w:rsidRPr="00C50C1C">
        <w:rPr>
          <w:rStyle w:val="affffc"/>
          <w:spacing w:val="-2"/>
          <w:rtl/>
        </w:rPr>
        <w:t>: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'לקצת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ירחין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תרי</w:t>
      </w:r>
      <w:r w:rsidRPr="00C50C1C">
        <w:rPr>
          <w:rStyle w:val="affff8"/>
          <w:spacing w:val="-2"/>
          <w:rtl/>
        </w:rPr>
        <w:t xml:space="preserve"> </w:t>
      </w:r>
      <w:r w:rsidRPr="00C50C1C">
        <w:rPr>
          <w:rStyle w:val="affff8"/>
          <w:rFonts w:hint="cs"/>
          <w:spacing w:val="-2"/>
          <w:rtl/>
        </w:rPr>
        <w:t>עשר</w:t>
      </w:r>
      <w:r w:rsidRPr="00C50C1C">
        <w:rPr>
          <w:rStyle w:val="affff8"/>
          <w:spacing w:val="-2"/>
          <w:rtl/>
        </w:rPr>
        <w:t>'</w:t>
      </w:r>
      <w:r w:rsidRPr="00C50C1C">
        <w:rPr>
          <w:rStyle w:val="affff8"/>
          <w:rFonts w:hint="cs"/>
          <w:spacing w:val="-2"/>
          <w:rtl/>
        </w:rPr>
        <w:t>,</w:t>
      </w:r>
    </w:p>
    <w:p w14:paraId="7C23F2C2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כא</w:t>
      </w:r>
      <w:r w:rsidRPr="006F178A">
        <w:rPr>
          <w:rFonts w:cs="FontbitDavid" w:hint="cs"/>
          <w:rtl/>
        </w:rPr>
        <w:t>.</w:t>
      </w:r>
    </w:p>
    <w:p w14:paraId="2CD8BA83" w14:textId="26639412" w:rsidR="00F07A5B" w:rsidRPr="00F07A5B" w:rsidRDefault="00B93B58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לעולם</w:t>
      </w:r>
      <w:r w:rsidR="00F07A5B" w:rsidRPr="00F07A5B">
        <w:rPr>
          <w:rFonts w:hint="cs"/>
          <w:rtl/>
        </w:rPr>
        <w:t>:</w:t>
      </w:r>
    </w:p>
    <w:p w14:paraId="0A250573" w14:textId="31FC0857" w:rsidR="00B93B58" w:rsidRPr="006F178A" w:rsidRDefault="00C50C1C" w:rsidP="00B93B58">
      <w:pPr>
        <w:rPr>
          <w:rtl/>
        </w:rPr>
      </w:pPr>
      <w:r w:rsidRPr="00C50C1C">
        <w:rPr>
          <w:rStyle w:val="affffc"/>
          <w:rFonts w:hint="cs"/>
          <w:rtl/>
        </w:rPr>
        <w:t>כרי''ש:</w:t>
      </w:r>
      <w:r>
        <w:rPr>
          <w:rFonts w:hint="cs"/>
        </w:rPr>
        <w:t xml:space="preserve"> </w:t>
      </w:r>
      <w:r w:rsidR="00B93B58" w:rsidRPr="006F178A">
        <w:rPr>
          <w:rFonts w:hint="cs"/>
          <w:rtl/>
        </w:rPr>
        <w:t>ואשכח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</w:t>
      </w:r>
      <w:r w:rsidR="00B93B58" w:rsidRPr="003215F9">
        <w:rPr>
          <w:rStyle w:val="affff8"/>
          <w:rFonts w:hint="cs"/>
          <w:rtl/>
        </w:rPr>
        <w:t>ד'כה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אמר</w:t>
      </w:r>
      <w:r w:rsidR="00B93B58" w:rsidRPr="003215F9">
        <w:rPr>
          <w:rStyle w:val="affff8"/>
          <w:rtl/>
        </w:rPr>
        <w:t xml:space="preserve"> ה</w:t>
      </w:r>
      <w:r w:rsidR="00B93B58">
        <w:rPr>
          <w:rStyle w:val="affff8"/>
          <w:rtl/>
        </w:rPr>
        <w:t>'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על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שלשה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פשעי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אדום'</w:t>
      </w:r>
      <w:r w:rsidR="00B93B58" w:rsidRPr="003215F9">
        <w:rPr>
          <w:rStyle w:val="affff8"/>
          <w:rtl/>
        </w:rPr>
        <w:t>.</w:t>
      </w:r>
    </w:p>
    <w:p w14:paraId="4423F818" w14:textId="4E9E3D38" w:rsidR="00F07A5B" w:rsidRPr="00F07A5B" w:rsidRDefault="00B93B58" w:rsidP="00C50C1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494EC1C0" w14:textId="1178035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דזכר לדבר </w:t>
      </w:r>
      <w:r w:rsidRPr="00C50C1C">
        <w:rPr>
          <w:rStyle w:val="afffff2"/>
          <w:rFonts w:hint="cs"/>
          <w:rtl/>
        </w:rPr>
        <w:t xml:space="preserve">ולא ראייה </w:t>
      </w:r>
      <w:r w:rsidR="00C50C1C">
        <w:rPr>
          <w:rStyle w:val="afffff2"/>
          <w:rFonts w:hint="cs"/>
          <w:rtl/>
        </w:rPr>
        <w:t xml:space="preserve">- </w:t>
      </w:r>
      <w:r w:rsidRPr="006F178A">
        <w:rPr>
          <w:rFonts w:hint="cs"/>
          <w:rtl/>
        </w:rPr>
        <w:t>ד</w:t>
      </w:r>
      <w:r w:rsidR="00C50C1C">
        <w:rPr>
          <w:rFonts w:hint="cs"/>
          <w:rtl/>
        </w:rPr>
        <w:t>שאני עכו''ם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מפקיד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עלייהו</w:t>
      </w:r>
      <w:r w:rsidRPr="006F178A">
        <w:rPr>
          <w:rtl/>
        </w:rPr>
        <w:t>.</w:t>
      </w:r>
    </w:p>
    <w:p w14:paraId="723ABA9D" w14:textId="71D5AF30" w:rsidR="00495204" w:rsidRDefault="00E4644A" w:rsidP="00E4644A">
      <w:pPr>
        <w:pStyle w:val="affff5"/>
        <w:rPr>
          <w:del w:id="90100" w:author="מנוע עיצוב" w:date="2026-10-08T11:01:28Z"/>
        </w:rPr>
      </w:pPr>
      <w:del w:id="90099" w:author="מנוע עיצוב" w:date="2026-10-08T11:01:28Z">
        <w:r>
          <w:rPr>
            <w:rtl/>
          </w:rPr>
          <w:delText xml:space="preserve">****</w:delText>
        </w:r>
      </w:del>
    </w:p>
    <w:p w14:paraId="5B98C2B9" w14:textId="77777777" w:rsidR="00B93B58" w:rsidRPr="006F178A" w:rsidRDefault="00B93B58" w:rsidP="005670C9">
      <w:pPr>
        <w:pStyle w:val="afffd"/>
        <w:rPr>
          <w:rtl/>
        </w:rPr>
      </w:pPr>
      <w:ins w:id="984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0E730901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דמצווה ולא דתורה דאינה מצווה ועושה</w:t>
      </w:r>
    </w:p>
    <w:p w14:paraId="746F235F" w14:textId="27FBB69F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</w:t>
      </w:r>
      <w:r>
        <w:rPr>
          <w:rFonts w:hint="cs"/>
          <w:rtl/>
        </w:rPr>
        <w:t xml:space="preserve">דרש רמב''י</w:t>
      </w:r>
      <w:del w:id="41217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Fonts w:hint="cs"/>
          <w:rtl/>
        </w:rPr>
        <w:t>:</w:t>
      </w:r>
    </w:p>
    <w:p w14:paraId="6E2D1E03" w14:textId="32F17701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'כי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נר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מצוה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ותורה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אור'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תלה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באור</w:t>
      </w:r>
      <w:r w:rsidRPr="006F178A">
        <w:rPr>
          <w:rtl/>
        </w:rPr>
        <w:t xml:space="preserve">, </w:t>
      </w:r>
    </w:p>
    <w:p w14:paraId="53E55133" w14:textId="77777777" w:rsidR="00B93B58" w:rsidRPr="00D454EC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את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המצוה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בנר</w:t>
      </w:r>
      <w:r w:rsidRPr="00253A83">
        <w:rPr>
          <w:rFonts w:cs="BA Vilna Bold"/>
          <w:rtl/>
        </w:rPr>
        <w:t>,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לומר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לך</w:t>
      </w:r>
      <w:r w:rsidRPr="00D454EC">
        <w:rPr>
          <w:rtl/>
        </w:rPr>
        <w:t xml:space="preserve">: </w:t>
      </w:r>
      <w:r w:rsidRPr="00D454EC">
        <w:rPr>
          <w:rFonts w:hint="eastAsia"/>
          <w:rtl/>
        </w:rPr>
        <w:t>מה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נר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אינה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מגינה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לפי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שעה</w:t>
      </w:r>
      <w:r w:rsidRPr="00D454EC">
        <w:rPr>
          <w:rtl/>
        </w:rPr>
        <w:t xml:space="preserve">, </w:t>
      </w:r>
      <w:r w:rsidRPr="00D454EC">
        <w:rPr>
          <w:rFonts w:hint="eastAsia"/>
          <w:rtl/>
        </w:rPr>
        <w:t>אף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מצוה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אינה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מגינה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לפי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שעה</w:t>
      </w:r>
      <w:r w:rsidRPr="00D454EC">
        <w:rPr>
          <w:rtl/>
        </w:rPr>
        <w:t>;</w:t>
      </w:r>
    </w:p>
    <w:p w14:paraId="1F68F1F6" w14:textId="77777777" w:rsidR="00B93B58" w:rsidRPr="00181B70" w:rsidRDefault="00B93B58" w:rsidP="00B93B58">
      <w:pPr>
        <w:rPr>
          <w:spacing w:val="0"/>
          <w:rtl/>
        </w:rPr>
      </w:pPr>
      <w:r w:rsidRPr="00253A83">
        <w:rPr>
          <w:rFonts w:cs="BA Vilna Bold" w:hint="cs"/>
          <w:spacing w:val="0"/>
          <w:rtl/>
        </w:rPr>
        <w:t>ואת</w:t>
      </w:r>
      <w:r w:rsidRPr="00253A83">
        <w:rPr>
          <w:rFonts w:cs="BA Vilna Bold"/>
          <w:spacing w:val="0"/>
          <w:rtl/>
        </w:rPr>
        <w:t xml:space="preserve"> </w:t>
      </w:r>
      <w:r w:rsidRPr="00253A83">
        <w:rPr>
          <w:rFonts w:cs="BA Vilna Bold" w:hint="cs"/>
          <w:spacing w:val="0"/>
          <w:rtl/>
        </w:rPr>
        <w:t>התורה</w:t>
      </w:r>
      <w:r w:rsidRPr="00253A83">
        <w:rPr>
          <w:rFonts w:cs="BA Vilna Bold"/>
          <w:spacing w:val="0"/>
          <w:rtl/>
        </w:rPr>
        <w:t xml:space="preserve"> </w:t>
      </w:r>
      <w:r w:rsidRPr="00253A83">
        <w:rPr>
          <w:rFonts w:cs="BA Vilna Bold" w:hint="cs"/>
          <w:spacing w:val="0"/>
          <w:rtl/>
        </w:rPr>
        <w:t>באור</w:t>
      </w:r>
      <w:r w:rsidRPr="00253A83">
        <w:rPr>
          <w:rFonts w:cs="BA Vilna Bold"/>
          <w:spacing w:val="0"/>
          <w:rtl/>
        </w:rPr>
        <w:t xml:space="preserve">, </w:t>
      </w:r>
      <w:r w:rsidRPr="00181B70">
        <w:rPr>
          <w:rStyle w:val="affffc"/>
          <w:rFonts w:hint="cs"/>
          <w:spacing w:val="0"/>
          <w:rtl/>
        </w:rPr>
        <w:t>לומר</w:t>
      </w:r>
      <w:r w:rsidRPr="00181B70">
        <w:rPr>
          <w:rStyle w:val="affffc"/>
          <w:spacing w:val="0"/>
          <w:rtl/>
        </w:rPr>
        <w:t xml:space="preserve"> </w:t>
      </w:r>
      <w:r w:rsidRPr="00181B70">
        <w:rPr>
          <w:rStyle w:val="affffc"/>
          <w:rFonts w:hint="cs"/>
          <w:spacing w:val="0"/>
          <w:rtl/>
        </w:rPr>
        <w:t>לך</w:t>
      </w:r>
      <w:r w:rsidRPr="00181B70">
        <w:rPr>
          <w:rStyle w:val="affffc"/>
          <w:spacing w:val="0"/>
          <w:rtl/>
        </w:rPr>
        <w:t xml:space="preserve">: </w:t>
      </w:r>
      <w:r w:rsidRPr="00181B70">
        <w:rPr>
          <w:rFonts w:hint="cs"/>
          <w:spacing w:val="0"/>
          <w:rtl/>
        </w:rPr>
        <w:t>מה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אור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מגין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לעולם</w:t>
      </w:r>
      <w:r w:rsidRPr="00181B70">
        <w:rPr>
          <w:spacing w:val="0"/>
          <w:rtl/>
        </w:rPr>
        <w:t xml:space="preserve">, </w:t>
      </w:r>
      <w:r w:rsidRPr="00181B70">
        <w:rPr>
          <w:rFonts w:hint="cs"/>
          <w:spacing w:val="0"/>
          <w:rtl/>
        </w:rPr>
        <w:t>אף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תורה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מגינה</w:t>
      </w:r>
      <w:r w:rsidRPr="00181B70">
        <w:rPr>
          <w:spacing w:val="0"/>
          <w:rtl/>
        </w:rPr>
        <w:t xml:space="preserve"> </w:t>
      </w:r>
      <w:r w:rsidRPr="00181B70">
        <w:rPr>
          <w:rFonts w:hint="cs"/>
          <w:spacing w:val="0"/>
          <w:rtl/>
        </w:rPr>
        <w:t>לעולם</w:t>
      </w:r>
      <w:r w:rsidRPr="00181B70">
        <w:rPr>
          <w:spacing w:val="0"/>
          <w:rtl/>
        </w:rPr>
        <w:t>;</w:t>
      </w:r>
    </w:p>
    <w:p w14:paraId="1433E379" w14:textId="695BF033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ואומר</w:t>
      </w:r>
      <w:r w:rsidR="00F07A5B" w:rsidRPr="00F07A5B">
        <w:rPr>
          <w:rtl/>
        </w:rPr>
        <w:t>:</w:t>
      </w:r>
    </w:p>
    <w:p w14:paraId="34F6DB85" w14:textId="66ACF4B0" w:rsidR="00181B70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t>'בהתהלכך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תנחה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אותך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העוה</w:t>
      </w:r>
      <w:r w:rsidRPr="006F178A">
        <w:rPr>
          <w:rtl/>
        </w:rPr>
        <w:t>"</w:t>
      </w:r>
      <w:r w:rsidRPr="006F178A">
        <w:rPr>
          <w:rFonts w:hint="cs"/>
          <w:rtl/>
        </w:rPr>
        <w:t>ז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</w:p>
    <w:p w14:paraId="18173B71" w14:textId="7AC35F93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'בשכבך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תשמור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עליך'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מיתה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'והקיצות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היא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תשיחך'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לעת</w:t>
      </w:r>
      <w:r w:rsidR="00181B70">
        <w:rPr>
          <w:rFonts w:hint="cs"/>
          <w:rtl/>
        </w:rPr>
        <w:t>"ל</w:t>
      </w:r>
    </w:p>
    <w:p w14:paraId="14AA08D0" w14:textId="7835DAA4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משל</w:t>
      </w:r>
      <w:r w:rsidR="00F07A5B" w:rsidRPr="00F07A5B">
        <w:rPr>
          <w:rtl/>
        </w:rPr>
        <w:t>:</w:t>
      </w:r>
    </w:p>
    <w:p w14:paraId="4E50260E" w14:textId="25AA6323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לאדם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ואפילה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ומתיירא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הקוצים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הפחתים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הברקנים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הלסטין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נזדמנה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אבוקה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הקוצים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הפחתים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הברקנים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ועדיין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הליסטין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הליסטין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ועדיין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מהלך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לפרשת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דרכים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מכולם</w:t>
      </w:r>
      <w:r w:rsidRPr="006F178A">
        <w:rPr>
          <w:rtl/>
        </w:rPr>
        <w:t>;</w:t>
      </w:r>
    </w:p>
    <w:p w14:paraId="39075F35" w14:textId="26B9D126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</w:t>
      </w:r>
      <w:r w:rsidRPr="00F07A5B">
        <w:rPr>
          <w:rtl/>
        </w:rPr>
        <w:t>"</w:t>
      </w:r>
      <w:r w:rsidRPr="00F07A5B">
        <w:rPr>
          <w:rFonts w:hint="eastAsia"/>
          <w:rtl/>
        </w:rPr>
        <w:t>א</w:t>
      </w:r>
      <w:r w:rsidR="00F07A5B" w:rsidRPr="00F07A5B">
        <w:rPr>
          <w:rtl/>
        </w:rPr>
        <w:t>:</w:t>
      </w:r>
    </w:p>
    <w:p w14:paraId="73D0D647" w14:textId="5A20D7E5" w:rsidR="00B93B58" w:rsidRPr="00E44A49" w:rsidRDefault="00B93B58" w:rsidP="00B93B58">
      <w:pPr>
        <w:rPr>
          <w:spacing w:val="-4"/>
          <w:rtl/>
        </w:rPr>
      </w:pPr>
      <w:r w:rsidRPr="00E44A49">
        <w:rPr>
          <w:rFonts w:hint="eastAsia"/>
          <w:spacing w:val="-4"/>
          <w:rtl/>
        </w:rPr>
        <w:t>עבירה</w:t>
      </w:r>
      <w:r w:rsidRPr="00E44A49">
        <w:rPr>
          <w:spacing w:val="-4"/>
          <w:rtl/>
        </w:rPr>
        <w:t xml:space="preserve"> </w:t>
      </w:r>
      <w:r w:rsidRPr="00E44A49">
        <w:rPr>
          <w:rFonts w:hint="eastAsia"/>
          <w:spacing w:val="-4"/>
          <w:rtl/>
        </w:rPr>
        <w:t>מכבה</w:t>
      </w:r>
      <w:r w:rsidRPr="00E44A49">
        <w:rPr>
          <w:spacing w:val="-4"/>
          <w:rtl/>
        </w:rPr>
        <w:t xml:space="preserve"> </w:t>
      </w:r>
      <w:r w:rsidRPr="00E44A49">
        <w:rPr>
          <w:rFonts w:hint="eastAsia"/>
          <w:spacing w:val="-4"/>
          <w:rtl/>
        </w:rPr>
        <w:t>מצוה</w:t>
      </w:r>
      <w:r w:rsidRPr="00E44A49">
        <w:rPr>
          <w:spacing w:val="-4"/>
          <w:rtl/>
        </w:rPr>
        <w:t xml:space="preserve">, </w:t>
      </w:r>
      <w:r w:rsidRPr="00E44A49">
        <w:rPr>
          <w:rFonts w:hint="eastAsia"/>
          <w:spacing w:val="-4"/>
          <w:rtl/>
        </w:rPr>
        <w:t>ו</w:t>
      </w:r>
      <w:r w:rsidR="00181B70" w:rsidRPr="00E44A49">
        <w:rPr>
          <w:rFonts w:hint="cs"/>
          <w:spacing w:val="-4"/>
          <w:rtl/>
        </w:rPr>
        <w:t>לא תורה ד</w:t>
      </w:r>
      <w:r w:rsidRPr="00E44A49">
        <w:rPr>
          <w:rStyle w:val="affff8"/>
          <w:spacing w:val="-4"/>
          <w:rtl/>
        </w:rPr>
        <w:t xml:space="preserve">מים </w:t>
      </w:r>
      <w:r w:rsidRPr="00E44A49">
        <w:rPr>
          <w:rStyle w:val="affff8"/>
          <w:rFonts w:hint="eastAsia"/>
          <w:spacing w:val="-4"/>
          <w:rtl/>
        </w:rPr>
        <w:t>רבים</w:t>
      </w:r>
      <w:r w:rsidRPr="00E44A49">
        <w:rPr>
          <w:rStyle w:val="affff8"/>
          <w:spacing w:val="-4"/>
          <w:rtl/>
        </w:rPr>
        <w:t xml:space="preserve"> </w:t>
      </w:r>
      <w:r w:rsidRPr="00E44A49">
        <w:rPr>
          <w:rStyle w:val="affff8"/>
          <w:rFonts w:hint="eastAsia"/>
          <w:spacing w:val="-4"/>
          <w:rtl/>
        </w:rPr>
        <w:t>לא</w:t>
      </w:r>
      <w:r w:rsidRPr="00E44A49">
        <w:rPr>
          <w:rStyle w:val="affff8"/>
          <w:spacing w:val="-4"/>
          <w:rtl/>
        </w:rPr>
        <w:t xml:space="preserve"> </w:t>
      </w:r>
      <w:r w:rsidRPr="00E44A49">
        <w:rPr>
          <w:rStyle w:val="affff8"/>
          <w:rFonts w:hint="eastAsia"/>
          <w:spacing w:val="-4"/>
          <w:rtl/>
        </w:rPr>
        <w:t>יוכלו</w:t>
      </w:r>
      <w:r w:rsidRPr="00E44A49">
        <w:rPr>
          <w:rStyle w:val="affff8"/>
          <w:spacing w:val="-4"/>
          <w:rtl/>
        </w:rPr>
        <w:t xml:space="preserve"> </w:t>
      </w:r>
      <w:r w:rsidRPr="00E44A49">
        <w:rPr>
          <w:rStyle w:val="affff8"/>
          <w:rFonts w:hint="eastAsia"/>
          <w:spacing w:val="-4"/>
          <w:rtl/>
        </w:rPr>
        <w:t>לכבות</w:t>
      </w:r>
      <w:r w:rsidRPr="00E44A49">
        <w:rPr>
          <w:rStyle w:val="affff8"/>
          <w:spacing w:val="-4"/>
          <w:rtl/>
        </w:rPr>
        <w:t xml:space="preserve"> </w:t>
      </w:r>
      <w:r w:rsidRPr="00E44A49">
        <w:rPr>
          <w:rStyle w:val="affff8"/>
          <w:rFonts w:hint="eastAsia"/>
          <w:spacing w:val="-4"/>
          <w:rtl/>
        </w:rPr>
        <w:t>את</w:t>
      </w:r>
      <w:r w:rsidRPr="00E44A49">
        <w:rPr>
          <w:rStyle w:val="affff8"/>
          <w:spacing w:val="-4"/>
          <w:rtl/>
        </w:rPr>
        <w:t xml:space="preserve"> </w:t>
      </w:r>
      <w:r w:rsidRPr="00E44A49">
        <w:rPr>
          <w:rStyle w:val="affff8"/>
          <w:rFonts w:hint="eastAsia"/>
          <w:spacing w:val="-4"/>
          <w:rtl/>
        </w:rPr>
        <w:t>האהבה</w:t>
      </w:r>
    </w:p>
    <w:p w14:paraId="1FA16C6C" w14:textId="1C29EEED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3EC4C27C" w14:textId="6ADC471F" w:rsidR="00181B70" w:rsidRDefault="00B93B58" w:rsidP="00B93B58">
      <w:pPr>
        <w:rPr>
          <w:rtl/>
        </w:rPr>
      </w:pPr>
      <w:r w:rsidRPr="006F178A">
        <w:rPr>
          <w:rFonts w:hint="cs"/>
          <w:rtl/>
        </w:rPr>
        <w:t>מצוה</w:t>
      </w:r>
      <w:r w:rsidRPr="006F178A">
        <w:rPr>
          <w:rtl/>
        </w:rPr>
        <w:t>,</w:t>
      </w:r>
      <w:r w:rsidR="00181B70">
        <w:rPr>
          <w:rFonts w:hint="cs"/>
          <w:rtl/>
        </w:rPr>
        <w:t xml:space="preserve"> בזמן</w:t>
      </w:r>
      <w:r w:rsidRPr="006F178A">
        <w:rPr>
          <w:rtl/>
        </w:rPr>
        <w:t xml:space="preserve"> </w:t>
      </w:r>
      <w:r w:rsidR="00181B70">
        <w:rPr>
          <w:rFonts w:hint="cs"/>
          <w:rtl/>
        </w:rPr>
        <w:t>שעוסק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מגנא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ומצלא</w:t>
      </w:r>
      <w:r w:rsidRPr="006F178A">
        <w:rPr>
          <w:rtl/>
        </w:rPr>
        <w:t xml:space="preserve">, </w:t>
      </w:r>
    </w:p>
    <w:p w14:paraId="2DB950EA" w14:textId="6D522D3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</w:t>
      </w:r>
      <w:r w:rsidR="00181B70">
        <w:rPr>
          <w:rFonts w:hint="cs"/>
          <w:rtl/>
        </w:rPr>
        <w:t>זמן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עסיק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אגוני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מגנא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אצולי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מצלא</w:t>
      </w:r>
      <w:r w:rsidRPr="006F178A">
        <w:rPr>
          <w:rtl/>
        </w:rPr>
        <w:t>;</w:t>
      </w:r>
    </w:p>
    <w:p w14:paraId="3961E2DF" w14:textId="1B68C912" w:rsidR="00B93B58" w:rsidRPr="006F178A" w:rsidRDefault="00B93B58" w:rsidP="00181B70">
      <w:pPr>
        <w:rPr>
          <w:rtl/>
        </w:rPr>
      </w:pP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181B70">
        <w:rPr>
          <w:rFonts w:hint="cs"/>
          <w:rtl/>
        </w:rPr>
        <w:t xml:space="preserve">זמן שעוסק בה בין בזמן שלא עוסק בה מגנא ומצלה </w:t>
      </w:r>
    </w:p>
    <w:p w14:paraId="548F3F15" w14:textId="222606DD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מתקיף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רבה</w:t>
      </w:r>
      <w:r w:rsidR="00F07A5B" w:rsidRPr="00F07A5B">
        <w:rPr>
          <w:rtl/>
        </w:rPr>
        <w:t>:</w:t>
      </w:r>
    </w:p>
    <w:p w14:paraId="7B4951E3" w14:textId="74F2316B" w:rsidR="00B93B58" w:rsidRPr="00E24454" w:rsidRDefault="00B93B58" w:rsidP="00B93B58">
      <w:pPr>
        <w:rPr>
          <w:spacing w:val="0"/>
          <w:rtl/>
        </w:rPr>
      </w:pPr>
      <w:r w:rsidRPr="00E24454">
        <w:rPr>
          <w:rFonts w:hint="cs"/>
          <w:spacing w:val="0"/>
          <w:rtl/>
        </w:rPr>
        <w:t>אלא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מעתה</w:t>
      </w:r>
      <w:r w:rsidRPr="00E24454">
        <w:rPr>
          <w:spacing w:val="0"/>
          <w:rtl/>
        </w:rPr>
        <w:t xml:space="preserve">, </w:t>
      </w:r>
      <w:r w:rsidRPr="00E24454">
        <w:rPr>
          <w:rFonts w:hint="cs"/>
          <w:spacing w:val="0"/>
          <w:rtl/>
        </w:rPr>
        <w:t>דואג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ואחיתופל</w:t>
      </w:r>
      <w:r w:rsidRPr="00E24454">
        <w:rPr>
          <w:spacing w:val="0"/>
          <w:rtl/>
        </w:rPr>
        <w:t xml:space="preserve">  </w:t>
      </w:r>
      <w:r w:rsidRPr="00E24454">
        <w:rPr>
          <w:rFonts w:hint="cs"/>
          <w:spacing w:val="0"/>
          <w:rtl/>
        </w:rPr>
        <w:t>לא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עסק</w:t>
      </w:r>
      <w:r w:rsidR="00E24454" w:rsidRPr="00E24454">
        <w:rPr>
          <w:rFonts w:hint="cs"/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בתורה</w:t>
      </w:r>
      <w:r w:rsidRPr="00E24454">
        <w:rPr>
          <w:spacing w:val="0"/>
          <w:rtl/>
        </w:rPr>
        <w:t xml:space="preserve">? </w:t>
      </w:r>
      <w:r w:rsidRPr="00E24454">
        <w:rPr>
          <w:rFonts w:hint="cs"/>
          <w:spacing w:val="0"/>
          <w:rtl/>
        </w:rPr>
        <w:t>אמאי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לא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הגינה</w:t>
      </w:r>
      <w:r w:rsidRPr="00E24454">
        <w:rPr>
          <w:spacing w:val="0"/>
          <w:rtl/>
        </w:rPr>
        <w:t xml:space="preserve"> </w:t>
      </w:r>
      <w:r w:rsidRPr="00E24454">
        <w:rPr>
          <w:rFonts w:hint="cs"/>
          <w:spacing w:val="0"/>
          <w:rtl/>
        </w:rPr>
        <w:t>עלי</w:t>
      </w:r>
      <w:r w:rsidR="00E24454" w:rsidRPr="00E24454">
        <w:rPr>
          <w:rFonts w:hint="cs"/>
          <w:spacing w:val="0"/>
          <w:rtl/>
        </w:rPr>
        <w:t>הם</w:t>
      </w:r>
      <w:r w:rsidRPr="00E24454">
        <w:rPr>
          <w:spacing w:val="0"/>
          <w:rtl/>
        </w:rPr>
        <w:t xml:space="preserve"> </w:t>
      </w:r>
    </w:p>
    <w:p w14:paraId="771FE320" w14:textId="23EFAF95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46D7593E" w14:textId="1673E4DE" w:rsidR="00B93B58" w:rsidRPr="006F178A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תורה</w:t>
      </w:r>
      <w:r w:rsidRPr="006F178A">
        <w:rPr>
          <w:rtl/>
        </w:rPr>
        <w:t xml:space="preserve">, </w:t>
      </w:r>
      <w:r w:rsidR="00181B70">
        <w:rPr>
          <w:rFonts w:hint="cs"/>
          <w:rtl/>
        </w:rPr>
        <w:t xml:space="preserve">בזמן שעוסק בה </w:t>
      </w:r>
      <w:r w:rsidRPr="006F178A">
        <w:rPr>
          <w:rFonts w:hint="cs"/>
          <w:rtl/>
        </w:rPr>
        <w:t>מגנא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ומצלא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</w:t>
      </w:r>
      <w:r w:rsidR="00181B70">
        <w:rPr>
          <w:rFonts w:hint="cs"/>
          <w:rtl/>
        </w:rPr>
        <w:t>זמן שלא עוסק במה מגנא אבל לא מצ</w:t>
      </w:r>
      <w:r w:rsidRPr="006F178A">
        <w:rPr>
          <w:rFonts w:hint="cs"/>
          <w:rtl/>
        </w:rPr>
        <w:t>לא</w:t>
      </w:r>
      <w:r w:rsidRPr="006F178A">
        <w:rPr>
          <w:rtl/>
        </w:rPr>
        <w:t>;</w:t>
      </w:r>
    </w:p>
    <w:p w14:paraId="3BE09CD5" w14:textId="412FD015" w:rsidR="00181B70" w:rsidRDefault="00B93B58" w:rsidP="00181B70">
      <w:pPr>
        <w:rPr>
          <w:rtl/>
        </w:rPr>
      </w:pPr>
      <w:r w:rsidRPr="00253A83">
        <w:rPr>
          <w:rFonts w:cs="BA Vilna Bold" w:hint="cs"/>
          <w:rtl/>
        </w:rPr>
        <w:t>מצוה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="00181B70">
        <w:rPr>
          <w:rFonts w:hint="cs"/>
          <w:rtl/>
        </w:rPr>
        <w:t>בזמן שעוסקה בה בין שלא עוסק בה מגנה ולא מצלה.</w:t>
      </w:r>
    </w:p>
    <w:p w14:paraId="01D06E83" w14:textId="6A5B8F2A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רבינא</w:t>
      </w:r>
      <w:r w:rsidR="00F07A5B" w:rsidRPr="00F07A5B">
        <w:rPr>
          <w:rtl/>
        </w:rPr>
        <w:t>:</w:t>
      </w:r>
    </w:p>
    <w:p w14:paraId="3BD512A7" w14:textId="1D593199" w:rsidR="00B93B58" w:rsidRPr="006F178A" w:rsidRDefault="00B93B58" w:rsidP="00B93B58">
      <w:pPr>
        <w:rPr>
          <w:rtl/>
        </w:rPr>
      </w:pPr>
      <w:r w:rsidRPr="00181B70">
        <w:rPr>
          <w:rtl/>
        </w:rPr>
        <w:t xml:space="preserve"> </w:t>
      </w: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>
        <w:rPr>
          <w:rFonts w:hint="cs"/>
          <w:rtl/>
        </w:rPr>
        <w:t>דאמר</w:t>
      </w:r>
      <w:r w:rsidRPr="006F178A">
        <w:rPr>
          <w:rFonts w:hint="cs"/>
          <w:rtl/>
        </w:rPr>
        <w:t>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ועושה</w:t>
      </w:r>
      <w:r w:rsidRPr="006F178A">
        <w:rPr>
          <w:rtl/>
        </w:rPr>
        <w:t>!</w:t>
      </w:r>
    </w:p>
    <w:p w14:paraId="783953BA" w14:textId="3054048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דפקודי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מפקדא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באגרא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דמקרין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ומתניין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ונטרן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לגברייהו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="00181B70">
        <w:rPr>
          <w:rFonts w:hint="cs"/>
          <w:rtl/>
        </w:rPr>
        <w:t xml:space="preserve">שיבואו מביהמ''ד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פלגאן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בהדייהו</w:t>
      </w:r>
      <w:r w:rsidRPr="006F178A">
        <w:rPr>
          <w:rtl/>
        </w:rPr>
        <w:t xml:space="preserve">? </w:t>
      </w:r>
    </w:p>
    <w:p w14:paraId="4C627FE5" w14:textId="77777777" w:rsidR="00E4644A" w:rsidRPr="00255160" w:rsidRDefault="00E4644A" w:rsidP="00E4644A">
      <w:pPr>
        <w:jc w:val="center"/>
        <w:rPr>
          <w:del w:id="90102" w:author="מנוע עיצוב" w:date="2026-10-08T11:01:28Z"/>
          <w:rFonts w:ascii="BA • Vilna Light" w:hAnsi="BA • Vilna Light" w:cs="BA • Vilna Light"/>
          <w:rtl/>
        </w:rPr>
      </w:pPr>
      <w:del w:id="9010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EA51317" w14:textId="77777777" w:rsidR="00181B70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פרשת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דרכים</w:t>
      </w:r>
    </w:p>
    <w:p w14:paraId="21938500" w14:textId="77777777" w:rsidR="00F07A5B" w:rsidRPr="00F07A5B" w:rsidRDefault="00181B70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ר''ח</w:t>
      </w:r>
      <w:r w:rsidR="00F07A5B" w:rsidRPr="00F07A5B">
        <w:rPr>
          <w:rtl/>
        </w:rPr>
        <w:t>:</w:t>
      </w:r>
    </w:p>
    <w:p w14:paraId="4249433B" w14:textId="342C4659" w:rsidR="00181B70" w:rsidRDefault="00B93B58" w:rsidP="00181B70">
      <w:pPr>
        <w:rPr>
          <w:rStyle w:val="affffc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מיתה</w:t>
      </w:r>
      <w:r w:rsidRPr="006F178A">
        <w:rPr>
          <w:rtl/>
        </w:rPr>
        <w:t>.</w:t>
      </w:r>
      <w:r w:rsidR="00181B70">
        <w:rPr>
          <w:rFonts w:hint="cs"/>
          <w:rtl/>
        </w:rPr>
        <w:t xml:space="preserve"> </w:t>
      </w:r>
      <w:r w:rsidRPr="00181B70">
        <w:rPr>
          <w:rStyle w:val="affffc"/>
          <w:rFonts w:hint="cs"/>
          <w:rtl/>
        </w:rPr>
        <w:t>רנב</w:t>
      </w:r>
      <w:r w:rsidRPr="00181B70">
        <w:rPr>
          <w:rStyle w:val="affffc"/>
          <w:rtl/>
        </w:rPr>
        <w:t>"</w:t>
      </w:r>
      <w:r w:rsidRPr="00181B70">
        <w:rPr>
          <w:rStyle w:val="affffc"/>
          <w:rFonts w:hint="cs"/>
          <w:rtl/>
        </w:rPr>
        <w:t>י</w:t>
      </w:r>
      <w:r w:rsidRPr="00181B70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</w:t>
      </w:r>
      <w:r w:rsidRPr="006F178A">
        <w:rPr>
          <w:rtl/>
        </w:rPr>
        <w:t>.</w:t>
      </w:r>
      <w:r w:rsidR="00181B70">
        <w:rPr>
          <w:rFonts w:hint="cs"/>
          <w:rtl/>
        </w:rPr>
        <w:t xml:space="preserve"> </w:t>
      </w:r>
    </w:p>
    <w:p w14:paraId="545DB674" w14:textId="148EC208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מ"ז</w:t>
      </w:r>
      <w:r w:rsidR="00F07A5B" w:rsidRPr="00F07A5B">
        <w:rPr>
          <w:rFonts w:hint="cs"/>
          <w:rtl/>
        </w:rPr>
        <w:t>:</w:t>
      </w:r>
    </w:p>
    <w:p w14:paraId="010E623E" w14:textId="3362121D" w:rsidR="00B93B58" w:rsidRPr="006F178A" w:rsidRDefault="00181B70" w:rsidP="00181B70">
      <w:pPr>
        <w:rPr>
          <w:rtl/>
        </w:rPr>
      </w:pPr>
      <w:r>
        <w:rPr>
          <w:rFonts w:hint="cs"/>
          <w:rtl/>
        </w:rPr>
        <w:t>ז</w:t>
      </w:r>
      <w:r w:rsidR="00B93B58" w:rsidRPr="006F178A">
        <w:rPr>
          <w:rFonts w:hint="cs"/>
          <w:rtl/>
        </w:rPr>
        <w:t>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דסלקא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שמעתתא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אליבא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</w:t>
      </w:r>
      <w:r w:rsidR="00B93B58" w:rsidRPr="0059138D">
        <w:rPr>
          <w:rFonts w:cs="BA Vilna Bold" w:hint="cs"/>
          <w:rtl/>
        </w:rPr>
        <w:t>הלכתא</w:t>
      </w:r>
      <w:r w:rsidR="00B93B58" w:rsidRPr="006F178A">
        <w:rPr>
          <w:rtl/>
        </w:rPr>
        <w:t>.</w:t>
      </w:r>
    </w:p>
    <w:p w14:paraId="2B65A6E3" w14:textId="48EC86A2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FDBA471" w14:textId="2A2D6AC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.</w:t>
      </w:r>
    </w:p>
    <w:p w14:paraId="680342EC" w14:textId="54383748" w:rsidR="00F07A5B" w:rsidRPr="00F07A5B" w:rsidRDefault="00B93B58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="00181B70" w:rsidRPr="00F07A5B">
        <w:rPr>
          <w:rFonts w:hint="cs"/>
          <w:rtl/>
        </w:rPr>
        <w:t>'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48403434" w14:textId="75C02974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דרשיה</w:t>
      </w:r>
      <w:r w:rsidRPr="00757D20">
        <w:rPr>
          <w:rtl/>
        </w:rPr>
        <w:t xml:space="preserve"> </w:t>
      </w:r>
      <w:r>
        <w:rPr>
          <w:rStyle w:val="affffc"/>
          <w:rFonts w:hint="cs"/>
          <w:rtl/>
          <w:rPrChange w:id="9041" w:author="מנוע אמוראים" w:date="2026-10-05T16:41:03Z">
            <w:rPr>
              <w:rFonts w:hint="cs"/>
              <w:rtl/>
            </w:rPr>
          </w:rPrChange>
        </w:rPr>
        <w:t xml:space="preserve">רמב</w:t>
      </w:r>
      <w:r>
        <w:rPr>
          <w:rStyle w:val="affffc"/>
          <w:rtl/>
          <w:rPrChange w:id="9042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43" w:author="מנוע אמוראים" w:date="2026-10-05T16:41:03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 להאי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קרא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כי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סיני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ואילמלא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דרשוה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דואג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ואחיתופל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הכי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רדפו</w:t>
      </w:r>
      <w:r w:rsidRPr="00757D20">
        <w:rPr>
          <w:rtl/>
        </w:rPr>
        <w:t xml:space="preserve"> </w:t>
      </w:r>
      <w:r>
        <w:rPr>
          <w:rFonts w:hint="cs"/>
          <w:rtl/>
        </w:rPr>
        <w:t xml:space="preserve">אחר </w:t>
      </w:r>
      <w:r w:rsidRPr="00757D20">
        <w:rPr>
          <w:rFonts w:hint="cs"/>
          <w:rtl/>
        </w:rPr>
        <w:t>דוד</w:t>
      </w:r>
      <w:r w:rsidRPr="00757D20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ד'לאמר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אלהים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עזבו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'.</w:t>
      </w:r>
    </w:p>
    <w:p w14:paraId="7481216A" w14:textId="77777777" w:rsidR="00F07A5B" w:rsidRPr="00F07A5B" w:rsidRDefault="00181B70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דרשו</w:t>
      </w:r>
      <w:r w:rsidR="00F07A5B" w:rsidRPr="00F07A5B">
        <w:rPr>
          <w:rtl/>
        </w:rPr>
        <w:t>:</w:t>
      </w:r>
    </w:p>
    <w:p w14:paraId="621F9A39" w14:textId="602B3445" w:rsidR="00B93B58" w:rsidRPr="006F178A" w:rsidRDefault="00B93B58" w:rsidP="00B93B58">
      <w:pPr>
        <w:rPr>
          <w:rtl/>
        </w:rPr>
      </w:pPr>
      <w:r w:rsidRPr="00181B70">
        <w:rPr>
          <w:rStyle w:val="affff8"/>
          <w:rFonts w:hint="cs"/>
          <w:rtl/>
        </w:rPr>
        <w:t>ולא</w:t>
      </w:r>
      <w:r w:rsidRPr="00181B70">
        <w:rPr>
          <w:rStyle w:val="affff8"/>
          <w:rtl/>
        </w:rPr>
        <w:t xml:space="preserve"> </w:t>
      </w:r>
      <w:r w:rsidRPr="00181B70">
        <w:rPr>
          <w:rStyle w:val="affff8"/>
          <w:rFonts w:hint="cs"/>
          <w:rtl/>
        </w:rPr>
        <w:t>יראה</w:t>
      </w:r>
      <w:r w:rsidRPr="00181B70">
        <w:rPr>
          <w:rStyle w:val="affff8"/>
          <w:rtl/>
        </w:rPr>
        <w:t xml:space="preserve"> </w:t>
      </w:r>
      <w:r w:rsidRPr="00181B70">
        <w:rPr>
          <w:rStyle w:val="affff8"/>
          <w:rFonts w:hint="cs"/>
          <w:rtl/>
        </w:rPr>
        <w:t>בך</w:t>
      </w:r>
      <w:r w:rsidRPr="00181B70">
        <w:rPr>
          <w:rStyle w:val="affff8"/>
          <w:rtl/>
        </w:rPr>
        <w:t xml:space="preserve"> </w:t>
      </w:r>
      <w:r w:rsidRPr="00181B70">
        <w:rPr>
          <w:rStyle w:val="affff8"/>
          <w:rFonts w:hint="cs"/>
          <w:rtl/>
        </w:rPr>
        <w:t>ערות</w:t>
      </w:r>
      <w:r w:rsidRPr="00181B70">
        <w:rPr>
          <w:rStyle w:val="affff8"/>
          <w:rtl/>
        </w:rPr>
        <w:t xml:space="preserve"> </w:t>
      </w:r>
      <w:r w:rsidRPr="00181B70">
        <w:rPr>
          <w:rStyle w:val="affff8"/>
          <w:rFonts w:hint="cs"/>
          <w:rtl/>
        </w:rPr>
        <w:t>דבר</w:t>
      </w:r>
      <w:r w:rsidRPr="00181B70">
        <w:rPr>
          <w:rStyle w:val="affff8"/>
          <w:rtl/>
        </w:rPr>
        <w:t xml:space="preserve"> </w:t>
      </w:r>
      <w:r w:rsidRPr="00181B70">
        <w:rPr>
          <w:rStyle w:val="affff8"/>
          <w:rFonts w:hint="cs"/>
          <w:rtl/>
        </w:rPr>
        <w:t>וגו</w:t>
      </w:r>
      <w:r w:rsidRPr="00181B70">
        <w:rPr>
          <w:rStyle w:val="affff8"/>
          <w:rtl/>
        </w:rPr>
        <w:t>'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יודעין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.</w:t>
      </w:r>
    </w:p>
    <w:p w14:paraId="2CA452D9" w14:textId="22E0FE76" w:rsidR="00F07A5B" w:rsidRPr="00F07A5B" w:rsidRDefault="00181B70" w:rsidP="00181B7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עולא</w:t>
      </w:r>
      <w:r w:rsidR="00F07A5B" w:rsidRPr="00F07A5B">
        <w:rPr>
          <w:rFonts w:hint="cs"/>
          <w:rtl/>
        </w:rPr>
        <w:t>:</w:t>
      </w:r>
    </w:p>
    <w:p w14:paraId="716C7171" w14:textId="18EBE45C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'בוז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יבוזו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לו</w:t>
      </w:r>
      <w:r w:rsidR="00181B70">
        <w:rPr>
          <w:rStyle w:val="affff8"/>
          <w:rFonts w:hint="cs"/>
          <w:rtl/>
        </w:rPr>
        <w:t xml:space="preserve">- </w:t>
      </w:r>
      <w:r w:rsidRPr="0063694C">
        <w:rPr>
          <w:rStyle w:val="affff8"/>
          <w:rFonts w:hint="cs"/>
          <w:rtl/>
        </w:rPr>
        <w:t>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כשמעון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אחי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עזריה</w:t>
      </w:r>
      <w:r w:rsidRPr="0063694C">
        <w:rPr>
          <w:rStyle w:val="affff8"/>
          <w:rtl/>
        </w:rPr>
        <w:t xml:space="preserve">, </w:t>
      </w:r>
      <w:r w:rsidRPr="0063694C">
        <w:rPr>
          <w:rStyle w:val="affff8"/>
          <w:rFonts w:hint="cs"/>
          <w:rtl/>
        </w:rPr>
        <w:t>ולא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כר</w:t>
      </w:r>
      <w:r w:rsidR="00181B70">
        <w:rPr>
          <w:rStyle w:val="affff8"/>
          <w:rFonts w:hint="cs"/>
          <w:rtl/>
        </w:rPr>
        <w:t xml:space="preserve">י''ו </w:t>
      </w:r>
      <w:r w:rsidRPr="006F178A">
        <w:rPr>
          <w:rFonts w:hint="cs"/>
          <w:rtl/>
        </w:rPr>
        <w:t>דבי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נשיאה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ושבנא</w:t>
      </w:r>
      <w:r w:rsidRPr="006F178A">
        <w:rPr>
          <w:rtl/>
        </w:rPr>
        <w:t>;</w:t>
      </w:r>
    </w:p>
    <w:p w14:paraId="3F52A09E" w14:textId="7941799A" w:rsidR="00F07A5B" w:rsidRPr="00F07A5B" w:rsidRDefault="00181B70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ר''ד</w:t>
      </w:r>
      <w:r w:rsidR="00F07A5B" w:rsidRPr="00F07A5B">
        <w:rPr>
          <w:rFonts w:hint="cs"/>
          <w:rtl/>
        </w:rPr>
        <w:t>:</w:t>
      </w:r>
    </w:p>
    <w:p w14:paraId="6848FC1A" w14:textId="370B15DD" w:rsidR="00B93B58" w:rsidRPr="006F178A" w:rsidRDefault="00B93B58" w:rsidP="00C309F4">
      <w:pPr>
        <w:rPr>
          <w:rtl/>
        </w:rPr>
      </w:pPr>
      <w:r w:rsidRPr="006F178A">
        <w:rPr>
          <w:rFonts w:hint="cs"/>
          <w:rtl/>
        </w:rPr>
        <w:t>הלל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ושבנא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</w:t>
      </w:r>
      <w:r w:rsidR="00C309F4">
        <w:rPr>
          <w:rFonts w:hint="cs"/>
          <w:rtl/>
        </w:rPr>
        <w:t>י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שבנא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עיסקא</w:t>
      </w:r>
      <w:r w:rsidRPr="006F178A">
        <w:rPr>
          <w:rtl/>
        </w:rPr>
        <w:t xml:space="preserve">, </w:t>
      </w:r>
      <w:r w:rsidRPr="00C309F4">
        <w:rPr>
          <w:rStyle w:val="affffc"/>
          <w:rFonts w:hint="cs"/>
          <w:rtl/>
        </w:rPr>
        <w:t>לסוף</w:t>
      </w:r>
      <w:r w:rsidRPr="00C309F4">
        <w:rPr>
          <w:rStyle w:val="affffc"/>
          <w:rtl/>
        </w:rPr>
        <w:t xml:space="preserve"> </w:t>
      </w:r>
      <w:r w:rsidRPr="00C309F4">
        <w:rPr>
          <w:rStyle w:val="affffc"/>
          <w:rFonts w:hint="cs"/>
          <w:rtl/>
        </w:rPr>
        <w:t>א</w:t>
      </w:r>
      <w:r w:rsidRPr="00C309F4">
        <w:rPr>
          <w:rStyle w:val="affffc"/>
          <w:rtl/>
        </w:rPr>
        <w:t>"</w:t>
      </w:r>
      <w:r w:rsidRPr="00C309F4">
        <w:rPr>
          <w:rStyle w:val="affffc"/>
          <w:rFonts w:hint="cs"/>
          <w:rtl/>
        </w:rPr>
        <w:t>ל</w:t>
      </w:r>
      <w:r w:rsidRPr="00C309F4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="00C309F4">
        <w:rPr>
          <w:rFonts w:hint="cs"/>
          <w:rtl/>
        </w:rPr>
        <w:t>ב</w:t>
      </w:r>
      <w:r w:rsidRPr="006F178A">
        <w:rPr>
          <w:rFonts w:hint="cs"/>
          <w:rtl/>
        </w:rPr>
        <w:t>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וליפלוג</w:t>
      </w:r>
      <w:r w:rsidRPr="006F178A">
        <w:rPr>
          <w:rtl/>
        </w:rPr>
        <w:t xml:space="preserve">, </w:t>
      </w:r>
      <w:r w:rsidRPr="00C309F4">
        <w:rPr>
          <w:rStyle w:val="affffc"/>
          <w:rFonts w:hint="cs"/>
          <w:rtl/>
        </w:rPr>
        <w:t>יצתה</w:t>
      </w:r>
      <w:r w:rsidRPr="00C309F4">
        <w:rPr>
          <w:rStyle w:val="affffc"/>
          <w:rtl/>
        </w:rPr>
        <w:t xml:space="preserve"> </w:t>
      </w:r>
      <w:r w:rsidRPr="00C309F4">
        <w:rPr>
          <w:rStyle w:val="affffc"/>
          <w:rFonts w:hint="cs"/>
          <w:rtl/>
        </w:rPr>
        <w:t>בת</w:t>
      </w:r>
      <w:r w:rsidRPr="00C309F4">
        <w:rPr>
          <w:rStyle w:val="affffc"/>
          <w:rtl/>
        </w:rPr>
        <w:t xml:space="preserve"> </w:t>
      </w:r>
      <w:r w:rsidRPr="00C309F4">
        <w:rPr>
          <w:rStyle w:val="affffc"/>
          <w:rFonts w:hint="cs"/>
          <w:rtl/>
        </w:rPr>
        <w:t>קול</w:t>
      </w:r>
      <w:r w:rsidRPr="00C309F4">
        <w:rPr>
          <w:rStyle w:val="affffc"/>
          <w:rtl/>
        </w:rPr>
        <w:t xml:space="preserve"> </w:t>
      </w:r>
      <w:r w:rsidRPr="00C309F4">
        <w:rPr>
          <w:rStyle w:val="affffc"/>
          <w:rFonts w:hint="cs"/>
          <w:rtl/>
        </w:rPr>
        <w:t>ואמרה</w:t>
      </w:r>
      <w:r w:rsidRPr="00C309F4">
        <w:rPr>
          <w:rStyle w:val="affffc"/>
          <w:rtl/>
        </w:rPr>
        <w:t>: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'אם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יתן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איש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את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הון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ביתו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וגו</w:t>
      </w:r>
      <w:r w:rsidRPr="003625F4">
        <w:rPr>
          <w:rStyle w:val="affff8"/>
          <w:rtl/>
        </w:rPr>
        <w:t>'.</w:t>
      </w:r>
    </w:p>
    <w:p w14:paraId="52FC5B9E" w14:textId="23E302F4" w:rsidR="00B93B58" w:rsidRPr="006F178A" w:rsidRDefault="00E4644A" w:rsidP="00E4644A">
      <w:pPr>
        <w:pStyle w:val="affff5"/>
        <w:rPr>
          <w:del w:id="90104" w:author="מנוע עיצוב" w:date="2026-10-08T11:01:28Z"/>
        </w:rPr>
      </w:pPr>
      <w:del w:id="90103" w:author="מנוע עיצוב" w:date="2026-10-08T11:01:28Z">
        <w:r>
          <w:rPr>
            <w:rtl/>
          </w:rPr>
          <w:delText xml:space="preserve">****</w:delText>
        </w:r>
      </w:del>
    </w:p>
    <w:p w14:paraId="3653A50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כא: </w:t>
      </w:r>
    </w:p>
    <w:p w14:paraId="41EDBA5B" w14:textId="77777777" w:rsidR="00B93B58" w:rsidRPr="006F178A" w:rsidRDefault="00B93B58" w:rsidP="005670C9">
      <w:pPr>
        <w:pStyle w:val="afffd"/>
        <w:rPr>
          <w:rtl/>
        </w:rPr>
      </w:pPr>
      <w:ins w:id="9841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עזאי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חייב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7B1CC410" w14:textId="77777777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="00C309F4" w:rsidRPr="00F07A5B">
        <w:rPr>
          <w:rFonts w:hint="cs"/>
          <w:rtl/>
        </w:rPr>
        <w:t>"א</w:t>
      </w:r>
      <w:r w:rsidR="00F07A5B" w:rsidRPr="00F07A5B">
        <w:rPr>
          <w:rtl/>
        </w:rPr>
        <w:t>:</w:t>
      </w:r>
    </w:p>
    <w:p w14:paraId="5813083A" w14:textId="5FE8A55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כאילו מלמדה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תיפלות</w:t>
      </w:r>
      <w:r w:rsidRPr="006F178A">
        <w:rPr>
          <w:rtl/>
        </w:rPr>
        <w:t>.</w:t>
      </w:r>
    </w:p>
    <w:p w14:paraId="593352B9" w14:textId="21FA1E8A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אבהו</w:t>
      </w:r>
      <w:r w:rsidR="00F07A5B" w:rsidRPr="00F07A5B">
        <w:rPr>
          <w:rtl/>
        </w:rPr>
        <w:t>:</w:t>
      </w:r>
    </w:p>
    <w:p w14:paraId="6D2F8ABC" w14:textId="199A8D81" w:rsidR="00B93B58" w:rsidRPr="006F178A" w:rsidRDefault="00B93B58" w:rsidP="00B93B58">
      <w:pPr>
        <w:rPr>
          <w:rtl/>
        </w:rPr>
      </w:pPr>
      <w:r w:rsidRPr="00C309F4">
        <w:rPr>
          <w:rStyle w:val="affffc"/>
          <w:rFonts w:hint="cs"/>
          <w:rtl/>
        </w:rPr>
        <w:t>מ</w:t>
      </w:r>
      <w:r w:rsidRPr="00C309F4">
        <w:rPr>
          <w:rStyle w:val="affffc"/>
          <w:rtl/>
        </w:rPr>
        <w:t>"</w:t>
      </w:r>
      <w:r w:rsidRPr="00C309F4">
        <w:rPr>
          <w:rStyle w:val="affffc"/>
          <w:rFonts w:hint="cs"/>
          <w:rtl/>
        </w:rPr>
        <w:t>ט</w:t>
      </w:r>
      <w:r w:rsidRPr="00C309F4">
        <w:rPr>
          <w:rStyle w:val="affffc"/>
          <w:rtl/>
        </w:rPr>
        <w:t xml:space="preserve"> </w:t>
      </w:r>
      <w:r w:rsidRPr="00C309F4">
        <w:rPr>
          <w:rStyle w:val="affffc"/>
          <w:rFonts w:hint="cs"/>
          <w:rtl/>
        </w:rPr>
        <w:t>דר</w:t>
      </w:r>
      <w:r w:rsidRPr="00C309F4">
        <w:rPr>
          <w:rStyle w:val="affffc"/>
          <w:rtl/>
        </w:rPr>
        <w:t>"</w:t>
      </w:r>
      <w:r w:rsidRPr="00C309F4">
        <w:rPr>
          <w:rStyle w:val="affffc"/>
          <w:rFonts w:hint="cs"/>
          <w:rtl/>
        </w:rPr>
        <w:t>א</w:t>
      </w:r>
      <w:r w:rsidRPr="006F178A">
        <w:rPr>
          <w:rtl/>
        </w:rPr>
        <w:t xml:space="preserve"> </w:t>
      </w:r>
      <w:r w:rsidR="00C309F4">
        <w:rPr>
          <w:rFonts w:hint="cs"/>
          <w:rtl/>
        </w:rPr>
        <w:t>ד</w:t>
      </w:r>
      <w:r w:rsidRPr="003625F4">
        <w:rPr>
          <w:rStyle w:val="affff8"/>
          <w:rFonts w:hint="cs"/>
          <w:rtl/>
        </w:rPr>
        <w:t>'אני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חכמה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שכנתי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ערמה</w:t>
      </w:r>
      <w:r w:rsidRPr="003625F4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שנכנסה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באדם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נכנסה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ערמומית</w:t>
      </w:r>
      <w:r w:rsidRPr="006F178A">
        <w:rPr>
          <w:rtl/>
        </w:rPr>
        <w:t>.</w:t>
      </w:r>
    </w:p>
    <w:p w14:paraId="19090BD2" w14:textId="77777777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tl/>
        </w:rPr>
        <w:t>:</w:t>
      </w:r>
    </w:p>
    <w:p w14:paraId="53EA3D31" w14:textId="20F95A47" w:rsidR="00B93B58" w:rsidRPr="00757D20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'אני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חכמה</w:t>
      </w:r>
      <w:r w:rsidRPr="003625F4">
        <w:rPr>
          <w:rStyle w:val="affff8"/>
          <w:rtl/>
        </w:rPr>
        <w:t xml:space="preserve">' </w:t>
      </w:r>
      <w:r w:rsidRPr="00C309F4">
        <w:rPr>
          <w:rStyle w:val="affffc"/>
          <w:rFonts w:hint="cs"/>
          <w:rtl/>
        </w:rPr>
        <w:t>מיבעי לריב</w:t>
      </w:r>
      <w:r w:rsidRPr="00C309F4">
        <w:rPr>
          <w:rStyle w:val="affffc"/>
          <w:rtl/>
        </w:rPr>
        <w:t>"</w:t>
      </w:r>
      <w:r w:rsidRPr="00C309F4">
        <w:rPr>
          <w:rStyle w:val="affffc"/>
          <w:rFonts w:hint="cs"/>
          <w:rtl/>
        </w:rPr>
        <w:t>ח</w:t>
      </w:r>
      <w:r w:rsidRPr="00C309F4">
        <w:rPr>
          <w:rStyle w:val="affffc"/>
          <w:rtl/>
        </w:rPr>
        <w:t xml:space="preserve">: </w:t>
      </w:r>
      <w:r w:rsidRPr="00757D20">
        <w:rPr>
          <w:rFonts w:hint="cs"/>
          <w:rtl/>
        </w:rPr>
        <w:t>אין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דברי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תורה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מתקיימין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במי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שמעמיד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עצמו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ערום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עליהן</w:t>
      </w:r>
      <w:r w:rsidRPr="00757D20">
        <w:rPr>
          <w:rtl/>
        </w:rPr>
        <w:t xml:space="preserve">, </w:t>
      </w:r>
      <w:r w:rsidRPr="00C309F4">
        <w:rPr>
          <w:rStyle w:val="affffc"/>
          <w:rFonts w:hint="cs"/>
          <w:rtl/>
        </w:rPr>
        <w:t>שנאמר</w:t>
      </w:r>
      <w:r w:rsidRPr="00C309F4">
        <w:rPr>
          <w:rStyle w:val="affffc"/>
          <w:rtl/>
        </w:rPr>
        <w:t xml:space="preserve">: </w:t>
      </w:r>
      <w:r w:rsidRPr="003625F4">
        <w:rPr>
          <w:rStyle w:val="affff8"/>
          <w:rFonts w:hint="cs"/>
          <w:rtl/>
        </w:rPr>
        <w:t>'אני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חכמה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שכנתי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ערמה</w:t>
      </w:r>
      <w:r w:rsidRPr="003625F4">
        <w:rPr>
          <w:rStyle w:val="affff8"/>
          <w:rtl/>
        </w:rPr>
        <w:t>'.</w:t>
      </w:r>
    </w:p>
    <w:p w14:paraId="1299D556" w14:textId="24AD40C4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eastAsia"/>
          <w:rtl/>
        </w:rPr>
        <w:t>ו</w:t>
      </w:r>
      <w:r w:rsidR="00F07A5B" w:rsidRPr="00F07A5B">
        <w:rPr>
          <w:rtl/>
        </w:rPr>
        <w:t>:</w:t>
      </w:r>
    </w:p>
    <w:p w14:paraId="5C3A540B" w14:textId="0B172958" w:rsidR="00B93B58" w:rsidRPr="00D454EC" w:rsidRDefault="00B93B58" w:rsidP="00C309F4">
      <w:pPr>
        <w:spacing w:after="60"/>
        <w:rPr>
          <w:rtl/>
        </w:rPr>
      </w:pPr>
      <w:r w:rsidRPr="00D454EC">
        <w:rPr>
          <w:rFonts w:hint="eastAsia"/>
          <w:rtl/>
        </w:rPr>
        <w:t>אין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דברי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תורה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מתקיימין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במי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שמשים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עצמו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כמי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שאינו</w:t>
      </w:r>
      <w:r w:rsidRPr="00D454EC">
        <w:rPr>
          <w:rtl/>
        </w:rPr>
        <w:t xml:space="preserve">, </w:t>
      </w:r>
      <w:r w:rsidR="00C309F4">
        <w:rPr>
          <w:rStyle w:val="affffc"/>
          <w:rFonts w:hint="cs"/>
          <w:rtl/>
        </w:rPr>
        <w:t>ד</w:t>
      </w:r>
      <w:r w:rsidRPr="00D454EC">
        <w:rPr>
          <w:rStyle w:val="affff8"/>
          <w:rtl/>
        </w:rPr>
        <w:t xml:space="preserve">'והחכמה </w:t>
      </w:r>
      <w:r w:rsidRPr="00D454EC">
        <w:rPr>
          <w:rStyle w:val="affff8"/>
          <w:rFonts w:hint="eastAsia"/>
          <w:rtl/>
        </w:rPr>
        <w:t>מאין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תמצא</w:t>
      </w:r>
      <w:r w:rsidRPr="00D454EC">
        <w:rPr>
          <w:rStyle w:val="affff8"/>
          <w:rtl/>
        </w:rPr>
        <w:t>'.</w:t>
      </w:r>
    </w:p>
    <w:p w14:paraId="44B722A1" w14:textId="77777777" w:rsidR="00B93B58" w:rsidRPr="006F178A" w:rsidRDefault="00B93B58" w:rsidP="005670C9">
      <w:pPr>
        <w:pStyle w:val="afffd"/>
        <w:rPr>
          <w:rtl/>
        </w:rPr>
      </w:pPr>
      <w:ins w:id="9842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57EC3D93" w14:textId="2DCFBE76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40B86543" w14:textId="3299F8D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ותיפלות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מתשעת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ופרישות</w:t>
      </w:r>
      <w:r w:rsidRPr="006F178A">
        <w:rPr>
          <w:rtl/>
        </w:rPr>
        <w:t>.</w:t>
      </w:r>
    </w:p>
    <w:p w14:paraId="7D118EF5" w14:textId="1007B399" w:rsidR="00B93B58" w:rsidRPr="006F178A" w:rsidRDefault="00E4644A" w:rsidP="00E4644A">
      <w:pPr>
        <w:pStyle w:val="affff5"/>
        <w:rPr>
          <w:del w:id="90106" w:author="מנוע עיצוב" w:date="2026-10-08T11:01:28Z"/>
        </w:rPr>
      </w:pPr>
      <w:del w:id="90105" w:author="מנוע עיצוב" w:date="2026-10-08T11:01:28Z">
        <w:r>
          <w:rPr>
            <w:rtl/>
          </w:rPr>
          <w:delText xml:space="preserve">****</w:delText>
        </w:r>
      </w:del>
    </w:p>
    <w:p w14:paraId="25A6421E" w14:textId="77777777" w:rsidR="00B93B58" w:rsidRPr="006F178A" w:rsidRDefault="00B93B58" w:rsidP="005670C9">
      <w:pPr>
        <w:pStyle w:val="afffd"/>
        <w:rPr>
          <w:rtl/>
        </w:rPr>
      </w:pPr>
      <w:ins w:id="9843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חסיד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76434F23" w14:textId="77777777" w:rsidR="00B93B58" w:rsidRPr="006F178A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חסיד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שוטה</w:t>
      </w:r>
      <w:r w:rsidRPr="00253A83">
        <w:rPr>
          <w:rFonts w:cs="BA Vilna Bold"/>
          <w:rtl/>
        </w:rPr>
        <w:t>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שטבעה אשה בנהר ואמר דאין זה ראוי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לאיסתכולי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ואצולה</w:t>
      </w:r>
      <w:r w:rsidRPr="006F178A">
        <w:rPr>
          <w:rtl/>
        </w:rPr>
        <w:t>.</w:t>
      </w:r>
    </w:p>
    <w:p w14:paraId="0F3FF48B" w14:textId="77777777" w:rsidR="00B93B58" w:rsidRPr="00E44A49" w:rsidRDefault="00B93B58" w:rsidP="00B93B58">
      <w:pPr>
        <w:rPr>
          <w:rFonts w:cs="BA Vilna Bold"/>
          <w:spacing w:val="0"/>
          <w:rtl/>
        </w:rPr>
      </w:pPr>
      <w:r w:rsidRPr="00E44A49">
        <w:rPr>
          <w:rFonts w:cs="BA Vilna Bold" w:hint="cs"/>
          <w:spacing w:val="0"/>
          <w:rtl/>
        </w:rPr>
        <w:t>רשע</w:t>
      </w:r>
      <w:r w:rsidRPr="00E44A49">
        <w:rPr>
          <w:rFonts w:cs="BA Vilna Bold"/>
          <w:spacing w:val="0"/>
          <w:rtl/>
        </w:rPr>
        <w:t xml:space="preserve"> </w:t>
      </w:r>
      <w:r w:rsidRPr="00E44A49">
        <w:rPr>
          <w:rFonts w:cs="BA Vilna Bold" w:hint="cs"/>
          <w:spacing w:val="0"/>
          <w:rtl/>
        </w:rPr>
        <w:t>ערום</w:t>
      </w:r>
      <w:r w:rsidRPr="00E44A49">
        <w:rPr>
          <w:rFonts w:cs="BA Vilna Bold"/>
          <w:spacing w:val="0"/>
          <w:rtl/>
        </w:rPr>
        <w:t>?</w:t>
      </w:r>
      <w:r w:rsidRPr="00E44A49">
        <w:rPr>
          <w:rStyle w:val="affffc"/>
          <w:spacing w:val="0"/>
          <w:rtl/>
        </w:rPr>
        <w:t xml:space="preserve"> </w:t>
      </w:r>
      <w:r w:rsidRPr="00E44A49">
        <w:rPr>
          <w:rStyle w:val="affffc"/>
          <w:rFonts w:hint="cs"/>
          <w:spacing w:val="0"/>
          <w:rtl/>
        </w:rPr>
        <w:t>ארי</w:t>
      </w:r>
      <w:r w:rsidRPr="00E44A49">
        <w:rPr>
          <w:rStyle w:val="affffc"/>
          <w:spacing w:val="0"/>
          <w:rtl/>
        </w:rPr>
        <w:t>"</w:t>
      </w:r>
      <w:r w:rsidRPr="00E44A49">
        <w:rPr>
          <w:rStyle w:val="affffc"/>
          <w:rFonts w:hint="cs"/>
          <w:spacing w:val="0"/>
          <w:rtl/>
        </w:rPr>
        <w:t>ו</w:t>
      </w:r>
      <w:r w:rsidRPr="00E44A49">
        <w:rPr>
          <w:rStyle w:val="affffc"/>
          <w:spacing w:val="0"/>
          <w:rtl/>
        </w:rPr>
        <w:t xml:space="preserve">: </w:t>
      </w:r>
      <w:r w:rsidRPr="00E44A49">
        <w:rPr>
          <w:rFonts w:hint="cs"/>
          <w:spacing w:val="0"/>
          <w:rtl/>
        </w:rPr>
        <w:t>זה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המטעים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דבריו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לדיין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קודם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שיבא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בעל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דין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חברו</w:t>
      </w:r>
      <w:r w:rsidRPr="00E44A49">
        <w:rPr>
          <w:spacing w:val="0"/>
          <w:rtl/>
        </w:rPr>
        <w:t>.</w:t>
      </w:r>
    </w:p>
    <w:p w14:paraId="1AD7853D" w14:textId="130E92C1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 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239531AB" w14:textId="1D0318B4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הנותן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דינר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זוז</w:t>
      </w:r>
      <w:r w:rsidRPr="006F178A">
        <w:rPr>
          <w:rtl/>
        </w:rPr>
        <w:t xml:space="preserve">, </w:t>
      </w:r>
      <w:r w:rsidRPr="00C309F4">
        <w:rPr>
          <w:rStyle w:val="affffc"/>
          <w:rFonts w:hint="cs"/>
          <w:rtl/>
        </w:rPr>
        <w:t>דתנן</w:t>
      </w:r>
      <w:r w:rsidRPr="00C309F4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זוז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יטול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דינר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נותנין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יטול</w:t>
      </w:r>
      <w:r w:rsidRPr="006F178A">
        <w:rPr>
          <w:rtl/>
        </w:rPr>
        <w:t>.</w:t>
      </w:r>
    </w:p>
    <w:p w14:paraId="1CDF55F3" w14:textId="4CF17935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ג.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2D9F374D" w14:textId="591F3273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המשיא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למכור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בנכסים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מועטין</w:t>
      </w:r>
      <w:r w:rsidRPr="006F178A">
        <w:rPr>
          <w:rtl/>
        </w:rPr>
        <w:t>,</w:t>
      </w:r>
      <w:r w:rsidR="00C309F4">
        <w:rPr>
          <w:rFonts w:hint="cs"/>
          <w:rtl/>
        </w:rPr>
        <w:t xml:space="preserve"> ד</w:t>
      </w:r>
      <w:r w:rsidRPr="006F178A">
        <w:rPr>
          <w:rFonts w:hint="cs"/>
          <w:rtl/>
        </w:rPr>
        <w:t>יתומים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שקדמו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ומכרו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בנכסים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מועטין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שמכרו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מכרו</w:t>
      </w:r>
      <w:r w:rsidRPr="006F178A">
        <w:rPr>
          <w:rtl/>
        </w:rPr>
        <w:t>.</w:t>
      </w:r>
    </w:p>
    <w:p w14:paraId="3DEE6959" w14:textId="00E370EB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ד. אביי</w:t>
      </w:r>
      <w:r w:rsidR="00F07A5B" w:rsidRPr="00F07A5B">
        <w:rPr>
          <w:rtl/>
        </w:rPr>
        <w:t>:</w:t>
      </w:r>
    </w:p>
    <w:p w14:paraId="0304F06D" w14:textId="3EF0FB88" w:rsidR="00C309F4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המשיא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למכור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בנכסים</w:t>
      </w:r>
      <w:r w:rsidRPr="006F178A">
        <w:rPr>
          <w:rtl/>
        </w:rPr>
        <w:t xml:space="preserve"> </w:t>
      </w:r>
      <w:r w:rsidRPr="00C309F4">
        <w:rPr>
          <w:rStyle w:val="affffc"/>
          <w:rFonts w:hint="cs"/>
          <w:rtl/>
        </w:rPr>
        <w:t>כרשב</w:t>
      </w:r>
      <w:r w:rsidRPr="00C309F4">
        <w:rPr>
          <w:rStyle w:val="affffc"/>
          <w:rtl/>
        </w:rPr>
        <w:t>"</w:t>
      </w:r>
      <w:r w:rsidR="00C309F4" w:rsidRPr="00C309F4">
        <w:rPr>
          <w:rStyle w:val="affffc"/>
          <w:rFonts w:hint="cs"/>
          <w:rtl/>
        </w:rPr>
        <w:t>ג.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נכסי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לפלוני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וירד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ואכל</w:t>
      </w:r>
      <w:r w:rsidR="00C309F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C309F4">
        <w:rPr>
          <w:rStyle w:val="affffc"/>
          <w:rFonts w:hint="cs"/>
          <w:rtl/>
        </w:rPr>
        <w:t>לרבי:</w:t>
      </w:r>
      <w:r w:rsidRPr="006F178A">
        <w:rPr>
          <w:rFonts w:hint="cs"/>
          <w:rtl/>
        </w:rPr>
        <w:t xml:space="preserve"> השני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מוציא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הלקוחות</w:t>
      </w:r>
      <w:r w:rsidRPr="006F178A">
        <w:rPr>
          <w:rtl/>
        </w:rPr>
        <w:t xml:space="preserve">, </w:t>
      </w:r>
    </w:p>
    <w:p w14:paraId="50195811" w14:textId="7187D50B" w:rsidR="00B93B58" w:rsidRPr="0059138D" w:rsidRDefault="00B93B58" w:rsidP="00B93B58">
      <w:pPr>
        <w:rPr>
          <w:rFonts w:cs="BA Vilna Bold"/>
          <w:rtl/>
        </w:rPr>
      </w:pPr>
      <w:r w:rsidRPr="00C309F4">
        <w:rPr>
          <w:rStyle w:val="affffc"/>
          <w:rFonts w:hint="cs"/>
          <w:rtl/>
        </w:rPr>
        <w:t>ולרשב</w:t>
      </w:r>
      <w:r w:rsidRPr="00C309F4">
        <w:rPr>
          <w:rStyle w:val="affffc"/>
          <w:rtl/>
        </w:rPr>
        <w:t>"</w:t>
      </w:r>
      <w:r w:rsidRPr="00C309F4">
        <w:rPr>
          <w:rStyle w:val="affffc"/>
          <w:rFonts w:hint="cs"/>
          <w:rtl/>
        </w:rPr>
        <w:t>ג</w:t>
      </w:r>
      <w:r w:rsidRPr="00C309F4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ששייר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>.</w:t>
      </w:r>
    </w:p>
    <w:p w14:paraId="4F2A84A6" w14:textId="43947404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ה. ריב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7546EDF" w14:textId="7E4C461B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המכריע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באורחותיו</w:t>
      </w:r>
      <w:r w:rsidRPr="006F178A">
        <w:rPr>
          <w:rtl/>
        </w:rPr>
        <w:t>.</w:t>
      </w:r>
    </w:p>
    <w:p w14:paraId="1C912C94" w14:textId="226123E8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ו. ר</w:t>
      </w:r>
      <w:r w:rsidRPr="00F07A5B">
        <w:rPr>
          <w:rtl/>
        </w:rPr>
        <w:t>"</w:t>
      </w:r>
      <w:r w:rsidRPr="00F07A5B">
        <w:rPr>
          <w:rFonts w:hint="cs"/>
          <w:rtl/>
        </w:rPr>
        <w:t>ז מר</w:t>
      </w:r>
      <w:r w:rsidRPr="00F07A5B">
        <w:rPr>
          <w:rtl/>
        </w:rPr>
        <w:t>"</w:t>
      </w:r>
      <w:r w:rsidRPr="00F07A5B">
        <w:rPr>
          <w:rFonts w:hint="cs"/>
          <w:rtl/>
        </w:rPr>
        <w:t>ה</w:t>
      </w:r>
      <w:r w:rsidR="00F07A5B" w:rsidRPr="00F07A5B">
        <w:rPr>
          <w:rtl/>
        </w:rPr>
        <w:t>:</w:t>
      </w:r>
    </w:p>
    <w:p w14:paraId="7D2E5406" w14:textId="2D2FC479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המיקל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ומחמיר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לאחרים</w:t>
      </w:r>
      <w:r w:rsidRPr="006F178A">
        <w:rPr>
          <w:rtl/>
        </w:rPr>
        <w:t>.</w:t>
      </w:r>
    </w:p>
    <w:p w14:paraId="137CE6C0" w14:textId="5A754B67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ז. עולא</w:t>
      </w:r>
      <w:r w:rsidR="00F07A5B" w:rsidRPr="00F07A5B">
        <w:rPr>
          <w:rtl/>
        </w:rPr>
        <w:t>:</w:t>
      </w:r>
    </w:p>
    <w:p w14:paraId="3DBB4AE6" w14:textId="0867DC59" w:rsidR="005A5A14" w:rsidRDefault="00B93B58" w:rsidP="00C309F4">
      <w:pPr>
        <w:spacing w:after="60"/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שקרא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שימש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חכמים</w:t>
      </w:r>
      <w:r w:rsidRPr="006F178A">
        <w:rPr>
          <w:rtl/>
        </w:rPr>
        <w:t>.</w:t>
      </w:r>
    </w:p>
    <w:p w14:paraId="27A78F4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כב.</w:t>
      </w:r>
    </w:p>
    <w:p w14:paraId="5DC040F0" w14:textId="77777777" w:rsidR="00E4644A" w:rsidRPr="00255160" w:rsidRDefault="00E4644A" w:rsidP="00E4644A">
      <w:pPr>
        <w:jc w:val="center"/>
        <w:rPr>
          <w:del w:id="90108" w:author="מנוע עיצוב" w:date="2026-10-08T11:01:28Z"/>
          <w:rFonts w:ascii="BA • Vilna Light" w:hAnsi="BA • Vilna Light" w:cs="BA • Vilna Light"/>
          <w:rtl/>
        </w:rPr>
      </w:pPr>
      <w:del w:id="9010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37E25163" w14:textId="77777777" w:rsidR="005A5A14" w:rsidRDefault="00B93B58" w:rsidP="006C7D1C">
      <w:pPr>
        <w:pStyle w:val="affffd"/>
        <w:rPr>
          <w:rtl/>
        </w:rPr>
      </w:pPr>
      <w:r w:rsidRPr="005A5A14">
        <w:rPr>
          <w:rFonts w:hint="cs"/>
          <w:rtl/>
        </w:rPr>
        <w:t>קרא</w:t>
      </w:r>
      <w:r w:rsidRPr="005A5A14">
        <w:rPr>
          <w:rtl/>
        </w:rPr>
        <w:t xml:space="preserve"> </w:t>
      </w:r>
      <w:r w:rsidRPr="005A5A14">
        <w:rPr>
          <w:rFonts w:hint="cs"/>
          <w:rtl/>
        </w:rPr>
        <w:t>ושנה</w:t>
      </w:r>
      <w:r w:rsidRPr="005A5A14">
        <w:rPr>
          <w:rtl/>
        </w:rPr>
        <w:t xml:space="preserve"> </w:t>
      </w:r>
      <w:r w:rsidRPr="005A5A14">
        <w:rPr>
          <w:rFonts w:hint="cs"/>
          <w:rtl/>
        </w:rPr>
        <w:t>ולא</w:t>
      </w:r>
      <w:r w:rsidRPr="005A5A14">
        <w:rPr>
          <w:rtl/>
        </w:rPr>
        <w:t xml:space="preserve"> </w:t>
      </w:r>
      <w:r w:rsidRPr="005A5A14">
        <w:rPr>
          <w:rFonts w:hint="cs"/>
          <w:rtl/>
        </w:rPr>
        <w:t>שימש</w:t>
      </w:r>
      <w:r w:rsidRPr="005A5A14">
        <w:rPr>
          <w:rtl/>
        </w:rPr>
        <w:t xml:space="preserve"> </w:t>
      </w:r>
      <w:r w:rsidRPr="005A5A14">
        <w:rPr>
          <w:rFonts w:hint="cs"/>
          <w:rtl/>
        </w:rPr>
        <w:t>ת</w:t>
      </w:r>
      <w:r w:rsidRPr="005A5A14">
        <w:rPr>
          <w:rtl/>
        </w:rPr>
        <w:t>"</w:t>
      </w:r>
      <w:r w:rsidRPr="005A5A14">
        <w:rPr>
          <w:rFonts w:hint="cs"/>
          <w:rtl/>
        </w:rPr>
        <w:t>ח</w:t>
      </w:r>
      <w:r w:rsidRPr="005A5A14">
        <w:rPr>
          <w:rtl/>
        </w:rPr>
        <w:t xml:space="preserve"> </w:t>
      </w:r>
    </w:p>
    <w:p w14:paraId="49B0569F" w14:textId="359107C9" w:rsidR="00B93B58" w:rsidRPr="006F178A" w:rsidRDefault="005A5A14" w:rsidP="005A5A14">
      <w:pPr>
        <w:rPr>
          <w:rtl/>
        </w:rPr>
      </w:pPr>
      <w:r>
        <w:rPr>
          <w:rStyle w:val="affffc"/>
          <w:rFonts w:hint="cs"/>
          <w:rtl/>
        </w:rPr>
        <w:t>ר</w:t>
      </w:r>
      <w:r w:rsidRPr="005A5A14">
        <w:rPr>
          <w:rStyle w:val="affffc"/>
          <w:rFonts w:hint="cs"/>
          <w:rtl/>
        </w:rPr>
        <w:t>"א</w:t>
      </w:r>
      <w:r w:rsidR="00B93B58" w:rsidRPr="005A5A14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זה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הארץ</w:t>
      </w:r>
      <w:r w:rsidR="00B93B58" w:rsidRPr="006F178A">
        <w:rPr>
          <w:rtl/>
        </w:rPr>
        <w:t>,</w:t>
      </w:r>
      <w:r>
        <w:rPr>
          <w:rStyle w:val="affffc"/>
          <w:rFonts w:hint="cs"/>
          <w:rtl/>
        </w:rPr>
        <w:t xml:space="preserve"> </w:t>
      </w:r>
      <w:r w:rsidR="00B93B58" w:rsidRPr="005A5A14">
        <w:rPr>
          <w:rStyle w:val="affffc"/>
          <w:rFonts w:hint="cs"/>
          <w:rtl/>
        </w:rPr>
        <w:t>רשב</w:t>
      </w:r>
      <w:r w:rsidR="00B93B58" w:rsidRPr="005A5A14">
        <w:rPr>
          <w:rStyle w:val="affffc"/>
          <w:rtl/>
        </w:rPr>
        <w:t>"</w:t>
      </w:r>
      <w:r w:rsidR="00B93B58" w:rsidRPr="005A5A14">
        <w:rPr>
          <w:rStyle w:val="affffc"/>
          <w:rFonts w:hint="cs"/>
          <w:rtl/>
        </w:rPr>
        <w:t>נ</w:t>
      </w:r>
      <w:r w:rsidR="00B93B58" w:rsidRPr="005A5A14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זה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בור</w:t>
      </w:r>
      <w:r w:rsidR="00B93B58" w:rsidRPr="006F178A">
        <w:rPr>
          <w:rtl/>
        </w:rPr>
        <w:t xml:space="preserve">, </w:t>
      </w:r>
      <w:r w:rsidR="00B93B58" w:rsidRPr="005A5A14">
        <w:rPr>
          <w:rStyle w:val="affffc"/>
          <w:rFonts w:hint="cs"/>
          <w:rtl/>
        </w:rPr>
        <w:t>ר</w:t>
      </w:r>
      <w:r w:rsidR="00B93B58" w:rsidRPr="005A5A14">
        <w:rPr>
          <w:rStyle w:val="affffc"/>
          <w:rtl/>
        </w:rPr>
        <w:t xml:space="preserve">' </w:t>
      </w:r>
      <w:r w:rsidR="00B93B58" w:rsidRPr="005A5A14">
        <w:rPr>
          <w:rStyle w:val="affffc"/>
          <w:rFonts w:hint="cs"/>
          <w:rtl/>
        </w:rPr>
        <w:t>ינאי</w:t>
      </w:r>
      <w:r w:rsidR="00B93B58" w:rsidRPr="005A5A14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זה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כותי</w:t>
      </w:r>
      <w:r w:rsidR="00B93B58" w:rsidRPr="006F178A">
        <w:rPr>
          <w:rtl/>
        </w:rPr>
        <w:t xml:space="preserve">, </w:t>
      </w:r>
      <w:r w:rsidR="00B93B58" w:rsidRPr="005A5A14">
        <w:rPr>
          <w:rStyle w:val="affffc"/>
          <w:rFonts w:hint="cs"/>
          <w:rtl/>
        </w:rPr>
        <w:t>ראב</w:t>
      </w:r>
      <w:r w:rsidR="00B93B58" w:rsidRPr="005A5A14">
        <w:rPr>
          <w:rStyle w:val="affffc"/>
          <w:rtl/>
        </w:rPr>
        <w:t>"</w:t>
      </w:r>
      <w:r w:rsidR="00B93B58" w:rsidRPr="005A5A14">
        <w:rPr>
          <w:rStyle w:val="affffc"/>
          <w:rFonts w:hint="cs"/>
          <w:rtl/>
        </w:rPr>
        <w:t>י</w:t>
      </w:r>
      <w:r w:rsidR="00B93B58" w:rsidRPr="005A5A14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זה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מגוש</w:t>
      </w:r>
      <w:r w:rsidR="00B93B58" w:rsidRPr="006F178A">
        <w:rPr>
          <w:rtl/>
        </w:rPr>
        <w:t>.</w:t>
      </w:r>
    </w:p>
    <w:p w14:paraId="3F933B61" w14:textId="3EEE6C81" w:rsidR="00F07A5B" w:rsidRPr="00F07A5B" w:rsidRDefault="00B93B58" w:rsidP="005A5A14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נב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44114F" w:rsidRPr="00F07A5B">
        <w:rPr>
          <w:rFonts w:hint="cs"/>
          <w:rtl/>
        </w:rPr>
        <w:t xml:space="preserve"> מסתבר כראב''י</w:t>
      </w:r>
      <w:r w:rsidR="00F07A5B" w:rsidRPr="00F07A5B">
        <w:rPr>
          <w:rFonts w:hint="cs"/>
          <w:rtl/>
        </w:rPr>
        <w:t>:</w:t>
      </w:r>
    </w:p>
    <w:p w14:paraId="0CF7EADB" w14:textId="39AD11DE" w:rsidR="00B93B58" w:rsidRPr="0029341F" w:rsidRDefault="0044114F" w:rsidP="0044114F">
      <w:pPr>
        <w:rPr>
          <w:rFonts w:cs="BA Vilna Bold"/>
          <w:spacing w:val="0"/>
          <w:rtl/>
        </w:rPr>
      </w:pPr>
      <w:r w:rsidRPr="0029341F">
        <w:rPr>
          <w:rStyle w:val="affffc"/>
          <w:rFonts w:hint="cs"/>
          <w:spacing w:val="0"/>
          <w:rtl/>
        </w:rPr>
        <w:t>שאומרים</w:t>
      </w:r>
      <w:r w:rsidR="00B93B58" w:rsidRPr="0029341F">
        <w:rPr>
          <w:rStyle w:val="affffc"/>
          <w:spacing w:val="0"/>
          <w:rtl/>
        </w:rPr>
        <w:t>:</w:t>
      </w:r>
      <w:r w:rsidR="00B93B58" w:rsidRPr="0029341F">
        <w:rPr>
          <w:spacing w:val="0"/>
          <w:rtl/>
        </w:rPr>
        <w:t xml:space="preserve"> </w:t>
      </w:r>
      <w:r w:rsidRPr="0029341F">
        <w:rPr>
          <w:rFonts w:hint="cs"/>
          <w:spacing w:val="0"/>
          <w:rtl/>
        </w:rPr>
        <w:t xml:space="preserve">מכשף לא יודע משמעות מיליו כן שונה משניות ולא מבינם </w:t>
      </w:r>
    </w:p>
    <w:p w14:paraId="45F5099F" w14:textId="77777777" w:rsidR="00E4644A" w:rsidRPr="00255160" w:rsidRDefault="00E4644A" w:rsidP="00E4644A">
      <w:pPr>
        <w:jc w:val="center"/>
        <w:rPr>
          <w:del w:id="90110" w:author="מנוע עיצוב" w:date="2026-10-08T11:01:28Z"/>
          <w:rFonts w:ascii="BA • Vilna Light" w:hAnsi="BA • Vilna Light" w:cs="BA • Vilna Light"/>
          <w:rtl/>
        </w:rPr>
      </w:pPr>
      <w:del w:id="9010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CC36847" w14:textId="30ADA4DB" w:rsidR="005A5A14" w:rsidRDefault="00B93B58" w:rsidP="006C7D1C">
      <w:pPr>
        <w:pStyle w:val="affffd"/>
        <w:rPr>
          <w:rStyle w:val="affffc"/>
          <w:rtl/>
        </w:rPr>
      </w:pPr>
      <w:r w:rsidRPr="006F178A">
        <w:rPr>
          <w:rFonts w:hint="cs"/>
          <w:rtl/>
        </w:rPr>
        <w:t>איזהו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="0044114F">
        <w:rPr>
          <w:rFonts w:hint="cs"/>
          <w:rtl/>
        </w:rPr>
        <w:t>ם הארץ?</w:t>
      </w:r>
      <w:r w:rsidRPr="006F178A">
        <w:rPr>
          <w:rtl/>
        </w:rPr>
        <w:t xml:space="preserve"> </w:t>
      </w:r>
    </w:p>
    <w:p w14:paraId="25562C87" w14:textId="409281F1" w:rsidR="00F07A5B" w:rsidRPr="00F07A5B" w:rsidRDefault="0044114F" w:rsidP="005A5A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Pr="00F07A5B">
        <w:rPr>
          <w:rtl/>
        </w:rPr>
        <w:tab/>
      </w:r>
      <w:r w:rsidR="00B93B58" w:rsidRPr="00F07A5B">
        <w:rPr>
          <w:rFonts w:hint="cs"/>
          <w:rtl/>
        </w:rPr>
        <w:t>לר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1DF985EA" w14:textId="0E59C7E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וערבית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בברכותיה</w:t>
      </w:r>
      <w:r w:rsidRPr="006F178A">
        <w:rPr>
          <w:rtl/>
        </w:rPr>
        <w:t xml:space="preserve">, </w:t>
      </w:r>
    </w:p>
    <w:p w14:paraId="1FFF5A6B" w14:textId="5A63E28D" w:rsidR="00F07A5B" w:rsidRPr="00F07A5B" w:rsidRDefault="0044114F" w:rsidP="005A5A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  </w:t>
      </w:r>
      <w:r w:rsidR="00B93B58" w:rsidRPr="00F07A5B">
        <w:rPr>
          <w:rFonts w:hint="cs"/>
          <w:rtl/>
        </w:rPr>
        <w:t>וחכ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89317E3" w14:textId="75F7017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תפילין</w:t>
      </w:r>
      <w:r w:rsidRPr="006F178A">
        <w:rPr>
          <w:rtl/>
        </w:rPr>
        <w:t>;</w:t>
      </w:r>
    </w:p>
    <w:p w14:paraId="040E9640" w14:textId="5A2E6799" w:rsidR="00F07A5B" w:rsidRPr="00F07A5B" w:rsidRDefault="0044114F" w:rsidP="005A5A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Pr="00F07A5B">
        <w:rPr>
          <w:rtl/>
        </w:rPr>
        <w:tab/>
      </w:r>
      <w:r w:rsidR="00B93B58" w:rsidRPr="00F07A5B">
        <w:rPr>
          <w:rFonts w:hint="cs"/>
          <w:rtl/>
        </w:rPr>
        <w:t>בן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עזאי</w:t>
      </w:r>
      <w:r w:rsidR="00F07A5B" w:rsidRPr="00F07A5B">
        <w:rPr>
          <w:rtl/>
        </w:rPr>
        <w:t>:</w:t>
      </w:r>
    </w:p>
    <w:p w14:paraId="0E080395" w14:textId="223C72D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ציצית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בבגדו</w:t>
      </w:r>
      <w:r w:rsidRPr="006F178A">
        <w:rPr>
          <w:rtl/>
        </w:rPr>
        <w:t>;</w:t>
      </w:r>
    </w:p>
    <w:p w14:paraId="1CCEB782" w14:textId="3253918F" w:rsidR="00F07A5B" w:rsidRPr="00F07A5B" w:rsidRDefault="0044114F" w:rsidP="005A5A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    </w:t>
      </w:r>
      <w:r w:rsidR="00B93B58" w:rsidRPr="00F07A5B">
        <w:rPr>
          <w:rFonts w:hint="cs"/>
          <w:rtl/>
        </w:rPr>
        <w:t>ר</w:t>
      </w:r>
      <w:r w:rsidR="005A5A14" w:rsidRPr="00F07A5B">
        <w:rPr>
          <w:rFonts w:hint="cs"/>
          <w:rtl/>
        </w:rPr>
        <w:t>יב"י</w:t>
      </w:r>
      <w:r w:rsidR="00F07A5B" w:rsidRPr="00F07A5B">
        <w:rPr>
          <w:rFonts w:hint="cs"/>
          <w:rtl/>
        </w:rPr>
        <w:t>:</w:t>
      </w:r>
    </w:p>
    <w:p w14:paraId="647E33BC" w14:textId="3EA6B731" w:rsidR="00B93B58" w:rsidRPr="006F178A" w:rsidRDefault="00B93B58" w:rsidP="005A5A14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מגדלן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ללמוד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;</w:t>
      </w:r>
    </w:p>
    <w:p w14:paraId="01CD27CA" w14:textId="7170FF73" w:rsidR="00F07A5B" w:rsidRPr="00F07A5B" w:rsidRDefault="0044114F" w:rsidP="005A5A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ה. </w:t>
      </w:r>
      <w:r w:rsidR="00B93B58" w:rsidRPr="00F07A5B">
        <w:rPr>
          <w:rFonts w:hint="cs"/>
          <w:rtl/>
        </w:rPr>
        <w:t>אחרים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אומרים</w:t>
      </w:r>
      <w:r w:rsidR="00F07A5B" w:rsidRPr="00F07A5B">
        <w:rPr>
          <w:rtl/>
        </w:rPr>
        <w:t>:</w:t>
      </w:r>
    </w:p>
    <w:p w14:paraId="4DE5D15B" w14:textId="4162AE7F" w:rsidR="0044114F" w:rsidRDefault="00B93B58" w:rsidP="00B93B58">
      <w:pPr>
        <w:rPr>
          <w:rtl/>
        </w:rPr>
      </w:pPr>
      <w:r w:rsidRPr="006F178A">
        <w:rPr>
          <w:rFonts w:hint="cs"/>
          <w:rtl/>
        </w:rPr>
        <w:t>א</w:t>
      </w:r>
      <w:r w:rsidR="0044114F">
        <w:rPr>
          <w:rFonts w:hint="cs"/>
          <w:rtl/>
        </w:rPr>
        <w:t>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שימש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זהו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, </w:t>
      </w:r>
    </w:p>
    <w:p w14:paraId="03AE1095" w14:textId="233F293B" w:rsidR="0044114F" w:rsidRDefault="00B93B58" w:rsidP="00B93B58">
      <w:pPr>
        <w:rPr>
          <w:rtl/>
        </w:rPr>
      </w:pPr>
      <w:r w:rsidRPr="006F178A">
        <w:rPr>
          <w:rFonts w:hint="cs"/>
          <w:rtl/>
        </w:rPr>
        <w:t>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שנה</w:t>
      </w:r>
      <w:r w:rsidRPr="006F178A">
        <w:rPr>
          <w:rtl/>
        </w:rPr>
        <w:t xml:space="preserve"> </w:t>
      </w:r>
      <w:r w:rsidR="0044114F">
        <w:rPr>
          <w:rtl/>
        </w:rPr>
        <w:t>–</w:t>
      </w:r>
      <w:r w:rsidRPr="006F178A">
        <w:rPr>
          <w:rtl/>
        </w:rPr>
        <w:t xml:space="preserve"> </w:t>
      </w:r>
      <w:r w:rsidRPr="005A5A14">
        <w:rPr>
          <w:rFonts w:hint="cs"/>
          <w:rtl/>
        </w:rPr>
        <w:t>הר</w:t>
      </w:r>
      <w:r w:rsidR="0044114F">
        <w:rPr>
          <w:rFonts w:hint="cs"/>
          <w:rtl/>
        </w:rPr>
        <w:t>"ז</w:t>
      </w:r>
      <w:r w:rsidRPr="005A5A14">
        <w:rPr>
          <w:rtl/>
        </w:rPr>
        <w:t xml:space="preserve"> </w:t>
      </w:r>
      <w:r w:rsidRPr="005A5A14">
        <w:rPr>
          <w:rFonts w:hint="cs"/>
          <w:rtl/>
        </w:rPr>
        <w:t>בור</w:t>
      </w:r>
      <w:r w:rsidRPr="005A5A14">
        <w:rPr>
          <w:rtl/>
        </w:rPr>
        <w:t xml:space="preserve">, </w:t>
      </w:r>
    </w:p>
    <w:p w14:paraId="58938D82" w14:textId="73772D1D" w:rsidR="00B93B58" w:rsidRPr="00EB4B2E" w:rsidRDefault="00B93B58" w:rsidP="00B93B58">
      <w:pPr>
        <w:rPr>
          <w:rStyle w:val="affff8"/>
          <w:spacing w:val="0"/>
          <w:rtl/>
        </w:rPr>
      </w:pPr>
      <w:r w:rsidRPr="00EB4B2E">
        <w:rPr>
          <w:rFonts w:hint="cs"/>
          <w:spacing w:val="0"/>
          <w:rtl/>
        </w:rPr>
        <w:t>לא</w:t>
      </w:r>
      <w:r w:rsidRPr="00EB4B2E">
        <w:rPr>
          <w:spacing w:val="0"/>
          <w:rtl/>
        </w:rPr>
        <w:t xml:space="preserve"> </w:t>
      </w:r>
      <w:r w:rsidRPr="00EB4B2E">
        <w:rPr>
          <w:rFonts w:hint="cs"/>
          <w:spacing w:val="0"/>
          <w:rtl/>
        </w:rPr>
        <w:t>קרא</w:t>
      </w:r>
      <w:r w:rsidRPr="00EB4B2E">
        <w:rPr>
          <w:spacing w:val="0"/>
          <w:rtl/>
        </w:rPr>
        <w:t xml:space="preserve"> </w:t>
      </w:r>
      <w:r w:rsidRPr="00EB4B2E">
        <w:rPr>
          <w:rFonts w:hint="cs"/>
          <w:spacing w:val="0"/>
          <w:rtl/>
        </w:rPr>
        <w:t>ולא</w:t>
      </w:r>
      <w:r w:rsidRPr="00EB4B2E">
        <w:rPr>
          <w:spacing w:val="0"/>
          <w:rtl/>
        </w:rPr>
        <w:t xml:space="preserve"> </w:t>
      </w:r>
      <w:r w:rsidRPr="00EB4B2E">
        <w:rPr>
          <w:rFonts w:hint="cs"/>
          <w:spacing w:val="0"/>
          <w:rtl/>
        </w:rPr>
        <w:t>שנה</w:t>
      </w:r>
      <w:r w:rsidRPr="00EB4B2E">
        <w:rPr>
          <w:spacing w:val="0"/>
          <w:rtl/>
        </w:rPr>
        <w:t xml:space="preserve"> </w:t>
      </w:r>
      <w:r w:rsidRPr="00EB4B2E">
        <w:rPr>
          <w:rStyle w:val="affff8"/>
          <w:spacing w:val="0"/>
          <w:rtl/>
        </w:rPr>
        <w:t xml:space="preserve">'וזרעתי </w:t>
      </w:r>
      <w:r w:rsidRPr="00EB4B2E">
        <w:rPr>
          <w:rStyle w:val="affff8"/>
          <w:rFonts w:hint="eastAsia"/>
          <w:spacing w:val="0"/>
          <w:rtl/>
        </w:rPr>
        <w:t>את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בית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ישראל</w:t>
      </w:r>
      <w:r w:rsidRPr="00EB4B2E">
        <w:rPr>
          <w:rStyle w:val="affff8"/>
          <w:spacing w:val="0"/>
          <w:rtl/>
        </w:rPr>
        <w:t xml:space="preserve"> </w:t>
      </w:r>
      <w:r w:rsidR="0044114F" w:rsidRPr="00EB4B2E">
        <w:rPr>
          <w:rStyle w:val="affff8"/>
          <w:rFonts w:hint="cs"/>
          <w:spacing w:val="0"/>
          <w:rtl/>
        </w:rPr>
        <w:t>וגו'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זרע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אדם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וזרע</w:t>
      </w:r>
      <w:r w:rsidRPr="00EB4B2E">
        <w:rPr>
          <w:rStyle w:val="affff8"/>
          <w:spacing w:val="0"/>
          <w:rtl/>
        </w:rPr>
        <w:t xml:space="preserve"> </w:t>
      </w:r>
      <w:r w:rsidRPr="00EB4B2E">
        <w:rPr>
          <w:rStyle w:val="affff8"/>
          <w:rFonts w:hint="eastAsia"/>
          <w:spacing w:val="0"/>
          <w:rtl/>
        </w:rPr>
        <w:t>בהמה</w:t>
      </w:r>
      <w:r w:rsidRPr="00EB4B2E">
        <w:rPr>
          <w:rStyle w:val="affff8"/>
          <w:spacing w:val="0"/>
          <w:rtl/>
        </w:rPr>
        <w:t>'.</w:t>
      </w:r>
    </w:p>
    <w:p w14:paraId="2FA8A8BE" w14:textId="1612D6DA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541F3918" w14:textId="77777777" w:rsidR="00F07A5B" w:rsidRPr="00F07A5B" w:rsidRDefault="0044114F" w:rsidP="0044114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רי''צ</w:t>
      </w:r>
      <w:r w:rsidR="00F07A5B" w:rsidRPr="00F07A5B">
        <w:rPr>
          <w:rtl/>
        </w:rPr>
        <w:t>:</w:t>
      </w:r>
    </w:p>
    <w:p w14:paraId="745E45CE" w14:textId="367C2835" w:rsidR="00B93B58" w:rsidRPr="0029341F" w:rsidRDefault="00B93B58" w:rsidP="00B93B58">
      <w:pPr>
        <w:rPr>
          <w:spacing w:val="2"/>
          <w:rtl/>
        </w:rPr>
      </w:pPr>
      <w:r w:rsidRPr="0029341F">
        <w:rPr>
          <w:rStyle w:val="affff8"/>
          <w:rFonts w:hint="cs"/>
          <w:spacing w:val="2"/>
          <w:rtl/>
        </w:rPr>
        <w:t>'ירא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את</w:t>
      </w:r>
      <w:r w:rsidRPr="0029341F">
        <w:rPr>
          <w:rStyle w:val="affff8"/>
          <w:spacing w:val="2"/>
          <w:rtl/>
        </w:rPr>
        <w:t xml:space="preserve"> ה' </w:t>
      </w:r>
      <w:r w:rsidRPr="0029341F">
        <w:rPr>
          <w:rStyle w:val="affff8"/>
          <w:rFonts w:hint="cs"/>
          <w:spacing w:val="2"/>
          <w:rtl/>
        </w:rPr>
        <w:t>בני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ומלך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ועם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שונים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אל</w:t>
      </w:r>
      <w:r w:rsidRPr="0029341F">
        <w:rPr>
          <w:rStyle w:val="affff8"/>
          <w:spacing w:val="2"/>
          <w:rtl/>
        </w:rPr>
        <w:t xml:space="preserve"> </w:t>
      </w:r>
      <w:r w:rsidRPr="0029341F">
        <w:rPr>
          <w:rStyle w:val="affff8"/>
          <w:rFonts w:hint="cs"/>
          <w:spacing w:val="2"/>
          <w:rtl/>
        </w:rPr>
        <w:t>תתערב'</w:t>
      </w:r>
      <w:r w:rsidRPr="0029341F">
        <w:rPr>
          <w:spacing w:val="2"/>
          <w:rtl/>
        </w:rPr>
        <w:t xml:space="preserve"> </w:t>
      </w:r>
      <w:r w:rsidRPr="0029341F">
        <w:rPr>
          <w:rFonts w:hint="cs"/>
          <w:spacing w:val="2"/>
          <w:rtl/>
        </w:rPr>
        <w:t>אלו</w:t>
      </w:r>
      <w:r w:rsidRPr="0029341F">
        <w:rPr>
          <w:spacing w:val="2"/>
          <w:rtl/>
        </w:rPr>
        <w:t xml:space="preserve"> </w:t>
      </w:r>
      <w:r w:rsidRPr="0029341F">
        <w:rPr>
          <w:rFonts w:hint="cs"/>
          <w:spacing w:val="2"/>
          <w:rtl/>
        </w:rPr>
        <w:t>ששונים</w:t>
      </w:r>
      <w:r w:rsidRPr="0029341F">
        <w:rPr>
          <w:spacing w:val="2"/>
          <w:rtl/>
        </w:rPr>
        <w:t xml:space="preserve"> </w:t>
      </w:r>
      <w:r w:rsidRPr="0029341F">
        <w:rPr>
          <w:rFonts w:hint="cs"/>
          <w:spacing w:val="2"/>
          <w:rtl/>
        </w:rPr>
        <w:t>הלכות</w:t>
      </w:r>
      <w:r w:rsidRPr="0029341F">
        <w:rPr>
          <w:spacing w:val="2"/>
          <w:rtl/>
        </w:rPr>
        <w:t>.</w:t>
      </w:r>
    </w:p>
    <w:p w14:paraId="03AE72F5" w14:textId="77777777" w:rsidR="00F07A5B" w:rsidRPr="00F07A5B" w:rsidRDefault="00B93B58" w:rsidP="0044114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וקמ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5FA8E64C" w14:textId="4CDE354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דלא שונין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בחטא</w:t>
      </w:r>
      <w:r w:rsidRPr="006F178A">
        <w:rPr>
          <w:rtl/>
        </w:rPr>
        <w:t xml:space="preserve">, </w:t>
      </w:r>
      <w:r w:rsidRPr="0044114F">
        <w:rPr>
          <w:rStyle w:val="affffc"/>
          <w:rFonts w:hint="cs"/>
          <w:rtl/>
        </w:rPr>
        <w:t>וכר</w:t>
      </w:r>
      <w:r w:rsidRPr="0044114F">
        <w:rPr>
          <w:rStyle w:val="affffc"/>
          <w:rtl/>
        </w:rPr>
        <w:t>"</w:t>
      </w:r>
      <w:r w:rsidRPr="0044114F">
        <w:rPr>
          <w:rStyle w:val="affffc"/>
          <w:rFonts w:hint="cs"/>
          <w:rtl/>
        </w:rPr>
        <w:t>ה</w:t>
      </w:r>
      <w:r w:rsidRPr="0044114F">
        <w:rPr>
          <w:rStyle w:val="affffc"/>
          <w:rtl/>
        </w:rPr>
        <w:t xml:space="preserve">: </w:t>
      </w:r>
      <w:r w:rsidR="0044114F">
        <w:rPr>
          <w:rFonts w:hint="cs"/>
          <w:rtl/>
        </w:rPr>
        <w:t>דכש</w:t>
      </w:r>
      <w:r w:rsidRPr="006F178A">
        <w:rPr>
          <w:rFonts w:hint="cs"/>
          <w:rtl/>
        </w:rPr>
        <w:t>ע</w:t>
      </w:r>
      <w:r w:rsidR="0044114F">
        <w:rPr>
          <w:rFonts w:hint="cs"/>
          <w:rtl/>
        </w:rPr>
        <w:t>ו</w:t>
      </w:r>
      <w:r w:rsidRPr="006F178A">
        <w:rPr>
          <w:rFonts w:hint="cs"/>
          <w:rtl/>
        </w:rPr>
        <w:t>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</w:t>
      </w:r>
      <w:r w:rsidR="0044114F">
        <w:rPr>
          <w:rFonts w:hint="cs"/>
          <w:rtl/>
        </w:rPr>
        <w:t>ו</w:t>
      </w:r>
      <w:r w:rsidRPr="006F178A">
        <w:rPr>
          <w:rFonts w:hint="cs"/>
          <w:rtl/>
        </w:rPr>
        <w:t>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הותרה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</w:p>
    <w:p w14:paraId="0FD60E81" w14:textId="2EDA2CBA" w:rsidR="00F07A5B" w:rsidRPr="00F07A5B" w:rsidRDefault="00B93B58" w:rsidP="0044114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6D97D231" w14:textId="567CE12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התנאים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משנתן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59138D">
        <w:rPr>
          <w:rFonts w:cs="BA Vilna Bold" w:hint="cs"/>
          <w:rtl/>
        </w:rPr>
        <w:t>ותנ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ה</w:t>
      </w:r>
      <w:r w:rsidRPr="006F178A">
        <w:rPr>
          <w:rFonts w:hint="cs"/>
          <w:rtl/>
        </w:rPr>
        <w:t xml:space="preserve"> </w:t>
      </w:r>
    </w:p>
    <w:p w14:paraId="746780CF" w14:textId="205D41A1" w:rsidR="00B93B58" w:rsidRPr="006F178A" w:rsidRDefault="00E4644A" w:rsidP="00E4644A">
      <w:pPr>
        <w:pStyle w:val="affff5"/>
        <w:rPr>
          <w:del w:id="90112" w:author="מנוע עיצוב" w:date="2026-10-08T11:01:28Z"/>
          <w:rtl/>
        </w:rPr>
      </w:pPr>
      <w:del w:id="90111" w:author="מנוע עיצוב" w:date="2026-10-08T11:01:28Z">
        <w:r>
          <w:rPr>
            <w:rtl/>
          </w:rPr>
          <w:delText xml:space="preserve">****</w:delText>
        </w:r>
      </w:del>
    </w:p>
    <w:p w14:paraId="41C56B54" w14:textId="34DF29AF" w:rsidR="00B93B58" w:rsidRPr="006F178A" w:rsidRDefault="00B93B58" w:rsidP="005670C9">
      <w:pPr>
        <w:pStyle w:val="afffd"/>
        <w:rPr>
          <w:rtl/>
        </w:rPr>
      </w:pPr>
      <w:ins w:id="9844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פרושה</w:t>
      </w:r>
      <w:r w:rsidRPr="006F178A">
        <w:rPr>
          <w:rtl/>
        </w:rPr>
        <w:t xml:space="preserve"> </w:t>
      </w:r>
      <w:r w:rsidR="00EB4B2E">
        <w:rPr>
          <w:rtl/>
        </w:rPr>
        <w:t>–</w:t>
      </w:r>
      <w:r w:rsidR="00EB4B2E">
        <w:rPr>
          <w:rFonts w:hint="cs"/>
          <w:rtl/>
        </w:rPr>
        <w:t xml:space="preserve"> זו מבלי עולם</w:t>
      </w:r>
    </w:p>
    <w:p w14:paraId="1F5F6C46" w14:textId="33C77316" w:rsidR="00F07A5B" w:rsidRPr="00F07A5B" w:rsidRDefault="00B93B58" w:rsidP="0044114F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4DB33F2B" w14:textId="21F717F9" w:rsidR="00B93B58" w:rsidRPr="0029341F" w:rsidRDefault="00B93B58" w:rsidP="00B93B58">
      <w:pPr>
        <w:rPr>
          <w:spacing w:val="-2"/>
          <w:rtl/>
        </w:rPr>
      </w:pPr>
      <w:r w:rsidRPr="0029341F">
        <w:rPr>
          <w:rFonts w:hint="cs"/>
          <w:spacing w:val="-2"/>
          <w:rtl/>
        </w:rPr>
        <w:t>בתולה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צליינית</w:t>
      </w:r>
      <w:r w:rsidRPr="0029341F">
        <w:rPr>
          <w:spacing w:val="-2"/>
          <w:rtl/>
        </w:rPr>
        <w:t xml:space="preserve">, </w:t>
      </w:r>
      <w:r w:rsidRPr="0029341F">
        <w:rPr>
          <w:rFonts w:hint="cs"/>
          <w:spacing w:val="-2"/>
          <w:rtl/>
        </w:rPr>
        <w:t>ואלמנה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שובבית</w:t>
      </w:r>
      <w:r w:rsidRPr="0029341F">
        <w:rPr>
          <w:spacing w:val="-2"/>
          <w:rtl/>
        </w:rPr>
        <w:t xml:space="preserve">, </w:t>
      </w:r>
      <w:r w:rsidRPr="0029341F">
        <w:rPr>
          <w:rFonts w:hint="cs"/>
          <w:spacing w:val="-2"/>
          <w:rtl/>
        </w:rPr>
        <w:t>וקטן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שלא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כלו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לו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חדשיו</w:t>
      </w:r>
      <w:r w:rsidRPr="0029341F">
        <w:rPr>
          <w:spacing w:val="-2"/>
          <w:rtl/>
        </w:rPr>
        <w:t xml:space="preserve"> -</w:t>
      </w:r>
      <w:r w:rsidRPr="0029341F">
        <w:rPr>
          <w:rFonts w:hint="cs"/>
          <w:spacing w:val="-2"/>
          <w:rtl/>
        </w:rPr>
        <w:t>מבלי</w:t>
      </w:r>
      <w:r w:rsidRPr="0029341F">
        <w:rPr>
          <w:spacing w:val="-2"/>
          <w:rtl/>
        </w:rPr>
        <w:t xml:space="preserve"> </w:t>
      </w:r>
      <w:r w:rsidRPr="0029341F">
        <w:rPr>
          <w:rFonts w:hint="cs"/>
          <w:spacing w:val="-2"/>
          <w:rtl/>
        </w:rPr>
        <w:t>עולם</w:t>
      </w:r>
      <w:r w:rsidRPr="0029341F">
        <w:rPr>
          <w:spacing w:val="-2"/>
          <w:rtl/>
        </w:rPr>
        <w:t>.</w:t>
      </w:r>
    </w:p>
    <w:p w14:paraId="0D132A11" w14:textId="77777777" w:rsidR="00F07A5B" w:rsidRPr="00F07A5B" w:rsidRDefault="0044114F" w:rsidP="0044114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דרי''ו</w:t>
      </w:r>
      <w:r w:rsidR="00F07A5B" w:rsidRPr="00F07A5B">
        <w:rPr>
          <w:rtl/>
        </w:rPr>
        <w:t>:</w:t>
      </w:r>
    </w:p>
    <w:p w14:paraId="29AFB1F1" w14:textId="2AC9717A" w:rsidR="00B93B58" w:rsidRPr="006F178A" w:rsidRDefault="00B93B58" w:rsidP="0044114F">
      <w:pPr>
        <w:rPr>
          <w:rtl/>
        </w:rPr>
      </w:pPr>
      <w:r w:rsidRPr="006F178A">
        <w:rPr>
          <w:rFonts w:hint="cs"/>
          <w:rtl/>
        </w:rPr>
        <w:t>למדנו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יראת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חטא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מבתולה</w:t>
      </w:r>
      <w:r w:rsidRPr="0059138D">
        <w:rPr>
          <w:rFonts w:cs="BA Vilna Bold"/>
          <w:rtl/>
        </w:rPr>
        <w:t xml:space="preserve">, </w:t>
      </w:r>
      <w:r w:rsidR="0044114F">
        <w:rPr>
          <w:rFonts w:hint="cs"/>
          <w:rtl/>
        </w:rPr>
        <w:t xml:space="preserve">ששמעה לבתולה שנפלה על פניה </w:t>
      </w:r>
      <w:r>
        <w:rPr>
          <w:rFonts w:hint="cs"/>
          <w:rtl/>
        </w:rPr>
        <w:t>ואמר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: </w:t>
      </w:r>
      <w:r>
        <w:rPr>
          <w:rStyle w:val="affffc"/>
          <w:rFonts w:hint="cs"/>
          <w:rtl/>
          <w:rPrChange w:id="9044" w:author="מנוע אמוראים" w:date="2026-10-05T16:41:03Z">
            <w:rPr>
              <w:rFonts w:hint="cs"/>
              <w:rtl/>
            </w:rPr>
          </w:rPrChange>
        </w:rPr>
        <w:t xml:space="preserve">רבש</w:t>
      </w:r>
      <w:r>
        <w:rPr>
          <w:rStyle w:val="affffc"/>
          <w:rtl/>
          <w:rPrChange w:id="9045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46" w:author="מנוע אמוראים" w:date="2026-10-05T16:41:0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בראת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עדן</w:t>
      </w:r>
      <w:r w:rsidR="0044114F">
        <w:rPr>
          <w:rFonts w:hint="cs"/>
          <w:rtl/>
        </w:rPr>
        <w:t>, ו</w:t>
      </w:r>
      <w:r w:rsidRPr="006F178A">
        <w:rPr>
          <w:rFonts w:hint="cs"/>
          <w:rtl/>
        </w:rPr>
        <w:t>גיהנם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צדיקים</w:t>
      </w:r>
      <w:r w:rsidR="0044114F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44114F">
        <w:rPr>
          <w:rFonts w:hint="cs"/>
          <w:rtl/>
        </w:rPr>
        <w:t>ו</w:t>
      </w:r>
      <w:r w:rsidRPr="006F178A">
        <w:rPr>
          <w:rFonts w:hint="cs"/>
          <w:rtl/>
        </w:rPr>
        <w:t>רשעים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מלפניך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יכשלו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>;</w:t>
      </w:r>
    </w:p>
    <w:p w14:paraId="544A34A7" w14:textId="489AEB53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קיבול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שכר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מאלמנה</w:t>
      </w:r>
      <w:r w:rsidRPr="006F178A">
        <w:rPr>
          <w:rtl/>
        </w:rPr>
        <w:t xml:space="preserve">, </w:t>
      </w:r>
      <w:r w:rsidR="0044114F">
        <w:rPr>
          <w:rFonts w:hint="cs"/>
          <w:rtl/>
        </w:rPr>
        <w:t>כ</w:t>
      </w:r>
      <w:r w:rsidRPr="006F178A">
        <w:rPr>
          <w:rFonts w:hint="cs"/>
          <w:rtl/>
        </w:rPr>
        <w:t xml:space="preserve">אלמנה </w:t>
      </w:r>
      <w:r w:rsidR="00EB4B2E">
        <w:rPr>
          <w:rFonts w:hint="cs"/>
          <w:rtl/>
        </w:rPr>
        <w:t xml:space="preserve">שהלכה עד לביהמ''ד של רי''ו </w:t>
      </w:r>
      <w:r w:rsidR="00EB4B2E" w:rsidRPr="00EB4B2E">
        <w:rPr>
          <w:rStyle w:val="afffff2"/>
          <w:rFonts w:hint="cs"/>
          <w:rtl/>
        </w:rPr>
        <w:t xml:space="preserve">[למרות שהיה ביהכנ''ס בשכנותה] </w:t>
      </w:r>
      <w:r w:rsidR="00EB4B2E">
        <w:rPr>
          <w:rFonts w:hint="cs"/>
          <w:rtl/>
        </w:rPr>
        <w:t xml:space="preserve">בשביל </w:t>
      </w:r>
      <w:r w:rsidRPr="006F178A">
        <w:rPr>
          <w:rFonts w:hint="cs"/>
          <w:rtl/>
        </w:rPr>
        <w:t>שכר פסיעות</w:t>
      </w:r>
      <w:r w:rsidR="00EB4B2E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7598B87F" w14:textId="07598EF7" w:rsidR="00F07A5B" w:rsidRPr="00F07A5B" w:rsidRDefault="00EB4B2E" w:rsidP="00EB4B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 אלא רי''ו</w:t>
      </w:r>
      <w:r w:rsidR="00F07A5B" w:rsidRPr="00F07A5B">
        <w:rPr>
          <w:rFonts w:hint="cs"/>
          <w:rtl/>
        </w:rPr>
        <w:t>:</w:t>
      </w:r>
    </w:p>
    <w:p w14:paraId="0CF692A0" w14:textId="3341925D" w:rsidR="00C309F4" w:rsidRPr="006F178A" w:rsidRDefault="00EB4B2E" w:rsidP="00E4644A">
      <w:pPr>
        <w:rPr>
          <w:rtl/>
        </w:rPr>
      </w:pPr>
      <w:r>
        <w:rPr>
          <w:rFonts w:hint="cs"/>
          <w:rtl/>
        </w:rPr>
        <w:t xml:space="preserve">על </w:t>
      </w:r>
      <w:r w:rsidR="00B93B58" w:rsidRPr="006F178A">
        <w:rPr>
          <w:rFonts w:hint="cs"/>
          <w:rtl/>
        </w:rPr>
        <w:t>כגון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יוחני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רטיבי</w:t>
      </w:r>
      <w:r>
        <w:rPr>
          <w:rFonts w:hint="cs"/>
          <w:rtl/>
        </w:rPr>
        <w:t>,</w:t>
      </w:r>
      <w:r w:rsidRPr="00EB4B2E">
        <w:rPr>
          <w:rStyle w:val="afffff2"/>
          <w:rFonts w:hint="cs"/>
          <w:rtl/>
        </w:rPr>
        <w:t>[שהיתה מכשפת]</w:t>
      </w:r>
      <w:r>
        <w:rPr>
          <w:rFonts w:hint="cs"/>
          <w:rtl/>
        </w:rPr>
        <w:t xml:space="preserve"> </w:t>
      </w:r>
    </w:p>
    <w:p w14:paraId="35235982" w14:textId="77777777" w:rsidR="00E4644A" w:rsidRPr="00255160" w:rsidRDefault="00E4644A" w:rsidP="00E4644A">
      <w:pPr>
        <w:jc w:val="center"/>
        <w:rPr>
          <w:del w:id="90114" w:author="מנוע עיצוב" w:date="2026-10-08T11:01:28Z"/>
          <w:rFonts w:ascii="BA • Vilna Light" w:hAnsi="BA • Vilna Light" w:cs="BA • Vilna Light"/>
          <w:rtl/>
        </w:rPr>
      </w:pPr>
      <w:del w:id="9011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54007F9" w14:textId="71DEFE8C" w:rsidR="00EB4B2E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קטן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חדשיו</w:t>
      </w:r>
      <w:r w:rsidRPr="006F178A">
        <w:rPr>
          <w:rtl/>
        </w:rPr>
        <w:t xml:space="preserve">? </w:t>
      </w:r>
    </w:p>
    <w:p w14:paraId="13DE1915" w14:textId="34E75FBC" w:rsidR="00F07A5B" w:rsidRPr="00F07A5B" w:rsidRDefault="00EB4B2E" w:rsidP="00EB4B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בבבל </w:t>
      </w:r>
      <w:r w:rsidR="00B93B58" w:rsidRPr="00F07A5B">
        <w:rPr>
          <w:rFonts w:hint="cs"/>
          <w:rtl/>
        </w:rPr>
        <w:t>תרגמו</w:t>
      </w:r>
      <w:r w:rsidR="00F07A5B" w:rsidRPr="00F07A5B">
        <w:rPr>
          <w:rFonts w:hint="cs"/>
          <w:rtl/>
        </w:rPr>
        <w:t>:</w:t>
      </w:r>
    </w:p>
    <w:p w14:paraId="5AE0E6F9" w14:textId="7EEAE19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המבעט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ברבותיו</w:t>
      </w:r>
      <w:r w:rsidRPr="006F178A">
        <w:rPr>
          <w:rtl/>
        </w:rPr>
        <w:t>.</w:t>
      </w:r>
    </w:p>
    <w:p w14:paraId="03D0C89F" w14:textId="493171D7" w:rsidR="00F07A5B" w:rsidRPr="00F07A5B" w:rsidRDefault="00B93B58" w:rsidP="00EB4B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אבא</w:t>
      </w:r>
      <w:r w:rsidR="00F07A5B" w:rsidRPr="00F07A5B">
        <w:rPr>
          <w:rFonts w:hint="cs"/>
          <w:rtl/>
        </w:rPr>
        <w:t>:</w:t>
      </w:r>
    </w:p>
    <w:p w14:paraId="40D836A6" w14:textId="4A74F466" w:rsidR="00EB4B2E" w:rsidRDefault="00B93B58" w:rsidP="00B93B58">
      <w:pPr>
        <w:rPr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ומורה</w:t>
      </w:r>
      <w:r w:rsidRPr="006F178A">
        <w:rPr>
          <w:rtl/>
        </w:rPr>
        <w:t xml:space="preserve">, </w:t>
      </w:r>
    </w:p>
    <w:p w14:paraId="3DC64B29" w14:textId="702754AC" w:rsidR="00F07A5B" w:rsidRPr="00F07A5B" w:rsidRDefault="00EB4B2E" w:rsidP="00EB4B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</w:t>
      </w:r>
      <w:r w:rsidR="00B93B58" w:rsidRPr="00F07A5B">
        <w:rPr>
          <w:rFonts w:hint="cs"/>
          <w:rtl/>
        </w:rPr>
        <w:t>רב</w:t>
      </w:r>
      <w:r w:rsidR="00F07A5B" w:rsidRPr="00F07A5B">
        <w:rPr>
          <w:rFonts w:hint="cs"/>
          <w:rtl/>
        </w:rPr>
        <w:t>:</w:t>
      </w:r>
    </w:p>
    <w:p w14:paraId="36F6C13E" w14:textId="7BAD2DE3" w:rsidR="00EB4B2E" w:rsidRDefault="00B93B58" w:rsidP="00B93B58">
      <w:pPr>
        <w:rPr>
          <w:rStyle w:val="affff8"/>
          <w:rtl/>
        </w:rPr>
      </w:pPr>
      <w:r w:rsidRPr="003625F4">
        <w:rPr>
          <w:rStyle w:val="affff8"/>
          <w:rFonts w:hint="cs"/>
          <w:rtl/>
        </w:rPr>
        <w:lastRenderedPageBreak/>
        <w:t>'כי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רבים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חללים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הפילה</w:t>
      </w:r>
      <w:r w:rsidRPr="003625F4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ומורה</w:t>
      </w:r>
      <w:r w:rsidRPr="006F178A">
        <w:rPr>
          <w:rtl/>
        </w:rPr>
        <w:t>,</w:t>
      </w:r>
      <w:r w:rsidRPr="003625F4">
        <w:rPr>
          <w:rStyle w:val="affff8"/>
          <w:rtl/>
        </w:rPr>
        <w:t xml:space="preserve"> </w:t>
      </w:r>
    </w:p>
    <w:p w14:paraId="0109B4DB" w14:textId="4CDC3554" w:rsidR="00B93B58" w:rsidRPr="006F178A" w:rsidRDefault="00B93B58" w:rsidP="00B93B58">
      <w:pPr>
        <w:rPr>
          <w:rtl/>
        </w:rPr>
      </w:pPr>
      <w:r w:rsidRPr="003625F4">
        <w:rPr>
          <w:rStyle w:val="affff8"/>
          <w:rFonts w:hint="cs"/>
          <w:rtl/>
        </w:rPr>
        <w:t>'ועצומים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כל</w:t>
      </w:r>
      <w:r w:rsidRPr="003625F4">
        <w:rPr>
          <w:rStyle w:val="affff8"/>
          <w:rtl/>
        </w:rPr>
        <w:t xml:space="preserve"> </w:t>
      </w:r>
      <w:r w:rsidRPr="003625F4">
        <w:rPr>
          <w:rStyle w:val="affff8"/>
          <w:rFonts w:hint="cs"/>
          <w:rtl/>
        </w:rPr>
        <w:t>הרוגיה</w:t>
      </w:r>
      <w:r w:rsidRPr="003625F4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Pr="006F178A">
        <w:rPr>
          <w:rtl/>
        </w:rPr>
        <w:t>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מורה</w:t>
      </w:r>
      <w:r w:rsidRPr="006F178A">
        <w:rPr>
          <w:rtl/>
        </w:rPr>
        <w:t>.</w:t>
      </w:r>
    </w:p>
    <w:p w14:paraId="6C6BD33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כב:</w:t>
      </w:r>
    </w:p>
    <w:p w14:paraId="5246D75F" w14:textId="5ED3E659" w:rsidR="00B93B58" w:rsidRPr="006F178A" w:rsidRDefault="00B93B58" w:rsidP="00EB4B2E">
      <w:pPr>
        <w:rPr>
          <w:rtl/>
        </w:rPr>
      </w:pP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שנין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והא דרבה אורי - בשוין</w:t>
      </w:r>
    </w:p>
    <w:p w14:paraId="02C131CE" w14:textId="31DFB0F8" w:rsidR="00B93B58" w:rsidRPr="006F178A" w:rsidRDefault="00E4644A" w:rsidP="00E4644A">
      <w:pPr>
        <w:pStyle w:val="affff5"/>
        <w:rPr>
          <w:del w:id="90116" w:author="מנוע עיצוב" w:date="2026-10-08T11:01:28Z"/>
        </w:rPr>
      </w:pPr>
      <w:del w:id="90115" w:author="מנוע עיצוב" w:date="2026-10-08T11:01:28Z">
        <w:r>
          <w:rPr>
            <w:rtl/>
          </w:rPr>
          <w:delText xml:space="preserve">****</w:delText>
        </w:r>
      </w:del>
    </w:p>
    <w:p w14:paraId="48A05A97" w14:textId="77777777" w:rsidR="00B93B58" w:rsidRPr="006F178A" w:rsidRDefault="00B93B58" w:rsidP="005670C9">
      <w:pPr>
        <w:pStyle w:val="afffd"/>
        <w:rPr>
          <w:rtl/>
        </w:rPr>
      </w:pPr>
      <w:ins w:id="9845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ומכות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1D602C25" w14:textId="77777777" w:rsidR="00F07A5B" w:rsidRPr="00F07A5B" w:rsidRDefault="00B93B58" w:rsidP="00EB4B2E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4AC039E2" w14:textId="7B3E3ABC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שבעה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פרושין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הן</w:t>
      </w:r>
      <w:r w:rsidRPr="00757D20">
        <w:rPr>
          <w:rtl/>
        </w:rPr>
        <w:t xml:space="preserve">: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שיכמי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נקפי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קיזאי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מדוכיא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חובתי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ואעשנה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מאהבה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פרוש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מיראה</w:t>
      </w:r>
      <w:r w:rsidRPr="00757D20">
        <w:rPr>
          <w:rtl/>
        </w:rPr>
        <w:t>.</w:t>
      </w:r>
    </w:p>
    <w:p w14:paraId="4B797A94" w14:textId="009449B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שיכמי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שכם</w:t>
      </w:r>
      <w:r w:rsidRPr="006F178A">
        <w:rPr>
          <w:rtl/>
        </w:rPr>
        <w:t>.</w:t>
      </w:r>
      <w:r w:rsidR="00EB4B2E">
        <w:rPr>
          <w:rFonts w:hint="cs"/>
          <w:rtl/>
        </w:rPr>
        <w:t xml:space="preserve"> </w:t>
      </w:r>
      <w:r w:rsidRPr="00EB4B2E">
        <w:rPr>
          <w:rStyle w:val="afffff2"/>
          <w:rFonts w:hint="cs"/>
          <w:rtl/>
        </w:rPr>
        <w:t>[שלא לש</w:t>
      </w:r>
      <w:r w:rsidRPr="00EB4B2E">
        <w:rPr>
          <w:rStyle w:val="afffff2"/>
          <w:rtl/>
        </w:rPr>
        <w:t>"</w:t>
      </w:r>
      <w:r w:rsidRPr="00EB4B2E">
        <w:rPr>
          <w:rStyle w:val="afffff2"/>
          <w:rFonts w:hint="cs"/>
          <w:rtl/>
        </w:rPr>
        <w:t>ש]</w:t>
      </w:r>
    </w:p>
    <w:p w14:paraId="0E6053B0" w14:textId="281FA33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נקפי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המנקיף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רגליו</w:t>
      </w:r>
      <w:r w:rsidRPr="006F178A">
        <w:rPr>
          <w:rtl/>
        </w:rPr>
        <w:t>.</w:t>
      </w:r>
      <w:r w:rsidR="00EB4B2E">
        <w:rPr>
          <w:rFonts w:hint="cs"/>
          <w:rtl/>
        </w:rPr>
        <w:t xml:space="preserve"> </w:t>
      </w:r>
      <w:r w:rsidRPr="00EB4B2E">
        <w:rPr>
          <w:rStyle w:val="afffff2"/>
          <w:rFonts w:hint="cs"/>
          <w:rtl/>
        </w:rPr>
        <w:t>[עקב בצד גודל]</w:t>
      </w:r>
    </w:p>
    <w:p w14:paraId="20774B33" w14:textId="460D43C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קיזאי</w:t>
      </w:r>
      <w:r w:rsidRPr="006F178A">
        <w:rPr>
          <w:rtl/>
        </w:rPr>
        <w:t xml:space="preserve"> – </w:t>
      </w:r>
      <w:r w:rsidRPr="0029341F">
        <w:rPr>
          <w:rStyle w:val="affffc"/>
          <w:rFonts w:hint="cs"/>
          <w:rtl/>
        </w:rPr>
        <w:t>רנב</w:t>
      </w:r>
      <w:r w:rsidRPr="0029341F">
        <w:rPr>
          <w:rStyle w:val="affffc"/>
          <w:rtl/>
        </w:rPr>
        <w:t>"</w:t>
      </w:r>
      <w:r w:rsidRPr="0029341F">
        <w:rPr>
          <w:rStyle w:val="affffc"/>
          <w:rFonts w:hint="cs"/>
          <w:rtl/>
        </w:rPr>
        <w:t>י:</w:t>
      </w:r>
      <w:r w:rsidRPr="0029341F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המקיז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לכתלים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29341F">
        <w:rPr>
          <w:rStyle w:val="afffff2"/>
          <w:rFonts w:hint="cs"/>
          <w:rtl/>
        </w:rPr>
        <w:t>[מתוך ששומר עיניו כביכול]</w:t>
      </w:r>
    </w:p>
    <w:p w14:paraId="1B8CA937" w14:textId="4795B6A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מדוכיא</w:t>
      </w:r>
      <w:r w:rsidRPr="006F178A">
        <w:rPr>
          <w:rtl/>
        </w:rPr>
        <w:t xml:space="preserve"> </w:t>
      </w:r>
      <w:r w:rsidR="0029341F">
        <w:rPr>
          <w:rFonts w:hint="cs"/>
          <w:rtl/>
        </w:rPr>
        <w:t>-</w:t>
      </w:r>
      <w:r w:rsidRPr="0029341F">
        <w:rPr>
          <w:rStyle w:val="affffc"/>
          <w:rFonts w:hint="cs"/>
          <w:rtl/>
        </w:rPr>
        <w:t>רב</w:t>
      </w:r>
      <w:r w:rsidRPr="0029341F">
        <w:rPr>
          <w:rStyle w:val="affffc"/>
          <w:rtl/>
        </w:rPr>
        <w:t>"</w:t>
      </w:r>
      <w:r w:rsidRPr="0029341F">
        <w:rPr>
          <w:rStyle w:val="affffc"/>
          <w:rFonts w:hint="cs"/>
          <w:rtl/>
        </w:rPr>
        <w:t>ש</w:t>
      </w:r>
      <w:r w:rsidRPr="0029341F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דמשפע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מדוכיא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29341F">
        <w:rPr>
          <w:rStyle w:val="afffff2"/>
          <w:rFonts w:hint="cs"/>
          <w:rtl/>
        </w:rPr>
        <w:t>[כפוף כ</w:t>
      </w:r>
      <w:r w:rsidRPr="0029341F">
        <w:rPr>
          <w:rStyle w:val="afffff2"/>
          <w:rtl/>
        </w:rPr>
        <w:t>"</w:t>
      </w:r>
      <w:r w:rsidRPr="0029341F">
        <w:rPr>
          <w:rStyle w:val="afffff2"/>
          <w:rFonts w:hint="cs"/>
          <w:rtl/>
        </w:rPr>
        <w:t>כ]</w:t>
      </w:r>
    </w:p>
    <w:p w14:paraId="7E44539B" w14:textId="797E8A4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D9415E">
        <w:rPr>
          <w:rFonts w:cs="BA Vilna Bold" w:hint="cs"/>
          <w:rtl/>
        </w:rPr>
        <w:t>מה</w:t>
      </w:r>
      <w:r w:rsidRPr="00D9415E">
        <w:rPr>
          <w:rFonts w:cs="BA Vilna Bold"/>
          <w:rtl/>
        </w:rPr>
        <w:t xml:space="preserve"> </w:t>
      </w:r>
      <w:r w:rsidR="0029341F" w:rsidRPr="00D9415E">
        <w:rPr>
          <w:rFonts w:cs="BA Vilna Bold" w:hint="cs"/>
          <w:rtl/>
        </w:rPr>
        <w:t xml:space="preserve">עוד </w:t>
      </w:r>
      <w:r w:rsidRPr="00D9415E">
        <w:rPr>
          <w:rFonts w:cs="BA Vilna Bold" w:hint="cs"/>
          <w:rtl/>
        </w:rPr>
        <w:t>חובתי</w:t>
      </w:r>
      <w:r w:rsidRPr="00D9415E">
        <w:rPr>
          <w:rFonts w:cs="BA Vilna Bold"/>
          <w:rtl/>
        </w:rPr>
        <w:t xml:space="preserve"> </w:t>
      </w:r>
      <w:r w:rsidRPr="00D9415E">
        <w:rPr>
          <w:rFonts w:cs="BA Vilna Bold" w:hint="cs"/>
          <w:rtl/>
        </w:rPr>
        <w:t>ואעשנה</w:t>
      </w:r>
      <w:r w:rsidR="0029341F" w:rsidRPr="0029341F">
        <w:rPr>
          <w:rStyle w:val="afffff2"/>
          <w:rFonts w:hint="cs"/>
          <w:rtl/>
        </w:rPr>
        <w:t xml:space="preserve"> [כביכול עשה כל חובותיו]</w:t>
      </w:r>
      <w:r w:rsidRPr="006F178A">
        <w:rPr>
          <w:rtl/>
        </w:rPr>
        <w:t xml:space="preserve"> </w:t>
      </w:r>
    </w:p>
    <w:p w14:paraId="0CAC87E8" w14:textId="7C891F10" w:rsidR="00F07A5B" w:rsidRPr="00F07A5B" w:rsidRDefault="0029341F" w:rsidP="002934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 ורבא לתנא</w:t>
      </w:r>
      <w:r w:rsidR="00F07A5B" w:rsidRPr="00F07A5B">
        <w:rPr>
          <w:rFonts w:hint="cs"/>
          <w:rtl/>
        </w:rPr>
        <w:t>:</w:t>
      </w:r>
    </w:p>
    <w:p w14:paraId="1E485D18" w14:textId="0D8A4603" w:rsidR="00B93B58" w:rsidRPr="006F178A" w:rsidRDefault="00B93B58" w:rsidP="0029341F">
      <w:pPr>
        <w:spacing w:after="60"/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</w:t>
      </w:r>
      <w:r w:rsidR="0029341F">
        <w:rPr>
          <w:rFonts w:hint="cs"/>
          <w:rtl/>
        </w:rPr>
        <w:t>שנה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מאהבה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מיראה</w:t>
      </w:r>
      <w:r w:rsidRPr="006F178A">
        <w:rPr>
          <w:rtl/>
        </w:rPr>
        <w:t xml:space="preserve">, </w:t>
      </w:r>
      <w:r w:rsidR="0029341F" w:rsidRPr="0029341F">
        <w:rPr>
          <w:rStyle w:val="affffc"/>
          <w:rFonts w:hint="cs"/>
          <w:rtl/>
        </w:rPr>
        <w:t>דרב</w:t>
      </w:r>
      <w:r w:rsidRPr="0029341F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יעסוק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ובמצות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</w:t>
      </w:r>
      <w:r w:rsidR="0029341F">
        <w:rPr>
          <w:rFonts w:hint="cs"/>
          <w:rtl/>
        </w:rPr>
        <w:t>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>.</w:t>
      </w:r>
    </w:p>
    <w:p w14:paraId="13B75834" w14:textId="5B2B093C" w:rsidR="00F07A5B" w:rsidRPr="00F07A5B" w:rsidRDefault="00B93B58" w:rsidP="0029341F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eastAsia"/>
          <w:rtl/>
        </w:rPr>
        <w:t>נב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י</w:t>
      </w:r>
      <w:r w:rsidR="00F07A5B" w:rsidRPr="00F07A5B">
        <w:rPr>
          <w:rtl/>
        </w:rPr>
        <w:t>:</w:t>
      </w:r>
    </w:p>
    <w:p w14:paraId="592817E4" w14:textId="51E68634" w:rsidR="00B93B58" w:rsidRPr="0029341F" w:rsidRDefault="0029341F" w:rsidP="0029341F">
      <w:pPr>
        <w:spacing w:after="60"/>
        <w:rPr>
          <w:spacing w:val="-4"/>
          <w:rtl/>
        </w:rPr>
      </w:pPr>
      <w:r w:rsidRPr="0029341F">
        <w:rPr>
          <w:rFonts w:hint="cs"/>
          <w:spacing w:val="-4"/>
          <w:rtl/>
        </w:rPr>
        <w:t>הנסתר נסתר מבנ''א, והנגלה להם. ב''ד הגדול יפרע מהמתכסים בטליתות.</w:t>
      </w:r>
    </w:p>
    <w:p w14:paraId="7B71C2B7" w14:textId="41E90553" w:rsidR="00F07A5B" w:rsidRPr="00F07A5B" w:rsidRDefault="00B93B58" w:rsidP="0029341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ינאי</w:t>
      </w:r>
      <w:r w:rsidRPr="00F07A5B">
        <w:rPr>
          <w:rtl/>
        </w:rPr>
        <w:t xml:space="preserve"> </w:t>
      </w:r>
      <w:r w:rsidR="0029341F" w:rsidRPr="00F07A5B">
        <w:rPr>
          <w:rFonts w:hint="cs"/>
          <w:rtl/>
        </w:rPr>
        <w:t>ה</w:t>
      </w:r>
      <w:r w:rsidRPr="00F07A5B">
        <w:rPr>
          <w:rFonts w:hint="cs"/>
          <w:rtl/>
        </w:rPr>
        <w:t>מל</w:t>
      </w:r>
      <w:r w:rsidR="0029341F" w:rsidRPr="00F07A5B">
        <w:rPr>
          <w:rFonts w:hint="cs"/>
          <w:rtl/>
        </w:rPr>
        <w:t>ך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לאשתו</w:t>
      </w:r>
      <w:r w:rsidR="00F07A5B" w:rsidRPr="00F07A5B">
        <w:rPr>
          <w:rFonts w:hint="cs"/>
          <w:rtl/>
        </w:rPr>
        <w:t>:</w:t>
      </w:r>
    </w:p>
    <w:p w14:paraId="72296C2D" w14:textId="7BBF7829" w:rsidR="00B93B58" w:rsidRPr="006F178A" w:rsidRDefault="0029341F" w:rsidP="00B93B58">
      <w:pPr>
        <w:rPr>
          <w:rtl/>
        </w:rPr>
      </w:pPr>
      <w:r>
        <w:rPr>
          <w:rFonts w:hint="cs"/>
          <w:rtl/>
        </w:rPr>
        <w:t>א</w:t>
      </w:r>
      <w:r w:rsidR="00B93B58" w:rsidRPr="006F178A">
        <w:rPr>
          <w:rFonts w:hint="cs"/>
          <w:rtl/>
        </w:rPr>
        <w:t>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תתיראי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מהפרושין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ממי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שאינן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פרושין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 </w:t>
      </w:r>
      <w:r w:rsidR="00B93B58" w:rsidRPr="00D9415E">
        <w:rPr>
          <w:rFonts w:cs="BA Vilna Bold" w:hint="cs"/>
          <w:rtl/>
        </w:rPr>
        <w:t>מהצבועין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שדומין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לפרושין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שמעשיהן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כמעשה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זמרי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ומבקשין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שכר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כפנחס</w:t>
      </w:r>
      <w:r w:rsidR="00B93B58" w:rsidRPr="006F178A">
        <w:rPr>
          <w:rtl/>
        </w:rPr>
        <w:t>.</w:t>
      </w:r>
    </w:p>
    <w:p w14:paraId="16A6558C" w14:textId="0675E877" w:rsidR="0029341F" w:rsidRDefault="00E4644A" w:rsidP="00E4644A">
      <w:pPr>
        <w:pStyle w:val="affff5"/>
      </w:pPr>
      <w:r>
        <w:rPr>
          <w:rtl/>
        </w:rPr>
        <w:t>****</w:t>
      </w:r>
    </w:p>
    <w:p>
      <w:pPr>
        <w:pStyle w:val="afffff"/>
        <w:rPr>
          <w:ins w:id="20507" w:author="קלוד" w:date="2026-10-06T10:10:25Z"/>
        </w:rPr>
      </w:pPr>
      <w:ins w:id="20506" w:author="קלוד" w:date="2026-10-06T10:10:25Z">
        <w:r>
          <w:t xml:space="preserve">משנה ה</w:t>
        </w:r>
      </w:ins>
    </w:p>
    <w:p w14:paraId="6875E3AC" w14:textId="2A30ACB0" w:rsidR="00B93B58" w:rsidRPr="006F178A" w:rsidRDefault="00B93B58" w:rsidP="00B93B58">
      <w:pPr>
        <w:pStyle w:val="afff5"/>
        <w:spacing w:before="120"/>
        <w:rPr>
          <w:rtl/>
        </w:rPr>
        <w:pPrChange w:id="90016" w:author="קלוד" w:date="2026-10-08T12:08:16Z">
          <w:pPr>
            <w:pStyle w:val="afff5"/>
          </w:pPr>
        </w:pPrChange>
      </w:pPr>
      <w:r w:rsidRPr="008A3A86">
        <w:rPr>
          <w:rStyle w:val="TanaimMishna"/>
          <w:rFonts w:hint="cs"/>
          <w:rtl/>
          <w:rPrChange w:id="20081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8A3A86">
        <w:rPr>
          <w:rStyle w:val="TanaimMishna"/>
          <w:rtl/>
          <w:rPrChange w:id="20082" w:author="קלוד" w:date="2026-10-06T10:10:25Z">
            <w:rPr>
              <w:rStyle w:val="affffc"/>
              <w:rtl/>
            </w:rPr>
          </w:rPrChange>
        </w:rPr>
        <w:t>"</w:t>
      </w:r>
      <w:r w:rsidRPr="008A3A86">
        <w:rPr>
          <w:rStyle w:val="TanaimMishna"/>
          <w:rFonts w:hint="cs"/>
          <w:rtl/>
          <w:rPrChange w:id="20083" w:author="קלוד" w:date="2026-10-06T10:10:25Z">
            <w:rPr>
              <w:rStyle w:val="affffc"/>
              <w:rFonts w:hint="cs"/>
              <w:rtl/>
            </w:rPr>
          </w:rPrChange>
        </w:rPr>
        <w:t>ש</w:t>
      </w:r>
      <w:r w:rsidRPr="008A3A86">
        <w:rPr>
          <w:rStyle w:val="TanaimMishna"/>
          <w:rtl/>
          <w:rPrChange w:id="20084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המרים</w:t>
      </w:r>
      <w:r w:rsidRPr="006F178A">
        <w:rPr>
          <w:rtl/>
        </w:rPr>
        <w:t xml:space="preserve">, </w:t>
      </w:r>
      <w:r w:rsidR="008A3A86">
        <w:rPr>
          <w:rFonts w:hint="cs"/>
          <w:rtl/>
        </w:rPr>
        <w:t xml:space="preserve">שאם תולה </w:t>
      </w:r>
      <w:r w:rsidRPr="006F178A">
        <w:rPr>
          <w:rFonts w:hint="cs"/>
          <w:rtl/>
        </w:rPr>
        <w:t>מדהה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השותות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ומוציא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הטהורות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זכות</w:t>
      </w:r>
      <w:r w:rsidRPr="006F178A">
        <w:rPr>
          <w:rtl/>
        </w:rPr>
        <w:t>.</w:t>
      </w:r>
    </w:p>
    <w:p w14:paraId="392107C3" w14:textId="77777777" w:rsidR="008A3A86" w:rsidRDefault="00B93B58" w:rsidP="00B93B58">
      <w:pPr>
        <w:pStyle w:val="afff5"/>
        <w:rPr>
          <w:rtl/>
        </w:rPr>
      </w:pPr>
      <w:r w:rsidRPr="008A3A86">
        <w:rPr>
          <w:rStyle w:val="TanaimMishna"/>
          <w:rFonts w:hint="cs"/>
          <w:rtl/>
          <w:rPrChange w:id="20085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8A3A86">
        <w:rPr>
          <w:rStyle w:val="TanaimMishna"/>
          <w:rtl/>
          <w:rPrChange w:id="20086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הזכות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המאררים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יולדת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משבחת</w:t>
      </w:r>
      <w:r w:rsidRPr="006F178A">
        <w:rPr>
          <w:rtl/>
        </w:rPr>
        <w:t xml:space="preserve">, </w:t>
      </w:r>
      <w:r w:rsidR="008A3A86">
        <w:rPr>
          <w:rFonts w:hint="cs"/>
          <w:rtl/>
        </w:rPr>
        <w:t xml:space="preserve"> </w:t>
      </w:r>
    </w:p>
    <w:p w14:paraId="0DAC1ED2" w14:textId="76489591" w:rsidR="00B93B58" w:rsidRPr="006F178A" w:rsidRDefault="008A3A86" w:rsidP="008A3A86">
      <w:pPr>
        <w:pStyle w:val="afff5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מתנוונה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והולכת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לסוף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באותה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מיתה</w:t>
      </w:r>
      <w:r w:rsidR="00B93B58" w:rsidRPr="006F178A">
        <w:rPr>
          <w:rtl/>
        </w:rPr>
        <w:t>.</w:t>
      </w:r>
    </w:p>
    <w:p w14:paraId="1A5A930A" w14:textId="451229FA" w:rsidR="008A3A86" w:rsidRPr="008A3A86" w:rsidRDefault="00B93B58" w:rsidP="00B93B58">
      <w:pPr>
        <w:pStyle w:val="afff5"/>
        <w:rPr>
          <w:spacing w:val="0"/>
          <w:rtl/>
        </w:rPr>
      </w:pPr>
      <w:r w:rsidRPr="00FC1C11">
        <w:rPr>
          <w:rFonts w:cs="BA TM • Vilna Extra-Bold" w:hint="cs"/>
          <w:spacing w:val="0"/>
          <w:rtl/>
        </w:rPr>
        <w:t>נטמאת</w:t>
      </w:r>
      <w:r w:rsidRPr="00FC1C11">
        <w:rPr>
          <w:rFonts w:cs="BA TM • Vilna Extra-Bold"/>
          <w:spacing w:val="0"/>
          <w:rtl/>
        </w:rPr>
        <w:t xml:space="preserve"> </w:t>
      </w:r>
      <w:r w:rsidRPr="00FC1C11">
        <w:rPr>
          <w:rFonts w:cs="BA TM • Vilna Extra-Bold" w:hint="cs"/>
          <w:spacing w:val="0"/>
          <w:rtl/>
        </w:rPr>
        <w:t>מנחתה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עד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שלא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קדשה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בכלי</w:t>
      </w:r>
      <w:r w:rsidRPr="008A3A86">
        <w:rPr>
          <w:spacing w:val="0"/>
          <w:rtl/>
        </w:rPr>
        <w:t xml:space="preserve">  </w:t>
      </w:r>
      <w:r w:rsidRPr="008A3A86">
        <w:rPr>
          <w:rFonts w:hint="cs"/>
          <w:spacing w:val="0"/>
          <w:rtl/>
        </w:rPr>
        <w:t>הרי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היא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ככל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המנחות</w:t>
      </w:r>
      <w:r w:rsidRPr="008A3A86">
        <w:rPr>
          <w:spacing w:val="0"/>
          <w:rtl/>
        </w:rPr>
        <w:t xml:space="preserve"> </w:t>
      </w:r>
      <w:r w:rsidRPr="008A3A86">
        <w:rPr>
          <w:rFonts w:hint="cs"/>
          <w:spacing w:val="0"/>
          <w:rtl/>
        </w:rPr>
        <w:t>ותפדה</w:t>
      </w:r>
    </w:p>
    <w:p w14:paraId="1F270FE5" w14:textId="56235F51" w:rsidR="00B93B58" w:rsidRPr="006F178A" w:rsidRDefault="008A3A86" w:rsidP="008A3A86">
      <w:pPr>
        <w:pStyle w:val="afff5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</w:t>
      </w:r>
      <w:r w:rsidR="00B93B58" w:rsidRPr="006F178A">
        <w:rPr>
          <w:rFonts w:hint="cs"/>
          <w:rtl/>
        </w:rPr>
        <w:t>ואם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משקדשה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בכלי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הרי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המנחות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ותשרף</w:t>
      </w:r>
      <w:r w:rsidR="00B93B58" w:rsidRPr="006F178A">
        <w:rPr>
          <w:rtl/>
        </w:rPr>
        <w:t>.</w:t>
      </w:r>
    </w:p>
    <w:p w14:paraId="3899811C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כג.</w:t>
      </w:r>
    </w:p>
    <w:p>
      <w:pPr>
        <w:pStyle w:val="afffff"/>
        <w:rPr>
          <w:ins w:id="20004" w:author="קלוד" w:date="2026-10-06T10:43:50Z"/>
        </w:rPr>
      </w:pPr>
      <w:ins w:id="20003" w:author="קלוד" w:date="2026-10-06T10:43:50Z">
        <w:r>
          <w:t xml:space="preserve">משנה ו</w:t>
        </w:r>
      </w:ins>
    </w:p>
    <w:p w14:paraId="0085271F" w14:textId="14149120" w:rsidR="008A3A86" w:rsidRPr="00FC1C11" w:rsidRDefault="00B93B58" w:rsidP="008A3A86">
      <w:pPr>
        <w:pStyle w:val="afff5"/>
        <w:jc w:val="center"/>
        <w:rPr>
          <w:rFonts w:cs="BA TM • Vilna Extra-Bold"/>
          <w:sz w:val="20"/>
          <w:rtl/>
        </w:rPr>
      </w:pPr>
      <w:r w:rsidRPr="00FC1C11">
        <w:rPr>
          <w:rFonts w:cs="BA TM • Vilna Extra-Bold" w:hint="cs"/>
          <w:rtl/>
          <w:rPrChange w:id="40008" w:author="Claude" w:date="2026-10-06T13:34:15Z">
            <w:rPr>
              <w:rFonts w:cs="BA TM • Vilna Extra-Bold" w:hint="cs"/>
              <w:sz w:val="20"/>
              <w:rtl/>
            </w:rPr>
          </w:rPrChange>
        </w:rPr>
        <w:t>ואלו</w:t>
      </w:r>
      <w:r w:rsidRPr="00FC1C11">
        <w:rPr>
          <w:rFonts w:cs="BA TM • Vilna Extra-Bold"/>
          <w:rtl/>
          <w:rPrChange w:id="40009" w:author="Claude" w:date="2026-10-06T13:34:15Z">
            <w:rPr>
              <w:rFonts w:cs="BA TM • Vilna Extra-Bold"/>
              <w:sz w:val="20"/>
              <w:rtl/>
            </w:rPr>
          </w:rPrChange>
        </w:rPr>
        <w:t xml:space="preserve"> </w:t>
      </w:r>
      <w:r w:rsidRPr="00FC1C11">
        <w:rPr>
          <w:rFonts w:cs="BA TM • Vilna Extra-Bold" w:hint="cs"/>
          <w:rtl/>
          <w:rPrChange w:id="40010" w:author="Claude" w:date="2026-10-06T13:34:15Z">
            <w:rPr>
              <w:rFonts w:cs="BA TM • Vilna Extra-Bold" w:hint="cs"/>
              <w:sz w:val="20"/>
              <w:rtl/>
            </w:rPr>
          </w:rPrChange>
        </w:rPr>
        <w:t>שמנחותיהן</w:t>
      </w:r>
      <w:r w:rsidRPr="00FC1C11">
        <w:rPr>
          <w:rFonts w:cs="BA TM • Vilna Extra-Bold"/>
          <w:rtl/>
          <w:rPrChange w:id="40011" w:author="Claude" w:date="2026-10-06T13:34:15Z">
            <w:rPr>
              <w:rFonts w:cs="BA TM • Vilna Extra-Bold"/>
              <w:sz w:val="20"/>
              <w:rtl/>
            </w:rPr>
          </w:rPrChange>
        </w:rPr>
        <w:t xml:space="preserve"> </w:t>
      </w:r>
      <w:r w:rsidRPr="00FC1C11">
        <w:rPr>
          <w:rFonts w:cs="BA TM • Vilna Extra-Bold" w:hint="cs"/>
          <w:rtl/>
          <w:rPrChange w:id="40012" w:author="Claude" w:date="2026-10-06T13:34:15Z">
            <w:rPr>
              <w:rFonts w:cs="BA TM • Vilna Extra-Bold" w:hint="cs"/>
              <w:sz w:val="20"/>
              <w:rtl/>
            </w:rPr>
          </w:rPrChange>
        </w:rPr>
        <w:t>נשרפות</w:t>
      </w:r>
      <w:r w:rsidRPr="00FC1C11">
        <w:rPr>
          <w:rFonts w:cs="BA TM • Vilna Extra-Bold"/>
          <w:rtl/>
          <w:rPrChange w:id="40013" w:author="Claude" w:date="2026-10-06T13:34:15Z">
            <w:rPr>
              <w:rFonts w:cs="BA TM • Vilna Extra-Bold"/>
              <w:sz w:val="20"/>
              <w:rtl/>
            </w:rPr>
          </w:rPrChange>
        </w:rPr>
        <w:t>:</w:t>
      </w:r>
    </w:p>
    <w:p w14:paraId="73FADC7F" w14:textId="538A6D04" w:rsidR="00B93B58" w:rsidRPr="00D3291E" w:rsidRDefault="00B93B58" w:rsidP="00B93B58">
      <w:pPr>
        <w:pStyle w:val="afff5"/>
        <w:rPr>
          <w:spacing w:val="0"/>
          <w:rtl/>
        </w:rPr>
      </w:pPr>
      <w:r w:rsidRPr="00D3291E">
        <w:rPr>
          <w:rFonts w:hint="cs"/>
          <w:b/>
          <w:spacing w:val="0"/>
          <w:rtl/>
          <w:rPrChange w:id="40014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האומרת</w:t>
      </w:r>
      <w:r w:rsidRPr="00D3291E">
        <w:rPr>
          <w:b/>
          <w:spacing w:val="0"/>
          <w:rtl/>
          <w:rPrChange w:id="4001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1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טמאה</w:t>
      </w:r>
      <w:r w:rsidRPr="00D3291E">
        <w:rPr>
          <w:b/>
          <w:spacing w:val="0"/>
          <w:rtl/>
          <w:rPrChange w:id="4001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1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אני</w:t>
      </w:r>
      <w:r w:rsidRPr="00D3291E">
        <w:rPr>
          <w:b/>
          <w:spacing w:val="0"/>
          <w:rtl/>
          <w:rPrChange w:id="40019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2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לך</w:t>
      </w:r>
      <w:r w:rsidRPr="00D3291E">
        <w:rPr>
          <w:b/>
          <w:spacing w:val="0"/>
          <w:rtl/>
          <w:rPrChange w:id="4002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D3291E">
        <w:rPr>
          <w:rFonts w:hint="cs"/>
          <w:b/>
          <w:spacing w:val="0"/>
          <w:rtl/>
          <w:rPrChange w:id="4002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ושבאו</w:t>
      </w:r>
      <w:r w:rsidRPr="00D3291E">
        <w:rPr>
          <w:b/>
          <w:spacing w:val="0"/>
          <w:rtl/>
          <w:rPrChange w:id="40023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24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לה</w:t>
      </w:r>
      <w:r w:rsidRPr="00D3291E">
        <w:rPr>
          <w:b/>
          <w:spacing w:val="0"/>
          <w:rtl/>
          <w:rPrChange w:id="4002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2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עדים</w:t>
      </w:r>
      <w:r w:rsidRPr="00D3291E">
        <w:rPr>
          <w:b/>
          <w:spacing w:val="0"/>
          <w:rtl/>
          <w:rPrChange w:id="4002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2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שהיא</w:t>
      </w:r>
      <w:r w:rsidRPr="00D3291E">
        <w:rPr>
          <w:b/>
          <w:spacing w:val="0"/>
          <w:rtl/>
          <w:rPrChange w:id="40029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3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טמאה</w:t>
      </w:r>
      <w:r w:rsidRPr="00D3291E">
        <w:rPr>
          <w:b/>
          <w:spacing w:val="0"/>
          <w:rtl/>
          <w:rPrChange w:id="4003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D3291E">
        <w:rPr>
          <w:rFonts w:hint="cs"/>
          <w:b/>
          <w:spacing w:val="0"/>
          <w:rtl/>
          <w:rPrChange w:id="4003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והאומרת</w:t>
      </w:r>
      <w:r w:rsidRPr="00D3291E">
        <w:rPr>
          <w:b/>
          <w:spacing w:val="0"/>
          <w:rtl/>
          <w:rPrChange w:id="40033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34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איני</w:t>
      </w:r>
      <w:r w:rsidRPr="00D3291E">
        <w:rPr>
          <w:b/>
          <w:spacing w:val="0"/>
          <w:rtl/>
          <w:rPrChange w:id="4003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3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שותה</w:t>
      </w:r>
      <w:r w:rsidRPr="00D3291E">
        <w:rPr>
          <w:b/>
          <w:spacing w:val="0"/>
          <w:rtl/>
          <w:rPrChange w:id="4003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D3291E">
        <w:rPr>
          <w:rFonts w:hint="cs"/>
          <w:b/>
          <w:spacing w:val="0"/>
          <w:rtl/>
          <w:rPrChange w:id="4003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ושבעלה</w:t>
      </w:r>
      <w:r w:rsidRPr="00D3291E">
        <w:rPr>
          <w:b/>
          <w:spacing w:val="0"/>
          <w:rtl/>
          <w:rPrChange w:id="40039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4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אינו</w:t>
      </w:r>
      <w:r w:rsidRPr="00D3291E">
        <w:rPr>
          <w:b/>
          <w:spacing w:val="0"/>
          <w:rtl/>
          <w:rPrChange w:id="4004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4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רוצה</w:t>
      </w:r>
      <w:r w:rsidRPr="00D3291E">
        <w:rPr>
          <w:b/>
          <w:spacing w:val="0"/>
          <w:rtl/>
          <w:rPrChange w:id="40043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44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להשקותה</w:t>
      </w:r>
      <w:r w:rsidRPr="00D3291E">
        <w:rPr>
          <w:b/>
          <w:spacing w:val="0"/>
          <w:rtl/>
          <w:rPrChange w:id="4004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D3291E">
        <w:rPr>
          <w:rFonts w:hint="cs"/>
          <w:b/>
          <w:spacing w:val="0"/>
          <w:rtl/>
          <w:rPrChange w:id="4004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ושבעלה</w:t>
      </w:r>
      <w:r w:rsidRPr="00D3291E">
        <w:rPr>
          <w:b/>
          <w:spacing w:val="0"/>
          <w:rtl/>
          <w:rPrChange w:id="4004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4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בא</w:t>
      </w:r>
      <w:r w:rsidRPr="00D3291E">
        <w:rPr>
          <w:b/>
          <w:spacing w:val="0"/>
          <w:rtl/>
          <w:rPrChange w:id="40049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5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עליה</w:t>
      </w:r>
      <w:r w:rsidRPr="00D3291E">
        <w:rPr>
          <w:b/>
          <w:spacing w:val="0"/>
          <w:rtl/>
          <w:rPrChange w:id="4005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D3291E">
        <w:rPr>
          <w:rFonts w:hint="cs"/>
          <w:b/>
          <w:spacing w:val="0"/>
          <w:rtl/>
          <w:rPrChange w:id="4005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בדרך</w:t>
      </w:r>
      <w:r w:rsidRPr="00D3291E">
        <w:rPr>
          <w:b/>
          <w:spacing w:val="0"/>
          <w:rtl/>
          <w:rPrChange w:id="40053" w:author="Claude" w:date="2026-10-06T13:34:15Z">
            <w:rPr>
              <w:b/>
              <w:spacing w:val="0"/>
              <w:sz w:val="20"/>
              <w:rtl/>
            </w:rPr>
          </w:rPrChange>
        </w:rPr>
        <w:t>.</w:t>
      </w:r>
    </w:p>
    <w:p w14:paraId="79E9DF5B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הנשואות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לכהנים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מנחותיהן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נשרפות</w:t>
      </w:r>
      <w:r w:rsidRPr="006F178A">
        <w:rPr>
          <w:rtl/>
        </w:rPr>
        <w:t>;</w:t>
      </w:r>
    </w:p>
    <w:p w14:paraId="3090E3C8" w14:textId="77777777" w:rsidR="008A3A86" w:rsidRDefault="00B93B58" w:rsidP="00B93B58">
      <w:pPr>
        <w:pStyle w:val="afff5"/>
        <w:rPr>
          <w:rtl/>
        </w:rPr>
      </w:pPr>
      <w:r w:rsidRPr="00B15076">
        <w:rPr>
          <w:rFonts w:hint="cs"/>
          <w:rtl/>
        </w:rPr>
        <w:t>בת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ישראל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שנשאת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לכהן</w:t>
      </w:r>
      <w:r w:rsidRPr="00B15076">
        <w:rPr>
          <w:rtl/>
        </w:rPr>
        <w:t xml:space="preserve"> - </w:t>
      </w:r>
      <w:r w:rsidRPr="00B15076">
        <w:rPr>
          <w:rFonts w:hint="cs"/>
          <w:rtl/>
        </w:rPr>
        <w:t>מנחתה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נשרפת</w:t>
      </w:r>
      <w:r w:rsidRPr="00B15076">
        <w:rPr>
          <w:rtl/>
        </w:rPr>
        <w:t xml:space="preserve">, </w:t>
      </w:r>
    </w:p>
    <w:p w14:paraId="1C2AA391" w14:textId="1AFE8068" w:rsidR="00B93B58" w:rsidRPr="00B15076" w:rsidRDefault="00B93B58" w:rsidP="008A3A86">
      <w:pPr>
        <w:pStyle w:val="afff5"/>
        <w:spacing w:after="60"/>
        <w:rPr>
          <w:rtl/>
        </w:rPr>
      </w:pPr>
      <w:r w:rsidRPr="00B15076">
        <w:rPr>
          <w:rFonts w:hint="cs"/>
          <w:rtl/>
        </w:rPr>
        <w:t>וכהנת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שנשאת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לישראל</w:t>
      </w:r>
      <w:r w:rsidRPr="00B15076">
        <w:rPr>
          <w:rtl/>
        </w:rPr>
        <w:t xml:space="preserve"> - </w:t>
      </w:r>
      <w:r w:rsidRPr="00B15076">
        <w:rPr>
          <w:rFonts w:hint="cs"/>
          <w:rtl/>
        </w:rPr>
        <w:t>מנחתה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נאכלת</w:t>
      </w:r>
      <w:r w:rsidRPr="00B15076">
        <w:rPr>
          <w:rtl/>
        </w:rPr>
        <w:t>.</w:t>
      </w:r>
    </w:p>
    <w:p w14:paraId="2AD1AEBE" w14:textId="448036D2" w:rsidR="00B93B58" w:rsidRPr="00FC1C11" w:rsidRDefault="00B93B58" w:rsidP="008A3A86">
      <w:pPr>
        <w:pStyle w:val="afff5"/>
        <w:jc w:val="center"/>
        <w:rPr>
          <w:rFonts w:cs="BA TM • Vilna Extra-Bold"/>
          <w:rtl/>
        </w:rPr>
      </w:pPr>
      <w:r w:rsidRPr="00FC1C11">
        <w:rPr>
          <w:rFonts w:cs="BA TM • Vilna Extra-Bold" w:hint="cs"/>
          <w:rtl/>
        </w:rPr>
        <w:t>מה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בין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כהן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לכהנת</w:t>
      </w:r>
      <w:r w:rsidRPr="00FC1C11">
        <w:rPr>
          <w:rFonts w:cs="BA TM • Vilna Extra-Bold"/>
          <w:rtl/>
        </w:rPr>
        <w:t>?</w:t>
      </w:r>
    </w:p>
    <w:p w14:paraId="49298A49" w14:textId="10AEC868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 xml:space="preserve"> מנחת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כהנת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ומנחת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נאכלת</w:t>
      </w:r>
      <w:r w:rsidRPr="006F178A">
        <w:rPr>
          <w:rtl/>
        </w:rPr>
        <w:t>;</w:t>
      </w:r>
    </w:p>
    <w:p w14:paraId="59AAF580" w14:textId="6AE021EB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 xml:space="preserve"> כהנת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מתחללת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מתחלל</w:t>
      </w:r>
      <w:r w:rsidRPr="006F178A">
        <w:rPr>
          <w:rtl/>
        </w:rPr>
        <w:t>;</w:t>
      </w:r>
    </w:p>
    <w:p w14:paraId="0E990752" w14:textId="0A7650DC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 xml:space="preserve"> כהנת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למתים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למתים</w:t>
      </w:r>
      <w:r w:rsidRPr="006F178A">
        <w:rPr>
          <w:rtl/>
        </w:rPr>
        <w:t>;</w:t>
      </w:r>
    </w:p>
    <w:p w14:paraId="1FBA83C5" w14:textId="40DB77E3" w:rsidR="00B93B58" w:rsidRPr="006F178A" w:rsidRDefault="00B93B58" w:rsidP="008A3A86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 xml:space="preserve"> 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בקדשי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כהנת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בקדשי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>.</w:t>
      </w:r>
    </w:p>
    <w:p w14:paraId="515DF222" w14:textId="00B81D12" w:rsidR="00B93B58" w:rsidRPr="00FC1C11" w:rsidRDefault="00B93B58" w:rsidP="008A3A86">
      <w:pPr>
        <w:pStyle w:val="afff5"/>
        <w:jc w:val="center"/>
        <w:rPr>
          <w:rFonts w:cs="BA TM • Vilna Extra-Bold"/>
          <w:rtl/>
        </w:rPr>
      </w:pPr>
      <w:r w:rsidRPr="00FC1C11">
        <w:rPr>
          <w:rFonts w:cs="BA TM • Vilna Extra-Bold" w:hint="cs"/>
          <w:rtl/>
        </w:rPr>
        <w:t>מה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בין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איש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לאשה</w:t>
      </w:r>
      <w:r w:rsidRPr="00FC1C11">
        <w:rPr>
          <w:rFonts w:cs="BA TM • Vilna Extra-Bold"/>
          <w:rtl/>
        </w:rPr>
        <w:t>?</w:t>
      </w:r>
    </w:p>
    <w:p w14:paraId="113E7014" w14:textId="16BDB20C" w:rsidR="00B93B58" w:rsidRPr="006F178A" w:rsidRDefault="00B93B58" w:rsidP="008A3A86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האיש</w:t>
      </w:r>
      <w:r w:rsidRPr="00FC1C11">
        <w:rPr>
          <w:rFonts w:cs="BA TM • Vilna Extra-Bold"/>
          <w:rtl/>
        </w:rPr>
        <w:t xml:space="preserve"> </w:t>
      </w:r>
      <w:r w:rsidRPr="006F178A">
        <w:rPr>
          <w:rFonts w:hint="cs"/>
          <w:rtl/>
        </w:rPr>
        <w:t>פורע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ופורם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מדיר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בנזיר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מגלח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נזירות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אביו</w:t>
      </w:r>
      <w:r w:rsidRPr="006F178A">
        <w:rPr>
          <w:rtl/>
        </w:rPr>
        <w:t xml:space="preserve">, </w:t>
      </w:r>
    </w:p>
    <w:p w14:paraId="43D7BE3B" w14:textId="1F41E8DF" w:rsidR="00B93B58" w:rsidRPr="006F178A" w:rsidRDefault="00B93B58" w:rsidP="00E4644A">
      <w:pPr>
        <w:pStyle w:val="afff5"/>
        <w:spacing w:after="120"/>
        <w:rPr>
          <w:rtl/>
        </w:rPr>
      </w:pPr>
      <w:r w:rsidRPr="006F178A">
        <w:rPr>
          <w:rFonts w:hint="cs"/>
          <w:rtl/>
        </w:rPr>
        <w:t>מקדש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מוכר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נסקל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נתלה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נמכר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בגניבתו</w:t>
      </w:r>
      <w:r w:rsidRPr="006F178A">
        <w:rPr>
          <w:rtl/>
        </w:rPr>
        <w:t xml:space="preserve">, </w:t>
      </w:r>
      <w:r w:rsidR="008A3A86">
        <w:rPr>
          <w:rFonts w:hint="cs"/>
          <w:rtl/>
        </w:rPr>
        <w:t xml:space="preserve">אבל לא האשה </w:t>
      </w:r>
    </w:p>
    <w:p w14:paraId="46A9AC09" w14:textId="57D34EEC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הנשואות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לכהונה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מנחותיהן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נשרפות</w:t>
      </w:r>
      <w:r w:rsidRPr="006F178A">
        <w:rPr>
          <w:rtl/>
        </w:rPr>
        <w:t>;</w:t>
      </w:r>
    </w:p>
    <w:p w14:paraId="1C0B401F" w14:textId="77777777" w:rsidR="00F07A5B" w:rsidRPr="00F07A5B" w:rsidRDefault="00B93B58" w:rsidP="008A3A8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כיצד</w:t>
      </w:r>
      <w:r w:rsidR="008A3A86" w:rsidRPr="00F07A5B">
        <w:rPr>
          <w:rFonts w:hint="cs"/>
          <w:rtl/>
        </w:rPr>
        <w:t>?</w:t>
      </w:r>
      <w:r w:rsidR="00F07A5B" w:rsidRPr="00F07A5B">
        <w:rPr>
          <w:rtl/>
        </w:rPr>
        <w:t>:</w:t>
      </w:r>
    </w:p>
    <w:p w14:paraId="0FA6A1A8" w14:textId="5647D034" w:rsidR="008A3A86" w:rsidRDefault="00B93B58" w:rsidP="004A7230">
      <w:pPr>
        <w:jc w:val="center"/>
        <w:rPr>
          <w:rtl/>
        </w:rPr>
      </w:pPr>
      <w:r w:rsidRPr="006F178A">
        <w:rPr>
          <w:rFonts w:hint="cs"/>
          <w:rtl/>
        </w:rPr>
        <w:t>כהנת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לויה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וישראלית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שנשאת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לכהן</w:t>
      </w:r>
    </w:p>
    <w:p w14:paraId="688F4CA4" w14:textId="3551EB87" w:rsidR="008A3A86" w:rsidRDefault="00B93B58" w:rsidP="004A7230">
      <w:pPr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מנחתה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נאכלת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שיש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לו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חלק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בה</w:t>
      </w:r>
      <w:r w:rsidRPr="004A7230">
        <w:rPr>
          <w:rStyle w:val="afffff2"/>
          <w:rtl/>
        </w:rPr>
        <w:t>,</w:t>
      </w:r>
      <w:r w:rsidR="004A7230">
        <w:rPr>
          <w:rFonts w:hint="cs"/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כליל</w:t>
      </w:r>
      <w:r w:rsidRPr="006F178A">
        <w:rPr>
          <w:rtl/>
        </w:rPr>
        <w:t xml:space="preserve"> </w:t>
      </w:r>
      <w:r w:rsidRPr="004A7230">
        <w:rPr>
          <w:rStyle w:val="afffff2"/>
          <w:rFonts w:hint="cs"/>
          <w:rtl/>
        </w:rPr>
        <w:t>שיש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לה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חלק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בה</w:t>
      </w:r>
      <w:r w:rsidRPr="004A7230">
        <w:rPr>
          <w:rStyle w:val="afffff2"/>
          <w:rtl/>
        </w:rPr>
        <w:t>,</w:t>
      </w:r>
      <w:r w:rsidRPr="006F178A">
        <w:rPr>
          <w:rtl/>
        </w:rPr>
        <w:t xml:space="preserve"> </w:t>
      </w:r>
    </w:p>
    <w:p w14:paraId="1B5C153D" w14:textId="209E00B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בעצמו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והשירים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קריבין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בעצמן</w:t>
      </w:r>
      <w:r w:rsidRPr="006F178A">
        <w:rPr>
          <w:rtl/>
        </w:rPr>
        <w:t>.</w:t>
      </w:r>
    </w:p>
    <w:p w14:paraId="18E2E215" w14:textId="39FD9B81" w:rsidR="00F07A5B" w:rsidRPr="00F07A5B" w:rsidRDefault="00B93B58" w:rsidP="004A723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איקרי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כאן</w:t>
      </w:r>
      <w:r w:rsidR="00F07A5B" w:rsidRPr="00F07A5B">
        <w:rPr>
          <w:rtl/>
        </w:rPr>
        <w:t>:</w:t>
      </w:r>
    </w:p>
    <w:p w14:paraId="36A781A1" w14:textId="76A7A7F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לאישים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4A7230">
        <w:rPr>
          <w:rStyle w:val="affff8"/>
          <w:rFonts w:hint="cs"/>
          <w:rtl/>
        </w:rPr>
        <w:t>בבל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תקטירו</w:t>
      </w:r>
      <w:r w:rsidRPr="004A7230">
        <w:rPr>
          <w:rStyle w:val="affff8"/>
          <w:rtl/>
        </w:rPr>
        <w:t>!</w:t>
      </w:r>
    </w:p>
    <w:p w14:paraId="74145852" w14:textId="236B68E3" w:rsidR="00F07A5B" w:rsidRPr="00F07A5B" w:rsidRDefault="00B93B58" w:rsidP="004A723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יברשב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0402955D" w14:textId="5307FA26" w:rsidR="004A7230" w:rsidRDefault="00B93B58" w:rsidP="00B93B58">
      <w:pPr>
        <w:rPr>
          <w:rtl/>
        </w:rPr>
      </w:pPr>
      <w:r w:rsidRPr="006F178A">
        <w:rPr>
          <w:rFonts w:hint="cs"/>
          <w:rtl/>
        </w:rPr>
        <w:t>דמסיק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עצים</w:t>
      </w:r>
      <w:r w:rsidRPr="006F178A">
        <w:rPr>
          <w:rtl/>
        </w:rPr>
        <w:t xml:space="preserve">, </w:t>
      </w:r>
    </w:p>
    <w:p w14:paraId="04888644" w14:textId="1F10DF79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5324C75E" w14:textId="4B8D3DC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לריח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ניחוח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עצים</w:t>
      </w:r>
      <w:r w:rsidRPr="006F178A">
        <w:rPr>
          <w:rtl/>
        </w:rPr>
        <w:t>.</w:t>
      </w:r>
    </w:p>
    <w:p w14:paraId="2D6CD419" w14:textId="452F70B5" w:rsidR="00F07A5B" w:rsidRPr="00F07A5B" w:rsidRDefault="004A7230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 לרבנן</w:t>
      </w:r>
      <w:r w:rsidR="00F07A5B" w:rsidRPr="00F07A5B">
        <w:rPr>
          <w:rFonts w:hint="cs"/>
          <w:rtl/>
        </w:rPr>
        <w:t>:</w:t>
      </w:r>
    </w:p>
    <w:p w14:paraId="47FB019A" w14:textId="0493994D" w:rsidR="004A7230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דלית ליה הא סברא </w:t>
      </w:r>
    </w:p>
    <w:p w14:paraId="147EC9C4" w14:textId="77777777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עבדי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ראבר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5BD0871D" w14:textId="4311949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דהקומץ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בעצמו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והשירים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מתפזרים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הדשן</w:t>
      </w:r>
      <w:r w:rsidRPr="006F178A">
        <w:rPr>
          <w:rtl/>
        </w:rPr>
        <w:t>.</w:t>
      </w:r>
    </w:p>
    <w:p w14:paraId="69DC550D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כג:</w:t>
      </w:r>
    </w:p>
    <w:p w14:paraId="44B7B4AE" w14:textId="39E42255" w:rsidR="00B93B58" w:rsidRPr="006F178A" w:rsidRDefault="00B93B58" w:rsidP="004A7230">
      <w:pPr>
        <w:spacing w:after="60"/>
        <w:rPr>
          <w:rtl/>
        </w:rPr>
      </w:pPr>
      <w:r w:rsidRPr="004A7230">
        <w:rPr>
          <w:rStyle w:val="affffc"/>
          <w:rFonts w:hint="cs"/>
          <w:rtl/>
        </w:rPr>
        <w:t>וא</w:t>
      </w:r>
      <w:r w:rsidR="004A7230" w:rsidRPr="004A7230">
        <w:rPr>
          <w:rStyle w:val="affffc"/>
          <w:rFonts w:hint="cs"/>
          <w:rtl/>
        </w:rPr>
        <w:t>ף</w:t>
      </w:r>
      <w:r w:rsidRPr="004A7230">
        <w:rPr>
          <w:rStyle w:val="affffc"/>
          <w:rtl/>
        </w:rPr>
        <w:t xml:space="preserve"> </w:t>
      </w:r>
      <w:r w:rsidRPr="004A7230">
        <w:rPr>
          <w:rStyle w:val="affffc"/>
          <w:rFonts w:hint="cs"/>
          <w:rtl/>
        </w:rPr>
        <w:t>רבנן</w:t>
      </w:r>
      <w:r w:rsidRPr="004A7230">
        <w:rPr>
          <w:rStyle w:val="affffc"/>
          <w:rtl/>
        </w:rPr>
        <w:t xml:space="preserve"> </w:t>
      </w:r>
      <w:r w:rsidRPr="004A7230">
        <w:rPr>
          <w:rStyle w:val="affffc"/>
          <w:rFonts w:hint="cs"/>
          <w:rtl/>
        </w:rPr>
        <w:t>לא</w:t>
      </w:r>
      <w:r w:rsidRPr="004A7230">
        <w:rPr>
          <w:rStyle w:val="affffc"/>
          <w:rtl/>
        </w:rPr>
        <w:t xml:space="preserve"> </w:t>
      </w:r>
      <w:r w:rsidR="004A7230" w:rsidRPr="004A7230">
        <w:rPr>
          <w:rStyle w:val="affffc"/>
          <w:rFonts w:hint="cs"/>
          <w:rtl/>
        </w:rPr>
        <w:t>חלקו על ראבר''ש</w:t>
      </w:r>
      <w:r w:rsidRPr="004A7230">
        <w:rPr>
          <w:rStyle w:val="affffc"/>
          <w:rFonts w:hint="cs"/>
          <w:rtl/>
        </w:rPr>
        <w:t>:</w:t>
      </w:r>
      <w:r w:rsidRPr="006F178A">
        <w:rPr>
          <w:rFonts w:hint="cs"/>
          <w:rtl/>
        </w:rPr>
        <w:t xml:space="preserve"> 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במנחת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חוטא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4A7230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אפי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מודו</w:t>
      </w:r>
      <w:r w:rsidRPr="006F178A">
        <w:rPr>
          <w:rtl/>
        </w:rPr>
        <w:t>.</w:t>
      </w:r>
    </w:p>
    <w:p w14:paraId="2096B327" w14:textId="77777777" w:rsidR="00E4644A" w:rsidRPr="00255160" w:rsidRDefault="00E4644A" w:rsidP="00E4644A">
      <w:pPr>
        <w:jc w:val="center"/>
        <w:rPr>
          <w:del w:id="90118" w:author="מנוע עיצוב" w:date="2026-10-08T11:01:28Z"/>
          <w:rFonts w:ascii="BA • Vilna Light" w:hAnsi="BA • Vilna Light" w:cs="BA • Vilna Light"/>
          <w:rtl/>
        </w:rPr>
      </w:pPr>
      <w:del w:id="9011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569B52B3" w14:textId="3B8505FC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הנשואה</w:t>
      </w:r>
      <w:r w:rsidR="004A7230">
        <w:rPr>
          <w:rFonts w:hint="cs"/>
          <w:rtl/>
        </w:rPr>
        <w:t xml:space="preserve"> לכהן מנחתה נשרפת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1FC06E8D" w14:textId="482B0040" w:rsidR="00B93B58" w:rsidRPr="006F178A" w:rsidRDefault="00B93B58" w:rsidP="004A7230">
      <w:pPr>
        <w:spacing w:after="60"/>
        <w:rPr>
          <w:rtl/>
        </w:rPr>
      </w:pPr>
      <w:r w:rsidRPr="006F178A">
        <w:rPr>
          <w:rFonts w:hint="cs"/>
          <w:rtl/>
        </w:rPr>
        <w:t>ד'</w:t>
      </w:r>
      <w:r w:rsidRPr="004A7230">
        <w:rPr>
          <w:rStyle w:val="affff8"/>
          <w:rFonts w:hint="cs"/>
          <w:rtl/>
        </w:rPr>
        <w:t>וכל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מנחת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b/>
          <w:bCs/>
          <w:rtl/>
        </w:rPr>
        <w:t>כהן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כליל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תהיה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לא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תאכל</w:t>
      </w:r>
      <w:r w:rsidRPr="004A7230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4A7230">
        <w:rPr>
          <w:rFonts w:hint="cs"/>
          <w:rtl/>
        </w:rPr>
        <w:t>-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כהנת</w:t>
      </w:r>
      <w:r w:rsidRPr="006F178A">
        <w:rPr>
          <w:rtl/>
        </w:rPr>
        <w:t>.</w:t>
      </w:r>
    </w:p>
    <w:p w14:paraId="44B0376E" w14:textId="584BAB74" w:rsidR="00B93B58" w:rsidRPr="006F178A" w:rsidRDefault="00B93B58" w:rsidP="004A7230">
      <w:pPr>
        <w:pStyle w:val="afffd"/>
        <w:jc w:val="both"/>
        <w:rPr>
          <w:rtl/>
        </w:rPr>
      </w:pPr>
      <w:ins w:id="9847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מתחלל</w:t>
      </w:r>
      <w:r w:rsidRPr="006F178A">
        <w:rPr>
          <w:rtl/>
        </w:rPr>
        <w:t>.</w:t>
      </w:r>
      <w:r w:rsidR="004A7230">
        <w:rPr>
          <w:rStyle w:val="affff8"/>
          <w:rFonts w:hint="cs"/>
          <w:rtl/>
        </w:rPr>
        <w:t xml:space="preserve"> </w:t>
      </w:r>
      <w:r w:rsidRPr="003215F9">
        <w:rPr>
          <w:rStyle w:val="affff8"/>
          <w:rFonts w:hint="cs"/>
          <w:rtl/>
        </w:rPr>
        <w:t>ד'ולא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יחלל</w:t>
      </w:r>
      <w:r w:rsidRPr="003215F9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b/>
          <w:bCs/>
          <w:rtl/>
        </w:rPr>
        <w:t>זרעו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בעמיו'</w:t>
      </w:r>
      <w:r w:rsidRPr="003215F9">
        <w:rPr>
          <w:rStyle w:val="affff8"/>
          <w:rtl/>
        </w:rPr>
        <w:t>,</w:t>
      </w:r>
      <w:r w:rsidRPr="004A7230">
        <w:rPr>
          <w:rStyle w:val="afffff2"/>
          <w:rtl/>
        </w:rPr>
        <w:t xml:space="preserve"> </w:t>
      </w:r>
      <w:r w:rsidR="004A7230" w:rsidRPr="004A7230">
        <w:rPr>
          <w:rStyle w:val="afffff2"/>
          <w:rFonts w:hint="cs"/>
          <w:rtl/>
        </w:rPr>
        <w:t>[ולא הוא]</w:t>
      </w:r>
    </w:p>
    <w:p w14:paraId="7189B2C7" w14:textId="69F035D4" w:rsidR="00B93B58" w:rsidRPr="006F178A" w:rsidRDefault="00B93B58" w:rsidP="004A7230">
      <w:pPr>
        <w:pStyle w:val="afffd"/>
        <w:jc w:val="both"/>
        <w:rPr>
          <w:rtl/>
        </w:rPr>
      </w:pPr>
      <w:ins w:id="9848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כהנת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  <w:r w:rsidR="004A7230">
        <w:rPr>
          <w:rStyle w:val="affff8"/>
          <w:rFonts w:hint="cs"/>
          <w:rtl/>
        </w:rPr>
        <w:t xml:space="preserve"> </w:t>
      </w:r>
      <w:r w:rsidRPr="004A7230">
        <w:rPr>
          <w:rStyle w:val="affff8"/>
          <w:rFonts w:hint="cs"/>
          <w:rtl/>
        </w:rPr>
        <w:t>בני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אהרן</w:t>
      </w:r>
      <w:r w:rsidRPr="004A7230">
        <w:rPr>
          <w:rStyle w:val="affff8"/>
          <w:rtl/>
        </w:rPr>
        <w:t xml:space="preserve"> -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ולא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בנות</w:t>
      </w:r>
      <w:r w:rsidRPr="004A7230">
        <w:rPr>
          <w:rStyle w:val="afffff2"/>
          <w:rtl/>
        </w:rPr>
        <w:t xml:space="preserve"> </w:t>
      </w:r>
      <w:r w:rsidRPr="004A7230">
        <w:rPr>
          <w:rStyle w:val="afffff2"/>
          <w:rFonts w:hint="cs"/>
          <w:rtl/>
        </w:rPr>
        <w:t>אהרן</w:t>
      </w:r>
      <w:r w:rsidRPr="004A7230">
        <w:rPr>
          <w:rStyle w:val="afffff2"/>
          <w:rtl/>
        </w:rPr>
        <w:t>.</w:t>
      </w:r>
    </w:p>
    <w:p w14:paraId="483B981A" w14:textId="4B1DA45D" w:rsidR="00B93B58" w:rsidRPr="006F178A" w:rsidRDefault="00B93B58" w:rsidP="004A7230">
      <w:pPr>
        <w:pStyle w:val="afffd"/>
        <w:jc w:val="both"/>
        <w:rPr>
          <w:rtl/>
        </w:rPr>
      </w:pPr>
      <w:ins w:id="9849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בקדשי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>.</w:t>
      </w:r>
      <w:r w:rsidR="004A7230">
        <w:rPr>
          <w:rFonts w:hint="cs"/>
          <w:rtl/>
        </w:rPr>
        <w:t xml:space="preserve"> - </w:t>
      </w:r>
      <w:r w:rsidRPr="004A7230">
        <w:rPr>
          <w:rStyle w:val="affff8"/>
          <w:rFonts w:hint="cs"/>
          <w:rtl/>
        </w:rPr>
        <w:t>'כל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זכר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בבני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אהרן</w:t>
      </w:r>
      <w:r w:rsidRPr="004A7230">
        <w:rPr>
          <w:rStyle w:val="affff8"/>
          <w:rtl/>
        </w:rPr>
        <w:t xml:space="preserve"> </w:t>
      </w:r>
      <w:r w:rsidRPr="004A7230">
        <w:rPr>
          <w:rStyle w:val="affff8"/>
          <w:rFonts w:hint="cs"/>
          <w:rtl/>
        </w:rPr>
        <w:t>יאכלנה</w:t>
      </w:r>
      <w:r w:rsidRPr="004A7230">
        <w:rPr>
          <w:rStyle w:val="affff8"/>
          <w:rtl/>
        </w:rPr>
        <w:t>'.</w:t>
      </w:r>
    </w:p>
    <w:p w14:paraId="582A8A75" w14:textId="674FECD1" w:rsidR="00C230CF" w:rsidRPr="00C230CF" w:rsidRDefault="00B93B58" w:rsidP="00C230CF">
      <w:pPr>
        <w:rPr>
          <w:rtl/>
        </w:rPr>
      </w:pPr>
      <w:r w:rsidRPr="00C230CF">
        <w:rPr>
          <w:rFonts w:cs="BA Vilna Bold" w:hint="cs"/>
          <w:rtl/>
        </w:rPr>
        <w:t>ומה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בין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איש</w:t>
      </w:r>
      <w:r w:rsidRPr="00C230CF">
        <w:rPr>
          <w:rtl/>
        </w:rPr>
        <w:t xml:space="preserve"> </w:t>
      </w:r>
      <w:r w:rsidR="00C230CF" w:rsidRPr="00C230CF">
        <w:rPr>
          <w:rFonts w:hint="cs"/>
          <w:rtl/>
        </w:rPr>
        <w:t xml:space="preserve">- </w:t>
      </w:r>
      <w:r w:rsidRPr="00C230CF">
        <w:rPr>
          <w:rFonts w:hint="cs"/>
          <w:rtl/>
        </w:rPr>
        <w:t>'איש'</w:t>
      </w:r>
      <w:r w:rsidRPr="00C230CF">
        <w:rPr>
          <w:rtl/>
        </w:rPr>
        <w:t xml:space="preserve"> </w:t>
      </w:r>
      <w:r w:rsidRPr="00C230CF">
        <w:rPr>
          <w:rStyle w:val="affff8"/>
          <w:rFonts w:hint="cs"/>
          <w:rtl/>
        </w:rPr>
        <w:t>'והצרוע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אשר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בו'</w:t>
      </w:r>
      <w:r w:rsidRPr="00C230CF">
        <w:rPr>
          <w:rFonts w:hint="cs"/>
          <w:rtl/>
        </w:rPr>
        <w:t xml:space="preserve"> </w:t>
      </w:r>
      <w:r w:rsidR="00C230CF" w:rsidRPr="00C230CF">
        <w:rPr>
          <w:rFonts w:hint="cs"/>
          <w:rtl/>
        </w:rPr>
        <w:t xml:space="preserve">- </w:t>
      </w:r>
      <w:r w:rsidRPr="00C230CF">
        <w:rPr>
          <w:rFonts w:hint="cs"/>
          <w:rtl/>
        </w:rPr>
        <w:t xml:space="preserve">אפי' אשה </w:t>
      </w:r>
    </w:p>
    <w:p w14:paraId="608AE5B3" w14:textId="77777777" w:rsidR="00F07A5B" w:rsidRPr="00F07A5B" w:rsidRDefault="00B93B58" w:rsidP="00C230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0875B51F" w14:textId="5F0F144E" w:rsidR="00B93B58" w:rsidRPr="00C230CF" w:rsidRDefault="00B93B58" w:rsidP="00C230CF">
      <w:pPr>
        <w:rPr>
          <w:rtl/>
        </w:rPr>
      </w:pPr>
      <w:r w:rsidRPr="00C230CF">
        <w:rPr>
          <w:rFonts w:hint="cs"/>
          <w:rtl/>
        </w:rPr>
        <w:t>דאיש לענין למטה איש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פורע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וכו</w:t>
      </w:r>
      <w:r w:rsidRPr="00C230CF">
        <w:rPr>
          <w:rtl/>
        </w:rPr>
        <w:t>'.</w:t>
      </w:r>
    </w:p>
    <w:p w14:paraId="0426ED09" w14:textId="601A7C19" w:rsidR="00B93B58" w:rsidRPr="00C230CF" w:rsidRDefault="00B93B58" w:rsidP="00C230CF">
      <w:pPr>
        <w:rPr>
          <w:rtl/>
        </w:rPr>
      </w:pPr>
      <w:r w:rsidRPr="00C230CF">
        <w:rPr>
          <w:rFonts w:cs="BA Vilna Bold" w:hint="cs"/>
          <w:rtl/>
        </w:rPr>
        <w:t>איש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מדיר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את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בנו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בנזיר</w:t>
      </w:r>
      <w:r w:rsidRPr="00C230CF">
        <w:rPr>
          <w:rFonts w:cs="BA Vilna Bold"/>
          <w:rtl/>
        </w:rPr>
        <w:t>,</w:t>
      </w:r>
      <w:r w:rsidRPr="00C230CF">
        <w:rPr>
          <w:rtl/>
        </w:rPr>
        <w:t xml:space="preserve"> </w:t>
      </w:r>
      <w:r w:rsidR="00C230CF" w:rsidRPr="00C230CF">
        <w:rPr>
          <w:rStyle w:val="affffc"/>
          <w:rFonts w:hint="cs"/>
          <w:rtl/>
        </w:rPr>
        <w:t xml:space="preserve"> רי''ו</w:t>
      </w:r>
      <w:r w:rsidRPr="00C230CF">
        <w:rPr>
          <w:rStyle w:val="affffc"/>
          <w:rtl/>
        </w:rPr>
        <w:t>: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הלכה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היא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בנזיר</w:t>
      </w:r>
      <w:r w:rsidRPr="00C230CF">
        <w:rPr>
          <w:rtl/>
        </w:rPr>
        <w:t>.</w:t>
      </w:r>
    </w:p>
    <w:p w14:paraId="623E069E" w14:textId="4C2FCB35" w:rsidR="00B93B58" w:rsidRPr="006F178A" w:rsidRDefault="00C230CF" w:rsidP="00B93B58">
      <w:pPr>
        <w:rPr>
          <w:rtl/>
        </w:rPr>
      </w:pPr>
      <w:r w:rsidRPr="00C230CF">
        <w:rPr>
          <w:rFonts w:cs="BA Vilna Bold" w:hint="cs"/>
          <w:rtl/>
        </w:rPr>
        <w:t>איש מגלח על נזירות אביו</w:t>
      </w:r>
      <w:r>
        <w:rPr>
          <w:rFonts w:hint="cs"/>
          <w:rtl/>
        </w:rPr>
        <w:t xml:space="preserve"> </w:t>
      </w:r>
      <w:r w:rsidRPr="00C230CF">
        <w:rPr>
          <w:rStyle w:val="affffc"/>
          <w:rFonts w:hint="cs"/>
          <w:rtl/>
        </w:rPr>
        <w:t>רי''ו</w:t>
      </w:r>
      <w:r w:rsidR="00B93B58" w:rsidRPr="00C230CF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הלכה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בנזיר</w:t>
      </w:r>
      <w:r w:rsidR="00B93B58" w:rsidRPr="006F178A">
        <w:rPr>
          <w:rtl/>
        </w:rPr>
        <w:t>.</w:t>
      </w:r>
    </w:p>
    <w:p w14:paraId="5E4673AB" w14:textId="59E60399" w:rsidR="00B93B58" w:rsidRPr="006F178A" w:rsidRDefault="00C230CF" w:rsidP="00C230CF">
      <w:pPr>
        <w:rPr>
          <w:rtl/>
        </w:rPr>
      </w:pPr>
      <w:r w:rsidRPr="00C230CF">
        <w:rPr>
          <w:rFonts w:cs="BA Vilna Bold" w:hint="cs"/>
          <w:rtl/>
        </w:rPr>
        <w:t>איש מקדש את בתו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ד'</w:t>
      </w:r>
      <w:r w:rsidR="00B93B58" w:rsidRPr="00C230CF">
        <w:rPr>
          <w:rStyle w:val="affff8"/>
          <w:rFonts w:hint="cs"/>
          <w:rtl/>
        </w:rPr>
        <w:t>את</w:t>
      </w:r>
      <w:r w:rsidR="00B93B58" w:rsidRPr="00C230CF">
        <w:rPr>
          <w:rStyle w:val="affff8"/>
          <w:rtl/>
        </w:rPr>
        <w:t xml:space="preserve"> </w:t>
      </w:r>
      <w:r w:rsidR="00B93B58" w:rsidRPr="00C230CF">
        <w:rPr>
          <w:rStyle w:val="affff8"/>
          <w:rFonts w:hint="cs"/>
          <w:rtl/>
        </w:rPr>
        <w:t>בתי</w:t>
      </w:r>
      <w:r w:rsidR="00B93B58" w:rsidRPr="00C230CF">
        <w:rPr>
          <w:rStyle w:val="affff8"/>
          <w:rtl/>
        </w:rPr>
        <w:t xml:space="preserve"> </w:t>
      </w:r>
      <w:r w:rsidR="00B93B58" w:rsidRPr="00C230CF">
        <w:rPr>
          <w:rStyle w:val="affff8"/>
          <w:rFonts w:hint="cs"/>
          <w:rtl/>
        </w:rPr>
        <w:t>נתתי</w:t>
      </w:r>
      <w:r w:rsidR="00B93B58" w:rsidRPr="00C230CF">
        <w:rPr>
          <w:rStyle w:val="affff8"/>
          <w:rtl/>
        </w:rPr>
        <w:t xml:space="preserve"> </w:t>
      </w:r>
      <w:r w:rsidR="00B93B58" w:rsidRPr="00C230CF">
        <w:rPr>
          <w:rStyle w:val="affff8"/>
          <w:rFonts w:hint="cs"/>
          <w:rtl/>
        </w:rPr>
        <w:t>לאיש</w:t>
      </w:r>
      <w:r w:rsidR="00B93B58" w:rsidRPr="00C230CF">
        <w:rPr>
          <w:rStyle w:val="affff8"/>
          <w:rtl/>
        </w:rPr>
        <w:t xml:space="preserve"> </w:t>
      </w:r>
      <w:r w:rsidR="00B93B58" w:rsidRPr="00C230CF">
        <w:rPr>
          <w:rStyle w:val="affff8"/>
          <w:rFonts w:hint="cs"/>
          <w:rtl/>
        </w:rPr>
        <w:t>הזה</w:t>
      </w:r>
      <w:r w:rsidR="00B93B58" w:rsidRPr="006F178A">
        <w:rPr>
          <w:rtl/>
        </w:rPr>
        <w:t>.</w:t>
      </w:r>
    </w:p>
    <w:p w14:paraId="0791BE6B" w14:textId="5198C1FC" w:rsidR="00B93B58" w:rsidRPr="006F178A" w:rsidRDefault="00B93B58" w:rsidP="00C230CF">
      <w:pPr>
        <w:pStyle w:val="afffd"/>
        <w:jc w:val="both"/>
        <w:rPr>
          <w:rtl/>
        </w:rPr>
      </w:pPr>
      <w:ins w:id="9850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>,</w:t>
      </w:r>
      <w:r w:rsidR="00C230CF">
        <w:rPr>
          <w:rFonts w:hint="cs"/>
          <w:rtl/>
        </w:rPr>
        <w:t xml:space="preserve"> </w:t>
      </w:r>
      <w:r w:rsidR="00C230CF" w:rsidRPr="00C230CF">
        <w:rPr>
          <w:rStyle w:val="affff8"/>
          <w:rFonts w:hint="cs"/>
          <w:rtl/>
        </w:rPr>
        <w:t>ד</w:t>
      </w:r>
      <w:r w:rsidRPr="00C230CF">
        <w:rPr>
          <w:rStyle w:val="affff8"/>
          <w:rFonts w:hint="cs"/>
          <w:rtl/>
        </w:rPr>
        <w:t>'כי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ימכור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איש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את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rtl/>
        </w:rPr>
        <w:t>בתו'</w:t>
      </w:r>
      <w:r w:rsidRPr="006F178A">
        <w:rPr>
          <w:rtl/>
        </w:rPr>
        <w:t>.</w:t>
      </w:r>
    </w:p>
    <w:p w14:paraId="7978A446" w14:textId="22C18802" w:rsidR="00B93B58" w:rsidRPr="00C230CF" w:rsidRDefault="00B93B58" w:rsidP="00C230CF">
      <w:pPr>
        <w:rPr>
          <w:rStyle w:val="afffff2"/>
          <w:rtl/>
        </w:rPr>
      </w:pPr>
      <w:r w:rsidRPr="00C230CF">
        <w:rPr>
          <w:rFonts w:cs="BA Vilna Bold" w:hint="cs"/>
          <w:rtl/>
        </w:rPr>
        <w:t>האיש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נסקל</w:t>
      </w:r>
      <w:r w:rsidRPr="00C230CF">
        <w:rPr>
          <w:rFonts w:cs="BA Vilna Bold"/>
          <w:rtl/>
        </w:rPr>
        <w:t xml:space="preserve"> </w:t>
      </w:r>
      <w:r w:rsidRPr="00C230CF">
        <w:rPr>
          <w:rFonts w:cs="BA Vilna Bold" w:hint="cs"/>
          <w:rtl/>
        </w:rPr>
        <w:t>ערום</w:t>
      </w:r>
      <w:r w:rsidRPr="00C230CF">
        <w:rPr>
          <w:rtl/>
        </w:rPr>
        <w:t>'.</w:t>
      </w:r>
      <w:r w:rsidR="00C230CF" w:rsidRPr="00C230CF">
        <w:rPr>
          <w:rStyle w:val="affff8"/>
          <w:rFonts w:hint="cs"/>
          <w:rtl/>
        </w:rPr>
        <w:t xml:space="preserve"> </w:t>
      </w:r>
      <w:r w:rsidRPr="00C230CF">
        <w:rPr>
          <w:rStyle w:val="affff8"/>
          <w:rFonts w:hint="cs"/>
          <w:rtl/>
        </w:rPr>
        <w:t>'ורגמו אותו'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בלא</w:t>
      </w:r>
      <w:r w:rsidRPr="00C230CF">
        <w:rPr>
          <w:rtl/>
        </w:rPr>
        <w:t xml:space="preserve"> </w:t>
      </w:r>
      <w:r w:rsidRPr="00C230CF">
        <w:rPr>
          <w:rFonts w:hint="cs"/>
          <w:rtl/>
        </w:rPr>
        <w:t>כסותו</w:t>
      </w:r>
      <w:r w:rsidRPr="00C230CF">
        <w:rPr>
          <w:rtl/>
        </w:rPr>
        <w:t>,</w:t>
      </w:r>
      <w:r w:rsidRPr="00C230CF">
        <w:rPr>
          <w:rStyle w:val="afffff2"/>
          <w:rtl/>
        </w:rPr>
        <w:t xml:space="preserve"> </w:t>
      </w:r>
      <w:r w:rsidRPr="00C230CF">
        <w:rPr>
          <w:rStyle w:val="afffff2"/>
          <w:rFonts w:hint="cs"/>
          <w:rtl/>
        </w:rPr>
        <w:t>ולא</w:t>
      </w:r>
      <w:r w:rsidRPr="00C230CF">
        <w:rPr>
          <w:rStyle w:val="afffff2"/>
          <w:rtl/>
        </w:rPr>
        <w:t xml:space="preserve"> </w:t>
      </w:r>
      <w:r w:rsidRPr="00C230CF">
        <w:rPr>
          <w:rStyle w:val="afffff2"/>
          <w:rFonts w:hint="cs"/>
          <w:rtl/>
        </w:rPr>
        <w:t>אותה</w:t>
      </w:r>
      <w:r w:rsidRPr="00C230CF">
        <w:rPr>
          <w:rStyle w:val="afffff2"/>
          <w:rtl/>
        </w:rPr>
        <w:t xml:space="preserve"> </w:t>
      </w:r>
      <w:r w:rsidRPr="00C230CF">
        <w:rPr>
          <w:rStyle w:val="afffff2"/>
          <w:rFonts w:hint="cs"/>
          <w:rtl/>
        </w:rPr>
        <w:t>בלא</w:t>
      </w:r>
      <w:r w:rsidRPr="00C230CF">
        <w:rPr>
          <w:rStyle w:val="afffff2"/>
          <w:rtl/>
        </w:rPr>
        <w:t xml:space="preserve"> </w:t>
      </w:r>
      <w:r w:rsidRPr="00C230CF">
        <w:rPr>
          <w:rStyle w:val="afffff2"/>
          <w:rFonts w:hint="cs"/>
          <w:rtl/>
        </w:rPr>
        <w:t>כסותה</w:t>
      </w:r>
      <w:r w:rsidRPr="00C230CF">
        <w:rPr>
          <w:rStyle w:val="afffff2"/>
          <w:rtl/>
        </w:rPr>
        <w:t>.</w:t>
      </w:r>
    </w:p>
    <w:p w14:paraId="4D8CBED7" w14:textId="3740E510" w:rsidR="00B93B58" w:rsidRPr="006F178A" w:rsidRDefault="00B93B58" w:rsidP="00C230CF">
      <w:pPr>
        <w:pStyle w:val="afffd"/>
        <w:jc w:val="both"/>
        <w:rPr>
          <w:rtl/>
        </w:rPr>
      </w:pPr>
      <w:ins w:id="9851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נתלה</w:t>
      </w:r>
      <w:r w:rsidRPr="006F178A">
        <w:rPr>
          <w:rtl/>
        </w:rPr>
        <w:t>.</w:t>
      </w:r>
      <w:r w:rsidR="00C230CF">
        <w:rPr>
          <w:rStyle w:val="affff8"/>
          <w:rFonts w:hint="cs"/>
          <w:rtl/>
        </w:rPr>
        <w:t xml:space="preserve"> </w:t>
      </w:r>
      <w:r w:rsidRPr="0063694C">
        <w:rPr>
          <w:rStyle w:val="affff8"/>
          <w:rFonts w:hint="cs"/>
          <w:rtl/>
        </w:rPr>
        <w:t>'ותלית</w:t>
      </w:r>
      <w:r w:rsidRPr="0063694C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b/>
          <w:bCs/>
          <w:rtl/>
        </w:rPr>
        <w:t>אותו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על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עץ'</w:t>
      </w:r>
    </w:p>
    <w:p w14:paraId="3FB549B2" w14:textId="3CC953D3" w:rsidR="00B93B58" w:rsidRPr="006F178A" w:rsidRDefault="00B93B58" w:rsidP="00C230CF">
      <w:pPr>
        <w:pStyle w:val="afffd"/>
        <w:jc w:val="both"/>
        <w:rPr>
          <w:rtl/>
        </w:rPr>
      </w:pPr>
      <w:ins w:id="9852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בגניבתו</w:t>
      </w:r>
      <w:r w:rsidRPr="006F178A">
        <w:rPr>
          <w:rtl/>
        </w:rPr>
        <w:t>,</w:t>
      </w:r>
      <w:r w:rsidR="00C230CF">
        <w:rPr>
          <w:rStyle w:val="affff8"/>
          <w:rFonts w:hint="cs"/>
          <w:rtl/>
        </w:rPr>
        <w:t xml:space="preserve"> ד</w:t>
      </w:r>
      <w:r w:rsidRPr="003215F9">
        <w:rPr>
          <w:rStyle w:val="affff8"/>
          <w:rFonts w:hint="cs"/>
          <w:rtl/>
        </w:rPr>
        <w:t>'</w:t>
      </w:r>
      <w:r w:rsidRPr="00C230CF">
        <w:rPr>
          <w:rStyle w:val="affff8"/>
          <w:rFonts w:hint="cs"/>
          <w:rtl/>
        </w:rPr>
        <w:t>ונמכר</w:t>
      </w:r>
      <w:r w:rsidRPr="00C230CF">
        <w:rPr>
          <w:rStyle w:val="affff8"/>
          <w:rtl/>
        </w:rPr>
        <w:t xml:space="preserve"> </w:t>
      </w:r>
      <w:r w:rsidRPr="00C230CF">
        <w:rPr>
          <w:rStyle w:val="affff8"/>
          <w:rFonts w:hint="cs"/>
          <w:b/>
          <w:bCs/>
          <w:rtl/>
        </w:rPr>
        <w:t>בגניבתו'</w:t>
      </w:r>
      <w:r w:rsidRPr="00C230C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C230CF">
        <w:rPr>
          <w:rStyle w:val="afffff2"/>
          <w:rFonts w:hint="cs"/>
          <w:rtl/>
        </w:rPr>
        <w:t>ולא</w:t>
      </w:r>
      <w:r w:rsidRPr="00C230CF">
        <w:rPr>
          <w:rStyle w:val="afffff2"/>
          <w:rtl/>
        </w:rPr>
        <w:t xml:space="preserve"> </w:t>
      </w:r>
      <w:r w:rsidRPr="00C230CF">
        <w:rPr>
          <w:rStyle w:val="afffff2"/>
          <w:rFonts w:hint="cs"/>
          <w:rtl/>
        </w:rPr>
        <w:t>בגניבתה</w:t>
      </w:r>
      <w:r w:rsidRPr="00C230CF">
        <w:rPr>
          <w:rStyle w:val="afffff2"/>
          <w:rtl/>
        </w:rPr>
        <w:t>.</w:t>
      </w:r>
    </w:p>
    <w:p w14:paraId="28D90762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055501F9" w14:textId="782D1817" w:rsidR="00B93B58" w:rsidRPr="0059138D" w:rsidRDefault="00B93B58" w:rsidP="00E24454">
      <w:pPr>
        <w:pStyle w:val="Hadran"/>
        <w:rPr>
          <w:rFonts w:cs="BA Vilna Bold"/>
          <w:bCs w:val="0"/>
        </w:rPr>
        <w:pPrChange w:id="91291" w:author="Claude" w:date="2026-10-08T08:34:51Z">
          <w:pPr>
            <w:pStyle w:val="afffb"/>
            <w:rPr>
              <w:rFonts w:cs="BA Vilna Bold"/>
              <w:bCs w:val="0"/>
            </w:r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היה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נוטל</w:t>
      </w:r>
      <w:r w:rsidRPr="0059138D">
        <w:rPr>
          <w:rFonts w:cs="BA Vilna Bold"/>
          <w:bCs w:val="0"/>
          <w:sz w:val="20"/>
          <w:rtl/>
        </w:rPr>
        <w:t>.</w:t>
      </w:r>
    </w:p>
    <w:p w14:paraId="293954B9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56" w:author="Claude" w:date="2026-10-07T09:24:33Z"/>
          <w:sz w:val="20"/>
          <w:rtl/>
        </w:rPr>
      </w:pPr>
      <w:del w:id="41255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רביעי </w:delText>
        </w:r>
      </w:del>
    </w:p>
    <w:p w14:paraId="1773F794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59" w:author="Claude" w:date="2026-10-07T09:24:33Z"/>
          <w:sz w:val="20"/>
          <w:rtl/>
        </w:rPr>
      </w:pPr>
      <w:del w:id="41257" w:author="Claude" w:date="2026-10-07T09:24:33Z">
        <w:r w:rsidRPr="006F178A">
          <w:rPr>
            <w:sz w:val="20"/>
            <w:rtl/>
          </w:rPr>
          <w:delText xml:space="preserve">אר</w:delText>
        </w:r>
      </w:del>
      <w:del w:id="41258" w:author="Claude" w:date="2026-10-07T09:24:33Z">
        <w:r w:rsidRPr="006F178A">
          <w:rPr>
            <w:rFonts w:hint="cs"/>
            <w:sz w:val="20"/>
            <w:rtl/>
          </w:rPr>
          <w:delText xml:space="preserve">וסה ושומרת יבם </w:delText>
        </w:r>
      </w:del>
    </w:p>
    <w:p w14:paraId="56EDAF59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>כג: - כז:</w:t>
      </w:r>
    </w:p>
    <w:p>
      <w:pPr>
        <w:pStyle w:val="PetichatPerek"/>
        <w:rPr>
          <w:ins w:id="41254" w:author="Claude" w:date="2026-10-07T09:24:33Z"/>
        </w:rPr>
      </w:pPr>
      <w:ins w:id="41253" w:author="Claude" w:date="2026-10-07T09:24:33Z">
        <w:r>
          <w:rPr>
            <w:rFonts w:hint="cs"/>
            <w:sz w:val="20"/>
            <w:rtl/>
          </w:rPr>
          <w:t xml:space="preserve">פרק רביעי</w:t>
        </w:r>
        <w:r>
          <w:rPr>
            <w:rFonts w:hint="cs"/>
            <w:sz w:val="20"/>
            <w:rtl/>
          </w:rPr>
          <w:t xml:space="preserve"> - </w:t>
        </w:r>
        <w:r>
          <w:rPr>
            <w:sz w:val="20"/>
            <w:rtl/>
          </w:rPr>
          <w:t xml:space="preserve">ארוסה ושומרת יבם</w:t>
        </w:r>
      </w:ins>
    </w:p>
    <w:p>
      <w:pPr>
        <w:pStyle w:val="afffff"/>
        <w:rPr>
          <w:ins w:id="20006" w:author="קלוד" w:date="2026-10-06T10:43:50Z"/>
        </w:rPr>
      </w:pPr>
      <w:ins w:id="20005" w:author="קלוד" w:date="2026-10-06T10:43:50Z">
        <w:r>
          <w:t xml:space="preserve">משנה א</w:t>
        </w:r>
      </w:ins>
    </w:p>
    <w:p w14:paraId="232379AD" w14:textId="201B3FF3" w:rsidR="00B93B58" w:rsidRPr="006F178A" w:rsidRDefault="00B93B58" w:rsidP="00E375C5">
      <w:pPr>
        <w:pStyle w:val="afff5"/>
        <w:spacing w:before="120"/>
        <w:jc w:val="center"/>
        <w:rPr>
          <w:rtl/>
        </w:rPr>
        <w:pPrChange w:id="90017" w:author="קלוד" w:date="2026-10-08T12:08:16Z">
          <w:pPr>
            <w:pStyle w:val="afff5"/>
            <w:jc w:val="center"/>
          </w:pPr>
        </w:pPrChange>
      </w:pPr>
      <w:r w:rsidRPr="006F178A">
        <w:rPr>
          <w:rtl/>
        </w:rPr>
        <w:t>אר</w:t>
      </w:r>
      <w:r w:rsidRPr="006F178A">
        <w:rPr>
          <w:rFonts w:hint="cs"/>
          <w:rtl/>
        </w:rPr>
        <w:t>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,</w:t>
      </w:r>
    </w:p>
    <w:p w14:paraId="22FF9C85" w14:textId="3342F652" w:rsidR="00B93B58" w:rsidRPr="00846579" w:rsidRDefault="00B93B58" w:rsidP="00B93B58">
      <w:pPr>
        <w:pStyle w:val="afff5"/>
        <w:rPr>
          <w:rtl/>
        </w:rPr>
      </w:pPr>
      <w:r w:rsidRPr="00E375C5">
        <w:rPr>
          <w:rStyle w:val="TanaimMishna"/>
          <w:rFonts w:hint="eastAsia"/>
          <w:rtl/>
          <w:rPrChange w:id="20087" w:author="קלוד" w:date="2026-10-06T10:10:25Z">
            <w:rPr>
              <w:rStyle w:val="affffc"/>
              <w:rFonts w:hint="eastAsia"/>
              <w:rtl/>
            </w:rPr>
          </w:rPrChange>
        </w:rPr>
        <w:t>שנא</w:t>
      </w:r>
      <w:r w:rsidR="00E375C5">
        <w:rPr>
          <w:rStyle w:val="TanaimMishna"/>
          <w:rFonts w:hint="cs"/>
          <w:rtl/>
          <w:rPrChange w:id="20088" w:author="קלוד" w:date="2026-10-06T10:10:25Z">
            <w:rPr>
              <w:rStyle w:val="affffc"/>
              <w:rFonts w:hint="cs"/>
              <w:rtl/>
            </w:rPr>
          </w:rPrChange>
        </w:rPr>
        <w:t>'</w:t>
      </w:r>
      <w:r w:rsidRPr="00E375C5">
        <w:rPr>
          <w:rStyle w:val="TanaimMishna"/>
          <w:rtl/>
          <w:rPrChange w:id="20089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E375C5">
        <w:rPr>
          <w:rStyle w:val="affff8"/>
          <w:rFonts w:hint="eastAsia"/>
          <w:rtl/>
        </w:rPr>
        <w:t>אשר</w:t>
      </w:r>
      <w:r w:rsidRPr="00E375C5">
        <w:rPr>
          <w:rStyle w:val="affff8"/>
          <w:rtl/>
        </w:rPr>
        <w:t xml:space="preserve"> </w:t>
      </w:r>
      <w:r w:rsidRPr="00E375C5">
        <w:rPr>
          <w:rStyle w:val="affff8"/>
          <w:rFonts w:hint="eastAsia"/>
          <w:rtl/>
        </w:rPr>
        <w:t>תשטה</w:t>
      </w:r>
      <w:r w:rsidRPr="00E375C5">
        <w:rPr>
          <w:rStyle w:val="affff8"/>
          <w:rtl/>
        </w:rPr>
        <w:t xml:space="preserve"> </w:t>
      </w:r>
      <w:r w:rsidRPr="00E375C5">
        <w:rPr>
          <w:rStyle w:val="affff8"/>
          <w:rFonts w:hint="eastAsia"/>
          <w:rtl/>
        </w:rPr>
        <w:t>אשה</w:t>
      </w:r>
      <w:r w:rsidRPr="00E375C5">
        <w:rPr>
          <w:rStyle w:val="affff8"/>
          <w:rtl/>
        </w:rPr>
        <w:t xml:space="preserve"> </w:t>
      </w:r>
      <w:r w:rsidRPr="00E375C5">
        <w:rPr>
          <w:rStyle w:val="affff8"/>
          <w:rFonts w:hint="eastAsia"/>
          <w:rtl/>
        </w:rPr>
        <w:t>תחת</w:t>
      </w:r>
      <w:r w:rsidRPr="00E375C5">
        <w:rPr>
          <w:rStyle w:val="affff8"/>
          <w:rtl/>
        </w:rPr>
        <w:t xml:space="preserve"> </w:t>
      </w:r>
      <w:r w:rsidRPr="00E375C5">
        <w:rPr>
          <w:rStyle w:val="affff8"/>
          <w:rFonts w:hint="eastAsia"/>
          <w:rtl/>
        </w:rPr>
        <w:t>אישה</w:t>
      </w:r>
      <w:r w:rsidRPr="00E375C5">
        <w:rPr>
          <w:rStyle w:val="affff8"/>
          <w:rtl/>
        </w:rPr>
        <w:t xml:space="preserve">, </w:t>
      </w:r>
      <w:r w:rsidRPr="00846579">
        <w:rPr>
          <w:rFonts w:hint="eastAsia"/>
          <w:rtl/>
        </w:rPr>
        <w:t>פרט</w:t>
      </w:r>
      <w:r w:rsidRPr="00846579">
        <w:rPr>
          <w:rtl/>
        </w:rPr>
        <w:t xml:space="preserve"> </w:t>
      </w:r>
      <w:r w:rsidRPr="00846579">
        <w:rPr>
          <w:rFonts w:hint="eastAsia"/>
          <w:rtl/>
        </w:rPr>
        <w:t>לארוסה</w:t>
      </w:r>
      <w:r w:rsidRPr="00846579">
        <w:rPr>
          <w:rtl/>
        </w:rPr>
        <w:t xml:space="preserve"> </w:t>
      </w:r>
      <w:r w:rsidRPr="00846579">
        <w:rPr>
          <w:rFonts w:hint="eastAsia"/>
          <w:rtl/>
        </w:rPr>
        <w:t>ושומרת</w:t>
      </w:r>
      <w:r w:rsidRPr="00846579">
        <w:rPr>
          <w:rtl/>
        </w:rPr>
        <w:t xml:space="preserve"> </w:t>
      </w:r>
      <w:r w:rsidRPr="00846579">
        <w:rPr>
          <w:rFonts w:hint="eastAsia"/>
          <w:rtl/>
        </w:rPr>
        <w:t>יבם</w:t>
      </w:r>
      <w:r w:rsidRPr="00846579">
        <w:rPr>
          <w:rtl/>
        </w:rPr>
        <w:t>.</w:t>
      </w:r>
    </w:p>
    <w:p w14:paraId="43245669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כד</w:t>
      </w:r>
      <w:r w:rsidRPr="006F178A">
        <w:rPr>
          <w:rFonts w:cs="FontbitDavid" w:hint="cs"/>
          <w:rtl/>
        </w:rPr>
        <w:t>.</w:t>
      </w:r>
    </w:p>
    <w:p>
      <w:pPr>
        <w:pStyle w:val="afffff"/>
        <w:rPr>
          <w:ins w:id="20008" w:author="קלוד" w:date="2026-10-06T10:43:50Z"/>
        </w:rPr>
      </w:pPr>
      <w:ins w:id="20007" w:author="קלוד" w:date="2026-10-06T10:43:50Z">
        <w:r>
          <w:t xml:space="preserve">משנה א</w:t>
        </w:r>
      </w:ins>
    </w:p>
    <w:p w14:paraId="6413C78B" w14:textId="165A51E2" w:rsidR="00B93B58" w:rsidRPr="006F178A" w:rsidRDefault="00B93B58" w:rsidP="00E375C5">
      <w:pPr>
        <w:pStyle w:val="afff5"/>
        <w:spacing w:after="60"/>
        <w:rPr>
          <w:rtl/>
        </w:rPr>
      </w:pPr>
      <w:r w:rsidRPr="006F178A">
        <w:rPr>
          <w:rFonts w:hint="cs"/>
          <w:b/>
          <w:rtl/>
          <w:rPrChange w:id="40054" w:author="Claude" w:date="2026-10-06T13:34:15Z">
            <w:rPr>
              <w:rFonts w:hint="cs"/>
              <w:b/>
              <w:sz w:val="20"/>
              <w:rtl/>
            </w:rPr>
          </w:rPrChange>
        </w:rPr>
        <w:t>אלמנה</w:t>
      </w:r>
      <w:r w:rsidRPr="006F178A">
        <w:rPr>
          <w:b/>
          <w:rtl/>
          <w:rPrChange w:id="40055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56" w:author="Claude" w:date="2026-10-06T13:34:15Z">
            <w:rPr>
              <w:rFonts w:hint="cs"/>
              <w:b/>
              <w:sz w:val="20"/>
              <w:rtl/>
            </w:rPr>
          </w:rPrChange>
        </w:rPr>
        <w:t>לכה</w:t>
      </w:r>
      <w:r w:rsidR="00E375C5">
        <w:rPr>
          <w:rFonts w:hint="cs"/>
          <w:b/>
          <w:rtl/>
          <w:rPrChange w:id="40057" w:author="Claude" w:date="2026-10-06T13:34:15Z">
            <w:rPr>
              <w:rFonts w:hint="cs"/>
              <w:b/>
              <w:sz w:val="20"/>
              <w:rtl/>
            </w:rPr>
          </w:rPrChange>
        </w:rPr>
        <w:t>"ג</w:t>
      </w:r>
      <w:r w:rsidRPr="006F178A">
        <w:rPr>
          <w:b/>
          <w:rtl/>
          <w:rPrChange w:id="40058" w:author="Claude" w:date="2026-10-06T13:34:15Z">
            <w:rPr>
              <w:b/>
              <w:sz w:val="20"/>
              <w:rtl/>
            </w:rPr>
          </w:rPrChange>
        </w:rPr>
        <w:t xml:space="preserve">, </w:t>
      </w:r>
      <w:r w:rsidRPr="006F178A">
        <w:rPr>
          <w:rFonts w:hint="cs"/>
          <w:b/>
          <w:rtl/>
          <w:rPrChange w:id="40059" w:author="Claude" w:date="2026-10-06T13:34:15Z">
            <w:rPr>
              <w:rFonts w:hint="cs"/>
              <w:b/>
              <w:sz w:val="20"/>
              <w:rtl/>
            </w:rPr>
          </w:rPrChange>
        </w:rPr>
        <w:t>גרושה</w:t>
      </w:r>
      <w:r w:rsidRPr="006F178A">
        <w:rPr>
          <w:b/>
          <w:rtl/>
          <w:rPrChange w:id="4006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61" w:author="Claude" w:date="2026-10-06T13:34:15Z">
            <w:rPr>
              <w:rFonts w:hint="cs"/>
              <w:b/>
              <w:sz w:val="20"/>
              <w:rtl/>
            </w:rPr>
          </w:rPrChange>
        </w:rPr>
        <w:t>וחלוצה</w:t>
      </w:r>
      <w:r w:rsidRPr="006F178A">
        <w:rPr>
          <w:b/>
          <w:rtl/>
          <w:rPrChange w:id="4006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63" w:author="Claude" w:date="2026-10-06T13:34:15Z">
            <w:rPr>
              <w:rFonts w:hint="cs"/>
              <w:b/>
              <w:sz w:val="20"/>
              <w:rtl/>
            </w:rPr>
          </w:rPrChange>
        </w:rPr>
        <w:t>לכהן</w:t>
      </w:r>
      <w:r w:rsidRPr="006F178A">
        <w:rPr>
          <w:b/>
          <w:rtl/>
          <w:rPrChange w:id="4006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65" w:author="Claude" w:date="2026-10-06T13:34:15Z">
            <w:rPr>
              <w:rFonts w:hint="cs"/>
              <w:b/>
              <w:sz w:val="20"/>
              <w:rtl/>
            </w:rPr>
          </w:rPrChange>
        </w:rPr>
        <w:t>הדיוט</w:t>
      </w:r>
      <w:r w:rsidRPr="006F178A">
        <w:rPr>
          <w:b/>
          <w:rtl/>
          <w:rPrChange w:id="40066" w:author="Claude" w:date="2026-10-06T13:34:15Z">
            <w:rPr>
              <w:b/>
              <w:sz w:val="20"/>
              <w:rtl/>
            </w:rPr>
          </w:rPrChange>
        </w:rPr>
        <w:t xml:space="preserve">, </w:t>
      </w:r>
      <w:r w:rsidRPr="006F178A">
        <w:rPr>
          <w:rFonts w:hint="cs"/>
          <w:b/>
          <w:rtl/>
          <w:rPrChange w:id="40067" w:author="Claude" w:date="2026-10-06T13:34:15Z">
            <w:rPr>
              <w:rFonts w:hint="cs"/>
              <w:b/>
              <w:sz w:val="20"/>
              <w:rtl/>
            </w:rPr>
          </w:rPrChange>
        </w:rPr>
        <w:t>ממזרת</w:t>
      </w:r>
      <w:r w:rsidRPr="006F178A">
        <w:rPr>
          <w:b/>
          <w:rtl/>
          <w:rPrChange w:id="4006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69" w:author="Claude" w:date="2026-10-06T13:34:15Z">
            <w:rPr>
              <w:rFonts w:hint="cs"/>
              <w:b/>
              <w:sz w:val="20"/>
              <w:rtl/>
            </w:rPr>
          </w:rPrChange>
        </w:rPr>
        <w:t>ונתינה</w:t>
      </w:r>
      <w:r w:rsidRPr="006F178A">
        <w:rPr>
          <w:b/>
          <w:rtl/>
          <w:rPrChange w:id="4007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71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לישראל</w:t>
      </w:r>
      <w:r w:rsidRPr="00E375C5">
        <w:rPr>
          <w:b/>
          <w:spacing w:val="0"/>
          <w:rtl/>
          <w:rPrChange w:id="40072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E375C5">
        <w:rPr>
          <w:rFonts w:hint="cs"/>
          <w:b/>
          <w:spacing w:val="0"/>
          <w:rtl/>
          <w:rPrChange w:id="40073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ובת</w:t>
      </w:r>
      <w:r w:rsidRPr="00E375C5">
        <w:rPr>
          <w:b/>
          <w:spacing w:val="0"/>
          <w:rtl/>
          <w:rPrChange w:id="40074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75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ישראל</w:t>
      </w:r>
      <w:r w:rsidRPr="00E375C5">
        <w:rPr>
          <w:b/>
          <w:spacing w:val="0"/>
          <w:rtl/>
          <w:rPrChange w:id="40076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77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לממזר</w:t>
      </w:r>
      <w:r w:rsidRPr="00E375C5">
        <w:rPr>
          <w:b/>
          <w:spacing w:val="0"/>
          <w:rtl/>
          <w:rPrChange w:id="40078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79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ולנתין</w:t>
      </w:r>
      <w:r w:rsidRPr="00E375C5">
        <w:rPr>
          <w:b/>
          <w:spacing w:val="0"/>
          <w:rtl/>
          <w:rPrChange w:id="40080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81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לא</w:t>
      </w:r>
      <w:r w:rsidRPr="00E375C5">
        <w:rPr>
          <w:b/>
          <w:spacing w:val="0"/>
          <w:rtl/>
          <w:rPrChange w:id="40082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83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שותות</w:t>
      </w:r>
      <w:r w:rsidRPr="00E375C5">
        <w:rPr>
          <w:b/>
          <w:spacing w:val="0"/>
          <w:rtl/>
          <w:rPrChange w:id="40084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85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ולא</w:t>
      </w:r>
      <w:r w:rsidRPr="00E375C5">
        <w:rPr>
          <w:b/>
          <w:spacing w:val="0"/>
          <w:rtl/>
          <w:rPrChange w:id="40086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87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נוטלות</w:t>
      </w:r>
      <w:r w:rsidRPr="00E375C5">
        <w:rPr>
          <w:b/>
          <w:spacing w:val="0"/>
          <w:rtl/>
          <w:rPrChange w:id="40088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375C5">
        <w:rPr>
          <w:rFonts w:hint="cs"/>
          <w:b/>
          <w:spacing w:val="0"/>
          <w:rtl/>
          <w:rPrChange w:id="40089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כתובה</w:t>
      </w:r>
      <w:r w:rsidRPr="00E375C5">
        <w:rPr>
          <w:b/>
          <w:spacing w:val="0"/>
          <w:rtl/>
          <w:rPrChange w:id="40090" w:author="Claude" w:date="2026-10-06T13:34:15Z">
            <w:rPr>
              <w:b/>
              <w:spacing w:val="0"/>
              <w:sz w:val="20"/>
              <w:rtl/>
            </w:rPr>
          </w:rPrChange>
        </w:rPr>
        <w:t>.</w:t>
      </w:r>
    </w:p>
    <w:p w14:paraId="65DB11AF" w14:textId="3B443CCB" w:rsidR="00B93B58" w:rsidRPr="006F178A" w:rsidRDefault="00B93B58" w:rsidP="00E375C5">
      <w:pPr>
        <w:pStyle w:val="afff5"/>
        <w:jc w:val="center"/>
        <w:rPr>
          <w:rtl/>
        </w:rPr>
      </w:pPr>
      <w:r w:rsidRPr="006F178A">
        <w:rPr>
          <w:rFonts w:hint="cs"/>
          <w:rtl/>
        </w:rPr>
        <w:t>ואלו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:</w:t>
      </w:r>
    </w:p>
    <w:p w14:paraId="20425FE3" w14:textId="53AC3E9D" w:rsidR="00B93B58" w:rsidRPr="00E375C5" w:rsidRDefault="00B93B58" w:rsidP="00B93B58">
      <w:pPr>
        <w:pStyle w:val="afff5"/>
        <w:rPr>
          <w:spacing w:val="-4"/>
          <w:rtl/>
        </w:rPr>
      </w:pPr>
      <w:r w:rsidRPr="00E375C5">
        <w:rPr>
          <w:rFonts w:hint="cs"/>
          <w:spacing w:val="-4"/>
          <w:rtl/>
        </w:rPr>
        <w:t>האומרת</w:t>
      </w:r>
      <w:r w:rsidRPr="00E375C5">
        <w:rPr>
          <w:spacing w:val="-4"/>
          <w:rtl/>
        </w:rPr>
        <w:t xml:space="preserve"> </w:t>
      </w:r>
      <w:r w:rsidRPr="00E375C5">
        <w:rPr>
          <w:rFonts w:hint="cs"/>
          <w:spacing w:val="-4"/>
          <w:rtl/>
        </w:rPr>
        <w:t>טמאה</w:t>
      </w:r>
      <w:r w:rsidRPr="00E375C5">
        <w:rPr>
          <w:spacing w:val="-4"/>
          <w:rtl/>
        </w:rPr>
        <w:t xml:space="preserve"> </w:t>
      </w:r>
      <w:r w:rsidRPr="00E375C5">
        <w:rPr>
          <w:rFonts w:hint="cs"/>
          <w:spacing w:val="-4"/>
          <w:rtl/>
        </w:rPr>
        <w:t>אני</w:t>
      </w:r>
      <w:r w:rsidRPr="00E375C5">
        <w:rPr>
          <w:spacing w:val="-4"/>
          <w:rtl/>
        </w:rPr>
        <w:t xml:space="preserve">, </w:t>
      </w:r>
      <w:r w:rsidRPr="00E375C5">
        <w:rPr>
          <w:rFonts w:hint="cs"/>
          <w:spacing w:val="-4"/>
          <w:rtl/>
        </w:rPr>
        <w:t>ושבאו</w:t>
      </w:r>
      <w:r w:rsidRPr="00E375C5">
        <w:rPr>
          <w:spacing w:val="-4"/>
          <w:rtl/>
        </w:rPr>
        <w:t xml:space="preserve"> </w:t>
      </w:r>
      <w:r w:rsidRPr="00E375C5">
        <w:rPr>
          <w:rFonts w:hint="cs"/>
          <w:spacing w:val="-4"/>
          <w:rtl/>
        </w:rPr>
        <w:t>לה</w:t>
      </w:r>
      <w:r w:rsidRPr="00E375C5">
        <w:rPr>
          <w:spacing w:val="-4"/>
          <w:rtl/>
        </w:rPr>
        <w:t xml:space="preserve"> </w:t>
      </w:r>
      <w:r w:rsidRPr="00E375C5">
        <w:rPr>
          <w:rFonts w:hint="cs"/>
          <w:spacing w:val="-4"/>
          <w:rtl/>
        </w:rPr>
        <w:t>עדים</w:t>
      </w:r>
      <w:r w:rsidRPr="00E375C5">
        <w:rPr>
          <w:spacing w:val="-4"/>
          <w:rtl/>
        </w:rPr>
        <w:t xml:space="preserve"> </w:t>
      </w:r>
      <w:r w:rsidRPr="00E375C5">
        <w:rPr>
          <w:rFonts w:hint="eastAsia"/>
          <w:spacing w:val="-4"/>
          <w:rtl/>
        </w:rPr>
        <w:t>שהיא</w:t>
      </w:r>
      <w:r w:rsidRPr="00E375C5">
        <w:rPr>
          <w:spacing w:val="-4"/>
          <w:rtl/>
        </w:rPr>
        <w:t xml:space="preserve"> </w:t>
      </w:r>
      <w:r w:rsidRPr="00E375C5">
        <w:rPr>
          <w:rFonts w:hint="eastAsia"/>
          <w:spacing w:val="-4"/>
          <w:rtl/>
        </w:rPr>
        <w:t>טמאה</w:t>
      </w:r>
      <w:r w:rsidRPr="00E375C5">
        <w:rPr>
          <w:spacing w:val="-4"/>
          <w:rtl/>
        </w:rPr>
        <w:t xml:space="preserve">, </w:t>
      </w:r>
      <w:r w:rsidRPr="00E375C5">
        <w:rPr>
          <w:rFonts w:hint="eastAsia"/>
          <w:spacing w:val="-4"/>
          <w:rtl/>
        </w:rPr>
        <w:t>והאומרת</w:t>
      </w:r>
      <w:r w:rsidRPr="00E375C5">
        <w:rPr>
          <w:spacing w:val="-4"/>
          <w:rtl/>
        </w:rPr>
        <w:t xml:space="preserve"> </w:t>
      </w:r>
      <w:r w:rsidRPr="00E375C5">
        <w:rPr>
          <w:rFonts w:hint="eastAsia"/>
          <w:spacing w:val="-4"/>
          <w:rtl/>
        </w:rPr>
        <w:t>איני</w:t>
      </w:r>
      <w:r w:rsidRPr="00E375C5">
        <w:rPr>
          <w:spacing w:val="-4"/>
          <w:rtl/>
        </w:rPr>
        <w:t xml:space="preserve"> </w:t>
      </w:r>
      <w:r w:rsidRPr="00E375C5">
        <w:rPr>
          <w:rFonts w:hint="eastAsia"/>
          <w:spacing w:val="-4"/>
          <w:rtl/>
        </w:rPr>
        <w:t>שותה</w:t>
      </w:r>
      <w:r w:rsidRPr="00E375C5">
        <w:rPr>
          <w:spacing w:val="-4"/>
          <w:rtl/>
        </w:rPr>
        <w:t>.</w:t>
      </w:r>
    </w:p>
    <w:p w14:paraId="2D653DDD" w14:textId="1069D373" w:rsidR="00B93B58" w:rsidRPr="00E375C5" w:rsidRDefault="00B93B58" w:rsidP="00E375C5">
      <w:pPr>
        <w:pStyle w:val="afff5"/>
        <w:spacing w:after="60"/>
        <w:rPr>
          <w:rtl/>
        </w:rPr>
      </w:pPr>
      <w:r w:rsidRPr="00E375C5">
        <w:rPr>
          <w:rFonts w:hint="cs"/>
          <w:rtl/>
        </w:rPr>
        <w:t>אמר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בעלה</w:t>
      </w:r>
      <w:r w:rsidRPr="00E375C5">
        <w:rPr>
          <w:rtl/>
        </w:rPr>
        <w:t xml:space="preserve">, </w:t>
      </w:r>
      <w:r w:rsidRPr="00E375C5">
        <w:rPr>
          <w:rFonts w:hint="cs"/>
          <w:rtl/>
        </w:rPr>
        <w:t>איני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משקה</w:t>
      </w:r>
      <w:r w:rsidRPr="00E375C5">
        <w:rPr>
          <w:rtl/>
        </w:rPr>
        <w:t xml:space="preserve">, </w:t>
      </w:r>
      <w:r w:rsidRPr="00E375C5">
        <w:rPr>
          <w:rFonts w:hint="cs"/>
          <w:rtl/>
        </w:rPr>
        <w:t>ושבעלה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בא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עליה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בדרך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נוטלות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כתובה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ולא</w:t>
      </w:r>
      <w:r w:rsidRPr="00E375C5">
        <w:rPr>
          <w:rtl/>
        </w:rPr>
        <w:t xml:space="preserve"> </w:t>
      </w:r>
      <w:r w:rsidRPr="00E375C5">
        <w:rPr>
          <w:rFonts w:hint="cs"/>
          <w:rtl/>
        </w:rPr>
        <w:t>שותות</w:t>
      </w:r>
      <w:r w:rsidR="00E375C5" w:rsidRPr="00E375C5">
        <w:rPr>
          <w:rFonts w:hint="cs"/>
          <w:rtl/>
        </w:rPr>
        <w:t>.</w:t>
      </w:r>
    </w:p>
    <w:p w14:paraId="20031C2E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שתו</w:t>
      </w:r>
      <w:r w:rsidRPr="006F178A">
        <w:rPr>
          <w:rtl/>
        </w:rPr>
        <w:t xml:space="preserve"> </w:t>
      </w:r>
      <w:r w:rsidRPr="00E375C5">
        <w:rPr>
          <w:rStyle w:val="TanaimMishna"/>
          <w:rtl/>
          <w:rPrChange w:id="20090" w:author="קלוד" w:date="2026-10-06T10:10:25Z">
            <w:rPr>
              <w:rStyle w:val="affffc"/>
              <w:rtl/>
            </w:rPr>
          </w:rPrChange>
        </w:rPr>
        <w:t xml:space="preserve">- </w:t>
      </w:r>
      <w:r w:rsidRPr="00E375C5">
        <w:rPr>
          <w:rStyle w:val="TanaimMishna"/>
          <w:rFonts w:hint="cs"/>
          <w:rtl/>
          <w:rPrChange w:id="20091" w:author="קלוד" w:date="2026-10-06T10:10:25Z">
            <w:rPr>
              <w:rStyle w:val="affffc"/>
              <w:rFonts w:hint="cs"/>
              <w:rtl/>
            </w:rPr>
          </w:rPrChange>
        </w:rPr>
        <w:t>בש</w:t>
      </w:r>
      <w:r w:rsidRPr="00E375C5">
        <w:rPr>
          <w:rStyle w:val="TanaimMishna"/>
          <w:rtl/>
          <w:rPrChange w:id="20092" w:author="קלוד" w:date="2026-10-06T10:10:25Z">
            <w:rPr>
              <w:rStyle w:val="affffc"/>
              <w:rtl/>
            </w:rPr>
          </w:rPrChange>
        </w:rPr>
        <w:t>"</w:t>
      </w:r>
      <w:r w:rsidRPr="00E375C5">
        <w:rPr>
          <w:rStyle w:val="TanaimMishna"/>
          <w:rFonts w:hint="cs"/>
          <w:rtl/>
          <w:rPrChange w:id="20093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E375C5">
        <w:rPr>
          <w:rStyle w:val="TanaimMishna"/>
          <w:rtl/>
          <w:rPrChange w:id="20094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, </w:t>
      </w:r>
    </w:p>
    <w:p w14:paraId="325CE2D5" w14:textId="14646656" w:rsidR="00B93B58" w:rsidRPr="006F178A" w:rsidRDefault="00B93B58" w:rsidP="00E375C5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ab/>
      </w:r>
      <w:r w:rsidRPr="006F178A">
        <w:rPr>
          <w:rFonts w:hint="cs"/>
          <w:rtl/>
        </w:rPr>
        <w:tab/>
      </w:r>
      <w:r w:rsidRPr="006F178A">
        <w:rPr>
          <w:rFonts w:hint="cs"/>
          <w:rtl/>
        </w:rPr>
        <w:tab/>
        <w:t xml:space="preserve">     </w:t>
      </w:r>
      <w:r w:rsidR="00E375C5">
        <w:rPr>
          <w:rStyle w:val="TanaimMishna"/>
          <w:rtl/>
          <w:rPrChange w:id="20095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096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097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098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099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00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01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Fonts w:hint="cs"/>
          <w:rtl/>
          <w:rPrChange w:id="20102" w:author="קלוד" w:date="2026-10-06T10:10:25Z">
            <w:rPr>
              <w:rStyle w:val="affffc"/>
              <w:rFonts w:hint="cs"/>
              <w:rtl/>
            </w:rPr>
          </w:rPrChange>
        </w:rPr>
        <w:t xml:space="preserve">   </w:t>
      </w:r>
      <w:r w:rsidRPr="00E375C5">
        <w:rPr>
          <w:rStyle w:val="TanaimMishna"/>
          <w:rFonts w:hint="cs"/>
          <w:rtl/>
          <w:rPrChange w:id="20103" w:author="קלוד" w:date="2026-10-06T10:10:25Z">
            <w:rPr>
              <w:rStyle w:val="affffc"/>
              <w:rFonts w:hint="cs"/>
              <w:rtl/>
            </w:rPr>
          </w:rPrChange>
        </w:rPr>
        <w:t>ובה</w:t>
      </w:r>
      <w:r w:rsidRPr="00E375C5">
        <w:rPr>
          <w:rStyle w:val="TanaimMishna"/>
          <w:rtl/>
          <w:rPrChange w:id="20104" w:author="קלוד" w:date="2026-10-06T10:10:25Z">
            <w:rPr>
              <w:rStyle w:val="affffc"/>
              <w:rtl/>
            </w:rPr>
          </w:rPrChange>
        </w:rPr>
        <w:t>"</w:t>
      </w:r>
      <w:r w:rsidRPr="00E375C5">
        <w:rPr>
          <w:rStyle w:val="TanaimMishna"/>
          <w:rFonts w:hint="cs"/>
          <w:rtl/>
          <w:rPrChange w:id="20105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E375C5">
        <w:rPr>
          <w:rStyle w:val="TanaimMishna"/>
          <w:rtl/>
          <w:rPrChange w:id="20106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כתובתן</w:t>
      </w:r>
      <w:r w:rsidRPr="006F178A">
        <w:rPr>
          <w:rtl/>
        </w:rPr>
        <w:t>.</w:t>
      </w:r>
    </w:p>
    <w:p w14:paraId="3076E237" w14:textId="73677311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ומניקת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E375C5">
        <w:rPr>
          <w:rStyle w:val="TanaimMishna"/>
          <w:rFonts w:hint="cs"/>
          <w:rtl/>
          <w:rPrChange w:id="20107" w:author="קלוד" w:date="2026-10-06T10:10:25Z">
            <w:rPr>
              <w:rStyle w:val="affffc"/>
              <w:rFonts w:hint="cs"/>
              <w:rtl/>
            </w:rPr>
          </w:rPrChange>
        </w:rPr>
        <w:t>לר</w:t>
      </w:r>
      <w:r w:rsidRPr="00E375C5">
        <w:rPr>
          <w:rStyle w:val="TanaimMishna"/>
          <w:rtl/>
          <w:rPrChange w:id="20108" w:author="קלוד" w:date="2026-10-06T10:10:25Z">
            <w:rPr>
              <w:rStyle w:val="affffc"/>
              <w:rtl/>
            </w:rPr>
          </w:rPrChange>
        </w:rPr>
        <w:t>"</w:t>
      </w:r>
      <w:r w:rsidRPr="00E375C5">
        <w:rPr>
          <w:rStyle w:val="TanaimMishna"/>
          <w:rFonts w:hint="cs"/>
          <w:rtl/>
          <w:rPrChange w:id="20109" w:author="קלוד" w:date="2026-10-06T10:10:25Z">
            <w:rPr>
              <w:rStyle w:val="affffc"/>
              <w:rFonts w:hint="cs"/>
              <w:rtl/>
            </w:rPr>
          </w:rPrChange>
        </w:rPr>
        <w:t xml:space="preserve">מ: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 xml:space="preserve">, </w:t>
      </w:r>
    </w:p>
    <w:p w14:paraId="5BD133D7" w14:textId="5B626C98" w:rsidR="00B93B58" w:rsidRPr="006F178A" w:rsidRDefault="00B93B58" w:rsidP="00E375C5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ab/>
      </w:r>
      <w:r w:rsidRPr="006F178A">
        <w:rPr>
          <w:rFonts w:hint="cs"/>
          <w:rtl/>
        </w:rPr>
        <w:tab/>
      </w:r>
      <w:r w:rsidRPr="006F178A">
        <w:rPr>
          <w:rFonts w:hint="cs"/>
          <w:rtl/>
        </w:rPr>
        <w:tab/>
        <w:t xml:space="preserve">  </w:t>
      </w:r>
      <w:r w:rsidR="00E375C5">
        <w:rPr>
          <w:rStyle w:val="TanaimMishna"/>
          <w:rtl/>
          <w:rPrChange w:id="20110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11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12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13" w:author="קלוד" w:date="2026-10-06T10:10:25Z">
            <w:rPr>
              <w:rStyle w:val="affffc"/>
              <w:rtl/>
            </w:rPr>
          </w:rPrChange>
        </w:rPr>
        <w:tab/>
      </w:r>
      <w:r w:rsidR="00E375C5">
        <w:rPr>
          <w:rStyle w:val="TanaimMishna"/>
          <w:rtl/>
          <w:rPrChange w:id="20114" w:author="קלוד" w:date="2026-10-06T10:10:25Z">
            <w:rPr>
              <w:rStyle w:val="affffc"/>
              <w:rtl/>
            </w:rPr>
          </w:rPrChange>
        </w:rPr>
        <w:tab/>
      </w:r>
      <w:r w:rsidRPr="00E375C5">
        <w:rPr>
          <w:rStyle w:val="TanaimMishna"/>
          <w:rFonts w:hint="cs"/>
          <w:rtl/>
          <w:rPrChange w:id="20115" w:author="קלוד" w:date="2026-10-06T10:10:25Z">
            <w:rPr>
              <w:rStyle w:val="affffc"/>
              <w:rFonts w:hint="cs"/>
              <w:rtl/>
            </w:rPr>
          </w:rPrChange>
        </w:rPr>
        <w:t>וחכ</w:t>
      </w:r>
      <w:r w:rsidRPr="00E375C5">
        <w:rPr>
          <w:rStyle w:val="TanaimMishna"/>
          <w:rtl/>
          <w:rPrChange w:id="20116" w:author="קלוד" w:date="2026-10-06T10:10:25Z">
            <w:rPr>
              <w:rStyle w:val="affffc"/>
              <w:rtl/>
            </w:rPr>
          </w:rPrChange>
        </w:rPr>
        <w:t>"</w:t>
      </w:r>
      <w:r w:rsidRPr="00E375C5">
        <w:rPr>
          <w:rStyle w:val="TanaimMishna"/>
          <w:rFonts w:hint="cs"/>
          <w:rtl/>
          <w:rPrChange w:id="20117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E375C5">
        <w:rPr>
          <w:rStyle w:val="TanaimMishna"/>
          <w:rtl/>
          <w:rPrChange w:id="20118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להפרישה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ולהחזירה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זמן</w:t>
      </w:r>
      <w:r w:rsidRPr="006F178A">
        <w:rPr>
          <w:rtl/>
        </w:rPr>
        <w:t>.</w:t>
      </w:r>
    </w:p>
    <w:p w14:paraId="03BEB379" w14:textId="0C1C911F" w:rsidR="00B93B58" w:rsidRPr="00E375C5" w:rsidRDefault="00B93B58" w:rsidP="00B93B58">
      <w:pPr>
        <w:pStyle w:val="afff5"/>
        <w:rPr>
          <w:spacing w:val="0"/>
          <w:rtl/>
        </w:rPr>
      </w:pPr>
      <w:r w:rsidRPr="00E375C5">
        <w:rPr>
          <w:rFonts w:hint="cs"/>
          <w:spacing w:val="0"/>
          <w:rtl/>
        </w:rPr>
        <w:t>איילונית</w:t>
      </w:r>
      <w:r w:rsidRPr="00E375C5">
        <w:rPr>
          <w:spacing w:val="0"/>
          <w:rtl/>
        </w:rPr>
        <w:t xml:space="preserve">, </w:t>
      </w:r>
      <w:r w:rsidRPr="00E375C5">
        <w:rPr>
          <w:rFonts w:hint="cs"/>
          <w:spacing w:val="0"/>
          <w:rtl/>
        </w:rPr>
        <w:t>וזקינה</w:t>
      </w:r>
      <w:r w:rsidRPr="00E375C5">
        <w:rPr>
          <w:spacing w:val="0"/>
          <w:rtl/>
        </w:rPr>
        <w:t xml:space="preserve">, </w:t>
      </w:r>
      <w:r w:rsidRPr="00E375C5">
        <w:rPr>
          <w:rFonts w:hint="cs"/>
          <w:spacing w:val="0"/>
          <w:rtl/>
        </w:rPr>
        <w:t>ושאינה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ראויה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לילד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לא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נוטלות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כתובה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ולא</w:t>
      </w:r>
      <w:r w:rsidRPr="00E375C5">
        <w:rPr>
          <w:spacing w:val="0"/>
          <w:rtl/>
        </w:rPr>
        <w:t xml:space="preserve"> </w:t>
      </w:r>
      <w:r w:rsidRPr="00E375C5">
        <w:rPr>
          <w:rFonts w:hint="cs"/>
          <w:spacing w:val="0"/>
          <w:rtl/>
        </w:rPr>
        <w:t>שותות</w:t>
      </w:r>
    </w:p>
    <w:p w14:paraId="45F7DFCE" w14:textId="4C44FAAA" w:rsidR="00B93B58" w:rsidRPr="006F178A" w:rsidRDefault="00B93B58" w:rsidP="00E375C5">
      <w:pPr>
        <w:pStyle w:val="afff5"/>
        <w:spacing w:after="60"/>
        <w:rPr>
          <w:rtl/>
        </w:rPr>
      </w:pPr>
      <w:r w:rsidRPr="00E375C5">
        <w:rPr>
          <w:rStyle w:val="TanaimMishna"/>
          <w:rFonts w:hint="cs"/>
          <w:rtl/>
          <w:rPrChange w:id="20119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E375C5">
        <w:rPr>
          <w:rStyle w:val="TanaimMishna"/>
          <w:rtl/>
          <w:rPrChange w:id="20120" w:author="קלוד" w:date="2026-10-06T10:10:25Z">
            <w:rPr>
              <w:rStyle w:val="affffc"/>
              <w:rtl/>
            </w:rPr>
          </w:rPrChange>
        </w:rPr>
        <w:t>"</w:t>
      </w:r>
      <w:r w:rsidRPr="00E375C5">
        <w:rPr>
          <w:rStyle w:val="TanaimMishna"/>
          <w:rFonts w:hint="cs"/>
          <w:rtl/>
          <w:rPrChange w:id="20121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E375C5">
        <w:rPr>
          <w:rStyle w:val="TanaimMishna"/>
          <w:rtl/>
          <w:rPrChange w:id="20122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ולפרות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הימנה</w:t>
      </w:r>
      <w:r w:rsidRPr="006F178A">
        <w:rPr>
          <w:rtl/>
        </w:rPr>
        <w:t>.</w:t>
      </w:r>
    </w:p>
    <w:p w14:paraId="5151BA2D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ושאר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הנשים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.</w:t>
      </w:r>
    </w:p>
    <w:p w14:paraId="4760301B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ומותרת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לבעלה</w:t>
      </w:r>
      <w:r w:rsidRPr="006F178A">
        <w:rPr>
          <w:rtl/>
        </w:rPr>
        <w:t>.</w:t>
      </w:r>
    </w:p>
    <w:p w14:paraId="50225AE4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סריס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.</w:t>
      </w:r>
    </w:p>
    <w:p w14:paraId="5105C9EC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ע</w:t>
      </w:r>
      <w:r w:rsidRPr="006F178A">
        <w:rPr>
          <w:rtl/>
        </w:rPr>
        <w:t>"</w:t>
      </w:r>
      <w:r w:rsidRPr="006F178A">
        <w:rPr>
          <w:rFonts w:hint="cs"/>
          <w:rtl/>
        </w:rPr>
        <w:t>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</w:t>
      </w:r>
      <w:r w:rsidRPr="006F178A">
        <w:rPr>
          <w:rtl/>
        </w:rPr>
        <w:t>.</w:t>
      </w:r>
    </w:p>
    <w:p w14:paraId="25F2E527" w14:textId="43B2DD94" w:rsidR="00E375C5" w:rsidRDefault="00B93B58" w:rsidP="00E375C5">
      <w:pPr>
        <w:pStyle w:val="afff5"/>
        <w:jc w:val="center"/>
        <w:rPr>
          <w:spacing w:val="0"/>
          <w:rtl/>
        </w:rPr>
      </w:pPr>
      <w:r w:rsidRPr="00D454EC">
        <w:rPr>
          <w:rFonts w:hint="cs"/>
          <w:spacing w:val="0"/>
          <w:rtl/>
        </w:rPr>
        <w:t>ואלו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שב</w:t>
      </w:r>
      <w:r w:rsidRPr="00D454EC">
        <w:rPr>
          <w:spacing w:val="0"/>
          <w:rtl/>
        </w:rPr>
        <w:t>"</w:t>
      </w:r>
      <w:r w:rsidRPr="00D454EC">
        <w:rPr>
          <w:rFonts w:hint="cs"/>
          <w:spacing w:val="0"/>
          <w:rtl/>
        </w:rPr>
        <w:t>ד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מקנין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להן</w:t>
      </w:r>
      <w:r w:rsidRPr="00D454EC">
        <w:rPr>
          <w:spacing w:val="0"/>
          <w:rtl/>
        </w:rPr>
        <w:t>:</w:t>
      </w:r>
    </w:p>
    <w:p w14:paraId="66204E8E" w14:textId="2683B63C" w:rsidR="00B93B58" w:rsidRPr="00D454EC" w:rsidRDefault="00B93B58" w:rsidP="00B93B58">
      <w:pPr>
        <w:pStyle w:val="afff5"/>
        <w:rPr>
          <w:spacing w:val="0"/>
          <w:rtl/>
        </w:rPr>
      </w:pPr>
      <w:r w:rsidRPr="00D454EC">
        <w:rPr>
          <w:rFonts w:hint="cs"/>
          <w:spacing w:val="0"/>
          <w:rtl/>
        </w:rPr>
        <w:t>מי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שנתחרש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בעלה</w:t>
      </w:r>
      <w:r w:rsidRPr="00D454EC">
        <w:rPr>
          <w:spacing w:val="0"/>
          <w:rtl/>
        </w:rPr>
        <w:t xml:space="preserve">, </w:t>
      </w:r>
      <w:r w:rsidRPr="00D454EC">
        <w:rPr>
          <w:rFonts w:hint="cs"/>
          <w:spacing w:val="0"/>
          <w:rtl/>
        </w:rPr>
        <w:t>או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נשתטה</w:t>
      </w:r>
      <w:r w:rsidRPr="00D454EC">
        <w:rPr>
          <w:spacing w:val="0"/>
          <w:rtl/>
        </w:rPr>
        <w:t xml:space="preserve">, </w:t>
      </w:r>
      <w:r w:rsidRPr="00D454EC">
        <w:rPr>
          <w:rFonts w:hint="cs"/>
          <w:spacing w:val="0"/>
          <w:rtl/>
        </w:rPr>
        <w:t>או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שהיה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חבוש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בבית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האסורין</w:t>
      </w:r>
      <w:r w:rsidRPr="00D454EC">
        <w:rPr>
          <w:spacing w:val="0"/>
          <w:rtl/>
        </w:rPr>
        <w:t>;</w:t>
      </w:r>
    </w:p>
    <w:p w14:paraId="0072860A" w14:textId="3CC34A88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 xml:space="preserve">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לפוסלה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מכתובתה</w:t>
      </w:r>
      <w:r w:rsidRPr="006F178A">
        <w:rPr>
          <w:rtl/>
        </w:rPr>
        <w:t xml:space="preserve">, </w:t>
      </w:r>
    </w:p>
    <w:p w14:paraId="6CD57322" w14:textId="6EC1E507" w:rsidR="00B93B58" w:rsidRPr="006F178A" w:rsidRDefault="00B93B58" w:rsidP="00E4644A">
      <w:pPr>
        <w:pStyle w:val="afff5"/>
        <w:spacing w:after="120"/>
        <w:rPr>
          <w:rtl/>
        </w:rPr>
      </w:pPr>
      <w:r w:rsidRPr="00392931">
        <w:rPr>
          <w:rFonts w:hint="cs"/>
          <w:rtl/>
        </w:rPr>
        <w:t xml:space="preserve"> </w:t>
      </w:r>
      <w:r w:rsidRPr="00E375C5">
        <w:rPr>
          <w:rStyle w:val="TanaimMishna"/>
          <w:rFonts w:hint="cs"/>
          <w:rtl/>
          <w:rPrChange w:id="20123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E375C5">
        <w:rPr>
          <w:rStyle w:val="TanaimMishna"/>
          <w:rtl/>
          <w:rPrChange w:id="20124" w:author="קלוד" w:date="2026-10-06T10:10:25Z">
            <w:rPr>
              <w:rStyle w:val="affffc"/>
              <w:rtl/>
            </w:rPr>
          </w:rPrChange>
        </w:rPr>
        <w:t xml:space="preserve">' </w:t>
      </w:r>
      <w:r w:rsidRPr="00E375C5">
        <w:rPr>
          <w:rStyle w:val="TanaimMishna"/>
          <w:rFonts w:hint="cs"/>
          <w:rtl/>
          <w:rPrChange w:id="20125" w:author="קלוד" w:date="2026-10-06T10:10:25Z">
            <w:rPr>
              <w:rStyle w:val="affffc"/>
              <w:rFonts w:hint="cs"/>
              <w:rtl/>
            </w:rPr>
          </w:rPrChange>
        </w:rPr>
        <w:t>יוסי</w:t>
      </w:r>
      <w:r w:rsidRPr="00E375C5">
        <w:rPr>
          <w:rStyle w:val="TanaimMishna"/>
          <w:rtl/>
          <w:rPrChange w:id="20126" w:author="קלוד" w:date="2026-10-06T10:10:25Z">
            <w:rPr>
              <w:rStyle w:val="affffc"/>
              <w:rtl/>
            </w:rPr>
          </w:rPrChange>
        </w:rPr>
        <w:t>:</w:t>
      </w:r>
      <w:r w:rsidRPr="00392931">
        <w:rPr>
          <w:rtl/>
        </w:rPr>
        <w:t xml:space="preserve"> </w:t>
      </w:r>
      <w:r w:rsidRPr="009C1970">
        <w:rPr>
          <w:rFonts w:hint="cs"/>
          <w:rtl/>
        </w:rPr>
        <w:t>אף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להשקותה</w:t>
      </w:r>
      <w:r w:rsidRPr="00392931">
        <w:rPr>
          <w:rtl/>
        </w:rPr>
        <w:t xml:space="preserve">, </w:t>
      </w:r>
      <w:r w:rsidRPr="00392931">
        <w:rPr>
          <w:rFonts w:hint="eastAsia"/>
          <w:rtl/>
        </w:rPr>
        <w:t>לכשיצא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בעלה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מבית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האסורין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ישקנה</w:t>
      </w:r>
      <w:r w:rsidRPr="00392931">
        <w:rPr>
          <w:rtl/>
        </w:rPr>
        <w:t>.</w:t>
      </w:r>
    </w:p>
    <w:p w14:paraId="29D043DF" w14:textId="77777777" w:rsidR="00E375C5" w:rsidRDefault="00B93B58" w:rsidP="006C7D1C">
      <w:pPr>
        <w:pStyle w:val="affffd"/>
        <w:rPr>
          <w:rStyle w:val="affff8"/>
          <w:rtl/>
        </w:rPr>
      </w:pPr>
      <w:r w:rsidRPr="006F178A">
        <w:rPr>
          <w:rtl/>
        </w:rPr>
        <w:t>אר</w:t>
      </w:r>
      <w:r w:rsidRPr="006F178A">
        <w:rPr>
          <w:rFonts w:hint="cs"/>
          <w:rtl/>
        </w:rPr>
        <w:t xml:space="preserve">וסה ושומרת יבם לא שותות אבל מקנא לה </w:t>
      </w:r>
    </w:p>
    <w:p w14:paraId="53AEDBBB" w14:textId="38C99E72" w:rsidR="00B93B58" w:rsidRPr="0063572D" w:rsidRDefault="00B93B58" w:rsidP="00B93B58">
      <w:pPr>
        <w:rPr>
          <w:spacing w:val="2"/>
          <w:rtl/>
        </w:rPr>
      </w:pPr>
      <w:r w:rsidRPr="0063572D">
        <w:rPr>
          <w:rStyle w:val="affff8"/>
          <w:rFonts w:hint="cs"/>
          <w:spacing w:val="2"/>
          <w:rtl/>
        </w:rPr>
        <w:t>ד'דבר</w:t>
      </w:r>
      <w:r w:rsidRPr="0063572D">
        <w:rPr>
          <w:rStyle w:val="affff8"/>
          <w:spacing w:val="2"/>
          <w:rtl/>
        </w:rPr>
        <w:t xml:space="preserve"> </w:t>
      </w:r>
      <w:r w:rsidRPr="0063572D">
        <w:rPr>
          <w:rStyle w:val="affff8"/>
          <w:rFonts w:hint="cs"/>
          <w:spacing w:val="2"/>
          <w:rtl/>
        </w:rPr>
        <w:t>אל</w:t>
      </w:r>
      <w:r w:rsidRPr="0063572D">
        <w:rPr>
          <w:rStyle w:val="affff8"/>
          <w:spacing w:val="2"/>
          <w:rtl/>
        </w:rPr>
        <w:t xml:space="preserve"> </w:t>
      </w:r>
      <w:r w:rsidRPr="0063572D">
        <w:rPr>
          <w:rStyle w:val="affff8"/>
          <w:rFonts w:hint="cs"/>
          <w:spacing w:val="2"/>
          <w:rtl/>
        </w:rPr>
        <w:t>בני</w:t>
      </w:r>
      <w:r w:rsidRPr="0063572D">
        <w:rPr>
          <w:rStyle w:val="affff8"/>
          <w:spacing w:val="2"/>
          <w:rtl/>
        </w:rPr>
        <w:t xml:space="preserve"> </w:t>
      </w:r>
      <w:r w:rsidRPr="0063572D">
        <w:rPr>
          <w:rStyle w:val="affff8"/>
          <w:rFonts w:hint="cs"/>
          <w:spacing w:val="2"/>
          <w:rtl/>
        </w:rPr>
        <w:t>ישראל</w:t>
      </w:r>
      <w:r w:rsidRPr="0063572D">
        <w:rPr>
          <w:rStyle w:val="affff8"/>
          <w:spacing w:val="2"/>
          <w:rtl/>
        </w:rPr>
        <w:t xml:space="preserve"> </w:t>
      </w:r>
      <w:r w:rsidRPr="0063572D">
        <w:rPr>
          <w:rStyle w:val="affff8"/>
          <w:rFonts w:hint="cs"/>
          <w:spacing w:val="2"/>
          <w:rtl/>
        </w:rPr>
        <w:t>ואמרת'</w:t>
      </w:r>
      <w:r w:rsidRPr="0063572D">
        <w:rPr>
          <w:rStyle w:val="affff8"/>
          <w:spacing w:val="2"/>
          <w:rtl/>
        </w:rPr>
        <w:t xml:space="preserve"> </w:t>
      </w:r>
      <w:r w:rsidRPr="0063572D">
        <w:rPr>
          <w:rFonts w:hint="cs"/>
          <w:spacing w:val="2"/>
          <w:rtl/>
        </w:rPr>
        <w:t>לרבות</w:t>
      </w:r>
      <w:r w:rsidRPr="0063572D">
        <w:rPr>
          <w:spacing w:val="2"/>
          <w:rtl/>
        </w:rPr>
        <w:t xml:space="preserve"> </w:t>
      </w:r>
      <w:r w:rsidRPr="0063572D">
        <w:rPr>
          <w:rFonts w:hint="cs"/>
          <w:spacing w:val="2"/>
          <w:rtl/>
        </w:rPr>
        <w:t>ארוסה</w:t>
      </w:r>
      <w:r w:rsidRPr="0063572D">
        <w:rPr>
          <w:spacing w:val="2"/>
          <w:rtl/>
        </w:rPr>
        <w:t xml:space="preserve"> </w:t>
      </w:r>
      <w:r w:rsidRPr="0063572D">
        <w:rPr>
          <w:rFonts w:hint="cs"/>
          <w:spacing w:val="2"/>
          <w:rtl/>
        </w:rPr>
        <w:t>ושומרת</w:t>
      </w:r>
      <w:r w:rsidRPr="0063572D">
        <w:rPr>
          <w:spacing w:val="2"/>
          <w:rtl/>
        </w:rPr>
        <w:t xml:space="preserve"> </w:t>
      </w:r>
      <w:r w:rsidRPr="0063572D">
        <w:rPr>
          <w:rFonts w:hint="cs"/>
          <w:spacing w:val="2"/>
          <w:rtl/>
        </w:rPr>
        <w:t>יבם</w:t>
      </w:r>
      <w:r w:rsidRPr="0063572D">
        <w:rPr>
          <w:spacing w:val="2"/>
          <w:rtl/>
        </w:rPr>
        <w:t xml:space="preserve"> </w:t>
      </w:r>
      <w:r w:rsidRPr="0063572D">
        <w:rPr>
          <w:rFonts w:hint="cs"/>
          <w:spacing w:val="2"/>
          <w:rtl/>
        </w:rPr>
        <w:t>לקינוי</w:t>
      </w:r>
      <w:r w:rsidRPr="0063572D">
        <w:rPr>
          <w:spacing w:val="2"/>
          <w:rtl/>
        </w:rPr>
        <w:t>;</w:t>
      </w:r>
    </w:p>
    <w:p w14:paraId="13F888E1" w14:textId="77777777" w:rsidR="00F07A5B" w:rsidRPr="00F07A5B" w:rsidRDefault="00E375C5" w:rsidP="00E375C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ומתני' כרי''ונ</w:t>
      </w:r>
      <w:r w:rsidR="00F07A5B" w:rsidRPr="00F07A5B">
        <w:rPr>
          <w:rtl/>
        </w:rPr>
        <w:t>:</w:t>
      </w:r>
    </w:p>
    <w:p w14:paraId="763082DA" w14:textId="4B9AFD69" w:rsidR="00B93B58" w:rsidRPr="00D454EC" w:rsidRDefault="00E375C5" w:rsidP="00B93B58">
      <w:pPr>
        <w:rPr>
          <w:rtl/>
        </w:rPr>
      </w:pPr>
      <w:r>
        <w:rPr>
          <w:rStyle w:val="affffc"/>
          <w:rFonts w:hint="cs"/>
          <w:rtl/>
        </w:rPr>
        <w:t>דרי''א</w:t>
      </w:r>
      <w:r w:rsidR="00B93B58" w:rsidRPr="00E375C5">
        <w:rPr>
          <w:rStyle w:val="affffc"/>
          <w:rtl/>
        </w:rPr>
        <w:t xml:space="preserve">: </w:t>
      </w:r>
      <w:r w:rsidR="00B93B58" w:rsidRPr="00D454EC">
        <w:rPr>
          <w:rStyle w:val="affff8"/>
          <w:rtl/>
        </w:rPr>
        <w:t xml:space="preserve">'תחת </w:t>
      </w:r>
      <w:r w:rsidR="00B93B58" w:rsidRPr="00D454EC">
        <w:rPr>
          <w:rStyle w:val="affff8"/>
          <w:rFonts w:hint="eastAsia"/>
          <w:rtl/>
        </w:rPr>
        <w:t>אישך</w:t>
      </w:r>
      <w:r w:rsidR="00B93B58" w:rsidRPr="00D454EC">
        <w:rPr>
          <w:rStyle w:val="affff8"/>
          <w:rtl/>
        </w:rPr>
        <w:t xml:space="preserve">' </w:t>
      </w:r>
      <w:r w:rsidR="00B93B58" w:rsidRPr="00D454EC">
        <w:rPr>
          <w:rFonts w:hint="eastAsia"/>
          <w:rtl/>
        </w:rPr>
        <w:t>פרט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לארוסה</w:t>
      </w:r>
      <w:r w:rsidR="00B93B58" w:rsidRPr="00D454EC">
        <w:rPr>
          <w:rtl/>
        </w:rPr>
        <w:t>,</w:t>
      </w:r>
      <w:r w:rsidR="00B93B58" w:rsidRPr="00D454EC">
        <w:rPr>
          <w:rStyle w:val="affff8"/>
          <w:rtl/>
        </w:rPr>
        <w:t xml:space="preserve"> 'איש איש' </w:t>
      </w:r>
      <w:r w:rsidR="00B93B58" w:rsidRPr="00D454EC">
        <w:rPr>
          <w:rFonts w:hint="eastAsia"/>
          <w:rtl/>
        </w:rPr>
        <w:t>לרבות</w:t>
      </w:r>
      <w:r w:rsidR="00B93B58" w:rsidRPr="00D454EC">
        <w:rPr>
          <w:rtl/>
        </w:rPr>
        <w:t xml:space="preserve"> שומרת יבם </w:t>
      </w:r>
    </w:p>
    <w:p w14:paraId="0002E64E" w14:textId="5168488D" w:rsidR="00F07A5B" w:rsidRPr="00F07A5B" w:rsidRDefault="00B93B58" w:rsidP="00E375C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יונתן</w:t>
      </w:r>
      <w:r w:rsidR="00F07A5B" w:rsidRPr="00F07A5B">
        <w:rPr>
          <w:rtl/>
        </w:rPr>
        <w:t>:</w:t>
      </w:r>
    </w:p>
    <w:p w14:paraId="1154ACA1" w14:textId="40A7CA26" w:rsidR="0063572D" w:rsidRDefault="00B93B58" w:rsidP="00B93B58">
      <w:pPr>
        <w:rPr>
          <w:rtl/>
        </w:rPr>
      </w:pPr>
      <w:r w:rsidRPr="00E375C5">
        <w:rPr>
          <w:rtl/>
        </w:rPr>
        <w:t xml:space="preserve"> </w:t>
      </w:r>
      <w:r w:rsidRPr="00DC27C1">
        <w:rPr>
          <w:rStyle w:val="affff8"/>
          <w:rFonts w:hint="cs"/>
          <w:rtl/>
        </w:rPr>
        <w:t>'תחת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אישך'</w:t>
      </w:r>
      <w:r w:rsidRPr="00DC27C1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, </w:t>
      </w:r>
    </w:p>
    <w:p w14:paraId="3E18D0F1" w14:textId="3D62C60D" w:rsidR="00B93B58" w:rsidRPr="0063572D" w:rsidRDefault="00B93B58" w:rsidP="00B93B58">
      <w:pPr>
        <w:rPr>
          <w:spacing w:val="0"/>
          <w:rtl/>
        </w:rPr>
      </w:pPr>
      <w:r w:rsidRPr="0063572D">
        <w:rPr>
          <w:rFonts w:hint="cs"/>
          <w:spacing w:val="0"/>
          <w:rtl/>
        </w:rPr>
        <w:t>ולא אציא ארוסה ד'אשר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תשטה</w:t>
      </w:r>
      <w:r w:rsidRPr="0063572D">
        <w:rPr>
          <w:spacing w:val="0"/>
          <w:rtl/>
        </w:rPr>
        <w:t>'</w:t>
      </w:r>
      <w:r w:rsidRPr="0063572D">
        <w:rPr>
          <w:rStyle w:val="affff8"/>
          <w:spacing w:val="0"/>
          <w:rtl/>
        </w:rPr>
        <w:t xml:space="preserve"> </w:t>
      </w:r>
      <w:r w:rsidRPr="0063572D">
        <w:rPr>
          <w:rStyle w:val="affff8"/>
          <w:rFonts w:hint="cs"/>
          <w:spacing w:val="0"/>
          <w:rtl/>
        </w:rPr>
        <w:t>'אשה</w:t>
      </w:r>
      <w:r w:rsidRPr="0063572D">
        <w:rPr>
          <w:rStyle w:val="affff8"/>
          <w:spacing w:val="0"/>
          <w:rtl/>
        </w:rPr>
        <w:t xml:space="preserve"> </w:t>
      </w:r>
      <w:r w:rsidRPr="0063572D">
        <w:rPr>
          <w:rStyle w:val="affff8"/>
          <w:rFonts w:hint="cs"/>
          <w:spacing w:val="0"/>
          <w:rtl/>
        </w:rPr>
        <w:t>תחת</w:t>
      </w:r>
      <w:r w:rsidRPr="0063572D">
        <w:rPr>
          <w:rStyle w:val="affff8"/>
          <w:spacing w:val="0"/>
          <w:rtl/>
        </w:rPr>
        <w:t xml:space="preserve"> </w:t>
      </w:r>
      <w:r w:rsidRPr="0063572D">
        <w:rPr>
          <w:rStyle w:val="affff8"/>
          <w:rFonts w:hint="cs"/>
          <w:spacing w:val="0"/>
          <w:rtl/>
        </w:rPr>
        <w:t>אישה</w:t>
      </w:r>
      <w:r w:rsidRPr="0063572D">
        <w:rPr>
          <w:rStyle w:val="affff8"/>
          <w:spacing w:val="0"/>
          <w:rtl/>
        </w:rPr>
        <w:t xml:space="preserve">' </w:t>
      </w:r>
      <w:r w:rsidRPr="0063572D">
        <w:rPr>
          <w:spacing w:val="0"/>
          <w:rtl/>
        </w:rPr>
        <w:t xml:space="preserve">- </w:t>
      </w:r>
      <w:r w:rsidRPr="0063572D">
        <w:rPr>
          <w:rFonts w:hint="cs"/>
          <w:spacing w:val="0"/>
          <w:rtl/>
        </w:rPr>
        <w:t>פרט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לארוסה</w:t>
      </w:r>
      <w:r w:rsidRPr="0063572D">
        <w:rPr>
          <w:spacing w:val="0"/>
          <w:rtl/>
        </w:rPr>
        <w:t>.</w:t>
      </w:r>
    </w:p>
    <w:p w14:paraId="51BA6B24" w14:textId="77777777" w:rsidR="00F07A5B" w:rsidRPr="00F07A5B" w:rsidRDefault="0063572D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</w:t>
      </w:r>
      <w:r w:rsidR="00B93B58" w:rsidRPr="00F07A5B">
        <w:rPr>
          <w:rFonts w:hint="cs"/>
          <w:rtl/>
        </w:rPr>
        <w:t>מר</w:t>
      </w:r>
      <w:r w:rsidR="00F07A5B" w:rsidRPr="00F07A5B">
        <w:rPr>
          <w:rtl/>
        </w:rPr>
        <w:t>:</w:t>
      </w:r>
    </w:p>
    <w:p w14:paraId="59148F2E" w14:textId="0A49F14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אלימא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ארוסה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דקידושי</w:t>
      </w:r>
      <w:r w:rsidR="0063572D">
        <w:rPr>
          <w:rFonts w:hint="cs"/>
          <w:rtl/>
        </w:rPr>
        <w:t xml:space="preserve">ו הן </w:t>
      </w:r>
      <w:r w:rsidRPr="006F178A">
        <w:rPr>
          <w:rFonts w:hint="cs"/>
          <w:rtl/>
        </w:rPr>
        <w:t>וסוקלין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ידו</w:t>
      </w:r>
      <w:r w:rsidRPr="006F178A">
        <w:rPr>
          <w:rtl/>
        </w:rPr>
        <w:t>;</w:t>
      </w:r>
    </w:p>
    <w:p w14:paraId="47F5F75B" w14:textId="77777777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63572D" w:rsidRPr="00F07A5B">
        <w:rPr>
          <w:rFonts w:hint="cs"/>
          <w:rtl/>
        </w:rPr>
        <w:t>ל</w:t>
      </w:r>
      <w:r w:rsidRPr="00F07A5B">
        <w:rPr>
          <w:rFonts w:hint="cs"/>
          <w:rtl/>
        </w:rPr>
        <w:t>מ</w:t>
      </w:r>
      <w:r w:rsidR="0063572D"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4C5CB8E" w14:textId="77AD21C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אלימא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>,</w:t>
      </w:r>
      <w:r w:rsidR="0063572D">
        <w:rPr>
          <w:rFonts w:hint="cs"/>
          <w:rtl/>
        </w:rPr>
        <w:t xml:space="preserve"> שאינה מחוסרת </w:t>
      </w:r>
      <w:r w:rsidRPr="006F178A">
        <w:rPr>
          <w:rFonts w:hint="cs"/>
          <w:rtl/>
        </w:rPr>
        <w:t>מסירה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לחופה</w:t>
      </w:r>
      <w:r w:rsidRPr="006F178A">
        <w:rPr>
          <w:rtl/>
        </w:rPr>
        <w:t>.</w:t>
      </w:r>
    </w:p>
    <w:p w14:paraId="451D284B" w14:textId="2335FD07" w:rsidR="00F07A5B" w:rsidRPr="00F07A5B" w:rsidRDefault="00B93B58" w:rsidP="00E375C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יונתן</w:t>
      </w:r>
      <w:r w:rsidR="00F07A5B" w:rsidRPr="00F07A5B">
        <w:rPr>
          <w:rFonts w:hint="cs"/>
          <w:rtl/>
        </w:rPr>
        <w:t>:</w:t>
      </w:r>
    </w:p>
    <w:p w14:paraId="331EB305" w14:textId="421F4815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'איש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איש'</w:t>
      </w:r>
      <w:r w:rsidRPr="0063694C">
        <w:rPr>
          <w:rStyle w:val="affff8"/>
          <w:rtl/>
        </w:rPr>
        <w:t xml:space="preserve"> </w:t>
      </w:r>
      <w:r w:rsidRPr="006F178A">
        <w:rPr>
          <w:rFonts w:hint="cs"/>
          <w:rtl/>
        </w:rPr>
        <w:t>-לרבות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שעמום</w:t>
      </w:r>
      <w:r w:rsidRPr="006F178A">
        <w:rPr>
          <w:rtl/>
        </w:rPr>
        <w:t>.</w:t>
      </w:r>
    </w:p>
    <w:p w14:paraId="3BC695A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כד:</w:t>
      </w:r>
    </w:p>
    <w:p w14:paraId="276AAEE4" w14:textId="77777777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יאשיה</w:t>
      </w:r>
      <w:r w:rsidR="00F07A5B" w:rsidRPr="00F07A5B">
        <w:rPr>
          <w:rtl/>
        </w:rPr>
        <w:t>:</w:t>
      </w:r>
    </w:p>
    <w:p w14:paraId="4C6791B7" w14:textId="0A9F96D9" w:rsidR="00B93B58" w:rsidRPr="0063572D" w:rsidRDefault="00B93B58" w:rsidP="00B93B58">
      <w:pPr>
        <w:rPr>
          <w:spacing w:val="0"/>
          <w:rtl/>
        </w:rPr>
      </w:pPr>
      <w:r w:rsidRPr="0063572D">
        <w:rPr>
          <w:rStyle w:val="affff8"/>
          <w:rFonts w:hint="cs"/>
          <w:spacing w:val="0"/>
          <w:rtl/>
        </w:rPr>
        <w:t>'תחת</w:t>
      </w:r>
      <w:r w:rsidRPr="0063572D">
        <w:rPr>
          <w:rStyle w:val="affff8"/>
          <w:spacing w:val="0"/>
          <w:rtl/>
        </w:rPr>
        <w:t xml:space="preserve"> </w:t>
      </w:r>
      <w:r w:rsidRPr="0063572D">
        <w:rPr>
          <w:rStyle w:val="affff8"/>
          <w:rFonts w:hint="cs"/>
          <w:spacing w:val="0"/>
          <w:rtl/>
        </w:rPr>
        <w:t>אישה</w:t>
      </w:r>
      <w:r w:rsidRPr="0063572D">
        <w:rPr>
          <w:rStyle w:val="affff8"/>
          <w:spacing w:val="0"/>
          <w:rtl/>
        </w:rPr>
        <w:t xml:space="preserve">' </w:t>
      </w:r>
      <w:r w:rsidRPr="0063572D">
        <w:rPr>
          <w:rFonts w:hint="cs"/>
          <w:spacing w:val="0"/>
          <w:rtl/>
        </w:rPr>
        <w:t>להקיש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איש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לאשה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ואשה</w:t>
      </w:r>
      <w:r w:rsidRPr="0063572D">
        <w:rPr>
          <w:spacing w:val="0"/>
          <w:rtl/>
        </w:rPr>
        <w:t xml:space="preserve"> </w:t>
      </w:r>
      <w:r w:rsidRPr="0063572D">
        <w:rPr>
          <w:rFonts w:hint="cs"/>
          <w:spacing w:val="0"/>
          <w:rtl/>
        </w:rPr>
        <w:t>לאיש</w:t>
      </w:r>
      <w:r w:rsidRPr="0063572D">
        <w:rPr>
          <w:spacing w:val="0"/>
          <w:rtl/>
        </w:rPr>
        <w:t>.</w:t>
      </w:r>
      <w:r w:rsidR="0063572D" w:rsidRPr="0063572D">
        <w:rPr>
          <w:rStyle w:val="afffff2"/>
          <w:rFonts w:hint="cs"/>
          <w:spacing w:val="0"/>
          <w:rtl/>
        </w:rPr>
        <w:t xml:space="preserve"> וא''ל קרא ס''ד דארוסה שותה</w:t>
      </w:r>
    </w:p>
    <w:p w14:paraId="7BEC10B9" w14:textId="4084B649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</w:t>
      </w:r>
      <w:r w:rsidR="0063572D" w:rsidRPr="00F07A5B">
        <w:rPr>
          <w:rFonts w:hint="cs"/>
          <w:rtl/>
        </w:rPr>
        <w:t xml:space="preserve"> דראב''ח</w:t>
      </w:r>
      <w:r w:rsidR="00F07A5B" w:rsidRPr="00F07A5B">
        <w:rPr>
          <w:rFonts w:hint="cs"/>
          <w:rtl/>
        </w:rPr>
        <w:t>:</w:t>
      </w:r>
    </w:p>
    <w:p w14:paraId="3C4DEADA" w14:textId="42C4332D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'מבלעדי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אישך'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משקדמה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לבועל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שקדמה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לבעל</w:t>
      </w:r>
      <w:r w:rsidRPr="006F178A">
        <w:rPr>
          <w:rtl/>
        </w:rPr>
        <w:t>!</w:t>
      </w:r>
    </w:p>
    <w:p w14:paraId="06F9A4BE" w14:textId="68AD732F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4379114" w14:textId="2A4A7F1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משכח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אביה</w:t>
      </w:r>
      <w:r w:rsidRPr="006F178A">
        <w:rPr>
          <w:rtl/>
        </w:rPr>
        <w:t>.</w:t>
      </w:r>
    </w:p>
    <w:p w14:paraId="32C5649D" w14:textId="77777777" w:rsidR="00B93B58" w:rsidRPr="0063572D" w:rsidRDefault="00B93B58" w:rsidP="00B93B58">
      <w:pPr>
        <w:rPr>
          <w:rtl/>
        </w:rPr>
      </w:pPr>
      <w:r w:rsidRPr="0063572D">
        <w:rPr>
          <w:rFonts w:hint="eastAsia"/>
          <w:rtl/>
        </w:rPr>
        <w:t>דכוותה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גבי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שומרת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יבם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שבא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עליה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יבם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בבית</w:t>
      </w:r>
      <w:r w:rsidRPr="0063572D">
        <w:rPr>
          <w:rtl/>
        </w:rPr>
        <w:t xml:space="preserve"> </w:t>
      </w:r>
      <w:r w:rsidRPr="0063572D">
        <w:rPr>
          <w:rFonts w:hint="eastAsia"/>
          <w:rtl/>
        </w:rPr>
        <w:t>חמיה</w:t>
      </w:r>
      <w:r w:rsidRPr="0063572D">
        <w:rPr>
          <w:rtl/>
        </w:rPr>
        <w:t xml:space="preserve">, </w:t>
      </w:r>
      <w:r w:rsidRPr="0063572D">
        <w:rPr>
          <w:rFonts w:hint="eastAsia"/>
          <w:rtl/>
        </w:rPr>
        <w:t>ולאו</w:t>
      </w:r>
      <w:r w:rsidRPr="0063572D">
        <w:rPr>
          <w:rtl/>
        </w:rPr>
        <w:t xml:space="preserve"> אשתו מעלייתא היא וכרב דקנה לכל </w:t>
      </w:r>
    </w:p>
    <w:p w14:paraId="39AA208F" w14:textId="77777777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 כשמואל</w:t>
      </w:r>
      <w:r w:rsidR="00F07A5B" w:rsidRPr="00F07A5B">
        <w:rPr>
          <w:rtl/>
        </w:rPr>
        <w:t>:</w:t>
      </w:r>
    </w:p>
    <w:p w14:paraId="59B1A54A" w14:textId="3231C04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האמורים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בפרשה</w:t>
      </w:r>
      <w:r w:rsidRPr="006F178A">
        <w:rPr>
          <w:rtl/>
        </w:rPr>
        <w:t>.</w:t>
      </w:r>
    </w:p>
    <w:p w14:paraId="4F250D7E" w14:textId="74CD2E56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ולרב</w:t>
      </w:r>
      <w:r w:rsidR="00F07A5B" w:rsidRPr="00F07A5B">
        <w:rPr>
          <w:rtl/>
        </w:rPr>
        <w:t>:</w:t>
      </w:r>
    </w:p>
    <w:p w14:paraId="0F1EE1F3" w14:textId="4EAFF3B4" w:rsidR="00B93B58" w:rsidRPr="0063572D" w:rsidRDefault="00B93B58" w:rsidP="00B93B58">
      <w:pPr>
        <w:rPr>
          <w:spacing w:val="-2"/>
          <w:rtl/>
        </w:rPr>
      </w:pPr>
      <w:r w:rsidRPr="0063572D">
        <w:rPr>
          <w:rFonts w:hint="cs"/>
          <w:spacing w:val="-2"/>
          <w:rtl/>
        </w:rPr>
        <w:t>אפילו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לרבי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יונתן</w:t>
      </w:r>
      <w:r w:rsidRPr="0063572D">
        <w:rPr>
          <w:spacing w:val="-2"/>
          <w:rtl/>
        </w:rPr>
        <w:t xml:space="preserve">, </w:t>
      </w:r>
      <w:r w:rsidRPr="0063572D">
        <w:rPr>
          <w:rFonts w:hint="cs"/>
          <w:spacing w:val="-2"/>
          <w:rtl/>
        </w:rPr>
        <w:t>מד</w:t>
      </w:r>
      <w:r w:rsidR="0063572D" w:rsidRPr="0063572D">
        <w:rPr>
          <w:rFonts w:hint="cs"/>
          <w:spacing w:val="-2"/>
          <w:rtl/>
        </w:rPr>
        <w:t>צ</w:t>
      </w:r>
      <w:r w:rsidRPr="0063572D">
        <w:rPr>
          <w:rFonts w:hint="cs"/>
          <w:spacing w:val="-2"/>
          <w:rtl/>
        </w:rPr>
        <w:t>ריך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קרא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למעוטה</w:t>
      </w:r>
      <w:r w:rsidRPr="0063572D">
        <w:rPr>
          <w:spacing w:val="-2"/>
          <w:rtl/>
        </w:rPr>
        <w:t xml:space="preserve">, </w:t>
      </w:r>
      <w:r w:rsidRPr="0063572D">
        <w:rPr>
          <w:rFonts w:hint="cs"/>
          <w:spacing w:val="-2"/>
          <w:rtl/>
        </w:rPr>
        <w:t>מכלל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דאשתו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מעלייתא</w:t>
      </w:r>
      <w:r w:rsidRPr="0063572D">
        <w:rPr>
          <w:spacing w:val="-2"/>
          <w:rtl/>
        </w:rPr>
        <w:t xml:space="preserve"> </w:t>
      </w:r>
      <w:r w:rsidRPr="0063572D">
        <w:rPr>
          <w:rFonts w:hint="cs"/>
          <w:spacing w:val="-2"/>
          <w:rtl/>
        </w:rPr>
        <w:t>היא</w:t>
      </w:r>
      <w:r w:rsidRPr="0063572D">
        <w:rPr>
          <w:spacing w:val="-2"/>
          <w:rtl/>
        </w:rPr>
        <w:t>.</w:t>
      </w:r>
    </w:p>
    <w:p w14:paraId="2ECEE77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כה.</w:t>
      </w:r>
    </w:p>
    <w:p w14:paraId="5C9662C9" w14:textId="497DC7D1" w:rsidR="00F07A5B" w:rsidRPr="00F07A5B" w:rsidRDefault="00B93B58" w:rsidP="006357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ולשמואל</w:t>
      </w:r>
      <w:r w:rsidR="00F07A5B" w:rsidRPr="00F07A5B">
        <w:rPr>
          <w:rFonts w:hint="cs"/>
          <w:rtl/>
        </w:rPr>
        <w:t>:</w:t>
      </w:r>
    </w:p>
    <w:p w14:paraId="27FA3A9C" w14:textId="5B837117" w:rsidR="0063572D" w:rsidRPr="00C309F4" w:rsidRDefault="00B93B58" w:rsidP="00C309F4">
      <w:pPr>
        <w:spacing w:after="60"/>
      </w:pPr>
      <w:r w:rsidRPr="0063572D">
        <w:rPr>
          <w:rStyle w:val="affffc"/>
          <w:rFonts w:hint="cs"/>
          <w:rtl/>
        </w:rPr>
        <w:t>אפילו</w:t>
      </w:r>
      <w:r w:rsidRPr="0063572D">
        <w:rPr>
          <w:rStyle w:val="affffc"/>
          <w:rtl/>
        </w:rPr>
        <w:t xml:space="preserve"> </w:t>
      </w:r>
      <w:r w:rsidRPr="0063572D">
        <w:rPr>
          <w:rStyle w:val="affffc"/>
          <w:rFonts w:hint="cs"/>
          <w:rtl/>
        </w:rPr>
        <w:t>לר</w:t>
      </w:r>
      <w:r w:rsidR="0063572D" w:rsidRPr="0063572D">
        <w:rPr>
          <w:rStyle w:val="affffc"/>
          <w:rFonts w:hint="cs"/>
          <w:rtl/>
        </w:rPr>
        <w:t>י"א:</w:t>
      </w:r>
      <w:r w:rsidRPr="0063572D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מדצריך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לרבוייה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מכלל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כלל</w:t>
      </w:r>
      <w:r w:rsidRPr="006F178A">
        <w:rPr>
          <w:rtl/>
        </w:rPr>
        <w:t>.</w:t>
      </w:r>
    </w:p>
    <w:p w14:paraId="4EE8A5C1" w14:textId="77777777" w:rsidR="00E4644A" w:rsidRPr="00255160" w:rsidRDefault="00E4644A" w:rsidP="00E4644A">
      <w:pPr>
        <w:jc w:val="center"/>
        <w:rPr>
          <w:del w:id="90120" w:author="מנוע עיצוב" w:date="2026-10-08T11:01:28Z"/>
          <w:rFonts w:ascii="BA • Vilna Light" w:hAnsi="BA • Vilna Light" w:cs="BA • Vilna Light"/>
          <w:rtl/>
        </w:rPr>
      </w:pPr>
      <w:del w:id="9011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03801CD3" w14:textId="270BF607" w:rsidR="00B93B58" w:rsidRPr="006F178A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איבעיא</w:t>
      </w:r>
      <w:r w:rsidRPr="0059138D">
        <w:rPr>
          <w:rFonts w:cs="BA Vilna Bold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צריכה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להפסידה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="00291CBA">
        <w:rPr>
          <w:rFonts w:hint="cs"/>
          <w:rtl/>
        </w:rPr>
        <w:t>לא</w:t>
      </w:r>
      <w:r w:rsidRPr="006F178A">
        <w:rPr>
          <w:rtl/>
        </w:rPr>
        <w:t xml:space="preserve">? </w:t>
      </w:r>
    </w:p>
    <w:p w14:paraId="64DE8BD7" w14:textId="1B224C86" w:rsidR="00B93B58" w:rsidRPr="0059138D" w:rsidRDefault="00291CBA" w:rsidP="00291CBA">
      <w:pPr>
        <w:pStyle w:val="afffff1"/>
        <w:jc w:val="center"/>
        <w:rPr>
          <w:rFonts w:ascii="Fb Fontext" w:hAnsi="Fb Fontext" w:cs="BA Vilna Bold"/>
          <w:rtl/>
        </w:rPr>
      </w:pPr>
      <w:r>
        <w:rPr>
          <w:rFonts w:hint="cs"/>
          <w:rtl/>
        </w:rPr>
        <w:t xml:space="preserve">אי </w:t>
      </w:r>
      <w:r w:rsidR="00B93B58" w:rsidRPr="006F178A">
        <w:rPr>
          <w:rFonts w:hint="cs"/>
          <w:rtl/>
        </w:rPr>
        <w:t>כיון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שהיא </w:t>
      </w:r>
      <w:r w:rsidR="00B93B58" w:rsidRPr="006F178A">
        <w:rPr>
          <w:rFonts w:hint="cs"/>
          <w:rtl/>
        </w:rPr>
        <w:t>עוברת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דת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א''צ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התראה</w:t>
      </w:r>
      <w:r w:rsidR="00B93B58" w:rsidRPr="006F178A">
        <w:rPr>
          <w:rtl/>
        </w:rPr>
        <w:t xml:space="preserve">, </w:t>
      </w:r>
      <w:r w:rsidR="00B93B58" w:rsidRPr="0059138D">
        <w:rPr>
          <w:rFonts w:cs="BA Vilna Bold" w:hint="cs"/>
          <w:rtl/>
        </w:rPr>
        <w:t>או</w:t>
      </w:r>
      <w:r>
        <w:rPr>
          <w:rFonts w:cs="BA Vilna Bold" w:hint="cs"/>
          <w:rtl/>
        </w:rPr>
        <w:t xml:space="preserve"> </w:t>
      </w:r>
      <w:r>
        <w:rPr>
          <w:rFonts w:hint="cs"/>
          <w:rtl/>
        </w:rPr>
        <w:t>צריך התראה שתוכל לחזור בה</w:t>
      </w:r>
    </w:p>
    <w:p w14:paraId="313D7123" w14:textId="14746A26" w:rsidR="00F07A5B" w:rsidRPr="00F07A5B" w:rsidRDefault="00B93B58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 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FAFF5B9" w14:textId="10589449" w:rsidR="00101C4A" w:rsidRDefault="00B93B58" w:rsidP="00B93B58">
      <w:pPr>
        <w:rPr>
          <w:rtl/>
        </w:rPr>
      </w:pPr>
      <w:r w:rsidRPr="006F178A">
        <w:rPr>
          <w:rFonts w:hint="cs"/>
          <w:rtl/>
        </w:rPr>
        <w:t>ארוסה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</w:p>
    <w:p w14:paraId="48A791FE" w14:textId="45A40F98" w:rsidR="00B93B58" w:rsidRPr="006F178A" w:rsidRDefault="00B93B58" w:rsidP="00101C4A">
      <w:pPr>
        <w:pStyle w:val="afffff1"/>
        <w:rPr>
          <w:rtl/>
        </w:rPr>
      </w:pPr>
      <w:r w:rsidRPr="006F178A">
        <w:rPr>
          <w:rFonts w:hint="cs"/>
          <w:rtl/>
        </w:rPr>
        <w:t>משמע הא מקנאי לה ולמ</w:t>
      </w:r>
      <w:r w:rsidR="00101C4A">
        <w:rPr>
          <w:rFonts w:hint="cs"/>
          <w:rtl/>
        </w:rPr>
        <w:t>ה אם</w:t>
      </w:r>
      <w:r w:rsidRPr="006F178A">
        <w:rPr>
          <w:rFonts w:hint="cs"/>
          <w:rtl/>
        </w:rPr>
        <w:t xml:space="preserve"> א</w:t>
      </w:r>
      <w:r w:rsidR="00101C4A">
        <w:rPr>
          <w:rFonts w:hint="cs"/>
          <w:rtl/>
        </w:rPr>
        <w:t>ם</w:t>
      </w:r>
      <w:r w:rsidRPr="006F178A">
        <w:rPr>
          <w:rFonts w:hint="cs"/>
          <w:rtl/>
        </w:rPr>
        <w:t xml:space="preserve"> לא להפסידה כתובתה</w:t>
      </w:r>
    </w:p>
    <w:p w14:paraId="74A1EDBF" w14:textId="463666C1" w:rsidR="00F07A5B" w:rsidRPr="00F07A5B" w:rsidRDefault="00101C4A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דחה </w:t>
      </w:r>
      <w:r w:rsidR="00B93B58"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5F98A3C6" w14:textId="1D2A238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לאוסרה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>.</w:t>
      </w:r>
    </w:p>
    <w:p w14:paraId="1854720D" w14:textId="129FB24C" w:rsidR="00F07A5B" w:rsidRPr="00F07A5B" w:rsidRDefault="00B93B58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7DCFCF59" w14:textId="032AB452" w:rsidR="00B93B58" w:rsidRPr="006F178A" w:rsidRDefault="00B93B58" w:rsidP="00291CBA">
      <w:pPr>
        <w:spacing w:after="60"/>
        <w:rPr>
          <w:rtl/>
        </w:rPr>
      </w:pPr>
      <w:r w:rsidRPr="006F178A">
        <w:rPr>
          <w:rFonts w:hint="cs"/>
          <w:rtl/>
        </w:rPr>
        <w:t>להשקותה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נשואה</w:t>
      </w:r>
      <w:r w:rsidRPr="006F178A">
        <w:rPr>
          <w:rtl/>
        </w:rPr>
        <w:t xml:space="preserve">, </w:t>
      </w:r>
      <w:r w:rsidRPr="00291CBA">
        <w:rPr>
          <w:rStyle w:val="affffc"/>
          <w:rFonts w:hint="cs"/>
          <w:rtl/>
        </w:rPr>
        <w:t>כדתניא</w:t>
      </w:r>
      <w:r w:rsidRPr="00291CBA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ארוסה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לארוסה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נשואה</w:t>
      </w:r>
      <w:r w:rsidRPr="006F178A">
        <w:rPr>
          <w:rtl/>
        </w:rPr>
        <w:t>.</w:t>
      </w:r>
    </w:p>
    <w:p w14:paraId="1F3CDDC7" w14:textId="5943C375" w:rsidR="00F07A5B" w:rsidRPr="00F07A5B" w:rsidRDefault="00B93B58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רבא: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="00291CBA"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25516054" w14:textId="7AA82268" w:rsidR="00291CBA" w:rsidRDefault="00B93B58" w:rsidP="00B93B58">
      <w:pPr>
        <w:rPr>
          <w:rtl/>
        </w:rPr>
      </w:pPr>
      <w:r w:rsidRPr="006F178A">
        <w:rPr>
          <w:rFonts w:hint="cs"/>
          <w:rtl/>
        </w:rPr>
        <w:t>אלמנה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</w:t>
      </w:r>
      <w:r w:rsidR="00291CBA">
        <w:rPr>
          <w:rFonts w:hint="cs"/>
          <w:rtl/>
        </w:rPr>
        <w:t>"ג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גרושה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וחלוצה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הדיוט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ממזרת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לממזר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ולנתין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</w:p>
    <w:p w14:paraId="3151A4DC" w14:textId="6D29B2D9" w:rsidR="00101C4A" w:rsidRPr="006F178A" w:rsidRDefault="00B93B58" w:rsidP="00101C4A">
      <w:pPr>
        <w:rPr>
          <w:rtl/>
        </w:rPr>
      </w:pPr>
      <w:r w:rsidRPr="006F178A">
        <w:rPr>
          <w:rFonts w:hint="cs"/>
          <w:rtl/>
        </w:rPr>
        <w:t>הא קנויי להו ולמאי אי כבר אסורות עליו? אלא להפסידן כתובתן</w:t>
      </w:r>
      <w:r w:rsidR="00101C4A">
        <w:rPr>
          <w:rFonts w:hint="cs"/>
          <w:rtl/>
        </w:rPr>
        <w:t>!</w:t>
      </w:r>
    </w:p>
    <w:p w14:paraId="2607824E" w14:textId="1389E33F" w:rsidR="00F07A5B" w:rsidRPr="00F07A5B" w:rsidRDefault="00101C4A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דחה </w:t>
      </w:r>
      <w:r w:rsidR="00B93B58" w:rsidRPr="00F07A5B">
        <w:rPr>
          <w:rtl/>
        </w:rPr>
        <w:t>ר"</w:t>
      </w:r>
      <w:r w:rsidR="00B93B58" w:rsidRPr="00F07A5B">
        <w:rPr>
          <w:rFonts w:hint="eastAsia"/>
          <w:rtl/>
        </w:rPr>
        <w:t>י</w:t>
      </w:r>
      <w:r w:rsidR="00F07A5B" w:rsidRPr="00F07A5B">
        <w:rPr>
          <w:rtl/>
        </w:rPr>
        <w:t>:</w:t>
      </w:r>
    </w:p>
    <w:p w14:paraId="007EC997" w14:textId="7D14E7A4" w:rsidR="00B93B58" w:rsidRPr="00291CBA" w:rsidRDefault="00B93B58" w:rsidP="00291CBA">
      <w:pPr>
        <w:spacing w:after="60"/>
        <w:rPr>
          <w:spacing w:val="0"/>
          <w:rtl/>
        </w:rPr>
      </w:pPr>
      <w:r w:rsidRPr="00291CBA">
        <w:rPr>
          <w:rFonts w:hint="eastAsia"/>
          <w:spacing w:val="0"/>
          <w:rtl/>
        </w:rPr>
        <w:t>לא</w:t>
      </w:r>
      <w:r w:rsidRPr="00291CBA">
        <w:rPr>
          <w:spacing w:val="0"/>
          <w:rtl/>
        </w:rPr>
        <w:t xml:space="preserve">, </w:t>
      </w:r>
      <w:r w:rsidRPr="00291CBA">
        <w:rPr>
          <w:rFonts w:hint="eastAsia"/>
          <w:spacing w:val="0"/>
          <w:rtl/>
        </w:rPr>
        <w:t>לאוסרה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לבועל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כבעל</w:t>
      </w:r>
      <w:r w:rsidRPr="00291CBA">
        <w:rPr>
          <w:spacing w:val="0"/>
          <w:rtl/>
        </w:rPr>
        <w:t xml:space="preserve">, </w:t>
      </w:r>
      <w:r w:rsidR="00291CBA" w:rsidRPr="00291CBA">
        <w:rPr>
          <w:rFonts w:hint="cs"/>
          <w:spacing w:val="0"/>
          <w:rtl/>
        </w:rPr>
        <w:t>ד</w:t>
      </w:r>
      <w:r w:rsidRPr="00291CBA">
        <w:rPr>
          <w:rFonts w:hint="eastAsia"/>
          <w:spacing w:val="0"/>
          <w:rtl/>
        </w:rPr>
        <w:t>כשם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שאסורה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לבעל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כך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אסורה</w:t>
      </w:r>
      <w:r w:rsidRPr="00291CBA">
        <w:rPr>
          <w:spacing w:val="0"/>
          <w:rtl/>
        </w:rPr>
        <w:t xml:space="preserve"> </w:t>
      </w:r>
      <w:r w:rsidRPr="00291CBA">
        <w:rPr>
          <w:rFonts w:hint="eastAsia"/>
          <w:spacing w:val="0"/>
          <w:rtl/>
        </w:rPr>
        <w:t>לבועל</w:t>
      </w:r>
      <w:r w:rsidRPr="00291CBA">
        <w:rPr>
          <w:spacing w:val="0"/>
          <w:rtl/>
        </w:rPr>
        <w:t>.</w:t>
      </w:r>
    </w:p>
    <w:p w14:paraId="787BF081" w14:textId="77777777" w:rsidR="00F07A5B" w:rsidRPr="00F07A5B" w:rsidRDefault="00B93B58" w:rsidP="00291C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ג.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 מסורא</w:t>
      </w:r>
      <w:r w:rsidRPr="00F07A5B">
        <w:rPr>
          <w:rtl/>
        </w:rPr>
        <w:t xml:space="preserve">: </w:t>
      </w: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43C18B3E" w14:textId="091EAA67" w:rsidR="00790FBA" w:rsidRPr="00101C4A" w:rsidRDefault="00B93B58" w:rsidP="00B93B58">
      <w:pPr>
        <w:rPr>
          <w:rFonts w:cs="BA Vilna Bold"/>
          <w:spacing w:val="0"/>
          <w:rtl/>
        </w:rPr>
      </w:pPr>
      <w:r w:rsidRPr="006F178A">
        <w:rPr>
          <w:rFonts w:hint="cs"/>
          <w:rtl/>
        </w:rPr>
        <w:t>ואלו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</w:t>
      </w:r>
      <w:r w:rsidR="00790FBA">
        <w:rPr>
          <w:rFonts w:hint="cs"/>
          <w:rtl/>
        </w:rPr>
        <w:t xml:space="preserve">ב''ד </w:t>
      </w:r>
      <w:r w:rsidRPr="006F178A">
        <w:rPr>
          <w:rFonts w:hint="cs"/>
          <w:rtl/>
        </w:rPr>
        <w:t>מקנין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101C4A">
        <w:rPr>
          <w:rFonts w:hint="cs"/>
          <w:spacing w:val="0"/>
          <w:rtl/>
        </w:rPr>
        <w:t>חבוש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בבית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האסורין</w:t>
      </w:r>
      <w:r w:rsidRPr="00101C4A">
        <w:rPr>
          <w:spacing w:val="0"/>
          <w:rtl/>
        </w:rPr>
        <w:t xml:space="preserve">, </w:t>
      </w:r>
      <w:r w:rsidRPr="00101C4A">
        <w:rPr>
          <w:rFonts w:hint="cs"/>
          <w:spacing w:val="0"/>
          <w:rtl/>
        </w:rPr>
        <w:t>ולא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להשקותה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אמרו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אלא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לפוסלה</w:t>
      </w:r>
      <w:r w:rsidRPr="00101C4A">
        <w:rPr>
          <w:spacing w:val="0"/>
          <w:rtl/>
        </w:rPr>
        <w:t xml:space="preserve"> </w:t>
      </w:r>
      <w:r w:rsidRPr="00101C4A">
        <w:rPr>
          <w:rFonts w:hint="cs"/>
          <w:spacing w:val="0"/>
          <w:rtl/>
        </w:rPr>
        <w:t>מכתובתה</w:t>
      </w:r>
      <w:r w:rsidRPr="00101C4A">
        <w:rPr>
          <w:spacing w:val="0"/>
          <w:rtl/>
        </w:rPr>
        <w:t>;</w:t>
      </w:r>
      <w:r w:rsidRPr="00101C4A">
        <w:rPr>
          <w:rFonts w:hint="cs"/>
          <w:spacing w:val="0"/>
          <w:rtl/>
        </w:rPr>
        <w:t xml:space="preserve"> </w:t>
      </w:r>
      <w:r w:rsidRPr="00101C4A">
        <w:rPr>
          <w:rFonts w:cs="BA Vilna Bold" w:hint="cs"/>
          <w:spacing w:val="0"/>
          <w:rtl/>
        </w:rPr>
        <w:t xml:space="preserve"> </w:t>
      </w:r>
    </w:p>
    <w:p w14:paraId="1B08457A" w14:textId="333CEFA0" w:rsidR="00B93B58" w:rsidRPr="006F178A" w:rsidRDefault="00B93B58" w:rsidP="00790FBA">
      <w:pPr>
        <w:spacing w:after="60"/>
        <w:rPr>
          <w:rtl/>
        </w:rPr>
      </w:pPr>
      <w:r w:rsidRPr="0059138D">
        <w:rPr>
          <w:rFonts w:cs="BA Vilna Bold" w:hint="cs"/>
          <w:rtl/>
        </w:rPr>
        <w:t>ש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מ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בעי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התראה</w:t>
      </w:r>
      <w:r w:rsidRPr="0059138D">
        <w:rPr>
          <w:rFonts w:cs="BA Vilna Bold"/>
          <w:rtl/>
        </w:rPr>
        <w:t xml:space="preserve">, </w:t>
      </w:r>
      <w:r w:rsidRPr="0059138D">
        <w:rPr>
          <w:rFonts w:cs="BA Vilna Bold" w:hint="cs"/>
          <w:rtl/>
        </w:rPr>
        <w:t>ש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מ</w:t>
      </w:r>
      <w:r w:rsidRPr="0059138D">
        <w:rPr>
          <w:rFonts w:cs="BA Vilna Bold"/>
          <w:rtl/>
        </w:rPr>
        <w:t>.</w:t>
      </w:r>
    </w:p>
    <w:p w14:paraId="275E25D3" w14:textId="4492A8BD" w:rsidR="00B93B58" w:rsidRDefault="00B93B58" w:rsidP="00101C4A">
      <w:pPr>
        <w:spacing w:after="60"/>
        <w:jc w:val="center"/>
        <w:rPr>
          <w:rtl/>
        </w:rPr>
      </w:pPr>
      <w:r w:rsidRPr="006F178A">
        <w:rPr>
          <w:rFonts w:hint="cs"/>
          <w:rtl/>
        </w:rPr>
        <w:t>וכול</w:t>
      </w:r>
      <w:r w:rsidR="00790FBA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</w:t>
      </w:r>
      <w:r w:rsidR="00790FB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790FBA">
        <w:rPr>
          <w:rFonts w:hint="cs"/>
          <w:rtl/>
        </w:rPr>
        <w:t>זה</w:t>
      </w:r>
      <w:r w:rsidRPr="006F178A">
        <w:rPr>
          <w:rFonts w:hint="cs"/>
          <w:rtl/>
        </w:rPr>
        <w:t xml:space="preserve"> דשאני</w:t>
      </w:r>
      <w:r w:rsidRPr="006F178A">
        <w:rPr>
          <w:rtl/>
        </w:rPr>
        <w:t xml:space="preserve"> </w:t>
      </w:r>
      <w:r w:rsidR="00790FBA">
        <w:rPr>
          <w:rFonts w:hint="cs"/>
          <w:rtl/>
        </w:rPr>
        <w:t>ש</w:t>
      </w:r>
      <w:r w:rsidRPr="006F178A">
        <w:rPr>
          <w:rFonts w:hint="cs"/>
          <w:rtl/>
        </w:rPr>
        <w:t>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</w:t>
      </w:r>
      <w:r w:rsidR="00790FB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אימתא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כלל</w:t>
      </w:r>
      <w:r w:rsidRPr="006F178A">
        <w:rPr>
          <w:rtl/>
        </w:rPr>
        <w:t>.</w:t>
      </w:r>
    </w:p>
    <w:p w14:paraId="1A84E417" w14:textId="77777777" w:rsidR="00E4644A" w:rsidRPr="00255160" w:rsidRDefault="00E4644A" w:rsidP="00E4644A">
      <w:pPr>
        <w:jc w:val="center"/>
        <w:rPr>
          <w:del w:id="90122" w:author="מנוע עיצוב" w:date="2026-10-08T11:01:28Z"/>
          <w:rFonts w:ascii="BA • Vilna Light" w:hAnsi="BA • Vilna Light" w:cs="BA • Vilna Light"/>
          <w:rtl/>
        </w:rPr>
      </w:pPr>
      <w:del w:id="9012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56745A83" w14:textId="21652A9A" w:rsidR="00790FBA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איבעיא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להו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לקיימה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מקיימה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="00790FBA">
        <w:rPr>
          <w:rFonts w:hint="cs"/>
          <w:rtl/>
        </w:rPr>
        <w:t xml:space="preserve"> לא </w:t>
      </w:r>
    </w:p>
    <w:p w14:paraId="1BA7A514" w14:textId="77777777" w:rsidR="00790FBA" w:rsidRDefault="00790FBA" w:rsidP="00790FBA">
      <w:pPr>
        <w:pStyle w:val="afffff1"/>
        <w:jc w:val="center"/>
        <w:rPr>
          <w:rtl/>
        </w:rPr>
      </w:pPr>
      <w:r>
        <w:rPr>
          <w:rFonts w:hint="cs"/>
          <w:rtl/>
        </w:rPr>
        <w:t>אם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בקפידא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דבעל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רחמנא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קפיד</w:t>
      </w:r>
      <w:r w:rsidR="00B93B58" w:rsidRPr="006F178A">
        <w:rPr>
          <w:rtl/>
        </w:rPr>
        <w:t xml:space="preserve">, </w:t>
      </w:r>
      <w:r w:rsidR="00B93B58" w:rsidRPr="0059138D">
        <w:rPr>
          <w:rFonts w:cs="BA Vilna Bold" w:hint="cs"/>
          <w:rtl/>
        </w:rPr>
        <w:t>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דקפיד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קפיד</w:t>
      </w:r>
      <w:r w:rsidR="00B93B58" w:rsidRPr="006F178A">
        <w:rPr>
          <w:rtl/>
        </w:rPr>
        <w:t>?</w:t>
      </w:r>
    </w:p>
    <w:p w14:paraId="6B9572CD" w14:textId="3BA018BC" w:rsidR="00F07A5B" w:rsidRPr="00F07A5B" w:rsidRDefault="00B93B58" w:rsidP="00790F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61DDE016" w14:textId="45C682D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</w:t>
      </w:r>
      <w:r w:rsidR="00790FBA">
        <w:rPr>
          <w:rFonts w:hint="cs"/>
          <w:rtl/>
        </w:rPr>
        <w:t>''ד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שנתחרש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האסורין</w:t>
      </w:r>
      <w:r w:rsidRPr="006F178A">
        <w:rPr>
          <w:rtl/>
        </w:rPr>
        <w:t>;</w:t>
      </w:r>
    </w:p>
    <w:p w14:paraId="64633C3E" w14:textId="77777777" w:rsidR="00101C4A" w:rsidRDefault="00B93B58" w:rsidP="00101C4A">
      <w:pPr>
        <w:rPr>
          <w:rtl/>
        </w:rPr>
      </w:pPr>
      <w:r w:rsidRPr="006F178A">
        <w:rPr>
          <w:rFonts w:hint="cs"/>
          <w:rtl/>
        </w:rPr>
        <w:t>ואי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מקיימה</w:t>
      </w:r>
      <w:r w:rsidRPr="006F178A">
        <w:rPr>
          <w:rtl/>
        </w:rPr>
        <w:t xml:space="preserve">, </w:t>
      </w:r>
      <w:r w:rsidR="00101C4A">
        <w:rPr>
          <w:rFonts w:hint="cs"/>
          <w:rtl/>
        </w:rPr>
        <w:t>וכי ב''ד עושים דבר דלא נח''ל לבעל</w:t>
      </w:r>
      <w:r w:rsidRPr="006F178A">
        <w:rPr>
          <w:rtl/>
        </w:rPr>
        <w:t xml:space="preserve">? </w:t>
      </w:r>
    </w:p>
    <w:p w14:paraId="4F5B20BD" w14:textId="77777777" w:rsidR="00F07A5B" w:rsidRPr="00F07A5B" w:rsidRDefault="00101C4A" w:rsidP="00101C4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tl/>
        </w:rPr>
        <w:t>:</w:t>
      </w:r>
    </w:p>
    <w:p w14:paraId="17EA98AE" w14:textId="5F620B5F" w:rsidR="00B93B58" w:rsidRPr="006F178A" w:rsidRDefault="00101C4A" w:rsidP="00101C4A">
      <w:pPr>
        <w:rPr>
          <w:rtl/>
        </w:rPr>
      </w:pP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סתמא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דמילתא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דעוברת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מינח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ניחא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ליה</w:t>
      </w:r>
      <w:r w:rsidR="00B93B58" w:rsidRPr="006F178A">
        <w:rPr>
          <w:rtl/>
        </w:rPr>
        <w:t>.</w:t>
      </w:r>
    </w:p>
    <w:p w14:paraId="134F6CDE" w14:textId="77777777" w:rsidR="00E4644A" w:rsidRPr="00255160" w:rsidRDefault="00E4644A" w:rsidP="00E4644A">
      <w:pPr>
        <w:jc w:val="center"/>
        <w:rPr>
          <w:del w:id="90124" w:author="מנוע עיצוב" w:date="2026-10-08T11:01:28Z"/>
          <w:rFonts w:ascii="BA • Vilna Light" w:hAnsi="BA • Vilna Light" w:cs="BA • Vilna Light"/>
          <w:rtl/>
        </w:rPr>
      </w:pPr>
      <w:del w:id="9012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DEFFD91" w14:textId="42CAC062" w:rsidR="00B93B58" w:rsidRPr="006F178A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איבעיא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להו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קינויו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קינויו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מחול</w:t>
      </w:r>
      <w:r w:rsidRPr="006F178A">
        <w:rPr>
          <w:rtl/>
        </w:rPr>
        <w:t xml:space="preserve">? </w:t>
      </w:r>
    </w:p>
    <w:p w14:paraId="1ADF598D" w14:textId="3819813B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אי בקינוי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רחמנא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מחל לקינויו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="00101C4A">
        <w:rPr>
          <w:rFonts w:hint="cs"/>
          <w:rtl/>
        </w:rPr>
        <w:t>ש</w:t>
      </w:r>
      <w:r w:rsidRPr="006F178A">
        <w:rPr>
          <w:rFonts w:hint="cs"/>
          <w:rtl/>
        </w:rPr>
        <w:t>קינא מתחילה אינו יכול למחול</w:t>
      </w:r>
      <w:r w:rsidRPr="006F178A">
        <w:rPr>
          <w:rtl/>
        </w:rPr>
        <w:t xml:space="preserve">? </w:t>
      </w:r>
    </w:p>
    <w:p w14:paraId="0D10A1EC" w14:textId="797EDF70" w:rsidR="00F07A5B" w:rsidRPr="00F07A5B" w:rsidRDefault="00B93B58" w:rsidP="00790F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</w:t>
      </w:r>
      <w:r w:rsidR="00101C4A" w:rsidRPr="00F07A5B">
        <w:rPr>
          <w:rFonts w:hint="cs"/>
          <w:rtl/>
        </w:rPr>
        <w:t xml:space="preserve"> אין להוכיח</w:t>
      </w:r>
      <w:r w:rsidR="00F07A5B" w:rsidRPr="00F07A5B">
        <w:rPr>
          <w:rFonts w:hint="cs"/>
          <w:rtl/>
        </w:rPr>
        <w:t>:</w:t>
      </w:r>
    </w:p>
    <w:p w14:paraId="2C8B3192" w14:textId="7603DBB5" w:rsidR="00101C4A" w:rsidRDefault="00101C4A" w:rsidP="00101C4A">
      <w:pPr>
        <w:rPr>
          <w:spacing w:val="-2"/>
          <w:rtl/>
        </w:rPr>
      </w:pPr>
      <w:r>
        <w:rPr>
          <w:rFonts w:hint="cs"/>
          <w:rtl/>
        </w:rPr>
        <w:lastRenderedPageBreak/>
        <w:t>מד</w:t>
      </w:r>
      <w:r w:rsidR="00B93B58" w:rsidRPr="006F178A">
        <w:rPr>
          <w:rFonts w:hint="cs"/>
          <w:rtl/>
        </w:rPr>
        <w:t>אלו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שב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מקנין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להן</w:t>
      </w:r>
      <w:r w:rsidR="00B93B58" w:rsidRPr="006F178A">
        <w:rPr>
          <w:rtl/>
        </w:rPr>
        <w:t xml:space="preserve">: </w:t>
      </w:r>
      <w:r w:rsidR="00B93B58" w:rsidRPr="006F178A">
        <w:rPr>
          <w:rFonts w:hint="cs"/>
          <w:rtl/>
        </w:rPr>
        <w:t>מי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שנתחרש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בעלה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נשתטה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שהיה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חבוש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בבית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האסורין</w:t>
      </w:r>
      <w:r w:rsidR="00B93B58" w:rsidRPr="006F178A">
        <w:rPr>
          <w:rtl/>
        </w:rPr>
        <w:t>;</w:t>
      </w:r>
      <w:r>
        <w:rPr>
          <w:rFonts w:hint="cs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ואי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קינויו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מחול</w:t>
      </w:r>
      <w:r w:rsidR="00B93B58" w:rsidRPr="00225FF9">
        <w:rPr>
          <w:spacing w:val="-2"/>
          <w:rtl/>
        </w:rPr>
        <w:t xml:space="preserve">, </w:t>
      </w:r>
      <w:r w:rsidR="00B93B58" w:rsidRPr="00225FF9">
        <w:rPr>
          <w:rFonts w:hint="eastAsia"/>
          <w:spacing w:val="-2"/>
          <w:rtl/>
        </w:rPr>
        <w:t>עבדי</w:t>
      </w:r>
      <w:r>
        <w:rPr>
          <w:rFonts w:hint="cs"/>
          <w:spacing w:val="-2"/>
          <w:rtl/>
        </w:rPr>
        <w:t>'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מידי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דאתי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בעל</w:t>
      </w:r>
      <w:r w:rsidR="00B93B58" w:rsidRPr="00225FF9">
        <w:rPr>
          <w:spacing w:val="-2"/>
          <w:rtl/>
        </w:rPr>
        <w:t xml:space="preserve"> </w:t>
      </w:r>
      <w:r w:rsidR="00B93B58" w:rsidRPr="00225FF9">
        <w:rPr>
          <w:rFonts w:hint="eastAsia"/>
          <w:spacing w:val="-2"/>
          <w:rtl/>
        </w:rPr>
        <w:t>מחיל</w:t>
      </w:r>
      <w:r w:rsidR="00B93B58" w:rsidRPr="00225FF9">
        <w:rPr>
          <w:spacing w:val="-2"/>
          <w:rtl/>
        </w:rPr>
        <w:t xml:space="preserve">? </w:t>
      </w:r>
    </w:p>
    <w:p w14:paraId="470AB322" w14:textId="77777777" w:rsidR="00F07A5B" w:rsidRPr="00F07A5B" w:rsidRDefault="00B93B58" w:rsidP="00101C4A">
      <w:pPr>
        <w:pStyle w:val="36"/>
        <w:framePr w:wrap="notBeside"/>
        <w:rPr>
          <w:rtl/>
        </w:rPr>
      </w:pPr>
      <w:r w:rsidRPr="00F07A5B">
        <w:rPr>
          <w:rtl/>
        </w:rPr>
        <w:t>-</w:t>
      </w:r>
      <w:r>
        <w:rPr>
          <w:rFonts w:hint="cs"/>
          <w:rtl/>
        </w:rPr>
        <w:t xml:space="preserve">ודחי'</w:t>
      </w:r>
      <w:del w:id="41218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646E01FF" w14:textId="52209541" w:rsidR="00B93B58" w:rsidRPr="00101C4A" w:rsidRDefault="00B93B58" w:rsidP="00101C4A">
      <w:pPr>
        <w:rPr>
          <w:rtl/>
        </w:rPr>
      </w:pPr>
      <w:r w:rsidRPr="00101C4A">
        <w:rPr>
          <w:rFonts w:hint="eastAsia"/>
          <w:rtl/>
        </w:rPr>
        <w:t>דסתמא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דמלתא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אדם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מסכים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על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דעת</w:t>
      </w:r>
      <w:r w:rsidRPr="00101C4A">
        <w:rPr>
          <w:rtl/>
        </w:rPr>
        <w:t xml:space="preserve"> </w:t>
      </w:r>
      <w:r w:rsidRPr="00101C4A">
        <w:rPr>
          <w:rFonts w:hint="eastAsia"/>
          <w:rtl/>
        </w:rPr>
        <w:t>ב</w:t>
      </w:r>
      <w:r w:rsidRPr="00101C4A">
        <w:rPr>
          <w:rtl/>
        </w:rPr>
        <w:t>"</w:t>
      </w:r>
      <w:r w:rsidRPr="00101C4A">
        <w:rPr>
          <w:rFonts w:hint="eastAsia"/>
          <w:rtl/>
        </w:rPr>
        <w:t>ד</w:t>
      </w:r>
      <w:r w:rsidRPr="00101C4A">
        <w:rPr>
          <w:rtl/>
        </w:rPr>
        <w:t>.</w:t>
      </w:r>
    </w:p>
    <w:p w14:paraId="5471A5B7" w14:textId="4E1C5C2A" w:rsidR="00F07A5B" w:rsidRPr="00F07A5B" w:rsidRDefault="00B93B58" w:rsidP="00790FBA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ב</w:t>
      </w:r>
      <w:r w:rsidRPr="00F07A5B">
        <w:rPr>
          <w:rtl/>
        </w:rPr>
        <w:t>.</w:t>
      </w:r>
      <w:r w:rsidR="00101C4A" w:rsidRPr="00F07A5B">
        <w:rPr>
          <w:rFonts w:hint="cs"/>
          <w:rtl/>
        </w:rPr>
        <w:t xml:space="preserve"> אין להוכיח</w:t>
      </w:r>
      <w:r w:rsidR="00F07A5B" w:rsidRPr="00F07A5B">
        <w:rPr>
          <w:rFonts w:hint="cs"/>
          <w:rtl/>
        </w:rPr>
        <w:t>:</w:t>
      </w:r>
    </w:p>
    <w:p w14:paraId="6B4F6DD9" w14:textId="0086F500" w:rsidR="00B93B58" w:rsidRPr="00225FF9" w:rsidRDefault="00101C4A" w:rsidP="00B93B58">
      <w:pPr>
        <w:rPr>
          <w:spacing w:val="-4"/>
          <w:rtl/>
        </w:rPr>
      </w:pPr>
      <w:r>
        <w:rPr>
          <w:rFonts w:hint="cs"/>
          <w:spacing w:val="-4"/>
          <w:rtl/>
        </w:rPr>
        <w:t>ד</w:t>
      </w:r>
      <w:r w:rsidR="00B93B58" w:rsidRPr="00225FF9">
        <w:rPr>
          <w:spacing w:val="-4"/>
          <w:rtl/>
        </w:rPr>
        <w:t xml:space="preserve">מוסרין </w:t>
      </w:r>
      <w:r w:rsidR="00B93B58" w:rsidRPr="00225FF9">
        <w:rPr>
          <w:rFonts w:hint="eastAsia"/>
          <w:spacing w:val="-4"/>
          <w:rtl/>
        </w:rPr>
        <w:t>לו</w:t>
      </w:r>
      <w:r w:rsidR="00B93B58" w:rsidRPr="00225FF9">
        <w:rPr>
          <w:spacing w:val="-4"/>
          <w:rtl/>
        </w:rPr>
        <w:t xml:space="preserve"> </w:t>
      </w:r>
      <w:r w:rsidR="00B93B58" w:rsidRPr="00225FF9">
        <w:rPr>
          <w:rFonts w:hint="eastAsia"/>
          <w:spacing w:val="-4"/>
          <w:rtl/>
        </w:rPr>
        <w:t>שני</w:t>
      </w:r>
      <w:r w:rsidR="00B93B58" w:rsidRPr="00225FF9">
        <w:rPr>
          <w:spacing w:val="-4"/>
          <w:rtl/>
        </w:rPr>
        <w:t xml:space="preserve"> </w:t>
      </w:r>
      <w:r w:rsidR="00B93B58" w:rsidRPr="00225FF9">
        <w:rPr>
          <w:rFonts w:hint="eastAsia"/>
          <w:spacing w:val="-4"/>
          <w:rtl/>
        </w:rPr>
        <w:t>ת</w:t>
      </w:r>
      <w:r w:rsidR="00B93B58" w:rsidRPr="00225FF9">
        <w:rPr>
          <w:spacing w:val="-4"/>
          <w:rtl/>
        </w:rPr>
        <w:t>"</w:t>
      </w:r>
      <w:r w:rsidR="00B93B58" w:rsidRPr="00225FF9">
        <w:rPr>
          <w:rFonts w:hint="eastAsia"/>
          <w:spacing w:val="-4"/>
          <w:rtl/>
        </w:rPr>
        <w:t>ח</w:t>
      </w:r>
      <w:r w:rsidR="00B93B58" w:rsidRPr="00225FF9">
        <w:rPr>
          <w:spacing w:val="-4"/>
          <w:rtl/>
        </w:rPr>
        <w:t xml:space="preserve">, </w:t>
      </w:r>
      <w:r w:rsidR="00B93B58" w:rsidRPr="00225FF9">
        <w:rPr>
          <w:rFonts w:hint="eastAsia"/>
          <w:spacing w:val="-4"/>
          <w:rtl/>
        </w:rPr>
        <w:t>שמא</w:t>
      </w:r>
      <w:r w:rsidR="00B93B58" w:rsidRPr="00225FF9">
        <w:rPr>
          <w:spacing w:val="-4"/>
          <w:rtl/>
        </w:rPr>
        <w:t xml:space="preserve"> </w:t>
      </w:r>
      <w:r w:rsidR="00B93B58" w:rsidRPr="00225FF9">
        <w:rPr>
          <w:rFonts w:hint="eastAsia"/>
          <w:spacing w:val="-4"/>
          <w:rtl/>
        </w:rPr>
        <w:t>יבא</w:t>
      </w:r>
      <w:r w:rsidR="00B93B58" w:rsidRPr="00225FF9">
        <w:rPr>
          <w:spacing w:val="-4"/>
          <w:rtl/>
        </w:rPr>
        <w:t xml:space="preserve"> </w:t>
      </w:r>
      <w:r w:rsidR="00B93B58" w:rsidRPr="00225FF9">
        <w:rPr>
          <w:rFonts w:hint="eastAsia"/>
          <w:spacing w:val="-4"/>
          <w:rtl/>
        </w:rPr>
        <w:t>עליה</w:t>
      </w:r>
      <w:r w:rsidR="00B93B58" w:rsidRPr="00225FF9">
        <w:rPr>
          <w:spacing w:val="-4"/>
          <w:rtl/>
        </w:rPr>
        <w:t xml:space="preserve"> </w:t>
      </w:r>
      <w:r w:rsidR="00B93B58" w:rsidRPr="00225FF9">
        <w:rPr>
          <w:rFonts w:hint="eastAsia"/>
          <w:spacing w:val="-4"/>
          <w:rtl/>
        </w:rPr>
        <w:t>בדרך</w:t>
      </w:r>
      <w:r w:rsidR="00B93B58" w:rsidRPr="00225FF9">
        <w:rPr>
          <w:spacing w:val="-4"/>
          <w:rtl/>
        </w:rPr>
        <w:t xml:space="preserve">; ואי קינויו מחול שימחל ויבעל </w:t>
      </w:r>
    </w:p>
    <w:p w14:paraId="422FE1AB" w14:textId="77777777" w:rsidR="00F07A5B" w:rsidRPr="00F07A5B" w:rsidRDefault="00B93B58" w:rsidP="00101C4A">
      <w:pPr>
        <w:pStyle w:val="36"/>
        <w:framePr w:wrap="notBeside"/>
        <w:rPr>
          <w:rtl/>
        </w:rPr>
      </w:pPr>
      <w:r w:rsidRPr="00F07A5B">
        <w:rPr>
          <w:rtl/>
        </w:rPr>
        <w:t>-</w:t>
      </w:r>
      <w:r w:rsidR="00101C4A" w:rsidRPr="00F07A5B">
        <w:rPr>
          <w:rFonts w:hint="cs"/>
          <w:rtl/>
        </w:rPr>
        <w:t>דחי'</w:t>
      </w:r>
      <w:r w:rsidR="00F07A5B" w:rsidRPr="00F07A5B">
        <w:rPr>
          <w:rtl/>
        </w:rPr>
        <w:t>:</w:t>
      </w:r>
    </w:p>
    <w:p w14:paraId="61361258" w14:textId="26EF3779" w:rsidR="00B93B58" w:rsidRPr="00101C4A" w:rsidRDefault="00101C4A" w:rsidP="00101C4A">
      <w:pPr>
        <w:spacing w:after="60"/>
        <w:rPr>
          <w:rtl/>
        </w:rPr>
      </w:pPr>
      <w:r w:rsidRPr="00101C4A">
        <w:rPr>
          <w:rFonts w:hint="cs"/>
          <w:rtl/>
        </w:rPr>
        <w:t>ד</w:t>
      </w:r>
      <w:r>
        <w:rPr>
          <w:rFonts w:hint="cs"/>
          <w:rtl/>
        </w:rPr>
        <w:t xml:space="preserve">שאני ת''ח דגמירי </w:t>
      </w:r>
      <w:r w:rsidR="00B93B58" w:rsidRPr="00101C4A">
        <w:rPr>
          <w:rFonts w:hint="eastAsia"/>
          <w:rtl/>
        </w:rPr>
        <w:t>דאי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בעי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למיבעל</w:t>
      </w:r>
      <w:r w:rsidR="00B93B58" w:rsidRPr="00101C4A">
        <w:rPr>
          <w:rtl/>
        </w:rPr>
        <w:t xml:space="preserve">, </w:t>
      </w:r>
      <w:r w:rsidR="00B93B58" w:rsidRPr="00101C4A">
        <w:rPr>
          <w:rStyle w:val="affffc"/>
          <w:rFonts w:hint="eastAsia"/>
          <w:rtl/>
        </w:rPr>
        <w:t>א</w:t>
      </w:r>
      <w:r w:rsidRPr="00101C4A">
        <w:rPr>
          <w:rStyle w:val="affffc"/>
          <w:rFonts w:hint="cs"/>
          <w:rtl/>
        </w:rPr>
        <w:t>"ל</w:t>
      </w:r>
      <w:r w:rsidR="00B93B58" w:rsidRPr="00101C4A">
        <w:rPr>
          <w:rStyle w:val="affffc"/>
          <w:rtl/>
        </w:rPr>
        <w:t>: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מחול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לקינוייך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ובעלה</w:t>
      </w:r>
    </w:p>
    <w:p w14:paraId="5B5549E1" w14:textId="3214CDD9" w:rsidR="00F07A5B" w:rsidRPr="00F07A5B" w:rsidRDefault="00B93B58" w:rsidP="00790FB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ג.</w:t>
      </w:r>
      <w:r w:rsidR="00201E65" w:rsidRPr="00F07A5B">
        <w:rPr>
          <w:rFonts w:hint="cs"/>
          <w:rtl/>
        </w:rPr>
        <w:t xml:space="preserve"> ת''ש</w:t>
      </w:r>
      <w:r w:rsidR="00F07A5B" w:rsidRPr="00F07A5B">
        <w:rPr>
          <w:rFonts w:hint="cs"/>
          <w:rtl/>
        </w:rPr>
        <w:t>:</w:t>
      </w:r>
    </w:p>
    <w:p w14:paraId="625F07B6" w14:textId="41F12640" w:rsidR="00201E65" w:rsidRDefault="00201E65" w:rsidP="00D16D7B">
      <w:pPr>
        <w:pStyle w:val="affffb"/>
        <w:rPr>
          <w:rtl/>
        </w:rPr>
      </w:pPr>
      <w:r>
        <w:rPr>
          <w:rFonts w:hint="cs"/>
          <w:rtl/>
        </w:rPr>
        <w:t>דארי''א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שלשה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דברים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זעירא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מאנשי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ירושלים</w:t>
      </w:r>
      <w:r w:rsidR="00B93B58" w:rsidRPr="006F178A">
        <w:rPr>
          <w:rtl/>
        </w:rPr>
        <w:t xml:space="preserve">: </w:t>
      </w:r>
    </w:p>
    <w:p w14:paraId="02EDBD7D" w14:textId="02A0BAB6" w:rsidR="00201E65" w:rsidRDefault="0008782D" w:rsidP="0008782D">
      <w:pPr>
        <w:rPr>
          <w:rtl/>
        </w:rPr>
      </w:pPr>
      <w:r w:rsidRPr="0008782D">
        <w:rPr>
          <w:rStyle w:val="affffc"/>
          <w:rFonts w:hint="cs"/>
          <w:rtl/>
        </w:rPr>
        <w:t xml:space="preserve">א. </w:t>
      </w:r>
      <w:r w:rsidR="00B93B58" w:rsidRPr="006F178A">
        <w:rPr>
          <w:rFonts w:hint="cs"/>
          <w:rtl/>
        </w:rPr>
        <w:t>בעל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שמחל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קינויו</w:t>
      </w:r>
      <w:r>
        <w:rPr>
          <w:rFonts w:hint="cs"/>
          <w:rtl/>
        </w:rPr>
        <w:t>,</w:t>
      </w:r>
      <w:r w:rsidR="00B93B58" w:rsidRPr="006F178A">
        <w:rPr>
          <w:rtl/>
        </w:rPr>
        <w:t xml:space="preserve"> </w:t>
      </w:r>
      <w:r w:rsidRPr="0008782D">
        <w:rPr>
          <w:rStyle w:val="affffc"/>
          <w:rFonts w:hint="cs"/>
          <w:rtl/>
        </w:rPr>
        <w:t>ב.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וזקן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ממרא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שרצו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בית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למחול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לו</w:t>
      </w:r>
    </w:p>
    <w:p w14:paraId="726AA530" w14:textId="592B1212" w:rsidR="00B93B58" w:rsidRPr="006F178A" w:rsidRDefault="0008782D" w:rsidP="00B93B58">
      <w:pPr>
        <w:rPr>
          <w:rtl/>
        </w:rPr>
      </w:pPr>
      <w:r>
        <w:rPr>
          <w:rFonts w:hint="cs"/>
          <w:rtl/>
        </w:rPr>
        <w:t xml:space="preserve">ג. </w:t>
      </w:r>
      <w:r w:rsidR="00B93B58" w:rsidRPr="006F178A">
        <w:rPr>
          <w:rFonts w:hint="cs"/>
          <w:rtl/>
        </w:rPr>
        <w:t>ובן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סורר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ומורה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שרצו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אביו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למחול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לו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     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מוחלין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לו</w:t>
      </w:r>
      <w:r w:rsidR="00B93B58" w:rsidRPr="006F178A">
        <w:rPr>
          <w:rtl/>
        </w:rPr>
        <w:t>;</w:t>
      </w:r>
    </w:p>
    <w:p w14:paraId="00501FDF" w14:textId="43469E6F" w:rsidR="00B93B58" w:rsidRPr="0008782D" w:rsidRDefault="00201E65" w:rsidP="00B93B58">
      <w:pPr>
        <w:rPr>
          <w:spacing w:val="-2"/>
          <w:rtl/>
        </w:rPr>
      </w:pPr>
      <w:r w:rsidRPr="0008782D">
        <w:rPr>
          <w:rStyle w:val="affffc"/>
          <w:rFonts w:hint="cs"/>
          <w:spacing w:val="-2"/>
          <w:rtl/>
        </w:rPr>
        <w:t>ו</w:t>
      </w:r>
      <w:r w:rsidR="00B93B58" w:rsidRPr="0008782D">
        <w:rPr>
          <w:rStyle w:val="affffc"/>
          <w:rFonts w:hint="cs"/>
          <w:spacing w:val="-2"/>
          <w:rtl/>
        </w:rPr>
        <w:t>חבירי</w:t>
      </w:r>
      <w:r w:rsidR="00B93B58" w:rsidRPr="0008782D">
        <w:rPr>
          <w:rStyle w:val="affffc"/>
          <w:spacing w:val="-2"/>
          <w:rtl/>
        </w:rPr>
        <w:t xml:space="preserve"> </w:t>
      </w:r>
      <w:r w:rsidR="00B93B58" w:rsidRPr="0008782D">
        <w:rPr>
          <w:rStyle w:val="affffc"/>
          <w:rFonts w:hint="cs"/>
          <w:spacing w:val="-2"/>
          <w:rtl/>
        </w:rPr>
        <w:t>שבדרום</w:t>
      </w:r>
      <w:r w:rsidRPr="0008782D">
        <w:rPr>
          <w:rStyle w:val="affffc"/>
          <w:rFonts w:hint="cs"/>
          <w:spacing w:val="-2"/>
          <w:rtl/>
        </w:rPr>
        <w:t xml:space="preserve"> הודו: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על</w:t>
      </w:r>
      <w:r w:rsidR="00B93B58" w:rsidRPr="0008782D">
        <w:rPr>
          <w:spacing w:val="-2"/>
          <w:rtl/>
        </w:rPr>
        <w:t xml:space="preserve"> </w:t>
      </w:r>
      <w:r w:rsidR="0008782D">
        <w:rPr>
          <w:rFonts w:hint="cs"/>
          <w:spacing w:val="-2"/>
          <w:rtl/>
        </w:rPr>
        <w:t>ב'</w:t>
      </w:r>
      <w:r w:rsidRPr="0008782D">
        <w:rPr>
          <w:rFonts w:hint="cs"/>
          <w:spacing w:val="-2"/>
          <w:rtl/>
        </w:rPr>
        <w:t>,</w:t>
      </w:r>
      <w:r w:rsidR="00B93B58" w:rsidRPr="0008782D">
        <w:rPr>
          <w:spacing w:val="-2"/>
          <w:rtl/>
        </w:rPr>
        <w:t xml:space="preserve"> </w:t>
      </w:r>
      <w:r w:rsidRPr="0008782D">
        <w:rPr>
          <w:rFonts w:hint="cs"/>
          <w:spacing w:val="-2"/>
          <w:rtl/>
        </w:rPr>
        <w:t>ולא על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זקן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ממרא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שלא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ירבו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מחלוקת</w:t>
      </w:r>
      <w:r w:rsidR="00B93B58" w:rsidRPr="0008782D">
        <w:rPr>
          <w:spacing w:val="-2"/>
          <w:rtl/>
        </w:rPr>
        <w:t xml:space="preserve"> </w:t>
      </w:r>
      <w:r w:rsidR="00B93B58" w:rsidRPr="0008782D">
        <w:rPr>
          <w:rFonts w:hint="cs"/>
          <w:spacing w:val="-2"/>
          <w:rtl/>
        </w:rPr>
        <w:t>בישראל</w:t>
      </w:r>
    </w:p>
    <w:p w14:paraId="5A87456D" w14:textId="03EF50AF" w:rsidR="00B93B58" w:rsidRPr="00C309F4" w:rsidRDefault="00B93B58" w:rsidP="00C309F4">
      <w:pPr>
        <w:jc w:val="center"/>
        <w:rPr>
          <w:rFonts w:cs="BA Vilna Bold"/>
          <w:rtl/>
        </w:rPr>
      </w:pPr>
      <w:r w:rsidRPr="001A0F62">
        <w:rPr>
          <w:rFonts w:cs="BA Vilna Bold" w:hint="cs"/>
          <w:rtl/>
        </w:rPr>
        <w:t>ש</w:t>
      </w:r>
      <w:r w:rsidRPr="001A0F62">
        <w:rPr>
          <w:rFonts w:cs="BA Vilna Bold"/>
          <w:rtl/>
        </w:rPr>
        <w:t>"</w:t>
      </w:r>
      <w:r w:rsidRPr="001A0F62">
        <w:rPr>
          <w:rFonts w:cs="BA Vilna Bold" w:hint="cs"/>
          <w:rtl/>
        </w:rPr>
        <w:t>מ</w:t>
      </w:r>
      <w:r w:rsidRPr="001A0F62">
        <w:rPr>
          <w:rFonts w:cs="BA Vilna Bold"/>
          <w:rtl/>
        </w:rPr>
        <w:t xml:space="preserve"> </w:t>
      </w:r>
      <w:r w:rsidRPr="001A0F62">
        <w:rPr>
          <w:rFonts w:cs="BA Vilna Bold" w:hint="cs"/>
          <w:rtl/>
        </w:rPr>
        <w:t>בעל</w:t>
      </w:r>
      <w:r w:rsidRPr="001A0F62">
        <w:rPr>
          <w:rFonts w:cs="BA Vilna Bold"/>
          <w:rtl/>
        </w:rPr>
        <w:t xml:space="preserve"> </w:t>
      </w:r>
      <w:r w:rsidRPr="001A0F62">
        <w:rPr>
          <w:rFonts w:cs="BA Vilna Bold" w:hint="cs"/>
          <w:rtl/>
        </w:rPr>
        <w:t>שמחל</w:t>
      </w:r>
      <w:r w:rsidRPr="001A0F62">
        <w:rPr>
          <w:rFonts w:cs="BA Vilna Bold"/>
          <w:rtl/>
        </w:rPr>
        <w:t xml:space="preserve"> </w:t>
      </w:r>
      <w:r w:rsidRPr="001A0F62">
        <w:rPr>
          <w:rFonts w:cs="BA Vilna Bold" w:hint="cs"/>
          <w:rtl/>
        </w:rPr>
        <w:t>על</w:t>
      </w:r>
      <w:r w:rsidRPr="001A0F62">
        <w:rPr>
          <w:rFonts w:cs="BA Vilna Bold"/>
          <w:rtl/>
        </w:rPr>
        <w:t xml:space="preserve"> </w:t>
      </w:r>
      <w:r w:rsidRPr="001A0F62">
        <w:rPr>
          <w:rFonts w:cs="BA Vilna Bold" w:hint="cs"/>
          <w:rtl/>
        </w:rPr>
        <w:t>קינויו</w:t>
      </w:r>
      <w:r w:rsidRPr="001A0F62">
        <w:rPr>
          <w:rFonts w:cs="BA Vilna Bold"/>
          <w:rtl/>
        </w:rPr>
        <w:t xml:space="preserve"> - </w:t>
      </w:r>
      <w:r w:rsidRPr="001A0F62">
        <w:rPr>
          <w:rFonts w:cs="BA Vilna Bold" w:hint="cs"/>
          <w:rtl/>
        </w:rPr>
        <w:t>קינויו</w:t>
      </w:r>
      <w:r w:rsidRPr="001A0F62">
        <w:rPr>
          <w:rFonts w:cs="BA Vilna Bold"/>
          <w:rtl/>
        </w:rPr>
        <w:t xml:space="preserve"> </w:t>
      </w:r>
      <w:r w:rsidRPr="001A0F62">
        <w:rPr>
          <w:rFonts w:cs="BA Vilna Bold" w:hint="cs"/>
          <w:rtl/>
        </w:rPr>
        <w:t>מחול</w:t>
      </w:r>
      <w:r w:rsidRPr="001A0F62">
        <w:rPr>
          <w:rFonts w:cs="BA Vilna Bold"/>
          <w:rtl/>
        </w:rPr>
        <w:t xml:space="preserve">, </w:t>
      </w:r>
      <w:r w:rsidRPr="001A0F62">
        <w:rPr>
          <w:rFonts w:cs="BA Vilna Bold" w:hint="cs"/>
          <w:rtl/>
        </w:rPr>
        <w:t>ש</w:t>
      </w:r>
      <w:r w:rsidRPr="001A0F62">
        <w:rPr>
          <w:rFonts w:cs="BA Vilna Bold"/>
          <w:rtl/>
        </w:rPr>
        <w:t>"</w:t>
      </w:r>
      <w:r w:rsidRPr="001A0F62">
        <w:rPr>
          <w:rFonts w:cs="BA Vilna Bold" w:hint="cs"/>
          <w:rtl/>
        </w:rPr>
        <w:t>מ</w:t>
      </w:r>
      <w:r w:rsidRPr="001A0F62">
        <w:rPr>
          <w:rFonts w:cs="BA Vilna Bold"/>
          <w:rtl/>
        </w:rPr>
        <w:t>.</w:t>
      </w:r>
    </w:p>
    <w:p w14:paraId="081BA131" w14:textId="55F92207" w:rsidR="00F07A5B" w:rsidRPr="00F07A5B" w:rsidRDefault="00201E65" w:rsidP="00201E6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ורבינא חלקו</w:t>
      </w:r>
      <w:r w:rsidR="00F07A5B" w:rsidRPr="00F07A5B">
        <w:rPr>
          <w:rFonts w:hint="cs"/>
          <w:rtl/>
        </w:rPr>
        <w:t>:</w:t>
      </w:r>
    </w:p>
    <w:p w14:paraId="617B947C" w14:textId="72001467" w:rsidR="00201E65" w:rsidRDefault="00201E65" w:rsidP="006C7D1C">
      <w:pPr>
        <w:pStyle w:val="affffd"/>
        <w:rPr>
          <w:rtl/>
        </w:rPr>
      </w:pPr>
      <w:r>
        <w:rPr>
          <w:rFonts w:hint="cs"/>
          <w:rtl/>
        </w:rPr>
        <w:t xml:space="preserve">אם גם לאחר סתירה מחול </w:t>
      </w:r>
    </w:p>
    <w:p w14:paraId="39B1F983" w14:textId="6FA518B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ומסתבר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</w:t>
      </w:r>
      <w:r w:rsidRPr="006F178A">
        <w:rPr>
          <w:rtl/>
        </w:rPr>
        <w:t>"</w:t>
      </w:r>
      <w:r w:rsidRPr="006F178A">
        <w:rPr>
          <w:rFonts w:hint="cs"/>
          <w:rtl/>
        </w:rPr>
        <w:t>ד אינו מחול - מדמהדרי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יוסי</w:t>
      </w:r>
      <w:r w:rsidRPr="006F178A">
        <w:rPr>
          <w:rtl/>
        </w:rPr>
        <w:t>;</w:t>
      </w:r>
    </w:p>
    <w:p w14:paraId="4E2B167B" w14:textId="4DF8CAA4" w:rsidR="00F07A5B" w:rsidRPr="00F07A5B" w:rsidRDefault="00B93B58" w:rsidP="00201E6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201E65" w:rsidRPr="00F07A5B">
        <w:rPr>
          <w:rFonts w:hint="cs"/>
          <w:rtl/>
        </w:rPr>
        <w:t>: רבי יוסי</w:t>
      </w:r>
      <w:r w:rsidR="00F07A5B" w:rsidRPr="00F07A5B">
        <w:rPr>
          <w:rFonts w:hint="cs"/>
          <w:rtl/>
        </w:rPr>
        <w:t>:</w:t>
      </w:r>
    </w:p>
    <w:p w14:paraId="7BBDE509" w14:textId="27038C5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="00201E65">
        <w:rPr>
          <w:rFonts w:hint="cs"/>
          <w:rtl/>
        </w:rPr>
        <w:t>מ</w:t>
      </w:r>
      <w:r w:rsidRPr="006F178A">
        <w:rPr>
          <w:rFonts w:hint="cs"/>
          <w:rtl/>
        </w:rPr>
        <w:t>נדה</w:t>
      </w:r>
      <w:r w:rsidRPr="006F178A">
        <w:rPr>
          <w:rtl/>
        </w:rPr>
        <w:t xml:space="preserve"> </w:t>
      </w:r>
      <w:r w:rsidR="00201E65">
        <w:rPr>
          <w:rFonts w:hint="cs"/>
          <w:rtl/>
        </w:rPr>
        <w:t xml:space="preserve">שהיא </w:t>
      </w:r>
      <w:r w:rsidRPr="006F178A">
        <w:rPr>
          <w:rFonts w:hint="cs"/>
          <w:rtl/>
        </w:rPr>
        <w:t>בכרת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ש 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בלאו</w:t>
      </w:r>
      <w:r w:rsidR="00F97661">
        <w:rPr>
          <w:rFonts w:hint="cs"/>
          <w:rtl/>
        </w:rPr>
        <w:t>.</w:t>
      </w:r>
    </w:p>
    <w:p w14:paraId="345447F0" w14:textId="2272E100" w:rsidR="00F07A5B" w:rsidRPr="00F07A5B" w:rsidRDefault="00B93B58" w:rsidP="00201E6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אמרו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לו</w:t>
      </w:r>
      <w:r w:rsidR="00F07A5B" w:rsidRPr="00F07A5B">
        <w:rPr>
          <w:rFonts w:hint="cs"/>
          <w:rtl/>
        </w:rPr>
        <w:t>:</w:t>
      </w:r>
    </w:p>
    <w:p w14:paraId="3F08914A" w14:textId="660A4DB7" w:rsidR="00B93B58" w:rsidRPr="006F178A" w:rsidRDefault="00201E65" w:rsidP="00201E65">
      <w:pPr>
        <w:rPr>
          <w:rtl/>
        </w:rPr>
      </w:pPr>
      <w:r>
        <w:rPr>
          <w:rFonts w:hint="cs"/>
          <w:rtl/>
        </w:rPr>
        <w:t xml:space="preserve">דווקא </w:t>
      </w:r>
      <w:r w:rsidR="00B93B58" w:rsidRPr="006F178A">
        <w:rPr>
          <w:rFonts w:hint="cs"/>
          <w:rtl/>
        </w:rPr>
        <w:t>בנדה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שי</w:t>
      </w:r>
      <w:r w:rsidR="00B93B58" w:rsidRPr="006F178A">
        <w:rPr>
          <w:rFonts w:hint="cs"/>
          <w:rtl/>
        </w:rPr>
        <w:t>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היתר</w:t>
      </w:r>
      <w:r>
        <w:rPr>
          <w:rFonts w:hint="cs"/>
          <w:rtl/>
        </w:rPr>
        <w:t xml:space="preserve">, אבל בסוטה אין לה היתר. </w:t>
      </w:r>
    </w:p>
    <w:p w14:paraId="46BAAA03" w14:textId="1D0249C5" w:rsidR="00B93B58" w:rsidRPr="006F178A" w:rsidRDefault="00B93B58" w:rsidP="0008782D">
      <w:pPr>
        <w:pStyle w:val="afffff1"/>
        <w:rPr>
          <w:rtl/>
        </w:rPr>
      </w:pPr>
      <w:r w:rsidRPr="006F178A">
        <w:rPr>
          <w:rFonts w:hint="cs"/>
          <w:rtl/>
        </w:rPr>
        <w:t>ואי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סתירה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משכח</w:t>
      </w:r>
      <w:r w:rsidRPr="006F178A">
        <w:rPr>
          <w:rtl/>
        </w:rPr>
        <w:t>"</w:t>
      </w:r>
      <w:r w:rsidRPr="006F178A">
        <w:rPr>
          <w:rFonts w:hint="cs"/>
          <w:rtl/>
        </w:rPr>
        <w:t>ל דיש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לקינויה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ובעיל</w:t>
      </w:r>
      <w:r w:rsidRPr="006F178A">
        <w:rPr>
          <w:rtl/>
        </w:rPr>
        <w:t>!</w:t>
      </w:r>
    </w:p>
    <w:p w14:paraId="00895FB0" w14:textId="0FE2445D" w:rsidR="00F07A5B" w:rsidRPr="00F07A5B" w:rsidRDefault="00B93B58" w:rsidP="00201E6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0218FEAC" w14:textId="20588F9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סתירה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מחול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מינה</w:t>
      </w:r>
      <w:r w:rsidRPr="006F178A">
        <w:rPr>
          <w:rtl/>
        </w:rPr>
        <w:t>.</w:t>
      </w:r>
    </w:p>
    <w:p w14:paraId="13EECE33" w14:textId="350DF8A2" w:rsidR="00B93B58" w:rsidRPr="006F178A" w:rsidRDefault="00E4644A" w:rsidP="00E4644A">
      <w:pPr>
        <w:pStyle w:val="affff5"/>
        <w:rPr>
          <w:del w:id="90126" w:author="מנוע עיצוב" w:date="2026-10-08T11:01:28Z"/>
        </w:rPr>
      </w:pPr>
      <w:del w:id="90125" w:author="מנוע עיצוב" w:date="2026-10-08T11:01:28Z">
        <w:r>
          <w:rPr>
            <w:rtl/>
          </w:rPr>
          <w:delText xml:space="preserve">****</w:delText>
        </w:r>
      </w:del>
    </w:p>
    <w:p w14:paraId="4B69397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כה:</w:t>
      </w:r>
    </w:p>
    <w:p w14:paraId="1ECE9141" w14:textId="77777777" w:rsidR="00B93B58" w:rsidRPr="006F178A" w:rsidRDefault="00B93B58" w:rsidP="005670C9">
      <w:pPr>
        <w:pStyle w:val="afffd"/>
        <w:rPr>
          <w:rtl/>
        </w:rPr>
      </w:pPr>
      <w:ins w:id="9854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מתו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</w:t>
      </w:r>
      <w:r w:rsidRPr="006F178A">
        <w:rPr>
          <w:rtl/>
        </w:rPr>
        <w:t>"</w:t>
      </w:r>
      <w:r w:rsidRPr="006F178A">
        <w:rPr>
          <w:rFonts w:hint="cs"/>
          <w:rtl/>
        </w:rPr>
        <w:t>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7C16BE13" w14:textId="77777777" w:rsidR="00F07A5B" w:rsidRPr="00F07A5B" w:rsidRDefault="00B93B58" w:rsidP="00790FBA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</w:t>
      </w:r>
      <w:r w:rsidR="00790FBA" w:rsidRPr="00F07A5B">
        <w:rPr>
          <w:rFonts w:hint="cs"/>
          <w:rtl/>
        </w:rPr>
        <w:t>חלקו</w:t>
      </w:r>
      <w:r w:rsidR="00101C4A" w:rsidRPr="00F07A5B">
        <w:rPr>
          <w:rFonts w:hint="cs"/>
          <w:rtl/>
        </w:rPr>
        <w:t xml:space="preserve"> ב''ש וב''ה</w:t>
      </w:r>
      <w:r w:rsidR="00F07A5B" w:rsidRPr="00F07A5B">
        <w:rPr>
          <w:rtl/>
        </w:rPr>
        <w:t>:</w:t>
      </w:r>
    </w:p>
    <w:p w14:paraId="75A72A39" w14:textId="31288F85" w:rsidR="00B93B58" w:rsidRPr="00101C4A" w:rsidRDefault="00101C4A" w:rsidP="00101C4A">
      <w:pPr>
        <w:rPr>
          <w:rtl/>
        </w:rPr>
      </w:pPr>
      <w:r w:rsidRPr="00101C4A">
        <w:rPr>
          <w:rFonts w:hint="cs"/>
          <w:rtl/>
        </w:rPr>
        <w:t xml:space="preserve">אם </w:t>
      </w:r>
      <w:r w:rsidR="00B93B58" w:rsidRPr="00101C4A">
        <w:rPr>
          <w:rFonts w:hint="eastAsia"/>
          <w:rtl/>
        </w:rPr>
        <w:t>שטר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העומד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לגבות</w:t>
      </w:r>
      <w:r w:rsidR="00B93B58" w:rsidRPr="00101C4A">
        <w:rPr>
          <w:rtl/>
        </w:rPr>
        <w:t xml:space="preserve"> </w:t>
      </w:r>
      <w:r w:rsidR="00B93B58" w:rsidRPr="00101C4A">
        <w:rPr>
          <w:rFonts w:hint="eastAsia"/>
          <w:rtl/>
        </w:rPr>
        <w:t>כגבוי</w:t>
      </w:r>
    </w:p>
    <w:p w14:paraId="704F29B4" w14:textId="78A7C4A9" w:rsidR="001025A2" w:rsidRPr="00C309F4" w:rsidRDefault="00E4644A" w:rsidP="00E4644A">
      <w:pPr>
        <w:pStyle w:val="affff5"/>
        <w:rPr>
          <w:del w:id="90128" w:author="מנוע עיצוב" w:date="2026-10-08T11:01:28Z"/>
        </w:rPr>
      </w:pPr>
      <w:del w:id="90127" w:author="מנוע עיצוב" w:date="2026-10-08T11:01:28Z">
        <w:r>
          <w:rPr>
            <w:rtl/>
          </w:rPr>
          <w:delText xml:space="preserve">****</w:delText>
        </w:r>
      </w:del>
    </w:p>
    <w:p w14:paraId="45FA2A38" w14:textId="3BC0D8EF" w:rsidR="00B93B58" w:rsidRPr="006F178A" w:rsidRDefault="00B93B58" w:rsidP="005670C9">
      <w:pPr>
        <w:pStyle w:val="afffd"/>
        <w:rPr>
          <w:rtl/>
        </w:rPr>
      </w:pPr>
      <w:ins w:id="9855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מעוברת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5256547" w14:textId="77777777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רנ</w:t>
      </w:r>
      <w:r>
        <w:rPr>
          <w:rFonts w:hint="cs"/>
          <w:rtl/>
        </w:rPr>
        <w:t xml:space="preserve">ב''א: מחלוקת-</w:t>
      </w:r>
      <w:del w:id="41219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29328AE6" w14:textId="0F86E5AA" w:rsidR="00B93B58" w:rsidRPr="001025A2" w:rsidRDefault="00B93B58" w:rsidP="00B93B58">
      <w:pPr>
        <w:rPr>
          <w:rtl/>
        </w:rPr>
      </w:pPr>
      <w:r w:rsidRPr="006F178A">
        <w:rPr>
          <w:rFonts w:hint="cs"/>
          <w:rtl/>
        </w:rPr>
        <w:t>בעקרה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וזקינה</w:t>
      </w:r>
      <w:r w:rsidRPr="006F178A">
        <w:rPr>
          <w:rtl/>
        </w:rPr>
        <w:t>,</w:t>
      </w:r>
      <w:r w:rsidRPr="001025A2">
        <w:rPr>
          <w:rtl/>
        </w:rPr>
        <w:t xml:space="preserve"> </w:t>
      </w:r>
      <w:r w:rsidRPr="001025A2">
        <w:rPr>
          <w:rFonts w:hint="cs"/>
          <w:rtl/>
        </w:rPr>
        <w:t>אבל</w:t>
      </w:r>
      <w:r w:rsidRPr="001025A2">
        <w:rPr>
          <w:rtl/>
        </w:rPr>
        <w:t xml:space="preserve"> </w:t>
      </w:r>
      <w:r w:rsidRPr="001A0F62">
        <w:rPr>
          <w:rFonts w:cs="BA Vilna Bold" w:hint="cs"/>
          <w:rtl/>
        </w:rPr>
        <w:t>איילונית</w:t>
      </w:r>
      <w:r w:rsidRPr="001025A2">
        <w:rPr>
          <w:rtl/>
        </w:rPr>
        <w:t xml:space="preserve"> </w:t>
      </w:r>
      <w:r w:rsidR="001025A2" w:rsidRPr="001025A2">
        <w:rPr>
          <w:rStyle w:val="affffc"/>
          <w:rFonts w:hint="cs"/>
          <w:rtl/>
        </w:rPr>
        <w:t xml:space="preserve">לכו''ע </w:t>
      </w:r>
      <w:r w:rsidRPr="001025A2">
        <w:rPr>
          <w:rFonts w:hint="cs"/>
          <w:rtl/>
        </w:rPr>
        <w:t>לא</w:t>
      </w:r>
      <w:r w:rsidRPr="001025A2">
        <w:rPr>
          <w:rtl/>
        </w:rPr>
        <w:t xml:space="preserve"> </w:t>
      </w:r>
      <w:r w:rsidRPr="001025A2">
        <w:rPr>
          <w:rFonts w:hint="cs"/>
          <w:rtl/>
        </w:rPr>
        <w:t>שותה</w:t>
      </w:r>
      <w:r w:rsidRPr="001025A2">
        <w:rPr>
          <w:rtl/>
        </w:rPr>
        <w:t xml:space="preserve"> </w:t>
      </w:r>
      <w:r w:rsidRPr="001025A2">
        <w:rPr>
          <w:rFonts w:hint="cs"/>
          <w:rtl/>
        </w:rPr>
        <w:t>ולא</w:t>
      </w:r>
      <w:r w:rsidRPr="001025A2">
        <w:rPr>
          <w:rtl/>
        </w:rPr>
        <w:t xml:space="preserve"> </w:t>
      </w:r>
      <w:r w:rsidRPr="001025A2">
        <w:rPr>
          <w:rFonts w:hint="cs"/>
          <w:rtl/>
        </w:rPr>
        <w:t>נוטלת</w:t>
      </w:r>
      <w:r w:rsidRPr="001025A2">
        <w:rPr>
          <w:rtl/>
        </w:rPr>
        <w:t xml:space="preserve"> </w:t>
      </w:r>
      <w:r w:rsidRPr="001025A2">
        <w:rPr>
          <w:rFonts w:hint="cs"/>
          <w:rtl/>
        </w:rPr>
        <w:t>כתובתה</w:t>
      </w:r>
      <w:r w:rsidRPr="001025A2">
        <w:rPr>
          <w:rtl/>
        </w:rPr>
        <w:t xml:space="preserve">, </w:t>
      </w:r>
    </w:p>
    <w:p w14:paraId="13076A41" w14:textId="14CD3777" w:rsidR="00B93B58" w:rsidRPr="006F178A" w:rsidRDefault="003E4CB5" w:rsidP="003E4CB5">
      <w:pPr>
        <w:spacing w:after="60"/>
        <w:ind w:left="452" w:firstLine="113"/>
        <w:rPr>
          <w:rtl/>
        </w:rPr>
      </w:pPr>
      <w:r>
        <w:rPr>
          <w:rFonts w:hint="cs"/>
          <w:rtl/>
        </w:rPr>
        <w:t xml:space="preserve">      </w:t>
      </w:r>
      <w:r w:rsidR="00B93B58" w:rsidRPr="006F178A">
        <w:rPr>
          <w:rFonts w:hint="cs"/>
          <w:rtl/>
        </w:rPr>
        <w:t>ד</w:t>
      </w:r>
      <w:r w:rsidR="00B93B58" w:rsidRPr="001025A2">
        <w:rPr>
          <w:rStyle w:val="affff8"/>
          <w:rFonts w:hint="cs"/>
          <w:rtl/>
        </w:rPr>
        <w:t>'ונקתה</w:t>
      </w:r>
      <w:r w:rsidR="00B93B58" w:rsidRPr="001025A2">
        <w:rPr>
          <w:rStyle w:val="affff8"/>
          <w:rtl/>
        </w:rPr>
        <w:t xml:space="preserve"> </w:t>
      </w:r>
      <w:r w:rsidR="00B93B58" w:rsidRPr="001025A2">
        <w:rPr>
          <w:rStyle w:val="affff8"/>
          <w:rFonts w:hint="cs"/>
          <w:rtl/>
        </w:rPr>
        <w:t>ונזרעה</w:t>
      </w:r>
      <w:r w:rsidR="00B93B58" w:rsidRPr="001025A2">
        <w:rPr>
          <w:rStyle w:val="affff8"/>
          <w:rtl/>
        </w:rPr>
        <w:t xml:space="preserve"> </w:t>
      </w:r>
      <w:r w:rsidR="00B93B58" w:rsidRPr="001025A2">
        <w:rPr>
          <w:rStyle w:val="affff8"/>
          <w:rFonts w:hint="cs"/>
          <w:rtl/>
        </w:rPr>
        <w:t>זרע</w:t>
      </w:r>
      <w:r w:rsidR="00B93B58" w:rsidRPr="001025A2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יצאה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דרכה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להזריע</w:t>
      </w:r>
      <w:r w:rsidR="00B93B58" w:rsidRPr="006F178A">
        <w:rPr>
          <w:rtl/>
        </w:rPr>
        <w:t>.</w:t>
      </w:r>
    </w:p>
    <w:p w14:paraId="2F5CB7B5" w14:textId="2741E8FD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מיתיבי</w:t>
      </w:r>
      <w:r w:rsidR="00F07A5B" w:rsidRPr="00F07A5B">
        <w:rPr>
          <w:rtl/>
        </w:rPr>
        <w:t>:</w:t>
      </w:r>
    </w:p>
    <w:p w14:paraId="1E840B25" w14:textId="46AB295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לארוסתו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נסתרה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כתובתה</w:t>
      </w:r>
      <w:r w:rsidRPr="006F178A">
        <w:rPr>
          <w:rtl/>
        </w:rPr>
        <w:t>;</w:t>
      </w:r>
    </w:p>
    <w:p w14:paraId="4AAC4183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כו</w:t>
      </w:r>
      <w:r w:rsidRPr="006F178A">
        <w:rPr>
          <w:rFonts w:cs="FontbitDavid" w:hint="cs"/>
          <w:rtl/>
        </w:rPr>
        <w:t>.</w:t>
      </w:r>
    </w:p>
    <w:p w14:paraId="31B05D18" w14:textId="77777777" w:rsidR="00E4644A" w:rsidRPr="00255160" w:rsidRDefault="00E4644A" w:rsidP="00E4644A">
      <w:pPr>
        <w:jc w:val="center"/>
        <w:rPr>
          <w:del w:id="90130" w:author="מנוע עיצוב" w:date="2026-10-08T11:01:28Z"/>
          <w:rFonts w:ascii="BA • Vilna Light" w:hAnsi="BA • Vilna Light" w:cs="BA • Vilna Light"/>
          <w:rtl/>
        </w:rPr>
      </w:pPr>
      <w:del w:id="9012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4B1A80E" w14:textId="77777777" w:rsidR="001025A2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מעוברת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ומינקת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</w:p>
    <w:p w14:paraId="114F765F" w14:textId="18209B99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4D5A2BD6" w14:textId="130065D6" w:rsidR="00B93B58" w:rsidRPr="003E4CB5" w:rsidRDefault="001025A2" w:rsidP="00B93B58">
      <w:pPr>
        <w:rPr>
          <w:spacing w:val="0"/>
          <w:rtl/>
        </w:rPr>
      </w:pPr>
      <w:r w:rsidRPr="003E4CB5">
        <w:rPr>
          <w:rFonts w:hint="cs"/>
          <w:spacing w:val="0"/>
          <w:rtl/>
        </w:rPr>
        <w:t xml:space="preserve">לא ישא </w:t>
      </w:r>
      <w:r w:rsidRPr="003E4CB5">
        <w:rPr>
          <w:rStyle w:val="afffff2"/>
          <w:rFonts w:hint="cs"/>
          <w:spacing w:val="0"/>
          <w:rtl/>
        </w:rPr>
        <w:t xml:space="preserve">ולכך </w:t>
      </w:r>
      <w:r w:rsidR="00B93B58" w:rsidRPr="003E4CB5">
        <w:rPr>
          <w:rStyle w:val="afffff2"/>
          <w:rFonts w:hint="cs"/>
          <w:spacing w:val="0"/>
          <w:rtl/>
        </w:rPr>
        <w:t>לא</w:t>
      </w:r>
      <w:r w:rsidR="00B93B58" w:rsidRPr="003E4CB5">
        <w:rPr>
          <w:rStyle w:val="afffff2"/>
          <w:spacing w:val="0"/>
          <w:rtl/>
        </w:rPr>
        <w:t xml:space="preserve"> </w:t>
      </w:r>
      <w:r w:rsidR="00B93B58" w:rsidRPr="003E4CB5">
        <w:rPr>
          <w:rStyle w:val="afffff2"/>
          <w:rFonts w:hint="cs"/>
          <w:spacing w:val="0"/>
          <w:rtl/>
        </w:rPr>
        <w:t>שותות</w:t>
      </w:r>
      <w:r w:rsidR="00B93B58" w:rsidRPr="003E4CB5">
        <w:rPr>
          <w:rStyle w:val="afffff2"/>
          <w:spacing w:val="0"/>
          <w:rtl/>
        </w:rPr>
        <w:t xml:space="preserve"> </w:t>
      </w:r>
      <w:r w:rsidR="00B93B58" w:rsidRPr="003E4CB5">
        <w:rPr>
          <w:rStyle w:val="afffff2"/>
          <w:rFonts w:hint="cs"/>
          <w:spacing w:val="0"/>
          <w:rtl/>
        </w:rPr>
        <w:t>ולא</w:t>
      </w:r>
      <w:r w:rsidR="00B93B58" w:rsidRPr="003E4CB5">
        <w:rPr>
          <w:rStyle w:val="afffff2"/>
          <w:spacing w:val="0"/>
          <w:rtl/>
        </w:rPr>
        <w:t xml:space="preserve"> </w:t>
      </w:r>
      <w:r w:rsidR="00B93B58" w:rsidRPr="003E4CB5">
        <w:rPr>
          <w:rStyle w:val="afffff2"/>
          <w:rFonts w:hint="cs"/>
          <w:spacing w:val="0"/>
          <w:rtl/>
        </w:rPr>
        <w:t>נוטלות</w:t>
      </w:r>
      <w:r w:rsidR="00B93B58" w:rsidRPr="003E4CB5">
        <w:rPr>
          <w:rStyle w:val="afffff2"/>
          <w:spacing w:val="0"/>
          <w:rtl/>
        </w:rPr>
        <w:t xml:space="preserve"> </w:t>
      </w:r>
      <w:r w:rsidR="00B93B58" w:rsidRPr="003E4CB5">
        <w:rPr>
          <w:rStyle w:val="afffff2"/>
          <w:rFonts w:hint="cs"/>
          <w:spacing w:val="0"/>
          <w:rtl/>
        </w:rPr>
        <w:t>כתובה</w:t>
      </w:r>
      <w:r w:rsidR="00B93B58" w:rsidRPr="003E4CB5">
        <w:rPr>
          <w:rStyle w:val="afffff2"/>
          <w:spacing w:val="0"/>
          <w:rtl/>
        </w:rPr>
        <w:t>,</w:t>
      </w:r>
      <w:r w:rsidR="003E4CB5" w:rsidRPr="003E4CB5">
        <w:rPr>
          <w:rFonts w:hint="cs"/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ואם</w:t>
      </w:r>
      <w:r w:rsidR="00B93B58" w:rsidRPr="003E4CB5">
        <w:rPr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נשא</w:t>
      </w:r>
      <w:r w:rsidR="00B93B58" w:rsidRPr="003E4CB5">
        <w:rPr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יוציא</w:t>
      </w:r>
      <w:r w:rsidR="00B93B58" w:rsidRPr="003E4CB5">
        <w:rPr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ולא</w:t>
      </w:r>
      <w:r w:rsidR="00B93B58" w:rsidRPr="003E4CB5">
        <w:rPr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יחזיר</w:t>
      </w:r>
      <w:r w:rsidR="00B93B58" w:rsidRPr="003E4CB5">
        <w:rPr>
          <w:spacing w:val="0"/>
          <w:rtl/>
        </w:rPr>
        <w:t xml:space="preserve"> </w:t>
      </w:r>
      <w:r w:rsidR="00B93B58" w:rsidRPr="003E4CB5">
        <w:rPr>
          <w:rFonts w:hint="cs"/>
          <w:spacing w:val="0"/>
          <w:rtl/>
        </w:rPr>
        <w:t>עולמית</w:t>
      </w:r>
    </w:p>
    <w:p w14:paraId="3FD48AA0" w14:textId="6B92EE3D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וחכ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7508424" w14:textId="307CD3C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יוציא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וכשיגיע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לכנוס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יכנוס</w:t>
      </w:r>
      <w:r w:rsidRPr="006F178A">
        <w:rPr>
          <w:rtl/>
        </w:rPr>
        <w:t>;</w:t>
      </w:r>
    </w:p>
    <w:p w14:paraId="76741BC3" w14:textId="77777777" w:rsidR="00E4644A" w:rsidRPr="00255160" w:rsidRDefault="00E4644A" w:rsidP="00E4644A">
      <w:pPr>
        <w:jc w:val="center"/>
        <w:rPr>
          <w:del w:id="90132" w:author="מנוע עיצוב" w:date="2026-10-08T11:01:28Z"/>
          <w:rFonts w:ascii="BA • Vilna Light" w:hAnsi="BA • Vilna Light" w:cs="BA • Vilna Light"/>
          <w:rtl/>
        </w:rPr>
      </w:pPr>
      <w:del w:id="9013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4897CEF5" w14:textId="77777777" w:rsidR="001025A2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והרובא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עקרה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וזקינה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מעיקרא</w:t>
      </w:r>
    </w:p>
    <w:p w14:paraId="5CE4CA43" w14:textId="6D99396C" w:rsidR="00B93B58" w:rsidRPr="003E4CB5" w:rsidRDefault="00B93B58" w:rsidP="001025A2">
      <w:pPr>
        <w:rPr>
          <w:spacing w:val="2"/>
          <w:rtl/>
        </w:rPr>
      </w:pPr>
      <w:r w:rsidRPr="003E4CB5">
        <w:rPr>
          <w:rFonts w:hint="cs"/>
          <w:spacing w:val="2"/>
          <w:rtl/>
        </w:rPr>
        <w:t>לא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שותה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ולא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נוטלת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כתובה</w:t>
      </w:r>
      <w:r w:rsidRPr="003E4CB5">
        <w:rPr>
          <w:spacing w:val="2"/>
          <w:rtl/>
        </w:rPr>
        <w:t>,</w:t>
      </w:r>
      <w:r w:rsidR="001025A2" w:rsidRPr="003E4CB5">
        <w:rPr>
          <w:rFonts w:hint="cs"/>
          <w:spacing w:val="2"/>
          <w:rtl/>
        </w:rPr>
        <w:t xml:space="preserve"> </w:t>
      </w:r>
      <w:r w:rsidR="001025A2" w:rsidRPr="003E4CB5">
        <w:rPr>
          <w:rStyle w:val="affffc"/>
          <w:rFonts w:hint="cs"/>
          <w:spacing w:val="2"/>
          <w:rtl/>
        </w:rPr>
        <w:t>לר''א</w:t>
      </w:r>
      <w:r w:rsidR="001025A2" w:rsidRPr="003E4CB5">
        <w:rPr>
          <w:rFonts w:hint="cs"/>
          <w:spacing w:val="2"/>
          <w:rtl/>
        </w:rPr>
        <w:t xml:space="preserve"> י</w:t>
      </w:r>
      <w:r w:rsidRPr="003E4CB5">
        <w:rPr>
          <w:rFonts w:hint="cs"/>
          <w:spacing w:val="2"/>
          <w:rtl/>
        </w:rPr>
        <w:t>כול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לישא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אחרת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ולפרות</w:t>
      </w:r>
      <w:r w:rsidRPr="003E4CB5">
        <w:rPr>
          <w:spacing w:val="2"/>
          <w:rtl/>
        </w:rPr>
        <w:t xml:space="preserve"> </w:t>
      </w:r>
      <w:r w:rsidRPr="003E4CB5">
        <w:rPr>
          <w:rFonts w:hint="cs"/>
          <w:spacing w:val="2"/>
          <w:rtl/>
        </w:rPr>
        <w:t>הימנה</w:t>
      </w:r>
      <w:r w:rsidRPr="003E4CB5">
        <w:rPr>
          <w:spacing w:val="2"/>
          <w:rtl/>
        </w:rPr>
        <w:t>;</w:t>
      </w:r>
    </w:p>
    <w:p w14:paraId="50306712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המקנא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לארוסתו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ומשכנסה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נסתרה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 xml:space="preserve">, </w:t>
      </w:r>
    </w:p>
    <w:p w14:paraId="6BEF0B9B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מעוברת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ומינקת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כתובתה</w:t>
      </w:r>
      <w:r w:rsidRPr="006F178A">
        <w:rPr>
          <w:rtl/>
        </w:rPr>
        <w:t xml:space="preserve">, </w:t>
      </w:r>
    </w:p>
    <w:p w14:paraId="4C9D32FE" w14:textId="640AF3F7" w:rsidR="00B93B58" w:rsidRPr="003E4CB5" w:rsidRDefault="00B93B58" w:rsidP="00B93B58">
      <w:pPr>
        <w:rPr>
          <w:spacing w:val="0"/>
          <w:rtl/>
        </w:rPr>
      </w:pPr>
      <w:r w:rsidRPr="003E4CB5">
        <w:rPr>
          <w:rFonts w:hint="cs"/>
          <w:spacing w:val="0"/>
          <w:rtl/>
        </w:rPr>
        <w:t>רובא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שנשא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עקרה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וזקינה</w:t>
      </w:r>
      <w:r w:rsidRPr="003E4CB5">
        <w:rPr>
          <w:spacing w:val="0"/>
          <w:rtl/>
        </w:rPr>
        <w:t xml:space="preserve"> </w:t>
      </w:r>
      <w:r w:rsidRPr="003E4CB5">
        <w:rPr>
          <w:rStyle w:val="afffff2"/>
          <w:rFonts w:hint="cs"/>
          <w:spacing w:val="0"/>
          <w:rtl/>
        </w:rPr>
        <w:t>ויש</w:t>
      </w:r>
      <w:r w:rsidRPr="003E4CB5">
        <w:rPr>
          <w:rStyle w:val="afffff2"/>
          <w:spacing w:val="0"/>
          <w:rtl/>
        </w:rPr>
        <w:t xml:space="preserve"> </w:t>
      </w:r>
      <w:r w:rsidRPr="003E4CB5">
        <w:rPr>
          <w:rStyle w:val="afffff2"/>
          <w:rFonts w:hint="cs"/>
          <w:spacing w:val="0"/>
          <w:rtl/>
        </w:rPr>
        <w:t>לו</w:t>
      </w:r>
      <w:r w:rsidRPr="003E4CB5">
        <w:rPr>
          <w:rStyle w:val="afffff2"/>
          <w:spacing w:val="0"/>
          <w:rtl/>
        </w:rPr>
        <w:t xml:space="preserve"> </w:t>
      </w:r>
      <w:r w:rsidRPr="003E4CB5">
        <w:rPr>
          <w:rStyle w:val="afffff2"/>
          <w:rFonts w:hint="cs"/>
          <w:spacing w:val="0"/>
          <w:rtl/>
        </w:rPr>
        <w:t>אשה</w:t>
      </w:r>
      <w:r w:rsidRPr="003E4CB5">
        <w:rPr>
          <w:rStyle w:val="afffff2"/>
          <w:spacing w:val="0"/>
          <w:rtl/>
        </w:rPr>
        <w:t xml:space="preserve"> </w:t>
      </w:r>
      <w:r w:rsidRPr="003E4CB5">
        <w:rPr>
          <w:rStyle w:val="afffff2"/>
          <w:rFonts w:hint="cs"/>
          <w:spacing w:val="0"/>
          <w:rtl/>
        </w:rPr>
        <w:t>ובנים</w:t>
      </w:r>
      <w:r w:rsidRPr="003E4CB5">
        <w:rPr>
          <w:rStyle w:val="afffff2"/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או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שותה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או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לא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נוטלת</w:t>
      </w:r>
      <w:r w:rsidRPr="003E4CB5">
        <w:rPr>
          <w:spacing w:val="0"/>
          <w:rtl/>
        </w:rPr>
        <w:t xml:space="preserve"> </w:t>
      </w:r>
      <w:r w:rsidRPr="003E4CB5">
        <w:rPr>
          <w:rFonts w:hint="cs"/>
          <w:spacing w:val="0"/>
          <w:rtl/>
        </w:rPr>
        <w:t>כתובה</w:t>
      </w:r>
    </w:p>
    <w:p w14:paraId="45BA1383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לממזר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לנתין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משוחרר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ואיילונית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נוטלת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כתובה</w:t>
      </w:r>
      <w:r w:rsidRPr="006F178A">
        <w:rPr>
          <w:rtl/>
        </w:rPr>
        <w:t>;</w:t>
      </w:r>
    </w:p>
    <w:p w14:paraId="6B060927" w14:textId="39916193" w:rsidR="00F07A5B" w:rsidRPr="00F07A5B" w:rsidRDefault="00B93B58" w:rsidP="003E4CB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קתני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מיהא</w:t>
      </w:r>
      <w:r w:rsidR="00F07A5B" w:rsidRPr="00F07A5B">
        <w:rPr>
          <w:rFonts w:hint="cs"/>
          <w:rtl/>
        </w:rPr>
        <w:t>:</w:t>
      </w:r>
    </w:p>
    <w:p w14:paraId="0E8B6F3F" w14:textId="57D6EB19" w:rsidR="00B93B58" w:rsidRPr="0059138D" w:rsidRDefault="00B93B58" w:rsidP="00B93B58">
      <w:pPr>
        <w:rPr>
          <w:rFonts w:cs="BA Vilna Bold"/>
          <w:rtl/>
        </w:rPr>
      </w:pPr>
      <w:r w:rsidRPr="0059138D">
        <w:rPr>
          <w:rFonts w:cs="BA Vilna Bold" w:hint="cs"/>
          <w:rtl/>
        </w:rPr>
        <w:t>איילונית</w:t>
      </w:r>
      <w:r w:rsidRPr="0059138D">
        <w:rPr>
          <w:rFonts w:cs="BA Vilna Bold"/>
          <w:rtl/>
        </w:rPr>
        <w:t xml:space="preserve">, </w:t>
      </w:r>
      <w:r w:rsidRPr="0059138D">
        <w:rPr>
          <w:rFonts w:cs="BA Vilna Bold" w:hint="cs"/>
          <w:rtl/>
        </w:rPr>
        <w:t>תיובתיה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דרב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נחמן</w:t>
      </w:r>
      <w:r w:rsidRPr="0059138D">
        <w:rPr>
          <w:rFonts w:cs="BA Vilna Bold"/>
          <w:rtl/>
        </w:rPr>
        <w:t>!</w:t>
      </w:r>
    </w:p>
    <w:p w14:paraId="6DE49405" w14:textId="078BA8FF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 ר</w:t>
      </w:r>
      <w:r w:rsidRPr="00F07A5B">
        <w:rPr>
          <w:rtl/>
        </w:rPr>
        <w:t>"</w:t>
      </w:r>
      <w:r>
        <w:rPr>
          <w:rFonts w:hint="cs"/>
          <w:rtl/>
        </w:rPr>
        <w:t xml:space="preserve">נ</w:t>
      </w:r>
      <w:del w:id="41220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16377185" w14:textId="619A0CA9" w:rsidR="00B93B58" w:rsidRPr="006F178A" w:rsidRDefault="00B93B58" w:rsidP="00B93B58">
      <w:pPr>
        <w:rPr>
          <w:rtl/>
        </w:rPr>
      </w:pPr>
      <w:r w:rsidRPr="001025A2">
        <w:rPr>
          <w:rFonts w:cs="BA Vilna Bold" w:hint="cs"/>
          <w:rtl/>
        </w:rPr>
        <w:t>תנאי</w:t>
      </w:r>
      <w:r w:rsidRPr="001025A2">
        <w:rPr>
          <w:rFonts w:cs="BA Vilna Bold"/>
          <w:rtl/>
        </w:rPr>
        <w:t xml:space="preserve"> </w:t>
      </w:r>
      <w:r w:rsidRPr="001025A2">
        <w:rPr>
          <w:rFonts w:cs="BA Vilna Bold" w:hint="cs"/>
          <w:rtl/>
        </w:rPr>
        <w:t>היא</w:t>
      </w:r>
      <w:r w:rsidRPr="001025A2">
        <w:rPr>
          <w:rFonts w:cs="BA Vilna Bold"/>
          <w:rtl/>
        </w:rPr>
        <w:t xml:space="preserve">, </w:t>
      </w:r>
      <w:r w:rsidRPr="001025A2">
        <w:rPr>
          <w:rFonts w:cs="BA Vilna Bold" w:hint="cs"/>
          <w:rtl/>
        </w:rPr>
        <w:t>ואנא</w:t>
      </w:r>
      <w:r w:rsidRPr="001025A2">
        <w:rPr>
          <w:rFonts w:cs="BA Vilna Bold"/>
          <w:rtl/>
        </w:rPr>
        <w:t xml:space="preserve"> </w:t>
      </w:r>
      <w:r w:rsidRPr="001025A2">
        <w:rPr>
          <w:rFonts w:cs="BA Vilna Bold" w:hint="cs"/>
          <w:rtl/>
        </w:rPr>
        <w:t>דאמרי</w:t>
      </w:r>
      <w:r w:rsidRPr="001025A2">
        <w:rPr>
          <w:rFonts w:cs="BA Vilna Bold"/>
          <w:rtl/>
        </w:rPr>
        <w:t xml:space="preserve"> </w:t>
      </w:r>
      <w:r w:rsidRPr="001025A2">
        <w:rPr>
          <w:rFonts w:cs="BA Vilna Bold" w:hint="cs"/>
          <w:rtl/>
        </w:rPr>
        <w:t>כי</w:t>
      </w:r>
      <w:r w:rsidRPr="001025A2">
        <w:rPr>
          <w:rFonts w:cs="BA Vilna Bold"/>
          <w:rtl/>
        </w:rPr>
        <w:t xml:space="preserve"> </w:t>
      </w:r>
      <w:r w:rsidRPr="001025A2">
        <w:rPr>
          <w:rFonts w:cs="BA Vilna Bold" w:hint="cs"/>
          <w:rtl/>
        </w:rPr>
        <w:t>האי</w:t>
      </w:r>
      <w:r w:rsidRPr="001025A2">
        <w:rPr>
          <w:rFonts w:cs="BA Vilna Bold"/>
          <w:rtl/>
        </w:rPr>
        <w:t xml:space="preserve"> </w:t>
      </w:r>
      <w:r w:rsidRPr="001025A2">
        <w:rPr>
          <w:rFonts w:cs="BA Vilna Bold" w:hint="cs"/>
          <w:rtl/>
        </w:rPr>
        <w:t>תנא</w:t>
      </w:r>
      <w:r w:rsidRPr="001025A2">
        <w:rPr>
          <w:rFonts w:cs="BA Vilna Bold"/>
          <w:rtl/>
        </w:rPr>
        <w:t>;</w:t>
      </w:r>
    </w:p>
    <w:p w14:paraId="6EF52963" w14:textId="6C3745FB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דתניא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רשב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א</w:t>
      </w:r>
      <w:r w:rsidR="00F07A5B" w:rsidRPr="00F07A5B">
        <w:rPr>
          <w:rtl/>
        </w:rPr>
        <w:t>:</w:t>
      </w:r>
    </w:p>
    <w:p w14:paraId="680AC68B" w14:textId="750F81D8" w:rsidR="00B93B58" w:rsidRPr="003E4CB5" w:rsidRDefault="00B93B58" w:rsidP="00B93B58">
      <w:pPr>
        <w:rPr>
          <w:spacing w:val="-2"/>
          <w:rtl/>
        </w:rPr>
      </w:pPr>
      <w:r w:rsidRPr="003E4CB5">
        <w:rPr>
          <w:rFonts w:hint="eastAsia"/>
          <w:spacing w:val="-2"/>
          <w:rtl/>
        </w:rPr>
        <w:t>איילונית</w:t>
      </w:r>
      <w:r w:rsidRPr="003E4CB5">
        <w:rPr>
          <w:spacing w:val="-2"/>
          <w:rtl/>
        </w:rPr>
        <w:t xml:space="preserve"> </w:t>
      </w:r>
      <w:r w:rsidRPr="003E4CB5">
        <w:rPr>
          <w:rFonts w:hint="eastAsia"/>
          <w:spacing w:val="-2"/>
          <w:rtl/>
        </w:rPr>
        <w:t>לא</w:t>
      </w:r>
      <w:r w:rsidRPr="003E4CB5">
        <w:rPr>
          <w:spacing w:val="-2"/>
          <w:rtl/>
        </w:rPr>
        <w:t xml:space="preserve"> </w:t>
      </w:r>
      <w:r w:rsidRPr="003E4CB5">
        <w:rPr>
          <w:rFonts w:hint="eastAsia"/>
          <w:spacing w:val="-2"/>
          <w:rtl/>
        </w:rPr>
        <w:t>שותה</w:t>
      </w:r>
      <w:r w:rsidRPr="003E4CB5">
        <w:rPr>
          <w:spacing w:val="-2"/>
          <w:rtl/>
        </w:rPr>
        <w:t xml:space="preserve"> </w:t>
      </w:r>
      <w:r w:rsidRPr="003E4CB5">
        <w:rPr>
          <w:rFonts w:hint="eastAsia"/>
          <w:spacing w:val="-2"/>
          <w:rtl/>
        </w:rPr>
        <w:t>ולא</w:t>
      </w:r>
      <w:r w:rsidRPr="003E4CB5">
        <w:rPr>
          <w:spacing w:val="-2"/>
          <w:rtl/>
        </w:rPr>
        <w:t xml:space="preserve"> </w:t>
      </w:r>
      <w:r w:rsidRPr="003E4CB5">
        <w:rPr>
          <w:rFonts w:hint="eastAsia"/>
          <w:spacing w:val="-2"/>
          <w:rtl/>
        </w:rPr>
        <w:t>נוטלת</w:t>
      </w:r>
      <w:r w:rsidRPr="003E4CB5">
        <w:rPr>
          <w:spacing w:val="-2"/>
          <w:rtl/>
        </w:rPr>
        <w:t xml:space="preserve"> </w:t>
      </w:r>
      <w:r w:rsidRPr="003E4CB5">
        <w:rPr>
          <w:rFonts w:hint="eastAsia"/>
          <w:spacing w:val="-2"/>
          <w:rtl/>
        </w:rPr>
        <w:t>כתובה</w:t>
      </w:r>
      <w:r w:rsidRPr="003E4CB5">
        <w:rPr>
          <w:spacing w:val="-2"/>
          <w:rtl/>
        </w:rPr>
        <w:t>,</w:t>
      </w:r>
      <w:r w:rsidRPr="003E4CB5">
        <w:rPr>
          <w:rStyle w:val="affff8"/>
          <w:spacing w:val="-2"/>
          <w:rtl/>
        </w:rPr>
        <w:t xml:space="preserve"> </w:t>
      </w:r>
      <w:r w:rsidR="001025A2" w:rsidRPr="003E4CB5">
        <w:rPr>
          <w:rStyle w:val="affff8"/>
          <w:rFonts w:hint="cs"/>
          <w:spacing w:val="-2"/>
          <w:rtl/>
        </w:rPr>
        <w:t>ד</w:t>
      </w:r>
      <w:r w:rsidRPr="003E4CB5">
        <w:rPr>
          <w:rStyle w:val="affff8"/>
          <w:rFonts w:hint="eastAsia"/>
          <w:spacing w:val="-2"/>
          <w:rtl/>
        </w:rPr>
        <w:t>ונזרעה</w:t>
      </w:r>
      <w:r w:rsidRPr="003E4CB5">
        <w:rPr>
          <w:rStyle w:val="affff8"/>
          <w:spacing w:val="-2"/>
          <w:rtl/>
        </w:rPr>
        <w:t xml:space="preserve"> </w:t>
      </w:r>
      <w:r w:rsidRPr="003E4CB5">
        <w:rPr>
          <w:rStyle w:val="affff8"/>
          <w:rFonts w:hint="eastAsia"/>
          <w:spacing w:val="-2"/>
          <w:rtl/>
        </w:rPr>
        <w:t>זרע</w:t>
      </w:r>
      <w:r w:rsidR="003E4CB5" w:rsidRPr="003E4CB5">
        <w:rPr>
          <w:rStyle w:val="affff8"/>
          <w:rFonts w:hint="cs"/>
          <w:spacing w:val="-2"/>
          <w:rtl/>
        </w:rPr>
        <w:t xml:space="preserve"> </w:t>
      </w:r>
      <w:r w:rsidRPr="003E4CB5">
        <w:rPr>
          <w:rStyle w:val="afffff2"/>
          <w:rFonts w:hint="eastAsia"/>
          <w:spacing w:val="-2"/>
          <w:rtl/>
        </w:rPr>
        <w:t>יצאתה</w:t>
      </w:r>
      <w:r w:rsidRPr="003E4CB5">
        <w:rPr>
          <w:rStyle w:val="afffff2"/>
          <w:spacing w:val="-2"/>
          <w:rtl/>
        </w:rPr>
        <w:t xml:space="preserve"> </w:t>
      </w:r>
      <w:r w:rsidRPr="003E4CB5">
        <w:rPr>
          <w:rStyle w:val="afffff2"/>
          <w:rFonts w:hint="eastAsia"/>
          <w:spacing w:val="-2"/>
          <w:rtl/>
        </w:rPr>
        <w:t>שאין</w:t>
      </w:r>
      <w:r w:rsidRPr="003E4CB5">
        <w:rPr>
          <w:rStyle w:val="afffff2"/>
          <w:spacing w:val="-2"/>
          <w:rtl/>
        </w:rPr>
        <w:t xml:space="preserve"> </w:t>
      </w:r>
      <w:r w:rsidRPr="003E4CB5">
        <w:rPr>
          <w:rStyle w:val="afffff2"/>
          <w:rFonts w:hint="eastAsia"/>
          <w:spacing w:val="-2"/>
          <w:rtl/>
        </w:rPr>
        <w:t>דרכה</w:t>
      </w:r>
      <w:r w:rsidRPr="003E4CB5">
        <w:rPr>
          <w:rStyle w:val="afffff2"/>
          <w:spacing w:val="-2"/>
          <w:rtl/>
        </w:rPr>
        <w:t xml:space="preserve"> </w:t>
      </w:r>
      <w:r w:rsidRPr="003E4CB5">
        <w:rPr>
          <w:rStyle w:val="afffff2"/>
          <w:rFonts w:hint="eastAsia"/>
          <w:spacing w:val="-2"/>
          <w:rtl/>
        </w:rPr>
        <w:t>להזריע</w:t>
      </w:r>
    </w:p>
    <w:p w14:paraId="47A8558B" w14:textId="77777777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tl/>
        </w:rPr>
        <w:t>:</w:t>
      </w:r>
    </w:p>
    <w:p w14:paraId="006FAA6D" w14:textId="4E41A6C9" w:rsidR="00B93B58" w:rsidRPr="006F178A" w:rsidRDefault="00B93B58" w:rsidP="003E4CB5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'ונקתה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ונזרעה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זרע'</w:t>
      </w:r>
      <w:r w:rsidRPr="00DC27C1">
        <w:rPr>
          <w:rStyle w:val="affff8"/>
          <w:rtl/>
        </w:rPr>
        <w:t xml:space="preserve"> </w:t>
      </w:r>
      <w:r w:rsidRPr="001025A2">
        <w:rPr>
          <w:rStyle w:val="affffc"/>
          <w:rFonts w:hint="cs"/>
          <w:rtl/>
        </w:rPr>
        <w:t>לר</w:t>
      </w:r>
      <w:r w:rsidRPr="001025A2">
        <w:rPr>
          <w:rStyle w:val="affffc"/>
          <w:rtl/>
        </w:rPr>
        <w:t>"</w:t>
      </w:r>
      <w:r w:rsidRPr="001025A2">
        <w:rPr>
          <w:rStyle w:val="affffc"/>
          <w:rFonts w:hint="cs"/>
          <w:rtl/>
        </w:rPr>
        <w:t xml:space="preserve">ע: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עקרה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נפקדת</w:t>
      </w:r>
      <w:r w:rsidRPr="006F178A">
        <w:rPr>
          <w:rtl/>
        </w:rPr>
        <w:t xml:space="preserve">, </w:t>
      </w:r>
    </w:p>
    <w:p w14:paraId="6D51AE2D" w14:textId="3B60148C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 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56E9C89A" w14:textId="1FE69E4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יסתרו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העקרות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ויפקדו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נסתרה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הפסידה</w:t>
      </w:r>
      <w:r w:rsidRPr="006F178A">
        <w:rPr>
          <w:rtl/>
        </w:rPr>
        <w:t>!</w:t>
      </w:r>
    </w:p>
    <w:p w14:paraId="51DD90A1" w14:textId="77777777" w:rsidR="00F07A5B" w:rsidRPr="00F07A5B" w:rsidRDefault="00B93B58" w:rsidP="001025A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tl/>
        </w:rPr>
        <w:t>:</w:t>
      </w:r>
    </w:p>
    <w:p w14:paraId="61C18DD7" w14:textId="7193E5A3" w:rsidR="00B93B58" w:rsidRPr="006F178A" w:rsidRDefault="00B93B58" w:rsidP="003E4CB5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'ונקתה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ונזרעה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זרע'</w:t>
      </w:r>
      <w:r w:rsidRPr="00DC27C1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יולדת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בצער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יולדת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בריוח  </w:t>
      </w:r>
      <w:r w:rsidRPr="00012DCA">
        <w:rPr>
          <w:rFonts w:hint="cs"/>
          <w:spacing w:val="0"/>
          <w:rtl/>
        </w:rPr>
        <w:t>נקבות</w:t>
      </w:r>
      <w:r w:rsidRPr="00012DCA">
        <w:rPr>
          <w:spacing w:val="0"/>
          <w:rtl/>
        </w:rPr>
        <w:t xml:space="preserve">- </w:t>
      </w:r>
      <w:r w:rsidRPr="00012DCA">
        <w:rPr>
          <w:rFonts w:hint="cs"/>
          <w:spacing w:val="0"/>
          <w:rtl/>
        </w:rPr>
        <w:t>יולדת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זכרים</w:t>
      </w:r>
      <w:r w:rsidRPr="00012DCA">
        <w:rPr>
          <w:spacing w:val="0"/>
          <w:rtl/>
        </w:rPr>
        <w:t xml:space="preserve">, </w:t>
      </w:r>
      <w:r w:rsidRPr="00012DCA">
        <w:rPr>
          <w:rFonts w:hint="cs"/>
          <w:spacing w:val="0"/>
          <w:rtl/>
        </w:rPr>
        <w:t>קצרים</w:t>
      </w:r>
      <w:r w:rsidRPr="00012DCA">
        <w:rPr>
          <w:spacing w:val="0"/>
          <w:rtl/>
        </w:rPr>
        <w:t>-</w:t>
      </w:r>
      <w:r w:rsidRPr="00012DCA">
        <w:rPr>
          <w:rFonts w:hint="cs"/>
          <w:spacing w:val="0"/>
          <w:rtl/>
        </w:rPr>
        <w:t>יולדת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ארוכים</w:t>
      </w:r>
      <w:r w:rsidRPr="00012DCA">
        <w:rPr>
          <w:spacing w:val="0"/>
          <w:rtl/>
        </w:rPr>
        <w:t xml:space="preserve">, </w:t>
      </w:r>
      <w:r w:rsidRPr="00012DCA">
        <w:rPr>
          <w:rFonts w:hint="cs"/>
          <w:spacing w:val="0"/>
          <w:rtl/>
        </w:rPr>
        <w:t>שחורים</w:t>
      </w:r>
      <w:r w:rsidRPr="00012DCA">
        <w:rPr>
          <w:spacing w:val="0"/>
          <w:rtl/>
        </w:rPr>
        <w:t>-</w:t>
      </w:r>
      <w:r w:rsidRPr="00012DCA">
        <w:rPr>
          <w:rFonts w:hint="cs"/>
          <w:spacing w:val="0"/>
          <w:rtl/>
        </w:rPr>
        <w:t>יולדת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לבנים</w:t>
      </w:r>
      <w:r w:rsidRPr="00012DCA">
        <w:rPr>
          <w:spacing w:val="0"/>
          <w:rtl/>
        </w:rPr>
        <w:t>.</w:t>
      </w:r>
    </w:p>
    <w:p w14:paraId="6721444D" w14:textId="2AC06234" w:rsidR="00B93B58" w:rsidRPr="006A08A6" w:rsidRDefault="00B93B58" w:rsidP="006A08A6">
      <w:pPr>
        <w:rPr>
          <w:rtl/>
        </w:rPr>
      </w:pPr>
      <w:r w:rsidRPr="006A08A6">
        <w:rPr>
          <w:rFonts w:cs="BA Vilna Bold" w:hint="cs"/>
          <w:rtl/>
        </w:rPr>
        <w:t>אשת</w:t>
      </w:r>
      <w:r w:rsidRPr="006A08A6">
        <w:rPr>
          <w:rFonts w:cs="BA Vilna Bold"/>
          <w:rtl/>
        </w:rPr>
        <w:t xml:space="preserve"> </w:t>
      </w:r>
      <w:r w:rsidRPr="006A08A6">
        <w:rPr>
          <w:rFonts w:cs="BA Vilna Bold" w:hint="cs"/>
          <w:rtl/>
        </w:rPr>
        <w:t>ממזר</w:t>
      </w:r>
      <w:r w:rsidRPr="006A08A6">
        <w:rPr>
          <w:rFonts w:cs="BA Vilna Bold"/>
          <w:rtl/>
        </w:rPr>
        <w:t xml:space="preserve"> </w:t>
      </w:r>
      <w:r w:rsidRPr="006A08A6">
        <w:rPr>
          <w:rFonts w:cs="BA Vilna Bold" w:hint="cs"/>
          <w:rtl/>
        </w:rPr>
        <w:t>לממזר</w:t>
      </w:r>
      <w:r w:rsidRPr="006A08A6">
        <w:rPr>
          <w:rFonts w:cs="BA Vilna Bold"/>
          <w:rtl/>
        </w:rPr>
        <w:t>.</w:t>
      </w:r>
      <w:r w:rsidR="006A08A6" w:rsidRPr="006A08A6">
        <w:rPr>
          <w:rFonts w:hint="cs"/>
          <w:rtl/>
        </w:rPr>
        <w:t xml:space="preserve"> </w:t>
      </w:r>
      <w:r w:rsidR="001025A2" w:rsidRPr="006A08A6">
        <w:rPr>
          <w:rFonts w:hint="cs"/>
          <w:rtl/>
        </w:rPr>
        <w:t xml:space="preserve">ס''ד לא ליפוש </w:t>
      </w:r>
      <w:r w:rsidRPr="006A08A6">
        <w:rPr>
          <w:rFonts w:hint="cs"/>
          <w:rtl/>
        </w:rPr>
        <w:t>פסולין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קמ</w:t>
      </w:r>
      <w:r w:rsidRPr="006A08A6">
        <w:rPr>
          <w:rtl/>
        </w:rPr>
        <w:t>"</w:t>
      </w:r>
      <w:r w:rsidRPr="006A08A6">
        <w:rPr>
          <w:rFonts w:hint="cs"/>
          <w:rtl/>
        </w:rPr>
        <w:t>ל</w:t>
      </w:r>
      <w:r w:rsidRPr="006A08A6">
        <w:rPr>
          <w:rtl/>
        </w:rPr>
        <w:t>.</w:t>
      </w:r>
    </w:p>
    <w:p w14:paraId="5AFA3F75" w14:textId="77777777" w:rsidR="00B93B58" w:rsidRPr="006F178A" w:rsidRDefault="00B93B58" w:rsidP="006A08A6">
      <w:pPr>
        <w:pStyle w:val="afffd"/>
        <w:jc w:val="both"/>
        <w:rPr>
          <w:rtl/>
        </w:rPr>
      </w:pPr>
      <w:ins w:id="9856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משוחרר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ואיילונית</w:t>
      </w:r>
      <w:r w:rsidRPr="006F178A">
        <w:rPr>
          <w:rtl/>
        </w:rPr>
        <w:t>.</w:t>
      </w:r>
    </w:p>
    <w:p w14:paraId="2C73D2AE" w14:textId="2C6B829B" w:rsidR="00B93B58" w:rsidRPr="006F178A" w:rsidRDefault="001025A2" w:rsidP="001025A2">
      <w:pPr>
        <w:rPr>
          <w:rtl/>
        </w:rPr>
      </w:pPr>
      <w:r>
        <w:rPr>
          <w:rFonts w:hint="cs"/>
          <w:rtl/>
        </w:rPr>
        <w:t xml:space="preserve">ס''ד </w:t>
      </w:r>
      <w:r w:rsidR="00B93B58" w:rsidRPr="001025A2">
        <w:rPr>
          <w:rStyle w:val="affff8"/>
          <w:rFonts w:hint="cs"/>
          <w:rtl/>
        </w:rPr>
        <w:t>דבר</w:t>
      </w:r>
      <w:r w:rsidR="00B93B58" w:rsidRPr="001025A2">
        <w:rPr>
          <w:rStyle w:val="affff8"/>
          <w:rtl/>
        </w:rPr>
        <w:t xml:space="preserve"> </w:t>
      </w:r>
      <w:r w:rsidR="00B93B58" w:rsidRPr="001025A2">
        <w:rPr>
          <w:rStyle w:val="affff8"/>
          <w:rFonts w:hint="cs"/>
          <w:rtl/>
        </w:rPr>
        <w:t>אל</w:t>
      </w:r>
      <w:r w:rsidR="00B93B58" w:rsidRPr="001025A2">
        <w:rPr>
          <w:rStyle w:val="affff8"/>
          <w:rtl/>
        </w:rPr>
        <w:t xml:space="preserve"> </w:t>
      </w:r>
      <w:r w:rsidR="00B93B58" w:rsidRPr="001025A2">
        <w:rPr>
          <w:rStyle w:val="affff8"/>
          <w:rFonts w:hint="cs"/>
          <w:rtl/>
        </w:rPr>
        <w:t>בני</w:t>
      </w:r>
      <w:r w:rsidR="00B93B58" w:rsidRPr="001025A2">
        <w:rPr>
          <w:rStyle w:val="affff8"/>
          <w:rtl/>
        </w:rPr>
        <w:t xml:space="preserve"> </w:t>
      </w:r>
      <w:r w:rsidR="00B93B58" w:rsidRPr="001025A2">
        <w:rPr>
          <w:rStyle w:val="affff8"/>
          <w:rFonts w:hint="cs"/>
          <w:rtl/>
        </w:rPr>
        <w:t>ישראל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גרים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קמ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 xml:space="preserve">ל </w:t>
      </w:r>
      <w:r w:rsidR="00B93B58" w:rsidRPr="003215F9">
        <w:rPr>
          <w:rStyle w:val="affff8"/>
          <w:rFonts w:hint="cs"/>
          <w:rtl/>
        </w:rPr>
        <w:t xml:space="preserve">ד'ואמרת' </w:t>
      </w:r>
      <w:r w:rsidR="00B93B58" w:rsidRPr="006F178A">
        <w:rPr>
          <w:rFonts w:hint="cs"/>
          <w:rtl/>
        </w:rPr>
        <w:t>ריבוי הוא.</w:t>
      </w:r>
    </w:p>
    <w:p w14:paraId="56EA78ED" w14:textId="57BDAF62" w:rsidR="00B93B58" w:rsidRPr="006A08A6" w:rsidRDefault="00B93B58" w:rsidP="003E4CB5">
      <w:pPr>
        <w:spacing w:after="60"/>
        <w:rPr>
          <w:rtl/>
        </w:rPr>
      </w:pPr>
      <w:r w:rsidRPr="006A08A6">
        <w:rPr>
          <w:rFonts w:cs="BA Vilna Bold" w:hint="cs"/>
          <w:rtl/>
        </w:rPr>
        <w:t>אשת</w:t>
      </w:r>
      <w:r w:rsidRPr="006A08A6">
        <w:rPr>
          <w:rFonts w:cs="BA Vilna Bold"/>
          <w:rtl/>
        </w:rPr>
        <w:t xml:space="preserve"> </w:t>
      </w:r>
      <w:r w:rsidRPr="006A08A6">
        <w:rPr>
          <w:rFonts w:cs="BA Vilna Bold" w:hint="cs"/>
          <w:rtl/>
        </w:rPr>
        <w:t>כהן</w:t>
      </w:r>
      <w:r w:rsidRPr="006A08A6">
        <w:rPr>
          <w:rFonts w:cs="BA Vilna Bold"/>
          <w:rtl/>
        </w:rPr>
        <w:t xml:space="preserve"> </w:t>
      </w:r>
      <w:r w:rsidRPr="006A08A6">
        <w:rPr>
          <w:rFonts w:cs="BA Vilna Bold" w:hint="cs"/>
          <w:rtl/>
        </w:rPr>
        <w:t>שותה</w:t>
      </w:r>
      <w:r w:rsidRPr="006A08A6">
        <w:rPr>
          <w:rtl/>
        </w:rPr>
        <w:t>.</w:t>
      </w:r>
      <w:r w:rsidR="006A08A6" w:rsidRPr="006A08A6">
        <w:rPr>
          <w:rFonts w:hint="cs"/>
          <w:rtl/>
        </w:rPr>
        <w:t xml:space="preserve"> </w:t>
      </w:r>
      <w:r w:rsidR="001025A2" w:rsidRPr="006A08A6">
        <w:rPr>
          <w:rFonts w:hint="cs"/>
          <w:rtl/>
        </w:rPr>
        <w:t>ס''ד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הא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נתפשה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מותרת</w:t>
      </w:r>
      <w:r w:rsidRPr="006A08A6">
        <w:rPr>
          <w:rtl/>
        </w:rPr>
        <w:t xml:space="preserve">, </w:t>
      </w:r>
      <w:r w:rsidRPr="006A08A6">
        <w:rPr>
          <w:rFonts w:hint="cs"/>
          <w:rtl/>
        </w:rPr>
        <w:t>וזו</w:t>
      </w:r>
      <w:r w:rsidRPr="006A08A6">
        <w:rPr>
          <w:rtl/>
        </w:rPr>
        <w:t xml:space="preserve"> </w:t>
      </w:r>
      <w:r w:rsidR="001025A2" w:rsidRPr="006A08A6">
        <w:rPr>
          <w:rFonts w:hint="cs"/>
          <w:rtl/>
        </w:rPr>
        <w:t>ש</w:t>
      </w:r>
      <w:r w:rsidRPr="006A08A6">
        <w:rPr>
          <w:rFonts w:hint="cs"/>
          <w:rtl/>
        </w:rPr>
        <w:t>נתפשה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אסורה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לא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תשתה</w:t>
      </w:r>
      <w:r w:rsidRPr="006A08A6">
        <w:rPr>
          <w:rtl/>
        </w:rPr>
        <w:t xml:space="preserve">, </w:t>
      </w:r>
      <w:r w:rsidRPr="006A08A6">
        <w:rPr>
          <w:rFonts w:hint="cs"/>
          <w:rtl/>
        </w:rPr>
        <w:t>קמ</w:t>
      </w:r>
      <w:r w:rsidRPr="006A08A6">
        <w:rPr>
          <w:rtl/>
        </w:rPr>
        <w:t>"</w:t>
      </w:r>
      <w:r w:rsidRPr="006A08A6">
        <w:rPr>
          <w:rFonts w:hint="cs"/>
          <w:rtl/>
        </w:rPr>
        <w:t>ל</w:t>
      </w:r>
      <w:r w:rsidRPr="006A08A6">
        <w:rPr>
          <w:rtl/>
        </w:rPr>
        <w:t>.</w:t>
      </w:r>
    </w:p>
    <w:p w14:paraId="11778BEA" w14:textId="390DB576" w:rsidR="00B93B58" w:rsidRPr="006A08A6" w:rsidRDefault="00B93B58" w:rsidP="003E4CB5">
      <w:pPr>
        <w:spacing w:after="60"/>
        <w:rPr>
          <w:rtl/>
        </w:rPr>
      </w:pPr>
      <w:r w:rsidRPr="003E4CB5">
        <w:rPr>
          <w:rFonts w:cs="BA Vilna Bold" w:hint="cs"/>
          <w:rtl/>
        </w:rPr>
        <w:t>ומותרת</w:t>
      </w:r>
      <w:r w:rsidRPr="003E4CB5">
        <w:rPr>
          <w:rFonts w:cs="BA Vilna Bold"/>
          <w:rtl/>
        </w:rPr>
        <w:t xml:space="preserve"> </w:t>
      </w:r>
      <w:r w:rsidRPr="003E4CB5">
        <w:rPr>
          <w:rFonts w:cs="BA Vilna Bold" w:hint="cs"/>
          <w:rtl/>
        </w:rPr>
        <w:t>לבעלה</w:t>
      </w:r>
      <w:r w:rsidRPr="003E4CB5">
        <w:rPr>
          <w:rFonts w:cs="BA Vilna Bold"/>
          <w:rtl/>
        </w:rPr>
        <w:t>.</w:t>
      </w:r>
      <w:r w:rsidR="006A08A6" w:rsidRPr="003E4CB5">
        <w:rPr>
          <w:rStyle w:val="affffc"/>
          <w:rFonts w:hint="cs"/>
          <w:rtl/>
        </w:rPr>
        <w:t xml:space="preserve"> ר</w:t>
      </w:r>
      <w:r w:rsidRPr="003E4CB5">
        <w:rPr>
          <w:rStyle w:val="affffc"/>
          <w:rtl/>
        </w:rPr>
        <w:t>"</w:t>
      </w:r>
      <w:r w:rsidRPr="003E4CB5">
        <w:rPr>
          <w:rStyle w:val="affffc"/>
          <w:rFonts w:hint="cs"/>
          <w:rtl/>
        </w:rPr>
        <w:t>ה:</w:t>
      </w:r>
      <w:r w:rsidR="006A08A6" w:rsidRPr="006A08A6">
        <w:rPr>
          <w:rFonts w:hint="cs"/>
          <w:rtl/>
        </w:rPr>
        <w:t xml:space="preserve"> </w:t>
      </w:r>
      <w:r w:rsidRPr="006A08A6">
        <w:rPr>
          <w:rFonts w:hint="cs"/>
          <w:rtl/>
        </w:rPr>
        <w:t>במתנוונה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דרך</w:t>
      </w:r>
      <w:r w:rsidRPr="006A08A6">
        <w:rPr>
          <w:rtl/>
        </w:rPr>
        <w:t xml:space="preserve"> </w:t>
      </w:r>
      <w:r w:rsidRPr="006A08A6">
        <w:rPr>
          <w:rFonts w:hint="cs"/>
          <w:rtl/>
        </w:rPr>
        <w:t>אברים</w:t>
      </w:r>
      <w:r w:rsidR="001025A2" w:rsidRPr="006A08A6">
        <w:rPr>
          <w:rFonts w:hint="cs"/>
          <w:rtl/>
        </w:rPr>
        <w:t>,</w:t>
      </w:r>
      <w:r w:rsidRPr="006A08A6">
        <w:rPr>
          <w:rtl/>
        </w:rPr>
        <w:t xml:space="preserve"> </w:t>
      </w:r>
      <w:r w:rsidR="001025A2" w:rsidRPr="006A08A6">
        <w:rPr>
          <w:rFonts w:hint="cs"/>
          <w:rtl/>
        </w:rPr>
        <w:t>ס''ד שזינתה ומה שלא בדקוה המים משום שזה היה באונס, ואסורה לכהן קמ''ל.</w:t>
      </w:r>
    </w:p>
    <w:p w14:paraId="24B1EC3B" w14:textId="722ECBD4" w:rsidR="00B93B58" w:rsidRPr="00012DCA" w:rsidRDefault="00B93B58" w:rsidP="003E4CB5">
      <w:pPr>
        <w:spacing w:after="60"/>
        <w:rPr>
          <w:spacing w:val="0"/>
        </w:rPr>
      </w:pPr>
      <w:r w:rsidRPr="00012DCA">
        <w:rPr>
          <w:rFonts w:cs="BA Vilna Bold" w:hint="cs"/>
          <w:spacing w:val="0"/>
          <w:rtl/>
        </w:rPr>
        <w:t>אשת</w:t>
      </w:r>
      <w:r w:rsidRPr="00012DCA">
        <w:rPr>
          <w:rFonts w:cs="BA Vilna Bold"/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סריס</w:t>
      </w:r>
      <w:r w:rsidRPr="00012DCA">
        <w:rPr>
          <w:rFonts w:cs="BA Vilna Bold"/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שותה</w:t>
      </w:r>
      <w:r w:rsidR="00012DCA" w:rsidRPr="00012DCA">
        <w:rPr>
          <w:rFonts w:cs="BA Vilna Bold" w:hint="cs"/>
          <w:spacing w:val="0"/>
          <w:rtl/>
        </w:rPr>
        <w:t xml:space="preserve"> </w:t>
      </w:r>
      <w:r w:rsidR="001025A2" w:rsidRPr="00012DCA">
        <w:rPr>
          <w:rFonts w:hint="cs"/>
          <w:spacing w:val="0"/>
          <w:rtl/>
        </w:rPr>
        <w:t xml:space="preserve">ס''ד </w:t>
      </w:r>
      <w:r w:rsidR="001025A2" w:rsidRPr="00012DCA">
        <w:rPr>
          <w:rStyle w:val="affff8"/>
          <w:rFonts w:hint="cs"/>
          <w:spacing w:val="0"/>
          <w:rtl/>
        </w:rPr>
        <w:t>'</w:t>
      </w:r>
      <w:r w:rsidRPr="00012DCA">
        <w:rPr>
          <w:rStyle w:val="affff8"/>
          <w:rFonts w:hint="cs"/>
          <w:spacing w:val="0"/>
          <w:rtl/>
        </w:rPr>
        <w:t>מבלעדי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אישך</w:t>
      </w:r>
      <w:r w:rsidR="001025A2" w:rsidRPr="00012DCA">
        <w:rPr>
          <w:rStyle w:val="affff8"/>
          <w:rFonts w:hint="cs"/>
          <w:spacing w:val="0"/>
          <w:rtl/>
        </w:rPr>
        <w:t>'</w:t>
      </w:r>
      <w:r w:rsidRPr="00012DCA">
        <w:rPr>
          <w:spacing w:val="0"/>
          <w:rtl/>
        </w:rPr>
        <w:t xml:space="preserve">, </w:t>
      </w:r>
      <w:r w:rsidRPr="00012DCA">
        <w:rPr>
          <w:rFonts w:hint="cs"/>
          <w:spacing w:val="0"/>
          <w:rtl/>
        </w:rPr>
        <w:t>והאי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לאו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בר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הכי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הוא</w:t>
      </w:r>
      <w:r w:rsidRPr="00012DCA">
        <w:rPr>
          <w:spacing w:val="0"/>
          <w:rtl/>
        </w:rPr>
        <w:t xml:space="preserve">, </w:t>
      </w:r>
      <w:r w:rsidRPr="00012DCA">
        <w:rPr>
          <w:rFonts w:hint="cs"/>
          <w:spacing w:val="0"/>
          <w:rtl/>
        </w:rPr>
        <w:t>קמ</w:t>
      </w:r>
      <w:r w:rsidRPr="00012DCA">
        <w:rPr>
          <w:spacing w:val="0"/>
          <w:rtl/>
        </w:rPr>
        <w:t>"</w:t>
      </w:r>
      <w:r w:rsidRPr="00012DCA">
        <w:rPr>
          <w:rFonts w:hint="cs"/>
          <w:spacing w:val="0"/>
          <w:rtl/>
        </w:rPr>
        <w:t>ל</w:t>
      </w:r>
      <w:r w:rsidRPr="00012DCA">
        <w:rPr>
          <w:spacing w:val="0"/>
          <w:rtl/>
        </w:rPr>
        <w:t>.</w:t>
      </w:r>
    </w:p>
    <w:p w14:paraId="58C0639B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כו: </w:t>
      </w:r>
    </w:p>
    <w:p w14:paraId="6955AAF0" w14:textId="0ABBE23B" w:rsidR="00B93B58" w:rsidRPr="003E4CB5" w:rsidRDefault="00B93B58" w:rsidP="003E4CB5">
      <w:pPr>
        <w:rPr>
          <w:rtl/>
        </w:rPr>
      </w:pPr>
      <w:r w:rsidRPr="003E4CB5">
        <w:rPr>
          <w:rFonts w:cs="BA Vilna Bold" w:hint="cs"/>
          <w:rtl/>
        </w:rPr>
        <w:t>על</w:t>
      </w:r>
      <w:r w:rsidRPr="003E4CB5">
        <w:rPr>
          <w:rFonts w:cs="BA Vilna Bold"/>
          <w:rtl/>
        </w:rPr>
        <w:t xml:space="preserve"> </w:t>
      </w:r>
      <w:r w:rsidRPr="003E4CB5">
        <w:rPr>
          <w:rFonts w:cs="BA Vilna Bold" w:hint="cs"/>
          <w:rtl/>
        </w:rPr>
        <w:t>ידי</w:t>
      </w:r>
      <w:r w:rsidRPr="003E4CB5">
        <w:rPr>
          <w:rFonts w:cs="BA Vilna Bold"/>
          <w:rtl/>
        </w:rPr>
        <w:t xml:space="preserve"> </w:t>
      </w:r>
      <w:r w:rsidRPr="003E4CB5">
        <w:rPr>
          <w:rFonts w:cs="BA Vilna Bold" w:hint="cs"/>
          <w:rtl/>
        </w:rPr>
        <w:t>כל</w:t>
      </w:r>
      <w:r w:rsidRPr="003E4CB5">
        <w:rPr>
          <w:rFonts w:cs="BA Vilna Bold"/>
          <w:rtl/>
        </w:rPr>
        <w:t xml:space="preserve"> </w:t>
      </w:r>
      <w:r w:rsidRPr="003E4CB5">
        <w:rPr>
          <w:rFonts w:cs="BA Vilna Bold" w:hint="cs"/>
          <w:rtl/>
        </w:rPr>
        <w:t>עריות</w:t>
      </w:r>
      <w:r w:rsidRPr="003E4CB5">
        <w:rPr>
          <w:rFonts w:cs="BA Vilna Bold"/>
          <w:rtl/>
        </w:rPr>
        <w:t xml:space="preserve"> </w:t>
      </w:r>
      <w:r w:rsidRPr="003E4CB5">
        <w:rPr>
          <w:rFonts w:cs="BA Vilna Bold" w:hint="cs"/>
          <w:rtl/>
        </w:rPr>
        <w:t>מקנין</w:t>
      </w:r>
      <w:r w:rsidRPr="003E4CB5">
        <w:rPr>
          <w:rFonts w:cs="BA Vilna Bold"/>
          <w:rtl/>
        </w:rPr>
        <w:t>.</w:t>
      </w:r>
      <w:r w:rsidR="003E4CB5">
        <w:rPr>
          <w:rFonts w:cs="BA Vilna Bold" w:hint="cs"/>
          <w:rtl/>
        </w:rPr>
        <w:t xml:space="preserve"> </w:t>
      </w:r>
      <w:r w:rsidRPr="003E4CB5">
        <w:rPr>
          <w:rFonts w:hint="cs"/>
          <w:rtl/>
        </w:rPr>
        <w:t>דלא לימא 'נטמאה נטמאה</w:t>
      </w:r>
      <w:r w:rsidRPr="003E4CB5">
        <w:rPr>
          <w:rtl/>
        </w:rPr>
        <w:t>'</w:t>
      </w:r>
      <w:r w:rsidRPr="003E4CB5">
        <w:rPr>
          <w:rFonts w:hint="cs"/>
          <w:rtl/>
        </w:rPr>
        <w:t xml:space="preserve"> שני פעמים לבעל ולבועל דווקא היכן דנאסרת ע</w:t>
      </w:r>
      <w:r w:rsidRPr="003E4CB5">
        <w:rPr>
          <w:rtl/>
        </w:rPr>
        <w:t>"</w:t>
      </w:r>
      <w:r w:rsidRPr="003E4CB5">
        <w:rPr>
          <w:rFonts w:hint="cs"/>
          <w:rtl/>
        </w:rPr>
        <w:t>י זנות אבל הך אסורה וקיימא קמ</w:t>
      </w:r>
      <w:r w:rsidRPr="003E4CB5">
        <w:rPr>
          <w:rtl/>
        </w:rPr>
        <w:t>"</w:t>
      </w:r>
      <w:r w:rsidRPr="003E4CB5">
        <w:rPr>
          <w:rFonts w:hint="cs"/>
          <w:rtl/>
        </w:rPr>
        <w:t xml:space="preserve">ל </w:t>
      </w:r>
    </w:p>
    <w:p w14:paraId="67CCCFE0" w14:textId="19F2F728" w:rsidR="00B93B58" w:rsidRPr="003E4CB5" w:rsidRDefault="001025A2" w:rsidP="003E4CB5">
      <w:pPr>
        <w:spacing w:after="60"/>
        <w:rPr>
          <w:rtl/>
        </w:rPr>
      </w:pPr>
      <w:r w:rsidRPr="003E4CB5">
        <w:rPr>
          <w:rFonts w:cs="BA Vilna Bold" w:hint="cs"/>
          <w:rtl/>
        </w:rPr>
        <w:t>ח</w:t>
      </w:r>
      <w:r w:rsidR="00B93B58" w:rsidRPr="003E4CB5">
        <w:rPr>
          <w:rFonts w:cs="BA Vilna Bold" w:hint="cs"/>
          <w:rtl/>
        </w:rPr>
        <w:t>וץ</w:t>
      </w:r>
      <w:r w:rsidR="00B93B58" w:rsidRPr="003E4CB5">
        <w:rPr>
          <w:rFonts w:cs="BA Vilna Bold"/>
          <w:rtl/>
        </w:rPr>
        <w:t xml:space="preserve"> </w:t>
      </w:r>
      <w:r w:rsidR="00B93B58" w:rsidRPr="003E4CB5">
        <w:rPr>
          <w:rFonts w:cs="BA Vilna Bold" w:hint="cs"/>
          <w:rtl/>
        </w:rPr>
        <w:t>מן</w:t>
      </w:r>
      <w:r w:rsidR="00B93B58" w:rsidRPr="003E4CB5">
        <w:rPr>
          <w:rFonts w:cs="BA Vilna Bold"/>
          <w:rtl/>
        </w:rPr>
        <w:t xml:space="preserve"> </w:t>
      </w:r>
      <w:r w:rsidR="00B93B58" w:rsidRPr="003E4CB5">
        <w:rPr>
          <w:rFonts w:cs="BA Vilna Bold" w:hint="cs"/>
          <w:rtl/>
        </w:rPr>
        <w:t>הקטן</w:t>
      </w:r>
      <w:r w:rsidR="003E4CB5" w:rsidRPr="003E4CB5">
        <w:rPr>
          <w:rFonts w:cs="BA Vilna Bold" w:hint="cs"/>
          <w:rtl/>
        </w:rPr>
        <w:t xml:space="preserve"> </w:t>
      </w:r>
      <w:r w:rsidR="003E4CB5">
        <w:rPr>
          <w:rStyle w:val="affff8"/>
          <w:rFonts w:hint="cs"/>
          <w:rtl/>
        </w:rPr>
        <w:t xml:space="preserve">- </w:t>
      </w:r>
      <w:r w:rsidR="00B93B58" w:rsidRPr="003E4CB5">
        <w:rPr>
          <w:rStyle w:val="affff8"/>
          <w:rFonts w:hint="cs"/>
          <w:rtl/>
        </w:rPr>
        <w:t>'איש'</w:t>
      </w:r>
      <w:r w:rsidR="00B93B58" w:rsidRPr="003E4CB5">
        <w:rPr>
          <w:rtl/>
        </w:rPr>
        <w:t xml:space="preserve"> </w:t>
      </w:r>
      <w:r w:rsidR="00B93B58" w:rsidRPr="003E4CB5">
        <w:rPr>
          <w:rFonts w:hint="cs"/>
          <w:rtl/>
        </w:rPr>
        <w:t>ולא</w:t>
      </w:r>
      <w:r w:rsidR="00B93B58" w:rsidRPr="003E4CB5">
        <w:rPr>
          <w:rtl/>
        </w:rPr>
        <w:t xml:space="preserve"> </w:t>
      </w:r>
      <w:r w:rsidR="00B93B58" w:rsidRPr="003E4CB5">
        <w:rPr>
          <w:rFonts w:hint="cs"/>
          <w:rtl/>
        </w:rPr>
        <w:t>קטן</w:t>
      </w:r>
      <w:r w:rsidR="00B93B58" w:rsidRPr="003E4CB5">
        <w:rPr>
          <w:rtl/>
        </w:rPr>
        <w:t>.</w:t>
      </w:r>
    </w:p>
    <w:p w14:paraId="374FC028" w14:textId="693B1C5D" w:rsidR="00B93B58" w:rsidRPr="00012DCA" w:rsidRDefault="00B93B58" w:rsidP="003E4CB5">
      <w:pPr>
        <w:spacing w:after="60"/>
        <w:rPr>
          <w:spacing w:val="0"/>
          <w:rtl/>
        </w:rPr>
      </w:pPr>
      <w:r w:rsidRPr="00012DCA">
        <w:rPr>
          <w:rFonts w:cs="BA Vilna Bold" w:hint="cs"/>
          <w:spacing w:val="0"/>
          <w:rtl/>
        </w:rPr>
        <w:t>ושאינו</w:t>
      </w:r>
      <w:r w:rsidRPr="00012DCA">
        <w:rPr>
          <w:rFonts w:cs="BA Vilna Bold"/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איש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לא למעט שחוף</w:t>
      </w:r>
      <w:r w:rsidR="006A08A6" w:rsidRPr="00012DCA">
        <w:rPr>
          <w:rFonts w:hint="cs"/>
          <w:spacing w:val="0"/>
          <w:rtl/>
        </w:rPr>
        <w:t>,</w:t>
      </w:r>
      <w:r w:rsidRPr="00012DCA">
        <w:rPr>
          <w:rFonts w:hint="cs"/>
          <w:spacing w:val="0"/>
          <w:rtl/>
        </w:rPr>
        <w:t xml:space="preserve"> </w:t>
      </w:r>
      <w:r w:rsidR="006A08A6" w:rsidRPr="00012DCA">
        <w:rPr>
          <w:rStyle w:val="affffc"/>
          <w:rFonts w:hint="cs"/>
          <w:spacing w:val="0"/>
          <w:rtl/>
        </w:rPr>
        <w:t>-ד</w:t>
      </w:r>
      <w:r w:rsidRPr="00012DCA">
        <w:rPr>
          <w:rFonts w:hint="cs"/>
          <w:spacing w:val="0"/>
          <w:rtl/>
        </w:rPr>
        <w:t>שחוף מקנין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על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ידו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ופוסל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בתרומה</w:t>
      </w:r>
      <w:r w:rsidRPr="00012DCA">
        <w:rPr>
          <w:spacing w:val="0"/>
          <w:rtl/>
        </w:rPr>
        <w:t>;</w:t>
      </w:r>
    </w:p>
    <w:p w14:paraId="098B9B12" w14:textId="5D6CAE42" w:rsidR="00B93B58" w:rsidRPr="00012DCA" w:rsidRDefault="00B93B58" w:rsidP="003E4CB5">
      <w:pPr>
        <w:spacing w:after="60"/>
        <w:rPr>
          <w:spacing w:val="0"/>
          <w:rtl/>
        </w:rPr>
      </w:pPr>
      <w:r w:rsidRPr="00012DCA">
        <w:rPr>
          <w:rFonts w:cs="BA Vilna Bold" w:hint="cs"/>
          <w:spacing w:val="0"/>
          <w:rtl/>
        </w:rPr>
        <w:t>מקנין</w:t>
      </w:r>
      <w:r w:rsidRPr="00012DCA">
        <w:rPr>
          <w:rFonts w:cs="BA Vilna Bold"/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על</w:t>
      </w:r>
      <w:r w:rsidRPr="00012DCA">
        <w:rPr>
          <w:rFonts w:cs="BA Vilna Bold"/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ידו</w:t>
      </w:r>
      <w:r w:rsidRPr="00012DCA">
        <w:rPr>
          <w:rFonts w:cs="BA Vilna Bold"/>
          <w:spacing w:val="0"/>
          <w:rtl/>
        </w:rPr>
        <w:t>,</w:t>
      </w:r>
      <w:r w:rsidRPr="00012DCA">
        <w:rPr>
          <w:rFonts w:hint="cs"/>
          <w:spacing w:val="0"/>
          <w:rtl/>
        </w:rPr>
        <w:t xml:space="preserve"> </w:t>
      </w:r>
      <w:r w:rsidR="006A08A6" w:rsidRPr="00012DCA">
        <w:rPr>
          <w:rFonts w:hint="cs"/>
          <w:spacing w:val="0"/>
          <w:rtl/>
        </w:rPr>
        <w:t>ו</w:t>
      </w:r>
      <w:r w:rsidRPr="00012DCA">
        <w:rPr>
          <w:rFonts w:hint="cs"/>
          <w:spacing w:val="0"/>
          <w:rtl/>
        </w:rPr>
        <w:t>לא אמרי'</w:t>
      </w:r>
      <w:r w:rsidRPr="00012DCA">
        <w:rPr>
          <w:rStyle w:val="affff8"/>
          <w:rFonts w:hint="cs"/>
          <w:spacing w:val="0"/>
          <w:rtl/>
        </w:rPr>
        <w:t xml:space="preserve"> 'ושכב איש אותה שכבת זרע'</w:t>
      </w:r>
      <w:r w:rsidRPr="00012DCA">
        <w:rPr>
          <w:rStyle w:val="affff8"/>
          <w:spacing w:val="0"/>
          <w:rtl/>
        </w:rPr>
        <w:t xml:space="preserve"> </w:t>
      </w:r>
      <w:r w:rsidR="006A08A6" w:rsidRPr="00012DCA">
        <w:rPr>
          <w:rFonts w:hint="cs"/>
          <w:spacing w:val="0"/>
          <w:rtl/>
        </w:rPr>
        <w:t>ואינו בר הכי</w:t>
      </w:r>
      <w:r w:rsidRPr="00012DCA">
        <w:rPr>
          <w:rFonts w:hint="cs"/>
          <w:spacing w:val="0"/>
          <w:rtl/>
        </w:rPr>
        <w:t xml:space="preserve"> </w:t>
      </w:r>
    </w:p>
    <w:p w14:paraId="4BC8C187" w14:textId="5685DD50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ופוסל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בתרומה</w:t>
      </w:r>
      <w:r w:rsidRPr="0059138D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ולא אמרי' </w:t>
      </w:r>
      <w:r w:rsidRPr="006A08A6">
        <w:rPr>
          <w:rStyle w:val="affff8"/>
          <w:rFonts w:hint="cs"/>
          <w:rtl/>
        </w:rPr>
        <w:t>'לא יחלל זרע</w:t>
      </w:r>
      <w:r w:rsidR="006A08A6">
        <w:rPr>
          <w:rStyle w:val="affff8"/>
          <w:rFonts w:hint="cs"/>
          <w:rtl/>
        </w:rPr>
        <w:t>ו</w:t>
      </w:r>
      <w:r w:rsidRPr="006F178A">
        <w:rPr>
          <w:rFonts w:hint="cs"/>
          <w:rtl/>
        </w:rPr>
        <w:t xml:space="preserve"> דוקא ד</w:t>
      </w:r>
      <w:r w:rsidR="006A08A6">
        <w:rPr>
          <w:rFonts w:hint="cs"/>
          <w:rtl/>
        </w:rPr>
        <w:t>יש</w:t>
      </w:r>
      <w:r w:rsidRPr="006F178A">
        <w:rPr>
          <w:rFonts w:hint="cs"/>
          <w:rtl/>
        </w:rPr>
        <w:t xml:space="preserve"> לה זרע </w:t>
      </w:r>
    </w:p>
    <w:p w14:paraId="4106B1E0" w14:textId="77777777" w:rsidR="00F07A5B" w:rsidRPr="00F07A5B" w:rsidRDefault="00B93B58" w:rsidP="006A08A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וא'א</w:t>
      </w:r>
      <w:r w:rsidR="00F07A5B" w:rsidRPr="00F07A5B">
        <w:rPr>
          <w:rtl/>
        </w:rPr>
        <w:t>:</w:t>
      </w:r>
    </w:p>
    <w:p w14:paraId="15F9B4C2" w14:textId="3C02586A" w:rsidR="00B93B58" w:rsidRPr="006F178A" w:rsidRDefault="00B93B58" w:rsidP="003E4CB5">
      <w:pPr>
        <w:spacing w:after="60"/>
        <w:rPr>
          <w:rtl/>
        </w:rPr>
      </w:pPr>
      <w:r w:rsidRPr="006F178A">
        <w:rPr>
          <w:rFonts w:hint="cs"/>
          <w:rtl/>
        </w:rPr>
        <w:t>למעט עכו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ם </w:t>
      </w:r>
      <w:r w:rsidRPr="006A08A6">
        <w:rPr>
          <w:rStyle w:val="affffc"/>
          <w:rFonts w:hint="cs"/>
          <w:rtl/>
        </w:rPr>
        <w:t>דאר</w:t>
      </w:r>
      <w:r w:rsidRPr="006A08A6">
        <w:rPr>
          <w:rStyle w:val="affffc"/>
          <w:rtl/>
        </w:rPr>
        <w:t>"</w:t>
      </w:r>
      <w:r w:rsidRPr="006A08A6">
        <w:rPr>
          <w:rStyle w:val="affffc"/>
          <w:rFonts w:hint="cs"/>
          <w:rtl/>
        </w:rPr>
        <w:t>ה</w:t>
      </w:r>
      <w:r w:rsidR="003E4CB5">
        <w:rPr>
          <w:rStyle w:val="affffc"/>
          <w:rFonts w:hint="cs"/>
          <w:rtl/>
        </w:rPr>
        <w:t>:</w:t>
      </w:r>
      <w:r w:rsidRPr="006A08A6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עכו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ם מקנין על ידו ופוסל בתרומה </w:t>
      </w:r>
    </w:p>
    <w:p w14:paraId="2798368B" w14:textId="56818111" w:rsidR="00B93B58" w:rsidRPr="006F178A" w:rsidRDefault="00B93B58" w:rsidP="003E4CB5">
      <w:pPr>
        <w:spacing w:after="60"/>
        <w:rPr>
          <w:rtl/>
        </w:rPr>
      </w:pPr>
      <w:r w:rsidRPr="0059138D">
        <w:rPr>
          <w:rFonts w:cs="BA Vilna Bold" w:hint="cs"/>
          <w:rtl/>
        </w:rPr>
        <w:t>מקנין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על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ידו</w:t>
      </w:r>
      <w:r w:rsidRPr="006F178A">
        <w:rPr>
          <w:rtl/>
        </w:rPr>
        <w:t>,</w:t>
      </w:r>
      <w:r w:rsidR="006A08A6">
        <w:rPr>
          <w:rFonts w:hint="cs"/>
          <w:rtl/>
        </w:rPr>
        <w:t xml:space="preserve"> </w:t>
      </w:r>
      <w:r w:rsidRPr="006F178A">
        <w:rPr>
          <w:rFonts w:hint="cs"/>
          <w:rtl/>
        </w:rPr>
        <w:t>דס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 xml:space="preserve"> 'נטמאה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נטמאה</w:t>
      </w:r>
      <w:r w:rsidRPr="00DC27C1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לבעל</w:t>
      </w:r>
      <w:r w:rsidR="006A08A6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ולבועל</w:t>
      </w:r>
      <w:r w:rsidRPr="006F178A">
        <w:rPr>
          <w:rtl/>
        </w:rPr>
        <w:t xml:space="preserve">, </w:t>
      </w:r>
      <w:r w:rsidR="006A08A6">
        <w:rPr>
          <w:rFonts w:hint="cs"/>
          <w:rtl/>
        </w:rPr>
        <w:t>כשנאסרה בזנות זו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="006A08A6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וקיימא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, </w:t>
      </w:r>
      <w:r w:rsidR="006A08A6">
        <w:rPr>
          <w:rFonts w:hint="cs"/>
          <w:rtl/>
        </w:rPr>
        <w:t>- קמ''ל</w:t>
      </w:r>
      <w:r w:rsidRPr="006F178A">
        <w:rPr>
          <w:rtl/>
        </w:rPr>
        <w:t>;</w:t>
      </w:r>
    </w:p>
    <w:p w14:paraId="5784D689" w14:textId="77777777" w:rsidR="006A08A6" w:rsidRPr="00012DCA" w:rsidRDefault="00B93B58" w:rsidP="003E4CB5">
      <w:pPr>
        <w:spacing w:after="60"/>
        <w:rPr>
          <w:spacing w:val="0"/>
          <w:rtl/>
        </w:rPr>
      </w:pPr>
      <w:r w:rsidRPr="00012DCA">
        <w:rPr>
          <w:rFonts w:cs="BA Vilna Bold" w:hint="cs"/>
          <w:spacing w:val="0"/>
          <w:rtl/>
        </w:rPr>
        <w:t>ופוסל</w:t>
      </w:r>
      <w:r w:rsidRPr="00012DCA">
        <w:rPr>
          <w:spacing w:val="0"/>
          <w:rtl/>
        </w:rPr>
        <w:t xml:space="preserve"> </w:t>
      </w:r>
      <w:r w:rsidRPr="00012DCA">
        <w:rPr>
          <w:rFonts w:cs="BA Vilna Bold" w:hint="cs"/>
          <w:spacing w:val="0"/>
          <w:rtl/>
        </w:rPr>
        <w:t>בתרומה</w:t>
      </w:r>
      <w:r w:rsidRPr="00012DCA">
        <w:rPr>
          <w:spacing w:val="0"/>
          <w:rtl/>
        </w:rPr>
        <w:t xml:space="preserve">, </w:t>
      </w:r>
      <w:r w:rsidR="006A08A6" w:rsidRPr="00012DCA">
        <w:rPr>
          <w:rFonts w:hint="cs"/>
          <w:spacing w:val="0"/>
          <w:rtl/>
        </w:rPr>
        <w:t>דס''ד</w:t>
      </w:r>
      <w:r w:rsidRPr="00012DCA">
        <w:rPr>
          <w:rFonts w:hint="cs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 xml:space="preserve">ובת כהן כי </w:t>
      </w:r>
      <w:r w:rsidRPr="00012DCA">
        <w:rPr>
          <w:rStyle w:val="affff8"/>
          <w:rFonts w:hint="cs"/>
          <w:b/>
          <w:bCs/>
          <w:spacing w:val="0"/>
          <w:rtl/>
        </w:rPr>
        <w:t>תהיה</w:t>
      </w:r>
      <w:r w:rsidRPr="00012DCA">
        <w:rPr>
          <w:rStyle w:val="affff8"/>
          <w:rFonts w:hint="cs"/>
          <w:spacing w:val="0"/>
          <w:rtl/>
        </w:rPr>
        <w:t xml:space="preserve"> לאיש זר'</w:t>
      </w:r>
      <w:r w:rsidRPr="00012DCA">
        <w:rPr>
          <w:spacing w:val="0"/>
          <w:rtl/>
        </w:rPr>
        <w:t xml:space="preserve"> </w:t>
      </w:r>
      <w:r w:rsidR="006A08A6" w:rsidRPr="00012DCA">
        <w:rPr>
          <w:rFonts w:hint="cs"/>
          <w:spacing w:val="0"/>
          <w:rtl/>
        </w:rPr>
        <w:t xml:space="preserve">- </w:t>
      </w:r>
      <w:r w:rsidRPr="00012DCA">
        <w:rPr>
          <w:rFonts w:hint="cs"/>
          <w:spacing w:val="0"/>
          <w:rtl/>
        </w:rPr>
        <w:t>לאו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בר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הויה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לא</w:t>
      </w:r>
      <w:r w:rsidRPr="00012DCA">
        <w:rPr>
          <w:spacing w:val="0"/>
          <w:rtl/>
        </w:rPr>
        <w:t xml:space="preserve">, </w:t>
      </w:r>
    </w:p>
    <w:p w14:paraId="6B91355C" w14:textId="77777777" w:rsidR="00F07A5B" w:rsidRPr="00F07A5B" w:rsidRDefault="00B93B58" w:rsidP="006A08A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קמ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15713197" w14:textId="38E2B046" w:rsidR="00B93B58" w:rsidRPr="006F178A" w:rsidRDefault="00B93B58" w:rsidP="00B93B58">
      <w:pPr>
        <w:rPr>
          <w:rtl/>
        </w:rPr>
      </w:pPr>
      <w:r w:rsidRPr="001A0F62">
        <w:rPr>
          <w:rFonts w:cs="BA Vilna Bold" w:hint="cs"/>
          <w:rtl/>
        </w:rPr>
        <w:lastRenderedPageBreak/>
        <w:t>דפסיל</w:t>
      </w:r>
      <w:r w:rsidR="006A08A6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6A08A6">
        <w:rPr>
          <w:rStyle w:val="affffc"/>
          <w:rFonts w:hint="cs"/>
          <w:rtl/>
        </w:rPr>
        <w:t>מ</w:t>
      </w:r>
      <w:r w:rsidR="006A08A6" w:rsidRPr="006A08A6">
        <w:rPr>
          <w:rStyle w:val="affffc"/>
          <w:rFonts w:hint="cs"/>
          <w:rtl/>
        </w:rPr>
        <w:t>ד</w:t>
      </w:r>
      <w:r w:rsidRPr="006A08A6">
        <w:rPr>
          <w:rStyle w:val="affffc"/>
          <w:rFonts w:hint="cs"/>
          <w:rtl/>
        </w:rPr>
        <w:t>ארי</w:t>
      </w:r>
      <w:r w:rsidRPr="006A08A6">
        <w:rPr>
          <w:rStyle w:val="affffc"/>
          <w:rtl/>
        </w:rPr>
        <w:t>"</w:t>
      </w:r>
      <w:r w:rsidRPr="006A08A6">
        <w:rPr>
          <w:rStyle w:val="affffc"/>
          <w:rFonts w:hint="cs"/>
          <w:rtl/>
        </w:rPr>
        <w:t>ש</w:t>
      </w:r>
      <w:r w:rsidRPr="006A08A6">
        <w:rPr>
          <w:rStyle w:val="affffc"/>
          <w:rtl/>
        </w:rPr>
        <w:t xml:space="preserve">: </w:t>
      </w:r>
      <w:r w:rsidR="006A08A6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'ובת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כהן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כי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תהיה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אלמנה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וגרושה</w:t>
      </w:r>
      <w:r w:rsidRPr="00DC27C1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אלמנות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וגירושין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יצאו</w:t>
      </w:r>
      <w:r w:rsidRPr="006F178A">
        <w:rPr>
          <w:rtl/>
        </w:rPr>
        <w:t xml:space="preserve"> </w:t>
      </w:r>
      <w:r w:rsidR="006A08A6">
        <w:rPr>
          <w:rFonts w:hint="cs"/>
          <w:rtl/>
        </w:rPr>
        <w:t xml:space="preserve">עכו''ם ועבד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אלמנות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וגירושין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>!</w:t>
      </w:r>
    </w:p>
    <w:p w14:paraId="1E419742" w14:textId="77777777" w:rsidR="00F07A5B" w:rsidRPr="00F07A5B" w:rsidRDefault="00B93B58" w:rsidP="006A08A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ואלא</w:t>
      </w:r>
      <w:r w:rsidR="006A08A6" w:rsidRPr="00F07A5B">
        <w:rPr>
          <w:rFonts w:hint="cs"/>
          <w:rtl/>
        </w:rPr>
        <w:t xml:space="preserve"> כר''פ</w:t>
      </w:r>
      <w:r w:rsidR="00F07A5B" w:rsidRPr="00F07A5B">
        <w:rPr>
          <w:rtl/>
        </w:rPr>
        <w:t>:</w:t>
      </w:r>
    </w:p>
    <w:p w14:paraId="32881F16" w14:textId="3CB8F2A6" w:rsidR="00B93B58" w:rsidRPr="006F178A" w:rsidRDefault="006A08A6" w:rsidP="00B93B58">
      <w:pPr>
        <w:rPr>
          <w:rtl/>
        </w:rPr>
      </w:pPr>
      <w:r>
        <w:rPr>
          <w:rFonts w:hint="cs"/>
          <w:rtl/>
        </w:rPr>
        <w:t xml:space="preserve">למעט </w:t>
      </w:r>
      <w:r w:rsidR="00B93B58" w:rsidRPr="006F178A">
        <w:rPr>
          <w:rFonts w:hint="cs"/>
          <w:rtl/>
        </w:rPr>
        <w:t>בהמה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דאין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זנות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בבהמה</w:t>
      </w:r>
      <w:r w:rsidR="00B93B58" w:rsidRPr="006F178A">
        <w:rPr>
          <w:rtl/>
        </w:rPr>
        <w:t>.</w:t>
      </w:r>
    </w:p>
    <w:p w14:paraId="2B1D4F6F" w14:textId="77777777" w:rsidR="00B93B58" w:rsidRPr="006F178A" w:rsidRDefault="00B93B58" w:rsidP="00B93B58">
      <w:pPr>
        <w:rPr>
          <w:rFonts w:ascii="Fb Fontext" w:hAnsi="Fb Fontext"/>
          <w:rtl/>
        </w:rPr>
      </w:pPr>
    </w:p>
    <w:p w14:paraId="26D999BB" w14:textId="737C8F73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מפרזקיא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E7D10E5" w14:textId="5554875B" w:rsidR="00B93B58" w:rsidRPr="00012DCA" w:rsidRDefault="00B93B58" w:rsidP="00B93B58">
      <w:pPr>
        <w:rPr>
          <w:spacing w:val="0"/>
          <w:rtl/>
        </w:rPr>
      </w:pPr>
      <w:r w:rsidRPr="00012DCA">
        <w:rPr>
          <w:rFonts w:hint="cs"/>
          <w:spacing w:val="0"/>
          <w:rtl/>
        </w:rPr>
        <w:t>הך דרבנן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אין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זנות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בבהמה</w:t>
      </w:r>
      <w:r w:rsidRPr="00012DCA">
        <w:rPr>
          <w:spacing w:val="0"/>
          <w:rtl/>
        </w:rPr>
        <w:t xml:space="preserve">? </w:t>
      </w:r>
      <w:r w:rsidRPr="00012DCA">
        <w:rPr>
          <w:rStyle w:val="affff8"/>
          <w:rFonts w:hint="cs"/>
          <w:spacing w:val="0"/>
          <w:rtl/>
        </w:rPr>
        <w:t>ד'לא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תביא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אתנן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זונה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ומחיר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כלב</w:t>
      </w:r>
      <w:r w:rsidRPr="00012DCA">
        <w:rPr>
          <w:rStyle w:val="affff8"/>
          <w:spacing w:val="0"/>
          <w:rtl/>
        </w:rPr>
        <w:t xml:space="preserve"> </w:t>
      </w:r>
      <w:r w:rsidRPr="00012DCA">
        <w:rPr>
          <w:rStyle w:val="affff8"/>
          <w:rFonts w:hint="cs"/>
          <w:spacing w:val="0"/>
          <w:rtl/>
        </w:rPr>
        <w:t>וגו</w:t>
      </w:r>
      <w:r w:rsidRPr="00012DCA">
        <w:rPr>
          <w:rStyle w:val="affff8"/>
          <w:spacing w:val="0"/>
          <w:rtl/>
        </w:rPr>
        <w:t>',</w:t>
      </w:r>
      <w:r w:rsidRPr="00012DCA">
        <w:rPr>
          <w:spacing w:val="0"/>
          <w:rtl/>
        </w:rPr>
        <w:t xml:space="preserve"> </w:t>
      </w:r>
    </w:p>
    <w:p w14:paraId="58058070" w14:textId="42D101A4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ותניא</w:t>
      </w:r>
      <w:r w:rsidR="00F07A5B" w:rsidRPr="00F07A5B">
        <w:rPr>
          <w:rtl/>
        </w:rPr>
        <w:t>:</w:t>
      </w:r>
    </w:p>
    <w:p w14:paraId="3EFDE42D" w14:textId="04EB757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אתנן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זונה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מותרין</w:t>
      </w:r>
      <w:r w:rsidRPr="006F178A">
        <w:rPr>
          <w:rtl/>
        </w:rPr>
        <w:t xml:space="preserve">, </w:t>
      </w:r>
      <w:r w:rsidR="00012DCA">
        <w:rPr>
          <w:rFonts w:hint="cs"/>
          <w:rtl/>
        </w:rPr>
        <w:t>ד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'גם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שניהם'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ארבעה</w:t>
      </w:r>
      <w:r w:rsidRPr="006F178A">
        <w:rPr>
          <w:rtl/>
        </w:rPr>
        <w:t>.</w:t>
      </w:r>
    </w:p>
    <w:p w14:paraId="724AE364" w14:textId="56B24145" w:rsidR="00012DCA" w:rsidRDefault="00B93B58" w:rsidP="00B93B58">
      <w:pPr>
        <w:rPr>
          <w:rStyle w:val="affffc"/>
          <w:rtl/>
        </w:rPr>
      </w:pPr>
      <w:r w:rsidRPr="00D454EC">
        <w:rPr>
          <w:rStyle w:val="affff8"/>
          <w:rFonts w:hint="cs"/>
          <w:spacing w:val="-2"/>
          <w:rtl/>
        </w:rPr>
        <w:t>'שכבת</w:t>
      </w:r>
      <w:r w:rsidRPr="00D454EC">
        <w:rPr>
          <w:rStyle w:val="affff8"/>
          <w:spacing w:val="-2"/>
          <w:rtl/>
        </w:rPr>
        <w:t xml:space="preserve"> </w:t>
      </w:r>
      <w:r w:rsidRPr="00D454EC">
        <w:rPr>
          <w:rStyle w:val="affff8"/>
          <w:rFonts w:hint="cs"/>
          <w:spacing w:val="-2"/>
          <w:rtl/>
        </w:rPr>
        <w:t>זרע'</w:t>
      </w:r>
      <w:r w:rsidR="00012DCA">
        <w:rPr>
          <w:rStyle w:val="affff8"/>
          <w:rFonts w:hint="cs"/>
          <w:spacing w:val="-2"/>
          <w:rtl/>
        </w:rPr>
        <w:t xml:space="preserve"> - </w:t>
      </w:r>
      <w:r w:rsidRPr="00D454EC">
        <w:rPr>
          <w:rFonts w:hint="cs"/>
          <w:spacing w:val="-2"/>
          <w:rtl/>
        </w:rPr>
        <w:t>פרט</w:t>
      </w:r>
      <w:r w:rsidRPr="00D454EC">
        <w:rPr>
          <w:spacing w:val="-2"/>
          <w:rtl/>
        </w:rPr>
        <w:t xml:space="preserve"> </w:t>
      </w:r>
      <w:r w:rsidRPr="00D454EC">
        <w:rPr>
          <w:rFonts w:hint="cs"/>
          <w:spacing w:val="-2"/>
          <w:rtl/>
        </w:rPr>
        <w:t>לדבר</w:t>
      </w:r>
      <w:r w:rsidRPr="00D454EC">
        <w:rPr>
          <w:spacing w:val="-2"/>
          <w:rtl/>
        </w:rPr>
        <w:t xml:space="preserve"> </w:t>
      </w:r>
      <w:r w:rsidRPr="00D454EC">
        <w:rPr>
          <w:rFonts w:hint="eastAsia"/>
          <w:spacing w:val="-2"/>
          <w:rtl/>
        </w:rPr>
        <w:t>אחר</w:t>
      </w:r>
      <w:r w:rsidRPr="00D454EC">
        <w:rPr>
          <w:spacing w:val="-2"/>
          <w:rtl/>
        </w:rPr>
        <w:t xml:space="preserve">. </w:t>
      </w:r>
    </w:p>
    <w:p w14:paraId="06E2054C" w14:textId="08D41B62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ש</w:t>
      </w:r>
      <w:r w:rsidR="00F07A5B" w:rsidRPr="00F07A5B">
        <w:rPr>
          <w:rtl/>
        </w:rPr>
        <w:t>:</w:t>
      </w:r>
    </w:p>
    <w:p w14:paraId="2D277B06" w14:textId="661D2359" w:rsidR="00B93B58" w:rsidRPr="00D454EC" w:rsidRDefault="00012DCA" w:rsidP="00B93B58">
      <w:pPr>
        <w:rPr>
          <w:spacing w:val="-2"/>
          <w:rtl/>
        </w:rPr>
      </w:pPr>
      <w:r>
        <w:rPr>
          <w:rFonts w:hint="cs"/>
          <w:spacing w:val="-2"/>
          <w:rtl/>
        </w:rPr>
        <w:t xml:space="preserve">פרט </w:t>
      </w:r>
      <w:r w:rsidR="00B93B58" w:rsidRPr="00D454EC">
        <w:rPr>
          <w:rFonts w:hint="eastAsia"/>
          <w:spacing w:val="-2"/>
          <w:rtl/>
        </w:rPr>
        <w:t>לשקינא</w:t>
      </w:r>
      <w:r w:rsidR="00B93B58" w:rsidRPr="00D454EC">
        <w:rPr>
          <w:spacing w:val="-2"/>
          <w:rtl/>
        </w:rPr>
        <w:t xml:space="preserve"> </w:t>
      </w:r>
      <w:r w:rsidR="00B93B58" w:rsidRPr="00D454EC">
        <w:rPr>
          <w:rFonts w:hint="eastAsia"/>
          <w:spacing w:val="-2"/>
          <w:rtl/>
        </w:rPr>
        <w:t>לה</w:t>
      </w:r>
      <w:r w:rsidR="00B93B58" w:rsidRPr="00D454EC">
        <w:rPr>
          <w:spacing w:val="-2"/>
          <w:rtl/>
        </w:rPr>
        <w:t xml:space="preserve"> </w:t>
      </w:r>
      <w:r w:rsidR="00B93B58" w:rsidRPr="00D454EC">
        <w:rPr>
          <w:rFonts w:hint="eastAsia"/>
          <w:spacing w:val="-2"/>
          <w:rtl/>
        </w:rPr>
        <w:t>שלא</w:t>
      </w:r>
      <w:r w:rsidR="00B93B58" w:rsidRPr="00D454EC">
        <w:rPr>
          <w:spacing w:val="-2"/>
          <w:rtl/>
        </w:rPr>
        <w:t xml:space="preserve"> </w:t>
      </w:r>
      <w:r w:rsidR="00B93B58" w:rsidRPr="00D454EC">
        <w:rPr>
          <w:rFonts w:hint="eastAsia"/>
          <w:spacing w:val="-2"/>
          <w:rtl/>
        </w:rPr>
        <w:t>כדרכה</w:t>
      </w:r>
    </w:p>
    <w:p w14:paraId="0544D279" w14:textId="304C9984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EA76580" w14:textId="27F1E0A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כדרכה</w:t>
      </w:r>
      <w:r w:rsidRPr="006F178A">
        <w:rPr>
          <w:rtl/>
        </w:rPr>
        <w:t>,</w:t>
      </w:r>
      <w:r w:rsidR="00012DCA">
        <w:rPr>
          <w:rFonts w:hint="cs"/>
          <w:rtl/>
        </w:rPr>
        <w:t xml:space="preserve"> מ</w:t>
      </w:r>
      <w:r w:rsidRPr="00012DCA">
        <w:rPr>
          <w:rStyle w:val="affff8"/>
          <w:rFonts w:hint="cs"/>
          <w:rtl/>
        </w:rPr>
        <w:t>משכבי</w:t>
      </w:r>
      <w:r w:rsidRPr="00012DCA">
        <w:rPr>
          <w:rStyle w:val="affff8"/>
          <w:rtl/>
        </w:rPr>
        <w:t xml:space="preserve"> </w:t>
      </w:r>
      <w:r w:rsidRPr="00012DCA">
        <w:rPr>
          <w:rStyle w:val="affff8"/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 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לשקינא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אברים</w:t>
      </w:r>
      <w:r w:rsidRPr="006F178A">
        <w:rPr>
          <w:rtl/>
        </w:rPr>
        <w:t>.</w:t>
      </w:r>
    </w:p>
    <w:p w14:paraId="26D6EFF5" w14:textId="6CE84838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</w:t>
      </w:r>
      <w:r w:rsidR="00F07A5B" w:rsidRPr="00F07A5B">
        <w:rPr>
          <w:rtl/>
        </w:rPr>
        <w:t>:</w:t>
      </w:r>
    </w:p>
    <w:p w14:paraId="56EDD4E9" w14:textId="3C4B10F9" w:rsidR="00B93B58" w:rsidRPr="00012DCA" w:rsidRDefault="00B93B58" w:rsidP="00B93B58">
      <w:pPr>
        <w:rPr>
          <w:spacing w:val="0"/>
          <w:rtl/>
        </w:rPr>
      </w:pPr>
      <w:r w:rsidRPr="00012DCA">
        <w:rPr>
          <w:rFonts w:hint="cs"/>
          <w:spacing w:val="0"/>
          <w:rtl/>
        </w:rPr>
        <w:t>פריצות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בעלמא</w:t>
      </w:r>
      <w:r w:rsidRPr="00012DCA">
        <w:rPr>
          <w:spacing w:val="0"/>
          <w:rtl/>
        </w:rPr>
        <w:t xml:space="preserve"> </w:t>
      </w:r>
      <w:r w:rsidRPr="00012DCA">
        <w:rPr>
          <w:rFonts w:hint="cs"/>
          <w:spacing w:val="0"/>
          <w:rtl/>
        </w:rPr>
        <w:t>היא</w:t>
      </w:r>
      <w:r w:rsidRPr="00012DCA">
        <w:rPr>
          <w:spacing w:val="0"/>
          <w:rtl/>
        </w:rPr>
        <w:t xml:space="preserve">, </w:t>
      </w:r>
      <w:r w:rsidRPr="00012DCA">
        <w:rPr>
          <w:rFonts w:hint="cs"/>
          <w:spacing w:val="0"/>
          <w:rtl/>
        </w:rPr>
        <w:t xml:space="preserve">ולא אסרה </w:t>
      </w:r>
      <w:r w:rsidR="00012DCA">
        <w:rPr>
          <w:rFonts w:hint="cs"/>
          <w:spacing w:val="0"/>
          <w:rtl/>
        </w:rPr>
        <w:t>תורה</w:t>
      </w:r>
      <w:r w:rsidRPr="00012DCA">
        <w:rPr>
          <w:rFonts w:hint="cs"/>
          <w:spacing w:val="0"/>
          <w:rtl/>
        </w:rPr>
        <w:t xml:space="preserve"> </w:t>
      </w:r>
      <w:r w:rsidRPr="00012DCA">
        <w:rPr>
          <w:rStyle w:val="affffc"/>
          <w:rFonts w:hint="cs"/>
          <w:rtl/>
        </w:rPr>
        <w:t>אלא</w:t>
      </w:r>
      <w:r w:rsidRPr="00012DCA">
        <w:rPr>
          <w:rStyle w:val="affffc"/>
          <w:rtl/>
        </w:rPr>
        <w:t xml:space="preserve">: </w:t>
      </w:r>
      <w:r w:rsidRPr="00012DCA">
        <w:rPr>
          <w:rFonts w:hint="eastAsia"/>
          <w:spacing w:val="0"/>
          <w:rtl/>
        </w:rPr>
        <w:t>פרט</w:t>
      </w:r>
      <w:r w:rsidRPr="00012DCA">
        <w:rPr>
          <w:spacing w:val="0"/>
          <w:rtl/>
        </w:rPr>
        <w:t xml:space="preserve"> </w:t>
      </w:r>
      <w:r w:rsidRPr="00012DCA">
        <w:rPr>
          <w:rFonts w:hint="eastAsia"/>
          <w:spacing w:val="0"/>
          <w:rtl/>
        </w:rPr>
        <w:t>לשקינא</w:t>
      </w:r>
      <w:r w:rsidRPr="00012DCA">
        <w:rPr>
          <w:spacing w:val="0"/>
          <w:rtl/>
        </w:rPr>
        <w:t xml:space="preserve"> </w:t>
      </w:r>
      <w:r w:rsidRPr="00012DCA">
        <w:rPr>
          <w:rFonts w:hint="eastAsia"/>
          <w:spacing w:val="0"/>
          <w:rtl/>
        </w:rPr>
        <w:t>לה</w:t>
      </w:r>
      <w:r w:rsidRPr="00012DCA">
        <w:rPr>
          <w:spacing w:val="0"/>
          <w:rtl/>
        </w:rPr>
        <w:t xml:space="preserve"> </w:t>
      </w:r>
      <w:r w:rsidRPr="00012DCA">
        <w:rPr>
          <w:rFonts w:hint="eastAsia"/>
          <w:spacing w:val="0"/>
          <w:rtl/>
        </w:rPr>
        <w:t>בנשיקה</w:t>
      </w:r>
      <w:r w:rsidRPr="00012DCA">
        <w:rPr>
          <w:spacing w:val="0"/>
          <w:rtl/>
        </w:rPr>
        <w:t>.</w:t>
      </w:r>
    </w:p>
    <w:p w14:paraId="542819A2" w14:textId="541CE1A4" w:rsidR="00F07A5B" w:rsidRPr="00F07A5B" w:rsidRDefault="00B93B58" w:rsidP="00012DCA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הניחא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למ</w:t>
      </w:r>
      <w:r w:rsidRPr="00F07A5B">
        <w:rPr>
          <w:rtl/>
        </w:rPr>
        <w:t>"</w:t>
      </w:r>
      <w:r w:rsidRPr="00F07A5B">
        <w:rPr>
          <w:rFonts w:hint="eastAsia"/>
          <w:rtl/>
        </w:rPr>
        <w:t>ד</w:t>
      </w:r>
      <w:r w:rsidR="00F07A5B" w:rsidRPr="00F07A5B">
        <w:rPr>
          <w:rtl/>
        </w:rPr>
        <w:t>:</w:t>
      </w:r>
    </w:p>
    <w:p w14:paraId="65F4E6F4" w14:textId="1EC05921" w:rsidR="00C309F4" w:rsidRPr="00C309F4" w:rsidRDefault="00B93B58" w:rsidP="00C309F4">
      <w:pPr>
        <w:rPr>
          <w:spacing w:val="0"/>
          <w:rtl/>
        </w:rPr>
      </w:pPr>
      <w:r w:rsidRPr="00C309F4">
        <w:rPr>
          <w:rFonts w:hint="eastAsia"/>
          <w:spacing w:val="0"/>
          <w:rtl/>
        </w:rPr>
        <w:t>העראה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זו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הכנסת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עטרה</w:t>
      </w:r>
      <w:r w:rsidRPr="00C309F4">
        <w:rPr>
          <w:spacing w:val="0"/>
          <w:rtl/>
        </w:rPr>
        <w:t xml:space="preserve">, </w:t>
      </w:r>
      <w:r w:rsidR="00C309F4" w:rsidRPr="00C309F4">
        <w:rPr>
          <w:rFonts w:hint="cs"/>
          <w:spacing w:val="0"/>
          <w:rtl/>
        </w:rPr>
        <w:t>ו</w:t>
      </w:r>
      <w:r w:rsidRPr="00C309F4">
        <w:rPr>
          <w:rFonts w:hint="eastAsia"/>
          <w:spacing w:val="0"/>
          <w:rtl/>
        </w:rPr>
        <w:t>נשיקה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לא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כלום</w:t>
      </w:r>
      <w:r w:rsidRPr="00C309F4">
        <w:rPr>
          <w:spacing w:val="0"/>
          <w:rtl/>
        </w:rPr>
        <w:t xml:space="preserve">, </w:t>
      </w:r>
      <w:r w:rsidRPr="00C309F4">
        <w:rPr>
          <w:rFonts w:hint="eastAsia"/>
          <w:spacing w:val="0"/>
          <w:rtl/>
        </w:rPr>
        <w:t>היינו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דקרא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למעט</w:t>
      </w:r>
      <w:r w:rsidRPr="00C309F4">
        <w:rPr>
          <w:spacing w:val="0"/>
          <w:rtl/>
        </w:rPr>
        <w:t xml:space="preserve"> </w:t>
      </w:r>
      <w:r w:rsidRPr="00C309F4">
        <w:rPr>
          <w:rFonts w:hint="eastAsia"/>
          <w:spacing w:val="0"/>
          <w:rtl/>
        </w:rPr>
        <w:t>נשיקה</w:t>
      </w:r>
      <w:r w:rsidRPr="00C309F4">
        <w:rPr>
          <w:spacing w:val="0"/>
          <w:rtl/>
        </w:rPr>
        <w:t xml:space="preserve">, </w:t>
      </w:r>
    </w:p>
    <w:p w14:paraId="515721D3" w14:textId="4228B6FB" w:rsidR="00F07A5B" w:rsidRPr="00F07A5B" w:rsidRDefault="00B93B58" w:rsidP="00C309F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למ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:</w:t>
      </w:r>
    </w:p>
    <w:p w14:paraId="28EE22EF" w14:textId="216C431B" w:rsidR="00824C24" w:rsidRDefault="00B93B58" w:rsidP="00C309F4">
      <w:pPr>
        <w:rPr>
          <w:rtl/>
        </w:rPr>
      </w:pPr>
      <w:r w:rsidRPr="006F178A">
        <w:rPr>
          <w:rFonts w:hint="cs"/>
          <w:rtl/>
        </w:rPr>
        <w:t>העראה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נשיקה</w:t>
      </w:r>
      <w:r w:rsidRPr="006F178A">
        <w:rPr>
          <w:rtl/>
        </w:rPr>
        <w:t xml:space="preserve">, </w:t>
      </w:r>
      <w:r w:rsidR="00012DC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שקינא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וקמ</w:t>
      </w:r>
      <w:r w:rsidRPr="006F178A">
        <w:rPr>
          <w:rtl/>
        </w:rPr>
        <w:t>"</w:t>
      </w:r>
      <w:r w:rsidRPr="006F178A">
        <w:rPr>
          <w:rFonts w:hint="cs"/>
          <w:rtl/>
        </w:rPr>
        <w:t>ל דלא אמרי' דבקפידה דבעל תליא</w:t>
      </w:r>
    </w:p>
    <w:p w14:paraId="6DD799D3" w14:textId="77777777" w:rsidR="00B93B58" w:rsidRPr="006F178A" w:rsidRDefault="00B93B58" w:rsidP="00012DCA">
      <w:pPr>
        <w:rPr>
          <w:rtl/>
        </w:rPr>
      </w:pPr>
    </w:p>
    <w:p w14:paraId="56061CF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כז.</w:t>
      </w:r>
    </w:p>
    <w:p w14:paraId="627BA45A" w14:textId="46840048" w:rsidR="00F07A5B" w:rsidRPr="00F07A5B" w:rsidRDefault="00B93B58" w:rsidP="00824C24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שמואל</w:t>
      </w:r>
      <w:r w:rsidR="00F07A5B" w:rsidRPr="00F07A5B">
        <w:rPr>
          <w:rtl/>
        </w:rPr>
        <w:t>:</w:t>
      </w:r>
    </w:p>
    <w:p w14:paraId="7CF50601" w14:textId="16B96C47" w:rsidR="00B93B58" w:rsidRPr="00A05484" w:rsidRDefault="00B93B58" w:rsidP="00B93B58">
      <w:pPr>
        <w:rPr>
          <w:spacing w:val="0"/>
          <w:rtl/>
        </w:rPr>
      </w:pPr>
      <w:r w:rsidRPr="00A05484">
        <w:rPr>
          <w:rFonts w:hint="eastAsia"/>
          <w:spacing w:val="0"/>
          <w:rtl/>
        </w:rPr>
        <w:t>ישא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אדם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דומה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ו</w:t>
      </w:r>
      <w:r w:rsidR="00824C24" w:rsidRPr="00A05484">
        <w:rPr>
          <w:rFonts w:hint="cs"/>
          <w:spacing w:val="0"/>
          <w:rtl/>
        </w:rPr>
        <w:t>לא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בת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דומה</w:t>
      </w:r>
      <w:r w:rsidRPr="00A05484">
        <w:rPr>
          <w:spacing w:val="0"/>
          <w:rtl/>
        </w:rPr>
        <w:t xml:space="preserve">, </w:t>
      </w:r>
      <w:r w:rsidRPr="00A05484">
        <w:rPr>
          <w:rFonts w:hint="eastAsia"/>
          <w:spacing w:val="0"/>
          <w:rtl/>
        </w:rPr>
        <w:t>שזו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מטיפה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כשרה</w:t>
      </w:r>
      <w:r w:rsidRPr="00A05484">
        <w:rPr>
          <w:spacing w:val="0"/>
          <w:rtl/>
        </w:rPr>
        <w:t xml:space="preserve">, </w:t>
      </w:r>
      <w:r w:rsidRPr="00A05484">
        <w:rPr>
          <w:rFonts w:hint="eastAsia"/>
          <w:spacing w:val="0"/>
          <w:rtl/>
        </w:rPr>
        <w:t>וזו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מטיפה</w:t>
      </w:r>
      <w:r w:rsidRPr="00A05484">
        <w:rPr>
          <w:spacing w:val="0"/>
          <w:rtl/>
        </w:rPr>
        <w:t xml:space="preserve"> </w:t>
      </w:r>
      <w:r w:rsidRPr="00A05484">
        <w:rPr>
          <w:rFonts w:hint="eastAsia"/>
          <w:spacing w:val="0"/>
          <w:rtl/>
        </w:rPr>
        <w:t>פסולה</w:t>
      </w:r>
      <w:r w:rsidRPr="00A05484">
        <w:rPr>
          <w:spacing w:val="0"/>
          <w:rtl/>
        </w:rPr>
        <w:t>;</w:t>
      </w:r>
    </w:p>
    <w:p w14:paraId="54C66E1F" w14:textId="44325B3E" w:rsidR="00F07A5B" w:rsidRPr="00F07A5B" w:rsidRDefault="00B93B58" w:rsidP="00824C24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ורי</w:t>
      </w:r>
      <w:r w:rsidRPr="00F07A5B">
        <w:rPr>
          <w:rtl/>
        </w:rPr>
        <w:t>"</w:t>
      </w:r>
      <w:r w:rsidRPr="00F07A5B">
        <w:rPr>
          <w:rFonts w:hint="eastAsia"/>
          <w:rtl/>
        </w:rPr>
        <w:t>ו</w:t>
      </w:r>
      <w:r w:rsidR="00F07A5B" w:rsidRPr="00F07A5B">
        <w:rPr>
          <w:rtl/>
        </w:rPr>
        <w:t>:</w:t>
      </w:r>
    </w:p>
    <w:p w14:paraId="5EF45AC8" w14:textId="3C5CF241" w:rsidR="00B93B58" w:rsidRPr="00CB25E7" w:rsidRDefault="00B93B58" w:rsidP="00CB25E7">
      <w:pPr>
        <w:rPr>
          <w:rtl/>
        </w:rPr>
      </w:pPr>
      <w:r w:rsidRPr="00CB25E7">
        <w:rPr>
          <w:rFonts w:hint="eastAsia"/>
          <w:rtl/>
        </w:rPr>
        <w:t>ישא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אדם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בת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דומה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ו</w:t>
      </w:r>
      <w:r w:rsidR="00CB25E7">
        <w:rPr>
          <w:rFonts w:hint="cs"/>
          <w:rtl/>
        </w:rPr>
        <w:t xml:space="preserve">לא </w:t>
      </w:r>
      <w:r w:rsidRPr="00CB25E7">
        <w:rPr>
          <w:rFonts w:hint="eastAsia"/>
          <w:rtl/>
        </w:rPr>
        <w:t>דומה</w:t>
      </w:r>
      <w:r w:rsidRPr="00CB25E7">
        <w:rPr>
          <w:rtl/>
        </w:rPr>
        <w:t xml:space="preserve">, </w:t>
      </w:r>
      <w:r w:rsidRPr="00CB25E7">
        <w:rPr>
          <w:rFonts w:hint="eastAsia"/>
          <w:rtl/>
        </w:rPr>
        <w:t>שזו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עומדת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בחזקת</w:t>
      </w:r>
      <w:r w:rsidRPr="00CB25E7">
        <w:rPr>
          <w:rtl/>
        </w:rPr>
        <w:t xml:space="preserve"> </w:t>
      </w:r>
      <w:r w:rsidRPr="00CB25E7">
        <w:rPr>
          <w:rFonts w:hint="eastAsia"/>
          <w:rtl/>
        </w:rPr>
        <w:t>כשרות</w:t>
      </w:r>
      <w:r w:rsidRPr="00CB25E7">
        <w:rPr>
          <w:rtl/>
        </w:rPr>
        <w:t xml:space="preserve">, </w:t>
      </w:r>
      <w:r w:rsidRPr="00CB25E7">
        <w:rPr>
          <w:rFonts w:hint="eastAsia"/>
          <w:rtl/>
        </w:rPr>
        <w:t>וזו</w:t>
      </w:r>
      <w:r w:rsidR="00CB25E7">
        <w:rPr>
          <w:rFonts w:hint="cs"/>
          <w:rtl/>
        </w:rPr>
        <w:t xml:space="preserve"> לא</w:t>
      </w:r>
      <w:r w:rsidRPr="00CB25E7">
        <w:rPr>
          <w:rtl/>
        </w:rPr>
        <w:t xml:space="preserve"> </w:t>
      </w:r>
    </w:p>
    <w:p w14:paraId="29D81D2A" w14:textId="77777777" w:rsidR="00F07A5B" w:rsidRPr="00F07A5B" w:rsidRDefault="00CB25E7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A05484" w:rsidRPr="00F07A5B">
        <w:rPr>
          <w:rFonts w:hint="cs"/>
          <w:rtl/>
        </w:rPr>
        <w:t>:</w:t>
      </w:r>
      <w:r w:rsidRPr="00F07A5B">
        <w:rPr>
          <w:rFonts w:hint="cs"/>
          <w:rtl/>
        </w:rPr>
        <w:t xml:space="preserve"> </w:t>
      </w:r>
      <w:r w:rsidR="00F07A5B" w:rsidRPr="00F07A5B">
        <w:rPr>
          <w:rtl/>
        </w:rPr>
        <w:t>:</w:t>
      </w:r>
    </w:p>
    <w:p w14:paraId="74231463" w14:textId="5B7B722D" w:rsidR="00B93B58" w:rsidRPr="006F178A" w:rsidRDefault="00CB25E7" w:rsidP="00CB25E7">
      <w:pPr>
        <w:rPr>
          <w:rtl/>
        </w:rPr>
      </w:pP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נושא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אדם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דומה</w:t>
      </w:r>
      <w:r w:rsidR="00B93B58" w:rsidRPr="006F178A">
        <w:rPr>
          <w:rtl/>
        </w:rPr>
        <w:t>!</w:t>
      </w:r>
      <w:r>
        <w:rPr>
          <w:rFonts w:hint="cs"/>
          <w:rtl/>
        </w:rPr>
        <w:t xml:space="preserve"> היינו אם נשא 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="00B93B58" w:rsidRPr="006F178A">
        <w:rPr>
          <w:rFonts w:hint="cs"/>
          <w:rtl/>
        </w:rPr>
        <w:t>תני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נמי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דומה</w:t>
      </w:r>
      <w:r w:rsidR="00B93B58" w:rsidRPr="006F178A">
        <w:rPr>
          <w:rtl/>
        </w:rPr>
        <w:t>.</w:t>
      </w:r>
    </w:p>
    <w:p w14:paraId="4EE09D33" w14:textId="5A4FFBC8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והלכתא</w:t>
      </w:r>
      <w:r w:rsidR="00F07A5B" w:rsidRPr="00F07A5B">
        <w:rPr>
          <w:rtl/>
        </w:rPr>
        <w:t>:</w:t>
      </w:r>
    </w:p>
    <w:p w14:paraId="163525BE" w14:textId="62E38E8D" w:rsidR="00CB25E7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ישא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CB25E7">
        <w:rPr>
          <w:rFonts w:hint="cs"/>
          <w:rtl/>
        </w:rPr>
        <w:t xml:space="preserve">לא </w:t>
      </w:r>
      <w:r w:rsidRPr="006F178A">
        <w:rPr>
          <w:rFonts w:hint="cs"/>
          <w:rtl/>
        </w:rPr>
        <w:t>דומה</w:t>
      </w:r>
      <w:r w:rsidRPr="006F178A">
        <w:rPr>
          <w:rtl/>
        </w:rPr>
        <w:t xml:space="preserve">, </w:t>
      </w:r>
    </w:p>
    <w:p w14:paraId="62BE44B9" w14:textId="119B984A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</w:t>
      </w:r>
      <w:r w:rsidR="00CB25E7" w:rsidRPr="00F07A5B">
        <w:rPr>
          <w:rFonts w:hint="cs"/>
          <w:rtl/>
        </w:rPr>
        <w:t xml:space="preserve"> </w:t>
      </w: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0D1FF0C" w14:textId="19FB8F89" w:rsidR="00B93B58" w:rsidRPr="006F178A" w:rsidRDefault="00B93B58" w:rsidP="00CB25E7">
      <w:pPr>
        <w:spacing w:after="60"/>
        <w:rPr>
          <w:rtl/>
        </w:rPr>
      </w:pP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כשרין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הבעל</w:t>
      </w:r>
      <w:r w:rsidRPr="006F178A">
        <w:rPr>
          <w:rtl/>
        </w:rPr>
        <w:t>.</w:t>
      </w:r>
    </w:p>
    <w:p w14:paraId="508304F8" w14:textId="77777777" w:rsidR="00E4644A" w:rsidRPr="00255160" w:rsidRDefault="00E4644A" w:rsidP="00E4644A">
      <w:pPr>
        <w:jc w:val="center"/>
        <w:rPr>
          <w:del w:id="90134" w:author="מנוע עיצוב" w:date="2026-10-08T11:01:28Z"/>
          <w:rFonts w:ascii="BA • Vilna Light" w:hAnsi="BA • Vilna Light" w:cs="BA • Vilna Light"/>
          <w:rtl/>
        </w:rPr>
      </w:pPr>
      <w:del w:id="9013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3322430" w14:textId="22F73875" w:rsidR="00B93B58" w:rsidRPr="006F178A" w:rsidRDefault="00B93B58" w:rsidP="006C7D1C">
      <w:pPr>
        <w:pStyle w:val="affffd"/>
        <w:rPr>
          <w:rtl/>
        </w:rPr>
      </w:pPr>
      <w:r w:rsidRPr="00CB25E7">
        <w:rPr>
          <w:rStyle w:val="affffc"/>
          <w:rFonts w:hint="cs"/>
          <w:rtl/>
        </w:rPr>
        <w:t>בעי</w:t>
      </w:r>
      <w:r w:rsidRPr="00CB25E7">
        <w:rPr>
          <w:rStyle w:val="affffc"/>
          <w:rtl/>
        </w:rPr>
        <w:t xml:space="preserve"> </w:t>
      </w:r>
      <w:r w:rsidRPr="00CB25E7">
        <w:rPr>
          <w:rStyle w:val="affffc"/>
          <w:rFonts w:hint="cs"/>
          <w:rtl/>
        </w:rPr>
        <w:t>ר</w:t>
      </w:r>
      <w:r w:rsidR="00CB25E7">
        <w:rPr>
          <w:rStyle w:val="affffc"/>
          <w:rFonts w:hint="cs"/>
          <w:rtl/>
        </w:rPr>
        <w:t>"ע</w:t>
      </w:r>
      <w:r w:rsidRPr="00CB25E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ביותר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</w:p>
    <w:p w14:paraId="3BD0768A" w14:textId="18C66AF0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אליבא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דמ</w:t>
      </w:r>
      <w:r w:rsidRPr="00F07A5B">
        <w:rPr>
          <w:rtl/>
        </w:rPr>
        <w:t>"</w:t>
      </w:r>
      <w:r w:rsidRPr="00F07A5B">
        <w:rPr>
          <w:rFonts w:hint="eastAsia"/>
          <w:rtl/>
        </w:rPr>
        <w:t>ד</w:t>
      </w:r>
      <w:r w:rsidR="00F07A5B" w:rsidRPr="00F07A5B">
        <w:rPr>
          <w:rFonts w:hint="cs"/>
          <w:rtl/>
        </w:rPr>
        <w:t>:</w:t>
      </w:r>
    </w:p>
    <w:p w14:paraId="05A2FB17" w14:textId="385F51C3" w:rsidR="00B93B58" w:rsidRPr="00225FF9" w:rsidRDefault="00B93B58" w:rsidP="00B93B58">
      <w:pPr>
        <w:rPr>
          <w:spacing w:val="-2"/>
          <w:rtl/>
        </w:rPr>
      </w:pPr>
      <w:r w:rsidRPr="00225FF9">
        <w:rPr>
          <w:rFonts w:hint="eastAsia"/>
          <w:spacing w:val="-2"/>
          <w:rtl/>
        </w:rPr>
        <w:t>אשה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מתעברת</w:t>
      </w:r>
      <w:r w:rsidRPr="00225FF9">
        <w:rPr>
          <w:spacing w:val="-2"/>
          <w:rtl/>
        </w:rPr>
        <w:t xml:space="preserve"> </w:t>
      </w:r>
      <w:r w:rsidR="00CB25E7">
        <w:rPr>
          <w:rFonts w:cs="BA Vilna Bold" w:hint="cs"/>
          <w:spacing w:val="-2"/>
          <w:rtl/>
        </w:rPr>
        <w:t xml:space="preserve">רק </w:t>
      </w:r>
      <w:r w:rsidRPr="0059138D">
        <w:rPr>
          <w:rFonts w:cs="BA Vilna Bold" w:hint="eastAsia"/>
          <w:spacing w:val="-2"/>
          <w:rtl/>
        </w:rPr>
        <w:t>סמוך</w:t>
      </w:r>
      <w:r w:rsidRPr="0059138D">
        <w:rPr>
          <w:rFonts w:cs="BA Vilna Bold"/>
          <w:spacing w:val="-2"/>
          <w:rtl/>
        </w:rPr>
        <w:t xml:space="preserve"> </w:t>
      </w:r>
      <w:r w:rsidRPr="0059138D">
        <w:rPr>
          <w:rFonts w:cs="BA Vilna Bold" w:hint="eastAsia"/>
          <w:spacing w:val="-2"/>
          <w:rtl/>
        </w:rPr>
        <w:t>לוסתה</w:t>
      </w:r>
      <w:r w:rsidRPr="00225FF9">
        <w:rPr>
          <w:spacing w:val="-2"/>
          <w:rtl/>
        </w:rPr>
        <w:t xml:space="preserve">, </w:t>
      </w:r>
      <w:r w:rsidRPr="00225FF9">
        <w:rPr>
          <w:rFonts w:hint="eastAsia"/>
          <w:spacing w:val="-2"/>
          <w:rtl/>
        </w:rPr>
        <w:t>לא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תיבעי</w:t>
      </w:r>
      <w:r w:rsidR="00CB25E7">
        <w:rPr>
          <w:rFonts w:hint="cs"/>
          <w:spacing w:val="-2"/>
          <w:rtl/>
        </w:rPr>
        <w:t>,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דלא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ידעי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בה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ולא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מנטר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לה</w:t>
      </w:r>
      <w:r w:rsidRPr="00225FF9">
        <w:rPr>
          <w:spacing w:val="-2"/>
          <w:rtl/>
        </w:rPr>
        <w:t xml:space="preserve">, </w:t>
      </w:r>
    </w:p>
    <w:p w14:paraId="560FCBD4" w14:textId="77777777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אליבא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דמ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tl/>
        </w:rPr>
        <w:t>:</w:t>
      </w:r>
    </w:p>
    <w:p w14:paraId="7D51B035" w14:textId="476057A9" w:rsidR="00CB25E7" w:rsidRDefault="00CB25E7" w:rsidP="00B93B58">
      <w:pPr>
        <w:rPr>
          <w:rFonts w:cs="BA Vilna Bold"/>
          <w:rtl/>
        </w:rPr>
      </w:pPr>
      <w:r>
        <w:rPr>
          <w:rFonts w:hint="cs"/>
          <w:rtl/>
        </w:rPr>
        <w:t>אין</w:t>
      </w:r>
      <w:r w:rsidR="00B93B58" w:rsidRPr="00CB25E7">
        <w:rPr>
          <w:rtl/>
        </w:rPr>
        <w:t xml:space="preserve"> </w:t>
      </w:r>
      <w:r w:rsidR="00B93B58" w:rsidRPr="006F178A">
        <w:rPr>
          <w:rFonts w:hint="cs"/>
          <w:rtl/>
        </w:rPr>
        <w:t>אשה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מתעברת</w:t>
      </w:r>
      <w:r w:rsidR="00B93B58" w:rsidRPr="006F178A">
        <w:rPr>
          <w:rtl/>
        </w:rPr>
        <w:t xml:space="preserve"> </w:t>
      </w:r>
      <w:r w:rsidR="00B93B58" w:rsidRPr="0059138D">
        <w:rPr>
          <w:rFonts w:cs="BA Vilna Bold" w:hint="cs"/>
          <w:rtl/>
        </w:rPr>
        <w:t>סמוך</w:t>
      </w:r>
      <w:r w:rsidR="00B93B58" w:rsidRPr="0059138D">
        <w:rPr>
          <w:rFonts w:cs="BA Vilna Bold"/>
          <w:rtl/>
        </w:rPr>
        <w:t xml:space="preserve"> </w:t>
      </w:r>
      <w:r w:rsidR="00B93B58" w:rsidRPr="0059138D">
        <w:rPr>
          <w:rFonts w:cs="BA Vilna Bold" w:hint="cs"/>
          <w:rtl/>
        </w:rPr>
        <w:t>לטבילתה</w:t>
      </w:r>
      <w:r w:rsidR="00B93B58" w:rsidRPr="0059138D">
        <w:rPr>
          <w:rFonts w:cs="BA Vilna Bold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 כיון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 xml:space="preserve">דידעה נשמרת </w:t>
      </w:r>
    </w:p>
    <w:p w14:paraId="5887626E" w14:textId="029A87A0" w:rsidR="00B93B58" w:rsidRPr="006F178A" w:rsidRDefault="00B93B58" w:rsidP="00CB25E7">
      <w:pPr>
        <w:ind w:left="1469"/>
        <w:rPr>
          <w:rtl/>
        </w:rPr>
      </w:pPr>
      <w:r w:rsidRPr="0059138D">
        <w:rPr>
          <w:rFonts w:cs="BA Vilna Bold" w:hint="cs"/>
          <w:rtl/>
        </w:rPr>
        <w:t>או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דפרוצה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? </w:t>
      </w:r>
      <w:r w:rsidRPr="0059138D">
        <w:rPr>
          <w:rFonts w:cs="BA Vilna Bold" w:hint="cs"/>
          <w:rtl/>
        </w:rPr>
        <w:t>תיקו</w:t>
      </w:r>
      <w:r w:rsidRPr="006F178A">
        <w:rPr>
          <w:rtl/>
        </w:rPr>
        <w:t>.</w:t>
      </w:r>
    </w:p>
    <w:p w14:paraId="5CD7F994" w14:textId="7CD73E6D" w:rsidR="00B93B58" w:rsidRPr="006F178A" w:rsidRDefault="00E4644A" w:rsidP="00E4644A">
      <w:pPr>
        <w:pStyle w:val="affff5"/>
        <w:rPr>
          <w:del w:id="90136" w:author="מנוע עיצוב" w:date="2026-10-08T11:01:28Z"/>
        </w:rPr>
      </w:pPr>
      <w:del w:id="90135" w:author="מנוע עיצוב" w:date="2026-10-08T11:01:28Z">
        <w:r>
          <w:rPr>
            <w:rtl/>
          </w:rPr>
          <w:delText xml:space="preserve">****</w:delText>
        </w:r>
      </w:del>
    </w:p>
    <w:p w14:paraId="648E7C3A" w14:textId="77777777" w:rsidR="00B93B58" w:rsidRPr="006F178A" w:rsidRDefault="00B93B58" w:rsidP="005670C9">
      <w:pPr>
        <w:pStyle w:val="afffd"/>
        <w:rPr>
          <w:rtl/>
        </w:rPr>
      </w:pPr>
      <w:ins w:id="9857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ואלו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D04EABC" w14:textId="3AED4980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36A4FBB6" w14:textId="370B7143" w:rsidR="00CB25E7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'איש'</w:t>
      </w:r>
      <w:r w:rsidR="00CB25E7">
        <w:rPr>
          <w:rStyle w:val="affff8"/>
          <w:rFonts w:hint="cs"/>
          <w:rtl/>
        </w:rPr>
        <w:t xml:space="preserve"> </w:t>
      </w:r>
      <w:r w:rsidRPr="0063694C">
        <w:rPr>
          <w:rStyle w:val="affff8"/>
          <w:rFonts w:hint="cs"/>
          <w:rtl/>
        </w:rPr>
        <w:t>'איש'</w:t>
      </w:r>
      <w:r w:rsidRPr="0063694C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שוטה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שעמום</w:t>
      </w:r>
      <w:r w:rsidRPr="006F178A">
        <w:rPr>
          <w:rtl/>
        </w:rPr>
        <w:t xml:space="preserve">, </w:t>
      </w:r>
      <w:r w:rsidRPr="00CB25E7">
        <w:rPr>
          <w:rFonts w:hint="cs"/>
          <w:spacing w:val="2"/>
          <w:rtl/>
        </w:rPr>
        <w:t>ושהלך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בעלה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למ</w:t>
      </w:r>
      <w:r w:rsidR="00CB25E7" w:rsidRPr="00CB25E7">
        <w:rPr>
          <w:rFonts w:hint="cs"/>
          <w:spacing w:val="2"/>
          <w:rtl/>
        </w:rPr>
        <w:t>דה''י</w:t>
      </w:r>
      <w:r w:rsidRPr="00CB25E7">
        <w:rPr>
          <w:spacing w:val="2"/>
          <w:rtl/>
        </w:rPr>
        <w:t xml:space="preserve">, </w:t>
      </w:r>
      <w:r w:rsidRPr="00CB25E7">
        <w:rPr>
          <w:rFonts w:hint="cs"/>
          <w:spacing w:val="2"/>
          <w:rtl/>
        </w:rPr>
        <w:t>וחבוש</w:t>
      </w:r>
      <w:r w:rsidR="00CB25E7" w:rsidRPr="00CB25E7">
        <w:rPr>
          <w:rFonts w:hint="cs"/>
          <w:spacing w:val="2"/>
          <w:rtl/>
        </w:rPr>
        <w:t>,</w:t>
      </w:r>
      <w:r w:rsidRPr="00CB25E7">
        <w:rPr>
          <w:spacing w:val="2"/>
          <w:rtl/>
        </w:rPr>
        <w:t xml:space="preserve"> </w:t>
      </w:r>
      <w:r w:rsidR="00CB25E7" w:rsidRPr="00CB25E7">
        <w:rPr>
          <w:rFonts w:hint="cs"/>
          <w:spacing w:val="2"/>
          <w:rtl/>
        </w:rPr>
        <w:t>-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שב</w:t>
      </w:r>
      <w:r w:rsidRPr="00CB25E7">
        <w:rPr>
          <w:spacing w:val="2"/>
          <w:rtl/>
        </w:rPr>
        <w:t>"</w:t>
      </w:r>
      <w:r w:rsidRPr="00CB25E7">
        <w:rPr>
          <w:rFonts w:hint="cs"/>
          <w:spacing w:val="2"/>
          <w:rtl/>
        </w:rPr>
        <w:t>ד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מקנין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להן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לפוסלן</w:t>
      </w:r>
      <w:r w:rsidRPr="00CB25E7">
        <w:rPr>
          <w:spacing w:val="2"/>
          <w:rtl/>
        </w:rPr>
        <w:t xml:space="preserve"> </w:t>
      </w:r>
      <w:r w:rsidRPr="00CB25E7">
        <w:rPr>
          <w:rFonts w:hint="cs"/>
          <w:spacing w:val="2"/>
          <w:rtl/>
        </w:rPr>
        <w:t>מכתובתן</w:t>
      </w:r>
      <w:r w:rsidRPr="00CB25E7">
        <w:rPr>
          <w:spacing w:val="2"/>
          <w:rtl/>
        </w:rPr>
        <w:t>,</w:t>
      </w:r>
      <w:r w:rsidRPr="006F178A">
        <w:rPr>
          <w:rtl/>
        </w:rPr>
        <w:t xml:space="preserve"> </w:t>
      </w:r>
    </w:p>
    <w:p w14:paraId="4940B8A0" w14:textId="4E6BCC4E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'והביא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האיש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את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אשתו'</w:t>
      </w:r>
      <w:r w:rsidR="00CB25E7">
        <w:rPr>
          <w:rStyle w:val="affff8"/>
          <w:rFonts w:hint="cs"/>
          <w:rtl/>
        </w:rPr>
        <w:t xml:space="preserve">- </w:t>
      </w:r>
      <w:r w:rsidR="00CB25E7" w:rsidRPr="00CB25E7">
        <w:rPr>
          <w:rFonts w:hint="cs"/>
          <w:rtl/>
        </w:rPr>
        <w:t>ולא להשקותן</w:t>
      </w:r>
    </w:p>
    <w:p w14:paraId="406F4D65" w14:textId="1F70E7AE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יוסי</w:t>
      </w:r>
      <w:r w:rsidR="00F07A5B" w:rsidRPr="00F07A5B">
        <w:rPr>
          <w:rFonts w:hint="cs"/>
          <w:rtl/>
        </w:rPr>
        <w:t>:</w:t>
      </w:r>
    </w:p>
    <w:p w14:paraId="52F7C01E" w14:textId="50AE0E8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להשקותה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ולכשיצא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האסורין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ישקנה</w:t>
      </w:r>
      <w:r w:rsidRPr="006F178A">
        <w:rPr>
          <w:rtl/>
        </w:rPr>
        <w:t>.</w:t>
      </w:r>
    </w:p>
    <w:p w14:paraId="511E5D85" w14:textId="1D66F7E3" w:rsidR="00F07A5B" w:rsidRPr="00F07A5B" w:rsidRDefault="00CB25E7" w:rsidP="00CB25E7">
      <w:pPr>
        <w:pStyle w:val="36"/>
        <w:framePr w:wrap="notBeside"/>
        <w:rPr>
          <w:rtl/>
        </w:rPr>
      </w:pPr>
      <w:bookmarkStart w:id="5" w:name="_Hlk133308717"/>
      <w:r w:rsidRPr="00F07A5B">
        <w:rPr>
          <w:rFonts w:hint="cs"/>
          <w:rtl/>
        </w:rPr>
        <w:t>וחלקו</w:t>
      </w:r>
      <w:r w:rsidR="00F07A5B" w:rsidRPr="00F07A5B">
        <w:rPr>
          <w:rFonts w:hint="cs"/>
          <w:rtl/>
        </w:rPr>
        <w:t>:</w:t>
      </w:r>
    </w:p>
    <w:bookmarkEnd w:id="5"/>
    <w:p w14:paraId="0592319E" w14:textId="08F8F010" w:rsidR="00B93B58" w:rsidRPr="0059138D" w:rsidRDefault="00B93B58" w:rsidP="00CB25E7">
      <w:pPr>
        <w:spacing w:after="60"/>
        <w:rPr>
          <w:rFonts w:cs="BA Vilna Bold"/>
          <w:rtl/>
        </w:rPr>
      </w:pPr>
      <w:r w:rsidRPr="006F178A">
        <w:rPr>
          <w:rFonts w:hint="cs"/>
          <w:rtl/>
        </w:rPr>
        <w:t>אי בעי'</w:t>
      </w:r>
      <w:r w:rsidRPr="00DC27C1">
        <w:rPr>
          <w:rStyle w:val="affff8"/>
          <w:rFonts w:hint="cs"/>
          <w:rtl/>
        </w:rPr>
        <w:t xml:space="preserve"> 'וקינא והביא'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CB25E7">
        <w:rPr>
          <w:rStyle w:val="affffc"/>
          <w:rFonts w:hint="cs"/>
          <w:rtl/>
        </w:rPr>
        <w:t>ור</w:t>
      </w:r>
      <w:r w:rsidRPr="00CB25E7">
        <w:rPr>
          <w:rStyle w:val="affffc"/>
          <w:rtl/>
        </w:rPr>
        <w:t xml:space="preserve">' </w:t>
      </w:r>
      <w:r w:rsidRPr="00CB25E7">
        <w:rPr>
          <w:rStyle w:val="affffc"/>
          <w:rFonts w:hint="cs"/>
          <w:rtl/>
        </w:rPr>
        <w:t>יוסי</w:t>
      </w:r>
      <w:r w:rsidR="00CB25E7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</w:t>
      </w:r>
      <w:r w:rsidR="00CB25E7">
        <w:rPr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p w14:paraId="51316874" w14:textId="4FD67E95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tl/>
        </w:rPr>
        <w:t xml:space="preserve"> </w:t>
      </w: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54863165" w14:textId="14F68AA4" w:rsidR="00B93B58" w:rsidRPr="00A05484" w:rsidRDefault="00B93B58" w:rsidP="00B93B58">
      <w:pPr>
        <w:rPr>
          <w:spacing w:val="2"/>
          <w:rtl/>
        </w:rPr>
      </w:pPr>
      <w:r w:rsidRPr="00A05484">
        <w:rPr>
          <w:rStyle w:val="affff8"/>
          <w:rFonts w:hint="cs"/>
          <w:spacing w:val="2"/>
          <w:rtl/>
        </w:rPr>
        <w:t>'אשר</w:t>
      </w:r>
      <w:r w:rsidRPr="00A05484">
        <w:rPr>
          <w:rStyle w:val="affff8"/>
          <w:spacing w:val="2"/>
          <w:rtl/>
        </w:rPr>
        <w:t xml:space="preserve"> </w:t>
      </w:r>
      <w:r w:rsidRPr="00A05484">
        <w:rPr>
          <w:rStyle w:val="affff8"/>
          <w:rFonts w:hint="cs"/>
          <w:spacing w:val="2"/>
          <w:rtl/>
        </w:rPr>
        <w:t>תשטה</w:t>
      </w:r>
      <w:r w:rsidRPr="00A05484">
        <w:rPr>
          <w:rStyle w:val="affff8"/>
          <w:spacing w:val="2"/>
          <w:rtl/>
        </w:rPr>
        <w:t xml:space="preserve"> </w:t>
      </w:r>
      <w:r w:rsidRPr="00A05484">
        <w:rPr>
          <w:rStyle w:val="affff8"/>
          <w:rFonts w:hint="cs"/>
          <w:spacing w:val="2"/>
          <w:rtl/>
        </w:rPr>
        <w:t>אשה</w:t>
      </w:r>
      <w:r w:rsidRPr="00A05484">
        <w:rPr>
          <w:rStyle w:val="affff8"/>
          <w:spacing w:val="2"/>
          <w:rtl/>
        </w:rPr>
        <w:t xml:space="preserve"> </w:t>
      </w:r>
      <w:r w:rsidRPr="00A05484">
        <w:rPr>
          <w:rStyle w:val="affff8"/>
          <w:rFonts w:hint="cs"/>
          <w:spacing w:val="2"/>
          <w:rtl/>
        </w:rPr>
        <w:t>תחת</w:t>
      </w:r>
      <w:r w:rsidRPr="00A05484">
        <w:rPr>
          <w:rStyle w:val="affff8"/>
          <w:spacing w:val="2"/>
          <w:rtl/>
        </w:rPr>
        <w:t xml:space="preserve"> </w:t>
      </w:r>
      <w:r w:rsidRPr="00A05484">
        <w:rPr>
          <w:rStyle w:val="affff8"/>
          <w:rFonts w:hint="cs"/>
          <w:spacing w:val="2"/>
          <w:rtl/>
        </w:rPr>
        <w:t>אישה</w:t>
      </w:r>
      <w:r w:rsidRPr="00A05484">
        <w:rPr>
          <w:rStyle w:val="affff8"/>
          <w:spacing w:val="2"/>
          <w:rtl/>
        </w:rPr>
        <w:t>'</w:t>
      </w:r>
      <w:r w:rsidRPr="00A05484">
        <w:rPr>
          <w:spacing w:val="2"/>
          <w:rtl/>
        </w:rPr>
        <w:t xml:space="preserve"> </w:t>
      </w:r>
      <w:r w:rsidRPr="00A05484">
        <w:rPr>
          <w:rFonts w:hint="cs"/>
          <w:spacing w:val="2"/>
          <w:rtl/>
        </w:rPr>
        <w:t>להקיש</w:t>
      </w:r>
      <w:r w:rsidRPr="00A05484">
        <w:rPr>
          <w:spacing w:val="2"/>
          <w:rtl/>
        </w:rPr>
        <w:t xml:space="preserve"> </w:t>
      </w:r>
      <w:r w:rsidRPr="00A05484">
        <w:rPr>
          <w:rFonts w:hint="cs"/>
          <w:spacing w:val="2"/>
          <w:rtl/>
        </w:rPr>
        <w:t>איש</w:t>
      </w:r>
      <w:r w:rsidRPr="00A05484">
        <w:rPr>
          <w:spacing w:val="2"/>
          <w:rtl/>
        </w:rPr>
        <w:t xml:space="preserve"> </w:t>
      </w:r>
      <w:r w:rsidRPr="00A05484">
        <w:rPr>
          <w:rFonts w:hint="cs"/>
          <w:spacing w:val="2"/>
          <w:rtl/>
        </w:rPr>
        <w:t>לאשה</w:t>
      </w:r>
      <w:r w:rsidRPr="00A05484">
        <w:rPr>
          <w:spacing w:val="2"/>
          <w:rtl/>
        </w:rPr>
        <w:t xml:space="preserve"> </w:t>
      </w:r>
      <w:r w:rsidRPr="00A05484">
        <w:rPr>
          <w:rFonts w:hint="cs"/>
          <w:spacing w:val="2"/>
          <w:rtl/>
        </w:rPr>
        <w:t>ואשה</w:t>
      </w:r>
      <w:r w:rsidRPr="00A05484">
        <w:rPr>
          <w:spacing w:val="2"/>
          <w:rtl/>
        </w:rPr>
        <w:t xml:space="preserve"> </w:t>
      </w:r>
      <w:r w:rsidRPr="00A05484">
        <w:rPr>
          <w:rFonts w:hint="cs"/>
          <w:spacing w:val="2"/>
          <w:rtl/>
        </w:rPr>
        <w:t>לאיש</w:t>
      </w:r>
      <w:r w:rsidRPr="00A05484">
        <w:rPr>
          <w:spacing w:val="2"/>
          <w:rtl/>
        </w:rPr>
        <w:t>.</w:t>
      </w:r>
    </w:p>
    <w:p w14:paraId="456E0FBE" w14:textId="3B474C14" w:rsidR="00F07A5B" w:rsidRPr="00F07A5B" w:rsidRDefault="00B93B58" w:rsidP="00CB25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והלכתא</w:t>
      </w:r>
      <w:r w:rsidRPr="00F07A5B">
        <w:rPr>
          <w:rtl/>
        </w:rPr>
        <w:t>:</w:t>
      </w:r>
      <w:r w:rsidR="00CB25E7" w:rsidRPr="00F07A5B">
        <w:rPr>
          <w:rFonts w:hint="cs"/>
          <w:rtl/>
        </w:rPr>
        <w:t xml:space="preserve"> כר''ש</w:t>
      </w:r>
      <w:r w:rsidR="00F07A5B" w:rsidRPr="00F07A5B">
        <w:rPr>
          <w:rFonts w:hint="cs"/>
          <w:rtl/>
        </w:rPr>
        <w:t>:</w:t>
      </w:r>
    </w:p>
    <w:p w14:paraId="3B21D5F8" w14:textId="6F8110CA" w:rsidR="00B93B58" w:rsidRPr="00CB25E7" w:rsidRDefault="00B93B58" w:rsidP="00B93B58">
      <w:pPr>
        <w:rPr>
          <w:spacing w:val="-2"/>
          <w:rtl/>
        </w:rPr>
      </w:pPr>
      <w:r w:rsidRPr="00CB25E7">
        <w:rPr>
          <w:rStyle w:val="affff8"/>
          <w:rFonts w:hint="cs"/>
          <w:spacing w:val="-2"/>
          <w:rtl/>
        </w:rPr>
        <w:t>'ונעלם</w:t>
      </w:r>
      <w:r w:rsidRPr="00CB25E7">
        <w:rPr>
          <w:rStyle w:val="affff8"/>
          <w:spacing w:val="-2"/>
          <w:rtl/>
        </w:rPr>
        <w:t xml:space="preserve"> </w:t>
      </w:r>
      <w:r w:rsidRPr="00CB25E7">
        <w:rPr>
          <w:rStyle w:val="affff8"/>
          <w:rFonts w:hint="cs"/>
          <w:spacing w:val="-2"/>
          <w:rtl/>
        </w:rPr>
        <w:t>מעיני</w:t>
      </w:r>
      <w:r w:rsidRPr="00CB25E7">
        <w:rPr>
          <w:rStyle w:val="affff8"/>
          <w:spacing w:val="-2"/>
          <w:rtl/>
        </w:rPr>
        <w:t xml:space="preserve"> </w:t>
      </w:r>
      <w:r w:rsidRPr="00CB25E7">
        <w:rPr>
          <w:rStyle w:val="affff8"/>
          <w:rFonts w:hint="cs"/>
          <w:spacing w:val="-2"/>
          <w:rtl/>
        </w:rPr>
        <w:t>אישה</w:t>
      </w:r>
      <w:r w:rsidRPr="00CB25E7">
        <w:rPr>
          <w:rStyle w:val="affff8"/>
          <w:spacing w:val="-2"/>
          <w:rtl/>
        </w:rPr>
        <w:t>',</w:t>
      </w:r>
      <w:r w:rsidR="00CB25E7" w:rsidRPr="00CB25E7">
        <w:rPr>
          <w:rFonts w:hint="cs"/>
          <w:spacing w:val="-2"/>
          <w:rtl/>
        </w:rPr>
        <w:t xml:space="preserve"> כשם שסומא לא משקה כך היא סומא לא שותה.</w:t>
      </w:r>
      <w:r w:rsidRPr="00CB25E7">
        <w:rPr>
          <w:spacing w:val="-2"/>
          <w:rtl/>
        </w:rPr>
        <w:t xml:space="preserve"> </w:t>
      </w:r>
    </w:p>
    <w:p w14:paraId="1C1A629D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כז:</w:t>
      </w:r>
    </w:p>
    <w:p w14:paraId="0EABDA0D" w14:textId="77777777" w:rsidR="00F07A5B" w:rsidRPr="00F07A5B" w:rsidRDefault="00B93B58" w:rsidP="001A0F6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אשי</w:t>
      </w:r>
      <w:r w:rsidR="00F07A5B" w:rsidRPr="00F07A5B">
        <w:rPr>
          <w:rtl/>
        </w:rPr>
        <w:t>:</w:t>
      </w:r>
    </w:p>
    <w:p w14:paraId="3B45DA81" w14:textId="2A5EB754" w:rsidR="00B93B58" w:rsidRPr="006F178A" w:rsidRDefault="00B93B58" w:rsidP="00B93B58">
      <w:pPr>
        <w:rPr>
          <w:rtl/>
        </w:rPr>
      </w:pPr>
      <w:r w:rsidRPr="001A0F62">
        <w:rPr>
          <w:rStyle w:val="affff8"/>
          <w:rFonts w:hint="cs"/>
          <w:b/>
          <w:bCs/>
          <w:rtl/>
        </w:rPr>
        <w:t>'והעמיד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הכהן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האשה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לפני</w:t>
      </w:r>
      <w:r w:rsidRPr="003215F9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3215F9">
        <w:rPr>
          <w:rStyle w:val="affff8"/>
          <w:rFonts w:hint="cs"/>
          <w:rtl/>
        </w:rPr>
        <w:t xml:space="preserve"> ונתן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על</w:t>
      </w:r>
      <w:r w:rsidRPr="003215F9">
        <w:rPr>
          <w:rStyle w:val="affff8"/>
          <w:rtl/>
        </w:rPr>
        <w:t xml:space="preserve"> </w:t>
      </w:r>
      <w:r w:rsidRPr="001A0F62">
        <w:rPr>
          <w:rStyle w:val="affff8"/>
          <w:rFonts w:hint="cs"/>
          <w:b/>
          <w:bCs/>
          <w:rtl/>
        </w:rPr>
        <w:t>כפיה</w:t>
      </w:r>
      <w:r w:rsidRPr="001A0F62">
        <w:rPr>
          <w:rStyle w:val="affff8"/>
          <w:b/>
          <w:bCs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1A0F62" w:rsidRPr="006F178A">
        <w:rPr>
          <w:rFonts w:hint="cs"/>
          <w:rtl/>
        </w:rPr>
        <w:t>כשם</w:t>
      </w:r>
      <w:r w:rsidR="001A0F62" w:rsidRPr="006F178A">
        <w:rPr>
          <w:rtl/>
        </w:rPr>
        <w:t xml:space="preserve"> </w:t>
      </w:r>
      <w:r w:rsidR="001A0F62" w:rsidRPr="006F178A">
        <w:rPr>
          <w:rFonts w:hint="cs"/>
          <w:rtl/>
        </w:rPr>
        <w:t>שחיגרת</w:t>
      </w:r>
      <w:r w:rsidR="001A0F62" w:rsidRPr="006F178A">
        <w:rPr>
          <w:rtl/>
        </w:rPr>
        <w:t xml:space="preserve"> </w:t>
      </w:r>
      <w:r w:rsidR="001A0F62" w:rsidRPr="006F178A">
        <w:rPr>
          <w:rFonts w:hint="cs"/>
          <w:rtl/>
        </w:rPr>
        <w:t>וגידמת</w:t>
      </w:r>
      <w:r w:rsidR="001A0F62" w:rsidRPr="006F178A">
        <w:rPr>
          <w:rtl/>
        </w:rPr>
        <w:t xml:space="preserve"> </w:t>
      </w:r>
      <w:r w:rsidR="001A0F62" w:rsidRPr="006F178A">
        <w:rPr>
          <w:rFonts w:hint="cs"/>
          <w:rtl/>
        </w:rPr>
        <w:t>לא</w:t>
      </w:r>
      <w:r w:rsidR="001A0F62" w:rsidRPr="006F178A">
        <w:rPr>
          <w:rtl/>
        </w:rPr>
        <w:t xml:space="preserve"> </w:t>
      </w:r>
      <w:r w:rsidR="001A0F62" w:rsidRPr="006F178A">
        <w:rPr>
          <w:rFonts w:hint="cs"/>
          <w:rtl/>
        </w:rPr>
        <w:t>שותה</w:t>
      </w:r>
      <w:r w:rsidR="001A0F62" w:rsidRPr="006F178A">
        <w:rPr>
          <w:rtl/>
        </w:rPr>
        <w:t xml:space="preserve">, </w:t>
      </w:r>
      <w:r w:rsidR="001A0F62">
        <w:rPr>
          <w:rStyle w:val="affff8"/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חיגר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משקה</w:t>
      </w:r>
      <w:r w:rsidRPr="006F178A">
        <w:rPr>
          <w:rtl/>
        </w:rPr>
        <w:t>.</w:t>
      </w:r>
    </w:p>
    <w:p w14:paraId="25EDF995" w14:textId="2A8CF096" w:rsidR="00F07A5B" w:rsidRPr="00F07A5B" w:rsidRDefault="00B93B58" w:rsidP="001A0F6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מבר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1DC6CEB" w14:textId="71D8D19A" w:rsidR="00B93B58" w:rsidRPr="006F178A" w:rsidRDefault="001A0F62" w:rsidP="00B93B58">
      <w:pPr>
        <w:rPr>
          <w:rtl/>
        </w:rPr>
      </w:pPr>
      <w:r w:rsidRPr="003215F9">
        <w:rPr>
          <w:rStyle w:val="affff8"/>
          <w:rFonts w:hint="cs"/>
          <w:rtl/>
        </w:rPr>
        <w:t>'ואמרה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האשה'</w:t>
      </w:r>
      <w:r w:rsidRPr="003215F9">
        <w:rPr>
          <w:rStyle w:val="affff8"/>
          <w:rtl/>
        </w:rPr>
        <w:t>,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כשם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שאילמת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שותה</w:t>
      </w:r>
      <w:r w:rsidR="00B93B58" w:rsidRPr="006F178A">
        <w:rPr>
          <w:rtl/>
        </w:rPr>
        <w:t xml:space="preserve">,  </w:t>
      </w:r>
      <w:r w:rsidR="00B93B58" w:rsidRPr="006F178A">
        <w:rPr>
          <w:rFonts w:hint="cs"/>
          <w:rtl/>
        </w:rPr>
        <w:t>כך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אילם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משקה</w:t>
      </w:r>
      <w:r w:rsidR="00B93B58" w:rsidRPr="006F178A">
        <w:rPr>
          <w:rtl/>
        </w:rPr>
        <w:t>.</w:t>
      </w:r>
    </w:p>
    <w:p w14:paraId="004B35FD" w14:textId="00DDA64A" w:rsidR="00B93B58" w:rsidRPr="006F178A" w:rsidRDefault="00E4644A" w:rsidP="00E4644A">
      <w:pPr>
        <w:pStyle w:val="affff5"/>
        <w:rPr>
          <w:del w:id="90138" w:author="מנוע עיצוב" w:date="2026-10-08T11:01:28Z"/>
        </w:rPr>
      </w:pPr>
      <w:del w:id="90137" w:author="מנוע עיצוב" w:date="2026-10-08T11:01:28Z">
        <w:r>
          <w:rPr>
            <w:rtl/>
          </w:rPr>
          <w:delText xml:space="preserve">****</w:delText>
        </w:r>
      </w:del>
    </w:p>
    <w:p w14:paraId="6062CA61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48FAE72A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  <w:pPrChange w:id="91292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284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ארוסה</w:t>
      </w:r>
      <w:r w:rsidRPr="0059138D">
        <w:rPr>
          <w:rFonts w:cs="BA Vilna Bold"/>
          <w:bCs w:val="0"/>
          <w:sz w:val="20"/>
          <w:rtl/>
        </w:rPr>
        <w:t>.</w:t>
      </w:r>
    </w:p>
    <w:p w14:paraId="5C831078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</w:rPr>
      </w:pPr>
    </w:p>
    <w:p w14:paraId="2B1BC01C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63" w:author="Claude" w:date="2026-10-07T09:24:33Z"/>
          <w:sz w:val="20"/>
          <w:rtl/>
        </w:rPr>
      </w:pPr>
      <w:del w:id="41262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חמישי </w:delText>
        </w:r>
      </w:del>
    </w:p>
    <w:p w14:paraId="62A5B6F4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65" w:author="Claude" w:date="2026-10-07T09:24:33Z"/>
          <w:sz w:val="20"/>
          <w:rtl/>
        </w:rPr>
      </w:pPr>
      <w:del w:id="41264" w:author="Claude" w:date="2026-10-07T09:24:33Z">
        <w:r w:rsidRPr="006F178A">
          <w:rPr>
            <w:rFonts w:hint="cs"/>
            <w:sz w:val="20"/>
            <w:rtl/>
          </w:rPr>
          <w:delText xml:space="preserve">כשם שהמים</w:delText>
        </w:r>
      </w:del>
    </w:p>
    <w:p w14:paraId="0A68A51B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>כז: - לא.</w:t>
      </w:r>
    </w:p>
    <w:p>
      <w:pPr>
        <w:pStyle w:val="PetichatPerek"/>
        <w:rPr>
          <w:ins w:id="41261" w:author="Claude" w:date="2026-10-07T09:24:33Z"/>
        </w:rPr>
      </w:pPr>
      <w:ins w:id="41260" w:author="Claude" w:date="2026-10-07T09:24:33Z">
        <w:r>
          <w:rPr>
            <w:rFonts w:hint="cs"/>
            <w:sz w:val="20"/>
            <w:rtl/>
          </w:rPr>
          <w:t xml:space="preserve">פרק חמישי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כשם שהמים</w:t>
        </w:r>
      </w:ins>
    </w:p>
    <w:p w14:paraId="6B92B6F3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65" w:author="קלוד" w:date="2026-10-06T10:10:25Z">
        <w:r>
          <w:rPr>
            <w:rFonts w:hint="cs"/>
            <w:rtl/>
          </w:rPr>
          <w:delText xml:space="preserve">מתני</w:delText>
        </w:r>
      </w:del>
      <w:ins w:id="20466" w:author="קלוד" w:date="2026-10-06T10:10:25Z">
        <w:r>
          <w:rPr>
            <w:rFonts w:hint="cs"/>
            <w:rtl/>
          </w:rPr>
          <w:t xml:space="preserve">משנה א</w:t>
        </w:r>
      </w:ins>
      <w:del w:id="20467" w:author="קלוד" w:date="2026-10-06T10:10:25Z">
        <w:r>
          <w:rPr>
            <w:rtl/>
          </w:rPr>
          <w:delText xml:space="preserve">'.</w:delText>
        </w:r>
      </w:del>
    </w:p>
    <w:p w14:paraId="768186AE" w14:textId="18343A3E" w:rsidR="00B93B58" w:rsidRPr="00A05484" w:rsidRDefault="00B93B58" w:rsidP="00B93B58">
      <w:pPr>
        <w:pStyle w:val="afff5"/>
        <w:spacing w:before="120"/>
        <w:rPr>
          <w:spacing w:val="0"/>
          <w:rtl/>
        </w:rPr>
        <w:pPrChange w:id="90018" w:author="קלוד" w:date="2026-10-08T12:08:16Z">
          <w:pPr>
            <w:pStyle w:val="afff5"/>
          </w:pPr>
        </w:pPrChange>
      </w:pPr>
      <w:r w:rsidRPr="00A05484">
        <w:rPr>
          <w:rFonts w:hint="cs"/>
          <w:spacing w:val="0"/>
          <w:rtl/>
        </w:rPr>
        <w:t>כשם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שהמים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בודקין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אותה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כך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המים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בודקין</w:t>
      </w:r>
      <w:r w:rsidRPr="00A05484">
        <w:rPr>
          <w:spacing w:val="0"/>
          <w:rtl/>
        </w:rPr>
        <w:t xml:space="preserve"> </w:t>
      </w:r>
      <w:r w:rsidRPr="00A05484">
        <w:rPr>
          <w:rFonts w:hint="cs"/>
          <w:spacing w:val="0"/>
          <w:rtl/>
        </w:rPr>
        <w:t>אותו</w:t>
      </w:r>
      <w:r w:rsidRPr="00A05484">
        <w:rPr>
          <w:spacing w:val="0"/>
          <w:rtl/>
        </w:rPr>
        <w:t xml:space="preserve">, </w:t>
      </w:r>
      <w:r w:rsidRPr="00A05484">
        <w:rPr>
          <w:rFonts w:hint="cs"/>
          <w:spacing w:val="0"/>
          <w:rtl/>
        </w:rPr>
        <w:t>שנא</w:t>
      </w:r>
      <w:r w:rsidR="008B3D76" w:rsidRPr="00A05484">
        <w:rPr>
          <w:rFonts w:hint="cs"/>
          <w:spacing w:val="0"/>
          <w:rtl/>
        </w:rPr>
        <w:t>'</w:t>
      </w:r>
      <w:r w:rsidRPr="00A05484">
        <w:rPr>
          <w:spacing w:val="0"/>
          <w:rtl/>
        </w:rPr>
        <w:t xml:space="preserve">: </w:t>
      </w:r>
      <w:r w:rsidRPr="00A05484">
        <w:rPr>
          <w:rStyle w:val="affff8"/>
          <w:rFonts w:hint="cs"/>
          <w:spacing w:val="0"/>
          <w:rtl/>
        </w:rPr>
        <w:t>ובאו</w:t>
      </w:r>
      <w:r w:rsidRPr="00A05484">
        <w:rPr>
          <w:rStyle w:val="affff8"/>
          <w:spacing w:val="0"/>
          <w:rtl/>
        </w:rPr>
        <w:t xml:space="preserve"> </w:t>
      </w:r>
      <w:r w:rsidRPr="00A05484">
        <w:rPr>
          <w:rStyle w:val="affff8"/>
          <w:rFonts w:hint="cs"/>
          <w:spacing w:val="0"/>
          <w:rtl/>
        </w:rPr>
        <w:t>ובאו</w:t>
      </w:r>
      <w:r w:rsidRPr="00A05484">
        <w:rPr>
          <w:rStyle w:val="affff8"/>
          <w:spacing w:val="0"/>
          <w:rtl/>
        </w:rPr>
        <w:t>.</w:t>
      </w:r>
    </w:p>
    <w:p w14:paraId="6218AB88" w14:textId="2D96E295" w:rsidR="00B93B58" w:rsidRPr="00A05484" w:rsidRDefault="008B3D76" w:rsidP="008B3D76">
      <w:pPr>
        <w:pStyle w:val="afff5"/>
        <w:rPr>
          <w:spacing w:val="0"/>
          <w:rtl/>
        </w:rPr>
      </w:pPr>
      <w:r w:rsidRPr="00A05484">
        <w:rPr>
          <w:rStyle w:val="TanaimMishna"/>
          <w:rFonts w:hint="cs"/>
          <w:spacing w:val="0"/>
          <w:rtl/>
          <w:rPrChange w:id="20127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 xml:space="preserve">ר''ע: </w:t>
      </w:r>
      <w:r w:rsidR="00B93B58" w:rsidRPr="00A05484">
        <w:rPr>
          <w:rFonts w:hint="cs"/>
          <w:spacing w:val="0"/>
          <w:rtl/>
        </w:rPr>
        <w:t>כשם</w:t>
      </w:r>
      <w:r w:rsidR="00B93B58" w:rsidRPr="00A05484">
        <w:rPr>
          <w:spacing w:val="0"/>
          <w:rtl/>
        </w:rPr>
        <w:t xml:space="preserve"> </w:t>
      </w:r>
      <w:r w:rsidR="00B93B58" w:rsidRPr="00A05484">
        <w:rPr>
          <w:rFonts w:hint="cs"/>
          <w:spacing w:val="0"/>
          <w:rtl/>
        </w:rPr>
        <w:t>שאסורה</w:t>
      </w:r>
      <w:r w:rsidR="00B93B58" w:rsidRPr="00A05484">
        <w:rPr>
          <w:spacing w:val="0"/>
          <w:rtl/>
        </w:rPr>
        <w:t xml:space="preserve"> </w:t>
      </w:r>
      <w:r w:rsidR="00B93B58" w:rsidRPr="00A05484">
        <w:rPr>
          <w:rFonts w:hint="cs"/>
          <w:spacing w:val="0"/>
          <w:rtl/>
        </w:rPr>
        <w:t>לבעל</w:t>
      </w:r>
      <w:r w:rsidR="00B93B58" w:rsidRPr="00A05484">
        <w:rPr>
          <w:spacing w:val="0"/>
          <w:rtl/>
        </w:rPr>
        <w:t xml:space="preserve"> </w:t>
      </w:r>
      <w:r w:rsidR="00B93B58" w:rsidRPr="00A05484">
        <w:rPr>
          <w:rFonts w:hint="cs"/>
          <w:spacing w:val="0"/>
          <w:rtl/>
        </w:rPr>
        <w:t>כך</w:t>
      </w:r>
      <w:r w:rsidR="00B93B58" w:rsidRPr="00A05484">
        <w:rPr>
          <w:spacing w:val="0"/>
          <w:rtl/>
        </w:rPr>
        <w:t xml:space="preserve"> </w:t>
      </w:r>
      <w:r w:rsidR="00B93B58" w:rsidRPr="00A05484">
        <w:rPr>
          <w:rFonts w:hint="cs"/>
          <w:spacing w:val="0"/>
          <w:rtl/>
        </w:rPr>
        <w:t>אסורה</w:t>
      </w:r>
      <w:r w:rsidR="00B93B58" w:rsidRPr="00A05484">
        <w:rPr>
          <w:spacing w:val="0"/>
          <w:rtl/>
        </w:rPr>
        <w:t xml:space="preserve"> </w:t>
      </w:r>
      <w:r w:rsidR="00B93B58" w:rsidRPr="00A05484">
        <w:rPr>
          <w:rFonts w:hint="cs"/>
          <w:spacing w:val="0"/>
          <w:rtl/>
        </w:rPr>
        <w:t>לבועל</w:t>
      </w:r>
      <w:r w:rsidR="00B93B58" w:rsidRPr="00A05484">
        <w:rPr>
          <w:spacing w:val="0"/>
          <w:rtl/>
        </w:rPr>
        <w:t xml:space="preserve">, </w:t>
      </w:r>
      <w:r w:rsidR="00B93B58" w:rsidRPr="00A05484">
        <w:rPr>
          <w:rFonts w:hint="cs"/>
          <w:spacing w:val="0"/>
          <w:rtl/>
        </w:rPr>
        <w:t>שנא</w:t>
      </w:r>
      <w:r w:rsidRPr="00A05484">
        <w:rPr>
          <w:rFonts w:hint="cs"/>
          <w:spacing w:val="0"/>
          <w:rtl/>
        </w:rPr>
        <w:t>'</w:t>
      </w:r>
      <w:r w:rsidR="00B93B58" w:rsidRPr="00A05484">
        <w:rPr>
          <w:spacing w:val="0"/>
          <w:rtl/>
        </w:rPr>
        <w:t xml:space="preserve">: </w:t>
      </w:r>
      <w:r w:rsidR="00B93B58" w:rsidRPr="00A05484">
        <w:rPr>
          <w:rStyle w:val="affff8"/>
          <w:rFonts w:hint="cs"/>
          <w:spacing w:val="0"/>
          <w:rtl/>
        </w:rPr>
        <w:t>נטמאה</w:t>
      </w:r>
      <w:r w:rsidR="00B93B58" w:rsidRPr="00A05484">
        <w:rPr>
          <w:rStyle w:val="affff8"/>
          <w:spacing w:val="0"/>
          <w:rtl/>
        </w:rPr>
        <w:t xml:space="preserve"> </w:t>
      </w:r>
      <w:r w:rsidR="00B93B58" w:rsidRPr="00A05484">
        <w:rPr>
          <w:rStyle w:val="affff8"/>
          <w:rFonts w:hint="cs"/>
          <w:spacing w:val="0"/>
          <w:rtl/>
        </w:rPr>
        <w:t>ונטמאה</w:t>
      </w:r>
      <w:r w:rsidR="00B93B58" w:rsidRPr="00A05484">
        <w:rPr>
          <w:rStyle w:val="affff8"/>
          <w:spacing w:val="0"/>
          <w:rtl/>
        </w:rPr>
        <w:t>,</w:t>
      </w:r>
      <w:r w:rsidR="00B93B58" w:rsidRPr="00A05484">
        <w:rPr>
          <w:spacing w:val="0"/>
          <w:rtl/>
        </w:rPr>
        <w:t xml:space="preserve"> </w:t>
      </w:r>
    </w:p>
    <w:p w14:paraId="39D7C2E6" w14:textId="64D52B4C" w:rsidR="00B93B58" w:rsidRPr="00A05484" w:rsidRDefault="008B3D76" w:rsidP="008B3D76">
      <w:pPr>
        <w:pStyle w:val="afff5"/>
        <w:rPr>
          <w:spacing w:val="2"/>
          <w:rtl/>
        </w:rPr>
      </w:pPr>
      <w:r w:rsidRPr="00A05484">
        <w:rPr>
          <w:rStyle w:val="TanaimMishna"/>
          <w:rFonts w:hint="cs"/>
          <w:spacing w:val="2"/>
          <w:rtl/>
          <w:rPrChange w:id="20128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רי''ה</w:t>
      </w:r>
      <w:r w:rsidR="00B93B58" w:rsidRPr="00A05484">
        <w:rPr>
          <w:rStyle w:val="TanaimMishna"/>
          <w:spacing w:val="2"/>
          <w:rtl/>
          <w:rPrChange w:id="20129" w:author="קלוד" w:date="2026-10-06T10:10:25Z">
            <w:rPr>
              <w:rStyle w:val="affffc"/>
              <w:spacing w:val="2"/>
              <w:rtl/>
            </w:rPr>
          </w:rPrChange>
        </w:rPr>
        <w:t xml:space="preserve">: </w:t>
      </w:r>
      <w:r w:rsidRPr="00A05484">
        <w:rPr>
          <w:rStyle w:val="TanaimMishna"/>
          <w:rFonts w:hint="cs"/>
          <w:spacing w:val="2"/>
          <w:rtl/>
          <w:rPrChange w:id="20130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מ</w:t>
      </w:r>
      <w:r w:rsidR="00B93B58" w:rsidRPr="00A05484">
        <w:rPr>
          <w:rStyle w:val="TanaimMishna"/>
          <w:rFonts w:hint="cs"/>
          <w:spacing w:val="2"/>
          <w:rtl/>
          <w:rPrChange w:id="20131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זכריה</w:t>
      </w:r>
      <w:r w:rsidR="00B93B58" w:rsidRPr="00A05484">
        <w:rPr>
          <w:rStyle w:val="TanaimMishna"/>
          <w:spacing w:val="2"/>
          <w:rtl/>
          <w:rPrChange w:id="20132" w:author="קלוד" w:date="2026-10-06T10:10:25Z">
            <w:rPr>
              <w:rStyle w:val="affffc"/>
              <w:spacing w:val="2"/>
              <w:rtl/>
            </w:rPr>
          </w:rPrChange>
        </w:rPr>
        <w:t xml:space="preserve"> </w:t>
      </w:r>
      <w:r w:rsidR="00B93B58" w:rsidRPr="00A05484">
        <w:rPr>
          <w:rStyle w:val="TanaimMishna"/>
          <w:rFonts w:hint="cs"/>
          <w:spacing w:val="2"/>
          <w:rtl/>
          <w:rPrChange w:id="20133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בן</w:t>
      </w:r>
      <w:r w:rsidR="00B93B58" w:rsidRPr="00A05484">
        <w:rPr>
          <w:rStyle w:val="TanaimMishna"/>
          <w:spacing w:val="2"/>
          <w:rtl/>
          <w:rPrChange w:id="20134" w:author="קלוד" w:date="2026-10-06T10:10:25Z">
            <w:rPr>
              <w:rStyle w:val="affffc"/>
              <w:spacing w:val="2"/>
              <w:rtl/>
            </w:rPr>
          </w:rPrChange>
        </w:rPr>
        <w:t xml:space="preserve"> </w:t>
      </w:r>
      <w:r w:rsidR="00B93B58" w:rsidRPr="00A05484">
        <w:rPr>
          <w:rStyle w:val="TanaimMishna"/>
          <w:rFonts w:hint="cs"/>
          <w:spacing w:val="2"/>
          <w:rtl/>
          <w:rPrChange w:id="20135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הקצב</w:t>
      </w:r>
      <w:r w:rsidRPr="00A05484">
        <w:rPr>
          <w:rStyle w:val="TanaimMishna"/>
          <w:rFonts w:hint="cs"/>
          <w:spacing w:val="2"/>
          <w:rtl/>
          <w:rPrChange w:id="20136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 xml:space="preserve"> מ</w:t>
      </w:r>
      <w:r w:rsidR="00B93B58" w:rsidRPr="00A05484">
        <w:rPr>
          <w:rStyle w:val="TanaimMishna"/>
          <w:rFonts w:hint="cs"/>
          <w:spacing w:val="2"/>
          <w:rtl/>
          <w:rPrChange w:id="20137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רבי</w:t>
      </w:r>
      <w:r w:rsidRPr="00A05484">
        <w:rPr>
          <w:rStyle w:val="TanaimMishna"/>
          <w:rFonts w:hint="cs"/>
          <w:spacing w:val="2"/>
          <w:rtl/>
          <w:rPrChange w:id="20138" w:author="קלוד" w:date="2026-10-06T10:10:25Z">
            <w:rPr>
              <w:rStyle w:val="affffc"/>
              <w:rFonts w:hint="cs"/>
              <w:spacing w:val="2"/>
              <w:rtl/>
            </w:rPr>
          </w:rPrChange>
        </w:rPr>
        <w:t>:</w:t>
      </w:r>
      <w:r w:rsidR="00B93B58" w:rsidRPr="00A05484">
        <w:rPr>
          <w:spacing w:val="2"/>
          <w:rtl/>
        </w:rPr>
        <w:t xml:space="preserve"> </w:t>
      </w:r>
      <w:r w:rsidR="00B93B58" w:rsidRPr="00A05484">
        <w:rPr>
          <w:rStyle w:val="affff8"/>
          <w:rFonts w:hint="cs"/>
          <w:spacing w:val="2"/>
          <w:rtl/>
        </w:rPr>
        <w:t>נטמאה</w:t>
      </w:r>
      <w:r w:rsidR="00B93B58" w:rsidRPr="00A05484">
        <w:rPr>
          <w:rStyle w:val="affff8"/>
          <w:spacing w:val="2"/>
          <w:rtl/>
        </w:rPr>
        <w:t xml:space="preserve"> </w:t>
      </w:r>
      <w:r w:rsidR="00B93B58" w:rsidRPr="00A05484">
        <w:rPr>
          <w:rStyle w:val="affff8"/>
          <w:rFonts w:hint="cs"/>
          <w:spacing w:val="2"/>
          <w:rtl/>
        </w:rPr>
        <w:t>ונטמאה</w:t>
      </w:r>
      <w:r w:rsidR="00B93B58" w:rsidRPr="00A05484">
        <w:rPr>
          <w:spacing w:val="2"/>
          <w:rtl/>
        </w:rPr>
        <w:t xml:space="preserve">, </w:t>
      </w:r>
      <w:r w:rsidR="00B93B58" w:rsidRPr="00A05484">
        <w:rPr>
          <w:rFonts w:hint="cs"/>
          <w:spacing w:val="2"/>
          <w:rtl/>
        </w:rPr>
        <w:t>אחד</w:t>
      </w:r>
      <w:r w:rsidR="00B93B58" w:rsidRPr="00A05484">
        <w:rPr>
          <w:spacing w:val="2"/>
          <w:rtl/>
        </w:rPr>
        <w:t xml:space="preserve"> </w:t>
      </w:r>
      <w:r w:rsidR="00B93B58" w:rsidRPr="00A05484">
        <w:rPr>
          <w:rFonts w:hint="cs"/>
          <w:spacing w:val="2"/>
          <w:rtl/>
        </w:rPr>
        <w:t>לבעל</w:t>
      </w:r>
      <w:r w:rsidR="00B93B58" w:rsidRPr="00A05484">
        <w:rPr>
          <w:spacing w:val="2"/>
          <w:rtl/>
        </w:rPr>
        <w:t xml:space="preserve"> </w:t>
      </w:r>
      <w:r w:rsidR="00B93B58" w:rsidRPr="00A05484">
        <w:rPr>
          <w:rFonts w:hint="cs"/>
          <w:spacing w:val="2"/>
          <w:rtl/>
        </w:rPr>
        <w:t>ואחד</w:t>
      </w:r>
      <w:r w:rsidR="00B93B58" w:rsidRPr="00A05484">
        <w:rPr>
          <w:spacing w:val="2"/>
          <w:rtl/>
        </w:rPr>
        <w:t xml:space="preserve"> </w:t>
      </w:r>
      <w:r w:rsidR="00B93B58" w:rsidRPr="00A05484">
        <w:rPr>
          <w:rFonts w:hint="cs"/>
          <w:spacing w:val="2"/>
          <w:rtl/>
        </w:rPr>
        <w:t>לבועל</w:t>
      </w:r>
      <w:r w:rsidR="00B93B58" w:rsidRPr="00A05484">
        <w:rPr>
          <w:spacing w:val="2"/>
          <w:rtl/>
        </w:rPr>
        <w:t>.</w:t>
      </w:r>
    </w:p>
    <w:p w14:paraId="255CC15B" w14:textId="77777777" w:rsidR="00B93B58" w:rsidRPr="006F178A" w:rsidRDefault="00B93B58" w:rsidP="00B93B58">
      <w:pPr>
        <w:pStyle w:val="afff5"/>
        <w:rPr>
          <w:rtl/>
        </w:rPr>
      </w:pPr>
    </w:p>
    <w:p w14:paraId="107B4FEA" w14:textId="4CF3F33E" w:rsidR="00116C32" w:rsidRDefault="00B93B58" w:rsidP="008B3D76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139" w:author="קלוד" w:date="2026-10-06T10:10:25Z">
            <w:rPr>
              <w:rStyle w:val="affffc"/>
              <w:rFonts w:hint="cs"/>
              <w:rtl/>
            </w:rPr>
          </w:rPrChange>
        </w:rPr>
        <w:t>בו</w:t>
      </w:r>
      <w:r w:rsidRPr="008B3D76">
        <w:rPr>
          <w:rStyle w:val="TanaimMishna"/>
          <w:rtl/>
          <w:rPrChange w:id="20140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41" w:author="קלוד" w:date="2026-10-06T10:10:25Z">
            <w:rPr>
              <w:rStyle w:val="affffc"/>
              <w:rFonts w:hint="cs"/>
              <w:rtl/>
            </w:rPr>
          </w:rPrChange>
        </w:rPr>
        <w:t>ביום</w:t>
      </w:r>
      <w:r w:rsidRPr="008B3D76">
        <w:rPr>
          <w:rStyle w:val="TanaimMishna"/>
          <w:rtl/>
          <w:rPrChange w:id="20142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43" w:author="קלוד" w:date="2026-10-06T10:10:25Z">
            <w:rPr>
              <w:rStyle w:val="affffc"/>
              <w:rFonts w:hint="cs"/>
              <w:rtl/>
            </w:rPr>
          </w:rPrChange>
        </w:rPr>
        <w:t>דרש</w:t>
      </w:r>
      <w:r w:rsidRPr="008B3D76">
        <w:rPr>
          <w:rStyle w:val="TanaimMishna"/>
          <w:rtl/>
          <w:rPrChange w:id="2014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45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>
        <w:rPr>
          <w:rStyle w:val="TanaimMishna"/>
          <w:rFonts w:hint="cs"/>
          <w:rtl/>
          <w:rPrChange w:id="20146" w:author="קלוד" w:date="2026-10-06T10:10:25Z">
            <w:rPr>
              <w:rStyle w:val="affffc"/>
              <w:rFonts w:hint="cs"/>
              <w:rtl/>
            </w:rPr>
          </w:rPrChange>
        </w:rPr>
        <w:t>"ע</w:t>
      </w:r>
      <w:r w:rsidRPr="008B3D76">
        <w:rPr>
          <w:rStyle w:val="TanaimMishna"/>
          <w:rtl/>
          <w:rPrChange w:id="20147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8B3D76">
        <w:rPr>
          <w:rStyle w:val="affff8"/>
          <w:rFonts w:hint="cs"/>
          <w:rtl/>
        </w:rPr>
        <w:t>כל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אשר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בתוכו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b/>
          <w:bCs/>
          <w:rtl/>
        </w:rPr>
        <w:t>יטמא'</w:t>
      </w:r>
      <w:r w:rsidRPr="008B3D76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B15076">
        <w:rPr>
          <w:rtl/>
        </w:rPr>
        <w:t xml:space="preserve">- </w:t>
      </w:r>
      <w:r w:rsidRPr="00B15076">
        <w:rPr>
          <w:rFonts w:hint="cs"/>
          <w:rtl/>
        </w:rPr>
        <w:t>לטמא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אחרים</w:t>
      </w:r>
      <w:r w:rsidRPr="00B15076">
        <w:rPr>
          <w:rtl/>
        </w:rPr>
        <w:t xml:space="preserve">, </w:t>
      </w:r>
    </w:p>
    <w:p w14:paraId="2E5962D4" w14:textId="392E4D5B" w:rsidR="00B93B58" w:rsidRPr="00B15076" w:rsidRDefault="00116C32" w:rsidP="008B3D76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93B58" w:rsidRPr="00B15076">
        <w:rPr>
          <w:rFonts w:hint="cs"/>
          <w:rtl/>
        </w:rPr>
        <w:t>למד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על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ככר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שני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שמטמא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את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השלישי</w:t>
      </w:r>
      <w:r w:rsidR="00B93B58" w:rsidRPr="00B15076">
        <w:rPr>
          <w:rtl/>
        </w:rPr>
        <w:t>.</w:t>
      </w:r>
    </w:p>
    <w:p w14:paraId="653420D2" w14:textId="0D22329C" w:rsidR="00116C32" w:rsidRDefault="00B93B58" w:rsidP="00B93B58">
      <w:pPr>
        <w:pStyle w:val="afff5"/>
        <w:rPr>
          <w:rStyle w:val="affffc"/>
          <w:rtl/>
        </w:rPr>
      </w:pPr>
      <w:r w:rsidRPr="008B3D76">
        <w:rPr>
          <w:rStyle w:val="TanaimMishna"/>
          <w:rFonts w:hint="cs"/>
          <w:rtl/>
          <w:rPrChange w:id="20148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8B3D76">
        <w:rPr>
          <w:rStyle w:val="TanaimMishna"/>
          <w:rtl/>
          <w:rPrChange w:id="20149" w:author="קלוד" w:date="2026-10-06T10:10:25Z">
            <w:rPr>
              <w:rStyle w:val="affffc"/>
              <w:rtl/>
            </w:rPr>
          </w:rPrChange>
        </w:rPr>
        <w:t>"</w:t>
      </w:r>
      <w:r w:rsidRPr="008B3D76">
        <w:rPr>
          <w:rStyle w:val="TanaimMishna"/>
          <w:rFonts w:hint="cs"/>
          <w:rtl/>
          <w:rPrChange w:id="20150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8B3D76">
        <w:rPr>
          <w:rStyle w:val="TanaimMishna"/>
          <w:rtl/>
          <w:rPrChange w:id="20151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52" w:author="קלוד" w:date="2026-10-06T10:10:25Z">
            <w:rPr>
              <w:rStyle w:val="affffc"/>
              <w:rFonts w:hint="cs"/>
              <w:rtl/>
            </w:rPr>
          </w:rPrChange>
        </w:rPr>
        <w:t>יהושע</w:t>
      </w:r>
      <w:r w:rsidRPr="008B3D76">
        <w:rPr>
          <w:rStyle w:val="TanaimMishna"/>
          <w:rtl/>
          <w:rPrChange w:id="20153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8B3D76">
        <w:rPr>
          <w:rStyle w:val="TanaimMishna"/>
          <w:rFonts w:hint="cs"/>
          <w:rtl/>
          <w:rPrChange w:id="20154" w:author="קלוד" w:date="2026-10-06T10:10:25Z">
            <w:rPr>
              <w:rStyle w:val="affffc"/>
              <w:rFonts w:hint="cs"/>
              <w:rtl/>
            </w:rPr>
          </w:rPrChange>
        </w:rPr>
        <w:t>מי</w:t>
      </w:r>
      <w:r w:rsidRPr="008B3D76">
        <w:rPr>
          <w:rStyle w:val="TanaimMishna"/>
          <w:rtl/>
          <w:rPrChange w:id="20155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56" w:author="קלוד" w:date="2026-10-06T10:10:25Z">
            <w:rPr>
              <w:rStyle w:val="affffc"/>
              <w:rFonts w:hint="cs"/>
              <w:rtl/>
            </w:rPr>
          </w:rPrChange>
        </w:rPr>
        <w:t>יגלה</w:t>
      </w:r>
      <w:r w:rsidRPr="008B3D76">
        <w:rPr>
          <w:rStyle w:val="TanaimMishna"/>
          <w:rtl/>
          <w:rPrChange w:id="20157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58" w:author="קלוד" w:date="2026-10-06T10:10:25Z">
            <w:rPr>
              <w:rStyle w:val="affffc"/>
              <w:rFonts w:hint="cs"/>
              <w:rtl/>
            </w:rPr>
          </w:rPrChange>
        </w:rPr>
        <w:t>עפר</w:t>
      </w:r>
      <w:r w:rsidRPr="008B3D76">
        <w:rPr>
          <w:rStyle w:val="TanaimMishna"/>
          <w:rtl/>
          <w:rPrChange w:id="20159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60" w:author="קלוד" w:date="2026-10-06T10:10:25Z">
            <w:rPr>
              <w:rStyle w:val="affffc"/>
              <w:rFonts w:hint="cs"/>
              <w:rtl/>
            </w:rPr>
          </w:rPrChange>
        </w:rPr>
        <w:t>מעיניך</w:t>
      </w:r>
      <w:r w:rsidRPr="008B3D76">
        <w:rPr>
          <w:rStyle w:val="TanaimMishna"/>
          <w:rtl/>
          <w:rPrChange w:id="20161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62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>
        <w:rPr>
          <w:rStyle w:val="TanaimMishna"/>
          <w:rFonts w:hint="cs"/>
          <w:rtl/>
          <w:rPrChange w:id="20163" w:author="קלוד" w:date="2026-10-06T10:10:25Z">
            <w:rPr>
              <w:rStyle w:val="affffc"/>
              <w:rFonts w:hint="cs"/>
              <w:rtl/>
            </w:rPr>
          </w:rPrChange>
        </w:rPr>
        <w:t>יב''ז שאמר: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לטהר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ככר</w:t>
      </w:r>
      <w:r w:rsidRPr="006F178A">
        <w:rPr>
          <w:rtl/>
        </w:rPr>
        <w:t xml:space="preserve"> </w:t>
      </w:r>
      <w:r w:rsidR="00116C32">
        <w:rPr>
          <w:rtl/>
        </w:rPr>
        <w:br/>
      </w:r>
      <w:r w:rsidR="00116C32">
        <w:rPr>
          <w:rFonts w:hint="cs"/>
          <w:rtl/>
        </w:rPr>
        <w:t xml:space="preserve"> </w:t>
      </w:r>
      <w:r w:rsidR="00116C32">
        <w:rPr>
          <w:rtl/>
        </w:rPr>
        <w:tab/>
      </w:r>
      <w:r w:rsidR="00116C32">
        <w:rPr>
          <w:rtl/>
        </w:rPr>
        <w:tab/>
      </w:r>
      <w:r w:rsidR="00116C32">
        <w:rPr>
          <w:rtl/>
        </w:rPr>
        <w:tab/>
      </w:r>
      <w:r w:rsidR="00116C32">
        <w:rPr>
          <w:rtl/>
        </w:rPr>
        <w:tab/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שטמא</w:t>
      </w:r>
      <w:r w:rsidRPr="006F178A">
        <w:rPr>
          <w:rtl/>
        </w:rPr>
        <w:t xml:space="preserve">, </w:t>
      </w:r>
    </w:p>
    <w:p w14:paraId="3631217A" w14:textId="30FCCA17" w:rsidR="00B93B58" w:rsidRPr="006F178A" w:rsidRDefault="00116C32" w:rsidP="00B93B58">
      <w:pPr>
        <w:pStyle w:val="afff5"/>
        <w:rPr>
          <w:rtl/>
        </w:rPr>
      </w:pPr>
      <w:r>
        <w:rPr>
          <w:rStyle w:val="TanaimMishna"/>
          <w:rFonts w:hint="cs"/>
          <w:rtl/>
          <w:rPrChange w:id="20164" w:author="קלוד" w:date="2026-10-06T10:10:25Z">
            <w:rPr>
              <w:rStyle w:val="affffc"/>
              <w:rFonts w:hint="cs"/>
              <w:rtl/>
            </w:rPr>
          </w:rPrChange>
        </w:rPr>
        <w:t xml:space="preserve"> </w:t>
      </w:r>
      <w:r>
        <w:rPr>
          <w:rStyle w:val="TanaimMishna"/>
          <w:rtl/>
          <w:rPrChange w:id="20165" w:author="קלוד" w:date="2026-10-06T10:10:25Z">
            <w:rPr>
              <w:rStyle w:val="affffc"/>
              <w:rtl/>
            </w:rPr>
          </w:rPrChange>
        </w:rPr>
        <w:tab/>
      </w:r>
      <w:r>
        <w:rPr>
          <w:rStyle w:val="TanaimMishna"/>
          <w:rtl/>
          <w:rPrChange w:id="20166" w:author="קלוד" w:date="2026-10-06T10:10:25Z">
            <w:rPr>
              <w:rStyle w:val="affffc"/>
              <w:rtl/>
            </w:rPr>
          </w:rPrChange>
        </w:rPr>
        <w:tab/>
      </w:r>
      <w:r>
        <w:rPr>
          <w:rStyle w:val="TanaimMishna"/>
          <w:rtl/>
          <w:rPrChange w:id="20167" w:author="קלוד" w:date="2026-10-06T10:10:25Z">
            <w:rPr>
              <w:rStyle w:val="affffc"/>
              <w:rtl/>
            </w:rPr>
          </w:rPrChange>
        </w:rPr>
        <w:tab/>
      </w:r>
      <w:r>
        <w:rPr>
          <w:rStyle w:val="TanaimMishna"/>
          <w:rtl/>
          <w:rPrChange w:id="20168" w:author="קלוד" w:date="2026-10-06T10:10:25Z">
            <w:rPr>
              <w:rStyle w:val="affffc"/>
              <w:rtl/>
            </w:rPr>
          </w:rPrChange>
        </w:rPr>
        <w:tab/>
      </w:r>
      <w:r w:rsidR="00B93B58" w:rsidRPr="008B3D76">
        <w:rPr>
          <w:rStyle w:val="TanaimMishna"/>
          <w:rFonts w:hint="cs"/>
          <w:rtl/>
          <w:rPrChange w:id="20169" w:author="קלוד" w:date="2026-10-06T10:10:25Z">
            <w:rPr>
              <w:rStyle w:val="affffc"/>
              <w:rFonts w:hint="cs"/>
              <w:rtl/>
            </w:rPr>
          </w:rPrChange>
        </w:rPr>
        <w:t>והלא</w:t>
      </w:r>
      <w:r w:rsidR="00B93B58" w:rsidRPr="008B3D76">
        <w:rPr>
          <w:rStyle w:val="TanaimMishna"/>
          <w:rtl/>
          <w:rPrChange w:id="20170" w:author="קלוד" w:date="2026-10-06T10:10:25Z">
            <w:rPr>
              <w:rStyle w:val="affffc"/>
              <w:rtl/>
            </w:rPr>
          </w:rPrChange>
        </w:rPr>
        <w:t xml:space="preserve"> </w:t>
      </w:r>
      <w:r w:rsidR="00B93B58" w:rsidRPr="008B3D76">
        <w:rPr>
          <w:rStyle w:val="TanaimMishna"/>
          <w:rFonts w:hint="cs"/>
          <w:rtl/>
          <w:rPrChange w:id="20171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>
        <w:rPr>
          <w:rStyle w:val="TanaimMishna"/>
          <w:rFonts w:hint="cs"/>
          <w:rtl/>
          <w:rPrChange w:id="20172" w:author="קלוד" w:date="2026-10-06T10:10:25Z">
            <w:rPr>
              <w:rStyle w:val="affffc"/>
              <w:rFonts w:hint="cs"/>
              <w:rtl/>
            </w:rPr>
          </w:rPrChange>
        </w:rPr>
        <w:t>"ע</w:t>
      </w:r>
      <w:r w:rsidR="00B93B58" w:rsidRPr="008B3D76">
        <w:rPr>
          <w:rStyle w:val="TanaimMishna"/>
          <w:rtl/>
          <w:rPrChange w:id="20173" w:author="קלוד" w:date="2026-10-06T10:10:25Z">
            <w:rPr>
              <w:rStyle w:val="affffc"/>
              <w:rtl/>
            </w:rPr>
          </w:rPrChange>
        </w:rPr>
        <w:t xml:space="preserve"> </w:t>
      </w:r>
      <w:r w:rsidR="00B93B58" w:rsidRPr="008B3D76">
        <w:rPr>
          <w:rStyle w:val="TanaimMishna"/>
          <w:rFonts w:hint="cs"/>
          <w:rtl/>
          <w:rPrChange w:id="20174" w:author="קלוד" w:date="2026-10-06T10:10:25Z">
            <w:rPr>
              <w:rStyle w:val="affffc"/>
              <w:rFonts w:hint="cs"/>
              <w:rtl/>
            </w:rPr>
          </w:rPrChange>
        </w:rPr>
        <w:t>תלמידך</w:t>
      </w:r>
      <w:r w:rsidR="00B93B58" w:rsidRPr="008B3D76">
        <w:rPr>
          <w:rStyle w:val="TanaimMishna"/>
          <w:rtl/>
          <w:rPrChange w:id="20175" w:author="קלוד" w:date="2026-10-06T10:10:25Z">
            <w:rPr>
              <w:rStyle w:val="affffc"/>
              <w:rtl/>
            </w:rPr>
          </w:rPrChange>
        </w:rPr>
        <w:t xml:space="preserve"> </w:t>
      </w:r>
      <w:r>
        <w:rPr>
          <w:rFonts w:hint="cs"/>
          <w:spacing w:val="0"/>
          <w:rtl/>
        </w:rPr>
        <w:t>מ</w:t>
      </w:r>
      <w:r w:rsidR="00B93B58" w:rsidRPr="00D454EC">
        <w:rPr>
          <w:rFonts w:hint="cs"/>
          <w:spacing w:val="0"/>
          <w:rtl/>
        </w:rPr>
        <w:t>ביא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לו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מקרא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מהתורה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שטמא</w:t>
      </w:r>
      <w:r w:rsidR="00B93B58" w:rsidRPr="00D454EC">
        <w:rPr>
          <w:spacing w:val="0"/>
          <w:rtl/>
        </w:rPr>
        <w:t>,</w:t>
      </w:r>
    </w:p>
    <w:p w14:paraId="15DE2395" w14:textId="77777777" w:rsidR="00B93B58" w:rsidRPr="006F178A" w:rsidRDefault="00B93B58" w:rsidP="00B93B58">
      <w:pPr>
        <w:pStyle w:val="afff5"/>
        <w:rPr>
          <w:rtl/>
        </w:rPr>
      </w:pPr>
    </w:p>
    <w:p w14:paraId="59E83389" w14:textId="6E556D58" w:rsidR="008B3D76" w:rsidRPr="008B3D76" w:rsidRDefault="00B93B58" w:rsidP="00B93B58">
      <w:pPr>
        <w:pStyle w:val="afff5"/>
        <w:rPr>
          <w:spacing w:val="0"/>
          <w:rtl/>
        </w:rPr>
      </w:pPr>
      <w:r w:rsidRPr="008B3D76">
        <w:rPr>
          <w:rStyle w:val="TanaimMishna"/>
          <w:rFonts w:hint="cs"/>
          <w:spacing w:val="0"/>
          <w:rtl/>
          <w:rPrChange w:id="20176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בו</w:t>
      </w:r>
      <w:r w:rsidRPr="008B3D76">
        <w:rPr>
          <w:rStyle w:val="TanaimMishna"/>
          <w:spacing w:val="0"/>
          <w:rtl/>
          <w:rPrChange w:id="20177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spacing w:val="0"/>
          <w:rtl/>
          <w:rPrChange w:id="20178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ביום</w:t>
      </w:r>
      <w:r w:rsidRPr="008B3D76">
        <w:rPr>
          <w:rStyle w:val="TanaimMishna"/>
          <w:spacing w:val="0"/>
          <w:rtl/>
          <w:rPrChange w:id="20179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spacing w:val="0"/>
          <w:rtl/>
          <w:rPrChange w:id="20180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דרש</w:t>
      </w:r>
      <w:r w:rsidRPr="008B3D76">
        <w:rPr>
          <w:rStyle w:val="TanaimMishna"/>
          <w:spacing w:val="0"/>
          <w:rtl/>
          <w:rPrChange w:id="20181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spacing w:val="0"/>
          <w:rtl/>
          <w:rPrChange w:id="20182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ר</w:t>
      </w:r>
      <w:r w:rsidRPr="008B3D76">
        <w:rPr>
          <w:rStyle w:val="TanaimMishna"/>
          <w:spacing w:val="0"/>
          <w:rtl/>
          <w:rPrChange w:id="20183" w:author="קלוד" w:date="2026-10-06T10:10:25Z">
            <w:rPr>
              <w:rStyle w:val="affffc"/>
              <w:spacing w:val="0"/>
              <w:rtl/>
            </w:rPr>
          </w:rPrChange>
        </w:rPr>
        <w:t>'</w:t>
      </w:r>
      <w:r w:rsidR="008B3D76" w:rsidRPr="008B3D76">
        <w:rPr>
          <w:rStyle w:val="TanaimMishna"/>
          <w:rFonts w:hint="cs"/>
          <w:spacing w:val="0"/>
          <w:rtl/>
          <w:rPrChange w:id="20184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'ע:</w:t>
      </w:r>
      <w:r w:rsidRPr="008B3D76">
        <w:rPr>
          <w:rStyle w:val="TanaimMishna"/>
          <w:spacing w:val="0"/>
          <w:rtl/>
          <w:rPrChange w:id="20185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8B3D76">
        <w:rPr>
          <w:rStyle w:val="affff8"/>
          <w:rFonts w:hint="cs"/>
          <w:spacing w:val="0"/>
          <w:rtl/>
        </w:rPr>
        <w:t>ומדותם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מחוץ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לעיר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את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פאת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קדמה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b/>
          <w:bCs/>
          <w:spacing w:val="0"/>
          <w:rtl/>
        </w:rPr>
        <w:t>אלפים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באמה</w:t>
      </w:r>
      <w:r w:rsidRPr="008B3D76">
        <w:rPr>
          <w:rStyle w:val="affff8"/>
          <w:spacing w:val="0"/>
          <w:rtl/>
        </w:rPr>
        <w:t>,</w:t>
      </w:r>
      <w:r w:rsidRPr="008B3D76">
        <w:rPr>
          <w:spacing w:val="0"/>
          <w:rtl/>
        </w:rPr>
        <w:t xml:space="preserve"> </w:t>
      </w:r>
    </w:p>
    <w:p w14:paraId="3D5C029D" w14:textId="77777777" w:rsidR="008B3D76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186" w:author="קלוד" w:date="2026-10-06T10:10:25Z">
            <w:rPr>
              <w:rStyle w:val="affffc"/>
              <w:rFonts w:hint="cs"/>
              <w:rtl/>
            </w:rPr>
          </w:rPrChange>
        </w:rPr>
        <w:t>ומקרא</w:t>
      </w:r>
      <w:r w:rsidRPr="008B3D76">
        <w:rPr>
          <w:rStyle w:val="TanaimMishna"/>
          <w:rtl/>
          <w:rPrChange w:id="20187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88" w:author="קלוד" w:date="2026-10-06T10:10:25Z">
            <w:rPr>
              <w:rStyle w:val="affffc"/>
              <w:rFonts w:hint="cs"/>
              <w:rtl/>
            </w:rPr>
          </w:rPrChange>
        </w:rPr>
        <w:t>אחר</w:t>
      </w:r>
      <w:r w:rsidRPr="008B3D76">
        <w:rPr>
          <w:rStyle w:val="TanaimMishna"/>
          <w:rtl/>
          <w:rPrChange w:id="20189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190" w:author="קלוד" w:date="2026-10-06T10:10:25Z">
            <w:rPr>
              <w:rStyle w:val="affffc"/>
              <w:rFonts w:hint="cs"/>
              <w:rtl/>
            </w:rPr>
          </w:rPrChange>
        </w:rPr>
        <w:t>אמר</w:t>
      </w:r>
      <w:r w:rsidRPr="008B3D76">
        <w:rPr>
          <w:rStyle w:val="TanaimMishna"/>
          <w:rtl/>
          <w:rPrChange w:id="20191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8B3D76">
        <w:rPr>
          <w:rStyle w:val="affff8"/>
          <w:rFonts w:hint="cs"/>
          <w:rtl/>
        </w:rPr>
        <w:t>'מקיר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העיר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וחוצה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b/>
          <w:bCs/>
          <w:rtl/>
        </w:rPr>
        <w:t>אלף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אמה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סביב'</w:t>
      </w:r>
      <w:r w:rsidRPr="006F178A">
        <w:rPr>
          <w:rtl/>
        </w:rPr>
        <w:t xml:space="preserve">, </w:t>
      </w:r>
    </w:p>
    <w:p w14:paraId="0607D1F1" w14:textId="36968B81" w:rsidR="00B93B58" w:rsidRPr="006F178A" w:rsidRDefault="00116C32" w:rsidP="00B93B58">
      <w:pPr>
        <w:pStyle w:val="afff5"/>
        <w:rPr>
          <w:rtl/>
        </w:rPr>
      </w:pPr>
      <w:r>
        <w:rPr>
          <w:rStyle w:val="TanaimMishna"/>
          <w:rFonts w:hint="cs"/>
          <w:rtl/>
          <w:rPrChange w:id="20192" w:author="קלוד" w:date="2026-10-06T10:10:25Z">
            <w:rPr>
              <w:rStyle w:val="affffc"/>
              <w:rFonts w:hint="cs"/>
              <w:rtl/>
            </w:rPr>
          </w:rPrChange>
        </w:rPr>
        <w:t xml:space="preserve"> </w:t>
      </w:r>
      <w:r>
        <w:rPr>
          <w:rStyle w:val="TanaimMishna"/>
          <w:rtl/>
          <w:rPrChange w:id="20193" w:author="קלוד" w:date="2026-10-06T10:10:25Z">
            <w:rPr>
              <w:rStyle w:val="affffc"/>
              <w:rtl/>
            </w:rPr>
          </w:rPrChange>
        </w:rPr>
        <w:tab/>
      </w:r>
      <w:r w:rsidR="00B93B58" w:rsidRPr="008B3D76">
        <w:rPr>
          <w:rStyle w:val="TanaimMishna"/>
          <w:rFonts w:hint="cs"/>
          <w:rtl/>
          <w:rPrChange w:id="20194" w:author="קלוד" w:date="2026-10-06T10:10:25Z">
            <w:rPr>
              <w:rStyle w:val="affffc"/>
              <w:rFonts w:hint="cs"/>
              <w:rtl/>
            </w:rPr>
          </w:rPrChange>
        </w:rPr>
        <w:t>הא</w:t>
      </w:r>
      <w:r w:rsidR="00B93B58" w:rsidRPr="008B3D76">
        <w:rPr>
          <w:rStyle w:val="TanaimMishna"/>
          <w:rtl/>
          <w:rPrChange w:id="20195" w:author="קלוד" w:date="2026-10-06T10:10:25Z">
            <w:rPr>
              <w:rStyle w:val="affffc"/>
              <w:rtl/>
            </w:rPr>
          </w:rPrChange>
        </w:rPr>
        <w:t xml:space="preserve"> </w:t>
      </w:r>
      <w:r w:rsidR="00B93B58" w:rsidRPr="008B3D76">
        <w:rPr>
          <w:rStyle w:val="TanaimMishna"/>
          <w:rFonts w:hint="cs"/>
          <w:rtl/>
          <w:rPrChange w:id="20196" w:author="קלוד" w:date="2026-10-06T10:10:25Z">
            <w:rPr>
              <w:rStyle w:val="affffc"/>
              <w:rFonts w:hint="cs"/>
              <w:rtl/>
            </w:rPr>
          </w:rPrChange>
        </w:rPr>
        <w:t>כיצד</w:t>
      </w:r>
      <w:r w:rsidR="00B93B58" w:rsidRPr="008B3D76">
        <w:rPr>
          <w:rStyle w:val="TanaimMishna"/>
          <w:rtl/>
          <w:rPrChange w:id="20197" w:author="קלוד" w:date="2026-10-06T10:10:25Z">
            <w:rPr>
              <w:rStyle w:val="affffc"/>
              <w:rtl/>
            </w:rPr>
          </w:rPrChange>
        </w:rPr>
        <w:t xml:space="preserve">? </w:t>
      </w:r>
      <w:r w:rsidR="00B93B58" w:rsidRPr="006F178A">
        <w:rPr>
          <w:rFonts w:hint="cs"/>
          <w:rtl/>
        </w:rPr>
        <w:t>אלף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מגרש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ואלפים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תחום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השבת</w:t>
      </w:r>
      <w:r w:rsidR="00B93B58" w:rsidRPr="006F178A">
        <w:rPr>
          <w:rtl/>
        </w:rPr>
        <w:t>;</w:t>
      </w:r>
    </w:p>
    <w:p w14:paraId="750DB09D" w14:textId="0DE3709D" w:rsidR="00B93B58" w:rsidRPr="008B3D76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198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 w:rsidRPr="008B3D76">
        <w:rPr>
          <w:rStyle w:val="TanaimMishna"/>
          <w:rFonts w:hint="cs"/>
          <w:rtl/>
          <w:rPrChange w:id="20199" w:author="קלוד" w:date="2026-10-06T10:10:25Z">
            <w:rPr>
              <w:rStyle w:val="affffc"/>
              <w:rFonts w:hint="cs"/>
              <w:rtl/>
            </w:rPr>
          </w:rPrChange>
        </w:rPr>
        <w:t>"א בריה''ג:</w:t>
      </w:r>
      <w:r w:rsidRPr="00D454EC">
        <w:rPr>
          <w:spacing w:val="0"/>
          <w:rtl/>
        </w:rPr>
        <w:t xml:space="preserve"> </w:t>
      </w:r>
      <w:r w:rsidR="00116C32">
        <w:rPr>
          <w:spacing w:val="0"/>
          <w:rtl/>
        </w:rPr>
        <w:tab/>
      </w:r>
      <w:r w:rsidRPr="008B3D76">
        <w:rPr>
          <w:rFonts w:hint="cs"/>
          <w:rtl/>
        </w:rPr>
        <w:t>אלף</w:t>
      </w:r>
      <w:r w:rsidRPr="008B3D76">
        <w:rPr>
          <w:rtl/>
        </w:rPr>
        <w:t xml:space="preserve"> </w:t>
      </w:r>
      <w:r w:rsidRPr="008B3D76">
        <w:rPr>
          <w:rFonts w:hint="cs"/>
          <w:rtl/>
        </w:rPr>
        <w:t>אמה</w:t>
      </w:r>
      <w:r w:rsidRPr="008B3D76">
        <w:rPr>
          <w:rtl/>
        </w:rPr>
        <w:t xml:space="preserve"> </w:t>
      </w:r>
      <w:r w:rsidRPr="008B3D76">
        <w:rPr>
          <w:rFonts w:hint="cs"/>
          <w:rtl/>
        </w:rPr>
        <w:t>מגרש</w:t>
      </w:r>
      <w:r w:rsidRPr="008B3D76">
        <w:rPr>
          <w:rtl/>
        </w:rPr>
        <w:t xml:space="preserve">, </w:t>
      </w:r>
      <w:r w:rsidRPr="008B3D76">
        <w:rPr>
          <w:rFonts w:hint="cs"/>
          <w:rtl/>
        </w:rPr>
        <w:t>ואלפים</w:t>
      </w:r>
      <w:r w:rsidRPr="008B3D76">
        <w:rPr>
          <w:rtl/>
        </w:rPr>
        <w:t xml:space="preserve"> </w:t>
      </w:r>
      <w:r w:rsidRPr="008B3D76">
        <w:rPr>
          <w:rFonts w:hint="cs"/>
          <w:rtl/>
        </w:rPr>
        <w:t>אמה</w:t>
      </w:r>
      <w:r w:rsidRPr="008B3D76">
        <w:rPr>
          <w:rtl/>
        </w:rPr>
        <w:t xml:space="preserve"> </w:t>
      </w:r>
      <w:r w:rsidRPr="008B3D76">
        <w:rPr>
          <w:rFonts w:hint="cs"/>
          <w:rtl/>
        </w:rPr>
        <w:t>שדות</w:t>
      </w:r>
      <w:r w:rsidRPr="008B3D76">
        <w:rPr>
          <w:rtl/>
        </w:rPr>
        <w:t xml:space="preserve"> </w:t>
      </w:r>
      <w:r w:rsidRPr="008B3D76">
        <w:rPr>
          <w:rFonts w:hint="cs"/>
          <w:rtl/>
        </w:rPr>
        <w:t>וכרמים</w:t>
      </w:r>
      <w:r w:rsidRPr="008B3D76">
        <w:rPr>
          <w:rtl/>
        </w:rPr>
        <w:t>.</w:t>
      </w:r>
    </w:p>
    <w:p w14:paraId="293D5B5E" w14:textId="77777777" w:rsidR="00B93B58" w:rsidRPr="006F178A" w:rsidRDefault="00B93B58" w:rsidP="00B93B58">
      <w:pPr>
        <w:pStyle w:val="afff5"/>
        <w:rPr>
          <w:rtl/>
        </w:rPr>
      </w:pPr>
    </w:p>
    <w:p w14:paraId="31E6E104" w14:textId="6312DB5B" w:rsidR="00B93B58" w:rsidRPr="006F178A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200" w:author="קלוד" w:date="2026-10-06T10:10:25Z">
            <w:rPr>
              <w:rStyle w:val="affffc"/>
              <w:rFonts w:hint="cs"/>
              <w:rtl/>
            </w:rPr>
          </w:rPrChange>
        </w:rPr>
        <w:t>בו</w:t>
      </w:r>
      <w:r w:rsidRPr="008B3D76">
        <w:rPr>
          <w:rStyle w:val="TanaimMishna"/>
          <w:rtl/>
          <w:rPrChange w:id="20201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02" w:author="קלוד" w:date="2026-10-06T10:10:25Z">
            <w:rPr>
              <w:rStyle w:val="affffc"/>
              <w:rFonts w:hint="cs"/>
              <w:rtl/>
            </w:rPr>
          </w:rPrChange>
        </w:rPr>
        <w:t>ביום</w:t>
      </w:r>
      <w:r w:rsidRPr="008B3D76">
        <w:rPr>
          <w:rStyle w:val="TanaimMishna"/>
          <w:rtl/>
          <w:rPrChange w:id="20203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04" w:author="קלוד" w:date="2026-10-06T10:10:25Z">
            <w:rPr>
              <w:rStyle w:val="affffc"/>
              <w:rFonts w:hint="cs"/>
              <w:rtl/>
            </w:rPr>
          </w:rPrChange>
        </w:rPr>
        <w:t>דרש</w:t>
      </w:r>
      <w:r w:rsidRPr="008B3D76">
        <w:rPr>
          <w:rStyle w:val="TanaimMishna"/>
          <w:rtl/>
          <w:rPrChange w:id="20205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06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>
        <w:rPr>
          <w:rStyle w:val="TanaimMishna"/>
          <w:rFonts w:hint="cs"/>
          <w:rtl/>
          <w:rPrChange w:id="20207" w:author="קלוד" w:date="2026-10-06T10:10:25Z">
            <w:rPr>
              <w:rStyle w:val="affffc"/>
              <w:rFonts w:hint="cs"/>
              <w:rtl/>
            </w:rPr>
          </w:rPrChange>
        </w:rPr>
        <w:t>"ע</w:t>
      </w:r>
      <w:r w:rsidRPr="008B3D76">
        <w:rPr>
          <w:rStyle w:val="TanaimMishna"/>
          <w:rtl/>
          <w:rPrChange w:id="20208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8B3D76">
        <w:rPr>
          <w:rStyle w:val="affff8"/>
          <w:rFonts w:hint="cs"/>
          <w:rtl/>
        </w:rPr>
        <w:t>אז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ישיר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משה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ובני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ישראל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את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השירה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הזאת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לה</w:t>
      </w:r>
      <w:r w:rsidRPr="008B3D76">
        <w:rPr>
          <w:rStyle w:val="affff8"/>
          <w:rtl/>
        </w:rPr>
        <w:t xml:space="preserve">' </w:t>
      </w:r>
      <w:r w:rsidRPr="008B3D76">
        <w:rPr>
          <w:rStyle w:val="affff8"/>
          <w:rFonts w:hint="cs"/>
          <w:rtl/>
        </w:rPr>
        <w:t>ויאמרו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b/>
          <w:bCs/>
          <w:rtl/>
        </w:rPr>
        <w:t>לאמר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כקוראין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הלל,</w:t>
      </w:r>
      <w:r w:rsidRPr="006F178A">
        <w:rPr>
          <w:rtl/>
        </w:rPr>
        <w:t xml:space="preserve">  </w:t>
      </w:r>
    </w:p>
    <w:p w14:paraId="01533551" w14:textId="0CB9C498" w:rsidR="00B93B58" w:rsidRPr="006F178A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209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8B3D76">
        <w:rPr>
          <w:rStyle w:val="TanaimMishna"/>
          <w:rtl/>
          <w:rPrChange w:id="20210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11" w:author="קלוד" w:date="2026-10-06T10:10:25Z">
            <w:rPr>
              <w:rStyle w:val="affffc"/>
              <w:rFonts w:hint="cs"/>
              <w:rtl/>
            </w:rPr>
          </w:rPrChange>
        </w:rPr>
        <w:t>נחמיה</w:t>
      </w:r>
      <w:r w:rsidR="008B3D76">
        <w:rPr>
          <w:rStyle w:val="TanaimMishna"/>
          <w:rFonts w:hint="cs"/>
          <w:rtl/>
          <w:rPrChange w:id="20212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כקורין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כקורין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</w:t>
      </w:r>
      <w:r w:rsidRPr="006F178A">
        <w:rPr>
          <w:rtl/>
        </w:rPr>
        <w:t>.</w:t>
      </w:r>
    </w:p>
    <w:p w14:paraId="70311640" w14:textId="77777777" w:rsidR="00B93B58" w:rsidRPr="006F178A" w:rsidRDefault="00B93B58" w:rsidP="00B93B58">
      <w:pPr>
        <w:pStyle w:val="afff5"/>
        <w:rPr>
          <w:rtl/>
        </w:rPr>
      </w:pPr>
    </w:p>
    <w:p w14:paraId="06DD5E93" w14:textId="77777777" w:rsidR="008B3D76" w:rsidRDefault="00B93B58" w:rsidP="00B93B58">
      <w:pPr>
        <w:pStyle w:val="afff5"/>
        <w:rPr>
          <w:rStyle w:val="affffc"/>
          <w:rtl/>
        </w:rPr>
      </w:pPr>
      <w:r w:rsidRPr="008B3D76">
        <w:rPr>
          <w:rStyle w:val="TanaimMishna"/>
          <w:rFonts w:hint="cs"/>
          <w:rtl/>
          <w:rPrChange w:id="20213" w:author="קלוד" w:date="2026-10-06T10:10:25Z">
            <w:rPr>
              <w:rStyle w:val="affffc"/>
              <w:rFonts w:hint="cs"/>
              <w:rtl/>
            </w:rPr>
          </w:rPrChange>
        </w:rPr>
        <w:t>בו</w:t>
      </w:r>
      <w:r w:rsidRPr="008B3D76">
        <w:rPr>
          <w:rStyle w:val="TanaimMishna"/>
          <w:rtl/>
          <w:rPrChange w:id="2021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15" w:author="קלוד" w:date="2026-10-06T10:10:25Z">
            <w:rPr>
              <w:rStyle w:val="affffc"/>
              <w:rFonts w:hint="cs"/>
              <w:rtl/>
            </w:rPr>
          </w:rPrChange>
        </w:rPr>
        <w:t>ביום</w:t>
      </w:r>
      <w:r w:rsidRPr="008B3D76">
        <w:rPr>
          <w:rStyle w:val="TanaimMishna"/>
          <w:rtl/>
          <w:rPrChange w:id="20216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17" w:author="קלוד" w:date="2026-10-06T10:10:25Z">
            <w:rPr>
              <w:rStyle w:val="affffc"/>
              <w:rFonts w:hint="cs"/>
              <w:rtl/>
            </w:rPr>
          </w:rPrChange>
        </w:rPr>
        <w:t>דרש</w:t>
      </w:r>
      <w:r w:rsidRPr="008B3D76">
        <w:rPr>
          <w:rStyle w:val="TanaimMishna"/>
          <w:rtl/>
          <w:rPrChange w:id="20218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19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>
        <w:rPr>
          <w:rStyle w:val="TanaimMishna"/>
          <w:rFonts w:hint="cs"/>
          <w:rtl/>
          <w:rPrChange w:id="20220" w:author="קלוד" w:date="2026-10-06T10:10:25Z">
            <w:rPr>
              <w:rStyle w:val="affffc"/>
              <w:rFonts w:hint="cs"/>
              <w:rtl/>
            </w:rPr>
          </w:rPrChange>
        </w:rPr>
        <w:t>יב''ה</w:t>
      </w:r>
      <w:r w:rsidRPr="008B3D76">
        <w:rPr>
          <w:rStyle w:val="TanaimMishna"/>
          <w:rtl/>
          <w:rPrChange w:id="20221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FC1C11">
        <w:rPr>
          <w:rFonts w:cs="BA TM • Vilna Extra-Bold" w:hint="cs"/>
          <w:rtl/>
        </w:rPr>
        <w:t>מאהבה</w:t>
      </w:r>
      <w:r w:rsidRPr="006F178A">
        <w:rPr>
          <w:rtl/>
        </w:rPr>
        <w:t>,</w:t>
      </w:r>
      <w:r w:rsidRPr="008B3D76">
        <w:rPr>
          <w:rStyle w:val="TanaimMishna"/>
          <w:rtl/>
          <w:rPrChange w:id="20222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23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Pr="008B3D76">
        <w:rPr>
          <w:rStyle w:val="TanaimMishna"/>
          <w:rtl/>
          <w:rPrChange w:id="20224" w:author="קלוד" w:date="2026-10-06T10:10:25Z">
            <w:rPr>
              <w:rStyle w:val="affffc"/>
              <w:rtl/>
            </w:rPr>
          </w:rPrChange>
        </w:rPr>
        <w:t>':</w:t>
      </w:r>
      <w:r w:rsidRPr="008B3D76">
        <w:rPr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הן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יקטלני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לו</w:t>
      </w:r>
      <w:r w:rsidRPr="008B3D76">
        <w:rPr>
          <w:rStyle w:val="affff8"/>
          <w:spacing w:val="0"/>
          <w:rtl/>
        </w:rPr>
        <w:t xml:space="preserve"> </w:t>
      </w:r>
      <w:r w:rsidRPr="008B3D76">
        <w:rPr>
          <w:rStyle w:val="affff8"/>
          <w:rFonts w:hint="cs"/>
          <w:spacing w:val="0"/>
          <w:rtl/>
        </w:rPr>
        <w:t>אייחל</w:t>
      </w:r>
      <w:r w:rsidRPr="008B3D76">
        <w:rPr>
          <w:rStyle w:val="affff8"/>
          <w:spacing w:val="0"/>
          <w:rtl/>
        </w:rPr>
        <w:t xml:space="preserve">, </w:t>
      </w:r>
      <w:r w:rsidRPr="008B3D76">
        <w:rPr>
          <w:rFonts w:hint="cs"/>
          <w:spacing w:val="0"/>
          <w:rtl/>
        </w:rPr>
        <w:t>ועדיין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הדבר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שקול</w:t>
      </w:r>
      <w:r w:rsidRPr="008B3D76">
        <w:rPr>
          <w:spacing w:val="0"/>
          <w:rtl/>
        </w:rPr>
        <w:t xml:space="preserve">, </w:t>
      </w:r>
      <w:r w:rsidRPr="008B3D76">
        <w:rPr>
          <w:rFonts w:hint="cs"/>
          <w:spacing w:val="0"/>
          <w:rtl/>
        </w:rPr>
        <w:t>לו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אני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מצפה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או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איני</w:t>
      </w:r>
      <w:r w:rsidRPr="008B3D76">
        <w:rPr>
          <w:spacing w:val="0"/>
          <w:rtl/>
        </w:rPr>
        <w:t xml:space="preserve"> </w:t>
      </w:r>
      <w:r w:rsidRPr="008B3D76">
        <w:rPr>
          <w:rFonts w:hint="cs"/>
          <w:spacing w:val="0"/>
          <w:rtl/>
        </w:rPr>
        <w:t>מצפה</w:t>
      </w:r>
      <w:r w:rsidRPr="008B3D76">
        <w:rPr>
          <w:spacing w:val="0"/>
          <w:rtl/>
        </w:rPr>
        <w:t xml:space="preserve">? </w:t>
      </w:r>
    </w:p>
    <w:p w14:paraId="262F8D70" w14:textId="166DA19A" w:rsidR="00B93B58" w:rsidRPr="006F178A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225" w:author="קלוד" w:date="2026-10-06T10:10:25Z">
            <w:rPr>
              <w:rStyle w:val="affffc"/>
              <w:rFonts w:hint="cs"/>
              <w:rtl/>
            </w:rPr>
          </w:rPrChange>
        </w:rPr>
        <w:t>ת</w:t>
      </w:r>
      <w:r w:rsidRPr="008B3D76">
        <w:rPr>
          <w:rStyle w:val="TanaimMishna"/>
          <w:rtl/>
          <w:rPrChange w:id="20226" w:author="קלוד" w:date="2026-10-06T10:10:25Z">
            <w:rPr>
              <w:rStyle w:val="affffc"/>
              <w:rtl/>
            </w:rPr>
          </w:rPrChange>
        </w:rPr>
        <w:t>"</w:t>
      </w:r>
      <w:r w:rsidRPr="008B3D76">
        <w:rPr>
          <w:rStyle w:val="TanaimMishna"/>
          <w:rFonts w:hint="cs"/>
          <w:rtl/>
          <w:rPrChange w:id="20227" w:author="קלוד" w:date="2026-10-06T10:10:25Z">
            <w:rPr>
              <w:rStyle w:val="affffc"/>
              <w:rFonts w:hint="cs"/>
              <w:rtl/>
            </w:rPr>
          </w:rPrChange>
        </w:rPr>
        <w:t>ל</w:t>
      </w:r>
      <w:r w:rsidRPr="008B3D76">
        <w:rPr>
          <w:rStyle w:val="TanaimMishna"/>
          <w:rtl/>
          <w:rPrChange w:id="20228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8B3D76">
        <w:rPr>
          <w:rStyle w:val="affff8"/>
          <w:rFonts w:hint="cs"/>
          <w:rtl/>
        </w:rPr>
        <w:t>עד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אגוע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לא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אסיר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תומתי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ממני</w:t>
      </w:r>
      <w:r w:rsidRPr="008B3D76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שמאהבה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עשה</w:t>
      </w:r>
      <w:r w:rsidRPr="006F178A">
        <w:rPr>
          <w:rtl/>
        </w:rPr>
        <w:t>.</w:t>
      </w:r>
    </w:p>
    <w:p w14:paraId="0951CE31" w14:textId="19D80944" w:rsidR="00B93B58" w:rsidRPr="006F178A" w:rsidRDefault="00B93B58" w:rsidP="00B93B58">
      <w:pPr>
        <w:pStyle w:val="afff5"/>
        <w:rPr>
          <w:rtl/>
        </w:rPr>
      </w:pPr>
      <w:r w:rsidRPr="008B3D76">
        <w:rPr>
          <w:rStyle w:val="TanaimMishna"/>
          <w:rFonts w:hint="cs"/>
          <w:rtl/>
          <w:rPrChange w:id="20229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8B3D76">
        <w:rPr>
          <w:rStyle w:val="TanaimMishna"/>
          <w:rtl/>
          <w:rPrChange w:id="20230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31" w:author="קלוד" w:date="2026-10-06T10:10:25Z">
            <w:rPr>
              <w:rStyle w:val="affffc"/>
              <w:rFonts w:hint="cs"/>
              <w:rtl/>
            </w:rPr>
          </w:rPrChange>
        </w:rPr>
        <w:t>יהושע</w:t>
      </w:r>
      <w:r w:rsidRPr="008B3D76">
        <w:rPr>
          <w:rStyle w:val="TanaimMishna"/>
          <w:rtl/>
          <w:rPrChange w:id="20232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8B3D76">
        <w:rPr>
          <w:rStyle w:val="TanaimMishna"/>
          <w:rFonts w:hint="cs"/>
          <w:rtl/>
          <w:rPrChange w:id="20233" w:author="קלוד" w:date="2026-10-06T10:10:25Z">
            <w:rPr>
              <w:rStyle w:val="affffc"/>
              <w:rFonts w:hint="cs"/>
              <w:rtl/>
            </w:rPr>
          </w:rPrChange>
        </w:rPr>
        <w:t>מי</w:t>
      </w:r>
      <w:r w:rsidRPr="008B3D76">
        <w:rPr>
          <w:rStyle w:val="TanaimMishna"/>
          <w:rtl/>
          <w:rPrChange w:id="2023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35" w:author="קלוד" w:date="2026-10-06T10:10:25Z">
            <w:rPr>
              <w:rStyle w:val="affffc"/>
              <w:rFonts w:hint="cs"/>
              <w:rtl/>
            </w:rPr>
          </w:rPrChange>
        </w:rPr>
        <w:t>יגלה</w:t>
      </w:r>
      <w:r w:rsidRPr="008B3D76">
        <w:rPr>
          <w:rStyle w:val="TanaimMishna"/>
          <w:rtl/>
          <w:rPrChange w:id="20236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37" w:author="קלוד" w:date="2026-10-06T10:10:25Z">
            <w:rPr>
              <w:rStyle w:val="affffc"/>
              <w:rFonts w:hint="cs"/>
              <w:rtl/>
            </w:rPr>
          </w:rPrChange>
        </w:rPr>
        <w:t>עפר</w:t>
      </w:r>
      <w:r w:rsidRPr="008B3D76">
        <w:rPr>
          <w:rStyle w:val="TanaimMishna"/>
          <w:rtl/>
          <w:rPrChange w:id="20238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39" w:author="קלוד" w:date="2026-10-06T10:10:25Z">
            <w:rPr>
              <w:rStyle w:val="affffc"/>
              <w:rFonts w:hint="cs"/>
              <w:rtl/>
            </w:rPr>
          </w:rPrChange>
        </w:rPr>
        <w:t>מעיניך</w:t>
      </w:r>
      <w:r w:rsidRPr="008B3D76">
        <w:rPr>
          <w:rStyle w:val="TanaimMishna"/>
          <w:rtl/>
          <w:rPrChange w:id="20240" w:author="קלוד" w:date="2026-10-06T10:10:25Z">
            <w:rPr>
              <w:rStyle w:val="affffc"/>
              <w:rtl/>
            </w:rPr>
          </w:rPrChange>
        </w:rPr>
        <w:t xml:space="preserve"> </w:t>
      </w:r>
      <w:r w:rsidRPr="008B3D76">
        <w:rPr>
          <w:rStyle w:val="TanaimMishna"/>
          <w:rFonts w:hint="cs"/>
          <w:rtl/>
          <w:rPrChange w:id="20241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8B3D76" w:rsidRPr="008B3D76">
        <w:rPr>
          <w:rStyle w:val="TanaimMishna"/>
          <w:rFonts w:hint="cs"/>
          <w:rtl/>
          <w:rPrChange w:id="20242" w:author="קלוד" w:date="2026-10-06T10:10:25Z">
            <w:rPr>
              <w:rStyle w:val="affffc"/>
              <w:rFonts w:hint="cs"/>
              <w:rtl/>
            </w:rPr>
          </w:rPrChange>
        </w:rPr>
        <w:t>יב''ז שדרש כל ימיו</w:t>
      </w:r>
      <w:r w:rsidRPr="008B3D76">
        <w:rPr>
          <w:rStyle w:val="TanaimMishna"/>
          <w:rtl/>
          <w:rPrChange w:id="20243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מיראה</w:t>
      </w:r>
      <w:r w:rsidRPr="006F178A">
        <w:rPr>
          <w:rtl/>
        </w:rPr>
        <w:t xml:space="preserve">, </w:t>
      </w:r>
      <w:r w:rsidR="008B3D76">
        <w:rPr>
          <w:rFonts w:hint="cs"/>
          <w:rtl/>
        </w:rPr>
        <w:t>ד</w:t>
      </w:r>
      <w:r w:rsidRPr="008B3D76">
        <w:rPr>
          <w:rStyle w:val="affff8"/>
          <w:rFonts w:hint="cs"/>
          <w:rtl/>
        </w:rPr>
        <w:t>'איש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תם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וישר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ירא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אלהים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וסר</w:t>
      </w:r>
      <w:r w:rsidRPr="008B3D76">
        <w:rPr>
          <w:rStyle w:val="affff8"/>
          <w:rtl/>
        </w:rPr>
        <w:t xml:space="preserve"> </w:t>
      </w:r>
      <w:r w:rsidRPr="008B3D76">
        <w:rPr>
          <w:rStyle w:val="affff8"/>
          <w:rFonts w:hint="cs"/>
          <w:rtl/>
        </w:rPr>
        <w:t>מרע'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שמאהבה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עשה</w:t>
      </w:r>
      <w:r w:rsidRPr="006F178A">
        <w:rPr>
          <w:rtl/>
        </w:rPr>
        <w:t>.</w:t>
      </w:r>
    </w:p>
    <w:p w14:paraId="504E5C00" w14:textId="23C99032" w:rsidR="00C47448" w:rsidRDefault="00E4644A" w:rsidP="00E4644A">
      <w:pPr>
        <w:pStyle w:val="affff5"/>
        <w:rPr>
          <w:del w:id="90140" w:author="מנוע עיצוב" w:date="2026-10-08T11:01:28Z"/>
        </w:rPr>
      </w:pPr>
      <w:del w:id="90139" w:author="מנוע עיצוב" w:date="2026-10-08T11:01:28Z">
        <w:r>
          <w:rPr>
            <w:rtl/>
          </w:rPr>
          <w:delText xml:space="preserve">****</w:delText>
        </w:r>
      </w:del>
    </w:p>
    <w:p w14:paraId="55EFF455" w14:textId="15433C4C" w:rsidR="00B93B58" w:rsidRPr="006F178A" w:rsidRDefault="00C47448" w:rsidP="005670C9">
      <w:pPr>
        <w:pStyle w:val="afffd"/>
        <w:rPr>
          <w:rtl/>
        </w:rPr>
      </w:pPr>
      <w:ins w:id="9858" w:author="מספור קטעי משנה" w:date="2026-10-06T06:45:52Z">
        <w:r>
          <w:rPr>
            <w:rStyle w:val="MisparKeta"/>
          </w:rPr>
          <w:t xml:space="preserve">א. </w:t>
        </w:r>
      </w:ins>
      <w:r>
        <w:rPr>
          <w:rFonts w:hint="cs"/>
          <w:rtl/>
        </w:rPr>
        <w:t xml:space="preserve">כשם שהמים בודקין אותה כך בודקין </w:t>
      </w:r>
      <w:r w:rsidR="00B93B58" w:rsidRPr="006F178A">
        <w:rPr>
          <w:rFonts w:hint="cs"/>
          <w:rtl/>
        </w:rPr>
        <w:t>או</w:t>
      </w:r>
      <w:r>
        <w:rPr>
          <w:rFonts w:hint="cs"/>
          <w:rtl/>
        </w:rPr>
        <w:t>תו- היינו לבועל</w:t>
      </w:r>
    </w:p>
    <w:p w14:paraId="717D3924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כח</w:t>
      </w:r>
      <w:r w:rsidRPr="006F178A">
        <w:rPr>
          <w:rFonts w:cs="FontbitDavid" w:hint="cs"/>
          <w:rtl/>
        </w:rPr>
        <w:t>.</w:t>
      </w:r>
    </w:p>
    <w:p w14:paraId="6C247A7E" w14:textId="3B67C0BE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לא לבעל</w:t>
      </w:r>
      <w:r w:rsidR="00F07A5B" w:rsidRPr="00F07A5B">
        <w:rPr>
          <w:rFonts w:hint="cs"/>
          <w:rtl/>
        </w:rPr>
        <w:t>:</w:t>
      </w:r>
    </w:p>
    <w:p w14:paraId="6C06193B" w14:textId="358C8DB0" w:rsidR="00B93B58" w:rsidRPr="006F178A" w:rsidRDefault="00B93B58" w:rsidP="00B93B58">
      <w:r w:rsidRPr="006F178A">
        <w:rPr>
          <w:rFonts w:hint="cs"/>
          <w:rtl/>
        </w:rPr>
        <w:t>ד</w:t>
      </w:r>
      <w:r w:rsidRPr="00DE0D7C">
        <w:rPr>
          <w:rStyle w:val="affff8"/>
          <w:rFonts w:hint="cs"/>
          <w:rtl/>
        </w:rPr>
        <w:t>ונקה האיש מעוון והאשה ההיא תשא את עוונה</w:t>
      </w:r>
      <w:r w:rsidR="00DE0D7C">
        <w:rPr>
          <w:rFonts w:hint="cs"/>
          <w:rtl/>
        </w:rPr>
        <w:t>-</w:t>
      </w:r>
      <w:r w:rsidRPr="006F178A">
        <w:rPr>
          <w:rFonts w:hint="cs"/>
          <w:rtl/>
        </w:rPr>
        <w:t xml:space="preserve"> מים בודקין את אשתו רק אם הוא נקי מעוון </w:t>
      </w:r>
    </w:p>
    <w:p w14:paraId="0AFD30F0" w14:textId="159B9C1A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לבועל</w:t>
      </w:r>
      <w:r w:rsidR="00F07A5B" w:rsidRPr="00F07A5B">
        <w:rPr>
          <w:rFonts w:hint="cs"/>
          <w:rtl/>
        </w:rPr>
        <w:t>:</w:t>
      </w:r>
    </w:p>
    <w:p w14:paraId="4102CFB7" w14:textId="4E7C20A5" w:rsidR="00B93B58" w:rsidRPr="00C47448" w:rsidRDefault="00B93B58" w:rsidP="00DE0D7C">
      <w:pPr>
        <w:rPr>
          <w:spacing w:val="0"/>
          <w:rtl/>
        </w:rPr>
      </w:pPr>
      <w:r w:rsidRPr="00C47448">
        <w:rPr>
          <w:rFonts w:cs="BA Vilna Bold" w:hint="cs"/>
          <w:spacing w:val="0"/>
          <w:rtl/>
        </w:rPr>
        <w:t>ורישא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איידי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דתנא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אותה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תני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אותו</w:t>
      </w:r>
      <w:r w:rsidRPr="00C47448">
        <w:rPr>
          <w:spacing w:val="0"/>
          <w:rtl/>
        </w:rPr>
        <w:t xml:space="preserve">, </w:t>
      </w:r>
      <w:r w:rsidRPr="00C47448">
        <w:rPr>
          <w:rFonts w:cs="BA Vilna Bold" w:hint="cs"/>
          <w:spacing w:val="0"/>
          <w:rtl/>
        </w:rPr>
        <w:t>סיפא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איידי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דתנא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בעל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תנא</w:t>
      </w:r>
      <w:r w:rsidRPr="00C47448">
        <w:rPr>
          <w:spacing w:val="0"/>
          <w:rtl/>
        </w:rPr>
        <w:t xml:space="preserve"> </w:t>
      </w:r>
      <w:r w:rsidRPr="00C47448">
        <w:rPr>
          <w:rFonts w:hint="cs"/>
          <w:spacing w:val="0"/>
          <w:rtl/>
        </w:rPr>
        <w:t>בועל</w:t>
      </w:r>
      <w:r w:rsidRPr="00C47448">
        <w:rPr>
          <w:spacing w:val="0"/>
          <w:rtl/>
        </w:rPr>
        <w:t>.</w:t>
      </w:r>
    </w:p>
    <w:p w14:paraId="23E76CE2" w14:textId="4BF3E3FD" w:rsidR="00B93B58" w:rsidRPr="006F178A" w:rsidRDefault="00E4644A" w:rsidP="00E4644A">
      <w:pPr>
        <w:pStyle w:val="affff5"/>
        <w:rPr>
          <w:del w:id="90142" w:author="מנוע עיצוב" w:date="2026-10-08T11:01:28Z"/>
          <w:rtl/>
        </w:rPr>
      </w:pPr>
      <w:del w:id="90141" w:author="מנוע עיצוב" w:date="2026-10-08T11:01:28Z">
        <w:r>
          <w:rPr>
            <w:rtl/>
          </w:rPr>
          <w:delText xml:space="preserve">****</w:delText>
        </w:r>
      </w:del>
    </w:p>
    <w:p w14:paraId="0048E5EF" w14:textId="77777777" w:rsidR="00B93B58" w:rsidRPr="006F178A" w:rsidRDefault="00B93B58" w:rsidP="005670C9">
      <w:pPr>
        <w:pStyle w:val="afffd"/>
        <w:rPr>
          <w:rtl/>
        </w:rPr>
      </w:pPr>
      <w:ins w:id="9859" w:author="מספור קטעי משנה" w:date="2026-10-06T06:45:52Z">
        <w:r>
          <w:rPr>
            <w:rStyle w:val="MisparKeta"/>
          </w:rPr>
          <w:t xml:space="preserve">ו. </w:t>
        </w:r>
      </w:ins>
      <w:r w:rsidRPr="006F178A">
        <w:rPr>
          <w:rFonts w:hint="cs"/>
          <w:rtl/>
        </w:rPr>
        <w:t>שנאמר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ובאו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ובאו</w:t>
      </w:r>
      <w:r w:rsidRPr="006F178A">
        <w:rPr>
          <w:rtl/>
        </w:rPr>
        <w:t>.</w:t>
      </w:r>
    </w:p>
    <w:p w14:paraId="07A9AE69" w14:textId="67237F2C" w:rsidR="00B93B58" w:rsidRPr="0059138D" w:rsidRDefault="00B93B58" w:rsidP="006C7D1C">
      <w:pPr>
        <w:pStyle w:val="affffd"/>
        <w:rPr>
          <w:rFonts w:cs="BA Vilna Bold"/>
          <w:rtl/>
        </w:rPr>
      </w:pPr>
      <w:r w:rsidRPr="00DE0D7C">
        <w:rPr>
          <w:rStyle w:val="affffc"/>
          <w:rFonts w:hint="cs"/>
          <w:rtl/>
        </w:rPr>
        <w:t>איבעיא</w:t>
      </w:r>
      <w:r w:rsidRPr="00DE0D7C">
        <w:rPr>
          <w:rStyle w:val="affffc"/>
          <w:rtl/>
        </w:rPr>
        <w:t xml:space="preserve"> </w:t>
      </w:r>
      <w:r w:rsidRPr="00DE0D7C">
        <w:rPr>
          <w:rStyle w:val="affffc"/>
          <w:rFonts w:hint="cs"/>
          <w:rtl/>
        </w:rPr>
        <w:t>להו</w:t>
      </w:r>
      <w:r w:rsidRPr="00DE0D7C">
        <w:rPr>
          <w:rStyle w:val="affffc"/>
          <w:rtl/>
        </w:rPr>
        <w:t>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'באו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ובאו'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DE0D7C">
        <w:rPr>
          <w:rStyle w:val="affff8"/>
          <w:rFonts w:hint="cs"/>
          <w:rtl/>
        </w:rPr>
        <w:t>ובאו</w:t>
      </w:r>
      <w:r w:rsidRPr="00DE0D7C">
        <w:rPr>
          <w:rStyle w:val="affff8"/>
          <w:rtl/>
        </w:rPr>
        <w:t xml:space="preserve"> </w:t>
      </w:r>
      <w:r w:rsidRPr="00DE0D7C">
        <w:rPr>
          <w:rStyle w:val="affff8"/>
          <w:rFonts w:hint="cs"/>
          <w:rtl/>
        </w:rPr>
        <w:t>ובאו'</w:t>
      </w:r>
      <w:r w:rsidR="00DE0D7C">
        <w:rPr>
          <w:rFonts w:hint="cs"/>
          <w:rtl/>
        </w:rPr>
        <w:t>?</w:t>
      </w:r>
      <w:r w:rsidRPr="006F178A">
        <w:rPr>
          <w:rtl/>
        </w:rPr>
        <w:t xml:space="preserve"> </w:t>
      </w:r>
    </w:p>
    <w:p w14:paraId="11A12510" w14:textId="26208C63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א. 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1394A88C" w14:textId="2E4B163E" w:rsidR="00B93B58" w:rsidRPr="006F178A" w:rsidRDefault="00B93B58" w:rsidP="0087143B">
      <w:pPr>
        <w:pStyle w:val="affff7"/>
        <w:rPr>
          <w:rtl/>
        </w:rPr>
      </w:pPr>
      <w:r w:rsidRPr="006F178A">
        <w:rPr>
          <w:rFonts w:hint="cs"/>
          <w:rtl/>
        </w:rPr>
        <w:t>כשם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לבועל</w:t>
      </w:r>
      <w:r w:rsidRPr="006F178A">
        <w:rPr>
          <w:rtl/>
        </w:rPr>
        <w:t xml:space="preserve">, </w:t>
      </w:r>
      <w:r w:rsidR="00DE0D7C">
        <w:rPr>
          <w:rFonts w:hint="cs"/>
          <w:rtl/>
        </w:rPr>
        <w:t>ד</w:t>
      </w:r>
      <w:r w:rsidRPr="006F178A">
        <w:rPr>
          <w:rFonts w:hint="cs"/>
          <w:rtl/>
        </w:rPr>
        <w:t>'נטמאה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ונטמא</w:t>
      </w:r>
      <w:r>
        <w:rPr>
          <w:rFonts w:hint="cs"/>
          <w:rtl/>
        </w:rPr>
        <w:t>ה</w:t>
      </w:r>
      <w:r>
        <w:rPr>
          <w:rtl/>
        </w:rPr>
        <w:t>'</w:t>
      </w:r>
      <w:r w:rsidRPr="006F178A">
        <w:rPr>
          <w:rtl/>
        </w:rPr>
        <w:t>.</w:t>
      </w:r>
    </w:p>
    <w:p w14:paraId="1A0114F6" w14:textId="7A5AB84C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ועדיין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תיבעי</w:t>
      </w:r>
      <w:r w:rsidR="00F07A5B" w:rsidRPr="00F07A5B">
        <w:rPr>
          <w:rFonts w:hint="cs"/>
          <w:rtl/>
        </w:rPr>
        <w:t>:</w:t>
      </w:r>
    </w:p>
    <w:p w14:paraId="4912BFC4" w14:textId="6E1796CC" w:rsidR="00B93B58" w:rsidRPr="0059138D" w:rsidRDefault="00B93B58" w:rsidP="00DE0D7C">
      <w:pPr>
        <w:spacing w:after="60"/>
        <w:rPr>
          <w:rFonts w:cs="BA Vilna Bold"/>
          <w:rtl/>
        </w:rPr>
      </w:pPr>
      <w:r w:rsidRPr="00DE0D7C">
        <w:rPr>
          <w:rStyle w:val="affff8"/>
          <w:rFonts w:hint="cs"/>
          <w:rtl/>
        </w:rPr>
        <w:t>נטמאה</w:t>
      </w:r>
      <w:r w:rsidRPr="00DE0D7C">
        <w:rPr>
          <w:rStyle w:val="affff8"/>
          <w:rtl/>
        </w:rPr>
        <w:t xml:space="preserve"> </w:t>
      </w:r>
      <w:r w:rsidRPr="00DE0D7C">
        <w:rPr>
          <w:rStyle w:val="affff8"/>
          <w:rFonts w:hint="cs"/>
          <w:rtl/>
        </w:rPr>
        <w:t>נטמאה</w:t>
      </w:r>
      <w:r w:rsidR="00DE0D7C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DE0D7C">
        <w:rPr>
          <w:rStyle w:val="affffc"/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'נטמאה</w:t>
      </w:r>
      <w:r w:rsidRPr="006F178A">
        <w:rPr>
          <w:rtl/>
        </w:rPr>
        <w:t xml:space="preserve"> </w:t>
      </w:r>
      <w:r w:rsidRPr="00DE0D7C">
        <w:rPr>
          <w:rFonts w:hint="cs"/>
          <w:u w:val="single"/>
          <w:rtl/>
        </w:rPr>
        <w:t>ו</w:t>
      </w:r>
      <w:r w:rsidRPr="006F178A">
        <w:rPr>
          <w:rFonts w:hint="cs"/>
          <w:rtl/>
        </w:rPr>
        <w:t>נטמאה</w:t>
      </w:r>
      <w:r w:rsidR="00DE0D7C">
        <w:rPr>
          <w:rFonts w:hint="cs"/>
          <w:rtl/>
        </w:rPr>
        <w:t>'</w:t>
      </w:r>
      <w:r w:rsidRPr="006F178A">
        <w:rPr>
          <w:rtl/>
        </w:rPr>
        <w:t xml:space="preserve">? </w:t>
      </w:r>
    </w:p>
    <w:p w14:paraId="7A75F0C6" w14:textId="667B98E9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 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DE0D7C" w:rsidRPr="00F07A5B">
        <w:rPr>
          <w:rFonts w:hint="cs"/>
          <w:rtl/>
        </w:rPr>
        <w:t xml:space="preserve"> מסיפא</w:t>
      </w:r>
      <w:r w:rsidR="00F07A5B" w:rsidRPr="00F07A5B">
        <w:rPr>
          <w:rtl/>
        </w:rPr>
        <w:t>:</w:t>
      </w:r>
    </w:p>
    <w:p w14:paraId="6F53A6A4" w14:textId="368DD6CB" w:rsidR="00B93B58" w:rsidRPr="006F178A" w:rsidRDefault="00B93B58" w:rsidP="00B93B58">
      <w:pPr>
        <w:rPr>
          <w:rtl/>
        </w:rPr>
      </w:pPr>
      <w:r w:rsidRPr="00DE0D7C">
        <w:rPr>
          <w:rStyle w:val="affffc"/>
          <w:rFonts w:hint="cs"/>
          <w:rtl/>
        </w:rPr>
        <w:t>רבי</w:t>
      </w:r>
      <w:r w:rsidRPr="00DE0D7C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DE0D7C">
        <w:rPr>
          <w:rStyle w:val="affff8"/>
          <w:rFonts w:hint="cs"/>
          <w:rtl/>
        </w:rPr>
        <w:t>ונטמאה</w:t>
      </w:r>
      <w:r w:rsidRPr="00DE0D7C">
        <w:rPr>
          <w:rStyle w:val="affff8"/>
          <w:rtl/>
        </w:rPr>
        <w:t xml:space="preserve"> </w:t>
      </w:r>
      <w:r w:rsidRPr="00DE0D7C">
        <w:rPr>
          <w:rStyle w:val="affff8"/>
          <w:rFonts w:hint="cs"/>
          <w:rtl/>
        </w:rPr>
        <w:t>ונטמאה</w:t>
      </w:r>
      <w:r w:rsidR="00C47448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לבעל</w:t>
      </w:r>
      <w:r w:rsidR="00C4744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ולבועל</w:t>
      </w:r>
      <w:r w:rsidRPr="006F178A">
        <w:rPr>
          <w:rtl/>
        </w:rPr>
        <w:t>;</w:t>
      </w:r>
      <w:r w:rsidR="00C47448">
        <w:rPr>
          <w:rFonts w:hint="cs"/>
          <w:rtl/>
        </w:rPr>
        <w:t xml:space="preserve">  </w:t>
      </w:r>
      <w:r w:rsidR="00C47448" w:rsidRPr="00C47448">
        <w:rPr>
          <w:rStyle w:val="affffc"/>
          <w:rFonts w:hint="cs"/>
          <w:rtl/>
        </w:rPr>
        <w:t>מכלל דר''ע</w:t>
      </w:r>
      <w:r w:rsidR="00C47448">
        <w:rPr>
          <w:rStyle w:val="affffc"/>
          <w:rFonts w:hint="cs"/>
          <w:rtl/>
        </w:rPr>
        <w:t>:</w:t>
      </w:r>
      <w:r w:rsidR="00C47448" w:rsidRPr="00C47448">
        <w:rPr>
          <w:rStyle w:val="affffc"/>
          <w:rFonts w:hint="cs"/>
          <w:rtl/>
        </w:rPr>
        <w:t xml:space="preserve"> </w:t>
      </w:r>
      <w:r w:rsidR="00C47448">
        <w:rPr>
          <w:rFonts w:hint="cs"/>
          <w:rtl/>
        </w:rPr>
        <w:t xml:space="preserve">דרש </w:t>
      </w:r>
      <w:r w:rsidR="00C47448" w:rsidRPr="00F56D6C">
        <w:rPr>
          <w:rFonts w:cs="BA Vilna Bold" w:hint="cs"/>
          <w:rtl/>
        </w:rPr>
        <w:t>ווי.</w:t>
      </w:r>
    </w:p>
    <w:p w14:paraId="1903492B" w14:textId="31274EF8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הלכך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</w:t>
      </w:r>
      <w:r w:rsidR="00DE0D7C" w:rsidRPr="00F07A5B">
        <w:rPr>
          <w:rFonts w:hint="cs"/>
          <w:rtl/>
        </w:rPr>
        <w:t>ר''ע</w:t>
      </w:r>
      <w:r w:rsidR="00F07A5B" w:rsidRPr="00F07A5B">
        <w:rPr>
          <w:rFonts w:hint="cs"/>
          <w:rtl/>
        </w:rPr>
        <w:t>:</w:t>
      </w:r>
    </w:p>
    <w:p w14:paraId="0FD02821" w14:textId="19A2E3A1" w:rsidR="00B93B58" w:rsidRPr="006F178A" w:rsidRDefault="00B93B58" w:rsidP="00DE0D7C">
      <w:pPr>
        <w:rPr>
          <w:rtl/>
        </w:rPr>
      </w:pPr>
      <w:r w:rsidRPr="00C47448">
        <w:rPr>
          <w:rFonts w:cs="BA Vilna Bold" w:hint="cs"/>
          <w:rtl/>
        </w:rPr>
        <w:t>ש</w:t>
      </w:r>
      <w:r w:rsidR="00DE0D7C" w:rsidRPr="00C47448">
        <w:rPr>
          <w:rFonts w:cs="BA Vilna Bold" w:hint="cs"/>
          <w:rtl/>
        </w:rPr>
        <w:t>ש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קראי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כתיבי</w:t>
      </w:r>
      <w:r w:rsidRPr="00C47448">
        <w:rPr>
          <w:rFonts w:cs="BA Vilna Bold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לצואה</w:t>
      </w:r>
      <w:r w:rsidR="00DE0D7C">
        <w:rPr>
          <w:rFonts w:hint="cs"/>
          <w:rtl/>
        </w:rPr>
        <w:t>, עשייה, וידיעה,</w:t>
      </w:r>
      <w:r w:rsidRPr="006F178A">
        <w:rPr>
          <w:rtl/>
        </w:rPr>
        <w:t xml:space="preserve"> </w:t>
      </w:r>
      <w:r w:rsidR="00DE0D7C">
        <w:rPr>
          <w:rFonts w:hint="cs"/>
          <w:rtl/>
        </w:rPr>
        <w:t>שלו ושלה</w:t>
      </w:r>
      <w:r w:rsidRPr="006F178A">
        <w:rPr>
          <w:rtl/>
        </w:rPr>
        <w:t xml:space="preserve">, </w:t>
      </w:r>
    </w:p>
    <w:p w14:paraId="5271D66E" w14:textId="36851FE7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ורבי</w:t>
      </w:r>
      <w:r w:rsidR="00F07A5B" w:rsidRPr="00F07A5B">
        <w:rPr>
          <w:rFonts w:hint="cs"/>
          <w:rtl/>
        </w:rPr>
        <w:t>:</w:t>
      </w:r>
    </w:p>
    <w:p w14:paraId="3FA02945" w14:textId="2E1ABA82" w:rsidR="00B93B58" w:rsidRPr="006F178A" w:rsidRDefault="00DE0D7C" w:rsidP="00B93B58">
      <w:pPr>
        <w:rPr>
          <w:rtl/>
        </w:rPr>
      </w:pPr>
      <w:r w:rsidRPr="00C47448">
        <w:rPr>
          <w:rFonts w:cs="BA Vilna Bold" w:hint="cs"/>
          <w:rtl/>
        </w:rPr>
        <w:t>שלוש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קראי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כתיבי</w:t>
      </w:r>
      <w:r w:rsidR="00B93B58" w:rsidRPr="00C47448">
        <w:rPr>
          <w:rFonts w:cs="BA Vilna Bold"/>
          <w:rtl/>
        </w:rPr>
        <w:t>: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="00B93B58" w:rsidRPr="006F178A">
        <w:rPr>
          <w:rFonts w:hint="cs"/>
          <w:rtl/>
        </w:rPr>
        <w:t>צואה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לעשייה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ו</w:t>
      </w:r>
      <w:r w:rsidR="00B93B58" w:rsidRPr="006F178A">
        <w:rPr>
          <w:rFonts w:hint="cs"/>
          <w:rtl/>
        </w:rPr>
        <w:t>לידיעה</w:t>
      </w:r>
      <w:r w:rsidR="00B93B58" w:rsidRPr="006F178A">
        <w:rPr>
          <w:rtl/>
        </w:rPr>
        <w:t>.</w:t>
      </w:r>
    </w:p>
    <w:p w14:paraId="4279B27F" w14:textId="3E4F5817" w:rsidR="00F07A5B" w:rsidRPr="00F07A5B" w:rsidRDefault="00DE0D7C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B93B58" w:rsidRPr="00F07A5B">
        <w:rPr>
          <w:rFonts w:hint="cs"/>
          <w:rtl/>
        </w:rPr>
        <w:t>רבי</w:t>
      </w:r>
      <w:r w:rsidR="00F07A5B" w:rsidRPr="00F07A5B">
        <w:rPr>
          <w:rFonts w:hint="cs"/>
          <w:rtl/>
        </w:rPr>
        <w:t>:</w:t>
      </w:r>
    </w:p>
    <w:p w14:paraId="40368F29" w14:textId="743C258E" w:rsidR="00DE0D7C" w:rsidRDefault="00DE0D7C" w:rsidP="00B93B58">
      <w:pPr>
        <w:rPr>
          <w:rtl/>
        </w:rPr>
      </w:pPr>
      <w:r>
        <w:rPr>
          <w:rFonts w:hint="cs"/>
          <w:rtl/>
        </w:rPr>
        <w:t xml:space="preserve">מים בודקין אותו כמו שבודקין אותה </w:t>
      </w:r>
    </w:p>
    <w:p w14:paraId="7E5C0724" w14:textId="60E805E2" w:rsidR="00B93B58" w:rsidRPr="006F178A" w:rsidRDefault="00DE0D7C" w:rsidP="00B93B58">
      <w:pPr>
        <w:rPr>
          <w:rtl/>
        </w:rPr>
      </w:pPr>
      <w:r>
        <w:rPr>
          <w:rFonts w:hint="cs"/>
          <w:rtl/>
        </w:rPr>
        <w:t>מ</w:t>
      </w:r>
      <w:r w:rsidR="00B93B58" w:rsidRPr="0063694C">
        <w:rPr>
          <w:rStyle w:val="affff8"/>
          <w:rFonts w:hint="cs"/>
          <w:rtl/>
        </w:rPr>
        <w:t>'לצבות</w:t>
      </w:r>
      <w:r w:rsidR="00B93B58" w:rsidRPr="0063694C">
        <w:rPr>
          <w:rStyle w:val="affff8"/>
          <w:rtl/>
        </w:rPr>
        <w:t xml:space="preserve"> </w:t>
      </w:r>
      <w:r w:rsidR="00B93B58" w:rsidRPr="0063694C">
        <w:rPr>
          <w:rStyle w:val="affff8"/>
          <w:rFonts w:hint="cs"/>
          <w:rtl/>
        </w:rPr>
        <w:t>בטן</w:t>
      </w:r>
      <w:r w:rsidR="00B93B58" w:rsidRPr="0063694C">
        <w:rPr>
          <w:rStyle w:val="affff8"/>
          <w:rtl/>
        </w:rPr>
        <w:t xml:space="preserve"> </w:t>
      </w:r>
      <w:r w:rsidR="00B93B58" w:rsidRPr="0063694C">
        <w:rPr>
          <w:rStyle w:val="affff8"/>
          <w:rFonts w:hint="cs"/>
          <w:rtl/>
        </w:rPr>
        <w:t>ולנפיל</w:t>
      </w:r>
      <w:r w:rsidR="00B93B58" w:rsidRPr="0063694C">
        <w:rPr>
          <w:rStyle w:val="affff8"/>
          <w:rtl/>
        </w:rPr>
        <w:t xml:space="preserve"> </w:t>
      </w:r>
      <w:r w:rsidR="00B93B58" w:rsidRPr="0063694C">
        <w:rPr>
          <w:rStyle w:val="affff8"/>
          <w:rFonts w:hint="cs"/>
          <w:rtl/>
        </w:rPr>
        <w:t>ירך'</w:t>
      </w:r>
      <w:r w:rsidR="00B93B58" w:rsidRPr="0063694C">
        <w:rPr>
          <w:rStyle w:val="affff8"/>
          <w:rtl/>
        </w:rPr>
        <w:t xml:space="preserve"> </w:t>
      </w:r>
      <w:r w:rsidR="00B93B58" w:rsidRPr="006F178A">
        <w:rPr>
          <w:rFonts w:hint="cs"/>
          <w:rtl/>
        </w:rPr>
        <w:t>בטנו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ויריכו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בועל</w:t>
      </w:r>
      <w:r w:rsidR="00B93B58" w:rsidRPr="006F178A">
        <w:rPr>
          <w:rtl/>
        </w:rPr>
        <w:t>;</w:t>
      </w:r>
    </w:p>
    <w:p w14:paraId="2B8AF06F" w14:textId="1C391DD7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'וצבתה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בטנה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ונפלה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יריכה</w:t>
      </w:r>
      <w:r w:rsidRPr="00DC27C1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="00DE0D7C">
        <w:rPr>
          <w:rFonts w:hint="cs"/>
          <w:rtl/>
        </w:rPr>
        <w:t>-ל</w:t>
      </w:r>
      <w:r w:rsidRPr="006F178A">
        <w:rPr>
          <w:rFonts w:hint="cs"/>
          <w:rtl/>
        </w:rPr>
        <w:t>בטנה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ויריכה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נבעלת</w:t>
      </w:r>
      <w:r w:rsidRPr="006F178A">
        <w:rPr>
          <w:rtl/>
        </w:rPr>
        <w:t>,</w:t>
      </w:r>
    </w:p>
    <w:p w14:paraId="0671E689" w14:textId="013EBE5A" w:rsidR="00F07A5B" w:rsidRPr="00F07A5B" w:rsidRDefault="00DE0D7C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ולר''ע</w:t>
      </w:r>
      <w:r w:rsidR="00F07A5B" w:rsidRPr="00F07A5B">
        <w:rPr>
          <w:rFonts w:hint="cs"/>
          <w:rtl/>
        </w:rPr>
        <w:t>:</w:t>
      </w:r>
    </w:p>
    <w:p w14:paraId="0C368BA6" w14:textId="51C179FE" w:rsidR="00B93B58" w:rsidRPr="006F178A" w:rsidRDefault="00DE0D7C" w:rsidP="00B93B58">
      <w:pPr>
        <w:rPr>
          <w:rtl/>
        </w:rPr>
      </w:pPr>
      <w:r>
        <w:rPr>
          <w:rFonts w:hint="cs"/>
          <w:rtl/>
        </w:rPr>
        <w:t>שהכהן מודיעה שבתחילה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בטן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והדר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ירך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להוציא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לעז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המרים</w:t>
      </w:r>
      <w:r w:rsidR="00B93B58" w:rsidRPr="006F178A">
        <w:rPr>
          <w:rtl/>
        </w:rPr>
        <w:t>.</w:t>
      </w:r>
      <w:r>
        <w:rPr>
          <w:rStyle w:val="afffff2"/>
          <w:rFonts w:hint="cs"/>
          <w:rtl/>
        </w:rPr>
        <w:t xml:space="preserve"> </w:t>
      </w:r>
      <w:r w:rsidRPr="00DE0D7C">
        <w:rPr>
          <w:rStyle w:val="afffff2"/>
          <w:rFonts w:hint="cs"/>
          <w:rtl/>
        </w:rPr>
        <w:t>[שהסדר בפסוק קודם ירך]</w:t>
      </w:r>
    </w:p>
    <w:p w14:paraId="23D316D2" w14:textId="654E6702" w:rsidR="00F07A5B" w:rsidRPr="00F07A5B" w:rsidRDefault="00DE0D7C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ולרבי</w:t>
      </w:r>
      <w:r w:rsidR="00F07A5B" w:rsidRPr="00F07A5B">
        <w:rPr>
          <w:rFonts w:hint="cs"/>
          <w:rtl/>
        </w:rPr>
        <w:t>:</w:t>
      </w:r>
    </w:p>
    <w:p w14:paraId="2398110F" w14:textId="5AA5C067" w:rsidR="00B93B58" w:rsidRPr="00DE0D7C" w:rsidRDefault="00B93B58" w:rsidP="00B93B58">
      <w:pPr>
        <w:rPr>
          <w:spacing w:val="2"/>
          <w:rtl/>
        </w:rPr>
      </w:pPr>
      <w:r w:rsidRPr="00DE0D7C">
        <w:rPr>
          <w:rStyle w:val="afffff2"/>
          <w:rFonts w:hint="cs"/>
          <w:spacing w:val="2"/>
          <w:rtl/>
        </w:rPr>
        <w:t>א</w:t>
      </w:r>
      <w:r w:rsidRPr="00DE0D7C">
        <w:rPr>
          <w:rStyle w:val="afffff2"/>
          <w:spacing w:val="2"/>
          <w:rtl/>
        </w:rPr>
        <w:t>"</w:t>
      </w:r>
      <w:r w:rsidRPr="00DE0D7C">
        <w:rPr>
          <w:rStyle w:val="afffff2"/>
          <w:rFonts w:hint="cs"/>
          <w:spacing w:val="2"/>
          <w:rtl/>
        </w:rPr>
        <w:t>כ</w:t>
      </w:r>
      <w:r w:rsidRPr="00DE0D7C">
        <w:rPr>
          <w:rStyle w:val="afffff2"/>
          <w:spacing w:val="2"/>
          <w:rtl/>
        </w:rPr>
        <w:t xml:space="preserve"> </w:t>
      </w:r>
      <w:r w:rsidRPr="00DE0D7C">
        <w:rPr>
          <w:rStyle w:val="afffff2"/>
          <w:rFonts w:hint="cs"/>
          <w:spacing w:val="2"/>
          <w:rtl/>
        </w:rPr>
        <w:t>לכתוב</w:t>
      </w:r>
      <w:r w:rsidRPr="00DE0D7C">
        <w:rPr>
          <w:rStyle w:val="afffff2"/>
          <w:spacing w:val="2"/>
          <w:rtl/>
        </w:rPr>
        <w:t xml:space="preserve"> </w:t>
      </w:r>
      <w:r w:rsidRPr="00DE0D7C">
        <w:rPr>
          <w:rFonts w:hint="cs"/>
          <w:spacing w:val="2"/>
          <w:rtl/>
        </w:rPr>
        <w:t>בטנה</w:t>
      </w:r>
      <w:r w:rsidRPr="00DE0D7C">
        <w:rPr>
          <w:spacing w:val="2"/>
          <w:rtl/>
        </w:rPr>
        <w:t xml:space="preserve"> </w:t>
      </w:r>
      <w:r w:rsidRPr="00DE0D7C">
        <w:rPr>
          <w:rFonts w:hint="cs"/>
          <w:spacing w:val="2"/>
          <w:rtl/>
        </w:rPr>
        <w:t>ויריכה</w:t>
      </w:r>
      <w:r w:rsidR="00DE0D7C" w:rsidRPr="00DE0D7C">
        <w:rPr>
          <w:rFonts w:hint="cs"/>
          <w:spacing w:val="2"/>
          <w:rtl/>
        </w:rPr>
        <w:t>- ש''מ לבועל</w:t>
      </w:r>
      <w:r w:rsidRPr="00DE0D7C">
        <w:rPr>
          <w:spacing w:val="2"/>
          <w:rtl/>
        </w:rPr>
        <w:t>,</w:t>
      </w:r>
      <w:r w:rsidRPr="00DE0D7C">
        <w:rPr>
          <w:rFonts w:hint="cs"/>
          <w:spacing w:val="2"/>
          <w:rtl/>
        </w:rPr>
        <w:t xml:space="preserve"> </w:t>
      </w:r>
      <w:r w:rsidRPr="00DE0D7C">
        <w:rPr>
          <w:rStyle w:val="afffff2"/>
          <w:rFonts w:hint="cs"/>
          <w:spacing w:val="2"/>
          <w:rtl/>
        </w:rPr>
        <w:t xml:space="preserve">ומדלא כתב </w:t>
      </w:r>
      <w:r w:rsidRPr="00DE0D7C">
        <w:rPr>
          <w:rFonts w:hint="cs"/>
          <w:spacing w:val="2"/>
          <w:rtl/>
        </w:rPr>
        <w:t>בטנו וירכו ש</w:t>
      </w:r>
      <w:r w:rsidRPr="00DE0D7C">
        <w:rPr>
          <w:spacing w:val="2"/>
          <w:rtl/>
        </w:rPr>
        <w:t>"</w:t>
      </w:r>
      <w:r w:rsidRPr="00DE0D7C">
        <w:rPr>
          <w:rFonts w:hint="cs"/>
          <w:spacing w:val="2"/>
          <w:rtl/>
        </w:rPr>
        <w:t>מ תרתי</w:t>
      </w:r>
    </w:p>
    <w:p w14:paraId="1BD3374E" w14:textId="12C63341" w:rsidR="00B93B58" w:rsidRPr="006F178A" w:rsidRDefault="00E4644A" w:rsidP="00E4644A">
      <w:pPr>
        <w:pStyle w:val="affff5"/>
        <w:rPr>
          <w:del w:id="90144" w:author="מנוע עיצוב" w:date="2026-10-08T11:01:28Z"/>
        </w:rPr>
      </w:pPr>
      <w:del w:id="90143" w:author="מנוע עיצוב" w:date="2026-10-08T11:01:28Z">
        <w:r>
          <w:rPr>
            <w:rtl/>
          </w:rPr>
          <w:delText xml:space="preserve">****</w:delText>
        </w:r>
      </w:del>
    </w:p>
    <w:p w14:paraId="10FD706C" w14:textId="77777777" w:rsidR="00B93B58" w:rsidRPr="006F178A" w:rsidRDefault="00B93B58" w:rsidP="005670C9">
      <w:pPr>
        <w:pStyle w:val="afffd"/>
        <w:rPr>
          <w:rtl/>
        </w:rPr>
      </w:pPr>
      <w:ins w:id="9860" w:author="מספור קטעי משנה" w:date="2026-10-06T06:45:52Z">
        <w:r>
          <w:rPr>
            <w:rStyle w:val="MisparKeta"/>
          </w:rPr>
          <w:t xml:space="preserve">ו. </w:t>
        </w:r>
      </w:ins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זכריה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E6369E7" w14:textId="2C7707B0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628E99A4" w14:textId="741F433D" w:rsidR="00DE0D7C" w:rsidRDefault="00B93B58" w:rsidP="00B93B58">
      <w:pPr>
        <w:rPr>
          <w:rtl/>
        </w:rPr>
      </w:pPr>
      <w:r w:rsidRPr="006F178A">
        <w:rPr>
          <w:rFonts w:hint="cs"/>
          <w:rtl/>
        </w:rPr>
        <w:t>שלש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פעמים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האמורין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בפרשה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נטמאה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נטמאה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ונטמאה</w:t>
      </w:r>
      <w:r w:rsidRPr="006F178A">
        <w:rPr>
          <w:rFonts w:hint="cs"/>
          <w:rtl/>
        </w:rPr>
        <w:t xml:space="preserve"> </w:t>
      </w:r>
    </w:p>
    <w:p w14:paraId="7156712F" w14:textId="4BFEA94B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65CEA4D7" w14:textId="76E2AEB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לבעל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לבועל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לתרומה</w:t>
      </w:r>
      <w:r w:rsidRPr="006F178A">
        <w:rPr>
          <w:rtl/>
        </w:rPr>
        <w:t xml:space="preserve">, </w:t>
      </w:r>
    </w:p>
    <w:p w14:paraId="04CC55E5" w14:textId="4D259051" w:rsidR="00F07A5B" w:rsidRPr="00F07A5B" w:rsidRDefault="00B93B58" w:rsidP="00DE0D7C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4D10EB5C" w14:textId="1C4100E7" w:rsidR="00DE0D7C" w:rsidRDefault="00B93B58" w:rsidP="00B93B58">
      <w:pPr>
        <w:rPr>
          <w:rtl/>
        </w:rPr>
      </w:pPr>
      <w:r w:rsidRPr="006F178A">
        <w:rPr>
          <w:rFonts w:hint="cs"/>
          <w:rtl/>
        </w:rPr>
        <w:t>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DE0D7C">
        <w:rPr>
          <w:rFonts w:hint="cs"/>
          <w:rtl/>
        </w:rPr>
        <w:t>ג</w:t>
      </w:r>
      <w:r w:rsidRPr="006F178A">
        <w:rPr>
          <w:rFonts w:hint="cs"/>
          <w:rtl/>
        </w:rPr>
        <w:t>רושה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שמותרת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לכהונה</w:t>
      </w:r>
      <w:r w:rsidRPr="006F178A">
        <w:rPr>
          <w:rtl/>
        </w:rPr>
        <w:t xml:space="preserve">, </w:t>
      </w:r>
    </w:p>
    <w:p w14:paraId="4396C27E" w14:textId="5A9CD12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</w:t>
      </w:r>
      <w:r w:rsidRPr="006F178A">
        <w:rPr>
          <w:rtl/>
        </w:rPr>
        <w:t>"</w:t>
      </w:r>
      <w:r w:rsidRPr="006F178A">
        <w:rPr>
          <w:rFonts w:hint="cs"/>
          <w:rtl/>
        </w:rPr>
        <w:t>ש 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שאסורה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שאסורה לכהונה</w:t>
      </w:r>
    </w:p>
    <w:p w14:paraId="09B03551" w14:textId="4904F113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'והיא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נטמאה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והיא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נטמאה</w:t>
      </w:r>
      <w:r w:rsidRPr="0063694C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מגיד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>;</w:t>
      </w:r>
    </w:p>
    <w:p w14:paraId="47FA1A39" w14:textId="0C3FBF3C" w:rsidR="00B93B58" w:rsidRPr="004E49CF" w:rsidRDefault="00B93B58" w:rsidP="00B93B58">
      <w:pPr>
        <w:rPr>
          <w:spacing w:val="-4"/>
          <w:rtl/>
        </w:rPr>
      </w:pPr>
      <w:r w:rsidRPr="004E49CF">
        <w:rPr>
          <w:rFonts w:hint="eastAsia"/>
          <w:spacing w:val="-4"/>
          <w:rtl/>
        </w:rPr>
        <w:t>ומה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סוטה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שלא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עשה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בה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שוגג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כמזיד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ואונס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כרצון</w:t>
      </w:r>
      <w:r w:rsidRPr="004E49CF">
        <w:rPr>
          <w:spacing w:val="-4"/>
          <w:rtl/>
        </w:rPr>
        <w:t xml:space="preserve"> - </w:t>
      </w:r>
      <w:r w:rsidRPr="004E49CF">
        <w:rPr>
          <w:rFonts w:hint="eastAsia"/>
          <w:spacing w:val="-4"/>
          <w:rtl/>
        </w:rPr>
        <w:t>עשה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בה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ספק</w:t>
      </w:r>
      <w:r w:rsidRPr="004E49CF">
        <w:rPr>
          <w:spacing w:val="-4"/>
          <w:rtl/>
        </w:rPr>
        <w:t xml:space="preserve"> </w:t>
      </w:r>
      <w:r w:rsidRPr="004E49CF">
        <w:rPr>
          <w:rFonts w:hint="eastAsia"/>
          <w:spacing w:val="-4"/>
          <w:rtl/>
        </w:rPr>
        <w:t>כודאי</w:t>
      </w:r>
      <w:r w:rsidRPr="004E49CF">
        <w:rPr>
          <w:spacing w:val="-4"/>
          <w:rtl/>
        </w:rPr>
        <w:t xml:space="preserve">, </w:t>
      </w:r>
    </w:p>
    <w:p w14:paraId="60CCE694" w14:textId="64B75EDF" w:rsidR="00B93B58" w:rsidRPr="006F178A" w:rsidRDefault="00B93B58" w:rsidP="00B93B58">
      <w:pPr>
        <w:rPr>
          <w:rtl/>
        </w:rPr>
      </w:pPr>
      <w:r w:rsidRPr="004E49CF">
        <w:rPr>
          <w:rFonts w:hint="cs"/>
          <w:spacing w:val="-2"/>
          <w:rtl/>
        </w:rPr>
        <w:t>שרץ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שעשה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בו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שוגג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כמזיד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ואונס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כרצון</w:t>
      </w:r>
      <w:r w:rsidRPr="004E49CF">
        <w:rPr>
          <w:spacing w:val="-2"/>
          <w:rtl/>
        </w:rPr>
        <w:t xml:space="preserve"> </w:t>
      </w:r>
      <w:r w:rsidR="004E49CF" w:rsidRPr="004E49CF">
        <w:rPr>
          <w:spacing w:val="-2"/>
          <w:rtl/>
        </w:rPr>
        <w:t>–</w:t>
      </w:r>
      <w:r w:rsidRPr="004E49CF">
        <w:rPr>
          <w:spacing w:val="-2"/>
          <w:rtl/>
        </w:rPr>
        <w:t xml:space="preserve"> </w:t>
      </w:r>
      <w:r w:rsidR="004E49CF" w:rsidRPr="004E49CF">
        <w:rPr>
          <w:rFonts w:hint="cs"/>
          <w:spacing w:val="-2"/>
          <w:rtl/>
        </w:rPr>
        <w:t>כ''ש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שיעשה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בו</w:t>
      </w:r>
      <w:r w:rsidRPr="004E49CF">
        <w:rPr>
          <w:spacing w:val="-2"/>
          <w:rtl/>
        </w:rPr>
        <w:t xml:space="preserve"> </w:t>
      </w:r>
      <w:r w:rsidRPr="004E49CF">
        <w:rPr>
          <w:rFonts w:hint="cs"/>
          <w:spacing w:val="-2"/>
          <w:rtl/>
        </w:rPr>
        <w:t>ספק</w:t>
      </w:r>
      <w:r w:rsidRPr="004E49CF">
        <w:rPr>
          <w:spacing w:val="-2"/>
          <w:rtl/>
        </w:rPr>
        <w:t xml:space="preserve">  </w:t>
      </w:r>
      <w:r w:rsidRPr="004E49CF">
        <w:rPr>
          <w:rFonts w:hint="cs"/>
          <w:spacing w:val="-2"/>
          <w:rtl/>
        </w:rPr>
        <w:t>כודאי</w:t>
      </w:r>
      <w:r w:rsidRPr="004E49CF">
        <w:rPr>
          <w:spacing w:val="-2"/>
          <w:rtl/>
        </w:rPr>
        <w:t>,</w:t>
      </w:r>
      <w:r w:rsidRPr="006F178A">
        <w:rPr>
          <w:rtl/>
        </w:rPr>
        <w:t xml:space="preserve"> </w:t>
      </w:r>
    </w:p>
    <w:p w14:paraId="2FB6AEDB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כח:</w:t>
      </w:r>
    </w:p>
    <w:p w14:paraId="2E9B2B81" w14:textId="77777777" w:rsidR="004E49CF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וממקום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שבאת</w:t>
      </w:r>
      <w:r w:rsidRPr="006F178A">
        <w:rPr>
          <w:rtl/>
        </w:rPr>
        <w:t xml:space="preserve">: </w:t>
      </w:r>
    </w:p>
    <w:p w14:paraId="0E5EE167" w14:textId="0A77BD0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סוטה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היחיד</w:t>
      </w:r>
      <w:r w:rsidRPr="006F178A">
        <w:rPr>
          <w:rtl/>
        </w:rPr>
        <w:t xml:space="preserve">, </w:t>
      </w:r>
      <w:r w:rsidR="004E49CF">
        <w:rPr>
          <w:rFonts w:hint="cs"/>
          <w:rtl/>
        </w:rPr>
        <w:t>ודבר שיש בו דעת לישאל אף שרץ כן.</w:t>
      </w:r>
    </w:p>
    <w:p w14:paraId="1640650F" w14:textId="77777777" w:rsidR="004E49CF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ומכאן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אמרו</w:t>
      </w:r>
      <w:r w:rsidRPr="0059138D">
        <w:rPr>
          <w:rFonts w:cs="BA Vilna Bold"/>
          <w:rtl/>
        </w:rPr>
        <w:t>:</w:t>
      </w:r>
      <w:r w:rsidRPr="006F178A">
        <w:rPr>
          <w:rtl/>
        </w:rPr>
        <w:t xml:space="preserve"> </w:t>
      </w:r>
    </w:p>
    <w:p w14:paraId="68F9D7B9" w14:textId="72F759E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ברה</w:t>
      </w:r>
      <w:r w:rsidRPr="006F178A">
        <w:rPr>
          <w:rtl/>
        </w:rPr>
        <w:t>"</w:t>
      </w:r>
      <w:r w:rsidRPr="006F178A">
        <w:rPr>
          <w:rFonts w:hint="cs"/>
          <w:rtl/>
        </w:rPr>
        <w:t>י ספיקו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ברה</w:t>
      </w:r>
      <w:r w:rsidRPr="006F178A">
        <w:rPr>
          <w:rtl/>
        </w:rPr>
        <w:t>"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ספיקו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 xml:space="preserve">, </w:t>
      </w:r>
    </w:p>
    <w:p w14:paraId="506815D0" w14:textId="1A4CC30E" w:rsidR="00B93B58" w:rsidRPr="006F178A" w:rsidRDefault="00B93B58" w:rsidP="009972B7">
      <w:r w:rsidRPr="006F178A">
        <w:rPr>
          <w:rFonts w:hint="cs"/>
          <w:rtl/>
        </w:rPr>
        <w:t>ושאין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ברה</w:t>
      </w:r>
      <w:r w:rsidRPr="006F178A">
        <w:rPr>
          <w:rtl/>
        </w:rPr>
        <w:t>"</w:t>
      </w:r>
      <w:r w:rsidRPr="006F178A">
        <w:rPr>
          <w:rFonts w:hint="cs"/>
          <w:rtl/>
        </w:rPr>
        <w:t>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ברה</w:t>
      </w:r>
      <w:r w:rsidRPr="006F178A">
        <w:rPr>
          <w:rtl/>
        </w:rPr>
        <w:t>"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ספיקו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>.</w:t>
      </w:r>
    </w:p>
    <w:p w14:paraId="7E33D79C" w14:textId="77777777" w:rsidR="00F07A5B" w:rsidRPr="00F07A5B" w:rsidRDefault="00A77E52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ויקשה: </w:t>
      </w:r>
      <w:r w:rsidR="00F07A5B" w:rsidRPr="00F07A5B">
        <w:rPr>
          <w:rtl/>
        </w:rPr>
        <w:t>:</w:t>
      </w:r>
    </w:p>
    <w:p w14:paraId="4D315298" w14:textId="2E07D99B" w:rsidR="00B93B58" w:rsidRPr="006F178A" w:rsidRDefault="00A77E52" w:rsidP="00B93B58">
      <w:pPr>
        <w:rPr>
          <w:rtl/>
        </w:rPr>
      </w:pPr>
      <w:r w:rsidRPr="00A77E52">
        <w:rPr>
          <w:rStyle w:val="affffc"/>
          <w:rFonts w:hint="cs"/>
          <w:rtl/>
        </w:rPr>
        <w:t>דר''ע</w:t>
      </w:r>
      <w:r>
        <w:rPr>
          <w:rStyle w:val="affffc"/>
          <w:rFonts w:hint="cs"/>
          <w:rtl/>
        </w:rPr>
        <w:t>:</w:t>
      </w:r>
      <w:r w:rsidRPr="00A77E52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הקשה מ</w:t>
      </w:r>
      <w:r w:rsidR="00B93B58" w:rsidRPr="006F178A">
        <w:rPr>
          <w:rFonts w:hint="cs"/>
          <w:rtl/>
        </w:rPr>
        <w:t>תרומה</w:t>
      </w:r>
      <w:r w:rsidR="00B93B58" w:rsidRPr="006F178A">
        <w:rPr>
          <w:rtl/>
        </w:rPr>
        <w:t xml:space="preserve">, </w:t>
      </w:r>
      <w:r w:rsidR="00B93B58" w:rsidRPr="00A77E52">
        <w:rPr>
          <w:rStyle w:val="affffc"/>
          <w:rFonts w:hint="cs"/>
          <w:rtl/>
        </w:rPr>
        <w:t>ו</w:t>
      </w:r>
      <w:r w:rsidRPr="00A77E52">
        <w:rPr>
          <w:rStyle w:val="affffc"/>
          <w:rFonts w:hint="cs"/>
          <w:rtl/>
        </w:rPr>
        <w:t>רי''ש: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מ</w:t>
      </w:r>
      <w:r w:rsidR="004E49CF">
        <w:rPr>
          <w:rFonts w:hint="cs"/>
          <w:rtl/>
        </w:rPr>
        <w:t>שיב לו כהונה?</w:t>
      </w:r>
    </w:p>
    <w:p w14:paraId="783A5CF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כט.</w:t>
      </w:r>
    </w:p>
    <w:p w14:paraId="24B4DF4C" w14:textId="66253FC5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4E49CF" w:rsidRPr="00F07A5B">
        <w:rPr>
          <w:rFonts w:hint="cs"/>
          <w:rtl/>
        </w:rPr>
        <w:t>עוד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720D886E" w14:textId="25E386BE" w:rsidR="00B93B58" w:rsidRPr="00116C32" w:rsidRDefault="004E49CF" w:rsidP="00116C32">
      <w:pPr>
        <w:spacing w:after="60"/>
        <w:rPr>
          <w:spacing w:val="0"/>
          <w:rtl/>
        </w:rPr>
      </w:pPr>
      <w:r w:rsidRPr="00116C32">
        <w:rPr>
          <w:rFonts w:hint="cs"/>
          <w:spacing w:val="0"/>
          <w:rtl/>
        </w:rPr>
        <w:t xml:space="preserve">מנ''ל </w:t>
      </w:r>
      <w:r w:rsidR="00B93B58" w:rsidRPr="00116C32">
        <w:rPr>
          <w:rFonts w:hint="cs"/>
          <w:spacing w:val="0"/>
          <w:rtl/>
        </w:rPr>
        <w:t>כהונה</w:t>
      </w:r>
      <w:r w:rsidRPr="00116C32">
        <w:rPr>
          <w:rFonts w:hint="cs"/>
          <w:spacing w:val="0"/>
          <w:rtl/>
        </w:rPr>
        <w:t>,</w:t>
      </w:r>
      <w:r w:rsidR="00B93B58" w:rsidRPr="00116C32">
        <w:rPr>
          <w:rFonts w:hint="cs"/>
          <w:spacing w:val="0"/>
          <w:rtl/>
        </w:rPr>
        <w:t xml:space="preserve"> וא</w:t>
      </w:r>
      <w:r w:rsidRPr="00116C32">
        <w:rPr>
          <w:rFonts w:hint="cs"/>
          <w:spacing w:val="0"/>
          <w:rtl/>
        </w:rPr>
        <w:t xml:space="preserve">י </w:t>
      </w:r>
      <w:r w:rsidR="00B93B58" w:rsidRPr="00116C32">
        <w:rPr>
          <w:rFonts w:hint="cs"/>
          <w:spacing w:val="0"/>
          <w:rtl/>
        </w:rPr>
        <w:t>א</w:t>
      </w:r>
      <w:r w:rsidR="00B93B58" w:rsidRPr="00116C32">
        <w:rPr>
          <w:spacing w:val="0"/>
          <w:rtl/>
        </w:rPr>
        <w:t>"</w:t>
      </w:r>
      <w:r w:rsidR="00B93B58" w:rsidRPr="00116C32">
        <w:rPr>
          <w:rFonts w:hint="cs"/>
          <w:spacing w:val="0"/>
          <w:rtl/>
        </w:rPr>
        <w:t>צ קרא דעשה בה ספק זונה כזונה א</w:t>
      </w:r>
      <w:r w:rsidR="00B93B58" w:rsidRPr="00116C32">
        <w:rPr>
          <w:spacing w:val="0"/>
          <w:rtl/>
        </w:rPr>
        <w:t>"</w:t>
      </w:r>
      <w:r w:rsidR="00B93B58" w:rsidRPr="00116C32">
        <w:rPr>
          <w:rFonts w:hint="cs"/>
          <w:spacing w:val="0"/>
          <w:rtl/>
        </w:rPr>
        <w:t>כ ה</w:t>
      </w:r>
      <w:r w:rsidR="00B93B58" w:rsidRPr="00116C32">
        <w:rPr>
          <w:spacing w:val="0"/>
          <w:rtl/>
        </w:rPr>
        <w:t>"</w:t>
      </w:r>
      <w:r w:rsidR="00B93B58" w:rsidRPr="00116C32">
        <w:rPr>
          <w:rFonts w:hint="cs"/>
          <w:spacing w:val="0"/>
          <w:rtl/>
        </w:rPr>
        <w:t xml:space="preserve">נ תרומה </w:t>
      </w:r>
    </w:p>
    <w:p w14:paraId="443F1460" w14:textId="7B0B3708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0C37EB5C" w14:textId="49E729E5" w:rsidR="00B93B58" w:rsidRPr="006F178A" w:rsidRDefault="004E49CF" w:rsidP="00B93B58">
      <w:pPr>
        <w:rPr>
          <w:rtl/>
        </w:rPr>
      </w:pPr>
      <w:r w:rsidRPr="00C47448">
        <w:rPr>
          <w:rFonts w:cs="BA Vilna Bold" w:hint="cs"/>
          <w:rtl/>
        </w:rPr>
        <w:t>ד'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קראי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כתיבי</w:t>
      </w:r>
      <w:r w:rsidR="00B93B58" w:rsidRPr="006F178A">
        <w:rPr>
          <w:rtl/>
        </w:rPr>
        <w:t xml:space="preserve">: </w:t>
      </w:r>
      <w:r w:rsidRPr="004E49CF">
        <w:rPr>
          <w:rStyle w:val="affffc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לבעל</w:t>
      </w:r>
      <w:r w:rsidR="00B93B58" w:rsidRPr="006F178A">
        <w:rPr>
          <w:rtl/>
        </w:rPr>
        <w:t xml:space="preserve"> </w:t>
      </w:r>
      <w:r w:rsidRPr="004E49CF">
        <w:rPr>
          <w:rStyle w:val="affffc"/>
          <w:rFonts w:hint="cs"/>
          <w:rtl/>
        </w:rPr>
        <w:t>ב.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לבועל</w:t>
      </w:r>
      <w:r w:rsidR="00B93B58" w:rsidRPr="006F178A">
        <w:rPr>
          <w:rtl/>
        </w:rPr>
        <w:t xml:space="preserve">, </w:t>
      </w:r>
      <w:r w:rsidRPr="004E49CF">
        <w:rPr>
          <w:rStyle w:val="affffc"/>
          <w:rFonts w:hint="cs"/>
          <w:rtl/>
        </w:rPr>
        <w:t>ג.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לכהונה</w:t>
      </w:r>
      <w:r w:rsidR="00B93B58" w:rsidRPr="006F178A">
        <w:rPr>
          <w:rtl/>
        </w:rPr>
        <w:t xml:space="preserve"> </w:t>
      </w:r>
      <w:r w:rsidRPr="004E49CF">
        <w:rPr>
          <w:rStyle w:val="affffc"/>
          <w:rFonts w:hint="cs"/>
          <w:rtl/>
        </w:rPr>
        <w:t>ד.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לתרומה</w:t>
      </w:r>
      <w:r w:rsidR="00B93B58" w:rsidRPr="006F178A">
        <w:rPr>
          <w:rtl/>
        </w:rPr>
        <w:t>;</w:t>
      </w:r>
    </w:p>
    <w:p w14:paraId="141A08D1" w14:textId="77777777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584CE497" w14:textId="42FD8D14" w:rsidR="00B93B58" w:rsidRPr="006F178A" w:rsidRDefault="004E49CF" w:rsidP="00B93B58">
      <w:pPr>
        <w:rPr>
          <w:rtl/>
        </w:rPr>
      </w:pPr>
      <w:r w:rsidRPr="00C47448">
        <w:rPr>
          <w:rFonts w:cs="BA Vilna Bold" w:hint="cs"/>
          <w:rtl/>
        </w:rPr>
        <w:t>ג'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קראי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כתיבי</w:t>
      </w:r>
      <w:r w:rsidR="00B93B58" w:rsidRPr="006F178A">
        <w:rPr>
          <w:rtl/>
        </w:rPr>
        <w:t xml:space="preserve">: </w:t>
      </w:r>
      <w:r>
        <w:rPr>
          <w:rFonts w:hint="cs"/>
          <w:rtl/>
        </w:rPr>
        <w:t xml:space="preserve"> </w:t>
      </w:r>
      <w:r w:rsidRPr="004E49CF">
        <w:rPr>
          <w:rStyle w:val="affffc"/>
          <w:rFonts w:hint="cs"/>
          <w:rtl/>
        </w:rPr>
        <w:t>א.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לבעל</w:t>
      </w:r>
      <w:r w:rsidR="00B93B58" w:rsidRPr="006F178A">
        <w:rPr>
          <w:rtl/>
        </w:rPr>
        <w:t xml:space="preserve">, </w:t>
      </w:r>
      <w:r w:rsidRPr="004E49CF">
        <w:rPr>
          <w:rStyle w:val="affffc"/>
          <w:rFonts w:hint="cs"/>
          <w:rtl/>
        </w:rPr>
        <w:t>ב.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לבועל</w:t>
      </w:r>
      <w:r w:rsidR="00B93B58" w:rsidRPr="006F178A">
        <w:rPr>
          <w:rtl/>
        </w:rPr>
        <w:t xml:space="preserve">, </w:t>
      </w:r>
      <w:r w:rsidRPr="004E49CF">
        <w:rPr>
          <w:rStyle w:val="affffc"/>
          <w:rFonts w:hint="cs"/>
          <w:rtl/>
        </w:rPr>
        <w:t>ג.</w:t>
      </w:r>
      <w:r w:rsidR="00B93B58" w:rsidRPr="004E49CF">
        <w:rPr>
          <w:rStyle w:val="affffc"/>
          <w:rtl/>
        </w:rPr>
        <w:t xml:space="preserve"> </w:t>
      </w:r>
      <w:r w:rsidR="00B93B58" w:rsidRPr="006F178A">
        <w:rPr>
          <w:rFonts w:hint="cs"/>
          <w:rtl/>
        </w:rPr>
        <w:t>לתרומה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וכהונה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בק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ו</w:t>
      </w:r>
      <w:r w:rsidR="00B93B58" w:rsidRPr="006F178A">
        <w:rPr>
          <w:rtl/>
        </w:rPr>
        <w:t>.</w:t>
      </w:r>
    </w:p>
    <w:p w14:paraId="7CB468A1" w14:textId="75CA8A36" w:rsidR="00F07A5B" w:rsidRPr="00F07A5B" w:rsidRDefault="00B93B58" w:rsidP="00A77E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="00A77E52" w:rsidRPr="00F07A5B">
        <w:rPr>
          <w:rFonts w:hint="cs"/>
          <w:rtl/>
        </w:rPr>
        <w:t>י"ש</w:t>
      </w:r>
      <w:r w:rsidR="00F07A5B" w:rsidRPr="00F07A5B">
        <w:rPr>
          <w:rFonts w:hint="cs"/>
          <w:rtl/>
        </w:rPr>
        <w:t>:</w:t>
      </w:r>
    </w:p>
    <w:p w14:paraId="1168FE3B" w14:textId="45D0F784" w:rsidR="00A77E52" w:rsidRDefault="00A77E52" w:rsidP="00A77E52">
      <w:pPr>
        <w:rPr>
          <w:rtl/>
        </w:rPr>
      </w:pPr>
      <w:r>
        <w:rPr>
          <w:rFonts w:hint="cs"/>
          <w:rtl/>
        </w:rPr>
        <w:t>הפסוק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לתרומה</w:t>
      </w:r>
      <w:r>
        <w:rPr>
          <w:rFonts w:hint="cs"/>
          <w:rtl/>
        </w:rPr>
        <w:t xml:space="preserve"> דווקא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 xml:space="preserve">דומיא דבעל ובועל דמחיים </w:t>
      </w:r>
    </w:p>
    <w:p w14:paraId="6F07FDC6" w14:textId="0456CFA7" w:rsidR="00B93B58" w:rsidRPr="006F178A" w:rsidRDefault="00B93B58" w:rsidP="00A77E52">
      <w:pPr>
        <w:rPr>
          <w:rtl/>
        </w:rPr>
      </w:pPr>
      <w:r w:rsidRPr="006F178A">
        <w:rPr>
          <w:rFonts w:hint="cs"/>
          <w:rtl/>
        </w:rPr>
        <w:t>וכהונה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="00A77E52">
        <w:rPr>
          <w:rFonts w:hint="cs"/>
          <w:rtl/>
        </w:rPr>
        <w:t xml:space="preserve"> </w:t>
      </w:r>
      <w:r w:rsidR="00A77E52" w:rsidRPr="00A77E52">
        <w:rPr>
          <w:rStyle w:val="afffff2"/>
          <w:rFonts w:hint="cs"/>
          <w:rtl/>
        </w:rPr>
        <w:t xml:space="preserve">[ולא מקרא] </w:t>
      </w:r>
      <w:r w:rsidR="00A77E52">
        <w:rPr>
          <w:rFonts w:hint="cs"/>
          <w:rtl/>
        </w:rPr>
        <w:t xml:space="preserve">שכהונה לאחר מיתה </w:t>
      </w:r>
      <w:bookmarkStart w:id="6" w:name="_Hlk133316452"/>
    </w:p>
    <w:p w14:paraId="29DDA1FD" w14:textId="0B78D270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ע</w:t>
      </w:r>
      <w:r w:rsidR="00F07A5B" w:rsidRPr="00F07A5B">
        <w:rPr>
          <w:rFonts w:hint="cs"/>
          <w:rtl/>
        </w:rPr>
        <w:t>:</w:t>
      </w:r>
    </w:p>
    <w:p w14:paraId="209F8E9E" w14:textId="301ED4FC" w:rsidR="00B93B58" w:rsidRPr="004E49CF" w:rsidRDefault="004E49CF" w:rsidP="00A77E52">
      <w:pPr>
        <w:spacing w:after="60"/>
        <w:rPr>
          <w:spacing w:val="0"/>
          <w:rtl/>
        </w:rPr>
      </w:pPr>
      <w:r w:rsidRPr="004E49CF">
        <w:rPr>
          <w:rFonts w:hint="cs"/>
          <w:spacing w:val="0"/>
          <w:rtl/>
        </w:rPr>
        <w:t xml:space="preserve">ל''ס </w:t>
      </w:r>
      <w:r w:rsidR="00B93B58" w:rsidRPr="004E49CF">
        <w:rPr>
          <w:rFonts w:hint="eastAsia"/>
          <w:spacing w:val="0"/>
          <w:rtl/>
        </w:rPr>
        <w:t>דומיא</w:t>
      </w:r>
      <w:r w:rsidR="00B93B58" w:rsidRPr="004E49CF">
        <w:rPr>
          <w:spacing w:val="0"/>
          <w:rtl/>
        </w:rPr>
        <w:t xml:space="preserve"> </w:t>
      </w:r>
      <w:r w:rsidR="00B93B58" w:rsidRPr="004E49CF">
        <w:rPr>
          <w:rFonts w:hint="eastAsia"/>
          <w:spacing w:val="0"/>
          <w:rtl/>
        </w:rPr>
        <w:t>דבעל</w:t>
      </w:r>
      <w:r w:rsidR="00B93B58" w:rsidRPr="004E49CF">
        <w:rPr>
          <w:spacing w:val="0"/>
          <w:rtl/>
        </w:rPr>
        <w:t xml:space="preserve"> </w:t>
      </w:r>
      <w:r w:rsidR="00B93B58" w:rsidRPr="004E49CF">
        <w:rPr>
          <w:rFonts w:hint="eastAsia"/>
          <w:spacing w:val="0"/>
          <w:rtl/>
        </w:rPr>
        <w:t>ובועל</w:t>
      </w:r>
      <w:r w:rsidRPr="004E49CF">
        <w:rPr>
          <w:rFonts w:hint="cs"/>
          <w:spacing w:val="0"/>
          <w:rtl/>
        </w:rPr>
        <w:t xml:space="preserve">, ואף אי ס''ל דבר שבא </w:t>
      </w:r>
      <w:r w:rsidR="00B93B58" w:rsidRPr="004E49CF">
        <w:rPr>
          <w:rFonts w:hint="eastAsia"/>
          <w:spacing w:val="0"/>
          <w:rtl/>
        </w:rPr>
        <w:t>בק</w:t>
      </w:r>
      <w:r w:rsidR="00B93B58" w:rsidRPr="004E49CF">
        <w:rPr>
          <w:spacing w:val="0"/>
          <w:rtl/>
        </w:rPr>
        <w:t>"</w:t>
      </w:r>
      <w:r w:rsidR="00B93B58" w:rsidRPr="004E49CF">
        <w:rPr>
          <w:rFonts w:hint="eastAsia"/>
          <w:spacing w:val="0"/>
          <w:rtl/>
        </w:rPr>
        <w:t>ו</w:t>
      </w:r>
      <w:r w:rsidR="00B93B58" w:rsidRPr="004E49CF">
        <w:rPr>
          <w:spacing w:val="0"/>
          <w:rtl/>
        </w:rPr>
        <w:t xml:space="preserve"> </w:t>
      </w:r>
      <w:r w:rsidR="00B93B58" w:rsidRPr="004E49CF">
        <w:rPr>
          <w:rFonts w:hint="eastAsia"/>
          <w:spacing w:val="0"/>
          <w:rtl/>
        </w:rPr>
        <w:t>טרח</w:t>
      </w:r>
      <w:r w:rsidR="00B93B58" w:rsidRPr="004E49CF">
        <w:rPr>
          <w:spacing w:val="0"/>
          <w:rtl/>
        </w:rPr>
        <w:t xml:space="preserve"> </w:t>
      </w:r>
      <w:r w:rsidR="00B93B58" w:rsidRPr="004E49CF">
        <w:rPr>
          <w:rFonts w:hint="eastAsia"/>
          <w:spacing w:val="0"/>
          <w:rtl/>
        </w:rPr>
        <w:t>וכתב</w:t>
      </w:r>
      <w:r w:rsidR="00B93B58" w:rsidRPr="004E49CF">
        <w:rPr>
          <w:spacing w:val="0"/>
          <w:rtl/>
        </w:rPr>
        <w:t xml:space="preserve"> </w:t>
      </w:r>
      <w:r w:rsidR="00B93B58" w:rsidRPr="004E49CF">
        <w:rPr>
          <w:rFonts w:hint="eastAsia"/>
          <w:spacing w:val="0"/>
          <w:rtl/>
        </w:rPr>
        <w:t>קרא</w:t>
      </w:r>
      <w:r w:rsidR="00B93B58" w:rsidRPr="004E49CF">
        <w:rPr>
          <w:spacing w:val="0"/>
          <w:rtl/>
        </w:rPr>
        <w:t>.</w:t>
      </w:r>
    </w:p>
    <w:p w14:paraId="1F0EA9BB" w14:textId="39BBB80C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ג מרב</w:t>
      </w:r>
      <w:r w:rsidR="00F07A5B" w:rsidRPr="00F07A5B">
        <w:rPr>
          <w:rtl/>
        </w:rPr>
        <w:t>:</w:t>
      </w:r>
    </w:p>
    <w:p w14:paraId="242EF647" w14:textId="369C239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="00A77E52">
        <w:rPr>
          <w:rFonts w:hint="cs"/>
          <w:rtl/>
        </w:rPr>
        <w:t>וש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לישאל</w:t>
      </w:r>
      <w:r w:rsidRPr="006F178A">
        <w:rPr>
          <w:rtl/>
        </w:rPr>
        <w:t xml:space="preserve"> </w:t>
      </w:r>
      <w:r w:rsidRPr="009C2527">
        <w:rPr>
          <w:rStyle w:val="affff8"/>
          <w:rFonts w:hint="cs"/>
          <w:rtl/>
        </w:rPr>
        <w:t>מ'והבשר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אשר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יגע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בכל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טמא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לא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יאכל'</w:t>
      </w:r>
      <w:r w:rsidRPr="009C2527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tl/>
        </w:rPr>
        <w:tab/>
      </w:r>
    </w:p>
    <w:p w14:paraId="38AAC215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ודאי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יאכל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יאכל</w:t>
      </w:r>
      <w:r w:rsidRPr="006F178A">
        <w:rPr>
          <w:rtl/>
        </w:rPr>
        <w:t>;</w:t>
      </w:r>
    </w:p>
    <w:p w14:paraId="551AA079" w14:textId="5106A806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אימא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סיפא</w:t>
      </w:r>
      <w:r w:rsidR="00F07A5B" w:rsidRPr="00F07A5B">
        <w:rPr>
          <w:rtl/>
        </w:rPr>
        <w:t>:</w:t>
      </w:r>
    </w:p>
    <w:p w14:paraId="09E473A1" w14:textId="10923C29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'והבשר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כל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טהור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יאכל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בשר'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יאכל</w:t>
      </w:r>
      <w:r w:rsidRPr="006F178A">
        <w:rPr>
          <w:rtl/>
        </w:rPr>
        <w:t>!</w:t>
      </w:r>
    </w:p>
    <w:p w14:paraId="6AAD3C26" w14:textId="5B2729F8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11DCE15B" w14:textId="798B28E8" w:rsidR="004E49CF" w:rsidRPr="004E49CF" w:rsidRDefault="00B93B58" w:rsidP="004E49CF">
      <w:pPr>
        <w:spacing w:after="60"/>
        <w:rPr>
          <w:rtl/>
        </w:rPr>
      </w:pP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לישאל</w:t>
      </w:r>
      <w:r w:rsidRPr="006F178A">
        <w:rPr>
          <w:rtl/>
        </w:rPr>
        <w:t>.</w:t>
      </w:r>
    </w:p>
    <w:p w14:paraId="1DEDD9F1" w14:textId="7B61A407" w:rsidR="00F07A5B" w:rsidRPr="00F07A5B" w:rsidRDefault="00B93B58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ואיצטריך</w:t>
      </w:r>
      <w:r w:rsidR="00F07A5B" w:rsidRPr="00F07A5B">
        <w:rPr>
          <w:rFonts w:hint="cs"/>
          <w:rtl/>
        </w:rPr>
        <w:t>:</w:t>
      </w:r>
    </w:p>
    <w:p w14:paraId="26F9409F" w14:textId="12E95EF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</w:t>
      </w:r>
      <w:r w:rsidR="004E49CF">
        <w:rPr>
          <w:rFonts w:hint="cs"/>
          <w:rtl/>
        </w:rPr>
        <w:t>למוד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מסוטה</w:t>
      </w:r>
      <w:r w:rsidRPr="006F178A">
        <w:rPr>
          <w:rtl/>
        </w:rPr>
        <w:t>;</w:t>
      </w:r>
      <w:r w:rsidR="004E49CF">
        <w:rPr>
          <w:rFonts w:hint="cs"/>
          <w:rtl/>
        </w:rPr>
        <w:t xml:space="preserve"> </w:t>
      </w:r>
      <w:r w:rsidR="004E49CF" w:rsidRPr="004E49CF">
        <w:rPr>
          <w:rStyle w:val="affffc"/>
          <w:rFonts w:hint="cs"/>
          <w:rtl/>
        </w:rPr>
        <w:t>דאי מרב</w:t>
      </w:r>
      <w:r w:rsidR="004E49CF">
        <w:rPr>
          <w:rFonts w:hint="cs"/>
          <w:rtl/>
        </w:rPr>
        <w:t xml:space="preserve"> הו''א בין ברה''י ובן ברה''ר</w:t>
      </w:r>
    </w:p>
    <w:p w14:paraId="3D6A8DB2" w14:textId="54962A7B" w:rsidR="00F07A5B" w:rsidRPr="00F07A5B" w:rsidRDefault="004E49CF" w:rsidP="004E49C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ואיצטריך</w:t>
      </w:r>
      <w:r w:rsidR="00F07A5B" w:rsidRPr="00F07A5B">
        <w:rPr>
          <w:rFonts w:hint="cs"/>
          <w:rtl/>
        </w:rPr>
        <w:t>:</w:t>
      </w:r>
    </w:p>
    <w:p w14:paraId="46B922E3" w14:textId="48CEB7B6" w:rsidR="00B93B58" w:rsidRPr="006F178A" w:rsidRDefault="004E49CF" w:rsidP="00B93B58">
      <w:pPr>
        <w:rPr>
          <w:rtl/>
        </w:rPr>
      </w:pPr>
      <w:r w:rsidRPr="004E49CF">
        <w:rPr>
          <w:rFonts w:hint="cs"/>
          <w:rtl/>
        </w:rPr>
        <w:t>ל</w:t>
      </w:r>
      <w:r>
        <w:rPr>
          <w:rFonts w:hint="cs"/>
          <w:rtl/>
        </w:rPr>
        <w:t>למוד</w:t>
      </w:r>
      <w:r>
        <w:rPr>
          <w:rStyle w:val="affffc"/>
          <w:rFonts w:hint="cs"/>
          <w:rtl/>
        </w:rPr>
        <w:t xml:space="preserve"> </w:t>
      </w:r>
      <w:r w:rsidRPr="004E49CF">
        <w:rPr>
          <w:rStyle w:val="affffc"/>
          <w:rFonts w:hint="cs"/>
          <w:rtl/>
        </w:rPr>
        <w:t>מרב</w:t>
      </w:r>
      <w:r>
        <w:rPr>
          <w:rStyle w:val="affffc"/>
          <w:rFonts w:hint="cs"/>
          <w:rtl/>
        </w:rPr>
        <w:t>,</w:t>
      </w:r>
      <w:r w:rsidRPr="004E49CF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אי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מסוטה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הו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</w:t>
      </w:r>
      <w:r>
        <w:rPr>
          <w:rFonts w:hint="cs"/>
          <w:rtl/>
        </w:rPr>
        <w:t>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דעת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נוגע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ומגיע</w:t>
      </w:r>
      <w:r>
        <w:rPr>
          <w:rFonts w:hint="cs"/>
          <w:rtl/>
        </w:rPr>
        <w:t>.</w:t>
      </w:r>
    </w:p>
    <w:bookmarkEnd w:id="6"/>
    <w:p w14:paraId="477C2665" w14:textId="662291F0" w:rsidR="00B93B58" w:rsidRPr="006F178A" w:rsidRDefault="00E4644A" w:rsidP="00E4644A">
      <w:pPr>
        <w:pStyle w:val="affff5"/>
        <w:rPr>
          <w:del w:id="90146" w:author="מנוע עיצוב" w:date="2026-10-08T11:01:28Z"/>
          <w:rtl/>
        </w:rPr>
      </w:pPr>
      <w:del w:id="90145" w:author="מנוע עיצוב" w:date="2026-10-08T11:01:28Z">
        <w:r>
          <w:rPr>
            <w:rtl/>
          </w:rPr>
          <w:delText xml:space="preserve">****</w:delText>
        </w:r>
      </w:del>
    </w:p>
    <w:p w14:paraId="00D9D8EC" w14:textId="77777777" w:rsidR="00B93B58" w:rsidRPr="006F178A" w:rsidRDefault="00B93B58" w:rsidP="005670C9">
      <w:pPr>
        <w:pStyle w:val="afffd"/>
        <w:rPr>
          <w:rtl/>
        </w:rPr>
      </w:pPr>
      <w:ins w:id="9861" w:author="מספור קטעי משנה" w:date="2026-10-06T06:45:52Z">
        <w:r>
          <w:rPr>
            <w:rStyle w:val="MisparKeta"/>
          </w:rPr>
          <w:t xml:space="preserve">ו. </w:t>
        </w:r>
      </w:ins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עקיבא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A0AE196" w14:textId="3864795A" w:rsidR="00F07A5B" w:rsidRPr="00F07A5B" w:rsidRDefault="00116C32" w:rsidP="00116C32">
      <w:pPr>
        <w:pStyle w:val="36"/>
        <w:framePr w:wrap="notBeside"/>
        <w:rPr>
          <w:rtl/>
        </w:rPr>
      </w:pPr>
      <w:bookmarkStart w:id="7" w:name="_Hlk133316473"/>
      <w:r w:rsidRPr="00F07A5B">
        <w:rPr>
          <w:rFonts w:hint="cs"/>
          <w:rtl/>
        </w:rPr>
        <w:t>קשה</w:t>
      </w:r>
      <w:r w:rsidR="00F07A5B" w:rsidRPr="00F07A5B">
        <w:rPr>
          <w:rFonts w:hint="cs"/>
          <w:rtl/>
        </w:rPr>
        <w:t>:</w:t>
      </w:r>
    </w:p>
    <w:p w14:paraId="40637C3F" w14:textId="3BCAB191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ומאחר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טמא</w:t>
      </w:r>
      <w:r w:rsidRPr="006F178A">
        <w:rPr>
          <w:rtl/>
        </w:rPr>
        <w:t xml:space="preserve">? </w:t>
      </w:r>
    </w:p>
    <w:p w14:paraId="64A07B67" w14:textId="14F6F7BE" w:rsidR="00F07A5B" w:rsidRPr="00F07A5B" w:rsidRDefault="00116C32" w:rsidP="00116C3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-רב</w:t>
      </w:r>
      <w:r w:rsidR="00F07A5B" w:rsidRPr="00F07A5B">
        <w:rPr>
          <w:rtl/>
        </w:rPr>
        <w:t>:</w:t>
      </w:r>
    </w:p>
    <w:p w14:paraId="43A264AA" w14:textId="3E7D367F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מק</w:t>
      </w:r>
      <w:r w:rsidRPr="006F178A">
        <w:rPr>
          <w:rtl/>
        </w:rPr>
        <w:t>"</w:t>
      </w:r>
      <w:r w:rsidRPr="006F178A">
        <w:rPr>
          <w:rFonts w:hint="cs"/>
          <w:rtl/>
        </w:rPr>
        <w:t>ו יש לו</w:t>
      </w:r>
      <w:r w:rsidRPr="006F178A">
        <w:rPr>
          <w:rtl/>
        </w:rPr>
        <w:t xml:space="preserve">: </w:t>
      </w:r>
      <w:r w:rsidR="00116C32">
        <w:rPr>
          <w:rFonts w:hint="cs"/>
          <w:rtl/>
        </w:rPr>
        <w:t>מ</w:t>
      </w:r>
      <w:r w:rsidRPr="006F178A">
        <w:rPr>
          <w:rFonts w:hint="cs"/>
          <w:rtl/>
        </w:rPr>
        <w:t>טבול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 </w:t>
      </w:r>
      <w:r w:rsidR="00116C32">
        <w:rPr>
          <w:rFonts w:hint="cs"/>
          <w:rtl/>
        </w:rPr>
        <w:t>כ''ש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</w:p>
    <w:p w14:paraId="6D135ED4" w14:textId="28C8F7B6" w:rsidR="00F07A5B" w:rsidRPr="00F07A5B" w:rsidRDefault="00B93B58" w:rsidP="00116C3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וילפי'</w:t>
      </w:r>
      <w:r w:rsidR="00F07A5B" w:rsidRPr="00F07A5B">
        <w:rPr>
          <w:rFonts w:hint="cs"/>
          <w:rtl/>
        </w:rPr>
        <w:t>:</w:t>
      </w:r>
    </w:p>
    <w:p w14:paraId="47FCA2A7" w14:textId="7BAB136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גם משרץ דלא ראי זה כראי זה הצד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שבהן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שמותרין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ופוסלין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, </w:t>
      </w:r>
      <w:r w:rsidR="00116C32">
        <w:rPr>
          <w:rFonts w:hint="cs"/>
          <w:rtl/>
        </w:rPr>
        <w:t>כ''ש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דפוסל</w:t>
      </w:r>
      <w:r w:rsidRPr="006F178A">
        <w:rPr>
          <w:rtl/>
        </w:rPr>
        <w:t xml:space="preserve"> </w:t>
      </w:r>
      <w:bookmarkEnd w:id="7"/>
      <w:r w:rsidRPr="006F178A">
        <w:rPr>
          <w:rFonts w:hint="cs"/>
          <w:rtl/>
        </w:rPr>
        <w:t>בתרומה</w:t>
      </w:r>
      <w:r w:rsidRPr="006F178A">
        <w:rPr>
          <w:rtl/>
        </w:rPr>
        <w:t>.</w:t>
      </w:r>
    </w:p>
    <w:p w14:paraId="41F8B2C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כט:</w:t>
      </w:r>
    </w:p>
    <w:p w14:paraId="32C70E5E" w14:textId="77777777" w:rsidR="00F07A5B" w:rsidRPr="00F07A5B" w:rsidRDefault="00B93B58" w:rsidP="00116C3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ודור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אחר</w:t>
      </w:r>
      <w:r w:rsidR="00116C32" w:rsidRPr="00F07A5B">
        <w:rPr>
          <w:rFonts w:hint="cs"/>
          <w:rtl/>
        </w:rPr>
        <w:t xml:space="preserve"> פרך: </w:t>
      </w:r>
      <w:r w:rsidR="00F07A5B" w:rsidRPr="00F07A5B">
        <w:rPr>
          <w:rtl/>
        </w:rPr>
        <w:t>:</w:t>
      </w:r>
    </w:p>
    <w:p w14:paraId="7CEFCC37" w14:textId="1B29EF1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חמור</w:t>
      </w:r>
      <w:r w:rsidRPr="006F178A">
        <w:rPr>
          <w:rtl/>
        </w:rPr>
        <w:t>.</w:t>
      </w:r>
    </w:p>
    <w:p w14:paraId="36B14821" w14:textId="16144DC3" w:rsidR="00F07A5B" w:rsidRPr="00F07A5B" w:rsidRDefault="00B93B58" w:rsidP="00116C3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וריב</w:t>
      </w:r>
      <w:r w:rsidRPr="00F07A5B">
        <w:rPr>
          <w:rtl/>
        </w:rPr>
        <w:t>"</w:t>
      </w:r>
      <w:r w:rsidRPr="00F07A5B">
        <w:rPr>
          <w:rFonts w:hint="cs"/>
          <w:rtl/>
        </w:rPr>
        <w:t>ז</w:t>
      </w:r>
      <w:r w:rsidR="00116C32" w:rsidRPr="00F07A5B">
        <w:rPr>
          <w:rFonts w:hint="cs"/>
          <w:rtl/>
        </w:rPr>
        <w:t xml:space="preserve"> ס''ל</w:t>
      </w:r>
      <w:r w:rsidR="00F07A5B" w:rsidRPr="00F07A5B">
        <w:rPr>
          <w:rFonts w:hint="cs"/>
          <w:rtl/>
        </w:rPr>
        <w:t>:</w:t>
      </w:r>
    </w:p>
    <w:p w14:paraId="167A5C35" w14:textId="197EF608" w:rsidR="00B93B58" w:rsidRPr="006F178A" w:rsidRDefault="00B93B58" w:rsidP="00116C32">
      <w:pPr>
        <w:spacing w:after="60"/>
        <w:rPr>
          <w:rtl/>
        </w:rPr>
      </w:pPr>
      <w:r w:rsidRPr="006F178A">
        <w:rPr>
          <w:rFonts w:hint="cs"/>
          <w:rtl/>
        </w:rPr>
        <w:t>צד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פריך</w:t>
      </w:r>
      <w:r w:rsidRPr="006F178A">
        <w:rPr>
          <w:rtl/>
        </w:rPr>
        <w:t>.</w:t>
      </w:r>
    </w:p>
    <w:p w14:paraId="1F5E465B" w14:textId="7A8F2A4A" w:rsidR="00F07A5B" w:rsidRPr="00F07A5B" w:rsidRDefault="00B93B58" w:rsidP="00C81B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יוסי</w:t>
      </w:r>
      <w:r w:rsidR="00F07A5B" w:rsidRPr="00F07A5B">
        <w:rPr>
          <w:rtl/>
        </w:rPr>
        <w:t>:</w:t>
      </w:r>
    </w:p>
    <w:p w14:paraId="6F302B67" w14:textId="4A28EECF" w:rsidR="00B93B58" w:rsidRPr="006F178A" w:rsidRDefault="00B93B58" w:rsidP="00B93B58">
      <w:pPr>
        <w:rPr>
          <w:rtl/>
        </w:rPr>
      </w:pPr>
      <w:r w:rsidRPr="00C47448">
        <w:rPr>
          <w:rFonts w:cs="BA Vilna Bold" w:hint="cs"/>
          <w:rtl/>
        </w:rPr>
        <w:t>רביעי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בקודש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שפסול</w:t>
      </w:r>
      <w:r w:rsidRPr="00C47448">
        <w:rPr>
          <w:rFonts w:cs="BA Vilna Bold"/>
          <w:rtl/>
        </w:rPr>
        <w:t>?</w:t>
      </w:r>
      <w:r w:rsidRPr="006F178A">
        <w:rPr>
          <w:rtl/>
        </w:rPr>
        <w:t xml:space="preserve"> </w:t>
      </w:r>
      <w:r w:rsidR="00C81B0F" w:rsidRPr="00C47448">
        <w:rPr>
          <w:rFonts w:cs="BA Vilna Bold" w:hint="cs"/>
          <w:rtl/>
        </w:rPr>
        <w:t>ק''ו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C81B0F">
        <w:rPr>
          <w:rFonts w:hint="cs"/>
          <w:rtl/>
        </w:rPr>
        <w:t>מ</w:t>
      </w:r>
      <w:r w:rsidRPr="006F178A">
        <w:rPr>
          <w:rFonts w:hint="cs"/>
          <w:rtl/>
        </w:rPr>
        <w:t>חוסר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כיפורים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 </w:t>
      </w:r>
      <w:r w:rsidR="00C81B0F">
        <w:rPr>
          <w:rFonts w:hint="cs"/>
          <w:rtl/>
        </w:rPr>
        <w:t>ו</w:t>
      </w:r>
      <w:r w:rsidRPr="006F178A">
        <w:rPr>
          <w:rFonts w:hint="cs"/>
          <w:rtl/>
        </w:rPr>
        <w:t>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בקודש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 </w:t>
      </w:r>
      <w:r w:rsidR="00C81B0F">
        <w:rPr>
          <w:rFonts w:hint="cs"/>
          <w:rtl/>
        </w:rPr>
        <w:t>ק''ו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בקודש</w:t>
      </w:r>
      <w:r w:rsidRPr="006F178A">
        <w:rPr>
          <w:rtl/>
        </w:rPr>
        <w:t>;</w:t>
      </w:r>
    </w:p>
    <w:p w14:paraId="448E82C2" w14:textId="77777777" w:rsidR="00C81B0F" w:rsidRDefault="00B93B58" w:rsidP="00C81B0F">
      <w:pPr>
        <w:rPr>
          <w:rtl/>
        </w:rPr>
      </w:pPr>
      <w:r w:rsidRPr="00C47448">
        <w:rPr>
          <w:rFonts w:cs="BA Vilna Bold" w:hint="cs"/>
          <w:rtl/>
        </w:rPr>
        <w:t>שלישי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לקודש</w:t>
      </w:r>
      <w:r w:rsidRPr="00C47448">
        <w:rPr>
          <w:rFonts w:cs="BA Vilna Bold"/>
          <w:rtl/>
        </w:rPr>
        <w:t xml:space="preserve"> </w:t>
      </w:r>
      <w:r w:rsidRPr="00C47448">
        <w:rPr>
          <w:rFonts w:cs="BA Vilna Bold" w:hint="cs"/>
          <w:rtl/>
        </w:rPr>
        <w:t>מהתורה</w:t>
      </w:r>
      <w:r w:rsidR="00C81B0F" w:rsidRPr="00C47448">
        <w:rPr>
          <w:rFonts w:cs="BA Vilna Bold" w:hint="cs"/>
          <w:rtl/>
        </w:rPr>
        <w:t>:</w:t>
      </w:r>
      <w:r w:rsidR="00C81B0F">
        <w:rPr>
          <w:rFonts w:hint="cs"/>
          <w:rtl/>
        </w:rPr>
        <w:t xml:space="preserve"> </w:t>
      </w:r>
      <w:r w:rsidR="00C81B0F" w:rsidRPr="00C81B0F">
        <w:rPr>
          <w:rFonts w:hint="cs"/>
          <w:spacing w:val="0"/>
          <w:rtl/>
        </w:rPr>
        <w:t>מ</w:t>
      </w:r>
      <w:r w:rsidRPr="00C81B0F">
        <w:rPr>
          <w:rStyle w:val="affff8"/>
          <w:rFonts w:hint="cs"/>
          <w:spacing w:val="0"/>
          <w:rtl/>
        </w:rPr>
        <w:t>'והבשר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אשר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יגע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בכל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טמא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לא</w:t>
      </w:r>
      <w:r w:rsidRPr="00C81B0F">
        <w:rPr>
          <w:rStyle w:val="affff8"/>
          <w:spacing w:val="0"/>
          <w:rtl/>
        </w:rPr>
        <w:t xml:space="preserve"> </w:t>
      </w:r>
      <w:r w:rsidRPr="00C81B0F">
        <w:rPr>
          <w:rStyle w:val="affff8"/>
          <w:rFonts w:hint="cs"/>
          <w:spacing w:val="0"/>
          <w:rtl/>
        </w:rPr>
        <w:t>יאכל</w:t>
      </w:r>
      <w:r w:rsidR="00C81B0F" w:rsidRPr="00C81B0F">
        <w:rPr>
          <w:rStyle w:val="affff8"/>
          <w:rFonts w:hint="cs"/>
          <w:spacing w:val="0"/>
          <w:rtl/>
        </w:rPr>
        <w:t>!</w:t>
      </w:r>
      <w:r w:rsidRPr="00C81B0F">
        <w:rPr>
          <w:rStyle w:val="affff8"/>
          <w:rFonts w:hint="cs"/>
          <w:spacing w:val="0"/>
          <w:rtl/>
        </w:rPr>
        <w:t>'</w:t>
      </w:r>
      <w:r w:rsidRPr="009C2527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1B5BFFED" w14:textId="1829C805" w:rsidR="00B93B58" w:rsidRPr="006F178A" w:rsidRDefault="00C81B0F" w:rsidP="00C81B0F">
      <w:pPr>
        <w:spacing w:after="60"/>
        <w:ind w:left="1130" w:firstLine="113"/>
        <w:rPr>
          <w:rtl/>
        </w:rPr>
      </w:pPr>
      <w:r>
        <w:rPr>
          <w:rFonts w:hint="cs"/>
          <w:rtl/>
        </w:rPr>
        <w:t xml:space="preserve"> ומיירי </w:t>
      </w:r>
      <w:r w:rsidR="00B93B58" w:rsidRPr="006F178A">
        <w:rPr>
          <w:rFonts w:hint="cs"/>
          <w:rtl/>
        </w:rPr>
        <w:t>דנגע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בשני</w:t>
      </w:r>
    </w:p>
    <w:p w14:paraId="523AA128" w14:textId="480659C7" w:rsidR="00F07A5B" w:rsidRPr="00F07A5B" w:rsidRDefault="00C81B0F" w:rsidP="00C81B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הקשה 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44B1822B" w14:textId="7EBDCBA6" w:rsidR="00C81B0F" w:rsidRDefault="00C81B0F" w:rsidP="00B93B58">
      <w:pPr>
        <w:rPr>
          <w:rtl/>
        </w:rPr>
      </w:pPr>
      <w:r>
        <w:rPr>
          <w:rStyle w:val="affffc"/>
          <w:rFonts w:hint="cs"/>
          <w:rtl/>
        </w:rPr>
        <w:t xml:space="preserve">א''י </w:t>
      </w:r>
      <w:r w:rsidRPr="00C81B0F">
        <w:rPr>
          <w:rStyle w:val="affffc"/>
          <w:rFonts w:hint="cs"/>
          <w:rtl/>
        </w:rPr>
        <w:t xml:space="preserve">טעם </w:t>
      </w:r>
      <w:r>
        <w:rPr>
          <w:rStyle w:val="affffc"/>
          <w:rFonts w:hint="cs"/>
          <w:rtl/>
        </w:rPr>
        <w:t>רבי יוסי,</w:t>
      </w:r>
      <w:r w:rsidRPr="00C81B0F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אוכל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הבא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מחמת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טבול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יוכיח</w:t>
      </w:r>
      <w:r>
        <w:rPr>
          <w:rFonts w:hint="cs"/>
          <w:rtl/>
        </w:rPr>
        <w:t>!</w:t>
      </w:r>
      <w:r w:rsidR="00B93B58" w:rsidRPr="006F178A">
        <w:rPr>
          <w:rtl/>
        </w:rPr>
        <w:t xml:space="preserve">, </w:t>
      </w:r>
    </w:p>
    <w:p w14:paraId="4E658782" w14:textId="4596C933" w:rsidR="00B93B58" w:rsidRPr="006F178A" w:rsidRDefault="00B93B58" w:rsidP="00C81B0F">
      <w:pPr>
        <w:ind w:left="678" w:firstLine="113"/>
        <w:rPr>
          <w:rtl/>
        </w:rPr>
      </w:pPr>
      <w:r w:rsidRPr="006F178A">
        <w:rPr>
          <w:rFonts w:hint="cs"/>
          <w:rtl/>
        </w:rPr>
        <w:t>שפסול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בקודש</w:t>
      </w:r>
      <w:r w:rsidRPr="006F178A">
        <w:rPr>
          <w:rtl/>
        </w:rPr>
        <w:t>!</w:t>
      </w:r>
    </w:p>
    <w:p w14:paraId="33ACBD69" w14:textId="7232EDE0" w:rsidR="00F07A5B" w:rsidRPr="00F07A5B" w:rsidRDefault="00B93B58" w:rsidP="00C81B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דאבא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שאו</w:t>
      </w:r>
      <w:r w:rsidR="00C81B0F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280C713A" w14:textId="2E454D2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טבול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לקודש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ולפסול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;</w:t>
      </w:r>
    </w:p>
    <w:p w14:paraId="4EBCA827" w14:textId="78B43684" w:rsidR="00F07A5B" w:rsidRPr="00F07A5B" w:rsidRDefault="00B93B58" w:rsidP="00C81B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0060803C" w14:textId="04EB377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מטמא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;</w:t>
      </w:r>
    </w:p>
    <w:p w14:paraId="27DF023F" w14:textId="6C251F96" w:rsidR="00F07A5B" w:rsidRPr="00F07A5B" w:rsidRDefault="00B93B58" w:rsidP="00C81B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וחכ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1244030" w14:textId="368BAFA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ומשקי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תרומה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ומשקי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קודש</w:t>
      </w:r>
      <w:r w:rsidRPr="006F178A">
        <w:rPr>
          <w:rtl/>
        </w:rPr>
        <w:t>.</w:t>
      </w:r>
    </w:p>
    <w:p w14:paraId="30BC31A9" w14:textId="2CF2CA34" w:rsidR="00F07A5B" w:rsidRPr="00F07A5B" w:rsidRDefault="00B93B58" w:rsidP="00C81B0F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מתקיף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פ</w:t>
      </w:r>
      <w:r w:rsidR="00F07A5B" w:rsidRPr="00F07A5B">
        <w:rPr>
          <w:rtl/>
        </w:rPr>
        <w:t>:</w:t>
      </w:r>
    </w:p>
    <w:p w14:paraId="36BF225E" w14:textId="3165FD89" w:rsidR="00B93B58" w:rsidRPr="00CB4148" w:rsidRDefault="00B93B58" w:rsidP="00B93B58">
      <w:pPr>
        <w:rPr>
          <w:rtl/>
        </w:rPr>
      </w:pPr>
      <w:r w:rsidRPr="00CB4148">
        <w:rPr>
          <w:rStyle w:val="affffc"/>
          <w:rFonts w:hint="eastAsia"/>
          <w:rtl/>
        </w:rPr>
        <w:t>ממאי</w:t>
      </w:r>
      <w:r w:rsidRPr="00CB4148">
        <w:rPr>
          <w:rStyle w:val="affffc"/>
          <w:rtl/>
        </w:rPr>
        <w:t xml:space="preserve"> </w:t>
      </w:r>
      <w:r w:rsidRPr="00CB4148">
        <w:rPr>
          <w:rStyle w:val="affffc"/>
          <w:rFonts w:hint="eastAsia"/>
          <w:rtl/>
        </w:rPr>
        <w:t>דר</w:t>
      </w:r>
      <w:r w:rsidRPr="00CB4148">
        <w:rPr>
          <w:rStyle w:val="affffc"/>
          <w:rtl/>
        </w:rPr>
        <w:t xml:space="preserve">' </w:t>
      </w:r>
      <w:r w:rsidRPr="00CB4148">
        <w:rPr>
          <w:rStyle w:val="affffc"/>
          <w:rFonts w:hint="eastAsia"/>
          <w:rtl/>
        </w:rPr>
        <w:t>יוסי</w:t>
      </w:r>
      <w:r w:rsidRPr="00CB4148">
        <w:rPr>
          <w:rStyle w:val="affffc"/>
          <w:rtl/>
        </w:rPr>
        <w:t xml:space="preserve"> </w:t>
      </w:r>
      <w:r w:rsidRPr="00CB4148">
        <w:rPr>
          <w:rStyle w:val="affffc"/>
          <w:rFonts w:hint="eastAsia"/>
          <w:rtl/>
        </w:rPr>
        <w:t>כרבנן</w:t>
      </w:r>
      <w:r w:rsidR="00CB4148">
        <w:rPr>
          <w:rStyle w:val="affffc"/>
          <w:rFonts w:hint="cs"/>
          <w:rtl/>
        </w:rPr>
        <w:t>,</w:t>
      </w:r>
      <w:r w:rsidRPr="00CB4148">
        <w:rPr>
          <w:rtl/>
        </w:rPr>
        <w:t xml:space="preserve"> </w:t>
      </w:r>
      <w:r w:rsidR="00CB4148">
        <w:rPr>
          <w:rtl/>
        </w:rPr>
        <w:tab/>
      </w:r>
      <w:r w:rsidR="00CB4148">
        <w:rPr>
          <w:rtl/>
        </w:rPr>
        <w:tab/>
      </w:r>
      <w:r w:rsidR="00CB4148">
        <w:rPr>
          <w:rFonts w:hint="cs"/>
          <w:rtl/>
        </w:rPr>
        <w:t xml:space="preserve">שמא </w:t>
      </w:r>
      <w:r w:rsidRPr="00CB4148">
        <w:rPr>
          <w:rStyle w:val="affffc"/>
          <w:rFonts w:hint="eastAsia"/>
          <w:rtl/>
        </w:rPr>
        <w:t>כאבא</w:t>
      </w:r>
      <w:r w:rsidRPr="00CB4148">
        <w:rPr>
          <w:rStyle w:val="affffc"/>
          <w:rtl/>
        </w:rPr>
        <w:t xml:space="preserve"> </w:t>
      </w:r>
      <w:r w:rsidRPr="00CB4148">
        <w:rPr>
          <w:rStyle w:val="affffc"/>
          <w:rFonts w:hint="eastAsia"/>
          <w:rtl/>
        </w:rPr>
        <w:t>שאול</w:t>
      </w:r>
      <w:r w:rsidRPr="00CB4148">
        <w:rPr>
          <w:rStyle w:val="affffc"/>
          <w:rtl/>
        </w:rPr>
        <w:t>:</w:t>
      </w:r>
      <w:r w:rsidRPr="00CB4148">
        <w:rPr>
          <w:rtl/>
        </w:rPr>
        <w:t xml:space="preserve"> </w:t>
      </w:r>
      <w:r w:rsidRPr="00CB4148">
        <w:rPr>
          <w:rFonts w:hint="eastAsia"/>
          <w:rtl/>
        </w:rPr>
        <w:t>לטמא</w:t>
      </w:r>
      <w:r w:rsidRPr="00CB4148">
        <w:rPr>
          <w:rtl/>
        </w:rPr>
        <w:t xml:space="preserve"> </w:t>
      </w:r>
      <w:r w:rsidRPr="00CB4148">
        <w:rPr>
          <w:rFonts w:hint="eastAsia"/>
          <w:rtl/>
        </w:rPr>
        <w:t>שנים</w:t>
      </w:r>
      <w:r w:rsidRPr="00CB4148">
        <w:rPr>
          <w:rtl/>
        </w:rPr>
        <w:t xml:space="preserve"> </w:t>
      </w:r>
      <w:r w:rsidRPr="00CB4148">
        <w:rPr>
          <w:rFonts w:hint="eastAsia"/>
          <w:rtl/>
        </w:rPr>
        <w:t>ולפסול</w:t>
      </w:r>
      <w:r w:rsidRPr="00CB4148">
        <w:rPr>
          <w:rtl/>
        </w:rPr>
        <w:t xml:space="preserve"> </w:t>
      </w:r>
      <w:r w:rsidRPr="00CB4148">
        <w:rPr>
          <w:rFonts w:hint="eastAsia"/>
          <w:rtl/>
        </w:rPr>
        <w:t>אחד</w:t>
      </w:r>
      <w:r w:rsidRPr="00CB4148">
        <w:rPr>
          <w:rtl/>
        </w:rPr>
        <w:t>!</w:t>
      </w:r>
    </w:p>
    <w:p w14:paraId="618C8FC4" w14:textId="77777777" w:rsidR="00F07A5B" w:rsidRPr="00F07A5B" w:rsidRDefault="00CB414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tl/>
        </w:rPr>
        <w:t>:</w:t>
      </w:r>
    </w:p>
    <w:p w14:paraId="5D964971" w14:textId="3EC9DF69" w:rsidR="00B93B58" w:rsidRPr="0059138D" w:rsidRDefault="00B93B58" w:rsidP="00CB4148">
      <w:pPr>
        <w:rPr>
          <w:rFonts w:cs="BA Vilna Bold"/>
          <w:rtl/>
        </w:rPr>
      </w:pPr>
      <w:r w:rsidRPr="00CB4148">
        <w:rPr>
          <w:rStyle w:val="affffc"/>
          <w:rFonts w:hint="cs"/>
          <w:spacing w:val="2"/>
          <w:rtl/>
        </w:rPr>
        <w:t xml:space="preserve">אי </w:t>
      </w:r>
      <w:r w:rsidR="00CB4148" w:rsidRPr="00CB4148">
        <w:rPr>
          <w:rStyle w:val="affffc"/>
          <w:rFonts w:hint="cs"/>
          <w:spacing w:val="2"/>
          <w:rtl/>
        </w:rPr>
        <w:t xml:space="preserve">ס''ל </w:t>
      </w:r>
      <w:r w:rsidRPr="00CB4148">
        <w:rPr>
          <w:rStyle w:val="affffc"/>
          <w:rFonts w:hint="cs"/>
          <w:spacing w:val="2"/>
          <w:rtl/>
        </w:rPr>
        <w:t xml:space="preserve">כאבא </w:t>
      </w:r>
      <w:r w:rsidR="00CB4148" w:rsidRPr="00CB4148">
        <w:rPr>
          <w:rStyle w:val="affffc"/>
          <w:rFonts w:hint="cs"/>
          <w:spacing w:val="2"/>
          <w:rtl/>
        </w:rPr>
        <w:t xml:space="preserve"> שאול </w:t>
      </w:r>
      <w:r w:rsidR="00CB4148" w:rsidRPr="00CB4148">
        <w:rPr>
          <w:rFonts w:hint="cs"/>
          <w:spacing w:val="2"/>
          <w:rtl/>
        </w:rPr>
        <w:t xml:space="preserve">ילמד </w:t>
      </w:r>
      <w:r w:rsidRPr="00CB4148">
        <w:rPr>
          <w:rFonts w:hint="cs"/>
          <w:spacing w:val="2"/>
          <w:rtl/>
        </w:rPr>
        <w:t>רביעי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בקודש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מאוכל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שבא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מחמת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טבול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יום</w:t>
      </w:r>
      <w:r w:rsidRPr="00CB4148">
        <w:rPr>
          <w:spacing w:val="2"/>
          <w:rtl/>
        </w:rPr>
        <w:t xml:space="preserve">: </w:t>
      </w:r>
      <w:r w:rsidR="00CB4148" w:rsidRPr="00CB4148">
        <w:rPr>
          <w:rStyle w:val="afffff2"/>
          <w:rFonts w:hint="cs"/>
          <w:rtl/>
        </w:rPr>
        <w:t>אף ש</w:t>
      </w:r>
      <w:r w:rsidRPr="00CB4148">
        <w:rPr>
          <w:rStyle w:val="afffff2"/>
          <w:rFonts w:hint="cs"/>
          <w:rtl/>
        </w:rPr>
        <w:t>טבול</w:t>
      </w:r>
      <w:r w:rsidRPr="00CB4148">
        <w:rPr>
          <w:rStyle w:val="afffff2"/>
          <w:rtl/>
        </w:rPr>
        <w:t xml:space="preserve"> </w:t>
      </w:r>
      <w:r w:rsidRPr="00CB4148">
        <w:rPr>
          <w:rStyle w:val="afffff2"/>
          <w:rFonts w:hint="cs"/>
          <w:rtl/>
        </w:rPr>
        <w:t>יום</w:t>
      </w:r>
      <w:r w:rsidRPr="00CB4148">
        <w:rPr>
          <w:rStyle w:val="afffff2"/>
          <w:rtl/>
        </w:rPr>
        <w:t xml:space="preserve"> </w:t>
      </w:r>
      <w:r w:rsidR="00CB4148" w:rsidRPr="00CB4148">
        <w:rPr>
          <w:rStyle w:val="afffff2"/>
          <w:rFonts w:hint="cs"/>
          <w:rtl/>
        </w:rPr>
        <w:t>עצמו</w:t>
      </w:r>
      <w:r w:rsidRPr="00CB4148">
        <w:rPr>
          <w:rStyle w:val="afffff2"/>
          <w:rtl/>
        </w:rPr>
        <w:t xml:space="preserve"> </w:t>
      </w:r>
      <w:r w:rsidRPr="00CB4148">
        <w:rPr>
          <w:rStyle w:val="afffff2"/>
          <w:rFonts w:hint="cs"/>
          <w:rtl/>
        </w:rPr>
        <w:t>מותר</w:t>
      </w:r>
      <w:r w:rsidRPr="00CB4148">
        <w:rPr>
          <w:rStyle w:val="afffff2"/>
          <w:rtl/>
        </w:rPr>
        <w:t xml:space="preserve"> </w:t>
      </w:r>
      <w:r w:rsidRPr="00CB4148">
        <w:rPr>
          <w:rStyle w:val="afffff2"/>
          <w:rFonts w:hint="cs"/>
          <w:rtl/>
        </w:rPr>
        <w:t>בחולין</w:t>
      </w:r>
      <w:r w:rsidRPr="00CB4148">
        <w:rPr>
          <w:rStyle w:val="afffff2"/>
          <w:rtl/>
        </w:rPr>
        <w:t xml:space="preserve"> </w:t>
      </w:r>
      <w:r w:rsidRPr="00CB4148">
        <w:rPr>
          <w:rFonts w:hint="cs"/>
          <w:spacing w:val="2"/>
          <w:rtl/>
        </w:rPr>
        <w:t>אמרת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עושה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רביעי</w:t>
      </w:r>
      <w:r w:rsidRPr="00CB4148">
        <w:rPr>
          <w:spacing w:val="2"/>
          <w:rtl/>
        </w:rPr>
        <w:t xml:space="preserve"> </w:t>
      </w:r>
      <w:r w:rsidRPr="00CB4148">
        <w:rPr>
          <w:rFonts w:hint="cs"/>
          <w:spacing w:val="2"/>
          <w:rtl/>
        </w:rPr>
        <w:t>בקודש</w:t>
      </w:r>
      <w:r w:rsidRPr="00CB4148">
        <w:rPr>
          <w:spacing w:val="2"/>
          <w:rtl/>
        </w:rPr>
        <w:t xml:space="preserve">, </w:t>
      </w:r>
      <w:r w:rsidRPr="00225FF9">
        <w:rPr>
          <w:rFonts w:hint="eastAsia"/>
          <w:spacing w:val="-2"/>
          <w:rtl/>
        </w:rPr>
        <w:t>אוכל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שלישי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הבא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מחמת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שני</w:t>
      </w:r>
      <w:r w:rsidRPr="00225FF9">
        <w:rPr>
          <w:spacing w:val="-2"/>
          <w:rtl/>
        </w:rPr>
        <w:t xml:space="preserve">, </w:t>
      </w:r>
      <w:r w:rsidRPr="00CB4148">
        <w:rPr>
          <w:rStyle w:val="afffff2"/>
          <w:rFonts w:hint="eastAsia"/>
          <w:rtl/>
        </w:rPr>
        <w:t>דשני</w:t>
      </w:r>
      <w:r w:rsidRPr="00CB4148">
        <w:rPr>
          <w:rStyle w:val="afffff2"/>
          <w:rtl/>
        </w:rPr>
        <w:t xml:space="preserve"> </w:t>
      </w:r>
      <w:r w:rsidR="00CB4148" w:rsidRPr="00CB4148">
        <w:rPr>
          <w:rStyle w:val="afffff2"/>
          <w:rFonts w:hint="cs"/>
          <w:rtl/>
        </w:rPr>
        <w:t>עצמו</w:t>
      </w:r>
      <w:r w:rsidRPr="00CB4148">
        <w:rPr>
          <w:rStyle w:val="afffff2"/>
          <w:rtl/>
        </w:rPr>
        <w:t xml:space="preserve"> </w:t>
      </w:r>
      <w:r w:rsidRPr="00CB4148">
        <w:rPr>
          <w:rStyle w:val="afffff2"/>
          <w:rFonts w:hint="eastAsia"/>
          <w:rtl/>
        </w:rPr>
        <w:t>אסור</w:t>
      </w:r>
      <w:r w:rsidRPr="00CB4148">
        <w:rPr>
          <w:rStyle w:val="afffff2"/>
          <w:rtl/>
        </w:rPr>
        <w:t xml:space="preserve"> </w:t>
      </w:r>
      <w:r w:rsidRPr="00CB4148">
        <w:rPr>
          <w:rStyle w:val="afffff2"/>
          <w:rFonts w:hint="eastAsia"/>
          <w:rtl/>
        </w:rPr>
        <w:t>בחולין</w:t>
      </w:r>
      <w:r w:rsidR="00CB4148" w:rsidRPr="00CB4148">
        <w:rPr>
          <w:rStyle w:val="afffff2"/>
          <w:rFonts w:hint="cs"/>
          <w:rtl/>
        </w:rPr>
        <w:t xml:space="preserve">- </w:t>
      </w:r>
      <w:r w:rsidR="00CB4148" w:rsidRPr="00C47448">
        <w:rPr>
          <w:rFonts w:cs="BA Vilna Bold" w:hint="cs"/>
          <w:spacing w:val="-2"/>
          <w:rtl/>
        </w:rPr>
        <w:t>כ''ש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שעושה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רביעי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בקודש</w:t>
      </w:r>
      <w:r w:rsidRPr="00225FF9">
        <w:rPr>
          <w:spacing w:val="-2"/>
          <w:rtl/>
        </w:rPr>
        <w:t>.</w:t>
      </w:r>
    </w:p>
    <w:p w14:paraId="698C698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ל.</w:t>
      </w:r>
    </w:p>
    <w:p w14:paraId="4E59D62E" w14:textId="3F813F9A" w:rsidR="00F07A5B" w:rsidRPr="00F07A5B" w:rsidRDefault="00CB414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וא''א לפרוך</w:t>
      </w:r>
      <w:r w:rsidR="00F07A5B" w:rsidRPr="00F07A5B">
        <w:rPr>
          <w:rFonts w:hint="cs"/>
          <w:rtl/>
        </w:rPr>
        <w:t>:</w:t>
      </w:r>
    </w:p>
    <w:p w14:paraId="1080C239" w14:textId="68743D20" w:rsidR="00A77E52" w:rsidRDefault="00B93B58" w:rsidP="00E4644A">
      <w:pPr>
        <w:rPr>
          <w:spacing w:val="0"/>
          <w:rtl/>
        </w:rPr>
      </w:pPr>
      <w:r w:rsidRPr="00CB4148">
        <w:rPr>
          <w:rFonts w:hint="cs"/>
          <w:spacing w:val="0"/>
          <w:rtl/>
        </w:rPr>
        <w:t>מה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לטבו</w:t>
      </w:r>
      <w:r w:rsidR="00CB4148" w:rsidRPr="00CB4148">
        <w:rPr>
          <w:rFonts w:hint="cs"/>
          <w:spacing w:val="0"/>
          <w:rtl/>
        </w:rPr>
        <w:t>"י ד</w:t>
      </w:r>
      <w:r w:rsidRPr="00CB4148">
        <w:rPr>
          <w:rFonts w:hint="cs"/>
          <w:spacing w:val="0"/>
          <w:rtl/>
        </w:rPr>
        <w:t>אב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הטומאה</w:t>
      </w:r>
      <w:r w:rsidRPr="00CB4148">
        <w:rPr>
          <w:spacing w:val="0"/>
          <w:rtl/>
        </w:rPr>
        <w:t>!</w:t>
      </w:r>
      <w:r w:rsidR="00CB4148" w:rsidRPr="00CB4148">
        <w:rPr>
          <w:rFonts w:hint="cs"/>
          <w:spacing w:val="0"/>
          <w:rtl/>
        </w:rPr>
        <w:t>- דה</w:t>
      </w:r>
      <w:r w:rsidRPr="00CB4148">
        <w:rPr>
          <w:rFonts w:hint="cs"/>
          <w:spacing w:val="0"/>
          <w:rtl/>
        </w:rPr>
        <w:t>א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אייתינה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ממחוסר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כיפורים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ולא</w:t>
      </w:r>
      <w:r w:rsidRPr="00CB4148">
        <w:rPr>
          <w:spacing w:val="0"/>
          <w:rtl/>
        </w:rPr>
        <w:t xml:space="preserve"> </w:t>
      </w:r>
      <w:r w:rsidRPr="00CB4148">
        <w:rPr>
          <w:rFonts w:hint="cs"/>
          <w:spacing w:val="0"/>
          <w:rtl/>
        </w:rPr>
        <w:t>פרכ</w:t>
      </w:r>
      <w:r w:rsidR="00CB4148" w:rsidRPr="00CB4148">
        <w:rPr>
          <w:rFonts w:hint="cs"/>
          <w:spacing w:val="0"/>
          <w:rtl/>
        </w:rPr>
        <w:t>ו</w:t>
      </w:r>
      <w:r w:rsidRPr="00CB4148">
        <w:rPr>
          <w:spacing w:val="0"/>
          <w:rtl/>
        </w:rPr>
        <w:t>.</w:t>
      </w:r>
    </w:p>
    <w:p w14:paraId="24142BF7" w14:textId="18DA3F39" w:rsidR="00E4644A" w:rsidRPr="00E4644A" w:rsidRDefault="00E4644A" w:rsidP="00E4644A">
      <w:pPr>
        <w:jc w:val="center"/>
        <w:rPr>
          <w:rFonts w:ascii="BA • Vilna Light" w:hAnsi="BA • Vilna Light" w:cs="BA • Vilna Light"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63E31E0B" w14:textId="12FC5C5F" w:rsidR="00F07A5B" w:rsidRPr="00F07A5B" w:rsidRDefault="00CB414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מרב</w:t>
      </w:r>
      <w:r w:rsidR="00F07A5B" w:rsidRPr="00F07A5B">
        <w:rPr>
          <w:rFonts w:hint="cs"/>
          <w:rtl/>
        </w:rPr>
        <w:t>:</w:t>
      </w:r>
    </w:p>
    <w:p w14:paraId="5B8D10FF" w14:textId="677A8F94" w:rsidR="00B93B58" w:rsidRPr="00CB4148" w:rsidRDefault="00B93B58" w:rsidP="006C7D1C">
      <w:pPr>
        <w:pStyle w:val="affffd"/>
        <w:rPr>
          <w:rtl/>
        </w:rPr>
      </w:pPr>
      <w:r w:rsidRPr="00CB4148">
        <w:rPr>
          <w:rFonts w:hint="cs"/>
          <w:rtl/>
        </w:rPr>
        <w:t>ר</w:t>
      </w:r>
      <w:r w:rsidRPr="00CB4148">
        <w:rPr>
          <w:rtl/>
        </w:rPr>
        <w:t>"</w:t>
      </w:r>
      <w:r w:rsidRPr="00CB4148">
        <w:rPr>
          <w:rFonts w:hint="cs"/>
          <w:rtl/>
        </w:rPr>
        <w:t>מ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ר</w:t>
      </w:r>
      <w:r w:rsidRPr="00CB4148">
        <w:rPr>
          <w:rtl/>
        </w:rPr>
        <w:t xml:space="preserve">' </w:t>
      </w:r>
      <w:r w:rsidRPr="00CB4148">
        <w:rPr>
          <w:rFonts w:hint="cs"/>
          <w:rtl/>
        </w:rPr>
        <w:t>יוסי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ור</w:t>
      </w:r>
      <w:r w:rsidR="00CB4148" w:rsidRPr="00CB4148">
        <w:rPr>
          <w:rFonts w:hint="cs"/>
          <w:rtl/>
        </w:rPr>
        <w:t>י''ה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ר</w:t>
      </w:r>
      <w:r w:rsidRPr="00CB4148">
        <w:rPr>
          <w:rtl/>
        </w:rPr>
        <w:t>'</w:t>
      </w:r>
      <w:r w:rsidR="00CB4148" w:rsidRPr="00CB4148">
        <w:rPr>
          <w:rFonts w:hint="cs"/>
          <w:rtl/>
        </w:rPr>
        <w:t>'א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ור</w:t>
      </w:r>
      <w:r w:rsidRPr="00CB4148">
        <w:rPr>
          <w:rtl/>
        </w:rPr>
        <w:t xml:space="preserve">' </w:t>
      </w:r>
      <w:r w:rsidRPr="00CB4148">
        <w:rPr>
          <w:rFonts w:hint="cs"/>
          <w:rtl/>
        </w:rPr>
        <w:t>אליעזר</w:t>
      </w:r>
      <w:r w:rsidRPr="00CB4148">
        <w:rPr>
          <w:rtl/>
        </w:rPr>
        <w:t xml:space="preserve">, </w:t>
      </w:r>
      <w:r w:rsidR="00CB4148" w:rsidRPr="00CB4148">
        <w:rPr>
          <w:rFonts w:hint="cs"/>
          <w:rtl/>
        </w:rPr>
        <w:t xml:space="preserve">ס''ל </w:t>
      </w:r>
      <w:r w:rsidRPr="00CB4148">
        <w:rPr>
          <w:rFonts w:hint="cs"/>
          <w:rtl/>
        </w:rPr>
        <w:t>דאין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שני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עושה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שלישי</w:t>
      </w:r>
      <w:r w:rsidRPr="00CB4148">
        <w:rPr>
          <w:rtl/>
        </w:rPr>
        <w:t xml:space="preserve"> </w:t>
      </w:r>
      <w:r w:rsidRPr="00CB4148">
        <w:rPr>
          <w:rFonts w:hint="cs"/>
          <w:rtl/>
        </w:rPr>
        <w:t>בחולין</w:t>
      </w:r>
      <w:r w:rsidRPr="00CB4148">
        <w:rPr>
          <w:rtl/>
        </w:rPr>
        <w:t>.</w:t>
      </w:r>
    </w:p>
    <w:p w14:paraId="16CE65DC" w14:textId="4F634C22" w:rsidR="00F07A5B" w:rsidRPr="00F07A5B" w:rsidRDefault="00B93B5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4DD1F18F" w14:textId="1B0480D0" w:rsidR="00B93B58" w:rsidRPr="006F178A" w:rsidRDefault="00B93B58" w:rsidP="00B93B58">
      <w:pPr>
        <w:rPr>
          <w:rtl/>
        </w:rPr>
      </w:pPr>
      <w:r w:rsidRPr="00CB4148">
        <w:rPr>
          <w:rStyle w:val="affffc"/>
          <w:rFonts w:hint="cs"/>
          <w:rtl/>
        </w:rPr>
        <w:t>דתנן</w:t>
      </w:r>
      <w:r w:rsidRPr="00CB414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הטעון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סופרים</w:t>
      </w:r>
      <w:r w:rsidRPr="006F178A">
        <w:rPr>
          <w:rtl/>
        </w:rPr>
        <w:t xml:space="preserve"> </w:t>
      </w:r>
    </w:p>
    <w:p w14:paraId="0A2CDC82" w14:textId="120073D3" w:rsidR="00B93B58" w:rsidRPr="006F178A" w:rsidRDefault="00CB4148" w:rsidP="00B93B58">
      <w:pPr>
        <w:rPr>
          <w:rtl/>
        </w:rPr>
      </w:pPr>
      <w:r w:rsidRPr="00A2279B">
        <w:rPr>
          <w:rStyle w:val="affffc"/>
          <w:rFonts w:hint="cs"/>
          <w:spacing w:val="2"/>
          <w:rtl/>
        </w:rPr>
        <w:t>ל</w:t>
      </w:r>
      <w:r w:rsidR="00B93B58" w:rsidRPr="00A2279B">
        <w:rPr>
          <w:rStyle w:val="affffc"/>
          <w:rFonts w:hint="cs"/>
          <w:spacing w:val="2"/>
          <w:rtl/>
        </w:rPr>
        <w:t>ר</w:t>
      </w:r>
      <w:r w:rsidR="00B93B58" w:rsidRPr="00A2279B">
        <w:rPr>
          <w:rStyle w:val="affffc"/>
          <w:spacing w:val="2"/>
          <w:rtl/>
        </w:rPr>
        <w:t>"</w:t>
      </w:r>
      <w:r w:rsidR="00B93B58" w:rsidRPr="00A2279B">
        <w:rPr>
          <w:rStyle w:val="affffc"/>
          <w:rFonts w:hint="cs"/>
          <w:spacing w:val="2"/>
          <w:rtl/>
        </w:rPr>
        <w:t>מ:</w:t>
      </w:r>
      <w:r w:rsidR="00B93B58" w:rsidRPr="00A2279B">
        <w:rPr>
          <w:rStyle w:val="affffc"/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מטמא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את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הקודש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ופוסל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את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התרומה</w:t>
      </w:r>
      <w:r w:rsidR="00B93B58" w:rsidRPr="00A2279B">
        <w:rPr>
          <w:spacing w:val="2"/>
          <w:rtl/>
        </w:rPr>
        <w:t xml:space="preserve">, </w:t>
      </w:r>
      <w:r w:rsidR="00B93B58" w:rsidRPr="00A2279B">
        <w:rPr>
          <w:rFonts w:hint="cs"/>
          <w:spacing w:val="2"/>
          <w:rtl/>
        </w:rPr>
        <w:t>ומותר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בחולין</w:t>
      </w:r>
      <w:r w:rsidR="00B93B58" w:rsidRPr="00A2279B">
        <w:rPr>
          <w:spacing w:val="2"/>
          <w:rtl/>
        </w:rPr>
        <w:t xml:space="preserve"> </w:t>
      </w:r>
      <w:r w:rsidR="00B93B58" w:rsidRPr="00A2279B">
        <w:rPr>
          <w:rFonts w:hint="cs"/>
          <w:spacing w:val="2"/>
          <w:rtl/>
        </w:rPr>
        <w:t>ובמעשר</w:t>
      </w:r>
      <w:r w:rsidR="00B93B58" w:rsidRPr="006F178A">
        <w:rPr>
          <w:rtl/>
        </w:rPr>
        <w:t>,</w:t>
      </w:r>
    </w:p>
    <w:p w14:paraId="76142DBB" w14:textId="77777777" w:rsidR="00B93B58" w:rsidRPr="006F178A" w:rsidRDefault="00B93B58" w:rsidP="00B93B58">
      <w:pPr>
        <w:rPr>
          <w:rtl/>
        </w:rPr>
      </w:pPr>
      <w:r w:rsidRPr="00CB4148">
        <w:rPr>
          <w:rStyle w:val="affffc"/>
          <w:rFonts w:hint="cs"/>
          <w:rtl/>
        </w:rPr>
        <w:t>וחכמים:</w:t>
      </w:r>
      <w:r w:rsidRPr="00CB4148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אוסרין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במעשר</w:t>
      </w:r>
      <w:r w:rsidRPr="006F178A">
        <w:rPr>
          <w:rtl/>
        </w:rPr>
        <w:t>.</w:t>
      </w:r>
    </w:p>
    <w:p w14:paraId="678531C6" w14:textId="7435ACD9" w:rsidR="00F07A5B" w:rsidRPr="00F07A5B" w:rsidRDefault="00B93B5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יוסי</w:t>
      </w:r>
      <w:r w:rsidR="00F07A5B" w:rsidRPr="00F07A5B">
        <w:rPr>
          <w:rFonts w:hint="cs"/>
          <w:rtl/>
        </w:rPr>
        <w:t>:</w:t>
      </w:r>
    </w:p>
    <w:p w14:paraId="7F2B5C36" w14:textId="0726688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דאמרן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איתיה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לייתיה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לרביעי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וחמישי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בקודש</w:t>
      </w:r>
      <w:r w:rsidRPr="006F178A">
        <w:rPr>
          <w:rtl/>
        </w:rPr>
        <w:t>.</w:t>
      </w:r>
    </w:p>
    <w:p w14:paraId="78797A70" w14:textId="6BB267D4" w:rsidR="00F07A5B" w:rsidRPr="00F07A5B" w:rsidRDefault="00B93B5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יהושע</w:t>
      </w:r>
      <w:r w:rsidR="00F07A5B" w:rsidRPr="00F07A5B">
        <w:rPr>
          <w:rFonts w:hint="cs"/>
          <w:rtl/>
        </w:rPr>
        <w:t>:</w:t>
      </w:r>
    </w:p>
    <w:p w14:paraId="3D7D786E" w14:textId="7BD3693E" w:rsidR="00B93B58" w:rsidRPr="006F178A" w:rsidRDefault="00B93B58" w:rsidP="00B93B58">
      <w:pPr>
        <w:rPr>
          <w:rtl/>
        </w:rPr>
      </w:pPr>
      <w:r w:rsidRPr="00CB4148">
        <w:rPr>
          <w:rStyle w:val="affffc"/>
          <w:rFonts w:hint="cs"/>
          <w:rtl/>
        </w:rPr>
        <w:t>דתנן</w:t>
      </w:r>
      <w:r w:rsidR="00A2279B">
        <w:rPr>
          <w:rStyle w:val="affffc"/>
          <w:rFonts w:hint="cs"/>
          <w:rtl/>
        </w:rPr>
        <w:t>:</w:t>
      </w:r>
      <w:r w:rsidRPr="00CB4148">
        <w:rPr>
          <w:rStyle w:val="affffc"/>
          <w:rtl/>
        </w:rPr>
        <w:t xml:space="preserve"> </w:t>
      </w:r>
      <w:r w:rsidRPr="00CB4148">
        <w:rPr>
          <w:rStyle w:val="affffc"/>
          <w:rFonts w:hint="cs"/>
          <w:rtl/>
        </w:rPr>
        <w:t>ר</w:t>
      </w:r>
      <w:r w:rsidRPr="00CB4148">
        <w:rPr>
          <w:rStyle w:val="affffc"/>
          <w:rtl/>
        </w:rPr>
        <w:t>"</w:t>
      </w:r>
      <w:r w:rsidRPr="00CB4148">
        <w:rPr>
          <w:rStyle w:val="affffc"/>
          <w:rFonts w:hint="cs"/>
          <w:rtl/>
        </w:rPr>
        <w:t>א</w:t>
      </w:r>
      <w:r w:rsidR="00CB4148">
        <w:rPr>
          <w:rStyle w:val="affffc"/>
          <w:rFonts w:hint="cs"/>
          <w:rtl/>
        </w:rPr>
        <w:t xml:space="preserve">: </w:t>
      </w:r>
      <w:r w:rsidRPr="006F178A">
        <w:rPr>
          <w:rFonts w:hint="cs"/>
          <w:rtl/>
        </w:rPr>
        <w:t>האוכל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>;</w:t>
      </w:r>
    </w:p>
    <w:p w14:paraId="1181F4B2" w14:textId="4CF97DEE" w:rsidR="00B93B58" w:rsidRPr="006F178A" w:rsidRDefault="00B93B58" w:rsidP="00B93B58">
      <w:pPr>
        <w:rPr>
          <w:rtl/>
        </w:rPr>
      </w:pPr>
      <w:r w:rsidRPr="00CB4148">
        <w:rPr>
          <w:rStyle w:val="affffc"/>
          <w:rFonts w:hint="cs"/>
          <w:rtl/>
        </w:rPr>
        <w:t>רבי</w:t>
      </w:r>
      <w:r w:rsidRPr="00CB4148">
        <w:rPr>
          <w:rStyle w:val="affffc"/>
          <w:rtl/>
        </w:rPr>
        <w:t xml:space="preserve"> </w:t>
      </w:r>
      <w:r w:rsidRPr="00CB4148">
        <w:rPr>
          <w:rStyle w:val="affffc"/>
          <w:rFonts w:hint="cs"/>
          <w:rtl/>
        </w:rPr>
        <w:t>יהושע</w:t>
      </w:r>
      <w:r w:rsidRPr="00CB4148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האוכל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בתרומה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תרומה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</w:t>
      </w:r>
      <w:r w:rsidRPr="00A2279B">
        <w:rPr>
          <w:rFonts w:hint="cs"/>
          <w:spacing w:val="0"/>
          <w:rtl/>
        </w:rPr>
        <w:t xml:space="preserve">ומשמע על טהרת הקודש לא </w:t>
      </w:r>
      <w:r w:rsidRPr="00A2279B">
        <w:rPr>
          <w:rStyle w:val="affffc"/>
          <w:rFonts w:hint="cs"/>
          <w:spacing w:val="0"/>
          <w:rtl/>
        </w:rPr>
        <w:t>והיינו דס</w:t>
      </w:r>
      <w:r w:rsidRPr="00A2279B">
        <w:rPr>
          <w:rStyle w:val="affffc"/>
          <w:spacing w:val="0"/>
          <w:rtl/>
        </w:rPr>
        <w:t>"</w:t>
      </w:r>
      <w:r w:rsidRPr="00A2279B">
        <w:rPr>
          <w:rStyle w:val="affffc"/>
          <w:rFonts w:hint="cs"/>
          <w:spacing w:val="0"/>
          <w:rtl/>
        </w:rPr>
        <w:t xml:space="preserve">ל </w:t>
      </w:r>
      <w:r w:rsidRPr="00A2279B">
        <w:rPr>
          <w:rFonts w:hint="cs"/>
          <w:spacing w:val="0"/>
          <w:rtl/>
        </w:rPr>
        <w:t>אין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שני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עושה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שלישי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בחולין</w:t>
      </w:r>
      <w:r w:rsidRPr="00A2279B">
        <w:rPr>
          <w:spacing w:val="0"/>
          <w:rtl/>
        </w:rPr>
        <w:t>.</w:t>
      </w:r>
    </w:p>
    <w:p w14:paraId="2BCA7E18" w14:textId="3B61A0C9" w:rsidR="00F07A5B" w:rsidRPr="00F07A5B" w:rsidRDefault="00B93B5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4195173F" w14:textId="675B11E5" w:rsidR="00B93B58" w:rsidRPr="006F178A" w:rsidRDefault="00CB4148" w:rsidP="00B93B58">
      <w:pPr>
        <w:rPr>
          <w:rtl/>
        </w:rPr>
      </w:pPr>
      <w:r w:rsidRPr="00C47448">
        <w:rPr>
          <w:rFonts w:cs="BA Vilna Bold" w:hint="cs"/>
          <w:rtl/>
        </w:rPr>
        <w:t>ד</w:t>
      </w:r>
      <w:r w:rsidR="00B93B58" w:rsidRPr="00C47448">
        <w:rPr>
          <w:rFonts w:cs="BA Vilna Bold" w:hint="cs"/>
          <w:rtl/>
        </w:rPr>
        <w:t>שלשתן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שוין</w:t>
      </w:r>
      <w:r w:rsidR="00B93B58" w:rsidRPr="00C47448">
        <w:rPr>
          <w:rFonts w:cs="BA Vilna Bold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הראשון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שבקודש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ושבחולין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ושבתרומה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מטמא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ופוסל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בקודש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מטמא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ופוסל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בתרומה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ופוסל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בחולין</w:t>
      </w:r>
      <w:r w:rsidR="00B93B58" w:rsidRPr="006F178A">
        <w:rPr>
          <w:rtl/>
        </w:rPr>
        <w:t>.</w:t>
      </w:r>
    </w:p>
    <w:p w14:paraId="4463B39D" w14:textId="6EAB12B8" w:rsidR="00F07A5B" w:rsidRPr="00F07A5B" w:rsidRDefault="00B93B5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אליעזר</w:t>
      </w:r>
      <w:r w:rsidR="00F07A5B" w:rsidRPr="00F07A5B">
        <w:rPr>
          <w:rFonts w:hint="cs"/>
          <w:rtl/>
        </w:rPr>
        <w:t>:</w:t>
      </w:r>
    </w:p>
    <w:p w14:paraId="0FA9A9C6" w14:textId="12543AE2" w:rsidR="00B93B58" w:rsidRPr="006F178A" w:rsidRDefault="00CB4148" w:rsidP="00B93B58">
      <w:pPr>
        <w:rPr>
          <w:rtl/>
        </w:rPr>
      </w:pPr>
      <w:r w:rsidRPr="00C47448">
        <w:rPr>
          <w:rFonts w:cs="BA Vilna Bold" w:hint="cs"/>
          <w:rtl/>
        </w:rPr>
        <w:t>ד</w:t>
      </w:r>
      <w:r w:rsidR="00B93B58" w:rsidRPr="00C47448">
        <w:rPr>
          <w:rFonts w:cs="BA Vilna Bold" w:hint="cs"/>
          <w:rtl/>
        </w:rPr>
        <w:t>חלה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ניטלת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מן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הטהורה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על</w:t>
      </w:r>
      <w:r w:rsidR="00B93B58" w:rsidRPr="00C47448">
        <w:rPr>
          <w:rFonts w:cs="BA Vilna Bold"/>
          <w:rtl/>
        </w:rPr>
        <w:t xml:space="preserve"> </w:t>
      </w:r>
      <w:r w:rsidR="00B93B58" w:rsidRPr="00C47448">
        <w:rPr>
          <w:rFonts w:cs="BA Vilna Bold" w:hint="cs"/>
          <w:rtl/>
        </w:rPr>
        <w:t>הטמאה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כיצד</w:t>
      </w:r>
      <w:r w:rsidR="00B93B58" w:rsidRPr="006F178A">
        <w:rPr>
          <w:rtl/>
        </w:rPr>
        <w:t xml:space="preserve">? </w:t>
      </w:r>
      <w:r w:rsidR="00B93B58" w:rsidRPr="006F178A">
        <w:rPr>
          <w:rFonts w:hint="cs"/>
          <w:rtl/>
        </w:rPr>
        <w:t>שתי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עיסות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טהורה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ואחת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טמאה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נוטל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מעיסה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הורמה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חלתה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ונותן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פחות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מכביצה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באמצע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כדי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ליטול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המוקף</w:t>
      </w:r>
      <w:r w:rsidR="00B93B58" w:rsidRPr="006F178A">
        <w:rPr>
          <w:rtl/>
        </w:rPr>
        <w:t xml:space="preserve">, </w:t>
      </w:r>
      <w:r w:rsidR="00B93B58" w:rsidRPr="00CB4148">
        <w:rPr>
          <w:rStyle w:val="affffc"/>
          <w:rFonts w:hint="cs"/>
          <w:rtl/>
        </w:rPr>
        <w:t>וחכמים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אוסרין</w:t>
      </w:r>
      <w:r w:rsidR="00B93B58" w:rsidRPr="006F178A">
        <w:rPr>
          <w:rtl/>
        </w:rPr>
        <w:t xml:space="preserve">, </w:t>
      </w:r>
      <w:r w:rsidR="00B93B58" w:rsidRPr="00CB4148">
        <w:rPr>
          <w:rStyle w:val="affffc"/>
          <w:rFonts w:hint="cs"/>
          <w:rtl/>
        </w:rPr>
        <w:t>ותניא</w:t>
      </w:r>
      <w:r w:rsidR="00B93B58" w:rsidRPr="00CB4148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כביצה</w:t>
      </w:r>
      <w:r w:rsidR="00B93B58" w:rsidRPr="006F178A">
        <w:rPr>
          <w:rtl/>
        </w:rPr>
        <w:t>;</w:t>
      </w:r>
    </w:p>
    <w:p w14:paraId="7AE2DB41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ל:</w:t>
      </w:r>
    </w:p>
    <w:p w14:paraId="361CC4AE" w14:textId="77777777" w:rsidR="00F07A5B" w:rsidRPr="00F07A5B" w:rsidRDefault="006E6548" w:rsidP="00CB41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סברוה</w:t>
      </w:r>
      <w:r w:rsidR="00F07A5B" w:rsidRPr="00F07A5B">
        <w:rPr>
          <w:rtl/>
        </w:rPr>
        <w:t>:</w:t>
      </w:r>
    </w:p>
    <w:p w14:paraId="6C025402" w14:textId="3FEE5AC3" w:rsidR="00B93B58" w:rsidRPr="006F178A" w:rsidRDefault="006E6548" w:rsidP="00B93B58">
      <w:pPr>
        <w:rPr>
          <w:rtl/>
        </w:rPr>
      </w:pPr>
      <w:r>
        <w:rPr>
          <w:rFonts w:hint="cs"/>
          <w:rtl/>
        </w:rPr>
        <w:t xml:space="preserve">שניהם </w:t>
      </w:r>
      <w:r w:rsidR="00B93B58" w:rsidRPr="006F178A">
        <w:rPr>
          <w:rFonts w:hint="cs"/>
          <w:rtl/>
        </w:rPr>
        <w:t>בעיסה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ראשונה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וחולין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הטבולין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כחלה</w:t>
      </w:r>
      <w:r>
        <w:rPr>
          <w:rFonts w:hint="cs"/>
          <w:rtl/>
        </w:rPr>
        <w:t>,</w:t>
      </w:r>
    </w:p>
    <w:p w14:paraId="305DB342" w14:textId="1A1126C1" w:rsidR="00B93B58" w:rsidRPr="006F178A" w:rsidRDefault="006E6548" w:rsidP="00B93B58">
      <w:pPr>
        <w:rPr>
          <w:rtl/>
        </w:rPr>
      </w:pPr>
      <w:r w:rsidRPr="006E6548">
        <w:rPr>
          <w:rStyle w:val="affffc"/>
          <w:rFonts w:hint="cs"/>
          <w:rtl/>
        </w:rPr>
        <w:t>וחלקו:</w:t>
      </w:r>
      <w:r>
        <w:rPr>
          <w:rFonts w:hint="cs"/>
          <w:rtl/>
        </w:rPr>
        <w:t xml:space="preserve"> אם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שלישי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בחולין</w:t>
      </w:r>
      <w:r w:rsidR="00B93B58" w:rsidRPr="006F178A">
        <w:rPr>
          <w:rtl/>
        </w:rPr>
        <w:t>.</w:t>
      </w:r>
    </w:p>
    <w:p w14:paraId="33716F7E" w14:textId="1B1F9F38" w:rsidR="00F07A5B" w:rsidRPr="00F07A5B" w:rsidRDefault="006E6548" w:rsidP="006E65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רמבדר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כ</w:t>
      </w:r>
      <w:r w:rsidR="00F07A5B" w:rsidRPr="00F07A5B">
        <w:rPr>
          <w:rtl/>
        </w:rPr>
        <w:t>:</w:t>
      </w:r>
    </w:p>
    <w:p w14:paraId="4844ABA4" w14:textId="08B218E3" w:rsidR="006E6548" w:rsidRDefault="00B93B58" w:rsidP="00B93B58">
      <w:pPr>
        <w:rPr>
          <w:rtl/>
        </w:rPr>
      </w:pPr>
      <w:r w:rsidRPr="006E6548">
        <w:rPr>
          <w:rStyle w:val="affffc"/>
          <w:rFonts w:hint="cs"/>
          <w:rtl/>
        </w:rPr>
        <w:t>לכו</w:t>
      </w:r>
      <w:r w:rsidRPr="006E6548">
        <w:rPr>
          <w:rStyle w:val="affffc"/>
          <w:rtl/>
        </w:rPr>
        <w:t>"</w:t>
      </w:r>
      <w:r w:rsidRPr="006E6548">
        <w:rPr>
          <w:rStyle w:val="affffc"/>
          <w:rFonts w:hint="cs"/>
          <w:rtl/>
        </w:rPr>
        <w:t>ע</w:t>
      </w:r>
      <w:r w:rsidR="006E6548">
        <w:rPr>
          <w:rStyle w:val="affffc"/>
          <w:rFonts w:hint="cs"/>
          <w:rtl/>
        </w:rPr>
        <w:t>:</w:t>
      </w:r>
      <w:r w:rsidRPr="006E6548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שלישי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בחולין</w:t>
      </w:r>
      <w:r w:rsidRPr="006F178A">
        <w:rPr>
          <w:rtl/>
        </w:rPr>
        <w:t xml:space="preserve">, </w:t>
      </w:r>
    </w:p>
    <w:p w14:paraId="15B2BF6C" w14:textId="7B468515" w:rsidR="00B93B58" w:rsidRPr="006F178A" w:rsidRDefault="006E6548" w:rsidP="00B93B58">
      <w:pPr>
        <w:rPr>
          <w:rtl/>
        </w:rPr>
      </w:pPr>
      <w:r w:rsidRPr="006E6548">
        <w:rPr>
          <w:rStyle w:val="affffc"/>
          <w:rFonts w:hint="cs"/>
          <w:rtl/>
        </w:rPr>
        <w:t>וחלקו</w:t>
      </w:r>
      <w:r>
        <w:rPr>
          <w:rStyle w:val="affffc"/>
          <w:rFonts w:hint="cs"/>
          <w:rtl/>
        </w:rPr>
        <w:t>:</w:t>
      </w:r>
      <w:r w:rsidRPr="006E6548">
        <w:rPr>
          <w:rStyle w:val="affffc"/>
          <w:rFonts w:hint="cs"/>
          <w:rtl/>
        </w:rPr>
        <w:t xml:space="preserve"> </w:t>
      </w:r>
      <w:r w:rsidR="00B93B58" w:rsidRPr="006F178A">
        <w:rPr>
          <w:rFonts w:hint="cs"/>
          <w:rtl/>
        </w:rPr>
        <w:t>והכא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בחולין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הטבולין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אי כחלה דמו או לא</w:t>
      </w:r>
      <w:r w:rsidR="00A2279B">
        <w:rPr>
          <w:rFonts w:hint="cs"/>
          <w:rtl/>
        </w:rPr>
        <w:t>.</w:t>
      </w:r>
      <w:r w:rsidR="00B93B58" w:rsidRPr="006F178A">
        <w:rPr>
          <w:rFonts w:hint="cs"/>
          <w:rtl/>
        </w:rPr>
        <w:t xml:space="preserve"> </w:t>
      </w:r>
    </w:p>
    <w:p w14:paraId="1DB2E2C1" w14:textId="3AF76D80" w:rsidR="00F07A5B" w:rsidRPr="00F07A5B" w:rsidRDefault="006E6548" w:rsidP="006E65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056660EA" w14:textId="21CF0300" w:rsidR="00B93B58" w:rsidRPr="00A2279B" w:rsidRDefault="00B93B58" w:rsidP="00B93B58">
      <w:pPr>
        <w:rPr>
          <w:spacing w:val="2"/>
          <w:rtl/>
        </w:rPr>
      </w:pPr>
      <w:r w:rsidRPr="00A2279B">
        <w:rPr>
          <w:rStyle w:val="affffc"/>
          <w:rFonts w:hint="cs"/>
          <w:spacing w:val="2"/>
          <w:rtl/>
        </w:rPr>
        <w:t>לכו</w:t>
      </w:r>
      <w:r w:rsidRPr="00A2279B">
        <w:rPr>
          <w:rStyle w:val="affffc"/>
          <w:spacing w:val="2"/>
          <w:rtl/>
        </w:rPr>
        <w:t>"</w:t>
      </w:r>
      <w:r w:rsidRPr="00A2279B">
        <w:rPr>
          <w:rStyle w:val="affffc"/>
          <w:rFonts w:hint="cs"/>
          <w:spacing w:val="2"/>
          <w:rtl/>
        </w:rPr>
        <w:t>ע</w:t>
      </w:r>
      <w:r w:rsidR="006E6548" w:rsidRPr="00A2279B">
        <w:rPr>
          <w:rStyle w:val="affffc"/>
          <w:rFonts w:hint="cs"/>
          <w:spacing w:val="2"/>
          <w:rtl/>
        </w:rPr>
        <w:t>:</w:t>
      </w:r>
      <w:r w:rsidRPr="00A2279B">
        <w:rPr>
          <w:rStyle w:val="affffc"/>
          <w:rFonts w:hint="cs"/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חולין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הטבולין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לחלה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לא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כחלה</w:t>
      </w:r>
      <w:r w:rsidRPr="00A2279B">
        <w:rPr>
          <w:spacing w:val="2"/>
          <w:rtl/>
        </w:rPr>
        <w:t xml:space="preserve">, </w:t>
      </w:r>
      <w:r w:rsidRPr="00A2279B">
        <w:rPr>
          <w:rFonts w:hint="cs"/>
          <w:spacing w:val="2"/>
          <w:rtl/>
        </w:rPr>
        <w:t>ואין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שני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עושה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שלישי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בחולין</w:t>
      </w:r>
      <w:r w:rsidRPr="00A2279B">
        <w:rPr>
          <w:spacing w:val="2"/>
          <w:rtl/>
        </w:rPr>
        <w:t xml:space="preserve">, </w:t>
      </w:r>
    </w:p>
    <w:p w14:paraId="43A099D8" w14:textId="64F85DF9" w:rsidR="00B93B58" w:rsidRPr="006F178A" w:rsidRDefault="006E6548" w:rsidP="00B93B58">
      <w:pPr>
        <w:rPr>
          <w:rtl/>
        </w:rPr>
      </w:pPr>
      <w:r w:rsidRPr="006E6548">
        <w:rPr>
          <w:rStyle w:val="affffc"/>
          <w:rFonts w:hint="cs"/>
          <w:rtl/>
        </w:rPr>
        <w:t>וחלקו</w:t>
      </w:r>
      <w:r>
        <w:rPr>
          <w:rStyle w:val="affffc"/>
          <w:rFonts w:hint="cs"/>
          <w:rtl/>
        </w:rPr>
        <w:t>:</w:t>
      </w:r>
      <w:r w:rsidRPr="006E6548">
        <w:rPr>
          <w:rStyle w:val="affffc"/>
          <w:rFonts w:hint="cs"/>
          <w:rtl/>
        </w:rPr>
        <w:t xml:space="preserve"> </w:t>
      </w:r>
      <w:r w:rsidR="00B93B58" w:rsidRPr="006F178A">
        <w:rPr>
          <w:rFonts w:hint="cs"/>
          <w:rtl/>
        </w:rPr>
        <w:t>אי מותר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לגרום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טומאה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לחולין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שבארץ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ישראל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או שאסור</w:t>
      </w:r>
      <w:r w:rsidR="00B93B58" w:rsidRPr="006F178A">
        <w:rPr>
          <w:rtl/>
        </w:rPr>
        <w:t>.</w:t>
      </w:r>
    </w:p>
    <w:p w14:paraId="033ACD16" w14:textId="23817BDE" w:rsidR="00B93B58" w:rsidRPr="006F178A" w:rsidRDefault="00E4644A" w:rsidP="00E4644A">
      <w:pPr>
        <w:pStyle w:val="affff5"/>
        <w:rPr>
          <w:del w:id="90148" w:author="מנוע עיצוב" w:date="2026-10-08T11:01:28Z"/>
          <w:rtl/>
        </w:rPr>
      </w:pPr>
      <w:del w:id="90147" w:author="מנוע עיצוב" w:date="2026-10-08T11:01:28Z">
        <w:r>
          <w:rPr>
            <w:rtl/>
          </w:rPr>
          <w:delText xml:space="preserve">****</w:delText>
        </w:r>
      </w:del>
    </w:p>
    <w:p w14:paraId="01DA81C3" w14:textId="77777777" w:rsidR="00B93B58" w:rsidRPr="006F178A" w:rsidRDefault="00B93B58" w:rsidP="005670C9">
      <w:pPr>
        <w:pStyle w:val="afffd"/>
        <w:rPr>
          <w:rtl/>
        </w:rPr>
      </w:pPr>
      <w:ins w:id="9862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עקיבא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2AD59D3D" w14:textId="77777777" w:rsidR="00F07A5B" w:rsidRPr="00F07A5B" w:rsidRDefault="006E6548" w:rsidP="006E65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36B0D53B" w14:textId="72B1D216" w:rsidR="00B93B58" w:rsidRPr="006F178A" w:rsidRDefault="006E6548" w:rsidP="00B93B58">
      <w:pPr>
        <w:rPr>
          <w:rtl/>
        </w:rPr>
      </w:pPr>
      <w:r>
        <w:rPr>
          <w:rFonts w:hint="cs"/>
          <w:rtl/>
        </w:rPr>
        <w:t xml:space="preserve">אם </w:t>
      </w:r>
      <w:r w:rsidR="00B93B58" w:rsidRPr="006F178A">
        <w:rPr>
          <w:rFonts w:hint="cs"/>
          <w:rtl/>
        </w:rPr>
        <w:t>תחומין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דאורייתא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דרבנן</w:t>
      </w:r>
      <w:r w:rsidR="00B93B58" w:rsidRPr="006F178A">
        <w:rPr>
          <w:rtl/>
        </w:rPr>
        <w:t>.</w:t>
      </w:r>
    </w:p>
    <w:p w14:paraId="38F11C89" w14:textId="2A5EC5FA" w:rsidR="00B93B58" w:rsidRPr="006F178A" w:rsidRDefault="00B93B58" w:rsidP="00E4644A">
      <w:pPr>
        <w:pStyle w:val="affff5"/>
        <w:rPr>
          <w:rtl/>
        </w:rPr>
      </w:pPr>
    </w:p>
    <w:p w14:paraId="2E9625BA" w14:textId="58E696EA" w:rsidR="00F07A5B" w:rsidRPr="00F07A5B" w:rsidRDefault="00B93B58" w:rsidP="006E65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Fonts w:hint="cs"/>
          <w:rtl/>
        </w:rPr>
        <w:t>:</w:t>
      </w:r>
    </w:p>
    <w:p w14:paraId="545055B1" w14:textId="5FFE01C1" w:rsidR="00F25DA4" w:rsidRPr="00A2279B" w:rsidRDefault="00B93B58" w:rsidP="00B93B58">
      <w:pPr>
        <w:rPr>
          <w:spacing w:val="2"/>
          <w:rtl/>
        </w:rPr>
      </w:pPr>
      <w:r w:rsidRPr="00A2279B">
        <w:rPr>
          <w:rStyle w:val="affffc"/>
          <w:rFonts w:hint="cs"/>
          <w:spacing w:val="2"/>
          <w:rtl/>
        </w:rPr>
        <w:t>בו</w:t>
      </w:r>
      <w:r w:rsidRPr="00A2279B">
        <w:rPr>
          <w:rStyle w:val="affffc"/>
          <w:spacing w:val="2"/>
          <w:rtl/>
        </w:rPr>
        <w:t xml:space="preserve"> </w:t>
      </w:r>
      <w:r w:rsidRPr="00A2279B">
        <w:rPr>
          <w:rStyle w:val="affffc"/>
          <w:rFonts w:hint="cs"/>
          <w:spacing w:val="2"/>
          <w:rtl/>
        </w:rPr>
        <w:t>ביום</w:t>
      </w:r>
      <w:r w:rsidRPr="00A2279B">
        <w:rPr>
          <w:rStyle w:val="affffc"/>
          <w:spacing w:val="2"/>
          <w:rtl/>
        </w:rPr>
        <w:t xml:space="preserve"> </w:t>
      </w:r>
      <w:r w:rsidRPr="00A2279B">
        <w:rPr>
          <w:rStyle w:val="affffc"/>
          <w:rFonts w:hint="cs"/>
          <w:spacing w:val="2"/>
          <w:rtl/>
        </w:rPr>
        <w:t>דרש</w:t>
      </w:r>
      <w:r w:rsidRPr="00A2279B">
        <w:rPr>
          <w:rStyle w:val="affffc"/>
          <w:spacing w:val="2"/>
          <w:rtl/>
        </w:rPr>
        <w:t xml:space="preserve"> </w:t>
      </w:r>
      <w:r w:rsidRPr="00A2279B">
        <w:rPr>
          <w:rStyle w:val="affffc"/>
          <w:rFonts w:hint="cs"/>
          <w:spacing w:val="2"/>
          <w:rtl/>
        </w:rPr>
        <w:t>ר</w:t>
      </w:r>
      <w:r w:rsidR="00F25DA4" w:rsidRPr="00A2279B">
        <w:rPr>
          <w:rStyle w:val="affffc"/>
          <w:rFonts w:hint="cs"/>
          <w:spacing w:val="2"/>
          <w:rtl/>
        </w:rPr>
        <w:t>"ע</w:t>
      </w:r>
      <w:r w:rsidRPr="00A2279B">
        <w:rPr>
          <w:rStyle w:val="affffc"/>
          <w:spacing w:val="2"/>
          <w:rtl/>
        </w:rPr>
        <w:t xml:space="preserve">: </w:t>
      </w:r>
      <w:r w:rsidRPr="00A2279B">
        <w:rPr>
          <w:rFonts w:hint="cs"/>
          <w:spacing w:val="2"/>
          <w:rtl/>
        </w:rPr>
        <w:t>בשעה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שעלו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ישראל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מהים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נתנו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עיניהם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לומר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שירה</w:t>
      </w:r>
      <w:r w:rsidRPr="00A2279B">
        <w:rPr>
          <w:spacing w:val="2"/>
          <w:rtl/>
        </w:rPr>
        <w:t xml:space="preserve">, </w:t>
      </w:r>
    </w:p>
    <w:p w14:paraId="3556E5DD" w14:textId="77777777" w:rsidR="00F25DA4" w:rsidRPr="00A2279B" w:rsidRDefault="00B93B58" w:rsidP="00B93B58">
      <w:pPr>
        <w:rPr>
          <w:spacing w:val="0"/>
          <w:rtl/>
        </w:rPr>
      </w:pPr>
      <w:r w:rsidRPr="00A2279B">
        <w:rPr>
          <w:rStyle w:val="affffc"/>
          <w:rFonts w:hint="cs"/>
          <w:spacing w:val="0"/>
          <w:rtl/>
        </w:rPr>
        <w:t>וכיצד</w:t>
      </w:r>
      <w:r w:rsidRPr="00A2279B">
        <w:rPr>
          <w:rStyle w:val="affffc"/>
          <w:spacing w:val="0"/>
          <w:rtl/>
        </w:rPr>
        <w:t xml:space="preserve"> </w:t>
      </w:r>
      <w:r w:rsidRPr="00A2279B">
        <w:rPr>
          <w:rStyle w:val="affffc"/>
          <w:rFonts w:hint="cs"/>
          <w:spacing w:val="0"/>
          <w:rtl/>
        </w:rPr>
        <w:t>אמרו</w:t>
      </w:r>
      <w:r w:rsidRPr="00A2279B">
        <w:rPr>
          <w:rStyle w:val="affffc"/>
          <w:spacing w:val="0"/>
          <w:rtl/>
        </w:rPr>
        <w:t xml:space="preserve"> </w:t>
      </w:r>
      <w:r w:rsidRPr="00A2279B">
        <w:rPr>
          <w:rStyle w:val="affffc"/>
          <w:rFonts w:hint="cs"/>
          <w:spacing w:val="0"/>
          <w:rtl/>
        </w:rPr>
        <w:t>שירה</w:t>
      </w:r>
      <w:r w:rsidRPr="00A2279B">
        <w:rPr>
          <w:rStyle w:val="affffc"/>
          <w:spacing w:val="0"/>
          <w:rtl/>
        </w:rPr>
        <w:t xml:space="preserve">? </w:t>
      </w:r>
      <w:r w:rsidRPr="00A2279B">
        <w:rPr>
          <w:rFonts w:hint="cs"/>
          <w:spacing w:val="0"/>
          <w:rtl/>
        </w:rPr>
        <w:t>כגדול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המקרא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את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הלל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והן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עונין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אחריו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ראשי</w:t>
      </w:r>
      <w:r w:rsidRPr="00A2279B">
        <w:rPr>
          <w:spacing w:val="0"/>
          <w:rtl/>
        </w:rPr>
        <w:t xml:space="preserve"> </w:t>
      </w:r>
      <w:r w:rsidRPr="00A2279B">
        <w:rPr>
          <w:rFonts w:hint="cs"/>
          <w:spacing w:val="0"/>
          <w:rtl/>
        </w:rPr>
        <w:t>פרקים</w:t>
      </w:r>
      <w:r w:rsidRPr="00A2279B">
        <w:rPr>
          <w:spacing w:val="0"/>
          <w:rtl/>
        </w:rPr>
        <w:t>,</w:t>
      </w:r>
    </w:p>
    <w:p w14:paraId="6FF2A7F3" w14:textId="7DF9794B" w:rsidR="00F25DA4" w:rsidRDefault="00B93B58" w:rsidP="00B93B58">
      <w:pPr>
        <w:rPr>
          <w:rtl/>
        </w:rPr>
      </w:pPr>
      <w:r w:rsidRPr="00F25DA4">
        <w:rPr>
          <w:rStyle w:val="affffc"/>
          <w:rFonts w:hint="cs"/>
          <w:rtl/>
        </w:rPr>
        <w:t>משה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אמר</w:t>
      </w:r>
      <w:r w:rsidR="00F25DA4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אשירה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לה</w:t>
      </w:r>
      <w:r w:rsidRPr="00F25DA4">
        <w:rPr>
          <w:rStyle w:val="affff8"/>
          <w:rtl/>
        </w:rPr>
        <w:t>'</w:t>
      </w:r>
      <w:r w:rsidR="00F25DA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F25DA4">
        <w:rPr>
          <w:rStyle w:val="affffc"/>
          <w:rFonts w:hint="cs"/>
          <w:rtl/>
        </w:rPr>
        <w:t>והן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אומרים</w:t>
      </w:r>
      <w:r w:rsidR="00F25DA4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אשירה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לה</w:t>
      </w:r>
      <w:r w:rsidRPr="00F25DA4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14E07962" w14:textId="1F17D27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כי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F25DA4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אשירה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לה</w:t>
      </w:r>
      <w:r w:rsidRPr="00F25DA4">
        <w:rPr>
          <w:rStyle w:val="affff8"/>
          <w:rtl/>
        </w:rPr>
        <w:t>';</w:t>
      </w:r>
    </w:p>
    <w:p w14:paraId="09BD7069" w14:textId="10B2C99D" w:rsidR="00F07A5B" w:rsidRPr="00F07A5B" w:rsidRDefault="006E6548" w:rsidP="006E654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בריה''ג</w:t>
      </w:r>
      <w:r w:rsidR="00F07A5B" w:rsidRPr="00F07A5B">
        <w:rPr>
          <w:rtl/>
        </w:rPr>
        <w:t>:</w:t>
      </w:r>
    </w:p>
    <w:p w14:paraId="5A41FBF0" w14:textId="51321787" w:rsidR="00F25DA4" w:rsidRDefault="00B93B58" w:rsidP="00B93B58">
      <w:pPr>
        <w:rPr>
          <w:rtl/>
        </w:rPr>
      </w:pPr>
      <w:r w:rsidRPr="006F178A">
        <w:rPr>
          <w:rFonts w:hint="cs"/>
          <w:rtl/>
        </w:rPr>
        <w:t>כקטן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, </w:t>
      </w:r>
    </w:p>
    <w:p w14:paraId="71856494" w14:textId="77777777" w:rsidR="00F25DA4" w:rsidRDefault="00B93B58" w:rsidP="00B93B58">
      <w:pPr>
        <w:rPr>
          <w:rtl/>
        </w:rPr>
      </w:pPr>
      <w:r w:rsidRPr="00F25DA4">
        <w:rPr>
          <w:rStyle w:val="affffc"/>
          <w:rFonts w:hint="cs"/>
          <w:rtl/>
        </w:rPr>
        <w:t>משה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אמר</w:t>
      </w:r>
      <w:r w:rsidR="00F25DA4">
        <w:rPr>
          <w:rStyle w:val="affffc"/>
          <w:rFonts w:hint="cs"/>
          <w:rtl/>
        </w:rPr>
        <w:t>:</w:t>
      </w:r>
      <w:r w:rsidRPr="00F25DA4">
        <w:rPr>
          <w:rStyle w:val="affffc"/>
          <w:rtl/>
        </w:rPr>
        <w:t xml:space="preserve"> </w:t>
      </w:r>
      <w:r w:rsidRPr="00F25DA4">
        <w:rPr>
          <w:rStyle w:val="affff8"/>
          <w:rFonts w:hint="cs"/>
          <w:rtl/>
        </w:rPr>
        <w:t>אשירה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לה</w:t>
      </w:r>
      <w:r w:rsidRPr="00F25DA4">
        <w:rPr>
          <w:rStyle w:val="affff8"/>
          <w:rtl/>
        </w:rPr>
        <w:t xml:space="preserve">' </w:t>
      </w:r>
      <w:r w:rsidRPr="00F25DA4">
        <w:rPr>
          <w:rStyle w:val="affffc"/>
          <w:rFonts w:hint="cs"/>
          <w:rtl/>
        </w:rPr>
        <w:t>והן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אומרים</w:t>
      </w:r>
      <w:r w:rsidR="00F25DA4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אשירה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לה</w:t>
      </w:r>
      <w:r w:rsidRPr="00F25DA4">
        <w:rPr>
          <w:rStyle w:val="affff8"/>
          <w:rtl/>
        </w:rPr>
        <w:t>',</w:t>
      </w:r>
      <w:r w:rsidRPr="006F178A">
        <w:rPr>
          <w:rtl/>
        </w:rPr>
        <w:t xml:space="preserve"> </w:t>
      </w:r>
    </w:p>
    <w:p w14:paraId="029D4E44" w14:textId="4FE84035" w:rsidR="00B93B58" w:rsidRPr="006F178A" w:rsidRDefault="00B93B58" w:rsidP="00B93B58">
      <w:pPr>
        <w:rPr>
          <w:rtl/>
        </w:rPr>
      </w:pPr>
      <w:r w:rsidRPr="00F25DA4">
        <w:rPr>
          <w:rStyle w:val="affffc"/>
          <w:rFonts w:hint="cs"/>
          <w:rtl/>
        </w:rPr>
        <w:t>משה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אמר</w:t>
      </w:r>
      <w:r w:rsidR="00F25DA4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כי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c"/>
          <w:rFonts w:hint="cs"/>
          <w:rtl/>
        </w:rPr>
        <w:t>והן</w:t>
      </w:r>
      <w:r w:rsidRPr="00F25DA4">
        <w:rPr>
          <w:rStyle w:val="affffc"/>
          <w:rtl/>
        </w:rPr>
        <w:t xml:space="preserve"> </w:t>
      </w:r>
      <w:r w:rsidRPr="00F25DA4">
        <w:rPr>
          <w:rStyle w:val="affffc"/>
          <w:rFonts w:hint="cs"/>
          <w:rtl/>
        </w:rPr>
        <w:t>אומרים</w:t>
      </w:r>
      <w:r w:rsidR="00F25DA4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F25DA4">
        <w:rPr>
          <w:rStyle w:val="affff8"/>
          <w:rFonts w:hint="cs"/>
          <w:rtl/>
        </w:rPr>
        <w:t>כי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F25DA4">
        <w:rPr>
          <w:rStyle w:val="affff8"/>
          <w:rtl/>
        </w:rPr>
        <w:t xml:space="preserve"> </w:t>
      </w:r>
      <w:r w:rsidRPr="00F25DA4">
        <w:rPr>
          <w:rStyle w:val="affff8"/>
          <w:rFonts w:hint="cs"/>
          <w:rtl/>
        </w:rPr>
        <w:t>גאה</w:t>
      </w:r>
      <w:r w:rsidRPr="006F178A">
        <w:rPr>
          <w:rtl/>
        </w:rPr>
        <w:t>;</w:t>
      </w:r>
    </w:p>
    <w:p w14:paraId="3EB6248E" w14:textId="69F7F2C5" w:rsidR="00F07A5B" w:rsidRPr="00F07A5B" w:rsidRDefault="00B93B58" w:rsidP="00F25D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נחמיה</w:t>
      </w:r>
      <w:r w:rsidR="00F07A5B" w:rsidRPr="00F07A5B">
        <w:rPr>
          <w:rtl/>
        </w:rPr>
        <w:t>:</w:t>
      </w:r>
    </w:p>
    <w:p w14:paraId="67D039E1" w14:textId="438E21DE" w:rsidR="00B93B58" w:rsidRPr="00A2279B" w:rsidRDefault="00B93B58" w:rsidP="00B93B58">
      <w:pPr>
        <w:rPr>
          <w:spacing w:val="2"/>
          <w:rtl/>
        </w:rPr>
      </w:pPr>
      <w:r w:rsidRPr="00A2279B">
        <w:rPr>
          <w:rFonts w:hint="cs"/>
          <w:spacing w:val="2"/>
          <w:rtl/>
        </w:rPr>
        <w:t>כסופר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הפורס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על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שמע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בבי</w:t>
      </w:r>
      <w:r w:rsidR="00006F8B" w:rsidRPr="00A2279B">
        <w:rPr>
          <w:rFonts w:hint="cs"/>
          <w:spacing w:val="2"/>
          <w:rtl/>
        </w:rPr>
        <w:t>הכנ''ס</w:t>
      </w:r>
      <w:r w:rsidRPr="00A2279B">
        <w:rPr>
          <w:spacing w:val="2"/>
          <w:rtl/>
        </w:rPr>
        <w:t xml:space="preserve">, </w:t>
      </w:r>
      <w:r w:rsidRPr="00A2279B">
        <w:rPr>
          <w:rFonts w:hint="cs"/>
          <w:spacing w:val="2"/>
          <w:rtl/>
        </w:rPr>
        <w:t>שפותח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תחילה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והן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עונין</w:t>
      </w:r>
      <w:r w:rsidRPr="00A2279B">
        <w:rPr>
          <w:spacing w:val="2"/>
          <w:rtl/>
        </w:rPr>
        <w:t xml:space="preserve"> </w:t>
      </w:r>
      <w:r w:rsidRPr="00A2279B">
        <w:rPr>
          <w:rFonts w:hint="cs"/>
          <w:spacing w:val="2"/>
          <w:rtl/>
        </w:rPr>
        <w:t>אחריו</w:t>
      </w:r>
      <w:r w:rsidRPr="00A2279B">
        <w:rPr>
          <w:spacing w:val="2"/>
          <w:rtl/>
        </w:rPr>
        <w:t>.</w:t>
      </w:r>
    </w:p>
    <w:p w14:paraId="17A677CB" w14:textId="137346A3" w:rsidR="00F07A5B" w:rsidRPr="00F07A5B" w:rsidRDefault="00F25DA4" w:rsidP="00F25D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Fonts w:hint="cs"/>
          <w:rtl/>
        </w:rPr>
        <w:t>:</w:t>
      </w:r>
    </w:p>
    <w:p w14:paraId="3A4948E7" w14:textId="6CA52C6E" w:rsidR="00B93B58" w:rsidRPr="006F178A" w:rsidRDefault="00B93B58" w:rsidP="00B93B58">
      <w:pPr>
        <w:rPr>
          <w:rtl/>
        </w:rPr>
      </w:pPr>
      <w:r w:rsidRPr="00F25DA4">
        <w:rPr>
          <w:rStyle w:val="affffc"/>
          <w:rFonts w:hint="cs"/>
          <w:rtl/>
        </w:rPr>
        <w:t>ד</w:t>
      </w:r>
      <w:r w:rsidR="00F25DA4">
        <w:rPr>
          <w:rStyle w:val="affffc"/>
          <w:rFonts w:hint="cs"/>
          <w:rtl/>
        </w:rPr>
        <w:t>ל</w:t>
      </w:r>
      <w:r w:rsidRPr="00F25DA4">
        <w:rPr>
          <w:rStyle w:val="affffc"/>
          <w:rFonts w:hint="cs"/>
          <w:rtl/>
        </w:rPr>
        <w:t>ר</w:t>
      </w:r>
      <w:r w:rsidRPr="00F25DA4">
        <w:rPr>
          <w:rStyle w:val="affffc"/>
          <w:rtl/>
        </w:rPr>
        <w:t>"</w:t>
      </w:r>
      <w:r w:rsidRPr="00F25DA4">
        <w:rPr>
          <w:rStyle w:val="affffc"/>
          <w:rFonts w:hint="cs"/>
          <w:rtl/>
        </w:rPr>
        <w:t>ע</w:t>
      </w:r>
      <w:r w:rsidR="00F25DA4">
        <w:rPr>
          <w:rStyle w:val="affffc"/>
          <w:rFonts w:hint="cs"/>
          <w:rtl/>
        </w:rPr>
        <w:t>:</w:t>
      </w:r>
      <w:r w:rsidRPr="00F25DA4">
        <w:rPr>
          <w:rStyle w:val="affffc"/>
          <w:rFonts w:hint="cs"/>
          <w:rtl/>
        </w:rPr>
        <w:t xml:space="preserve"> </w:t>
      </w:r>
      <w:r w:rsidRPr="00DC27C1">
        <w:rPr>
          <w:rStyle w:val="affff8"/>
          <w:rFonts w:hint="cs"/>
          <w:rtl/>
        </w:rPr>
        <w:t>'לאמר'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אמילתא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קמייתא</w:t>
      </w:r>
      <w:r w:rsidRPr="006F178A">
        <w:rPr>
          <w:rtl/>
        </w:rPr>
        <w:t xml:space="preserve">, </w:t>
      </w:r>
      <w:r w:rsidRPr="00F25DA4">
        <w:rPr>
          <w:rStyle w:val="affffc"/>
          <w:rFonts w:hint="cs"/>
          <w:rtl/>
        </w:rPr>
        <w:t>ור</w:t>
      </w:r>
      <w:r w:rsidRPr="00F25DA4">
        <w:rPr>
          <w:rStyle w:val="affffc"/>
          <w:rtl/>
        </w:rPr>
        <w:t>"</w:t>
      </w:r>
      <w:r w:rsidRPr="00F25DA4">
        <w:rPr>
          <w:rStyle w:val="affffc"/>
          <w:rFonts w:hint="cs"/>
          <w:rtl/>
        </w:rPr>
        <w:t>אבריה</w:t>
      </w:r>
      <w:r w:rsidRPr="00F25DA4">
        <w:rPr>
          <w:rStyle w:val="affffc"/>
          <w:rtl/>
        </w:rPr>
        <w:t>"</w:t>
      </w:r>
      <w:r w:rsidRPr="00F25DA4">
        <w:rPr>
          <w:rStyle w:val="affffc"/>
          <w:rFonts w:hint="cs"/>
          <w:rtl/>
        </w:rPr>
        <w:t>ג</w:t>
      </w:r>
      <w:r w:rsidRPr="00F25DA4">
        <w:rPr>
          <w:rStyle w:val="affffc"/>
          <w:rtl/>
        </w:rPr>
        <w:t>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'לאמר'</w:t>
      </w:r>
      <w:r w:rsidRPr="00DC27C1">
        <w:rPr>
          <w:rStyle w:val="affff8"/>
          <w:rtl/>
        </w:rPr>
        <w:t xml:space="preserve"> </w:t>
      </w:r>
      <w:r w:rsidR="00F25DA4">
        <w:rPr>
          <w:rFonts w:hint="cs"/>
          <w:rtl/>
        </w:rPr>
        <w:t>על כל דבר.</w:t>
      </w:r>
    </w:p>
    <w:p w14:paraId="287EA06F" w14:textId="624EE7B9" w:rsidR="00B93B58" w:rsidRPr="0059138D" w:rsidRDefault="00B93B58" w:rsidP="00006F8B">
      <w:pPr>
        <w:spacing w:after="60"/>
        <w:rPr>
          <w:rFonts w:cs="BA Vilna Bold"/>
          <w:rtl/>
        </w:rPr>
      </w:pPr>
      <w:r w:rsidRPr="00F25DA4">
        <w:rPr>
          <w:rStyle w:val="affffc"/>
          <w:rFonts w:hint="cs"/>
          <w:rtl/>
        </w:rPr>
        <w:t>ור</w:t>
      </w:r>
      <w:r w:rsidRPr="00F25DA4">
        <w:rPr>
          <w:rStyle w:val="affffc"/>
          <w:rtl/>
        </w:rPr>
        <w:t xml:space="preserve">' </w:t>
      </w:r>
      <w:r w:rsidRPr="00F25DA4">
        <w:rPr>
          <w:rStyle w:val="affffc"/>
          <w:rFonts w:hint="cs"/>
          <w:rtl/>
        </w:rPr>
        <w:t>נחמיה</w:t>
      </w:r>
      <w:r w:rsidR="00F25DA4">
        <w:rPr>
          <w:rStyle w:val="affffc"/>
          <w:rFonts w:hint="cs"/>
          <w:rtl/>
        </w:rPr>
        <w:t>:</w:t>
      </w:r>
      <w:r w:rsidRPr="00F25DA4">
        <w:rPr>
          <w:rStyle w:val="affffc"/>
          <w:rtl/>
        </w:rPr>
        <w:t xml:space="preserve"> </w:t>
      </w:r>
      <w:r w:rsidRPr="0063694C">
        <w:rPr>
          <w:rStyle w:val="affff8"/>
          <w:rFonts w:hint="cs"/>
          <w:rtl/>
        </w:rPr>
        <w:t>'ויאמרו'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כולהו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בהד</w:t>
      </w:r>
      <w:r w:rsidR="00F25DA4">
        <w:rPr>
          <w:rFonts w:hint="cs"/>
          <w:rtl/>
        </w:rPr>
        <w:t>די</w:t>
      </w:r>
      <w:r w:rsidRPr="006F178A">
        <w:rPr>
          <w:rtl/>
        </w:rPr>
        <w:t>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'לאמר'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ברישא</w:t>
      </w:r>
      <w:r w:rsidRPr="006F178A">
        <w:rPr>
          <w:rtl/>
        </w:rPr>
        <w:t>.</w:t>
      </w:r>
    </w:p>
    <w:p w14:paraId="203B9624" w14:textId="157703C2" w:rsidR="00F07A5B" w:rsidRPr="00F07A5B" w:rsidRDefault="00F25DA4" w:rsidP="00F25D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 ריה''ג</w:t>
      </w:r>
      <w:r w:rsidR="00F07A5B" w:rsidRPr="00F07A5B">
        <w:rPr>
          <w:rFonts w:hint="cs"/>
          <w:rtl/>
        </w:rPr>
        <w:t>:</w:t>
      </w:r>
    </w:p>
    <w:p w14:paraId="1CDD85FD" w14:textId="684E55B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עולל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ותינוק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יונק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השכינה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עולל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הגביה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צוארו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ותינוק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ואמרו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'זה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אלי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ואנוהו'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F25DA4">
        <w:rPr>
          <w:rStyle w:val="affffc"/>
          <w:rFonts w:hint="cs"/>
          <w:rtl/>
        </w:rPr>
        <w:t>שנא'</w:t>
      </w:r>
      <w:r w:rsidRPr="00F25DA4">
        <w:rPr>
          <w:rStyle w:val="affffc"/>
          <w:rtl/>
        </w:rPr>
        <w:t xml:space="preserve">: </w:t>
      </w:r>
      <w:r w:rsidRPr="00DC27C1">
        <w:rPr>
          <w:rStyle w:val="affff8"/>
          <w:rFonts w:hint="cs"/>
          <w:rtl/>
        </w:rPr>
        <w:t>'מפי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עוללים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ויונקים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יסדת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עוז'</w:t>
      </w:r>
      <w:r w:rsidRPr="00DC27C1">
        <w:rPr>
          <w:rStyle w:val="affff8"/>
          <w:rtl/>
        </w:rPr>
        <w:t>.</w:t>
      </w:r>
    </w:p>
    <w:p w14:paraId="5949BA8C" w14:textId="77777777" w:rsidR="00F07A5B" w:rsidRPr="00F07A5B" w:rsidRDefault="00B93B58" w:rsidP="00F25D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6F68E6FB" w14:textId="28FBA731" w:rsidR="00A2279B" w:rsidRPr="009972B7" w:rsidRDefault="00F25DA4" w:rsidP="009972B7">
      <w:pPr>
        <w:rPr>
          <w:spacing w:val="-2"/>
        </w:rPr>
      </w:pPr>
      <w:r w:rsidRPr="00A2279B">
        <w:rPr>
          <w:rFonts w:hint="cs"/>
          <w:spacing w:val="-2"/>
          <w:rtl/>
        </w:rPr>
        <w:t>אף עוברים</w:t>
      </w:r>
      <w:r w:rsidRPr="00A2279B">
        <w:rPr>
          <w:spacing w:val="-2"/>
          <w:rtl/>
        </w:rPr>
        <w:t xml:space="preserve"> </w:t>
      </w:r>
      <w:r w:rsidRPr="00A2279B">
        <w:rPr>
          <w:rFonts w:hint="cs"/>
          <w:spacing w:val="-2"/>
          <w:rtl/>
        </w:rPr>
        <w:t>שבמעי</w:t>
      </w:r>
      <w:r w:rsidRPr="00A2279B">
        <w:rPr>
          <w:spacing w:val="-2"/>
          <w:rtl/>
        </w:rPr>
        <w:t xml:space="preserve"> </w:t>
      </w:r>
      <w:r w:rsidRPr="00A2279B">
        <w:rPr>
          <w:rFonts w:hint="cs"/>
          <w:spacing w:val="-2"/>
          <w:rtl/>
        </w:rPr>
        <w:t>אמן</w:t>
      </w:r>
      <w:r w:rsidRPr="00A2279B">
        <w:rPr>
          <w:spacing w:val="-2"/>
          <w:rtl/>
        </w:rPr>
        <w:t xml:space="preserve"> </w:t>
      </w:r>
      <w:r w:rsidRPr="00A2279B">
        <w:rPr>
          <w:rFonts w:hint="cs"/>
          <w:spacing w:val="-2"/>
          <w:rtl/>
        </w:rPr>
        <w:t>אמרו</w:t>
      </w:r>
      <w:r w:rsidRPr="00A2279B">
        <w:rPr>
          <w:spacing w:val="-2"/>
          <w:rtl/>
        </w:rPr>
        <w:t xml:space="preserve"> </w:t>
      </w:r>
      <w:r w:rsidRPr="00A2279B">
        <w:rPr>
          <w:rFonts w:hint="cs"/>
          <w:spacing w:val="-2"/>
          <w:rtl/>
        </w:rPr>
        <w:t>שירה</w:t>
      </w:r>
      <w:r w:rsidRPr="00A2279B">
        <w:rPr>
          <w:rStyle w:val="affff8"/>
          <w:rFonts w:hint="cs"/>
          <w:spacing w:val="-2"/>
          <w:rtl/>
        </w:rPr>
        <w:t xml:space="preserve">. </w:t>
      </w:r>
      <w:r w:rsidRPr="00A2279B">
        <w:rPr>
          <w:rStyle w:val="affff8"/>
          <w:spacing w:val="-2"/>
          <w:rtl/>
        </w:rPr>
        <w:t>'</w:t>
      </w:r>
      <w:r w:rsidRPr="00A2279B">
        <w:rPr>
          <w:rStyle w:val="affff8"/>
          <w:rFonts w:hint="cs"/>
          <w:spacing w:val="-2"/>
          <w:rtl/>
        </w:rPr>
        <w:t>ברכו</w:t>
      </w:r>
      <w:r w:rsidRPr="00A2279B">
        <w:rPr>
          <w:rStyle w:val="affff8"/>
          <w:spacing w:val="-2"/>
          <w:rtl/>
        </w:rPr>
        <w:t xml:space="preserve"> </w:t>
      </w:r>
      <w:r w:rsidRPr="00A2279B">
        <w:rPr>
          <w:rStyle w:val="affff8"/>
          <w:rFonts w:hint="cs"/>
          <w:spacing w:val="-2"/>
          <w:rtl/>
        </w:rPr>
        <w:t>אלהים</w:t>
      </w:r>
      <w:r w:rsidRPr="00A2279B">
        <w:rPr>
          <w:rStyle w:val="affff8"/>
          <w:spacing w:val="-2"/>
          <w:rtl/>
        </w:rPr>
        <w:t xml:space="preserve"> ה' </w:t>
      </w:r>
      <w:r w:rsidRPr="00A2279B">
        <w:rPr>
          <w:rStyle w:val="affff8"/>
          <w:rFonts w:hint="cs"/>
          <w:spacing w:val="-2"/>
          <w:rtl/>
        </w:rPr>
        <w:t>ממקור</w:t>
      </w:r>
      <w:r w:rsidRPr="00A2279B">
        <w:rPr>
          <w:rStyle w:val="affff8"/>
          <w:spacing w:val="-2"/>
          <w:rtl/>
        </w:rPr>
        <w:t xml:space="preserve"> </w:t>
      </w:r>
      <w:r w:rsidRPr="00A2279B">
        <w:rPr>
          <w:rStyle w:val="affff8"/>
          <w:rFonts w:hint="cs"/>
          <w:spacing w:val="-2"/>
          <w:rtl/>
        </w:rPr>
        <w:t>ישראל</w:t>
      </w:r>
      <w:r w:rsidRPr="00A2279B">
        <w:rPr>
          <w:rStyle w:val="affff8"/>
          <w:spacing w:val="-2"/>
          <w:rtl/>
        </w:rPr>
        <w:t>.</w:t>
      </w:r>
      <w:r w:rsidRPr="00A2279B">
        <w:rPr>
          <w:rFonts w:hint="cs"/>
          <w:spacing w:val="-2"/>
          <w:rtl/>
        </w:rPr>
        <w:t xml:space="preserve"> </w:t>
      </w:r>
    </w:p>
    <w:p w14:paraId="700ABC36" w14:textId="0DC4E901" w:rsidR="00B93B58" w:rsidRPr="006F178A" w:rsidRDefault="00E4644A" w:rsidP="00E4644A">
      <w:pPr>
        <w:pStyle w:val="affff5"/>
        <w:rPr>
          <w:del w:id="90150" w:author="מנוע עיצוב" w:date="2026-10-08T11:01:28Z"/>
        </w:rPr>
      </w:pPr>
      <w:del w:id="90149" w:author="מנוע עיצוב" w:date="2026-10-08T11:01:28Z">
        <w:r>
          <w:rPr>
            <w:rtl/>
          </w:rPr>
          <w:delText xml:space="preserve">****</w:delText>
        </w:r>
      </w:del>
    </w:p>
    <w:p w14:paraId="66E35C79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לא</w:t>
      </w:r>
      <w:r w:rsidRPr="006F178A">
        <w:rPr>
          <w:rFonts w:cs="FontbitDavid" w:hint="cs"/>
          <w:rtl/>
        </w:rPr>
        <w:t>.</w:t>
      </w:r>
    </w:p>
    <w:p w14:paraId="3B5F8DB6" w14:textId="77777777" w:rsidR="00B93B58" w:rsidRPr="006F178A" w:rsidRDefault="00B93B58" w:rsidP="005670C9">
      <w:pPr>
        <w:pStyle w:val="afffd"/>
        <w:rPr>
          <w:rtl/>
        </w:rPr>
      </w:pPr>
      <w:ins w:id="9863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הורקנוס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BEDA963" w14:textId="77777777" w:rsidR="00F07A5B" w:rsidRPr="00F07A5B" w:rsidRDefault="00B93B58" w:rsidP="00006F8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Pr="00F07A5B">
        <w:rPr>
          <w:rtl/>
        </w:rPr>
        <w:t>"</w:t>
      </w:r>
      <w:r w:rsidRPr="00F07A5B">
        <w:rPr>
          <w:rFonts w:hint="cs"/>
          <w:rtl/>
        </w:rPr>
        <w:t>א לראות</w:t>
      </w:r>
      <w:r w:rsidR="00F07A5B" w:rsidRPr="00F07A5B">
        <w:rPr>
          <w:rtl/>
        </w:rPr>
        <w:t>:</w:t>
      </w:r>
    </w:p>
    <w:p w14:paraId="0C01D456" w14:textId="7C866C17" w:rsidR="00006F8B" w:rsidRDefault="00B93B58" w:rsidP="00B93B58">
      <w:pPr>
        <w:rPr>
          <w:rtl/>
        </w:rPr>
      </w:pPr>
      <w:r w:rsidRPr="006F178A">
        <w:rPr>
          <w:rFonts w:hint="cs"/>
          <w:rtl/>
        </w:rPr>
        <w:t>אם</w:t>
      </w:r>
      <w:r w:rsidRPr="00DC27C1">
        <w:rPr>
          <w:rStyle w:val="affff8"/>
          <w:rFonts w:hint="cs"/>
          <w:rtl/>
        </w:rPr>
        <w:t xml:space="preserve"> 'לא' </w:t>
      </w:r>
      <w:r w:rsidRPr="006F178A">
        <w:rPr>
          <w:rFonts w:hint="cs"/>
          <w:rtl/>
        </w:rPr>
        <w:t>או</w:t>
      </w:r>
      <w:r w:rsidRPr="00DC27C1">
        <w:rPr>
          <w:rStyle w:val="affff8"/>
          <w:rFonts w:hint="cs"/>
          <w:rtl/>
        </w:rPr>
        <w:t xml:space="preserve"> 'לו' </w:t>
      </w:r>
      <w:r w:rsidRPr="003215F9">
        <w:rPr>
          <w:rStyle w:val="affff8"/>
          <w:rFonts w:hint="cs"/>
          <w:rtl/>
        </w:rPr>
        <w:t xml:space="preserve">ד'בכל צרתם לא צר ומלאך פניו הושיעם' </w:t>
      </w:r>
    </w:p>
    <w:p w14:paraId="3C0E6370" w14:textId="77777777" w:rsidR="00F07A5B" w:rsidRPr="00F07A5B" w:rsidRDefault="00B93B58" w:rsidP="00006F8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בהכרח</w:t>
      </w:r>
      <w:r w:rsidR="00F07A5B" w:rsidRPr="00F07A5B">
        <w:rPr>
          <w:rtl/>
        </w:rPr>
        <w:t>:</w:t>
      </w:r>
    </w:p>
    <w:p w14:paraId="5BCC4D57" w14:textId="77881EB1" w:rsidR="00B93B58" w:rsidRPr="006F178A" w:rsidRDefault="00B93B58" w:rsidP="00006F8B">
      <w:pPr>
        <w:spacing w:after="60"/>
        <w:rPr>
          <w:rtl/>
        </w:rPr>
      </w:pPr>
      <w:r w:rsidRPr="003215F9">
        <w:rPr>
          <w:rStyle w:val="affff8"/>
          <w:rFonts w:hint="cs"/>
          <w:rtl/>
        </w:rPr>
        <w:t>ד'לא'-</w:t>
      </w:r>
      <w:r w:rsidRPr="006F178A">
        <w:rPr>
          <w:rFonts w:hint="cs"/>
          <w:rtl/>
        </w:rPr>
        <w:t>משמע הכי ומשמע הכי</w:t>
      </w:r>
    </w:p>
    <w:p w14:paraId="7D3FAE20" w14:textId="24270D14" w:rsidR="00F07A5B" w:rsidRPr="00F07A5B" w:rsidRDefault="00B93B58" w:rsidP="00006F8B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מ</w:t>
      </w:r>
      <w:r w:rsidR="00F07A5B" w:rsidRPr="00F07A5B">
        <w:rPr>
          <w:rtl/>
        </w:rPr>
        <w:t>:</w:t>
      </w:r>
    </w:p>
    <w:p w14:paraId="47BFF4B9" w14:textId="0F099256" w:rsidR="00B93B58" w:rsidRPr="00225FF9" w:rsidRDefault="00B93B58" w:rsidP="00B93B58">
      <w:pPr>
        <w:rPr>
          <w:spacing w:val="-2"/>
          <w:rtl/>
        </w:rPr>
      </w:pPr>
      <w:r w:rsidRPr="00225FF9">
        <w:rPr>
          <w:rFonts w:hint="eastAsia"/>
          <w:spacing w:val="-2"/>
          <w:rtl/>
        </w:rPr>
        <w:t>מה</w:t>
      </w:r>
      <w:r w:rsidRPr="00225FF9">
        <w:rPr>
          <w:rStyle w:val="affff8"/>
          <w:spacing w:val="-2"/>
          <w:rtl/>
        </w:rPr>
        <w:t xml:space="preserve"> 'ירא </w:t>
      </w:r>
      <w:r w:rsidRPr="00225FF9">
        <w:rPr>
          <w:rStyle w:val="affff8"/>
          <w:rFonts w:hint="eastAsia"/>
          <w:spacing w:val="-2"/>
          <w:rtl/>
        </w:rPr>
        <w:t>אלהים</w:t>
      </w:r>
      <w:r w:rsidRPr="00225FF9">
        <w:rPr>
          <w:rStyle w:val="affff8"/>
          <w:spacing w:val="-2"/>
          <w:rtl/>
        </w:rPr>
        <w:t xml:space="preserve">' </w:t>
      </w:r>
      <w:r w:rsidRPr="00225FF9">
        <w:rPr>
          <w:rFonts w:hint="eastAsia"/>
          <w:spacing w:val="-2"/>
          <w:rtl/>
        </w:rPr>
        <w:t>האמור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באברהם</w:t>
      </w:r>
      <w:r w:rsidRPr="00225FF9">
        <w:rPr>
          <w:spacing w:val="-2"/>
          <w:rtl/>
        </w:rPr>
        <w:t xml:space="preserve"> - </w:t>
      </w:r>
      <w:r w:rsidRPr="00225FF9">
        <w:rPr>
          <w:rFonts w:hint="eastAsia"/>
          <w:spacing w:val="-2"/>
          <w:rtl/>
        </w:rPr>
        <w:t>מאהבה</w:t>
      </w:r>
      <w:r w:rsidRPr="00225FF9">
        <w:rPr>
          <w:spacing w:val="-2"/>
          <w:rtl/>
        </w:rPr>
        <w:t xml:space="preserve">, </w:t>
      </w:r>
      <w:r w:rsidRPr="00225FF9">
        <w:rPr>
          <w:rFonts w:hint="eastAsia"/>
          <w:spacing w:val="-2"/>
          <w:rtl/>
        </w:rPr>
        <w:t>אף</w:t>
      </w:r>
      <w:r w:rsidRPr="00225FF9">
        <w:rPr>
          <w:spacing w:val="-2"/>
          <w:rtl/>
        </w:rPr>
        <w:t xml:space="preserve"> </w:t>
      </w:r>
      <w:r w:rsidRPr="00225FF9">
        <w:rPr>
          <w:rFonts w:hint="eastAsia"/>
          <w:spacing w:val="-2"/>
          <w:rtl/>
        </w:rPr>
        <w:t>באיוב</w:t>
      </w:r>
      <w:r w:rsidRPr="00225FF9">
        <w:rPr>
          <w:spacing w:val="-2"/>
          <w:rtl/>
        </w:rPr>
        <w:t xml:space="preserve"> - </w:t>
      </w:r>
      <w:r w:rsidRPr="00225FF9">
        <w:rPr>
          <w:rFonts w:hint="eastAsia"/>
          <w:spacing w:val="-2"/>
          <w:rtl/>
        </w:rPr>
        <w:t>מאהבה</w:t>
      </w:r>
      <w:r w:rsidRPr="00225FF9">
        <w:rPr>
          <w:spacing w:val="-2"/>
          <w:rtl/>
        </w:rPr>
        <w:t>.</w:t>
      </w:r>
    </w:p>
    <w:p w14:paraId="2A1C2930" w14:textId="7384D04A" w:rsidR="00B93B58" w:rsidRPr="006F178A" w:rsidRDefault="00B93B58" w:rsidP="00006F8B">
      <w:pPr>
        <w:spacing w:after="60"/>
        <w:rPr>
          <w:rtl/>
        </w:rPr>
      </w:pPr>
      <w:r w:rsidRPr="006F178A">
        <w:rPr>
          <w:rFonts w:hint="cs"/>
          <w:rtl/>
        </w:rPr>
        <w:t>ואברהם</w:t>
      </w:r>
      <w:r w:rsidRPr="006F178A">
        <w:rPr>
          <w:rtl/>
        </w:rPr>
        <w:t xml:space="preserve"> </w:t>
      </w:r>
      <w:r w:rsidR="00006F8B">
        <w:rPr>
          <w:rFonts w:hint="cs"/>
          <w:rtl/>
        </w:rPr>
        <w:t>עצמו</w:t>
      </w:r>
      <w:r w:rsidRPr="006F178A">
        <w:rPr>
          <w:rtl/>
        </w:rPr>
        <w:t xml:space="preserve"> </w:t>
      </w:r>
      <w:r w:rsidRPr="009C2527">
        <w:rPr>
          <w:rStyle w:val="affff8"/>
          <w:rFonts w:hint="cs"/>
          <w:rtl/>
        </w:rPr>
        <w:t>מ'זרע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אברהם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אוהבי'</w:t>
      </w:r>
      <w:r w:rsidRPr="009C2527">
        <w:rPr>
          <w:rStyle w:val="affff8"/>
          <w:rtl/>
        </w:rPr>
        <w:t>.</w:t>
      </w:r>
    </w:p>
    <w:p w14:paraId="42F59FD9" w14:textId="30BBB07A" w:rsidR="00F07A5B" w:rsidRPr="00F07A5B" w:rsidRDefault="00B93B58" w:rsidP="00006F8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רשב'א</w:t>
      </w:r>
      <w:r w:rsidR="00F07A5B" w:rsidRPr="00F07A5B">
        <w:rPr>
          <w:rtl/>
        </w:rPr>
        <w:t>:</w:t>
      </w:r>
    </w:p>
    <w:p w14:paraId="73E18D90" w14:textId="0F080D5F" w:rsidR="00C511D9" w:rsidRDefault="00B93B58" w:rsidP="00B93B58">
      <w:pPr>
        <w:rPr>
          <w:rtl/>
        </w:rPr>
      </w:pP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מאהבה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006F8B">
        <w:rPr>
          <w:rFonts w:hint="cs"/>
          <w:rtl/>
        </w:rPr>
        <w:t>ה</w:t>
      </w:r>
      <w:r w:rsidRPr="006F178A">
        <w:rPr>
          <w:rFonts w:hint="cs"/>
          <w:rtl/>
        </w:rPr>
        <w:t>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מיראה</w:t>
      </w:r>
      <w:r w:rsidRPr="006F178A">
        <w:rPr>
          <w:rtl/>
        </w:rPr>
        <w:t xml:space="preserve">, </w:t>
      </w:r>
    </w:p>
    <w:p w14:paraId="39BFAD60" w14:textId="77777777" w:rsidR="00C511D9" w:rsidRDefault="00C511D9" w:rsidP="00B93B58">
      <w:pPr>
        <w:rPr>
          <w:rtl/>
        </w:rPr>
      </w:pPr>
      <w:r>
        <w:rPr>
          <w:rFonts w:hint="cs"/>
          <w:rtl/>
        </w:rPr>
        <w:t>שהעושה מיראה תלוי לאלף דור לשומרי מצותיו לאלף דור'</w:t>
      </w:r>
    </w:p>
    <w:p w14:paraId="57B11B86" w14:textId="4F6A6E59" w:rsidR="00B93B58" w:rsidRPr="00E26297" w:rsidRDefault="00C511D9" w:rsidP="00C511D9">
      <w:pPr>
        <w:rPr>
          <w:spacing w:val="-2"/>
          <w:rtl/>
        </w:rPr>
      </w:pPr>
      <w:r w:rsidRPr="00E26297">
        <w:rPr>
          <w:rFonts w:hint="cs"/>
          <w:spacing w:val="-2"/>
          <w:rtl/>
        </w:rPr>
        <w:t>והעושה מאהבה תלוי לאלפים דור ד</w:t>
      </w:r>
      <w:r w:rsidR="00B93B58" w:rsidRPr="00E26297">
        <w:rPr>
          <w:rStyle w:val="affff8"/>
          <w:rFonts w:hint="cs"/>
          <w:spacing w:val="-2"/>
          <w:rtl/>
        </w:rPr>
        <w:t>'לאלפים</w:t>
      </w:r>
      <w:r w:rsidR="00B93B58" w:rsidRPr="00E26297">
        <w:rPr>
          <w:rStyle w:val="affff8"/>
          <w:spacing w:val="-2"/>
          <w:rtl/>
        </w:rPr>
        <w:t xml:space="preserve"> </w:t>
      </w:r>
      <w:r w:rsidR="00B93B58" w:rsidRPr="00E26297">
        <w:rPr>
          <w:rStyle w:val="affff8"/>
          <w:rFonts w:hint="cs"/>
          <w:spacing w:val="-2"/>
          <w:rtl/>
        </w:rPr>
        <w:t>לאהבי</w:t>
      </w:r>
      <w:r w:rsidR="00B93B58" w:rsidRPr="00E26297">
        <w:rPr>
          <w:rStyle w:val="affff8"/>
          <w:spacing w:val="-2"/>
          <w:rtl/>
        </w:rPr>
        <w:t xml:space="preserve"> </w:t>
      </w:r>
      <w:r w:rsidR="00B93B58" w:rsidRPr="00E26297">
        <w:rPr>
          <w:rStyle w:val="affff8"/>
          <w:rFonts w:hint="cs"/>
          <w:spacing w:val="-2"/>
          <w:rtl/>
        </w:rPr>
        <w:t>ולשומרי</w:t>
      </w:r>
      <w:r w:rsidR="00B93B58" w:rsidRPr="00E26297">
        <w:rPr>
          <w:rStyle w:val="affff8"/>
          <w:spacing w:val="-2"/>
          <w:rtl/>
        </w:rPr>
        <w:t xml:space="preserve"> </w:t>
      </w:r>
      <w:r w:rsidR="00B93B58" w:rsidRPr="00E26297">
        <w:rPr>
          <w:rStyle w:val="affff8"/>
          <w:rFonts w:hint="cs"/>
          <w:spacing w:val="-2"/>
          <w:rtl/>
        </w:rPr>
        <w:t>מצותי</w:t>
      </w:r>
      <w:r w:rsidR="00B93B58" w:rsidRPr="00E26297">
        <w:rPr>
          <w:rStyle w:val="affff8"/>
          <w:spacing w:val="-2"/>
          <w:rtl/>
        </w:rPr>
        <w:t>,</w:t>
      </w:r>
    </w:p>
    <w:p w14:paraId="3EAD8DDC" w14:textId="77777777" w:rsidR="00F07A5B" w:rsidRPr="00F07A5B" w:rsidRDefault="00B93B58" w:rsidP="00C511D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C511D9" w:rsidRPr="00F07A5B">
        <w:rPr>
          <w:rFonts w:hint="cs"/>
          <w:rtl/>
        </w:rPr>
        <w:t xml:space="preserve"> דבאהבה</w:t>
      </w:r>
      <w:r w:rsidR="00F07A5B" w:rsidRPr="00F07A5B">
        <w:rPr>
          <w:rtl/>
        </w:rPr>
        <w:t>:</w:t>
      </w:r>
    </w:p>
    <w:p w14:paraId="4079B953" w14:textId="6402135C" w:rsidR="00B93B58" w:rsidRPr="006F178A" w:rsidRDefault="00B93B58" w:rsidP="00C511D9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'לאוהביו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ולשומרי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מצותיו</w:t>
      </w:r>
      <w:r w:rsidRPr="00DC27C1">
        <w:rPr>
          <w:rStyle w:val="affff8"/>
          <w:rtl/>
        </w:rPr>
        <w:t xml:space="preserve"> </w:t>
      </w:r>
      <w:r w:rsidRPr="00C511D9">
        <w:rPr>
          <w:rStyle w:val="affff8"/>
          <w:rFonts w:hint="cs"/>
          <w:b/>
          <w:bCs/>
          <w:rtl/>
        </w:rPr>
        <w:t>לאלף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 xml:space="preserve">דור' </w:t>
      </w:r>
      <w:r w:rsidRPr="006F178A">
        <w:rPr>
          <w:rFonts w:hint="cs"/>
          <w:rtl/>
        </w:rPr>
        <w:t>היינו לדסמיך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.</w:t>
      </w:r>
    </w:p>
    <w:p w14:paraId="4F5A6D3B" w14:textId="77777777" w:rsidR="00F07A5B" w:rsidRPr="00F07A5B" w:rsidRDefault="00B93B58" w:rsidP="00C511D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ב' תלמידי רבא</w:t>
      </w:r>
      <w:r w:rsidR="00F07A5B" w:rsidRPr="00F07A5B">
        <w:rPr>
          <w:rtl/>
        </w:rPr>
        <w:t>:</w:t>
      </w:r>
    </w:p>
    <w:p w14:paraId="18C7703C" w14:textId="2327F7CE" w:rsidR="00B93B58" w:rsidRPr="006F178A" w:rsidRDefault="00B93B58" w:rsidP="00B93B58">
      <w:pPr>
        <w:rPr>
          <w:rtl/>
        </w:rPr>
      </w:pPr>
      <w:r w:rsidRPr="00C511D9">
        <w:rPr>
          <w:rStyle w:val="affffc"/>
          <w:rFonts w:hint="cs"/>
          <w:rtl/>
        </w:rPr>
        <w:t>חד אמר</w:t>
      </w:r>
      <w:r w:rsidR="00C511D9">
        <w:rPr>
          <w:rStyle w:val="affffc"/>
          <w:rFonts w:hint="cs"/>
          <w:rtl/>
        </w:rPr>
        <w:t>:</w:t>
      </w:r>
      <w:r w:rsidRPr="00C511D9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הראוני בחלומי</w:t>
      </w:r>
      <w:r w:rsidRPr="00DC27C1">
        <w:rPr>
          <w:rStyle w:val="affff8"/>
          <w:rFonts w:hint="cs"/>
          <w:rtl/>
        </w:rPr>
        <w:t xml:space="preserve"> 'מה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רב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טובך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אשר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צפנת</w:t>
      </w:r>
      <w:r w:rsidRPr="00DC27C1">
        <w:rPr>
          <w:rStyle w:val="affff8"/>
          <w:rtl/>
        </w:rPr>
        <w:t xml:space="preserve"> </w:t>
      </w:r>
      <w:r w:rsidRPr="00C511D9">
        <w:rPr>
          <w:rStyle w:val="affff8"/>
          <w:rFonts w:hint="cs"/>
          <w:b/>
          <w:bCs/>
          <w:rtl/>
        </w:rPr>
        <w:t>ליראיך'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3629616C" w14:textId="324DA6F9" w:rsidR="00B93B58" w:rsidRPr="006F178A" w:rsidRDefault="00B93B58" w:rsidP="00B93B58">
      <w:pPr>
        <w:rPr>
          <w:rtl/>
        </w:rPr>
      </w:pPr>
      <w:r w:rsidRPr="00C511D9">
        <w:rPr>
          <w:rStyle w:val="affffc"/>
          <w:rFonts w:hint="cs"/>
          <w:rtl/>
        </w:rPr>
        <w:t>וחד</w:t>
      </w:r>
      <w:r w:rsidRPr="00C511D9">
        <w:rPr>
          <w:rStyle w:val="affffc"/>
          <w:rtl/>
        </w:rPr>
        <w:t xml:space="preserve"> </w:t>
      </w:r>
      <w:r w:rsidRPr="00C511D9">
        <w:rPr>
          <w:rStyle w:val="affffc"/>
          <w:rFonts w:hint="cs"/>
          <w:rtl/>
        </w:rPr>
        <w:t>אמר</w:t>
      </w:r>
      <w:r w:rsidR="00C511D9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הראוני בחלומי</w:t>
      </w:r>
      <w:r w:rsidRPr="00DC27C1">
        <w:rPr>
          <w:rStyle w:val="affff8"/>
          <w:rFonts w:hint="cs"/>
          <w:rtl/>
        </w:rPr>
        <w:t xml:space="preserve"> 'וישמחו</w:t>
      </w:r>
      <w:r w:rsidRPr="00DC27C1">
        <w:rPr>
          <w:rStyle w:val="affff8"/>
          <w:rtl/>
        </w:rPr>
        <w:t xml:space="preserve"> </w:t>
      </w:r>
      <w:r w:rsidR="00E26297">
        <w:rPr>
          <w:rStyle w:val="affff8"/>
          <w:rFonts w:hint="cs"/>
          <w:rtl/>
        </w:rPr>
        <w:t>וגו' ב</w:t>
      </w:r>
      <w:r w:rsidRPr="00DC27C1">
        <w:rPr>
          <w:rStyle w:val="affff8"/>
          <w:rFonts w:hint="cs"/>
          <w:rtl/>
        </w:rPr>
        <w:t>ך</w:t>
      </w:r>
      <w:r w:rsidRPr="00DC27C1">
        <w:rPr>
          <w:rStyle w:val="affff8"/>
          <w:rtl/>
        </w:rPr>
        <w:t xml:space="preserve"> </w:t>
      </w:r>
      <w:r w:rsidRPr="00C511D9">
        <w:rPr>
          <w:rStyle w:val="affff8"/>
          <w:rFonts w:hint="cs"/>
          <w:b/>
          <w:bCs/>
          <w:rtl/>
        </w:rPr>
        <w:t>אוהבי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שמך'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0EAB861D" w14:textId="38F7DDDA" w:rsidR="00F07A5B" w:rsidRPr="00F07A5B" w:rsidRDefault="00C511D9" w:rsidP="00C511D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א''ל</w:t>
      </w:r>
      <w:r w:rsidR="00F07A5B" w:rsidRPr="00F07A5B">
        <w:rPr>
          <w:rtl/>
        </w:rPr>
        <w:t>:</w:t>
      </w:r>
    </w:p>
    <w:p w14:paraId="6C8B4BD7" w14:textId="5B1D50A4" w:rsidR="00B93B58" w:rsidRPr="006F178A" w:rsidRDefault="00C511D9" w:rsidP="00B93B58">
      <w:pPr>
        <w:rPr>
          <w:rtl/>
        </w:rPr>
      </w:pPr>
      <w:r>
        <w:rPr>
          <w:rFonts w:hint="cs"/>
          <w:rtl/>
        </w:rPr>
        <w:t>שניכם צדיקים גמורים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מאהבה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ומר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מיראה</w:t>
      </w:r>
      <w:r w:rsidR="00B93B58" w:rsidRPr="006F178A">
        <w:rPr>
          <w:rtl/>
        </w:rPr>
        <w:t>.</w:t>
      </w:r>
    </w:p>
    <w:p w14:paraId="36E96E9E" w14:textId="5DA2504B" w:rsidR="00B93B58" w:rsidRPr="006F178A" w:rsidRDefault="00E4644A" w:rsidP="00E4644A">
      <w:pPr>
        <w:pStyle w:val="affff5"/>
        <w:rPr>
          <w:del w:id="90152" w:author="מנוע עיצוב" w:date="2026-10-08T11:01:28Z"/>
        </w:rPr>
      </w:pPr>
      <w:del w:id="90151" w:author="מנוע עיצוב" w:date="2026-10-08T11:01:28Z">
        <w:r>
          <w:rPr>
            <w:rtl/>
          </w:rPr>
          <w:delText xml:space="preserve">****</w:delText>
        </w:r>
      </w:del>
    </w:p>
    <w:p w14:paraId="67447174" w14:textId="77777777" w:rsidR="00B93B58" w:rsidRPr="0059138D" w:rsidRDefault="00B93B58" w:rsidP="00C511D9">
      <w:pPr>
        <w:pStyle w:val="afffb"/>
        <w:jc w:val="both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0619F35E" w14:textId="18AE6C7F" w:rsidR="00B93B58" w:rsidRPr="00D16D7B" w:rsidRDefault="00B93B58" w:rsidP="00946077">
      <w:pPr>
        <w:pStyle w:val="Hadran"/>
        <w:rPr>
          <w:rFonts w:cs="BA Vilna Bold"/>
          <w:bCs w:val="0"/>
        </w:rPr>
        <w:pPrChange w:id="91293" w:author="Claude" w:date="2026-10-08T08:34:51Z">
          <w:pPr>
            <w:pStyle w:val="afffb"/>
            <w:rPr>
              <w:rFonts w:cs="BA Vilna Bold"/>
              <w:bCs w:val="0"/>
            </w:r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כשם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שהמים</w:t>
      </w:r>
      <w:r w:rsidRPr="0059138D">
        <w:rPr>
          <w:rFonts w:cs="BA Vilna Bold"/>
          <w:bCs w:val="0"/>
          <w:sz w:val="20"/>
          <w:rtl/>
        </w:rPr>
        <w:t>.</w:t>
      </w:r>
    </w:p>
    <w:p w14:paraId="2C9A0FF4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69" w:author="Claude" w:date="2026-10-07T09:24:33Z"/>
          <w:sz w:val="20"/>
          <w:rtl/>
        </w:rPr>
      </w:pPr>
      <w:del w:id="41268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שישי  </w:delText>
        </w:r>
      </w:del>
    </w:p>
    <w:p w14:paraId="2D62BCF6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71" w:author="Claude" w:date="2026-10-07T09:24:33Z"/>
          <w:sz w:val="20"/>
          <w:rtl/>
        </w:rPr>
      </w:pPr>
      <w:del w:id="41270" w:author="Claude" w:date="2026-10-07T09:24:33Z">
        <w:r w:rsidRPr="006F178A">
          <w:rPr>
            <w:rFonts w:hint="cs"/>
            <w:sz w:val="20"/>
            <w:rtl/>
          </w:rPr>
          <w:delText xml:space="preserve">מי שקינא </w:delText>
        </w:r>
      </w:del>
    </w:p>
    <w:p w14:paraId="3FF8017C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 xml:space="preserve">לא. </w:t>
      </w:r>
      <w:r w:rsidRPr="006F178A">
        <w:rPr>
          <w:rFonts w:cs="Guttman Vilna"/>
          <w:b/>
          <w:bCs/>
          <w:rtl/>
        </w:rPr>
        <w:t>–</w:t>
      </w:r>
      <w:r w:rsidRPr="006F178A">
        <w:rPr>
          <w:rFonts w:hint="cs"/>
          <w:rtl/>
        </w:rPr>
        <w:t>לב.</w:t>
      </w:r>
    </w:p>
    <w:p>
      <w:pPr>
        <w:pStyle w:val="PetichatPerek"/>
        <w:rPr>
          <w:ins w:id="41267" w:author="Claude" w:date="2026-10-07T09:24:33Z"/>
        </w:rPr>
      </w:pPr>
      <w:ins w:id="41266" w:author="Claude" w:date="2026-10-07T09:24:33Z">
        <w:r>
          <w:rPr>
            <w:rFonts w:hint="cs"/>
            <w:sz w:val="20"/>
            <w:rtl/>
          </w:rPr>
          <w:t xml:space="preserve">פרק שישי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מי שקינא</w:t>
        </w:r>
      </w:ins>
    </w:p>
    <w:p w14:paraId="285DBCE7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68" w:author="קלוד" w:date="2026-10-06T10:10:25Z">
        <w:r>
          <w:rPr>
            <w:rFonts w:hint="cs"/>
            <w:rtl/>
          </w:rPr>
          <w:delText xml:space="preserve">מתני</w:delText>
        </w:r>
      </w:del>
      <w:ins w:id="20469" w:author="קלוד" w:date="2026-10-06T10:10:25Z">
        <w:r>
          <w:rPr>
            <w:rFonts w:hint="cs"/>
            <w:rtl/>
          </w:rPr>
          <w:t xml:space="preserve">משנה א</w:t>
        </w:r>
      </w:ins>
      <w:del w:id="20470" w:author="קלוד" w:date="2026-10-06T10:10:25Z">
        <w:r>
          <w:rPr>
            <w:rtl/>
          </w:rPr>
          <w:delText xml:space="preserve">'.</w:delText>
        </w:r>
      </w:del>
    </w:p>
    <w:p w14:paraId="70D8D9C0" w14:textId="5F81A07B" w:rsidR="00E01F89" w:rsidRDefault="00B93B58" w:rsidP="00F62C1F">
      <w:pPr>
        <w:pStyle w:val="afff5"/>
        <w:spacing w:before="120"/>
        <w:jc w:val="center"/>
        <w:rPr>
          <w:rtl/>
        </w:rPr>
        <w:pPrChange w:id="90019" w:author="קלוד" w:date="2026-10-08T12:08:16Z">
          <w:pPr>
            <w:pStyle w:val="afff5"/>
            <w:jc w:val="center"/>
          </w:pPr>
        </w:pPrChange>
      </w:pPr>
      <w:r w:rsidRPr="00B15076">
        <w:rPr>
          <w:rFonts w:hint="cs"/>
          <w:rtl/>
        </w:rPr>
        <w:t>מי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שקינא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לאשתו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ונסתרה</w:t>
      </w:r>
      <w:r w:rsidRPr="00B15076">
        <w:rPr>
          <w:rtl/>
        </w:rPr>
        <w:t>,</w:t>
      </w:r>
    </w:p>
    <w:p w14:paraId="2F24AF01" w14:textId="0CAC9D1E" w:rsidR="00B93B58" w:rsidRPr="00B15076" w:rsidRDefault="00D7610F" w:rsidP="00B93B58">
      <w:pPr>
        <w:pStyle w:val="afff5"/>
        <w:rPr>
          <w:rtl/>
        </w:rPr>
      </w:pPr>
      <w:r w:rsidRPr="00D7610F">
        <w:rPr>
          <w:rStyle w:val="TanaimMishna"/>
          <w:rFonts w:hint="cs"/>
          <w:rtl/>
          <w:rPrChange w:id="20244" w:author="קלוד" w:date="2026-10-06T10:10:25Z">
            <w:rPr>
              <w:rStyle w:val="affffc"/>
              <w:rFonts w:hint="cs"/>
              <w:rtl/>
            </w:rPr>
          </w:rPrChange>
        </w:rPr>
        <w:t>ר''א:</w:t>
      </w:r>
      <w:r>
        <w:rPr>
          <w:rFonts w:hint="cs"/>
        </w:rPr>
        <w:t xml:space="preserve"> </w:t>
      </w:r>
      <w:r w:rsidR="00B93B58" w:rsidRPr="00B15076">
        <w:rPr>
          <w:rFonts w:hint="cs"/>
          <w:rtl/>
        </w:rPr>
        <w:t>אפילו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שמע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מעוף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הפורח</w:t>
      </w:r>
      <w:r w:rsidR="00B93B58" w:rsidRPr="00B15076">
        <w:rPr>
          <w:rtl/>
        </w:rPr>
        <w:t xml:space="preserve"> - </w:t>
      </w:r>
      <w:r w:rsidR="00B93B58" w:rsidRPr="00B15076">
        <w:rPr>
          <w:rFonts w:hint="cs"/>
          <w:rtl/>
        </w:rPr>
        <w:t>יוציא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ויתן</w:t>
      </w:r>
      <w:r w:rsidR="00B93B58" w:rsidRPr="00B15076">
        <w:rPr>
          <w:rtl/>
        </w:rPr>
        <w:t xml:space="preserve"> </w:t>
      </w:r>
      <w:r w:rsidR="00B93B58" w:rsidRPr="00B15076">
        <w:rPr>
          <w:rFonts w:hint="cs"/>
          <w:rtl/>
        </w:rPr>
        <w:t>כתובה</w:t>
      </w:r>
      <w:r w:rsidR="00B93B58" w:rsidRPr="00B15076">
        <w:rPr>
          <w:rtl/>
        </w:rPr>
        <w:t>,</w:t>
      </w:r>
    </w:p>
    <w:p w14:paraId="2D5A7EF9" w14:textId="4D85896A" w:rsidR="00B93B58" w:rsidRPr="006F178A" w:rsidRDefault="00D7610F" w:rsidP="00D7610F">
      <w:pPr>
        <w:pStyle w:val="afff5"/>
        <w:spacing w:after="60"/>
        <w:rPr>
          <w:rtl/>
        </w:rPr>
      </w:pPr>
      <w:r w:rsidRPr="00D7610F">
        <w:rPr>
          <w:rStyle w:val="TanaimMishna"/>
          <w:rFonts w:hint="cs"/>
          <w:rtl/>
          <w:rPrChange w:id="20245" w:author="קלוד" w:date="2026-10-06T10:10:25Z">
            <w:rPr>
              <w:rStyle w:val="affffc"/>
              <w:rFonts w:hint="cs"/>
              <w:rtl/>
            </w:rPr>
          </w:rPrChange>
        </w:rPr>
        <w:t>ר''יה: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שישאו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ויתנו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מוזרות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בלבנה</w:t>
      </w:r>
      <w:r w:rsidR="00B93B58" w:rsidRPr="006F178A">
        <w:rPr>
          <w:rtl/>
        </w:rPr>
        <w:t>.</w:t>
      </w:r>
    </w:p>
    <w:p w14:paraId="03C5E67C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שנטמאת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;</w:t>
      </w:r>
    </w:p>
    <w:p w14:paraId="5A27D639" w14:textId="41C3E62A" w:rsidR="00B93B58" w:rsidRPr="00392931" w:rsidRDefault="00D7610F" w:rsidP="00B93B58">
      <w:pPr>
        <w:pStyle w:val="afff5"/>
        <w:rPr>
          <w:rtl/>
        </w:rPr>
      </w:pPr>
      <w:r>
        <w:rPr>
          <w:rFonts w:hint="cs"/>
          <w:rtl/>
        </w:rPr>
        <w:t>ו</w:t>
      </w:r>
      <w:r w:rsidR="00B93B58" w:rsidRPr="00392931">
        <w:rPr>
          <w:rFonts w:hint="cs"/>
          <w:rtl/>
        </w:rPr>
        <w:t>אפ</w:t>
      </w:r>
      <w:r>
        <w:rPr>
          <w:rFonts w:hint="cs"/>
          <w:rtl/>
        </w:rPr>
        <w:t>י'</w:t>
      </w:r>
      <w:r w:rsidR="00B93B58" w:rsidRPr="00392931">
        <w:rPr>
          <w:rtl/>
        </w:rPr>
        <w:t xml:space="preserve"> </w:t>
      </w:r>
      <w:r w:rsidR="00B93B58" w:rsidRPr="00392931">
        <w:rPr>
          <w:rFonts w:hint="cs"/>
          <w:rtl/>
        </w:rPr>
        <w:t>עבד</w:t>
      </w:r>
      <w:r w:rsidR="00B93B58" w:rsidRPr="009C1970">
        <w:rPr>
          <w:rtl/>
        </w:rPr>
        <w:t xml:space="preserve"> </w:t>
      </w:r>
      <w:r>
        <w:rPr>
          <w:rFonts w:hint="cs"/>
          <w:rtl/>
        </w:rPr>
        <w:t>ו</w:t>
      </w:r>
      <w:r w:rsidR="00B93B58" w:rsidRPr="00392931">
        <w:rPr>
          <w:rFonts w:hint="eastAsia"/>
          <w:rtl/>
        </w:rPr>
        <w:t>שפחה</w:t>
      </w:r>
      <w:r>
        <w:rPr>
          <w:rFonts w:hint="cs"/>
          <w:rtl/>
        </w:rPr>
        <w:t>-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נאמנין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אף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לפוסלה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מכתובתה</w:t>
      </w:r>
      <w:r w:rsidR="00B93B58" w:rsidRPr="00392931">
        <w:rPr>
          <w:rtl/>
        </w:rPr>
        <w:t>.</w:t>
      </w:r>
    </w:p>
    <w:p w14:paraId="7BC44A6A" w14:textId="77777777" w:rsidR="00D7610F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חמותה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וצרתה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ויבמתה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נאמנות</w:t>
      </w:r>
      <w:r w:rsidRPr="006F178A">
        <w:rPr>
          <w:rtl/>
        </w:rPr>
        <w:t xml:space="preserve">, </w:t>
      </w:r>
    </w:p>
    <w:p w14:paraId="455224DE" w14:textId="433AA712" w:rsidR="00B93B58" w:rsidRPr="006F178A" w:rsidRDefault="00D7610F" w:rsidP="00B93B58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לפוסלה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מכתובתה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תשתה</w:t>
      </w:r>
      <w:r w:rsidR="00B93B58" w:rsidRPr="006F178A">
        <w:rPr>
          <w:rtl/>
        </w:rPr>
        <w:t>;</w:t>
      </w:r>
    </w:p>
    <w:p w14:paraId="43CDDB68" w14:textId="3D7AEA0C" w:rsidR="00B93B58" w:rsidRPr="00D7610F" w:rsidRDefault="00D7610F" w:rsidP="00D7610F">
      <w:pPr>
        <w:pStyle w:val="afff5"/>
        <w:rPr>
          <w:spacing w:val="0"/>
          <w:rtl/>
        </w:rPr>
      </w:pPr>
      <w:r w:rsidRPr="00D7610F">
        <w:rPr>
          <w:rFonts w:hint="cs"/>
          <w:spacing w:val="0"/>
          <w:rtl/>
        </w:rPr>
        <w:t>ק''ו מ</w:t>
      </w:r>
      <w:r w:rsidR="00B93B58" w:rsidRPr="00D7610F">
        <w:rPr>
          <w:rFonts w:hint="cs"/>
          <w:spacing w:val="0"/>
          <w:rtl/>
        </w:rPr>
        <w:t>עדות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ראשונה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שאין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אוסרתה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איסור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עולם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אינה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מתקיימת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בפחות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משנים</w:t>
      </w:r>
      <w:r w:rsidR="00B93B58" w:rsidRPr="00D7610F">
        <w:rPr>
          <w:spacing w:val="0"/>
          <w:rtl/>
        </w:rPr>
        <w:t xml:space="preserve">, </w:t>
      </w:r>
      <w:r w:rsidRPr="00D7610F">
        <w:rPr>
          <w:rFonts w:hint="cs"/>
          <w:spacing w:val="0"/>
          <w:rtl/>
        </w:rPr>
        <w:t xml:space="preserve">לעדות אחרונה </w:t>
      </w:r>
      <w:r w:rsidR="00B93B58" w:rsidRPr="00D7610F">
        <w:rPr>
          <w:rFonts w:hint="cs"/>
          <w:spacing w:val="0"/>
          <w:rtl/>
        </w:rPr>
        <w:t>שאוסרתה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איסור</w:t>
      </w:r>
      <w:r w:rsidR="00B93B58" w:rsidRPr="00D7610F">
        <w:rPr>
          <w:spacing w:val="0"/>
          <w:rtl/>
        </w:rPr>
        <w:t xml:space="preserve"> </w:t>
      </w:r>
      <w:r w:rsidR="00B93B58" w:rsidRPr="00D7610F">
        <w:rPr>
          <w:rFonts w:hint="cs"/>
          <w:spacing w:val="0"/>
          <w:rtl/>
        </w:rPr>
        <w:t>עולם</w:t>
      </w:r>
      <w:r w:rsidR="00B93B58" w:rsidRPr="00D7610F">
        <w:rPr>
          <w:spacing w:val="0"/>
          <w:rtl/>
        </w:rPr>
        <w:t xml:space="preserve"> </w:t>
      </w:r>
      <w:r w:rsidRPr="00D7610F">
        <w:rPr>
          <w:rFonts w:hint="cs"/>
          <w:spacing w:val="0"/>
          <w:rtl/>
        </w:rPr>
        <w:t xml:space="preserve">דצריך </w:t>
      </w:r>
      <w:r w:rsidR="00B93B58" w:rsidRPr="00D7610F">
        <w:rPr>
          <w:rFonts w:hint="cs"/>
          <w:spacing w:val="0"/>
          <w:rtl/>
        </w:rPr>
        <w:t>שנים</w:t>
      </w:r>
      <w:r w:rsidR="00B93B58" w:rsidRPr="00D7610F">
        <w:rPr>
          <w:spacing w:val="0"/>
          <w:rtl/>
        </w:rPr>
        <w:t>!</w:t>
      </w:r>
    </w:p>
    <w:p w14:paraId="4B66FE9F" w14:textId="7A0958F2" w:rsidR="00B93B58" w:rsidRPr="006F178A" w:rsidRDefault="00D7610F" w:rsidP="00D7610F">
      <w:pPr>
        <w:pStyle w:val="afff5"/>
        <w:spacing w:after="60"/>
        <w:rPr>
          <w:rtl/>
        </w:rPr>
      </w:pPr>
      <w:r>
        <w:rPr>
          <w:rStyle w:val="TanaimMishna"/>
          <w:rFonts w:hint="cs"/>
          <w:rtl/>
          <w:rPrChange w:id="20246" w:author="קלוד" w:date="2026-10-06T10:10:25Z">
            <w:rPr>
              <w:rStyle w:val="affffc"/>
              <w:rFonts w:hint="cs"/>
              <w:rtl/>
            </w:rPr>
          </w:rPrChange>
        </w:rPr>
        <w:t>ת''ל</w:t>
      </w:r>
      <w:r w:rsidR="00B93B58" w:rsidRPr="00D7610F">
        <w:rPr>
          <w:rStyle w:val="TanaimMishna"/>
          <w:rtl/>
          <w:rPrChange w:id="20247" w:author="קלוד" w:date="2026-10-06T10:10:25Z">
            <w:rPr>
              <w:rStyle w:val="affffc"/>
              <w:rtl/>
            </w:rPr>
          </w:rPrChange>
        </w:rPr>
        <w:t>:</w:t>
      </w:r>
      <w:r w:rsidR="00B93B58" w:rsidRPr="006F178A">
        <w:rPr>
          <w:rtl/>
        </w:rPr>
        <w:t xml:space="preserve"> </w:t>
      </w:r>
      <w:r w:rsidR="00B93B58" w:rsidRPr="00D7610F">
        <w:rPr>
          <w:rStyle w:val="affff8"/>
          <w:rFonts w:hint="cs"/>
          <w:rtl/>
        </w:rPr>
        <w:t>'ועד</w:t>
      </w:r>
      <w:r w:rsidR="00B93B58" w:rsidRPr="00D7610F">
        <w:rPr>
          <w:rStyle w:val="affff8"/>
          <w:rtl/>
        </w:rPr>
        <w:t xml:space="preserve"> </w:t>
      </w:r>
      <w:r w:rsidR="00B93B58" w:rsidRPr="00D7610F">
        <w:rPr>
          <w:rStyle w:val="affff8"/>
          <w:rFonts w:hint="cs"/>
          <w:rtl/>
        </w:rPr>
        <w:t>אין</w:t>
      </w:r>
      <w:r w:rsidR="00B93B58" w:rsidRPr="00D7610F">
        <w:rPr>
          <w:rStyle w:val="affff8"/>
          <w:rtl/>
        </w:rPr>
        <w:t xml:space="preserve"> </w:t>
      </w:r>
      <w:r w:rsidR="00B93B58" w:rsidRPr="00D7610F">
        <w:rPr>
          <w:rStyle w:val="affff8"/>
          <w:rFonts w:hint="cs"/>
          <w:rtl/>
        </w:rPr>
        <w:t>בה</w:t>
      </w:r>
      <w:r>
        <w:rPr>
          <w:rStyle w:val="affff8"/>
          <w:rFonts w:hint="cs"/>
          <w:rtl/>
        </w:rPr>
        <w:t>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</w:t>
      </w:r>
      <w:r w:rsidR="00B93B58">
        <w:rPr>
          <w:rFonts w:hint="cs"/>
          <w:rtl/>
        </w:rPr>
        <w:t>ה</w:t>
      </w:r>
      <w:r w:rsidR="00B93B58" w:rsidRPr="006F178A">
        <w:rPr>
          <w:rtl/>
        </w:rPr>
        <w:t>.</w:t>
      </w:r>
    </w:p>
    <w:p w14:paraId="4942EB6F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לא:</w:t>
      </w:r>
    </w:p>
    <w:p>
      <w:pPr>
        <w:pStyle w:val="afffff"/>
        <w:rPr>
          <w:ins w:id="20010" w:author="קלוד" w:date="2026-10-06T10:43:50Z"/>
        </w:rPr>
      </w:pPr>
      <w:ins w:id="20009" w:author="קלוד" w:date="2026-10-06T10:43:50Z">
        <w:r>
          <w:t xml:space="preserve">משנה ג</w:t>
        </w:r>
      </w:ins>
    </w:p>
    <w:p w14:paraId="17296CB5" w14:textId="79DF79B1" w:rsidR="00B93B58" w:rsidRPr="006F178A" w:rsidRDefault="00B93B58" w:rsidP="00D7610F">
      <w:pPr>
        <w:pStyle w:val="afff5"/>
        <w:rPr>
          <w:rtl/>
        </w:rPr>
      </w:pPr>
      <w:r w:rsidRPr="006F178A">
        <w:rPr>
          <w:rFonts w:hint="cs"/>
          <w:b/>
          <w:rtl/>
          <w:rPrChange w:id="40091" w:author="Claude" w:date="2026-10-06T13:34:15Z">
            <w:rPr>
              <w:rFonts w:hint="cs"/>
              <w:b/>
              <w:sz w:val="20"/>
              <w:rtl/>
            </w:rPr>
          </w:rPrChange>
        </w:rPr>
        <w:t>ק"ו לעדות</w:t>
      </w:r>
      <w:r w:rsidRPr="006F178A">
        <w:rPr>
          <w:b/>
          <w:rtl/>
          <w:rPrChange w:id="4009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93" w:author="Claude" w:date="2026-10-06T13:34:15Z">
            <w:rPr>
              <w:rFonts w:hint="cs"/>
              <w:b/>
              <w:sz w:val="20"/>
              <w:rtl/>
            </w:rPr>
          </w:rPrChange>
        </w:rPr>
        <w:t>הראשונה</w:t>
      </w:r>
      <w:r w:rsidRPr="006F178A">
        <w:rPr>
          <w:b/>
          <w:rtl/>
          <w:rPrChange w:id="4009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95" w:author="Claude" w:date="2026-10-06T13:34:15Z">
            <w:rPr>
              <w:rFonts w:hint="cs"/>
              <w:b/>
              <w:sz w:val="20"/>
              <w:rtl/>
            </w:rPr>
          </w:rPrChange>
        </w:rPr>
        <w:t>מעתה</w:t>
      </w:r>
      <w:r w:rsidRPr="006F178A">
        <w:rPr>
          <w:b/>
          <w:rtl/>
          <w:rPrChange w:id="40096" w:author="Claude" w:date="2026-10-06T13:34:15Z">
            <w:rPr>
              <w:b/>
              <w:sz w:val="20"/>
              <w:rtl/>
            </w:rPr>
          </w:rPrChange>
        </w:rPr>
        <w:t xml:space="preserve">: </w:t>
      </w:r>
      <w:r w:rsidRPr="006F178A">
        <w:rPr>
          <w:rFonts w:hint="cs"/>
          <w:b/>
          <w:rtl/>
          <w:rPrChange w:id="40097" w:author="Claude" w:date="2026-10-06T13:34:15Z">
            <w:rPr>
              <w:rFonts w:hint="cs"/>
              <w:b/>
              <w:sz w:val="20"/>
              <w:rtl/>
            </w:rPr>
          </w:rPrChange>
        </w:rPr>
        <w:t>ומה</w:t>
      </w:r>
      <w:r w:rsidRPr="006F178A">
        <w:rPr>
          <w:b/>
          <w:rtl/>
          <w:rPrChange w:id="4009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099" w:author="Claude" w:date="2026-10-06T13:34:15Z">
            <w:rPr>
              <w:rFonts w:hint="cs"/>
              <w:b/>
              <w:sz w:val="20"/>
              <w:rtl/>
            </w:rPr>
          </w:rPrChange>
        </w:rPr>
        <w:t>אם</w:t>
      </w:r>
      <w:r w:rsidRPr="006F178A">
        <w:rPr>
          <w:b/>
          <w:rtl/>
          <w:rPrChange w:id="4010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01" w:author="Claude" w:date="2026-10-06T13:34:15Z">
            <w:rPr>
              <w:rFonts w:hint="cs"/>
              <w:b/>
              <w:sz w:val="20"/>
              <w:rtl/>
            </w:rPr>
          </w:rPrChange>
        </w:rPr>
        <w:t>עדות</w:t>
      </w:r>
      <w:r w:rsidRPr="006F178A">
        <w:rPr>
          <w:b/>
          <w:rtl/>
          <w:rPrChange w:id="4010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03" w:author="Claude" w:date="2026-10-06T13:34:15Z">
            <w:rPr>
              <w:rFonts w:hint="cs"/>
              <w:b/>
              <w:sz w:val="20"/>
              <w:rtl/>
            </w:rPr>
          </w:rPrChange>
        </w:rPr>
        <w:t>אחרונה</w:t>
      </w:r>
      <w:r w:rsidRPr="006F178A">
        <w:rPr>
          <w:b/>
          <w:rtl/>
          <w:rPrChange w:id="4010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05" w:author="Claude" w:date="2026-10-06T13:34:15Z">
            <w:rPr>
              <w:rFonts w:hint="cs"/>
              <w:b/>
              <w:sz w:val="20"/>
              <w:rtl/>
            </w:rPr>
          </w:rPrChange>
        </w:rPr>
        <w:t>שאוסרתה</w:t>
      </w:r>
      <w:r w:rsidRPr="006F178A">
        <w:rPr>
          <w:b/>
          <w:rtl/>
          <w:rPrChange w:id="40106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07" w:author="Claude" w:date="2026-10-06T13:34:15Z">
            <w:rPr>
              <w:rFonts w:hint="cs"/>
              <w:b/>
              <w:sz w:val="20"/>
              <w:rtl/>
            </w:rPr>
          </w:rPrChange>
        </w:rPr>
        <w:t>איסור</w:t>
      </w:r>
      <w:r w:rsidRPr="006F178A">
        <w:rPr>
          <w:b/>
          <w:rtl/>
          <w:rPrChange w:id="4010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09" w:author="Claude" w:date="2026-10-06T13:34:15Z">
            <w:rPr>
              <w:rFonts w:hint="cs"/>
              <w:b/>
              <w:sz w:val="20"/>
              <w:rtl/>
            </w:rPr>
          </w:rPrChange>
        </w:rPr>
        <w:t>עולם</w:t>
      </w:r>
      <w:r w:rsidRPr="006F178A">
        <w:rPr>
          <w:b/>
          <w:rtl/>
          <w:rPrChange w:id="4011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11" w:author="Claude" w:date="2026-10-06T13:34:15Z">
            <w:rPr>
              <w:rFonts w:hint="cs"/>
              <w:b/>
              <w:sz w:val="20"/>
              <w:rtl/>
            </w:rPr>
          </w:rPrChange>
        </w:rPr>
        <w:t>מתקיימת</w:t>
      </w:r>
      <w:r w:rsidRPr="006F178A">
        <w:rPr>
          <w:b/>
          <w:rtl/>
          <w:rPrChange w:id="4011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13" w:author="Claude" w:date="2026-10-06T13:34:15Z">
            <w:rPr>
              <w:rFonts w:hint="cs"/>
              <w:b/>
              <w:sz w:val="20"/>
              <w:rtl/>
            </w:rPr>
          </w:rPrChange>
        </w:rPr>
        <w:t>בעד</w:t>
      </w:r>
      <w:r w:rsidRPr="006F178A">
        <w:rPr>
          <w:b/>
          <w:rtl/>
          <w:rPrChange w:id="4011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15" w:author="Claude" w:date="2026-10-06T13:34:15Z">
            <w:rPr>
              <w:rFonts w:hint="cs"/>
              <w:b/>
              <w:sz w:val="20"/>
              <w:rtl/>
            </w:rPr>
          </w:rPrChange>
        </w:rPr>
        <w:t>אחד</w:t>
      </w:r>
      <w:r w:rsidRPr="006F178A">
        <w:rPr>
          <w:b/>
          <w:rtl/>
          <w:rPrChange w:id="40116" w:author="Claude" w:date="2026-10-06T13:34:15Z">
            <w:rPr>
              <w:b/>
              <w:sz w:val="20"/>
              <w:rtl/>
            </w:rPr>
          </w:rPrChange>
        </w:rPr>
        <w:t xml:space="preserve">, </w:t>
      </w:r>
      <w:r w:rsidR="00D7610F">
        <w:rPr>
          <w:rFonts w:hint="cs"/>
          <w:rtl/>
        </w:rPr>
        <w:t>ק''ו ל</w:t>
      </w:r>
      <w:r w:rsidRPr="006F178A">
        <w:rPr>
          <w:rFonts w:hint="cs"/>
          <w:rtl/>
        </w:rPr>
        <w:t>עדות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אוסרתה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שתתקיים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!</w:t>
      </w:r>
    </w:p>
    <w:p w14:paraId="2B3C2782" w14:textId="127306D9" w:rsidR="00B93B58" w:rsidRPr="00392931" w:rsidRDefault="00D7610F" w:rsidP="00B93B58">
      <w:pPr>
        <w:pStyle w:val="afff5"/>
        <w:rPr>
          <w:rtl/>
        </w:rPr>
      </w:pPr>
      <w:r w:rsidRPr="00D7610F">
        <w:rPr>
          <w:rStyle w:val="TanaimMishna"/>
          <w:rFonts w:hint="cs"/>
          <w:rtl/>
          <w:rPrChange w:id="20248" w:author="קלוד" w:date="2026-10-06T10:10:25Z">
            <w:rPr>
              <w:rStyle w:val="affffc"/>
              <w:rFonts w:hint="cs"/>
              <w:rtl/>
            </w:rPr>
          </w:rPrChange>
        </w:rPr>
        <w:t>ת''ל</w:t>
      </w:r>
      <w:r>
        <w:rPr>
          <w:rStyle w:val="TanaimMishna"/>
          <w:rFonts w:hint="cs"/>
          <w:rtl/>
          <w:rPrChange w:id="20249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>
        <w:rPr>
          <w:rStyle w:val="affff8"/>
          <w:rFonts w:hint="cs"/>
          <w:rtl/>
        </w:rPr>
        <w:t xml:space="preserve"> </w:t>
      </w:r>
      <w:r w:rsidR="00B93B58" w:rsidRPr="00E01F89">
        <w:rPr>
          <w:rStyle w:val="affff8"/>
          <w:rFonts w:hint="cs"/>
          <w:rtl/>
        </w:rPr>
        <w:t>'כי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cs"/>
          <w:rtl/>
        </w:rPr>
        <w:t>מצא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בה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ערות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דבר</w:t>
      </w:r>
      <w:r w:rsidR="00B93B58" w:rsidRPr="00E01F89">
        <w:rPr>
          <w:rStyle w:val="affff8"/>
          <w:rtl/>
        </w:rPr>
        <w:t>',</w:t>
      </w:r>
      <w:r w:rsidR="00B93B58" w:rsidRPr="00392931">
        <w:rPr>
          <w:rtl/>
        </w:rPr>
        <w:t xml:space="preserve"> </w:t>
      </w:r>
      <w:r w:rsidR="00B93B58" w:rsidRPr="00E01F89">
        <w:rPr>
          <w:rStyle w:val="TanaimMishna"/>
          <w:rFonts w:hint="eastAsia"/>
          <w:rtl/>
          <w:rPrChange w:id="20250" w:author="קלוד" w:date="2026-10-06T10:10:25Z">
            <w:rPr>
              <w:rStyle w:val="affffc"/>
              <w:rFonts w:hint="eastAsia"/>
              <w:rtl/>
            </w:rPr>
          </w:rPrChange>
        </w:rPr>
        <w:t>ולהלן</w:t>
      </w:r>
      <w:r w:rsidR="00B93B58" w:rsidRPr="00E01F89">
        <w:rPr>
          <w:rStyle w:val="TanaimMishna"/>
          <w:rtl/>
          <w:rPrChange w:id="20251" w:author="קלוד" w:date="2026-10-06T10:10:25Z">
            <w:rPr>
              <w:rStyle w:val="affffc"/>
              <w:rtl/>
            </w:rPr>
          </w:rPrChange>
        </w:rPr>
        <w:t xml:space="preserve">: </w:t>
      </w:r>
      <w:r w:rsidR="00B93B58" w:rsidRPr="00E01F89">
        <w:rPr>
          <w:rStyle w:val="affff8"/>
          <w:rtl/>
        </w:rPr>
        <w:t xml:space="preserve">'על </w:t>
      </w:r>
      <w:r w:rsidR="00B93B58" w:rsidRPr="00E01F89">
        <w:rPr>
          <w:rStyle w:val="affff8"/>
          <w:rFonts w:hint="eastAsia"/>
          <w:rtl/>
        </w:rPr>
        <w:t>פי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שני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עדים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יקום</w:t>
      </w:r>
      <w:r w:rsidR="00B93B58" w:rsidRPr="00E01F89">
        <w:rPr>
          <w:rStyle w:val="affff8"/>
          <w:rtl/>
        </w:rPr>
        <w:t xml:space="preserve"> </w:t>
      </w:r>
      <w:r w:rsidR="00B93B58" w:rsidRPr="00E01F89">
        <w:rPr>
          <w:rStyle w:val="affff8"/>
          <w:rFonts w:hint="eastAsia"/>
          <w:rtl/>
        </w:rPr>
        <w:t>דבר</w:t>
      </w:r>
      <w:r w:rsidR="00B93B58" w:rsidRPr="00E01F89">
        <w:rPr>
          <w:rStyle w:val="affff8"/>
          <w:rtl/>
        </w:rPr>
        <w:t>',</w:t>
      </w:r>
      <w:r w:rsidR="00B93B58" w:rsidRPr="00392931">
        <w:rPr>
          <w:rtl/>
        </w:rPr>
        <w:t xml:space="preserve"> </w:t>
      </w:r>
    </w:p>
    <w:p w14:paraId="3DC47234" w14:textId="781E410B" w:rsidR="00B93B58" w:rsidRPr="006F178A" w:rsidRDefault="00E01F89" w:rsidP="00D7610F">
      <w:pPr>
        <w:pStyle w:val="afff5"/>
        <w:spacing w:after="60"/>
        <w:rPr>
          <w:rtl/>
        </w:rPr>
      </w:pPr>
      <w:r>
        <w:rPr>
          <w:rFonts w:hint="cs"/>
          <w:rtl/>
        </w:rPr>
        <w:t>מ</w:t>
      </w:r>
      <w:r w:rsidR="00B93B58" w:rsidRPr="006F178A">
        <w:rPr>
          <w:rFonts w:hint="cs"/>
          <w:rtl/>
        </w:rPr>
        <w:t>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להלן</w:t>
      </w:r>
      <w:r w:rsidR="00B93B58" w:rsidRPr="006F178A">
        <w:rPr>
          <w:rtl/>
        </w:rPr>
        <w:t xml:space="preserve"> </w:t>
      </w:r>
      <w:r w:rsidR="00D7610F" w:rsidRPr="00D7610F">
        <w:rPr>
          <w:rFonts w:hint="cs"/>
          <w:rtl/>
        </w:rPr>
        <w:t xml:space="preserve">אף כאן </w:t>
      </w:r>
      <w:r w:rsidR="00B93B58" w:rsidRPr="00D7610F">
        <w:rPr>
          <w:rFonts w:hint="cs"/>
          <w:rtl/>
        </w:rPr>
        <w:t>על</w:t>
      </w:r>
      <w:r w:rsidR="00B93B58" w:rsidRPr="00D7610F">
        <w:rPr>
          <w:rtl/>
        </w:rPr>
        <w:t xml:space="preserve"> </w:t>
      </w:r>
      <w:r w:rsidR="00B93B58" w:rsidRPr="00D7610F">
        <w:rPr>
          <w:rFonts w:hint="cs"/>
          <w:rtl/>
        </w:rPr>
        <w:t>פי</w:t>
      </w:r>
      <w:r w:rsidR="00B93B58" w:rsidRPr="00D7610F">
        <w:rPr>
          <w:rtl/>
        </w:rPr>
        <w:t xml:space="preserve"> </w:t>
      </w:r>
      <w:r w:rsidR="00B93B58" w:rsidRPr="00D7610F">
        <w:rPr>
          <w:rFonts w:hint="cs"/>
          <w:rtl/>
        </w:rPr>
        <w:t>שנים</w:t>
      </w:r>
      <w:r w:rsidR="00D7610F">
        <w:rPr>
          <w:rFonts w:hint="cs"/>
          <w:rtl/>
        </w:rPr>
        <w:t>.</w:t>
      </w:r>
    </w:p>
    <w:p w14:paraId="431C91D5" w14:textId="77777777" w:rsidR="00E90300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, </w:t>
      </w:r>
    </w:p>
    <w:p w14:paraId="345E15C6" w14:textId="4AA8A70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.</w:t>
      </w:r>
    </w:p>
    <w:p w14:paraId="18762174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b/>
          <w:rtl/>
          <w:rPrChange w:id="40117" w:author="Claude" w:date="2026-10-06T13:34:15Z">
            <w:rPr>
              <w:rFonts w:hint="cs"/>
              <w:b/>
              <w:sz w:val="20"/>
              <w:rtl/>
            </w:rPr>
          </w:rPrChange>
        </w:rPr>
        <w:t>אחד</w:t>
      </w:r>
      <w:r w:rsidRPr="006F178A">
        <w:rPr>
          <w:b/>
          <w:rtl/>
          <w:rPrChange w:id="4011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19" w:author="Claude" w:date="2026-10-06T13:34:15Z">
            <w:rPr>
              <w:rFonts w:hint="cs"/>
              <w:b/>
              <w:sz w:val="20"/>
              <w:rtl/>
            </w:rPr>
          </w:rPrChange>
        </w:rPr>
        <w:t>אומר</w:t>
      </w:r>
      <w:r w:rsidRPr="006F178A">
        <w:rPr>
          <w:b/>
          <w:rtl/>
          <w:rPrChange w:id="4012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21" w:author="Claude" w:date="2026-10-06T13:34:15Z">
            <w:rPr>
              <w:rFonts w:hint="cs"/>
              <w:b/>
              <w:sz w:val="20"/>
              <w:rtl/>
            </w:rPr>
          </w:rPrChange>
        </w:rPr>
        <w:t>נטמאת</w:t>
      </w:r>
      <w:r w:rsidRPr="006F178A">
        <w:rPr>
          <w:b/>
          <w:rtl/>
          <w:rPrChange w:id="4012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23" w:author="Claude" w:date="2026-10-06T13:34:15Z">
            <w:rPr>
              <w:rFonts w:hint="cs"/>
              <w:b/>
              <w:sz w:val="20"/>
              <w:rtl/>
            </w:rPr>
          </w:rPrChange>
        </w:rPr>
        <w:t>ושנים</w:t>
      </w:r>
      <w:r w:rsidRPr="006F178A">
        <w:rPr>
          <w:b/>
          <w:rtl/>
          <w:rPrChange w:id="4012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25" w:author="Claude" w:date="2026-10-06T13:34:15Z">
            <w:rPr>
              <w:rFonts w:hint="cs"/>
              <w:b/>
              <w:sz w:val="20"/>
              <w:rtl/>
            </w:rPr>
          </w:rPrChange>
        </w:rPr>
        <w:t>אומרים</w:t>
      </w:r>
      <w:r w:rsidRPr="006F178A">
        <w:rPr>
          <w:b/>
          <w:rtl/>
          <w:rPrChange w:id="40126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27" w:author="Claude" w:date="2026-10-06T13:34:15Z">
            <w:rPr>
              <w:rFonts w:hint="cs"/>
              <w:b/>
              <w:sz w:val="20"/>
              <w:rtl/>
            </w:rPr>
          </w:rPrChange>
        </w:rPr>
        <w:t>לא</w:t>
      </w:r>
      <w:r w:rsidRPr="006F178A">
        <w:rPr>
          <w:b/>
          <w:rtl/>
          <w:rPrChange w:id="4012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29" w:author="Claude" w:date="2026-10-06T13:34:15Z">
            <w:rPr>
              <w:rFonts w:hint="cs"/>
              <w:b/>
              <w:sz w:val="20"/>
              <w:rtl/>
            </w:rPr>
          </w:rPrChange>
        </w:rPr>
        <w:t>נטמאת</w:t>
      </w:r>
      <w:r w:rsidRPr="006F178A">
        <w:rPr>
          <w:b/>
          <w:rtl/>
          <w:rPrChange w:id="40130" w:author="Claude" w:date="2026-10-06T13:34:15Z">
            <w:rPr>
              <w:b/>
              <w:sz w:val="20"/>
              <w:rtl/>
            </w:rPr>
          </w:rPrChange>
        </w:rPr>
        <w:t xml:space="preserve"> - </w:t>
      </w:r>
      <w:r w:rsidRPr="006F178A">
        <w:rPr>
          <w:rFonts w:hint="cs"/>
          <w:b/>
          <w:rtl/>
          <w:rPrChange w:id="40131" w:author="Claude" w:date="2026-10-06T13:34:15Z">
            <w:rPr>
              <w:rFonts w:hint="cs"/>
              <w:b/>
              <w:sz w:val="20"/>
              <w:rtl/>
            </w:rPr>
          </w:rPrChange>
        </w:rPr>
        <w:t>היתה</w:t>
      </w:r>
      <w:r w:rsidRPr="006F178A">
        <w:rPr>
          <w:b/>
          <w:rtl/>
          <w:rPrChange w:id="4013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33" w:author="Claude" w:date="2026-10-06T13:34:15Z">
            <w:rPr>
              <w:rFonts w:hint="cs"/>
              <w:b/>
              <w:sz w:val="20"/>
              <w:rtl/>
            </w:rPr>
          </w:rPrChange>
        </w:rPr>
        <w:t>שותה</w:t>
      </w:r>
      <w:r w:rsidRPr="006F178A">
        <w:rPr>
          <w:b/>
          <w:rtl/>
          <w:rPrChange w:id="40134" w:author="Claude" w:date="2026-10-06T13:34:15Z">
            <w:rPr>
              <w:b/>
              <w:sz w:val="20"/>
              <w:rtl/>
            </w:rPr>
          </w:rPrChange>
        </w:rPr>
        <w:t xml:space="preserve">, </w:t>
      </w:r>
      <w:r w:rsidRPr="006F178A">
        <w:rPr>
          <w:rFonts w:hint="cs"/>
          <w:b/>
          <w:rtl/>
          <w:rPrChange w:id="40135" w:author="Claude" w:date="2026-10-06T13:34:15Z">
            <w:rPr>
              <w:rFonts w:hint="cs"/>
              <w:b/>
              <w:sz w:val="20"/>
              <w:rtl/>
            </w:rPr>
          </w:rPrChange>
        </w:rPr>
        <w:t>שנים</w:t>
      </w:r>
      <w:r w:rsidRPr="006F178A">
        <w:rPr>
          <w:b/>
          <w:rtl/>
          <w:rPrChange w:id="40136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37" w:author="Claude" w:date="2026-10-06T13:34:15Z">
            <w:rPr>
              <w:rFonts w:hint="cs"/>
              <w:b/>
              <w:sz w:val="20"/>
              <w:rtl/>
            </w:rPr>
          </w:rPrChange>
        </w:rPr>
        <w:t>אומרים</w:t>
      </w:r>
      <w:r w:rsidRPr="006F178A">
        <w:rPr>
          <w:b/>
          <w:rtl/>
          <w:rPrChange w:id="40138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39" w:author="Claude" w:date="2026-10-06T13:34:15Z">
            <w:rPr>
              <w:rFonts w:hint="cs"/>
              <w:b/>
              <w:sz w:val="20"/>
              <w:rtl/>
            </w:rPr>
          </w:rPrChange>
        </w:rPr>
        <w:t>נטמאת</w:t>
      </w:r>
      <w:r w:rsidRPr="006F178A">
        <w:rPr>
          <w:b/>
          <w:rtl/>
          <w:rPrChange w:id="4014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41" w:author="Claude" w:date="2026-10-06T13:34:15Z">
            <w:rPr>
              <w:rFonts w:hint="cs"/>
              <w:b/>
              <w:sz w:val="20"/>
              <w:rtl/>
            </w:rPr>
          </w:rPrChange>
        </w:rPr>
        <w:t>ואחד</w:t>
      </w:r>
      <w:r w:rsidRPr="006F178A">
        <w:rPr>
          <w:b/>
          <w:rtl/>
          <w:rPrChange w:id="4014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43" w:author="Claude" w:date="2026-10-06T13:34:15Z">
            <w:rPr>
              <w:rFonts w:hint="cs"/>
              <w:b/>
              <w:sz w:val="20"/>
              <w:rtl/>
            </w:rPr>
          </w:rPrChange>
        </w:rPr>
        <w:t>אומר</w:t>
      </w:r>
      <w:r w:rsidRPr="006F178A">
        <w:rPr>
          <w:b/>
          <w:rtl/>
          <w:rPrChange w:id="40144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45" w:author="Claude" w:date="2026-10-06T13:34:15Z">
            <w:rPr>
              <w:rFonts w:hint="cs"/>
              <w:b/>
              <w:sz w:val="20"/>
              <w:rtl/>
            </w:rPr>
          </w:rPrChange>
        </w:rPr>
        <w:t>לא</w:t>
      </w:r>
      <w:r w:rsidRPr="006F178A">
        <w:rPr>
          <w:b/>
          <w:rtl/>
          <w:rPrChange w:id="40146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47" w:author="Claude" w:date="2026-10-06T13:34:15Z">
            <w:rPr>
              <w:rFonts w:hint="cs"/>
              <w:b/>
              <w:sz w:val="20"/>
              <w:rtl/>
            </w:rPr>
          </w:rPrChange>
        </w:rPr>
        <w:t>נטמאת</w:t>
      </w:r>
      <w:r w:rsidRPr="006F178A">
        <w:rPr>
          <w:b/>
          <w:rtl/>
          <w:rPrChange w:id="40148" w:author="Claude" w:date="2026-10-06T13:34:15Z">
            <w:rPr>
              <w:b/>
              <w:sz w:val="20"/>
              <w:rtl/>
            </w:rPr>
          </w:rPrChange>
        </w:rPr>
        <w:t xml:space="preserve"> - </w:t>
      </w:r>
      <w:r w:rsidRPr="006F178A">
        <w:rPr>
          <w:rFonts w:hint="cs"/>
          <w:b/>
          <w:rtl/>
          <w:rPrChange w:id="40149" w:author="Claude" w:date="2026-10-06T13:34:15Z">
            <w:rPr>
              <w:rFonts w:hint="cs"/>
              <w:b/>
              <w:sz w:val="20"/>
              <w:rtl/>
            </w:rPr>
          </w:rPrChange>
        </w:rPr>
        <w:t>לא</w:t>
      </w:r>
      <w:r w:rsidRPr="006F178A">
        <w:rPr>
          <w:b/>
          <w:rtl/>
          <w:rPrChange w:id="40150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51" w:author="Claude" w:date="2026-10-06T13:34:15Z">
            <w:rPr>
              <w:rFonts w:hint="cs"/>
              <w:b/>
              <w:sz w:val="20"/>
              <w:rtl/>
            </w:rPr>
          </w:rPrChange>
        </w:rPr>
        <w:t>היתה</w:t>
      </w:r>
      <w:r w:rsidRPr="006F178A">
        <w:rPr>
          <w:b/>
          <w:rtl/>
          <w:rPrChange w:id="40152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53" w:author="Claude" w:date="2026-10-06T13:34:15Z">
            <w:rPr>
              <w:rFonts w:hint="cs"/>
              <w:b/>
              <w:sz w:val="20"/>
              <w:rtl/>
            </w:rPr>
          </w:rPrChange>
        </w:rPr>
        <w:t>שותה</w:t>
      </w:r>
      <w:r w:rsidRPr="006F178A">
        <w:rPr>
          <w:b/>
          <w:rtl/>
          <w:rPrChange w:id="40154" w:author="Claude" w:date="2026-10-06T13:34:15Z">
            <w:rPr>
              <w:b/>
              <w:sz w:val="20"/>
              <w:rtl/>
            </w:rPr>
          </w:rPrChange>
        </w:rPr>
        <w:t>.</w:t>
      </w:r>
    </w:p>
    <w:p w14:paraId="06EE0E6D" w14:textId="12226CFE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75AC104F" w14:textId="09C3C0EA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'כי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מצא</w:t>
      </w:r>
      <w:r w:rsidRPr="00DC27C1">
        <w:rPr>
          <w:rStyle w:val="affff8"/>
          <w:rtl/>
        </w:rPr>
        <w:t xml:space="preserve"> </w:t>
      </w:r>
      <w:r w:rsidRPr="00D7610F">
        <w:rPr>
          <w:rStyle w:val="affff8"/>
          <w:rFonts w:hint="cs"/>
          <w:b/>
          <w:bCs/>
          <w:rtl/>
        </w:rPr>
        <w:t>בה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ערות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דבר'</w:t>
      </w:r>
      <w:r w:rsidR="00D7610F">
        <w:rPr>
          <w:rStyle w:val="affff8"/>
          <w:rFonts w:hint="cs"/>
          <w:rtl/>
        </w:rPr>
        <w:t xml:space="preserve"> </w:t>
      </w:r>
      <w:r w:rsidRPr="00DC27C1">
        <w:rPr>
          <w:rStyle w:val="affff8"/>
          <w:rFonts w:hint="cs"/>
          <w:rtl/>
        </w:rPr>
        <w:t>-</w:t>
      </w:r>
      <w:r w:rsidRPr="006F178A">
        <w:rPr>
          <w:rFonts w:hint="cs"/>
          <w:rtl/>
        </w:rPr>
        <w:t xml:space="preserve"> 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בקינוי 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בסתירה</w:t>
      </w:r>
      <w:r w:rsidRPr="006F178A">
        <w:rPr>
          <w:rtl/>
        </w:rPr>
        <w:t xml:space="preserve">, </w:t>
      </w:r>
    </w:p>
    <w:p w14:paraId="3D3D6829" w14:textId="77777777" w:rsidR="00D7610F" w:rsidRDefault="00B93B58" w:rsidP="00B93B58">
      <w:pPr>
        <w:rPr>
          <w:rStyle w:val="affff8"/>
          <w:rtl/>
        </w:rPr>
      </w:pPr>
      <w:r w:rsidRPr="00D454EC">
        <w:rPr>
          <w:rFonts w:hint="cs"/>
          <w:rtl/>
        </w:rPr>
        <w:t>וטומאה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בעלמא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בלא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קינוי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ובלא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סתירה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עד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אחד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אינו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נאמן</w:t>
      </w:r>
      <w:r w:rsidRPr="00D454EC">
        <w:rPr>
          <w:rStyle w:val="affff8"/>
          <w:rtl/>
        </w:rPr>
        <w:t xml:space="preserve"> </w:t>
      </w:r>
    </w:p>
    <w:p w14:paraId="64FAA70D" w14:textId="34AFDBF6" w:rsidR="00B93B58" w:rsidRPr="00D454EC" w:rsidRDefault="00D7610F" w:rsidP="00B93B58">
      <w:pPr>
        <w:rPr>
          <w:rtl/>
        </w:rPr>
      </w:pPr>
      <w:r>
        <w:rPr>
          <w:rStyle w:val="affff8"/>
          <w:rFonts w:hint="cs"/>
          <w:rtl/>
        </w:rPr>
        <w:t>ד</w:t>
      </w:r>
      <w:r w:rsidR="00B93B58" w:rsidRPr="00D454EC">
        <w:rPr>
          <w:rStyle w:val="affff8"/>
          <w:rtl/>
        </w:rPr>
        <w:t xml:space="preserve">'דבר דבר' </w:t>
      </w:r>
      <w:r w:rsidR="00B93B58" w:rsidRPr="00D454EC">
        <w:rPr>
          <w:rFonts w:hint="eastAsia"/>
          <w:rtl/>
        </w:rPr>
        <w:t>מה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להלן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אף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כאן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בשני</w:t>
      </w:r>
      <w:r w:rsidR="00B93B58" w:rsidRPr="00D454EC">
        <w:rPr>
          <w:rtl/>
        </w:rPr>
        <w:t xml:space="preserve"> </w:t>
      </w:r>
      <w:r w:rsidR="00B93B58" w:rsidRPr="00D454EC">
        <w:rPr>
          <w:rFonts w:hint="eastAsia"/>
          <w:rtl/>
        </w:rPr>
        <w:t>עדים</w:t>
      </w:r>
      <w:r w:rsidR="00B93B58" w:rsidRPr="00D454EC">
        <w:rPr>
          <w:rtl/>
        </w:rPr>
        <w:t>.</w:t>
      </w:r>
    </w:p>
    <w:p w14:paraId="7EE77D67" w14:textId="404F3A6C" w:rsidR="00B93B58" w:rsidRPr="006F178A" w:rsidRDefault="00E4644A" w:rsidP="00E4644A">
      <w:pPr>
        <w:pStyle w:val="affff5"/>
        <w:rPr>
          <w:del w:id="90154" w:author="מנוע עיצוב" w:date="2026-10-08T11:01:28Z"/>
          <w:rtl/>
        </w:rPr>
      </w:pPr>
      <w:del w:id="90153" w:author="מנוע עיצוב" w:date="2026-10-08T11:01:28Z">
        <w:r>
          <w:rPr>
            <w:rtl/>
          </w:rPr>
          <w:delText xml:space="preserve">****</w:delText>
        </w:r>
      </w:del>
    </w:p>
    <w:p w14:paraId="11C2D6E6" w14:textId="53DD9073" w:rsidR="00B93B58" w:rsidRPr="006F178A" w:rsidRDefault="00B93B58" w:rsidP="005670C9">
      <w:pPr>
        <w:pStyle w:val="afffd"/>
        <w:rPr>
          <w:rtl/>
        </w:rPr>
      </w:pPr>
      <w:ins w:id="9864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נטמאת</w:t>
      </w:r>
      <w:r w:rsidR="00E90300">
        <w:rPr>
          <w:rFonts w:hint="cs"/>
          <w:rtl/>
        </w:rPr>
        <w:t xml:space="preserve"> ועד אומר לא נטמאת</w:t>
      </w:r>
      <w:r w:rsidRPr="006F178A">
        <w:rPr>
          <w:rtl/>
        </w:rPr>
        <w:t>.</w:t>
      </w:r>
    </w:p>
    <w:p w14:paraId="7ABB0068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מכחיש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מהימן</w:t>
      </w:r>
      <w:r w:rsidRPr="006F178A">
        <w:rPr>
          <w:rtl/>
        </w:rPr>
        <w:t>,</w:t>
      </w:r>
    </w:p>
    <w:p w14:paraId="17CF0035" w14:textId="569132A8" w:rsidR="00F07A5B" w:rsidRPr="00F07A5B" w:rsidRDefault="00B93B58" w:rsidP="00D7610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6E99BC60" w14:textId="6544B48A" w:rsidR="00696C21" w:rsidRDefault="00B93B58" w:rsidP="00D7610F">
      <w:pPr>
        <w:rPr>
          <w:rtl/>
        </w:rPr>
      </w:pPr>
      <w:r w:rsidRPr="00D7610F">
        <w:rPr>
          <w:rStyle w:val="affff8"/>
          <w:rFonts w:hint="cs"/>
          <w:rtl/>
        </w:rPr>
        <w:t>'ועד</w:t>
      </w:r>
      <w:r w:rsidRPr="00D7610F">
        <w:rPr>
          <w:rStyle w:val="affff8"/>
          <w:rtl/>
        </w:rPr>
        <w:t xml:space="preserve"> </w:t>
      </w:r>
      <w:r w:rsidRPr="00D7610F">
        <w:rPr>
          <w:rStyle w:val="affff8"/>
          <w:rFonts w:hint="cs"/>
          <w:rtl/>
        </w:rPr>
        <w:t>אין</w:t>
      </w:r>
      <w:r w:rsidRPr="00D7610F">
        <w:rPr>
          <w:rStyle w:val="affff8"/>
          <w:rtl/>
        </w:rPr>
        <w:t xml:space="preserve"> </w:t>
      </w:r>
      <w:r w:rsidRPr="00D7610F">
        <w:rPr>
          <w:rStyle w:val="affff8"/>
          <w:rFonts w:hint="cs"/>
          <w:rtl/>
        </w:rPr>
        <w:t>בה</w:t>
      </w:r>
      <w:r w:rsidRPr="00D7610F">
        <w:rPr>
          <w:rStyle w:val="affff8"/>
          <w:rtl/>
        </w:rPr>
        <w:t>'</w:t>
      </w:r>
      <w:r w:rsidRPr="00D7610F">
        <w:rPr>
          <w:rtl/>
        </w:rPr>
        <w:t xml:space="preserve"> </w:t>
      </w:r>
      <w:r w:rsidR="00D7610F">
        <w:rPr>
          <w:rtl/>
        </w:rPr>
        <w:t>–</w:t>
      </w:r>
      <w:r w:rsidRPr="00D7610F">
        <w:rPr>
          <w:rtl/>
        </w:rPr>
        <w:t xml:space="preserve"> </w:t>
      </w:r>
      <w:r w:rsidRPr="00D7610F">
        <w:rPr>
          <w:rFonts w:hint="cs"/>
          <w:rtl/>
        </w:rPr>
        <w:t>בשנים</w:t>
      </w:r>
      <w:r w:rsidR="00D7610F">
        <w:rPr>
          <w:rFonts w:hint="cs"/>
          <w:rtl/>
        </w:rPr>
        <w:t>,</w:t>
      </w:r>
      <w:r w:rsidRPr="00D7610F">
        <w:rPr>
          <w:rtl/>
        </w:rPr>
        <w:t xml:space="preserve"> </w:t>
      </w:r>
    </w:p>
    <w:p w14:paraId="18FE9C47" w14:textId="77777777" w:rsidR="00696C21" w:rsidRDefault="00696C21" w:rsidP="00696C21">
      <w:pPr>
        <w:rPr>
          <w:rStyle w:val="affffc"/>
          <w:rtl/>
        </w:rPr>
      </w:pPr>
      <w:r>
        <w:rPr>
          <w:rFonts w:hint="cs"/>
          <w:rtl/>
        </w:rPr>
        <w:t>ד</w:t>
      </w:r>
      <w:r w:rsidR="00B93B58" w:rsidRPr="00D7610F">
        <w:rPr>
          <w:rFonts w:hint="cs"/>
          <w:rtl/>
        </w:rPr>
        <w:t>'</w:t>
      </w:r>
      <w:r w:rsidR="00B93B58" w:rsidRPr="00696C21">
        <w:rPr>
          <w:rStyle w:val="affff8"/>
          <w:rFonts w:hint="cs"/>
          <w:rtl/>
        </w:rPr>
        <w:t>לא</w:t>
      </w:r>
      <w:r w:rsidR="00B93B58" w:rsidRPr="00696C21">
        <w:rPr>
          <w:rStyle w:val="affff8"/>
          <w:rtl/>
        </w:rPr>
        <w:t xml:space="preserve"> </w:t>
      </w:r>
      <w:r w:rsidR="00B93B58" w:rsidRPr="00696C21">
        <w:rPr>
          <w:rStyle w:val="affff8"/>
          <w:rFonts w:hint="cs"/>
          <w:rtl/>
        </w:rPr>
        <w:t>יקום</w:t>
      </w:r>
      <w:r w:rsidR="00B93B58" w:rsidRPr="00696C21">
        <w:rPr>
          <w:rStyle w:val="affff8"/>
          <w:rtl/>
        </w:rPr>
        <w:t xml:space="preserve"> </w:t>
      </w:r>
      <w:r w:rsidR="00B93B58" w:rsidRPr="00696C21">
        <w:rPr>
          <w:rStyle w:val="affff8"/>
          <w:rFonts w:hint="cs"/>
          <w:rtl/>
        </w:rPr>
        <w:t>עד</w:t>
      </w:r>
      <w:r w:rsidR="00B93B58" w:rsidRPr="00696C21">
        <w:rPr>
          <w:rStyle w:val="affff8"/>
          <w:rtl/>
        </w:rPr>
        <w:t xml:space="preserve"> </w:t>
      </w:r>
      <w:r w:rsidR="00B93B58" w:rsidRPr="00696C21">
        <w:rPr>
          <w:rStyle w:val="affff8"/>
          <w:rFonts w:hint="cs"/>
          <w:rtl/>
        </w:rPr>
        <w:t>אחד</w:t>
      </w:r>
      <w:r w:rsidR="00B93B58" w:rsidRPr="00696C21">
        <w:rPr>
          <w:rStyle w:val="affff8"/>
          <w:rtl/>
        </w:rPr>
        <w:t xml:space="preserve"> </w:t>
      </w:r>
      <w:r w:rsidR="00B93B58" w:rsidRPr="00696C21">
        <w:rPr>
          <w:rStyle w:val="affff8"/>
          <w:rFonts w:hint="cs"/>
          <w:rtl/>
        </w:rPr>
        <w:t>באיש</w:t>
      </w:r>
      <w:r w:rsidR="00B93B58" w:rsidRPr="00696C21">
        <w:rPr>
          <w:rStyle w:val="affff8"/>
          <w:rtl/>
        </w:rPr>
        <w:t xml:space="preserve"> </w:t>
      </w:r>
      <w:r w:rsidR="00B93B58" w:rsidRPr="00696C21">
        <w:rPr>
          <w:rStyle w:val="affff8"/>
          <w:rFonts w:hint="cs"/>
          <w:rtl/>
        </w:rPr>
        <w:t>וגו</w:t>
      </w:r>
      <w:r w:rsidR="00B93B58" w:rsidRPr="00696C21">
        <w:rPr>
          <w:rStyle w:val="affff8"/>
          <w:rtl/>
        </w:rPr>
        <w:t>'</w:t>
      </w:r>
      <w:r w:rsidR="00B93B58" w:rsidRPr="00D7610F">
        <w:rPr>
          <w:rtl/>
        </w:rPr>
        <w:t xml:space="preserve">, </w:t>
      </w:r>
      <w:r>
        <w:rPr>
          <w:rFonts w:hint="cs"/>
          <w:rtl/>
        </w:rPr>
        <w:t xml:space="preserve">הא כבר כתב </w:t>
      </w:r>
      <w:r>
        <w:rPr>
          <w:rStyle w:val="affff8"/>
          <w:rFonts w:hint="cs"/>
          <w:rtl/>
        </w:rPr>
        <w:t>'</w:t>
      </w:r>
      <w:r w:rsidRPr="00696C21">
        <w:rPr>
          <w:rStyle w:val="affff8"/>
          <w:rFonts w:hint="cs"/>
          <w:rtl/>
        </w:rPr>
        <w:t>עד</w:t>
      </w:r>
      <w:r>
        <w:rPr>
          <w:rStyle w:val="affff8"/>
          <w:rFonts w:hint="cs"/>
          <w:rtl/>
        </w:rPr>
        <w:t>',</w:t>
      </w:r>
      <w:r>
        <w:rPr>
          <w:rFonts w:hint="cs"/>
          <w:rtl/>
        </w:rPr>
        <w:t xml:space="preserve"> </w:t>
      </w:r>
    </w:p>
    <w:p w14:paraId="058D56DC" w14:textId="77777777" w:rsidR="00F07A5B" w:rsidRPr="00F07A5B" w:rsidRDefault="00696C21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tl/>
        </w:rPr>
        <w:t>:</w:t>
      </w:r>
    </w:p>
    <w:p w14:paraId="219E6FDF" w14:textId="7B479E35" w:rsidR="00696C21" w:rsidRDefault="00B93B58" w:rsidP="00696C21">
      <w:pPr>
        <w:rPr>
          <w:rtl/>
        </w:rPr>
      </w:pPr>
      <w:r w:rsidRPr="0063694C">
        <w:rPr>
          <w:rStyle w:val="affff8"/>
          <w:rFonts w:hint="cs"/>
          <w:rtl/>
        </w:rPr>
        <w:t>'אחד'</w:t>
      </w:r>
      <w:r w:rsidRPr="0063694C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</w:t>
      </w:r>
      <w:r w:rsidRPr="006F178A">
        <w:rPr>
          <w:rtl/>
        </w:rPr>
        <w:t xml:space="preserve">: </w:t>
      </w:r>
      <w:r w:rsidR="00696C21">
        <w:rPr>
          <w:rFonts w:hint="cs"/>
          <w:rtl/>
        </w:rPr>
        <w:t>ד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96C21">
        <w:rPr>
          <w:rStyle w:val="affff8"/>
          <w:rFonts w:hint="cs"/>
          <w:rtl/>
        </w:rPr>
        <w:t>'עד'</w:t>
      </w:r>
      <w:r w:rsidRPr="00696C21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שיפרוט</w:t>
      </w:r>
      <w:r w:rsidRPr="006F178A">
        <w:rPr>
          <w:rtl/>
        </w:rPr>
        <w:t xml:space="preserve"> </w:t>
      </w:r>
      <w:r w:rsidR="00696C21">
        <w:rPr>
          <w:rStyle w:val="affff8"/>
          <w:rFonts w:hint="cs"/>
          <w:rtl/>
        </w:rPr>
        <w:t>'</w:t>
      </w:r>
      <w:r w:rsidRPr="00696C21">
        <w:rPr>
          <w:rStyle w:val="affff8"/>
          <w:rFonts w:hint="cs"/>
          <w:rtl/>
        </w:rPr>
        <w:t>אחד</w:t>
      </w:r>
      <w:r w:rsidR="00696C21">
        <w:rPr>
          <w:rStyle w:val="affff8"/>
          <w:rFonts w:hint="cs"/>
          <w:rtl/>
        </w:rPr>
        <w:t>'</w:t>
      </w:r>
      <w:r w:rsidRPr="006F178A">
        <w:rPr>
          <w:rtl/>
        </w:rPr>
        <w:t xml:space="preserve">, </w:t>
      </w:r>
    </w:p>
    <w:p w14:paraId="1B697A32" w14:textId="31C72FD4" w:rsidR="00B93B58" w:rsidRPr="006F178A" w:rsidRDefault="00B93B58" w:rsidP="00696C21">
      <w:pPr>
        <w:spacing w:after="60"/>
        <w:rPr>
          <w:rtl/>
        </w:rPr>
      </w:pPr>
      <w:r w:rsidRPr="00696C21">
        <w:rPr>
          <w:rStyle w:val="affffc"/>
          <w:rFonts w:hint="cs"/>
          <w:rtl/>
        </w:rPr>
        <w:t>ואמר</w:t>
      </w:r>
      <w:r w:rsidRPr="00696C21">
        <w:rPr>
          <w:rStyle w:val="affffc"/>
          <w:rtl/>
        </w:rPr>
        <w:t xml:space="preserve"> </w:t>
      </w:r>
      <w:r w:rsidRPr="00696C21">
        <w:rPr>
          <w:rStyle w:val="affffc"/>
          <w:rFonts w:hint="cs"/>
          <w:rtl/>
        </w:rPr>
        <w:t>רחמנא</w:t>
      </w:r>
      <w:r w:rsidRPr="00696C21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תרי</w:t>
      </w:r>
      <w:r w:rsidRPr="006F178A">
        <w:rPr>
          <w:rtl/>
        </w:rPr>
        <w:t xml:space="preserve"> </w:t>
      </w:r>
      <w:r w:rsidR="00696C21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, </w:t>
      </w:r>
      <w:r w:rsidRPr="00696C21">
        <w:rPr>
          <w:rStyle w:val="affff8"/>
          <w:rFonts w:hint="cs"/>
          <w:rtl/>
        </w:rPr>
        <w:t>והיא</w:t>
      </w:r>
      <w:r w:rsidRPr="00696C21">
        <w:rPr>
          <w:rStyle w:val="affff8"/>
          <w:rtl/>
        </w:rPr>
        <w:t xml:space="preserve"> </w:t>
      </w:r>
      <w:r w:rsidRPr="00696C21">
        <w:rPr>
          <w:rStyle w:val="affff8"/>
          <w:rFonts w:hint="cs"/>
          <w:rtl/>
        </w:rPr>
        <w:t>לא</w:t>
      </w:r>
      <w:r w:rsidRPr="00696C21">
        <w:rPr>
          <w:rStyle w:val="affff8"/>
          <w:rtl/>
        </w:rPr>
        <w:t xml:space="preserve"> </w:t>
      </w:r>
      <w:r w:rsidRPr="00696C21">
        <w:rPr>
          <w:rStyle w:val="affff8"/>
          <w:rFonts w:hint="cs"/>
          <w:rtl/>
        </w:rPr>
        <w:t>נתפשה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אסורה</w:t>
      </w:r>
      <w:r w:rsidRPr="006F178A">
        <w:rPr>
          <w:rtl/>
        </w:rPr>
        <w:t>.</w:t>
      </w:r>
    </w:p>
    <w:p w14:paraId="227A297C" w14:textId="18DA5E00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696C21" w:rsidRPr="00F07A5B">
        <w:rPr>
          <w:rFonts w:hint="cs"/>
          <w:rtl/>
        </w:rPr>
        <w:t xml:space="preserve">יקשה </w:t>
      </w:r>
      <w:r w:rsidRPr="00F07A5B">
        <w:rPr>
          <w:rFonts w:hint="cs"/>
          <w:rtl/>
        </w:rPr>
        <w:t>לעולא</w:t>
      </w:r>
      <w:r w:rsidR="00F07A5B" w:rsidRPr="00F07A5B">
        <w:rPr>
          <w:rFonts w:hint="cs"/>
          <w:rtl/>
        </w:rPr>
        <w:t>:</w:t>
      </w:r>
    </w:p>
    <w:p w14:paraId="388187D6" w14:textId="1A49F64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דמדאורייתא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="00696C21">
        <w:rPr>
          <w:rFonts w:hint="cs"/>
          <w:rtl/>
        </w:rPr>
        <w:t>נאמן א''כ כשנים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איך השני מכחישו</w:t>
      </w:r>
      <w:r w:rsidR="00696C21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696C21">
        <w:rPr>
          <w:rFonts w:hint="cs"/>
          <w:rtl/>
        </w:rPr>
        <w:t>הא 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>!</w:t>
      </w:r>
    </w:p>
    <w:p w14:paraId="764E5D77" w14:textId="2F5B8128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לעולא</w:t>
      </w:r>
      <w:r w:rsidR="00696C21" w:rsidRPr="00F07A5B">
        <w:rPr>
          <w:rFonts w:hint="cs"/>
          <w:rtl/>
        </w:rPr>
        <w:t xml:space="preserve"> ורי''צ</w:t>
      </w:r>
      <w:r w:rsidR="00F07A5B" w:rsidRPr="00F07A5B">
        <w:rPr>
          <w:rFonts w:hint="cs"/>
          <w:rtl/>
        </w:rPr>
        <w:t>:</w:t>
      </w:r>
    </w:p>
    <w:p w14:paraId="5C44F502" w14:textId="43964127" w:rsidR="00B93B58" w:rsidRPr="006F178A" w:rsidRDefault="00B93B58" w:rsidP="00B93B58">
      <w:pPr>
        <w:rPr>
          <w:rtl/>
        </w:rPr>
      </w:pPr>
      <w:r w:rsidRPr="00696C21">
        <w:rPr>
          <w:rStyle w:val="affffc"/>
          <w:rFonts w:hint="cs"/>
          <w:rtl/>
        </w:rPr>
        <w:t>תני</w:t>
      </w:r>
      <w:r w:rsidRPr="00696C21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.</w:t>
      </w:r>
    </w:p>
    <w:p w14:paraId="2938E46B" w14:textId="363050AE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5B1C5455" w14:textId="37649870" w:rsidR="00696C21" w:rsidRPr="006F178A" w:rsidRDefault="00B93B58" w:rsidP="00E90300">
      <w:pPr>
        <w:spacing w:after="60"/>
        <w:rPr>
          <w:rtl/>
        </w:rPr>
      </w:pP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696C21">
        <w:rPr>
          <w:rStyle w:val="affffc"/>
          <w:rFonts w:hint="cs"/>
          <w:rtl/>
        </w:rPr>
        <w:t xml:space="preserve">ולא קשיא דעולא </w:t>
      </w:r>
      <w:r w:rsidRPr="006F178A">
        <w:rPr>
          <w:rFonts w:hint="cs"/>
          <w:rtl/>
        </w:rPr>
        <w:t>דכאן בבת אחת</w:t>
      </w:r>
      <w:r w:rsidR="00E90300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וכאן בזה אחר זה</w:t>
      </w:r>
      <w:r w:rsidR="00E90300">
        <w:rPr>
          <w:rFonts w:hint="cs"/>
          <w:rtl/>
        </w:rPr>
        <w:t>.</w:t>
      </w:r>
    </w:p>
    <w:p w14:paraId="36D56570" w14:textId="2548D9F1" w:rsidR="00F07A5B" w:rsidRPr="00F07A5B" w:rsidRDefault="00E90300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ויקשה על ר''ח</w:t>
      </w:r>
      <w:r w:rsidR="00F07A5B" w:rsidRPr="00F07A5B">
        <w:rPr>
          <w:rtl/>
        </w:rPr>
        <w:t>:</w:t>
      </w:r>
    </w:p>
    <w:p w14:paraId="77B6E040" w14:textId="069FADA6" w:rsidR="00B93B58" w:rsidRPr="00E90300" w:rsidRDefault="00E90300" w:rsidP="00E90300">
      <w:pPr>
        <w:rPr>
          <w:rtl/>
        </w:rPr>
      </w:pPr>
      <w:r w:rsidRPr="00E90300">
        <w:rPr>
          <w:rStyle w:val="affffc"/>
          <w:rFonts w:hint="cs"/>
          <w:rtl/>
        </w:rPr>
        <w:t>דתנן:</w:t>
      </w:r>
      <w:r w:rsidRPr="00E90300">
        <w:rPr>
          <w:rFonts w:hint="cs"/>
          <w:rtl/>
        </w:rPr>
        <w:t xml:space="preserve"> </w:t>
      </w:r>
      <w:r w:rsidR="00B93B58" w:rsidRPr="00E90300">
        <w:rPr>
          <w:rFonts w:hint="cs"/>
          <w:rtl/>
        </w:rPr>
        <w:t>עד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אומר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נטמאת</w:t>
      </w:r>
      <w:r w:rsidR="00696C21" w:rsidRPr="00E90300">
        <w:rPr>
          <w:rFonts w:hint="cs"/>
          <w:rtl/>
        </w:rPr>
        <w:t>,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ושנים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אומרים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לא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נטמאת</w:t>
      </w:r>
      <w:r w:rsidR="00B93B58" w:rsidRPr="00E90300">
        <w:rPr>
          <w:rtl/>
        </w:rPr>
        <w:t xml:space="preserve"> - </w:t>
      </w:r>
      <w:r w:rsidR="00B93B58" w:rsidRPr="00E90300">
        <w:rPr>
          <w:rFonts w:hint="cs"/>
          <w:rtl/>
        </w:rPr>
        <w:t>היתה</w:t>
      </w:r>
      <w:r w:rsidR="00B93B58" w:rsidRPr="00E90300">
        <w:rPr>
          <w:rtl/>
        </w:rPr>
        <w:t xml:space="preserve"> </w:t>
      </w:r>
      <w:r w:rsidR="00B93B58" w:rsidRPr="00E90300">
        <w:rPr>
          <w:rFonts w:hint="cs"/>
          <w:rtl/>
        </w:rPr>
        <w:t>שותה</w:t>
      </w:r>
      <w:r w:rsidR="00B93B58" w:rsidRPr="00E90300">
        <w:rPr>
          <w:rtl/>
        </w:rPr>
        <w:t>;</w:t>
      </w:r>
    </w:p>
    <w:p w14:paraId="3DC5E698" w14:textId="23FCC755" w:rsidR="00B93B58" w:rsidRPr="006F178A" w:rsidRDefault="00E90300" w:rsidP="00E90300">
      <w:pPr>
        <w:ind w:left="113" w:firstLine="113"/>
        <w:rPr>
          <w:rtl/>
        </w:rPr>
      </w:pP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הא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וחד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היתה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שותה</w:t>
      </w:r>
      <w:r w:rsidR="00B93B58" w:rsidRPr="006F178A">
        <w:rPr>
          <w:rtl/>
        </w:rPr>
        <w:t xml:space="preserve">, </w:t>
      </w:r>
      <w:r w:rsidR="00B93B58" w:rsidRPr="00C47448">
        <w:rPr>
          <w:rFonts w:cs="BA Vilna Bold" w:hint="cs"/>
          <w:rtl/>
        </w:rPr>
        <w:t>תיובתא</w:t>
      </w:r>
      <w:r w:rsidR="00B93B58" w:rsidRPr="00C47448">
        <w:rPr>
          <w:rFonts w:cs="BA Vilna Bold"/>
          <w:rtl/>
        </w:rPr>
        <w:t xml:space="preserve"> </w:t>
      </w:r>
      <w:r>
        <w:rPr>
          <w:rStyle w:val="affffc"/>
          <w:rFonts w:cs="BA Vilna Bold" w:hint="cs"/>
          <w:rtl/>
          <w:rPrChange w:id="9047" w:author="מנוע אמוראים" w:date="2026-10-05T16:41:03Z">
            <w:rPr>
              <w:rFonts w:cs="BA Vilna Bold" w:hint="cs"/>
              <w:rtl/>
            </w:rPr>
          </w:rPrChange>
        </w:rPr>
        <w:t xml:space="preserve">דר</w:t>
      </w:r>
      <w:r>
        <w:rPr>
          <w:rStyle w:val="affffc"/>
          <w:rFonts w:cs="BA Vilna Bold" w:hint="cs"/>
          <w:rtl/>
          <w:rPrChange w:id="9048" w:author="מנוע אמוראים" w:date="2026-10-05T16:41:03Z">
            <w:rPr>
              <w:rFonts w:cs="BA Vilna Bold" w:hint="cs"/>
              <w:rtl/>
            </w:rPr>
          </w:rPrChange>
        </w:rPr>
        <w:t xml:space="preserve">"ח</w:t>
      </w:r>
      <w:r w:rsidR="00B93B58" w:rsidRPr="00C47448">
        <w:rPr>
          <w:rFonts w:cs="BA Vilna Bold"/>
          <w:rtl/>
        </w:rPr>
        <w:t>!</w:t>
      </w:r>
    </w:p>
    <w:p w14:paraId="4EFA149F" w14:textId="3292D10F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eastAsia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1F8AE45A" w14:textId="33A15301" w:rsidR="00E90300" w:rsidRPr="00E90300" w:rsidRDefault="00B93B58" w:rsidP="00696C21">
      <w:pPr>
        <w:rPr>
          <w:spacing w:val="2"/>
          <w:rtl/>
        </w:rPr>
      </w:pPr>
      <w:r w:rsidRPr="00E90300">
        <w:rPr>
          <w:rStyle w:val="affffc"/>
          <w:rFonts w:hint="eastAsia"/>
          <w:spacing w:val="2"/>
          <w:rtl/>
        </w:rPr>
        <w:t>וליטעמיך</w:t>
      </w:r>
      <w:r w:rsidRPr="00E90300">
        <w:rPr>
          <w:rStyle w:val="affffc"/>
          <w:spacing w:val="2"/>
          <w:rtl/>
        </w:rPr>
        <w:t xml:space="preserve"> </w:t>
      </w:r>
      <w:r w:rsidRPr="00E90300">
        <w:rPr>
          <w:rStyle w:val="affffc"/>
          <w:rFonts w:hint="eastAsia"/>
          <w:spacing w:val="2"/>
          <w:rtl/>
        </w:rPr>
        <w:t>סיפא</w:t>
      </w:r>
      <w:r w:rsidRPr="00E90300">
        <w:rPr>
          <w:rStyle w:val="affffc"/>
          <w:spacing w:val="2"/>
          <w:rtl/>
        </w:rPr>
        <w:t xml:space="preserve">: </w:t>
      </w:r>
      <w:r w:rsidR="00E90300" w:rsidRPr="00E90300">
        <w:rPr>
          <w:rFonts w:hint="cs"/>
          <w:spacing w:val="2"/>
          <w:rtl/>
        </w:rPr>
        <w:t>ב'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אומרים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נטמאת</w:t>
      </w:r>
      <w:r w:rsidR="00E90300" w:rsidRPr="00E90300">
        <w:rPr>
          <w:rFonts w:hint="cs"/>
          <w:spacing w:val="2"/>
          <w:rtl/>
        </w:rPr>
        <w:t>,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וא</w:t>
      </w:r>
      <w:r w:rsidR="00E90300" w:rsidRPr="00E90300">
        <w:rPr>
          <w:rFonts w:hint="cs"/>
          <w:spacing w:val="2"/>
          <w:rtl/>
        </w:rPr>
        <w:t>'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אומר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לא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נטמאת</w:t>
      </w:r>
      <w:r w:rsidR="00E90300" w:rsidRPr="00E90300">
        <w:rPr>
          <w:rFonts w:hint="cs"/>
          <w:spacing w:val="2"/>
          <w:rtl/>
        </w:rPr>
        <w:t xml:space="preserve">- </w:t>
      </w:r>
      <w:r w:rsidRPr="00E90300">
        <w:rPr>
          <w:rFonts w:hint="eastAsia"/>
          <w:spacing w:val="2"/>
          <w:rtl/>
        </w:rPr>
        <w:t>לא</w:t>
      </w:r>
      <w:r w:rsidRPr="00E90300">
        <w:rPr>
          <w:spacing w:val="2"/>
          <w:rtl/>
        </w:rPr>
        <w:t xml:space="preserve"> </w:t>
      </w:r>
      <w:r w:rsidRPr="00E90300">
        <w:rPr>
          <w:rFonts w:hint="eastAsia"/>
          <w:spacing w:val="2"/>
          <w:rtl/>
        </w:rPr>
        <w:t>שותה</w:t>
      </w:r>
      <w:r w:rsidRPr="00E90300">
        <w:rPr>
          <w:spacing w:val="2"/>
          <w:rtl/>
        </w:rPr>
        <w:t>;</w:t>
      </w:r>
      <w:r w:rsidR="00696C21" w:rsidRPr="00E90300">
        <w:rPr>
          <w:rFonts w:hint="cs"/>
          <w:spacing w:val="2"/>
          <w:rtl/>
        </w:rPr>
        <w:t xml:space="preserve"> </w:t>
      </w:r>
    </w:p>
    <w:p w14:paraId="75A3294B" w14:textId="5940A1C5" w:rsidR="00B93B58" w:rsidRPr="006F178A" w:rsidRDefault="00B93B58" w:rsidP="00696C21">
      <w:pPr>
        <w:rPr>
          <w:rtl/>
        </w:rPr>
      </w:pP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שותה</w:t>
      </w:r>
      <w:r w:rsidRPr="006F178A">
        <w:rPr>
          <w:rtl/>
        </w:rPr>
        <w:t>!</w:t>
      </w:r>
    </w:p>
    <w:p w14:paraId="76C423D1" w14:textId="3295BC52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Fonts w:hint="cs"/>
          <w:rtl/>
        </w:rPr>
        <w:t>:</w:t>
      </w:r>
    </w:p>
    <w:p w14:paraId="0F74072E" w14:textId="6AF5E7A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בפסולי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עדות</w:t>
      </w:r>
      <w:r w:rsidRPr="006F178A">
        <w:rPr>
          <w:rtl/>
        </w:rPr>
        <w:t xml:space="preserve">, </w:t>
      </w:r>
      <w:r w:rsidRPr="00696C21">
        <w:rPr>
          <w:rStyle w:val="affffc"/>
          <w:rFonts w:hint="cs"/>
          <w:rtl/>
        </w:rPr>
        <w:t>ור</w:t>
      </w:r>
      <w:r w:rsidRPr="00696C21">
        <w:rPr>
          <w:rStyle w:val="affffc"/>
          <w:rtl/>
        </w:rPr>
        <w:t>"</w:t>
      </w:r>
      <w:r w:rsidRPr="00696C21">
        <w:rPr>
          <w:rStyle w:val="affffc"/>
          <w:rFonts w:hint="cs"/>
          <w:rtl/>
        </w:rPr>
        <w:t>נ</w:t>
      </w:r>
      <w:r w:rsidR="00696C21">
        <w:rPr>
          <w:rStyle w:val="affffc"/>
          <w:rFonts w:hint="cs"/>
          <w:rtl/>
        </w:rPr>
        <w:t>:</w:t>
      </w:r>
      <w:r w:rsidRPr="006F178A">
        <w:rPr>
          <w:rFonts w:hint="cs"/>
          <w:rtl/>
        </w:rPr>
        <w:t xml:space="preserve"> דכל מקום שהאמינה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ועשו</w:t>
      </w:r>
      <w:r w:rsidRPr="006F178A">
        <w:rPr>
          <w:rtl/>
        </w:rPr>
        <w:t xml:space="preserve"> </w:t>
      </w:r>
      <w:r w:rsidR="00E90300">
        <w:rPr>
          <w:rFonts w:hint="cs"/>
          <w:rtl/>
        </w:rPr>
        <w:t xml:space="preserve">ב' </w:t>
      </w:r>
      <w:r>
        <w:rPr>
          <w:rStyle w:val="affff8"/>
          <w:rFonts w:hint="cs"/>
          <w:rtl/>
          <w:rPrChange w:id="9001" w:author="מנוע פסוקים" w:date="2026-10-05T16:41:06Z">
            <w:rPr>
              <w:rFonts w:hint="cs"/>
              <w:rtl/>
            </w:rPr>
          </w:rPrChange>
        </w:rPr>
        <w:t xml:space="preserve">נשים</w:t>
      </w:r>
      <w:r>
        <w:rPr>
          <w:rStyle w:val="affff8"/>
          <w:rtl/>
          <w:rPrChange w:id="9002" w:author="מנוע פסוקים" w:date="2026-10-05T16:41:06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03" w:author="מנוע פסוקים" w:date="2026-10-05T16:41:06Z">
            <w:rPr>
              <w:rFonts w:hint="cs"/>
              <w:rtl/>
            </w:rPr>
          </w:rPrChange>
        </w:rPr>
        <w:t xml:space="preserve">באיש</w:t>
      </w:r>
      <w:r>
        <w:rPr>
          <w:rStyle w:val="affff8"/>
          <w:rtl/>
          <w:rPrChange w:id="9004" w:author="מנוע פסוקים" w:date="2026-10-05T16:41:06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005" w:author="מנוע פסוקים" w:date="2026-10-05T16:41:06Z">
            <w:rPr>
              <w:rFonts w:hint="cs"/>
              <w:rtl/>
            </w:rPr>
          </w:rPrChange>
        </w:rPr>
        <w:t xml:space="preserve"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E90300">
        <w:rPr>
          <w:rFonts w:hint="cs"/>
          <w:rtl/>
        </w:rPr>
        <w:t>ב'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.</w:t>
      </w:r>
    </w:p>
    <w:p w14:paraId="7144169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לב.</w:t>
      </w:r>
    </w:p>
    <w:p w14:paraId="35067896" w14:textId="3220AFD7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tl/>
        </w:rPr>
        <w:t>:</w:t>
      </w:r>
    </w:p>
    <w:p w14:paraId="5C23CFD6" w14:textId="5D9EED6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 שבא עד אחד כשר בתחילה אפי' מאה נשים כעד אחד</w:t>
      </w:r>
      <w:r w:rsidR="00E90300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וכאן מיירי שבאה אשה בתחילה</w:t>
      </w:r>
      <w:r w:rsidR="00E90300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2597B01D" w14:textId="35B6CED5" w:rsidR="00F07A5B" w:rsidRPr="00F07A5B" w:rsidRDefault="00B93B58" w:rsidP="00696C2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וכך תתרץ את ר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Fonts w:hint="cs"/>
          <w:rtl/>
        </w:rPr>
        <w:t>:</w:t>
      </w:r>
    </w:p>
    <w:p w14:paraId="64E92014" w14:textId="544CE91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שהאמינה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דיעות</w:t>
      </w:r>
      <w:r w:rsidRPr="006F178A">
        <w:rPr>
          <w:rtl/>
        </w:rPr>
        <w:t xml:space="preserve">, </w:t>
      </w:r>
    </w:p>
    <w:p w14:paraId="3E262BBB" w14:textId="77777777" w:rsidR="00696C21" w:rsidRDefault="00B93B58" w:rsidP="00B93B58">
      <w:pPr>
        <w:rPr>
          <w:rtl/>
        </w:rPr>
      </w:pPr>
      <w:r w:rsidRPr="006F178A">
        <w:rPr>
          <w:rFonts w:hint="cs"/>
          <w:rtl/>
        </w:rPr>
        <w:t>ועשו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, </w:t>
      </w:r>
    </w:p>
    <w:p w14:paraId="5E808936" w14:textId="3AC8B5F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="00E90300">
        <w:rPr>
          <w:rtl/>
        </w:rPr>
        <w:t>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E90300">
        <w:rPr>
          <w:rFonts w:hint="cs"/>
          <w:rtl/>
        </w:rPr>
        <w:t>חצי חצי הן</w:t>
      </w:r>
      <w:r w:rsidRPr="006F178A">
        <w:rPr>
          <w:rtl/>
        </w:rPr>
        <w:t>.</w:t>
      </w:r>
    </w:p>
    <w:p w14:paraId="67A50CB8" w14:textId="41F045F5" w:rsidR="00B93B58" w:rsidRPr="00E90300" w:rsidRDefault="00B93B58" w:rsidP="00E90300">
      <w:pPr>
        <w:rPr>
          <w:rtl/>
        </w:rPr>
        <w:sectPr w:rsidR="00B93B58" w:rsidRPr="00E90300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  <w:r w:rsidRPr="006F178A">
        <w:rPr>
          <w:rFonts w:hint="cs"/>
          <w:rtl/>
        </w:rPr>
        <w:t>ו</w:t>
      </w:r>
      <w:r w:rsidR="00E90300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בפסולי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עדות</w:t>
      </w:r>
      <w:r w:rsidRPr="006F178A">
        <w:rPr>
          <w:rtl/>
        </w:rPr>
        <w:t xml:space="preserve"> –</w:t>
      </w:r>
      <w:r w:rsidRPr="006F178A">
        <w:rPr>
          <w:rFonts w:hint="cs"/>
          <w:rtl/>
        </w:rPr>
        <w:t xml:space="preserve"> </w:t>
      </w:r>
      <w:r w:rsidRPr="00E90300">
        <w:rPr>
          <w:rStyle w:val="affffc"/>
          <w:rFonts w:hint="cs"/>
          <w:rtl/>
        </w:rPr>
        <w:t>קמ</w:t>
      </w:r>
      <w:r w:rsidRPr="00E90300">
        <w:rPr>
          <w:rStyle w:val="affffc"/>
          <w:rtl/>
        </w:rPr>
        <w:t>"</w:t>
      </w:r>
      <w:r w:rsidRPr="00E90300">
        <w:rPr>
          <w:rStyle w:val="affffc"/>
          <w:rFonts w:hint="cs"/>
          <w:rtl/>
        </w:rPr>
        <w:t>ל</w:t>
      </w:r>
      <w:r w:rsidR="00E90300">
        <w:rPr>
          <w:rStyle w:val="affffc"/>
          <w:rFonts w:hint="cs"/>
          <w:rtl/>
        </w:rPr>
        <w:t>:</w:t>
      </w:r>
      <w:r w:rsidRPr="00E90300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דאזלי' </w:t>
      </w:r>
      <w:r>
        <w:rPr>
          <w:rFonts w:hint="cs"/>
          <w:rtl/>
        </w:rPr>
        <w:t xml:space="preserve">אחר </w:t>
      </w:r>
      <w:r w:rsidRPr="006F178A">
        <w:rPr>
          <w:rFonts w:hint="cs"/>
          <w:rtl/>
        </w:rPr>
        <w:t>רוב דיעות אפי' לקולא</w:t>
      </w:r>
      <w:r w:rsidR="00E90300">
        <w:rPr>
          <w:rFonts w:hint="cs"/>
          <w:rtl/>
        </w:rPr>
        <w:t>.</w:t>
      </w:r>
    </w:p>
    <w:p w14:paraId="41E5EB13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720"/>
          <w:titlePg/>
          <w:bidi/>
          <w:rtlGutter/>
          <w:docGrid w:linePitch="360"/>
        </w:sectPr>
        <w:pPrChange w:id="91294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720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מי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שקינא</w:t>
      </w:r>
      <w:r w:rsidRPr="0059138D">
        <w:rPr>
          <w:rFonts w:cs="BA Vilna Bold"/>
          <w:bCs w:val="0"/>
          <w:sz w:val="20"/>
          <w:rtl/>
        </w:rPr>
        <w:t>.</w:t>
      </w:r>
    </w:p>
    <w:p w14:paraId="2C7817E3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</w:pPr>
    </w:p>
    <w:p w14:paraId="16392D18" w14:textId="77777777" w:rsidR="00B93B58" w:rsidRPr="006F178A" w:rsidRDefault="00B93B58" w:rsidP="00B93B58">
      <w:pPr>
        <w:rPr>
          <w:rtl/>
        </w:rPr>
      </w:pPr>
    </w:p>
    <w:p w14:paraId="2A83AC17" w14:textId="77777777" w:rsidR="00B93B58" w:rsidRPr="006F178A" w:rsidRDefault="00B93B58" w:rsidP="00B93B58">
      <w:r w:rsidRPr="006F178A">
        <w:rPr>
          <w:rtl/>
        </w:rPr>
        <w:br w:type="page"/>
      </w:r>
    </w:p>
    <w:p w14:paraId="186DB4F1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75" w:author="Claude" w:date="2026-10-07T09:24:33Z"/>
          <w:sz w:val="20"/>
          <w:rtl/>
        </w:rPr>
      </w:pPr>
      <w:del w:id="41274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שביעי </w:delText>
        </w:r>
      </w:del>
    </w:p>
    <w:p w14:paraId="43C33913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77" w:author="Claude" w:date="2026-10-07T09:24:33Z"/>
          <w:sz w:val="20"/>
          <w:rtl/>
        </w:rPr>
      </w:pPr>
      <w:del w:id="41276" w:author="Claude" w:date="2026-10-07T09:24:33Z">
        <w:r w:rsidRPr="006F178A">
          <w:rPr>
            <w:rFonts w:hint="cs"/>
            <w:sz w:val="20"/>
            <w:rtl/>
          </w:rPr>
          <w:delText xml:space="preserve">אלו נאמרין </w:delText>
        </w:r>
      </w:del>
    </w:p>
    <w:p w14:paraId="3371583B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 xml:space="preserve">לב. </w:t>
      </w:r>
      <w:r w:rsidRPr="006F178A">
        <w:rPr>
          <w:rFonts w:cs="Guttman Vilna"/>
          <w:b/>
          <w:bCs/>
          <w:rtl/>
        </w:rPr>
        <w:t>–</w:t>
      </w:r>
      <w:r w:rsidRPr="006F178A">
        <w:rPr>
          <w:rFonts w:hint="cs"/>
          <w:rtl/>
        </w:rPr>
        <w:t xml:space="preserve"> מב.</w:t>
      </w:r>
    </w:p>
    <w:p>
      <w:pPr>
        <w:pStyle w:val="PetichatPerek"/>
        <w:rPr>
          <w:ins w:id="41273" w:author="Claude" w:date="2026-10-07T09:24:33Z"/>
        </w:rPr>
      </w:pPr>
      <w:ins w:id="41272" w:author="Claude" w:date="2026-10-07T09:24:33Z">
        <w:r>
          <w:rPr>
            <w:rFonts w:hint="cs"/>
            <w:sz w:val="20"/>
            <w:rtl/>
          </w:rPr>
          <w:t xml:space="preserve">פרק שביעי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אלו נאמרין</w:t>
        </w:r>
      </w:ins>
    </w:p>
    <w:p w14:paraId="1E52B078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71" w:author="קלוד" w:date="2026-10-06T10:10:25Z">
        <w:r>
          <w:rPr>
            <w:rtl/>
          </w:rPr>
          <w:delText xml:space="preserve">מתני'.</w:delText>
        </w:r>
      </w:del>
      <w:ins w:id="20472" w:author="קלוד" w:date="2026-10-06T10:10:25Z">
        <w:r>
          <w:rPr>
            <w:rtl/>
          </w:rPr>
          <w:t xml:space="preserve">משנה א</w:t>
        </w:r>
      </w:ins>
    </w:p>
    <w:p w14:paraId="6548A7AF" w14:textId="77777777" w:rsidR="00B93B58" w:rsidRPr="006F178A" w:rsidRDefault="00B93B58" w:rsidP="00B93B58">
      <w:pPr>
        <w:pStyle w:val="afff5"/>
        <w:spacing w:before="120"/>
        <w:rPr>
          <w:rtl/>
        </w:rPr>
        <w:pPrChange w:id="90020" w:author="קלוד" w:date="2026-10-08T12:08:16Z">
          <w:pPr>
            <w:pStyle w:val="afff5"/>
          </w:pPr>
        </w:pPrChange>
      </w:pPr>
      <w:r w:rsidRPr="00FC1C11">
        <w:rPr>
          <w:rFonts w:cs="BA TM • Vilna Extra-Bold"/>
          <w:rtl/>
        </w:rPr>
        <w:t>אלו נאמרין בכל לשון:</w:t>
      </w:r>
      <w:r w:rsidRPr="006F178A">
        <w:rPr>
          <w:rtl/>
        </w:rPr>
        <w:t xml:space="preserve"> פרשת סוטה, ווידוי מעשר, קרית שמע ותפלה, וברכת המזון, ושבועת העדות ושבועת הפיקדון.</w:t>
      </w:r>
    </w:p>
    <w:p w14:paraId="2F55D857" w14:textId="77777777" w:rsidR="00B93B58" w:rsidRPr="006F178A" w:rsidRDefault="00B93B58" w:rsidP="00177C9A">
      <w:pPr>
        <w:pStyle w:val="afff5"/>
        <w:spacing w:after="60"/>
        <w:rPr>
          <w:rtl/>
        </w:rPr>
      </w:pPr>
      <w:r w:rsidRPr="00FC1C11">
        <w:rPr>
          <w:rFonts w:cs="BA TM • Vilna Extra-Bold"/>
          <w:rtl/>
        </w:rPr>
        <w:t>ואלו נאמרין בלשון הקודש</w:t>
      </w:r>
      <w:r w:rsidRPr="006F178A">
        <w:rPr>
          <w:rtl/>
        </w:rPr>
        <w:t>: מקרא ביכורים, וחליצה, ברכות וקללות, ברכת כהנים, וברכת כהן גדול, ופרשת המלך, ופרשת עגלה ערופה, ומשוח מלחמה בשעה שמדבר אל העם.</w:t>
      </w:r>
    </w:p>
    <w:p w14:paraId="6EC0B690" w14:textId="77777777" w:rsidR="00E90300" w:rsidRDefault="00B93B58" w:rsidP="00B93B58">
      <w:pPr>
        <w:pStyle w:val="afff5"/>
        <w:rPr>
          <w:rtl/>
        </w:rPr>
      </w:pPr>
      <w:r w:rsidRPr="00FC1C11">
        <w:rPr>
          <w:rFonts w:cs="BA TM • Vilna Extra-Bold"/>
          <w:rtl/>
        </w:rPr>
        <w:t>מקרא ביכורים</w:t>
      </w:r>
      <w:r w:rsidRPr="006F178A">
        <w:rPr>
          <w:rtl/>
        </w:rPr>
        <w:t xml:space="preserve"> כיצד? </w:t>
      </w:r>
      <w:r w:rsidRPr="00E90300">
        <w:rPr>
          <w:rStyle w:val="affff8"/>
          <w:rtl/>
        </w:rPr>
        <w:t>וענית ואמרת לפני ה' אלהיך,</w:t>
      </w:r>
      <w:r w:rsidRPr="006F178A">
        <w:rPr>
          <w:rtl/>
        </w:rPr>
        <w:t xml:space="preserve"> </w:t>
      </w:r>
    </w:p>
    <w:p w14:paraId="0B594D70" w14:textId="262514B2" w:rsidR="00B93B58" w:rsidRPr="006F178A" w:rsidRDefault="00B93B58" w:rsidP="00177C9A">
      <w:pPr>
        <w:pStyle w:val="afff5"/>
        <w:spacing w:after="60"/>
        <w:rPr>
          <w:rtl/>
        </w:rPr>
      </w:pPr>
      <w:r w:rsidRPr="00E90300">
        <w:rPr>
          <w:rStyle w:val="TanaimMishna"/>
          <w:rtl/>
          <w:rPrChange w:id="20252" w:author="קלוד" w:date="2026-10-06T10:10:25Z">
            <w:rPr>
              <w:rStyle w:val="affffc"/>
              <w:rtl/>
            </w:rPr>
          </w:rPrChange>
        </w:rPr>
        <w:t>ולהלן אומר:</w:t>
      </w:r>
      <w:r w:rsidRPr="006F178A">
        <w:rPr>
          <w:rtl/>
        </w:rPr>
        <w:t xml:space="preserve"> </w:t>
      </w:r>
      <w:r w:rsidRPr="00E90300">
        <w:rPr>
          <w:rStyle w:val="affff8"/>
          <w:rtl/>
        </w:rPr>
        <w:t xml:space="preserve">וענו הלוים ואמרו, </w:t>
      </w:r>
      <w:r w:rsidRPr="006F178A">
        <w:rPr>
          <w:rtl/>
        </w:rPr>
        <w:t xml:space="preserve">מה להלן </w:t>
      </w:r>
      <w:r w:rsidR="00E90300">
        <w:rPr>
          <w:rFonts w:hint="cs"/>
          <w:rtl/>
        </w:rPr>
        <w:t xml:space="preserve">אף כאן </w:t>
      </w:r>
      <w:r w:rsidRPr="006F178A">
        <w:rPr>
          <w:rtl/>
        </w:rPr>
        <w:t xml:space="preserve">בלשון הקודש, </w:t>
      </w:r>
    </w:p>
    <w:p w14:paraId="21D5D53A" w14:textId="77777777" w:rsidR="00177C9A" w:rsidRDefault="00B93B58" w:rsidP="00B93B58">
      <w:pPr>
        <w:pStyle w:val="afff5"/>
        <w:rPr>
          <w:rtl/>
        </w:rPr>
      </w:pPr>
      <w:r w:rsidRPr="00FC1C11">
        <w:rPr>
          <w:rFonts w:cs="BA TM • Vilna Extra-Bold"/>
          <w:rtl/>
        </w:rPr>
        <w:t>חליצה</w:t>
      </w:r>
      <w:r w:rsidRPr="006F178A">
        <w:rPr>
          <w:rtl/>
        </w:rPr>
        <w:t xml:space="preserve"> כיצד? </w:t>
      </w:r>
      <w:r w:rsidRPr="00177C9A">
        <w:rPr>
          <w:rStyle w:val="affff8"/>
          <w:rtl/>
        </w:rPr>
        <w:t>וענתה ואמרה,</w:t>
      </w:r>
      <w:r w:rsidRPr="006F178A">
        <w:rPr>
          <w:rtl/>
        </w:rPr>
        <w:t xml:space="preserve"> </w:t>
      </w:r>
      <w:r w:rsidRPr="00177C9A">
        <w:rPr>
          <w:rStyle w:val="TanaimMishna"/>
          <w:rtl/>
          <w:rPrChange w:id="20253" w:author="קלוד" w:date="2026-10-06T10:10:25Z">
            <w:rPr>
              <w:rStyle w:val="affffc"/>
              <w:rtl/>
            </w:rPr>
          </w:rPrChange>
        </w:rPr>
        <w:t xml:space="preserve">ולהלן אומר: </w:t>
      </w:r>
      <w:r w:rsidRPr="00177C9A">
        <w:rPr>
          <w:rStyle w:val="affff8"/>
          <w:rtl/>
        </w:rPr>
        <w:t>וענו הלוים ואמרו</w:t>
      </w:r>
      <w:r w:rsidRPr="006F178A">
        <w:rPr>
          <w:rtl/>
        </w:rPr>
        <w:t xml:space="preserve">, </w:t>
      </w:r>
    </w:p>
    <w:p w14:paraId="7BFC6E44" w14:textId="5315B6A7" w:rsidR="00B93B58" w:rsidRPr="006F178A" w:rsidRDefault="00177C9A" w:rsidP="00177C9A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93B58" w:rsidRPr="006F178A">
        <w:rPr>
          <w:rtl/>
        </w:rPr>
        <w:t>מה להלן אף כאן בלשון הקודש;</w:t>
      </w:r>
    </w:p>
    <w:p w14:paraId="1E1F29D4" w14:textId="33CF2D31" w:rsidR="00B93B58" w:rsidRPr="006F178A" w:rsidRDefault="00B93B58" w:rsidP="00177C9A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 xml:space="preserve"> </w:t>
      </w:r>
      <w:r w:rsidR="00177C9A">
        <w:rPr>
          <w:rStyle w:val="TanaimMishna"/>
          <w:rtl/>
          <w:rPrChange w:id="20254" w:author="קלוד" w:date="2026-10-06T10:10:25Z">
            <w:rPr>
              <w:rStyle w:val="affffc"/>
              <w:rtl/>
            </w:rPr>
          </w:rPrChange>
        </w:rPr>
        <w:tab/>
      </w:r>
      <w:r w:rsidR="00177C9A">
        <w:rPr>
          <w:rStyle w:val="TanaimMishna"/>
          <w:rtl/>
          <w:rPrChange w:id="20255" w:author="קלוד" w:date="2026-10-06T10:10:25Z">
            <w:rPr>
              <w:rStyle w:val="affffc"/>
              <w:rtl/>
            </w:rPr>
          </w:rPrChange>
        </w:rPr>
        <w:tab/>
      </w:r>
      <w:r w:rsidR="00177C9A">
        <w:rPr>
          <w:rStyle w:val="TanaimMishna"/>
          <w:rtl/>
          <w:rPrChange w:id="20256" w:author="קלוד" w:date="2026-10-06T10:10:25Z">
            <w:rPr>
              <w:rStyle w:val="affffc"/>
              <w:rtl/>
            </w:rPr>
          </w:rPrChange>
        </w:rPr>
        <w:tab/>
      </w:r>
      <w:r w:rsidRPr="00177C9A">
        <w:rPr>
          <w:rStyle w:val="TanaimMishna"/>
          <w:rtl/>
          <w:rPrChange w:id="20257" w:author="קלוד" w:date="2026-10-06T10:10:25Z">
            <w:rPr>
              <w:rStyle w:val="affffc"/>
              <w:rtl/>
            </w:rPr>
          </w:rPrChange>
        </w:rPr>
        <w:t xml:space="preserve">ר' יהודה: </w:t>
      </w:r>
      <w:r w:rsidRPr="00177C9A">
        <w:rPr>
          <w:rStyle w:val="affff8"/>
          <w:rtl/>
        </w:rPr>
        <w:t>וענתה ואמרה ככה,</w:t>
      </w:r>
      <w:r w:rsidRPr="006F178A">
        <w:rPr>
          <w:rtl/>
        </w:rPr>
        <w:t xml:space="preserve"> עד שתאמר בלשון הזה.</w:t>
      </w:r>
    </w:p>
    <w:p w14:paraId="58791FCD" w14:textId="77777777" w:rsidR="00177C9A" w:rsidRDefault="00B93B58" w:rsidP="00177C9A">
      <w:pPr>
        <w:pStyle w:val="afff5"/>
        <w:rPr>
          <w:rtl/>
        </w:rPr>
      </w:pPr>
      <w:r w:rsidRPr="00FC1C11">
        <w:rPr>
          <w:rFonts w:cs="BA TM • Vilna Extra-Bold"/>
          <w:spacing w:val="2"/>
          <w:rtl/>
        </w:rPr>
        <w:t>ברכות וקללות כיצד?</w:t>
      </w:r>
      <w:r w:rsidRPr="007F51C9">
        <w:rPr>
          <w:spacing w:val="2"/>
          <w:rtl/>
        </w:rPr>
        <w:t xml:space="preserve"> כיון שעברו ישראל את הירדן, ובאו אל הר גריזים ואל הר עיבל שבשומרון שבצד שכם שאצל אלוני מורה</w:t>
      </w:r>
      <w:r w:rsidRPr="006F178A">
        <w:rPr>
          <w:rtl/>
        </w:rPr>
        <w:t xml:space="preserve">, </w:t>
      </w:r>
    </w:p>
    <w:p w14:paraId="2C947F10" w14:textId="4C28E8D5" w:rsidR="00B93B58" w:rsidRDefault="00177C9A" w:rsidP="00177C9A">
      <w:pPr>
        <w:pStyle w:val="afff5"/>
        <w:rPr>
          <w:rtl/>
        </w:rPr>
      </w:pPr>
      <w:r w:rsidRPr="00177C9A">
        <w:rPr>
          <w:rFonts w:hint="cs"/>
          <w:rtl/>
        </w:rPr>
        <w:t>ד</w:t>
      </w:r>
      <w:r w:rsidR="00B93B58" w:rsidRPr="00177C9A">
        <w:rPr>
          <w:rStyle w:val="affff8"/>
          <w:rtl/>
        </w:rPr>
        <w:t>הלא המה בעבר הירדן וגו',</w:t>
      </w:r>
      <w:r w:rsidR="00B93B58" w:rsidRPr="006F178A">
        <w:rPr>
          <w:rtl/>
        </w:rPr>
        <w:t xml:space="preserve"> </w:t>
      </w:r>
      <w:r w:rsidR="00B93B58" w:rsidRPr="00177C9A">
        <w:rPr>
          <w:rStyle w:val="TanaimMishna"/>
          <w:rtl/>
          <w:rPrChange w:id="20258" w:author="קלוד" w:date="2026-10-06T10:10:25Z">
            <w:rPr>
              <w:rStyle w:val="affffc"/>
              <w:rtl/>
            </w:rPr>
          </w:rPrChange>
        </w:rPr>
        <w:t xml:space="preserve">ולהלן אומר: </w:t>
      </w:r>
      <w:r w:rsidR="00B93B58" w:rsidRPr="00177C9A">
        <w:rPr>
          <w:rStyle w:val="affff8"/>
          <w:rtl/>
        </w:rPr>
        <w:t>ויעבר אברם בארץ עד מקום שכם עד אלון מורה</w:t>
      </w:r>
      <w:r w:rsidR="00B93B58" w:rsidRPr="006F178A">
        <w:rPr>
          <w:rtl/>
        </w:rPr>
        <w:t xml:space="preserve">, מה </w:t>
      </w:r>
      <w:r>
        <w:rPr>
          <w:rFonts w:hint="cs"/>
          <w:rtl/>
        </w:rPr>
        <w:t xml:space="preserve">להלן בשכם אף כאן. </w:t>
      </w:r>
    </w:p>
    <w:p w14:paraId="01BC355F" w14:textId="77777777" w:rsidR="00177C9A" w:rsidRPr="006F178A" w:rsidRDefault="00177C9A" w:rsidP="00177C9A">
      <w:pPr>
        <w:pStyle w:val="afff5"/>
        <w:rPr>
          <w:rtl/>
        </w:rPr>
      </w:pPr>
    </w:p>
    <w:p w14:paraId="7B4AC926" w14:textId="28D7D112" w:rsidR="00177C9A" w:rsidRPr="00177C9A" w:rsidRDefault="00B93B58" w:rsidP="00B93B58">
      <w:pPr>
        <w:pStyle w:val="afff5"/>
        <w:rPr>
          <w:spacing w:val="0"/>
          <w:rtl/>
        </w:rPr>
      </w:pPr>
      <w:r w:rsidRPr="00177C9A">
        <w:rPr>
          <w:spacing w:val="0"/>
          <w:rtl/>
        </w:rPr>
        <w:t>ששה שבטים עלו לראש הר גריזים</w:t>
      </w:r>
      <w:r w:rsidR="00177C9A">
        <w:rPr>
          <w:rFonts w:hint="cs"/>
          <w:spacing w:val="0"/>
          <w:rtl/>
        </w:rPr>
        <w:t>,</w:t>
      </w:r>
      <w:r w:rsidRPr="00177C9A">
        <w:rPr>
          <w:spacing w:val="0"/>
          <w:rtl/>
        </w:rPr>
        <w:t xml:space="preserve"> וששה שבטים עלו לראש הר עיבל, והכהנים והלוים והארון עומדים למטה באמצע, </w:t>
      </w:r>
      <w:r w:rsidRPr="00177C9A">
        <w:rPr>
          <w:rtl/>
        </w:rPr>
        <w:t>הכהנים מקיפין את הארון והלוים את הכהנים וכל ישראל מכאן ומכאן,</w:t>
      </w:r>
    </w:p>
    <w:p w14:paraId="57DB4282" w14:textId="1E3BE848" w:rsidR="00B93B58" w:rsidRPr="00177C9A" w:rsidRDefault="00177C9A" w:rsidP="00177C9A">
      <w:pPr>
        <w:pStyle w:val="afff5"/>
        <w:spacing w:after="60"/>
        <w:rPr>
          <w:spacing w:val="0"/>
          <w:rtl/>
        </w:rPr>
      </w:pPr>
      <w:r w:rsidRPr="00177C9A">
        <w:rPr>
          <w:rFonts w:hint="cs"/>
          <w:spacing w:val="0"/>
          <w:rtl/>
        </w:rPr>
        <w:t>ד</w:t>
      </w:r>
      <w:r w:rsidR="00B93B58" w:rsidRPr="00177C9A">
        <w:rPr>
          <w:rStyle w:val="affff8"/>
          <w:spacing w:val="0"/>
          <w:rtl/>
        </w:rPr>
        <w:t>וכל ישראל וזקניו ושוטרים ושופטיו עומדים מזה ומזה לארון וגו</w:t>
      </w:r>
      <w:r w:rsidR="00B93B58" w:rsidRPr="00177C9A">
        <w:rPr>
          <w:spacing w:val="0"/>
          <w:rtl/>
        </w:rPr>
        <w:t>'.</w:t>
      </w:r>
    </w:p>
    <w:p w14:paraId="119349D3" w14:textId="77777777" w:rsidR="00B93B58" w:rsidRPr="00177C9A" w:rsidRDefault="00B93B58" w:rsidP="00B93B58">
      <w:pPr>
        <w:pStyle w:val="afff5"/>
        <w:rPr>
          <w:rtl/>
        </w:rPr>
      </w:pPr>
      <w:r w:rsidRPr="006F178A">
        <w:rPr>
          <w:rtl/>
        </w:rPr>
        <w:t xml:space="preserve">הפכו פניהם כלפי הר גריזים ופתחו בברכה: </w:t>
      </w:r>
      <w:r w:rsidRPr="00177C9A">
        <w:rPr>
          <w:rStyle w:val="affff8"/>
          <w:rtl/>
        </w:rPr>
        <w:t>ברוך האיש אשר לא יעשה פסל ומסכה,</w:t>
      </w:r>
      <w:r w:rsidRPr="006F178A">
        <w:rPr>
          <w:rtl/>
        </w:rPr>
        <w:t xml:space="preserve"> ואלו ואלו עונין אמן, הפכו פניהם כלפי הר עיבל ופתחו בקללה: </w:t>
      </w:r>
      <w:r w:rsidRPr="00177C9A">
        <w:rPr>
          <w:rStyle w:val="affff8"/>
          <w:rtl/>
        </w:rPr>
        <w:t>ארור האיש אשר יעשה פסל ומסכה</w:t>
      </w:r>
      <w:r w:rsidRPr="00D454EC">
        <w:rPr>
          <w:spacing w:val="0"/>
          <w:rtl/>
        </w:rPr>
        <w:t xml:space="preserve">, </w:t>
      </w:r>
      <w:r w:rsidRPr="00177C9A">
        <w:rPr>
          <w:rtl/>
        </w:rPr>
        <w:t>ואלו ואלו עונין אמן, עד שגומרין ברכות וקללות.</w:t>
      </w:r>
    </w:p>
    <w:p w14:paraId="5A83D9E6" w14:textId="03DDFB11" w:rsidR="00B93B58" w:rsidRPr="00177C9A" w:rsidRDefault="00B93B58" w:rsidP="00177C9A">
      <w:pPr>
        <w:pStyle w:val="afff5"/>
        <w:rPr>
          <w:rtl/>
        </w:rPr>
      </w:pPr>
      <w:r w:rsidRPr="006F178A">
        <w:rPr>
          <w:rtl/>
        </w:rPr>
        <w:t xml:space="preserve">ואחר כך הביאו את האבנים ובנו את המזבח, וסדוהו בסיד, וכתבו עליו את כל דברי </w:t>
      </w:r>
      <w:r w:rsidRPr="00D454EC">
        <w:rPr>
          <w:spacing w:val="0"/>
          <w:rtl/>
        </w:rPr>
        <w:t xml:space="preserve">התורה בשבעים לשון, </w:t>
      </w:r>
      <w:r w:rsidR="00177C9A">
        <w:rPr>
          <w:rFonts w:hint="cs"/>
          <w:spacing w:val="0"/>
          <w:rtl/>
        </w:rPr>
        <w:t>ד</w:t>
      </w:r>
      <w:r w:rsidRPr="00177C9A">
        <w:rPr>
          <w:rStyle w:val="affff8"/>
          <w:rtl/>
        </w:rPr>
        <w:t>באר היטב</w:t>
      </w:r>
      <w:r w:rsidRPr="00D454EC">
        <w:rPr>
          <w:spacing w:val="0"/>
          <w:rtl/>
        </w:rPr>
        <w:t>,</w:t>
      </w:r>
      <w:r w:rsidRPr="00177C9A">
        <w:rPr>
          <w:rtl/>
        </w:rPr>
        <w:t xml:space="preserve"> ונטלו את האבנים ובאו ולנו במקומן.</w:t>
      </w:r>
    </w:p>
    <w:p w14:paraId="0F4B39E1" w14:textId="05E73A5B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53F820BD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לב</w:t>
      </w:r>
      <w:r w:rsidRPr="006F178A">
        <w:rPr>
          <w:rFonts w:cs="FontbitDavid" w:hint="cs"/>
          <w:rtl/>
        </w:rPr>
        <w:t>.</w:t>
      </w:r>
    </w:p>
    <w:p w14:paraId="710CCEBF" w14:textId="7E09E84E" w:rsidR="00B93B58" w:rsidRPr="006F178A" w:rsidRDefault="00B93B58" w:rsidP="00177C9A">
      <w:pPr>
        <w:jc w:val="center"/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פרשת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סוטה</w:t>
      </w:r>
      <w:r w:rsidR="00177C9A">
        <w:rPr>
          <w:rStyle w:val="afffe"/>
          <w:rFonts w:hint="cs"/>
          <w:b/>
          <w:sz w:val="20"/>
          <w:rtl/>
        </w:rPr>
        <w:t xml:space="preserve">- בכל לשון. </w:t>
      </w:r>
    </w:p>
    <w:p w14:paraId="1364584C" w14:textId="77777777" w:rsidR="00B93B58" w:rsidRDefault="00B93B58" w:rsidP="00E4644A">
      <w:pPr>
        <w:jc w:val="left"/>
        <w:rPr>
          <w:rtl/>
        </w:rPr>
      </w:pP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ואמר הכהן לאשה',</w:t>
      </w:r>
      <w:r w:rsidRPr="006F178A">
        <w:rPr>
          <w:rtl/>
        </w:rPr>
        <w:t xml:space="preserve"> בכל לשון שהוא אומר.</w:t>
      </w:r>
    </w:p>
    <w:p w14:paraId="01B85BA7" w14:textId="0F38F5ED" w:rsidR="00E4644A" w:rsidRPr="00E4644A" w:rsidRDefault="00E4644A" w:rsidP="00E4644A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4C8DC88A" w14:textId="73C749ED" w:rsidR="00F07A5B" w:rsidRPr="00F07A5B" w:rsidRDefault="00B93B58" w:rsidP="00177C9A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0B9C0619" w14:textId="474C1350" w:rsidR="00B93B58" w:rsidRPr="006F178A" w:rsidRDefault="00B93B58" w:rsidP="006C7D1C">
      <w:pPr>
        <w:pStyle w:val="affffd"/>
        <w:rPr>
          <w:rtl/>
        </w:rPr>
      </w:pPr>
      <w:r w:rsidRPr="006F178A">
        <w:rPr>
          <w:rtl/>
        </w:rPr>
        <w:t>משמיעין אותה בכל לשון ששומעת</w:t>
      </w:r>
      <w:r w:rsidR="00177C9A">
        <w:rPr>
          <w:rFonts w:hint="cs"/>
          <w:rtl/>
        </w:rPr>
        <w:t>-</w:t>
      </w:r>
      <w:r w:rsidRPr="006F178A">
        <w:rPr>
          <w:rtl/>
        </w:rPr>
        <w:t xml:space="preserve"> </w:t>
      </w:r>
    </w:p>
    <w:p w14:paraId="3EACD0C0" w14:textId="77777777" w:rsidR="00177C9A" w:rsidRDefault="00B93B58" w:rsidP="00B93B58">
      <w:pPr>
        <w:rPr>
          <w:rtl/>
        </w:rPr>
      </w:pPr>
      <w:r w:rsidRPr="0059138D">
        <w:rPr>
          <w:rFonts w:cs="BA Vilna Bold"/>
          <w:rtl/>
        </w:rPr>
        <w:t>על מה היא שותה?</w:t>
      </w:r>
      <w:r w:rsidRPr="006F178A">
        <w:rPr>
          <w:rtl/>
        </w:rPr>
        <w:t xml:space="preserve"> על עסקי קינוי וסתירה, </w:t>
      </w:r>
    </w:p>
    <w:p w14:paraId="7BA2A02E" w14:textId="2E4C42D6" w:rsidR="00B93B58" w:rsidRPr="006F178A" w:rsidRDefault="00B93B58" w:rsidP="00B93B58">
      <w:pPr>
        <w:rPr>
          <w:rtl/>
        </w:rPr>
      </w:pPr>
      <w:r w:rsidRPr="0059138D">
        <w:rPr>
          <w:rFonts w:cs="BA Vilna Bold"/>
          <w:rtl/>
        </w:rPr>
        <w:t>ובמה היא שותה?</w:t>
      </w:r>
      <w:r w:rsidRPr="006F178A">
        <w:rPr>
          <w:rtl/>
        </w:rPr>
        <w:t xml:space="preserve"> במקידה של חרש, </w:t>
      </w:r>
    </w:p>
    <w:p w14:paraId="4DEAB713" w14:textId="77777777" w:rsidR="00177C9A" w:rsidRDefault="00B93B58" w:rsidP="00B93B58">
      <w:pPr>
        <w:rPr>
          <w:rFonts w:cs="BA Vilna Bold"/>
          <w:rtl/>
        </w:rPr>
      </w:pPr>
      <w:r w:rsidRPr="0059138D">
        <w:rPr>
          <w:rFonts w:cs="BA Vilna Bold"/>
          <w:rtl/>
        </w:rPr>
        <w:t xml:space="preserve">על מה נטמאת? </w:t>
      </w:r>
      <w:r w:rsidRPr="006F178A">
        <w:rPr>
          <w:rtl/>
        </w:rPr>
        <w:t xml:space="preserve">על עסקי שחוק וילדות, </w:t>
      </w:r>
    </w:p>
    <w:p w14:paraId="675FA4B3" w14:textId="77777777" w:rsidR="00177C9A" w:rsidRDefault="00B93B58" w:rsidP="00B93B58">
      <w:pPr>
        <w:rPr>
          <w:rtl/>
        </w:rPr>
      </w:pPr>
      <w:r w:rsidRPr="0059138D">
        <w:rPr>
          <w:rFonts w:cs="BA Vilna Bold"/>
          <w:rtl/>
        </w:rPr>
        <w:t>ובמה היא נטמאת?</w:t>
      </w:r>
      <w:r w:rsidRPr="006F178A">
        <w:rPr>
          <w:rtl/>
        </w:rPr>
        <w:t xml:space="preserve"> בשוגג או במזיד, באונס או ברצון, </w:t>
      </w:r>
    </w:p>
    <w:p w14:paraId="28E80045" w14:textId="6ADACFB8" w:rsidR="00B93B58" w:rsidRPr="006F178A" w:rsidRDefault="00B93B58" w:rsidP="00B93B58">
      <w:pPr>
        <w:rPr>
          <w:rtl/>
        </w:rPr>
      </w:pPr>
      <w:r w:rsidRPr="006F178A">
        <w:rPr>
          <w:rtl/>
        </w:rPr>
        <w:t>וכל כך למה? שלא להוציא לעז על מים המרים.</w:t>
      </w:r>
    </w:p>
    <w:p w14:paraId="675F1EC5" w14:textId="78B8B9C0" w:rsidR="00B93B58" w:rsidRPr="006F178A" w:rsidRDefault="00E4644A" w:rsidP="00E4644A">
      <w:pPr>
        <w:pStyle w:val="affff5"/>
        <w:rPr>
          <w:del w:id="90156" w:author="מנוע עיצוב" w:date="2026-10-08T11:01:28Z"/>
        </w:rPr>
      </w:pPr>
      <w:del w:id="90155" w:author="מנוע עיצוב" w:date="2026-10-08T11:01:28Z">
        <w:r>
          <w:rPr>
            <w:rtl/>
          </w:rPr>
          <w:delText xml:space="preserve">****</w:delText>
        </w:r>
      </w:del>
    </w:p>
    <w:p w14:paraId="472C6540" w14:textId="5A28DC70" w:rsidR="00B93B58" w:rsidRPr="006F178A" w:rsidRDefault="00B93B58" w:rsidP="005670C9">
      <w:pPr>
        <w:pStyle w:val="afffd"/>
        <w:rPr>
          <w:rtl/>
        </w:rPr>
      </w:pPr>
      <w:ins w:id="9865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tl/>
        </w:rPr>
        <w:t>וידוי מעשר.</w:t>
      </w:r>
      <w:r w:rsidR="00177C9A">
        <w:rPr>
          <w:rFonts w:hint="cs"/>
          <w:rtl/>
        </w:rPr>
        <w:t xml:space="preserve"> בכל לשון</w:t>
      </w:r>
    </w:p>
    <w:p w14:paraId="0D35217E" w14:textId="729F795C" w:rsidR="00B93B58" w:rsidRPr="006F178A" w:rsidRDefault="00B93B58" w:rsidP="00B93B58">
      <w:pPr>
        <w:rPr>
          <w:rtl/>
        </w:rPr>
      </w:pPr>
      <w:r w:rsidRPr="00177C9A">
        <w:rPr>
          <w:rStyle w:val="affff8"/>
          <w:rFonts w:hint="cs"/>
          <w:b/>
          <w:bCs/>
          <w:rtl/>
        </w:rPr>
        <w:t>ד'</w:t>
      </w:r>
      <w:r w:rsidRPr="00177C9A">
        <w:rPr>
          <w:rStyle w:val="affff8"/>
          <w:b/>
          <w:bCs/>
          <w:rtl/>
        </w:rPr>
        <w:t>ואמרת</w:t>
      </w:r>
      <w:r w:rsidRPr="003215F9">
        <w:rPr>
          <w:rStyle w:val="affff8"/>
          <w:rtl/>
        </w:rPr>
        <w:t xml:space="preserve"> לפני ה</w:t>
      </w:r>
      <w:r>
        <w:rPr>
          <w:rStyle w:val="affff8"/>
          <w:rtl/>
        </w:rPr>
        <w:t>'</w:t>
      </w:r>
      <w:r w:rsidRPr="003215F9">
        <w:rPr>
          <w:rStyle w:val="affff8"/>
          <w:rtl/>
        </w:rPr>
        <w:t xml:space="preserve"> אלהיך</w:t>
      </w:r>
      <w:r w:rsidR="00177C9A">
        <w:rPr>
          <w:rStyle w:val="affff8"/>
          <w:rFonts w:hint="cs"/>
          <w:rtl/>
        </w:rPr>
        <w:t xml:space="preserve"> וגו'</w:t>
      </w:r>
      <w:r w:rsidRPr="003215F9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ויליף אמירה מסוטה, </w:t>
      </w:r>
      <w:r w:rsidR="00177C9A">
        <w:rPr>
          <w:rFonts w:ascii="FontbitDavid" w:hAnsi="FontbitDavid" w:hint="cs"/>
          <w:rtl/>
        </w:rPr>
        <w:t>ד</w:t>
      </w:r>
      <w:r w:rsidRPr="006F178A">
        <w:rPr>
          <w:rFonts w:ascii="FontbitDavid" w:hAnsi="FontbitDavid"/>
          <w:rtl/>
        </w:rPr>
        <w:t>בכל לשון</w:t>
      </w:r>
      <w:r w:rsidR="00177C9A">
        <w:rPr>
          <w:rFonts w:ascii="FontbitDavid" w:hAnsi="FontbitDavid" w:hint="cs"/>
          <w:rtl/>
        </w:rPr>
        <w:t>.</w:t>
      </w:r>
    </w:p>
    <w:p w14:paraId="73B9EEB7" w14:textId="2F151C11" w:rsidR="00F07A5B" w:rsidRPr="00F07A5B" w:rsidRDefault="009A4D20" w:rsidP="00177C9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 לומדים</w:t>
      </w:r>
      <w:r w:rsidR="00F07A5B" w:rsidRPr="00F07A5B">
        <w:rPr>
          <w:rtl/>
        </w:rPr>
        <w:t>:</w:t>
      </w:r>
    </w:p>
    <w:p w14:paraId="107E7168" w14:textId="76534639" w:rsidR="009A4D20" w:rsidRPr="009A4D20" w:rsidRDefault="009A4D20" w:rsidP="009A4D20">
      <w:pPr>
        <w:rPr>
          <w:spacing w:val="0"/>
          <w:rtl/>
        </w:rPr>
      </w:pPr>
      <w:r w:rsidRPr="009A4D20">
        <w:rPr>
          <w:rFonts w:hint="cs"/>
          <w:spacing w:val="0"/>
          <w:rtl/>
        </w:rPr>
        <w:t xml:space="preserve">ולא לומדים </w:t>
      </w:r>
      <w:r w:rsidR="00B93B58" w:rsidRPr="009A4D20">
        <w:rPr>
          <w:spacing w:val="0"/>
          <w:rtl/>
        </w:rPr>
        <w:t>אמירה מלוים,</w:t>
      </w:r>
      <w:r w:rsidRPr="009A4D20">
        <w:rPr>
          <w:rFonts w:hint="cs"/>
          <w:spacing w:val="0"/>
          <w:rtl/>
        </w:rPr>
        <w:t xml:space="preserve"> דדנין אמירה מאמירה ולא ענייה מאמירה </w:t>
      </w:r>
    </w:p>
    <w:p w14:paraId="2D0E9FA2" w14:textId="2606434C" w:rsidR="00F07A5B" w:rsidRPr="00F07A5B" w:rsidRDefault="00B93B58" w:rsidP="009A4D20">
      <w:pPr>
        <w:pStyle w:val="36"/>
        <w:framePr w:wrap="notBeside"/>
        <w:rPr>
          <w:rtl/>
        </w:rPr>
      </w:pPr>
      <w:r w:rsidRPr="00F07A5B">
        <w:rPr>
          <w:rtl/>
        </w:rPr>
        <w:t>רשב"י</w:t>
      </w:r>
      <w:r w:rsidR="00F07A5B" w:rsidRPr="00F07A5B">
        <w:rPr>
          <w:rFonts w:hint="cs"/>
          <w:rtl/>
        </w:rPr>
        <w:t>:</w:t>
      </w:r>
    </w:p>
    <w:p w14:paraId="5EACFCCE" w14:textId="3F07E5FB" w:rsidR="00B93B58" w:rsidRPr="006F178A" w:rsidRDefault="00B93B58" w:rsidP="00B93B58">
      <w:pPr>
        <w:rPr>
          <w:rtl/>
        </w:rPr>
      </w:pPr>
      <w:r w:rsidRPr="006F178A">
        <w:rPr>
          <w:rtl/>
        </w:rPr>
        <w:t>אדם אומר שבחו בקול נמוך, וגנותו - בקול רם;</w:t>
      </w:r>
    </w:p>
    <w:p w14:paraId="2D6B5C6E" w14:textId="3805B423" w:rsidR="00B93B58" w:rsidRPr="006F178A" w:rsidRDefault="00B93B58" w:rsidP="00B93B58">
      <w:pPr>
        <w:rPr>
          <w:rtl/>
        </w:rPr>
      </w:pPr>
      <w:r w:rsidRPr="006F178A">
        <w:rPr>
          <w:rtl/>
        </w:rPr>
        <w:t>שבחו בקול נמוך מוידוי המעשר, גנותו בקול רם ממקרא ביכורים.</w:t>
      </w:r>
    </w:p>
    <w:p w14:paraId="0AC5A987" w14:textId="28F4603A" w:rsidR="00B93B58" w:rsidRPr="00C55D32" w:rsidRDefault="00B93B58" w:rsidP="00B93B58">
      <w:pPr>
        <w:rPr>
          <w:spacing w:val="2"/>
          <w:rtl/>
        </w:rPr>
      </w:pPr>
      <w:r w:rsidRPr="00C55D32">
        <w:rPr>
          <w:spacing w:val="2"/>
          <w:rtl/>
        </w:rPr>
        <w:t xml:space="preserve">וגנותו בקול רם? </w:t>
      </w:r>
      <w:r w:rsidRPr="00C55D32">
        <w:rPr>
          <w:rStyle w:val="affffc"/>
          <w:rFonts w:hint="cs"/>
          <w:spacing w:val="2"/>
          <w:rtl/>
        </w:rPr>
        <w:t>דרי</w:t>
      </w:r>
      <w:r w:rsidRPr="00C55D32">
        <w:rPr>
          <w:rStyle w:val="affffc"/>
          <w:spacing w:val="2"/>
          <w:rtl/>
        </w:rPr>
        <w:t>"</w:t>
      </w:r>
      <w:r w:rsidRPr="00C55D32">
        <w:rPr>
          <w:rStyle w:val="affffc"/>
          <w:rFonts w:hint="cs"/>
          <w:spacing w:val="2"/>
          <w:rtl/>
        </w:rPr>
        <w:t>ו מרשב</w:t>
      </w:r>
      <w:r w:rsidRPr="00C55D32">
        <w:rPr>
          <w:rStyle w:val="affffc"/>
          <w:spacing w:val="2"/>
          <w:rtl/>
        </w:rPr>
        <w:t>"</w:t>
      </w:r>
      <w:r w:rsidRPr="00C55D32">
        <w:rPr>
          <w:rStyle w:val="affffc"/>
          <w:rFonts w:hint="cs"/>
          <w:spacing w:val="2"/>
          <w:rtl/>
        </w:rPr>
        <w:t>י</w:t>
      </w:r>
      <w:r w:rsidRPr="00C55D32">
        <w:rPr>
          <w:rStyle w:val="affffc"/>
          <w:spacing w:val="2"/>
          <w:rtl/>
        </w:rPr>
        <w:t>:</w:t>
      </w:r>
      <w:r w:rsidRPr="00C55D32">
        <w:rPr>
          <w:spacing w:val="2"/>
          <w:rtl/>
        </w:rPr>
        <w:t xml:space="preserve"> מפני מה תקנו תפלה בלחש? כדי שלא לבייש עוברי עבירה, שהרי לא חלק הכתוב מקום בין חטאת לעולה! </w:t>
      </w:r>
    </w:p>
    <w:p w14:paraId="440E93D5" w14:textId="77777777" w:rsidR="00F07A5B" w:rsidRPr="00F07A5B" w:rsidRDefault="009A4D20" w:rsidP="009A4D2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ותרצי'</w:t>
      </w:r>
      <w:r w:rsidR="00F07A5B" w:rsidRPr="00F07A5B">
        <w:rPr>
          <w:rtl/>
        </w:rPr>
        <w:t>:</w:t>
      </w:r>
    </w:p>
    <w:p w14:paraId="5C05510B" w14:textId="250ECE57" w:rsidR="00B93B58" w:rsidRPr="006F178A" w:rsidRDefault="00B93B58" w:rsidP="009A4D20">
      <w:pPr>
        <w:spacing w:after="60"/>
        <w:rPr>
          <w:rtl/>
        </w:rPr>
      </w:pPr>
      <w:r w:rsidRPr="009A4D20">
        <w:rPr>
          <w:rFonts w:ascii="FontbitDavid" w:hAnsi="FontbitDavid"/>
          <w:rtl/>
        </w:rPr>
        <w:t xml:space="preserve">לא </w:t>
      </w:r>
      <w:r w:rsidRPr="009A4D20">
        <w:rPr>
          <w:rFonts w:ascii="FontbitDavid" w:hAnsi="FontbitDavid" w:cs="BA Vilna Bold"/>
          <w:rtl/>
        </w:rPr>
        <w:t>גנותו</w:t>
      </w:r>
      <w:r w:rsidRPr="009A4D20">
        <w:rPr>
          <w:rFonts w:ascii="FontbitDavid" w:hAnsi="FontbitDavid"/>
          <w:rtl/>
        </w:rPr>
        <w:t xml:space="preserve"> </w:t>
      </w:r>
      <w:r w:rsidR="009A4D20">
        <w:rPr>
          <w:rFonts w:ascii="FontbitDavid" w:hAnsi="FontbitDavid" w:hint="cs"/>
          <w:rtl/>
        </w:rPr>
        <w:t xml:space="preserve">אלא </w:t>
      </w:r>
      <w:r w:rsidRPr="009A4D20">
        <w:rPr>
          <w:rFonts w:ascii="FontbitDavid" w:hAnsi="FontbitDavid" w:cs="BA Vilna Bold"/>
          <w:rtl/>
        </w:rPr>
        <w:t>צערו</w:t>
      </w:r>
      <w:r w:rsidRPr="009A4D20">
        <w:rPr>
          <w:rFonts w:ascii="FontbitDavid" w:hAnsi="FontbitDavid"/>
          <w:rtl/>
        </w:rPr>
        <w:t xml:space="preserve">, </w:t>
      </w:r>
      <w:r w:rsidRPr="009A4D20">
        <w:rPr>
          <w:rStyle w:val="affffc"/>
          <w:rtl/>
        </w:rPr>
        <w:t>כדתניא: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וטמא טמא יקרא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9A4D20">
        <w:rPr>
          <w:rFonts w:ascii="FontbitDavid" w:hAnsi="FontbitDavid"/>
          <w:rtl/>
        </w:rPr>
        <w:t>צריך להודיע צערו לרבים ורבים מבקשים עליו רחמים, וכל מי שאירע בו דבר צריך להודיע לרבים, ורבים מבקשים עליו רחמים.</w:t>
      </w:r>
    </w:p>
    <w:p w14:paraId="7C47AC44" w14:textId="7F8D5D49" w:rsidR="00F07A5B" w:rsidRPr="00F07A5B" w:rsidRDefault="00B93B58" w:rsidP="009A4D2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מרשב'י</w:t>
      </w:r>
      <w:r w:rsidR="00F07A5B" w:rsidRPr="00F07A5B">
        <w:rPr>
          <w:rtl/>
        </w:rPr>
        <w:t>:</w:t>
      </w:r>
    </w:p>
    <w:p w14:paraId="53030B41" w14:textId="7E4A1D01" w:rsidR="00B93B58" w:rsidRPr="00757D20" w:rsidRDefault="00B93B58" w:rsidP="00B93B58">
      <w:pPr>
        <w:rPr>
          <w:rtl/>
        </w:rPr>
      </w:pPr>
      <w:r w:rsidRPr="00C47448">
        <w:rPr>
          <w:rFonts w:cs="BA Vilna Bold"/>
          <w:rtl/>
        </w:rPr>
        <w:t>מפני מה תיקנו תפלה בלחש?</w:t>
      </w:r>
      <w:r w:rsidRPr="00757D20">
        <w:rPr>
          <w:rtl/>
        </w:rPr>
        <w:t xml:space="preserve"> שלא לבייש את עוברי עבירה, שהרי לא חלק הכתוב מקום בין חטאת לעולה.</w:t>
      </w:r>
    </w:p>
    <w:p w14:paraId="34D31F7B" w14:textId="77777777" w:rsidR="00F07A5B" w:rsidRPr="00F07A5B" w:rsidRDefault="00B93B58" w:rsidP="009A4D2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36D3AAE9" w14:textId="64A8A51C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דמים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דם חטאת למעלה ודם עולה למטה! </w:t>
      </w:r>
      <w:r w:rsidR="009A4D20">
        <w:rPr>
          <w:rFonts w:ascii="FontbitDavid" w:hAnsi="FontbitDavid" w:hint="cs"/>
          <w:rtl/>
        </w:rPr>
        <w:t>ש</w:t>
      </w:r>
      <w:r w:rsidRPr="006F178A">
        <w:rPr>
          <w:rFonts w:ascii="FontbitDavid" w:hAnsi="FontbitDavid"/>
          <w:rtl/>
        </w:rPr>
        <w:t>ם כהן הוא דידע.</w:t>
      </w:r>
    </w:p>
    <w:p w14:paraId="0F0BB0F0" w14:textId="77777777" w:rsidR="00F07A5B" w:rsidRPr="00F07A5B" w:rsidRDefault="00B93B58" w:rsidP="009A4D20">
      <w:pPr>
        <w:pStyle w:val="36"/>
        <w:framePr w:wrap="notBeside"/>
        <w:rPr>
          <w:rtl/>
        </w:rPr>
      </w:pPr>
      <w:r w:rsidRPr="00F07A5B">
        <w:rPr>
          <w:rtl/>
        </w:rPr>
        <w:t>וה</w:t>
      </w:r>
      <w:r w:rsidRPr="00F07A5B">
        <w:rPr>
          <w:rFonts w:hint="cs"/>
          <w:rtl/>
        </w:rPr>
        <w:t>ך</w:t>
      </w:r>
      <w:r w:rsidR="00F07A5B" w:rsidRPr="00F07A5B">
        <w:rPr>
          <w:rtl/>
        </w:rPr>
        <w:t>:</w:t>
      </w:r>
    </w:p>
    <w:p w14:paraId="71506E81" w14:textId="226B724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חטאת נקבה, עולה זכר! </w:t>
      </w:r>
      <w:r w:rsidR="009A4D20">
        <w:rPr>
          <w:rFonts w:hint="cs"/>
          <w:rtl/>
        </w:rPr>
        <w:t>- ש</w:t>
      </w:r>
      <w:r w:rsidRPr="006F178A">
        <w:rPr>
          <w:rtl/>
        </w:rPr>
        <w:t>ם מיכסיא באליה.</w:t>
      </w:r>
    </w:p>
    <w:p w14:paraId="35AC3E1B" w14:textId="78EC9DE7" w:rsidR="00B93B58" w:rsidRPr="009A4D20" w:rsidRDefault="00B93B58" w:rsidP="00B93B58">
      <w:pPr>
        <w:rPr>
          <w:spacing w:val="0"/>
          <w:rtl/>
        </w:rPr>
      </w:pPr>
      <w:r w:rsidRPr="009A4D20">
        <w:rPr>
          <w:rFonts w:hint="cs"/>
          <w:spacing w:val="0"/>
          <w:rtl/>
        </w:rPr>
        <w:t>וא</w:t>
      </w:r>
      <w:r w:rsidR="009A4D20" w:rsidRPr="009A4D20">
        <w:rPr>
          <w:rFonts w:hint="cs"/>
          <w:spacing w:val="0"/>
          <w:rtl/>
        </w:rPr>
        <w:t>ף</w:t>
      </w:r>
      <w:r w:rsidRPr="009A4D20">
        <w:rPr>
          <w:rFonts w:hint="cs"/>
          <w:spacing w:val="0"/>
          <w:rtl/>
        </w:rPr>
        <w:t xml:space="preserve"> שעירה ד</w:t>
      </w:r>
      <w:r w:rsidR="009A4D20" w:rsidRPr="009A4D20">
        <w:rPr>
          <w:rFonts w:hint="cs"/>
          <w:spacing w:val="0"/>
          <w:rtl/>
        </w:rPr>
        <w:t>ש</w:t>
      </w:r>
      <w:r w:rsidRPr="009A4D20">
        <w:rPr>
          <w:spacing w:val="0"/>
          <w:rtl/>
        </w:rPr>
        <w:t xml:space="preserve">ם </w:t>
      </w:r>
      <w:r w:rsidRPr="009A4D20">
        <w:rPr>
          <w:rFonts w:hint="cs"/>
          <w:spacing w:val="0"/>
          <w:rtl/>
        </w:rPr>
        <w:t>מבייש עצמו</w:t>
      </w:r>
      <w:r w:rsidRPr="009A4D20">
        <w:rPr>
          <w:spacing w:val="0"/>
          <w:rtl/>
        </w:rPr>
        <w:t xml:space="preserve">, </w:t>
      </w:r>
      <w:r w:rsidR="009A4D20" w:rsidRPr="009A4D20">
        <w:rPr>
          <w:rFonts w:hint="cs"/>
          <w:spacing w:val="0"/>
          <w:rtl/>
        </w:rPr>
        <w:t>ש</w:t>
      </w:r>
      <w:r w:rsidR="00D64494">
        <w:rPr>
          <w:rFonts w:hint="cs"/>
          <w:spacing w:val="0"/>
          <w:rtl/>
        </w:rPr>
        <w:t xml:space="preserve">יכל </w:t>
      </w:r>
      <w:r w:rsidR="009A4D20" w:rsidRPr="009A4D20">
        <w:rPr>
          <w:rFonts w:hint="cs"/>
          <w:spacing w:val="0"/>
          <w:rtl/>
        </w:rPr>
        <w:t xml:space="preserve">להביא </w:t>
      </w:r>
      <w:r w:rsidRPr="009A4D20">
        <w:rPr>
          <w:spacing w:val="0"/>
          <w:rtl/>
        </w:rPr>
        <w:t>כבשה</w:t>
      </w:r>
      <w:r w:rsidR="00D64494">
        <w:rPr>
          <w:rFonts w:hint="cs"/>
          <w:spacing w:val="0"/>
          <w:rtl/>
        </w:rPr>
        <w:t>.</w:t>
      </w:r>
    </w:p>
    <w:p w14:paraId="2BD7535F" w14:textId="73168234" w:rsidR="00B93B58" w:rsidRPr="009A4D20" w:rsidRDefault="00B93B58" w:rsidP="00B93B58">
      <w:pPr>
        <w:rPr>
          <w:rtl/>
        </w:rPr>
      </w:pPr>
      <w:r w:rsidRPr="009A4D20">
        <w:rPr>
          <w:rtl/>
        </w:rPr>
        <w:t>חטאת דע</w:t>
      </w:r>
      <w:r w:rsidRPr="009A4D20">
        <w:rPr>
          <w:rFonts w:hint="cs"/>
          <w:rtl/>
        </w:rPr>
        <w:t>כו</w:t>
      </w:r>
      <w:r w:rsidR="009A4D20">
        <w:rPr>
          <w:rFonts w:hint="cs"/>
          <w:rtl/>
        </w:rPr>
        <w:t>''</w:t>
      </w:r>
      <w:r w:rsidRPr="009A4D20">
        <w:rPr>
          <w:rFonts w:hint="cs"/>
          <w:rtl/>
        </w:rPr>
        <w:t xml:space="preserve">ם </w:t>
      </w:r>
      <w:r w:rsidR="00D64494">
        <w:rPr>
          <w:rFonts w:hint="cs"/>
          <w:rtl/>
        </w:rPr>
        <w:t>דרק</w:t>
      </w:r>
      <w:r w:rsidRPr="009A4D20">
        <w:rPr>
          <w:rtl/>
        </w:rPr>
        <w:t xml:space="preserve"> שעירה,</w:t>
      </w:r>
      <w:r w:rsidR="00D64494">
        <w:rPr>
          <w:rFonts w:hint="cs"/>
          <w:rtl/>
        </w:rPr>
        <w:t>-</w:t>
      </w:r>
      <w:r w:rsidRPr="009A4D20">
        <w:rPr>
          <w:rtl/>
        </w:rPr>
        <w:t xml:space="preserve"> </w:t>
      </w:r>
      <w:r w:rsidR="009A4D20">
        <w:rPr>
          <w:rFonts w:hint="cs"/>
          <w:rtl/>
        </w:rPr>
        <w:t>דש</w:t>
      </w:r>
      <w:r w:rsidRPr="009A4D20">
        <w:rPr>
          <w:rtl/>
        </w:rPr>
        <w:t xml:space="preserve">ם </w:t>
      </w:r>
      <w:r w:rsidR="009A4D20">
        <w:rPr>
          <w:rFonts w:hint="cs"/>
          <w:rtl/>
        </w:rPr>
        <w:t>לביישה</w:t>
      </w:r>
      <w:r w:rsidRPr="009A4D20">
        <w:rPr>
          <w:rtl/>
        </w:rPr>
        <w:t>, כ</w:t>
      </w:r>
      <w:r w:rsidR="009A4D20">
        <w:rPr>
          <w:rFonts w:hint="cs"/>
          <w:rtl/>
        </w:rPr>
        <w:t>די שיתכפר לה</w:t>
      </w:r>
      <w:r w:rsidRPr="009A4D20">
        <w:rPr>
          <w:rtl/>
        </w:rPr>
        <w:t>.</w:t>
      </w:r>
    </w:p>
    <w:p w14:paraId="7EA63AE0" w14:textId="5E48683B" w:rsidR="00B93B58" w:rsidRPr="006F178A" w:rsidRDefault="00E4644A" w:rsidP="00E4644A">
      <w:pPr>
        <w:pStyle w:val="affff5"/>
        <w:rPr>
          <w:del w:id="90158" w:author="מנוע עיצוב" w:date="2026-10-08T11:01:28Z"/>
          <w:rtl/>
        </w:rPr>
      </w:pPr>
      <w:del w:id="90157" w:author="מנוע עיצוב" w:date="2026-10-08T11:01:28Z">
        <w:r>
          <w:rPr>
            <w:rtl/>
          </w:rPr>
          <w:delText xml:space="preserve">****</w:delText>
        </w:r>
      </w:del>
    </w:p>
    <w:p w14:paraId="4A2D9BA2" w14:textId="77777777" w:rsidR="00B93B58" w:rsidRPr="006F178A" w:rsidRDefault="00B93B58" w:rsidP="005670C9">
      <w:pPr>
        <w:pStyle w:val="afffd"/>
        <w:rPr>
          <w:rtl/>
        </w:rPr>
      </w:pPr>
      <w:ins w:id="9866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tl/>
        </w:rPr>
        <w:t>קרית שמע.</w:t>
      </w:r>
    </w:p>
    <w:p w14:paraId="52B88438" w14:textId="77777777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שמע ישראל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בכל לשון שאתה שומע.</w:t>
      </w:r>
    </w:p>
    <w:p w14:paraId="774410E2" w14:textId="6974C542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448641E3" w14:textId="4E8FA1EE" w:rsidR="00B93B58" w:rsidRPr="006F178A" w:rsidRDefault="00B93B58" w:rsidP="00CD7254">
      <w:pPr>
        <w:rPr>
          <w:rtl/>
        </w:rPr>
      </w:pPr>
      <w:r>
        <w:rPr>
          <w:rStyle w:val="affffc"/>
          <w:rFonts w:cs="BA Vilna Bold"/>
          <w:rtl/>
          <w:rPrChange w:id="9049" w:author="מנוע אמוראים" w:date="2026-10-05T16:41:03Z">
            <w:rPr>
              <w:rFonts w:cs="BA Vilna Bold"/>
              <w:rtl/>
            </w:rPr>
          </w:rPrChange>
        </w:rPr>
        <w:t xml:space="preserve">קר</w:t>
      </w:r>
      <w:r>
        <w:rPr>
          <w:rStyle w:val="affffc"/>
          <w:rFonts w:cs="BA Vilna Bold" w:hint="cs"/>
          <w:rtl/>
          <w:rPrChange w:id="9050" w:author="מנוע אמוראים" w:date="2026-10-05T16:41:03Z">
            <w:rPr>
              <w:rFonts w:cs="BA Vilna Bold" w:hint="cs"/>
              <w:rtl/>
            </w:rPr>
          </w:rPrChange>
        </w:rPr>
        <w:t xml:space="preserve">"ש</w:t>
      </w:r>
      <w:r w:rsidRPr="00C47448">
        <w:rPr>
          <w:rFonts w:cs="BA Vilna Bold"/>
          <w:rtl/>
        </w:rPr>
        <w:t xml:space="preserve"> </w:t>
      </w:r>
      <w:r w:rsidR="00CD7254" w:rsidRPr="00CD7254">
        <w:rPr>
          <w:rStyle w:val="affffc"/>
          <w:rFonts w:hint="cs"/>
          <w:rtl/>
        </w:rPr>
        <w:t>רבי:</w:t>
      </w:r>
      <w:r w:rsidR="00CD7254">
        <w:rPr>
          <w:rFonts w:hint="cs"/>
        </w:rPr>
        <w:t xml:space="preserve"> </w:t>
      </w:r>
      <w:r w:rsidRPr="006F178A">
        <w:rPr>
          <w:rtl/>
        </w:rPr>
        <w:t xml:space="preserve">ככתבה, </w:t>
      </w:r>
      <w:r w:rsidR="00CD7254">
        <w:rPr>
          <w:rFonts w:hint="cs"/>
          <w:rtl/>
        </w:rPr>
        <w:t>-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והיו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בהווייתן יהו.</w:t>
      </w:r>
    </w:p>
    <w:p w14:paraId="6D9A899D" w14:textId="5F356EA7" w:rsidR="00B93B58" w:rsidRPr="006F178A" w:rsidRDefault="00CD7254" w:rsidP="00CD7254">
      <w:pPr>
        <w:ind w:left="113" w:firstLine="113"/>
        <w:rPr>
          <w:rtl/>
        </w:rPr>
      </w:pPr>
      <w:r w:rsidRPr="00CD7254">
        <w:rPr>
          <w:rStyle w:val="affffc"/>
          <w:rtl/>
        </w:rPr>
        <w:t>וחכ"</w:t>
      </w:r>
      <w:r w:rsidRPr="00CD7254">
        <w:rPr>
          <w:rStyle w:val="affffc"/>
          <w:rFonts w:hint="cs"/>
          <w:rtl/>
        </w:rPr>
        <w:t>א</w:t>
      </w:r>
      <w:r w:rsidRPr="00CD7254">
        <w:rPr>
          <w:rStyle w:val="affffc"/>
          <w:rtl/>
        </w:rPr>
        <w:t>:</w:t>
      </w:r>
      <w:r w:rsidRPr="006F178A">
        <w:rPr>
          <w:rtl/>
        </w:rPr>
        <w:t xml:space="preserve"> בכל לשון.</w:t>
      </w:r>
      <w:r>
        <w:rPr>
          <w:rFonts w:hint="cs"/>
          <w:rtl/>
        </w:rPr>
        <w:t xml:space="preserve"> 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שמע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,</w:t>
      </w:r>
      <w:r w:rsidR="00B93B58" w:rsidRPr="006F178A">
        <w:rPr>
          <w:rtl/>
        </w:rPr>
        <w:t xml:space="preserve"> בכל לשון שאתה שומע.</w:t>
      </w:r>
    </w:p>
    <w:p w14:paraId="41D874BD" w14:textId="5048F1D6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5C9E384E" w14:textId="09489DC0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והיו</w:t>
      </w:r>
      <w:r w:rsidRPr="00DC27C1">
        <w:rPr>
          <w:rStyle w:val="affff8"/>
          <w:rFonts w:hint="cs"/>
          <w:rtl/>
        </w:rPr>
        <w:t>'-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שלא יקראנה למפרע.</w:t>
      </w:r>
    </w:p>
    <w:p w14:paraId="22BB2A18" w14:textId="5AA7D9D9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tl/>
        </w:rPr>
        <w:t>ורבי</w:t>
      </w:r>
      <w:r w:rsidR="00F07A5B" w:rsidRPr="00F07A5B">
        <w:rPr>
          <w:rFonts w:hint="cs"/>
          <w:rtl/>
        </w:rPr>
        <w:t>:</w:t>
      </w:r>
    </w:p>
    <w:p w14:paraId="3CE2F44F" w14:textId="28035406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 xml:space="preserve">'הדברים' </w:t>
      </w:r>
      <w:r w:rsidRPr="006F178A">
        <w:rPr>
          <w:rFonts w:hint="cs"/>
          <w:rtl/>
        </w:rPr>
        <w:t xml:space="preserve">- </w:t>
      </w:r>
      <w:r w:rsidRPr="006F178A">
        <w:rPr>
          <w:rtl/>
        </w:rPr>
        <w:t>שלא יקראנה למפרע.</w:t>
      </w:r>
    </w:p>
    <w:p w14:paraId="29A487A2" w14:textId="77777777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tl/>
        </w:rPr>
        <w:t>ורבנן</w:t>
      </w:r>
      <w:r w:rsidR="00F07A5B" w:rsidRPr="00F07A5B">
        <w:rPr>
          <w:rtl/>
        </w:rPr>
        <w:t>:</w:t>
      </w:r>
    </w:p>
    <w:p w14:paraId="69C34AB8" w14:textId="014AB23D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הדברים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לא משמע להו.</w:t>
      </w:r>
    </w:p>
    <w:p w14:paraId="5951CF9C" w14:textId="374C16E1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tl/>
        </w:rPr>
        <w:t>ורבי</w:t>
      </w:r>
      <w:r w:rsidR="00F07A5B" w:rsidRPr="00F07A5B">
        <w:rPr>
          <w:rFonts w:hint="cs"/>
          <w:rtl/>
        </w:rPr>
        <w:t>:</w:t>
      </w:r>
    </w:p>
    <w:p w14:paraId="041674C0" w14:textId="27F4118B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 xml:space="preserve">'שמע' </w:t>
      </w:r>
      <w:r w:rsidRPr="006F178A">
        <w:rPr>
          <w:rtl/>
        </w:rPr>
        <w:t>להשמיע לאזניך מה שאתה מוציא מפיך.</w:t>
      </w:r>
    </w:p>
    <w:p w14:paraId="4F268578" w14:textId="663B6AAD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6C899F8C" w14:textId="32966828" w:rsidR="00B93B58" w:rsidRPr="006F178A" w:rsidRDefault="00B93B58" w:rsidP="00B93B58">
      <w:pPr>
        <w:rPr>
          <w:rtl/>
        </w:rPr>
      </w:pPr>
      <w:r w:rsidRPr="00CD7254">
        <w:rPr>
          <w:rStyle w:val="affffc"/>
          <w:rtl/>
        </w:rPr>
        <w:t>ס</w:t>
      </w:r>
      <w:r w:rsidRPr="00CD7254">
        <w:rPr>
          <w:rStyle w:val="affffc"/>
          <w:rFonts w:hint="cs"/>
          <w:rtl/>
        </w:rPr>
        <w:t>"ל כמ</w:t>
      </w:r>
      <w:r w:rsidRPr="00CD7254">
        <w:rPr>
          <w:rStyle w:val="affffc"/>
          <w:rtl/>
        </w:rPr>
        <w:t>"</w:t>
      </w:r>
      <w:r w:rsidRPr="00CD7254">
        <w:rPr>
          <w:rStyle w:val="affffc"/>
          <w:rFonts w:hint="cs"/>
          <w:rtl/>
        </w:rPr>
        <w:t>ד</w:t>
      </w:r>
      <w:r w:rsidRPr="00CD7254">
        <w:rPr>
          <w:rStyle w:val="affffc"/>
          <w:rtl/>
        </w:rPr>
        <w:t xml:space="preserve">: </w:t>
      </w:r>
      <w:r w:rsidRPr="006F178A">
        <w:rPr>
          <w:rtl/>
        </w:rPr>
        <w:t>הקורא את שמע ולא השמיע לאזנו - יצא.</w:t>
      </w:r>
    </w:p>
    <w:p w14:paraId="76BAA7BB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לג.</w:t>
      </w:r>
    </w:p>
    <w:p w14:paraId="71C1A418" w14:textId="180F0D89" w:rsidR="00B93B58" w:rsidRPr="006F178A" w:rsidRDefault="00B93B58" w:rsidP="00B93B58">
      <w:pPr>
        <w:rPr>
          <w:rtl/>
        </w:rPr>
      </w:pPr>
      <w:r w:rsidRPr="00CD7254">
        <w:rPr>
          <w:rStyle w:val="affffc"/>
          <w:rFonts w:hint="cs"/>
          <w:rtl/>
        </w:rPr>
        <w:t>לרבי</w:t>
      </w:r>
      <w:r w:rsidRPr="00CD7254">
        <w:rPr>
          <w:rStyle w:val="affffc"/>
          <w:rtl/>
        </w:rPr>
        <w:t xml:space="preserve">: </w:t>
      </w:r>
      <w:r w:rsidRPr="006F178A">
        <w:rPr>
          <w:rFonts w:ascii="FontbitDavid" w:hAnsi="FontbitDavid"/>
          <w:rtl/>
        </w:rPr>
        <w:t>כל התורה בל</w:t>
      </w:r>
      <w:r w:rsidR="00CD7254">
        <w:rPr>
          <w:rFonts w:ascii="FontbitDavid" w:hAnsi="FontbitDavid" w:hint="cs"/>
          <w:rtl/>
        </w:rPr>
        <w:t>ה"ק</w:t>
      </w:r>
      <w:r w:rsidRPr="006F178A">
        <w:rPr>
          <w:rFonts w:ascii="FontbitDavid" w:hAnsi="FontbitDavid"/>
          <w:rtl/>
        </w:rPr>
        <w:t>,</w:t>
      </w:r>
      <w:r w:rsidR="00CD7254">
        <w:rPr>
          <w:rFonts w:ascii="FontbitDavid" w:hAnsi="FontbitDavid" w:hint="cs"/>
          <w:rtl/>
        </w:rPr>
        <w:t xml:space="preserve"> והך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והיו</w:t>
      </w:r>
      <w:r w:rsidRPr="00DC27C1">
        <w:rPr>
          <w:rStyle w:val="affff8"/>
          <w:rFonts w:hint="cs"/>
          <w:rtl/>
        </w:rPr>
        <w:t>'</w:t>
      </w:r>
      <w:r w:rsidRPr="006F178A">
        <w:rPr>
          <w:rFonts w:ascii="FontbitDavid" w:hAnsi="FontbitDavid"/>
          <w:rtl/>
        </w:rPr>
        <w:t>–</w:t>
      </w:r>
      <w:r w:rsidRPr="006F178A">
        <w:rPr>
          <w:rFonts w:ascii="FontbitDavid" w:hAnsi="FontbitDavid" w:hint="cs"/>
          <w:rtl/>
        </w:rPr>
        <w:t xml:space="preserve"> משום דכתיב שמע </w:t>
      </w:r>
    </w:p>
    <w:p w14:paraId="2CC133F7" w14:textId="192D2AD9" w:rsidR="00B93B58" w:rsidRPr="00C55D32" w:rsidRDefault="00CD7254" w:rsidP="00B93B58">
      <w:pPr>
        <w:rPr>
          <w:spacing w:val="2"/>
          <w:rtl/>
        </w:rPr>
      </w:pPr>
      <w:r w:rsidRPr="00C55D32">
        <w:rPr>
          <w:rStyle w:val="affffc"/>
          <w:rFonts w:hint="cs"/>
          <w:spacing w:val="2"/>
          <w:rtl/>
        </w:rPr>
        <w:t>ול</w:t>
      </w:r>
      <w:r w:rsidR="00B93B58" w:rsidRPr="00C55D32">
        <w:rPr>
          <w:rStyle w:val="affffc"/>
          <w:spacing w:val="2"/>
          <w:rtl/>
        </w:rPr>
        <w:t>רבנן:</w:t>
      </w:r>
      <w:r w:rsidR="00B93B58" w:rsidRPr="00C55D32">
        <w:rPr>
          <w:spacing w:val="2"/>
          <w:rtl/>
        </w:rPr>
        <w:t xml:space="preserve"> כל התורה </w:t>
      </w:r>
      <w:r w:rsidRPr="00C55D32">
        <w:rPr>
          <w:rFonts w:hint="cs"/>
          <w:spacing w:val="2"/>
          <w:rtl/>
        </w:rPr>
        <w:t>אף אי רק בלה''ק, הך</w:t>
      </w:r>
      <w:r w:rsidR="00B93B58" w:rsidRPr="00C55D32">
        <w:rPr>
          <w:rStyle w:val="affff8"/>
          <w:spacing w:val="2"/>
          <w:rtl/>
        </w:rPr>
        <w:t xml:space="preserve"> </w:t>
      </w:r>
      <w:r w:rsidR="00B93B58" w:rsidRPr="00C55D32">
        <w:rPr>
          <w:rStyle w:val="affff8"/>
          <w:rFonts w:hint="cs"/>
          <w:spacing w:val="2"/>
          <w:rtl/>
        </w:rPr>
        <w:t>'</w:t>
      </w:r>
      <w:r w:rsidR="00B93B58" w:rsidRPr="00C55D32">
        <w:rPr>
          <w:rStyle w:val="affff8"/>
          <w:spacing w:val="2"/>
          <w:rtl/>
        </w:rPr>
        <w:t>שמע</w:t>
      </w:r>
      <w:r w:rsidR="00B93B58" w:rsidRPr="00C55D32">
        <w:rPr>
          <w:rStyle w:val="affff8"/>
          <w:rFonts w:hint="cs"/>
          <w:spacing w:val="2"/>
          <w:rtl/>
        </w:rPr>
        <w:t>'</w:t>
      </w:r>
      <w:r w:rsidR="00B93B58" w:rsidRPr="00C55D32">
        <w:rPr>
          <w:rStyle w:val="affff8"/>
          <w:spacing w:val="2"/>
          <w:rtl/>
        </w:rPr>
        <w:t xml:space="preserve"> </w:t>
      </w:r>
      <w:r w:rsidR="00B93B58" w:rsidRPr="00C55D32">
        <w:rPr>
          <w:rFonts w:hint="cs"/>
          <w:spacing w:val="2"/>
          <w:rtl/>
        </w:rPr>
        <w:t>משום דכתיב</w:t>
      </w:r>
      <w:r w:rsidR="00B93B58" w:rsidRPr="00C55D32">
        <w:rPr>
          <w:rStyle w:val="affff8"/>
          <w:rFonts w:hint="cs"/>
          <w:spacing w:val="2"/>
          <w:rtl/>
        </w:rPr>
        <w:t xml:space="preserve"> 'והיו'</w:t>
      </w:r>
      <w:r w:rsidR="00B93B58" w:rsidRPr="00C55D32">
        <w:rPr>
          <w:rStyle w:val="affff8"/>
          <w:spacing w:val="2"/>
          <w:rtl/>
        </w:rPr>
        <w:t>.</w:t>
      </w:r>
    </w:p>
    <w:p w14:paraId="0AF35F54" w14:textId="3E4A9F51" w:rsidR="007F51C9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7A93EB9A" w14:textId="77777777" w:rsidR="007F51C9" w:rsidRDefault="007F51C9">
      <w:pPr>
        <w:bidi w:val="0"/>
        <w:spacing w:after="160" w:line="259" w:lineRule="auto"/>
        <w:jc w:val="left"/>
        <w:rPr>
          <w:rFonts w:ascii="BA חניכי הישיבות" w:hAnsi="BA חניכי הישיבות" w:cs="BA חניכי הישיבות"/>
          <w:color w:val="BF8F00" w:themeColor="accent4" w:themeShade="BF"/>
          <w:rtl/>
        </w:rPr>
      </w:pPr>
      <w:r>
        <w:rPr>
          <w:rtl/>
        </w:rPr>
        <w:br w:type="page"/>
      </w:r>
    </w:p>
    <w:p w14:paraId="3A7EB680" w14:textId="77777777" w:rsidR="00B93B58" w:rsidRPr="006F178A" w:rsidRDefault="00B93B58" w:rsidP="00E4644A">
      <w:pPr>
        <w:pStyle w:val="affff5"/>
        <w:rPr>
          <w:rtl/>
        </w:rPr>
      </w:pPr>
    </w:p>
    <w:p w14:paraId="359CCFC4" w14:textId="45D31028" w:rsidR="00B93B58" w:rsidRPr="006F178A" w:rsidRDefault="00B93B58" w:rsidP="005670C9">
      <w:pPr>
        <w:pStyle w:val="afffd"/>
        <w:rPr>
          <w:rtl/>
        </w:rPr>
      </w:pPr>
      <w:ins w:id="9867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תפלה.</w:t>
      </w:r>
      <w:r w:rsidR="00CD7254">
        <w:rPr>
          <w:rFonts w:hint="cs"/>
          <w:rtl/>
        </w:rPr>
        <w:t xml:space="preserve"> בכל לשון</w:t>
      </w:r>
    </w:p>
    <w:p w14:paraId="5BDB5929" w14:textId="7B4FAE3D" w:rsidR="00B93B58" w:rsidRPr="006F178A" w:rsidRDefault="00CD7254" w:rsidP="00B93B58">
      <w:pPr>
        <w:rPr>
          <w:rtl/>
        </w:rPr>
      </w:pPr>
      <w:r>
        <w:rPr>
          <w:rFonts w:ascii="FontbitDavid" w:hAnsi="FontbitDavid" w:hint="cs"/>
          <w:rtl/>
        </w:rPr>
        <w:t>ד</w:t>
      </w:r>
      <w:r w:rsidR="00B93B58" w:rsidRPr="006F178A">
        <w:rPr>
          <w:rFonts w:ascii="FontbitDavid" w:hAnsi="FontbitDavid"/>
          <w:rtl/>
        </w:rPr>
        <w:t xml:space="preserve">רחמי היא, כל </w:t>
      </w:r>
      <w:r w:rsidR="00C55D32">
        <w:rPr>
          <w:rFonts w:ascii="FontbitDavid" w:hAnsi="FontbitDavid" w:hint="cs"/>
          <w:rtl/>
        </w:rPr>
        <w:t>איך שרוצה מתפלל.</w:t>
      </w:r>
    </w:p>
    <w:p w14:paraId="5CB11BB7" w14:textId="74AE3565" w:rsidR="00F07A5B" w:rsidRPr="00F07A5B" w:rsidRDefault="00CD7254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דר''י</w:t>
      </w:r>
      <w:r w:rsidR="00F07A5B" w:rsidRPr="00F07A5B">
        <w:rPr>
          <w:rFonts w:hint="cs"/>
          <w:rtl/>
        </w:rPr>
        <w:t>:</w:t>
      </w:r>
    </w:p>
    <w:p w14:paraId="36B358EC" w14:textId="13DB3C9D" w:rsidR="00CD7254" w:rsidRDefault="00B93B58" w:rsidP="00CD7254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לעולם אל ישאל אדם צרכיו בלשון ארמית, </w:t>
      </w:r>
      <w:r w:rsidR="00CD7254">
        <w:rPr>
          <w:rFonts w:hint="cs"/>
          <w:rtl/>
        </w:rPr>
        <w:t>ד</w:t>
      </w:r>
      <w:r w:rsidRPr="006F178A">
        <w:rPr>
          <w:rtl/>
        </w:rPr>
        <w:t xml:space="preserve">אין מלאכי השרת נזקקין לו, </w:t>
      </w:r>
      <w:r w:rsidR="00CD7254">
        <w:rPr>
          <w:rFonts w:hint="cs"/>
          <w:rtl/>
        </w:rPr>
        <w:t>שאינם</w:t>
      </w:r>
      <w:r w:rsidRPr="006F178A">
        <w:rPr>
          <w:rtl/>
        </w:rPr>
        <w:t xml:space="preserve"> מכירין בלשון ארמי! </w:t>
      </w:r>
    </w:p>
    <w:p w14:paraId="21356FCA" w14:textId="65D7DFE3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- </w:t>
      </w:r>
      <w:r w:rsidRPr="00F07A5B">
        <w:rPr>
          <w:rtl/>
        </w:rPr>
        <w:t>לא קשיא</w:t>
      </w:r>
      <w:r w:rsidR="00F07A5B" w:rsidRPr="00F07A5B">
        <w:rPr>
          <w:rtl/>
        </w:rPr>
        <w:t>:</w:t>
      </w:r>
    </w:p>
    <w:p w14:paraId="08F85443" w14:textId="11811CAA" w:rsidR="00B93B58" w:rsidRPr="006F178A" w:rsidRDefault="00B93B58" w:rsidP="00CD7254">
      <w:pPr>
        <w:spacing w:after="60"/>
        <w:rPr>
          <w:rtl/>
        </w:rPr>
      </w:pPr>
      <w:r w:rsidRPr="006F178A">
        <w:rPr>
          <w:rtl/>
        </w:rPr>
        <w:t>הא ביחיד, הא בצבור.</w:t>
      </w:r>
    </w:p>
    <w:p w14:paraId="34276A13" w14:textId="27D817A3" w:rsidR="00F07A5B" w:rsidRPr="00F07A5B" w:rsidRDefault="00CD7254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דתניא</w:t>
      </w:r>
      <w:r w:rsidR="00F07A5B" w:rsidRPr="00F07A5B">
        <w:rPr>
          <w:rFonts w:hint="cs"/>
          <w:rtl/>
        </w:rPr>
        <w:t>:</w:t>
      </w:r>
    </w:p>
    <w:p w14:paraId="39C54410" w14:textId="1A0E5D8B" w:rsidR="00B93B58" w:rsidRPr="00CD7254" w:rsidRDefault="00B93B58" w:rsidP="00B93B58">
      <w:pPr>
        <w:rPr>
          <w:rStyle w:val="afffff2"/>
          <w:rtl/>
        </w:rPr>
      </w:pPr>
      <w:r w:rsidRPr="00CD7254">
        <w:rPr>
          <w:rStyle w:val="affffc"/>
          <w:rtl/>
        </w:rPr>
        <w:t xml:space="preserve">יוחנן כהן גדול </w:t>
      </w:r>
      <w:r w:rsidRPr="006F178A">
        <w:rPr>
          <w:rtl/>
        </w:rPr>
        <w:t>שמע ב"ק מבית קדש הקדשים שהוא אומר נצחו טליא דאזלו לאגחא קרבא לאנטוכיא!</w:t>
      </w:r>
      <w:r w:rsidRPr="00CD7254">
        <w:rPr>
          <w:rStyle w:val="afffff2"/>
          <w:rtl/>
        </w:rPr>
        <w:t xml:space="preserve"> </w:t>
      </w:r>
      <w:r w:rsidRPr="00CD7254">
        <w:rPr>
          <w:rStyle w:val="afffff2"/>
          <w:rFonts w:hint="cs"/>
          <w:rtl/>
        </w:rPr>
        <w:t>[נצחו פרחי כהונה ליונים ביוה</w:t>
      </w:r>
      <w:r w:rsidRPr="00CD7254">
        <w:rPr>
          <w:rStyle w:val="afffff2"/>
          <w:rtl/>
        </w:rPr>
        <w:t>"</w:t>
      </w:r>
      <w:r w:rsidRPr="00CD7254">
        <w:rPr>
          <w:rStyle w:val="afffff2"/>
          <w:rFonts w:hint="cs"/>
          <w:rtl/>
        </w:rPr>
        <w:t>כ]</w:t>
      </w:r>
    </w:p>
    <w:p w14:paraId="5FD0FCB7" w14:textId="44A79A11" w:rsidR="00B93B58" w:rsidRPr="006F178A" w:rsidRDefault="00B93B58" w:rsidP="00B93B58">
      <w:pPr>
        <w:rPr>
          <w:rtl/>
        </w:rPr>
      </w:pPr>
      <w:r w:rsidRPr="00CD7254">
        <w:rPr>
          <w:rStyle w:val="affffc"/>
          <w:rtl/>
        </w:rPr>
        <w:t>ושוב מעשה בשמעון הצדיק,</w:t>
      </w:r>
      <w:r w:rsidRPr="006F178A">
        <w:rPr>
          <w:rtl/>
        </w:rPr>
        <w:t xml:space="preserve"> ששמע בת קול מבית קדש הקדשים שהוא אומר בטילת עבידתא דאמר שנאה </w:t>
      </w:r>
      <w:r w:rsidRPr="006F178A">
        <w:rPr>
          <w:rFonts w:hint="cs"/>
          <w:rtl/>
        </w:rPr>
        <w:t>ל</w:t>
      </w:r>
      <w:r w:rsidRPr="006F178A">
        <w:rPr>
          <w:rtl/>
        </w:rPr>
        <w:t>אייתאה על היכלא ונהרג גסקלגס</w:t>
      </w:r>
      <w:r w:rsidR="00CD7254">
        <w:rPr>
          <w:rFonts w:hint="cs"/>
          <w:rtl/>
        </w:rPr>
        <w:t xml:space="preserve"> </w:t>
      </w:r>
      <w:r w:rsidRPr="00CD7254">
        <w:rPr>
          <w:rStyle w:val="afffff2"/>
          <w:rFonts w:hint="cs"/>
          <w:rtl/>
        </w:rPr>
        <w:t>[המלך]</w:t>
      </w:r>
      <w:r w:rsidRPr="00CD7254">
        <w:rPr>
          <w:rStyle w:val="afffff2"/>
          <w:rtl/>
        </w:rPr>
        <w:t xml:space="preserve"> </w:t>
      </w:r>
      <w:r w:rsidRPr="006F178A">
        <w:rPr>
          <w:rtl/>
        </w:rPr>
        <w:t xml:space="preserve">ובטלו גזירותיו, וכתבו אותה שעה וכיוונו, ובלשון ארמי אמר! </w:t>
      </w:r>
    </w:p>
    <w:p w14:paraId="646686BF" w14:textId="008AE537" w:rsidR="00F07A5B" w:rsidRPr="00F07A5B" w:rsidRDefault="00B93B58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.</w:t>
      </w:r>
    </w:p>
    <w:p w14:paraId="6F7BEFB0" w14:textId="671D26CD" w:rsidR="00B93B58" w:rsidRPr="006F178A" w:rsidRDefault="00CD7254" w:rsidP="00CD7254">
      <w:pPr>
        <w:rPr>
          <w:rtl/>
        </w:rPr>
      </w:pPr>
      <w:r>
        <w:rPr>
          <w:rFonts w:ascii="FontbitDavid" w:hAnsi="FontbitDavid" w:hint="cs"/>
          <w:rtl/>
        </w:rPr>
        <w:t xml:space="preserve">שאני </w:t>
      </w:r>
      <w:r w:rsidR="00B93B58" w:rsidRPr="00CD7254">
        <w:rPr>
          <w:rFonts w:ascii="FontbitDavid" w:hAnsi="FontbitDavid"/>
          <w:rtl/>
        </w:rPr>
        <w:t>בת קול</w:t>
      </w:r>
      <w:r>
        <w:rPr>
          <w:rFonts w:ascii="FontbitDavid" w:hAnsi="FontbitDavid" w:hint="cs"/>
          <w:rtl/>
        </w:rPr>
        <w:t xml:space="preserve"> שבאה להשמיע</w:t>
      </w:r>
      <w:r>
        <w:rPr>
          <w:rFonts w:hint="cs"/>
          <w:rtl/>
        </w:rPr>
        <w:t>.</w:t>
      </w:r>
    </w:p>
    <w:p w14:paraId="261B6D99" w14:textId="5F120606" w:rsidR="00F07A5B" w:rsidRPr="00F07A5B" w:rsidRDefault="00CD7254" w:rsidP="00CD7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00A732C5" w14:textId="4C4C4C64" w:rsidR="00B93B58" w:rsidRPr="006F178A" w:rsidRDefault="00B93B58" w:rsidP="00B93B58">
      <w:pPr>
        <w:rPr>
          <w:rtl/>
        </w:rPr>
      </w:pPr>
      <w:r w:rsidRPr="006F178A">
        <w:rPr>
          <w:rtl/>
        </w:rPr>
        <w:t>גבריאל ה</w:t>
      </w:r>
      <w:r w:rsidR="00CD7254">
        <w:rPr>
          <w:rFonts w:hint="cs"/>
          <w:rtl/>
        </w:rPr>
        <w:t>י</w:t>
      </w:r>
      <w:r w:rsidRPr="006F178A">
        <w:rPr>
          <w:rtl/>
        </w:rPr>
        <w:t xml:space="preserve">ה, </w:t>
      </w:r>
      <w:r w:rsidRPr="00CD7254">
        <w:rPr>
          <w:rStyle w:val="affffc"/>
          <w:rtl/>
        </w:rPr>
        <w:t xml:space="preserve">דאמר מר: </w:t>
      </w:r>
      <w:r w:rsidRPr="006F178A">
        <w:rPr>
          <w:rtl/>
        </w:rPr>
        <w:t>בא גבריאל ולימדו שבעים לשון.</w:t>
      </w:r>
    </w:p>
    <w:p w14:paraId="29535E8C" w14:textId="49C6E178" w:rsidR="00B93B58" w:rsidRPr="006F178A" w:rsidRDefault="00E4644A" w:rsidP="00E4644A">
      <w:pPr>
        <w:pStyle w:val="affff5"/>
        <w:rPr>
          <w:del w:id="90160" w:author="מנוע עיצוב" w:date="2026-10-08T11:01:28Z"/>
          <w:rtl/>
        </w:rPr>
      </w:pPr>
      <w:del w:id="90159" w:author="מנוע עיצוב" w:date="2026-10-08T11:01:28Z">
        <w:r>
          <w:rPr>
            <w:rtl/>
          </w:rPr>
          <w:delText xml:space="preserve">****</w:delText>
        </w:r>
      </w:del>
    </w:p>
    <w:p w14:paraId="7E5EF66D" w14:textId="72EDDC30" w:rsidR="00B93B58" w:rsidRPr="006F178A" w:rsidRDefault="00B93B58" w:rsidP="005670C9">
      <w:pPr>
        <w:pStyle w:val="afffd"/>
        <w:rPr>
          <w:rtl/>
        </w:rPr>
      </w:pPr>
      <w:ins w:id="9868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ברכת המזון</w:t>
      </w:r>
      <w:r w:rsidR="00CD7254">
        <w:rPr>
          <w:rFonts w:hint="cs"/>
          <w:rtl/>
        </w:rPr>
        <w:t>- בכל לשון</w:t>
      </w:r>
      <w:r w:rsidRPr="006F178A">
        <w:rPr>
          <w:rtl/>
        </w:rPr>
        <w:t>.</w:t>
      </w:r>
    </w:p>
    <w:p w14:paraId="1C20A993" w14:textId="77777777" w:rsidR="00B93B58" w:rsidRPr="00C55D32" w:rsidRDefault="00B93B58" w:rsidP="00C55D32">
      <w:pPr>
        <w:spacing w:after="60"/>
        <w:rPr>
          <w:spacing w:val="2"/>
          <w:rtl/>
        </w:rPr>
      </w:pPr>
      <w:r w:rsidRPr="00C55D32">
        <w:rPr>
          <w:rStyle w:val="affff8"/>
          <w:spacing w:val="2"/>
          <w:rtl/>
        </w:rPr>
        <w:t>ד</w:t>
      </w:r>
      <w:r w:rsidRPr="00C55D32">
        <w:rPr>
          <w:rStyle w:val="affff8"/>
          <w:rFonts w:hint="cs"/>
          <w:spacing w:val="2"/>
          <w:rtl/>
        </w:rPr>
        <w:t>'</w:t>
      </w:r>
      <w:r w:rsidRPr="00C55D32">
        <w:rPr>
          <w:rStyle w:val="affff8"/>
          <w:spacing w:val="2"/>
          <w:rtl/>
        </w:rPr>
        <w:t>ואכלת ושבעת וברכת את ה' אלהיך</w:t>
      </w:r>
      <w:r w:rsidRPr="00C55D32">
        <w:rPr>
          <w:rStyle w:val="affff8"/>
          <w:rFonts w:hint="cs"/>
          <w:spacing w:val="2"/>
          <w:rtl/>
        </w:rPr>
        <w:t>'</w:t>
      </w:r>
      <w:r w:rsidRPr="00C55D32">
        <w:rPr>
          <w:rStyle w:val="affff8"/>
          <w:spacing w:val="2"/>
          <w:rtl/>
        </w:rPr>
        <w:t>,</w:t>
      </w:r>
      <w:r w:rsidRPr="00C55D32">
        <w:rPr>
          <w:rFonts w:ascii="FontbitDavid" w:hAnsi="FontbitDavid"/>
          <w:spacing w:val="2"/>
          <w:rtl/>
        </w:rPr>
        <w:t xml:space="preserve"> בכל לשון שאתה מברך.</w:t>
      </w:r>
    </w:p>
    <w:p w14:paraId="6AABEB8F" w14:textId="0EEFE010" w:rsidR="00B93B58" w:rsidRPr="006F178A" w:rsidRDefault="00B93B58" w:rsidP="005670C9">
      <w:pPr>
        <w:pStyle w:val="afffd"/>
        <w:rPr>
          <w:rtl/>
        </w:rPr>
      </w:pPr>
      <w:ins w:id="986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שבועת העדות.</w:t>
      </w:r>
      <w:r w:rsidR="00CD7254">
        <w:rPr>
          <w:rFonts w:hint="cs"/>
          <w:rtl/>
        </w:rPr>
        <w:t xml:space="preserve"> </w:t>
      </w:r>
      <w:r w:rsidR="00CD7254">
        <w:rPr>
          <w:rtl/>
        </w:rPr>
        <w:t>–</w:t>
      </w:r>
      <w:r w:rsidR="00CD7254">
        <w:rPr>
          <w:rFonts w:hint="cs"/>
          <w:rtl/>
        </w:rPr>
        <w:t xml:space="preserve"> בכל לשון</w:t>
      </w:r>
    </w:p>
    <w:p w14:paraId="6078C1C3" w14:textId="77777777" w:rsidR="00B93B58" w:rsidRPr="006F178A" w:rsidRDefault="00B93B58" w:rsidP="00C55D32">
      <w:pPr>
        <w:spacing w:after="60"/>
        <w:rPr>
          <w:rtl/>
        </w:rPr>
      </w:pP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נפש כי תחטא ושמעה קול אלה',</w:t>
      </w:r>
      <w:r w:rsidRPr="006F178A">
        <w:rPr>
          <w:rFonts w:ascii="FontbitDavid" w:hAnsi="FontbitDavid"/>
          <w:rtl/>
        </w:rPr>
        <w:t xml:space="preserve"> בכל לשון שהיא שומעת.</w:t>
      </w:r>
    </w:p>
    <w:p w14:paraId="1D6D8C1E" w14:textId="46E05786" w:rsidR="00B93B58" w:rsidRPr="006F178A" w:rsidRDefault="00B93B58" w:rsidP="005670C9">
      <w:pPr>
        <w:pStyle w:val="afffd"/>
        <w:rPr>
          <w:rtl/>
        </w:rPr>
      </w:pPr>
      <w:ins w:id="987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שבועת הפקדון.</w:t>
      </w:r>
      <w:r w:rsidR="00CD7254">
        <w:rPr>
          <w:rFonts w:hint="cs"/>
          <w:rtl/>
        </w:rPr>
        <w:t xml:space="preserve"> בכל לשון</w:t>
      </w:r>
    </w:p>
    <w:p w14:paraId="0EA5168B" w14:textId="51DDC18D" w:rsidR="00B93B58" w:rsidRPr="006F178A" w:rsidRDefault="00B93B58" w:rsidP="00C55D32">
      <w:pPr>
        <w:spacing w:after="60"/>
        <w:rPr>
          <w:rtl/>
        </w:rPr>
      </w:pPr>
      <w:r w:rsidRPr="00CD7254">
        <w:rPr>
          <w:rStyle w:val="affff8"/>
          <w:rtl/>
        </w:rPr>
        <w:t>תחטא תחטא</w:t>
      </w:r>
      <w:r w:rsidRPr="006F178A">
        <w:rPr>
          <w:rFonts w:ascii="FontbitDavid" w:hAnsi="FontbitDavid"/>
          <w:rtl/>
        </w:rPr>
        <w:t xml:space="preserve"> משבועת העדות.</w:t>
      </w:r>
    </w:p>
    <w:p w14:paraId="2A935C44" w14:textId="77777777" w:rsidR="00CD7254" w:rsidRDefault="00B93B58" w:rsidP="005670C9">
      <w:pPr>
        <w:pStyle w:val="afffd"/>
        <w:rPr>
          <w:rtl/>
        </w:rPr>
      </w:pPr>
      <w:ins w:id="9871" w:author="מספור קטעי משנה" w:date="2026-10-06T06:45:52Z">
        <w:r>
          <w:rPr>
            <w:rStyle w:val="MisparKeta"/>
          </w:rPr>
          <w:t xml:space="preserve">ב. </w:t>
        </w:r>
      </w:ins>
      <w:r w:rsidRPr="00392931">
        <w:rPr>
          <w:rtl/>
        </w:rPr>
        <w:t>ואלו נאמרין בל</w:t>
      </w:r>
      <w:r w:rsidRPr="00392931">
        <w:rPr>
          <w:rFonts w:hint="cs"/>
          <w:rtl/>
        </w:rPr>
        <w:t>ה</w:t>
      </w:r>
      <w:r w:rsidRPr="00392931">
        <w:rPr>
          <w:rtl/>
        </w:rPr>
        <w:t>"</w:t>
      </w:r>
      <w:r w:rsidRPr="00392931">
        <w:rPr>
          <w:rFonts w:hint="cs"/>
          <w:rtl/>
        </w:rPr>
        <w:t>ק</w:t>
      </w:r>
      <w:r w:rsidRPr="00392931">
        <w:rPr>
          <w:rtl/>
        </w:rPr>
        <w:t xml:space="preserve">: </w:t>
      </w:r>
    </w:p>
    <w:p w14:paraId="3EA4CC55" w14:textId="1678925B" w:rsidR="00B93B58" w:rsidRPr="009C1970" w:rsidRDefault="00B93B58" w:rsidP="005670C9">
      <w:pPr>
        <w:pStyle w:val="afffd"/>
        <w:rPr>
          <w:rtl/>
        </w:rPr>
      </w:pPr>
      <w:ins w:id="9872" w:author="מספור קטעי משנה" w:date="2026-10-06T06:45:52Z">
        <w:r>
          <w:rPr>
            <w:rStyle w:val="MisparKeta"/>
          </w:rPr>
          <w:t xml:space="preserve">ב. </w:t>
        </w:r>
      </w:ins>
      <w:r w:rsidRPr="00392931">
        <w:rPr>
          <w:rtl/>
        </w:rPr>
        <w:t xml:space="preserve">מקרא ביכורים </w:t>
      </w:r>
      <w:r w:rsidRPr="00392931">
        <w:rPr>
          <w:rFonts w:hint="cs"/>
          <w:rtl/>
        </w:rPr>
        <w:t xml:space="preserve">וכו' </w:t>
      </w:r>
      <w:r w:rsidRPr="009C1970">
        <w:rPr>
          <w:rtl/>
        </w:rPr>
        <w:t xml:space="preserve">כיצד? וענית ואמרת לפני ה' אלהיך, </w:t>
      </w:r>
    </w:p>
    <w:p w14:paraId="4C5F1E09" w14:textId="31DFF53E" w:rsidR="00B93B58" w:rsidRPr="00C55D32" w:rsidRDefault="00B93B58" w:rsidP="00B93B58">
      <w:pPr>
        <w:rPr>
          <w:spacing w:val="0"/>
          <w:rtl/>
        </w:rPr>
      </w:pPr>
      <w:r w:rsidRPr="00C55D32">
        <w:rPr>
          <w:spacing w:val="0"/>
          <w:rtl/>
        </w:rPr>
        <w:t xml:space="preserve">ולוים </w:t>
      </w:r>
      <w:r w:rsidR="00CD7254" w:rsidRPr="00C55D32">
        <w:rPr>
          <w:rFonts w:hint="cs"/>
          <w:spacing w:val="0"/>
          <w:rtl/>
        </w:rPr>
        <w:t xml:space="preserve">עצמם </w:t>
      </w:r>
      <w:r w:rsidRPr="00C55D32">
        <w:rPr>
          <w:rStyle w:val="affff8"/>
          <w:spacing w:val="0"/>
          <w:rtl/>
        </w:rPr>
        <w:t>'קול רם',</w:t>
      </w:r>
      <w:r w:rsidRPr="00C55D32">
        <w:rPr>
          <w:spacing w:val="0"/>
          <w:rtl/>
        </w:rPr>
        <w:t xml:space="preserve"> </w:t>
      </w:r>
      <w:r w:rsidRPr="00C55D32">
        <w:rPr>
          <w:rStyle w:val="affff8"/>
          <w:rFonts w:hint="eastAsia"/>
          <w:spacing w:val="0"/>
          <w:rtl/>
        </w:rPr>
        <w:t>מ</w:t>
      </w:r>
      <w:r w:rsidRPr="00C55D32">
        <w:rPr>
          <w:rStyle w:val="affff8"/>
          <w:spacing w:val="0"/>
          <w:rtl/>
        </w:rPr>
        <w:t>'משה ידבר והאלהים יעננו בקול',</w:t>
      </w:r>
      <w:r w:rsidRPr="00C55D32">
        <w:rPr>
          <w:spacing w:val="0"/>
          <w:rtl/>
        </w:rPr>
        <w:t xml:space="preserve"> </w:t>
      </w:r>
      <w:r w:rsidRPr="00C55D32">
        <w:rPr>
          <w:rFonts w:hint="eastAsia"/>
          <w:spacing w:val="0"/>
          <w:rtl/>
        </w:rPr>
        <w:t>בלה</w:t>
      </w:r>
      <w:r w:rsidRPr="00C55D32">
        <w:rPr>
          <w:spacing w:val="0"/>
          <w:rtl/>
        </w:rPr>
        <w:t>"</w:t>
      </w:r>
      <w:r w:rsidRPr="00C55D32">
        <w:rPr>
          <w:rFonts w:hint="eastAsia"/>
          <w:spacing w:val="0"/>
          <w:rtl/>
        </w:rPr>
        <w:t>ק</w:t>
      </w:r>
      <w:r w:rsidRPr="00C55D32">
        <w:rPr>
          <w:spacing w:val="0"/>
          <w:rtl/>
        </w:rPr>
        <w:t>.</w:t>
      </w:r>
    </w:p>
    <w:p w14:paraId="78101476" w14:textId="2A8E4E59" w:rsidR="00B93B58" w:rsidRPr="006F178A" w:rsidRDefault="00E4644A" w:rsidP="00E4644A">
      <w:pPr>
        <w:pStyle w:val="affff5"/>
        <w:rPr>
          <w:del w:id="90162" w:author="מנוע עיצוב" w:date="2026-10-08T11:01:28Z"/>
          <w:rtl/>
        </w:rPr>
      </w:pPr>
      <w:del w:id="90161" w:author="מנוע עיצוב" w:date="2026-10-08T11:01:28Z">
        <w:r>
          <w:rPr>
            <w:rtl/>
          </w:rPr>
          <w:delText xml:space="preserve">****</w:delText>
        </w:r>
      </w:del>
    </w:p>
    <w:p w14:paraId="1BEDE0DD" w14:textId="1F64B272" w:rsidR="00B93B58" w:rsidRPr="006F178A" w:rsidRDefault="00B93B58" w:rsidP="005670C9">
      <w:pPr>
        <w:pStyle w:val="afffd"/>
        <w:rPr>
          <w:rtl/>
        </w:rPr>
      </w:pPr>
      <w:ins w:id="9873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חליצה כיצד ו</w:t>
      </w:r>
      <w:r w:rsidRPr="006F178A">
        <w:rPr>
          <w:rFonts w:hint="cs"/>
          <w:rtl/>
        </w:rPr>
        <w:t>ענתה ואמרה וכו' מה להלן אף כאן בל</w:t>
      </w:r>
      <w:r w:rsidR="004E3D54">
        <w:rPr>
          <w:rFonts w:hint="cs"/>
          <w:rtl/>
        </w:rPr>
        <w:t>ה"ק</w:t>
      </w:r>
      <w:r w:rsidRPr="006F178A">
        <w:rPr>
          <w:rtl/>
        </w:rPr>
        <w:t>.</w:t>
      </w:r>
    </w:p>
    <w:p w14:paraId="77B42C93" w14:textId="251895DF" w:rsidR="00B93B58" w:rsidRPr="006F178A" w:rsidRDefault="004E3D54" w:rsidP="004E3D54">
      <w:pPr>
        <w:rPr>
          <w:rtl/>
        </w:rPr>
      </w:pPr>
      <w:r w:rsidRPr="004E3D54">
        <w:rPr>
          <w:rStyle w:val="affffc"/>
          <w:rFonts w:hint="cs"/>
          <w:rtl/>
        </w:rPr>
        <w:t>רבנן</w:t>
      </w:r>
      <w:r>
        <w:rPr>
          <w:rStyle w:val="affffc"/>
          <w:rFonts w:hint="cs"/>
          <w:rtl/>
        </w:rPr>
        <w:t>:</w:t>
      </w:r>
      <w:r>
        <w:rPr>
          <w:rStyle w:val="affff8"/>
          <w:rFonts w:hint="cs"/>
          <w:rtl/>
        </w:rPr>
        <w:t xml:space="preserve"> 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 xml:space="preserve">ככה' </w:t>
      </w:r>
      <w:r w:rsidR="00B93B58" w:rsidRPr="006F178A">
        <w:rPr>
          <w:rFonts w:ascii="FontbitDavid" w:hAnsi="FontbitDavid"/>
          <w:rtl/>
        </w:rPr>
        <w:t>לדבר שהוא מעשה מעכב.</w:t>
      </w:r>
      <w:r>
        <w:rPr>
          <w:rStyle w:val="affffc"/>
          <w:rFonts w:hint="cs"/>
          <w:rtl/>
        </w:rPr>
        <w:t xml:space="preserve"> </w:t>
      </w:r>
      <w:r>
        <w:rPr>
          <w:rStyle w:val="affffc"/>
          <w:rtl/>
        </w:rPr>
        <w:tab/>
      </w:r>
      <w:r w:rsidR="00B93B58" w:rsidRPr="004E3D54">
        <w:rPr>
          <w:rStyle w:val="affffc"/>
          <w:rtl/>
        </w:rPr>
        <w:t>ור</w:t>
      </w:r>
      <w:r>
        <w:rPr>
          <w:rStyle w:val="affffc"/>
          <w:rFonts w:hint="cs"/>
          <w:rtl/>
        </w:rPr>
        <w:t>''י</w:t>
      </w:r>
      <w:r w:rsidR="00B93B58" w:rsidRPr="004E3D54">
        <w:rPr>
          <w:rStyle w:val="affffc"/>
          <w:rtl/>
        </w:rPr>
        <w:t xml:space="preserve"> </w:t>
      </w:r>
      <w:r w:rsidR="00B93B58" w:rsidRPr="006F178A">
        <w:rPr>
          <w:rtl/>
        </w:rPr>
        <w:t>מכה</w:t>
      </w:r>
      <w:r w:rsidR="00B93B58" w:rsidRPr="00DC27C1">
        <w:rPr>
          <w:rStyle w:val="affff8"/>
          <w:rtl/>
        </w:rPr>
        <w:t xml:space="preserve"> 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ככה'.</w:t>
      </w:r>
    </w:p>
    <w:p w14:paraId="42F8B44E" w14:textId="7A026DAE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561EE9AE" w14:textId="05485530" w:rsidR="00B93B58" w:rsidRPr="006F178A" w:rsidRDefault="00B93B58" w:rsidP="00B93B58">
      <w:pPr>
        <w:rPr>
          <w:rtl/>
        </w:rPr>
      </w:pPr>
      <w:r w:rsidRPr="004E3D54">
        <w:rPr>
          <w:rtl/>
        </w:rPr>
        <w:t xml:space="preserve"> </w:t>
      </w:r>
      <w:r w:rsidRPr="006F178A">
        <w:rPr>
          <w:rtl/>
        </w:rPr>
        <w:t>כה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ככה' </w:t>
      </w:r>
      <w:r w:rsidRPr="006F178A">
        <w:rPr>
          <w:rtl/>
        </w:rPr>
        <w:t>לא משמע להו.</w:t>
      </w:r>
    </w:p>
    <w:p w14:paraId="7AF78FCD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לג:</w:t>
      </w:r>
    </w:p>
    <w:p w14:paraId="16387F4C" w14:textId="77777777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tl/>
        </w:rPr>
        <w:t>ו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06549247" w14:textId="5A29F212" w:rsidR="00B93B58" w:rsidRPr="006F178A" w:rsidRDefault="00B93B58" w:rsidP="004E3D54">
      <w:pPr>
        <w:rPr>
          <w:rtl/>
        </w:rPr>
      </w:pPr>
      <w:r w:rsidRPr="004E3D54">
        <w:rPr>
          <w:rStyle w:val="affff8"/>
          <w:rFonts w:hint="cs"/>
          <w:b/>
          <w:bCs/>
          <w:rtl/>
        </w:rPr>
        <w:t>'</w:t>
      </w:r>
      <w:r w:rsidRPr="004E3D54">
        <w:rPr>
          <w:rStyle w:val="affff8"/>
          <w:b/>
          <w:bCs/>
          <w:rtl/>
        </w:rPr>
        <w:t>וענתה</w:t>
      </w:r>
      <w:r w:rsidRPr="0063694C">
        <w:rPr>
          <w:rStyle w:val="affff8"/>
          <w:rtl/>
        </w:rPr>
        <w:t xml:space="preserve"> ואמרה' </w:t>
      </w:r>
      <w:r w:rsidR="004E3D54">
        <w:rPr>
          <w:rFonts w:ascii="FontbitDavid" w:hAnsi="FontbitDavid" w:hint="cs"/>
          <w:rtl/>
        </w:rPr>
        <w:t>-</w:t>
      </w:r>
      <w:r w:rsidRPr="006F178A">
        <w:rPr>
          <w:rFonts w:ascii="FontbitDavid" w:hAnsi="FontbitDavid"/>
          <w:rtl/>
        </w:rPr>
        <w:t xml:space="preserve"> </w:t>
      </w:r>
      <w:r w:rsidR="004E3D54">
        <w:rPr>
          <w:rFonts w:ascii="FontbitDavid" w:hAnsi="FontbitDavid" w:hint="cs"/>
          <w:rtl/>
        </w:rPr>
        <w:t>ד</w:t>
      </w:r>
      <w:r w:rsidRPr="006F178A">
        <w:rPr>
          <w:rFonts w:ascii="FontbitDavid" w:hAnsi="FontbitDavid"/>
          <w:rtl/>
        </w:rPr>
        <w:t xml:space="preserve">לוים </w:t>
      </w:r>
      <w:r w:rsidR="004E3D54">
        <w:rPr>
          <w:rFonts w:ascii="FontbitDavid" w:hAnsi="FontbitDavid" w:hint="cs"/>
          <w:rtl/>
        </w:rPr>
        <w:t xml:space="preserve">דבלה'ק, </w:t>
      </w:r>
      <w:r w:rsidRPr="006F178A">
        <w:rPr>
          <w:rFonts w:ascii="FontbitDavid" w:hAnsi="FontbitDavid" w:hint="cs"/>
          <w:rtl/>
        </w:rPr>
        <w:t xml:space="preserve">ולא </w:t>
      </w:r>
      <w:r w:rsidR="004E3D54" w:rsidRPr="004E3D54">
        <w:rPr>
          <w:rStyle w:val="affff8"/>
          <w:rFonts w:hint="cs"/>
          <w:rtl/>
        </w:rPr>
        <w:t>קול</w:t>
      </w:r>
      <w:r w:rsidR="004E3D54">
        <w:rPr>
          <w:rFonts w:ascii="FontbitDavid" w:hAnsi="FontbitDavid" w:hint="cs"/>
          <w:rtl/>
        </w:rPr>
        <w:t xml:space="preserve"> </w:t>
      </w:r>
      <w:r w:rsidRPr="004E3D54">
        <w:rPr>
          <w:rStyle w:val="affff8"/>
          <w:rFonts w:hint="cs"/>
          <w:rtl/>
        </w:rPr>
        <w:t>קול</w:t>
      </w:r>
      <w:r w:rsidR="004E3D54">
        <w:rPr>
          <w:rFonts w:hint="cs"/>
          <w:rtl/>
        </w:rPr>
        <w:t xml:space="preserve"> ממשה.</w:t>
      </w:r>
    </w:p>
    <w:p w14:paraId="71A95505" w14:textId="77777777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</w:t>
      </w:r>
      <w:r w:rsidRPr="00F07A5B">
        <w:rPr>
          <w:rtl/>
        </w:rPr>
        <w:t>"</w:t>
      </w:r>
      <w:r w:rsidRPr="00F07A5B">
        <w:rPr>
          <w:rFonts w:hint="cs"/>
          <w:rtl/>
        </w:rPr>
        <w:t>ה</w:t>
      </w:r>
      <w:r w:rsidR="00F07A5B" w:rsidRPr="00F07A5B">
        <w:rPr>
          <w:rtl/>
        </w:rPr>
        <w:t>:</w:t>
      </w:r>
    </w:p>
    <w:p w14:paraId="757C695C" w14:textId="10784986" w:rsidR="00B93B58" w:rsidRPr="006F178A" w:rsidRDefault="00B93B58" w:rsidP="00B93B58">
      <w:pPr>
        <w:rPr>
          <w:rtl/>
        </w:rPr>
      </w:pPr>
      <w:r w:rsidRPr="004E3D54">
        <w:rPr>
          <w:rStyle w:val="affffc"/>
          <w:rFonts w:hint="cs"/>
          <w:rtl/>
        </w:rPr>
        <w:t>ר</w:t>
      </w:r>
      <w:r w:rsidRPr="004E3D54">
        <w:rPr>
          <w:rStyle w:val="affffc"/>
          <w:rtl/>
        </w:rPr>
        <w:t>"</w:t>
      </w:r>
      <w:r w:rsidRPr="004E3D54">
        <w:rPr>
          <w:rStyle w:val="affffc"/>
          <w:rFonts w:hint="cs"/>
          <w:rtl/>
        </w:rPr>
        <w:t>י</w:t>
      </w:r>
      <w:r w:rsidRPr="004E3D54">
        <w:rPr>
          <w:rStyle w:val="affffc"/>
          <w:rtl/>
        </w:rPr>
        <w:t>:</w:t>
      </w:r>
      <w:r w:rsidRPr="006F178A">
        <w:rPr>
          <w:rtl/>
        </w:rPr>
        <w:t xml:space="preserve"> כל מקום שנא</w:t>
      </w:r>
      <w:r w:rsidR="004E3D54">
        <w:rPr>
          <w:rFonts w:hint="cs"/>
          <w:rtl/>
        </w:rPr>
        <w:t>'</w:t>
      </w:r>
      <w:r w:rsidRPr="006F178A">
        <w:rPr>
          <w:rtl/>
        </w:rPr>
        <w:t xml:space="preserve"> כה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ככה' </w:t>
      </w:r>
      <w:r w:rsidRPr="006F178A">
        <w:rPr>
          <w:rtl/>
        </w:rPr>
        <w:t xml:space="preserve">ענייה ואמירה - </w:t>
      </w:r>
      <w:r w:rsidR="004E3D54">
        <w:rPr>
          <w:rFonts w:hint="cs"/>
          <w:rtl/>
        </w:rPr>
        <w:t>רק</w:t>
      </w:r>
      <w:r w:rsidRPr="006F178A">
        <w:rPr>
          <w:rtl/>
        </w:rPr>
        <w:t xml:space="preserve"> </w:t>
      </w:r>
      <w:r w:rsidR="004E3D54">
        <w:rPr>
          <w:rFonts w:hint="cs"/>
          <w:rtl/>
        </w:rPr>
        <w:t>ב</w:t>
      </w:r>
      <w:r w:rsidRPr="006F178A">
        <w:rPr>
          <w:rtl/>
        </w:rPr>
        <w:t>לשון הקודש;</w:t>
      </w:r>
    </w:p>
    <w:p w14:paraId="40E2D7C5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'</w:t>
      </w:r>
      <w:r w:rsidRPr="004E3D54">
        <w:rPr>
          <w:rStyle w:val="affff8"/>
          <w:rtl/>
        </w:rPr>
        <w:t>כה כה תברכו,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ככה' </w:t>
      </w:r>
      <w:r w:rsidRPr="006F178A">
        <w:rPr>
          <w:rtl/>
        </w:rPr>
        <w:t>- דחליצה,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ענייה ואמירה' </w:t>
      </w:r>
      <w:r w:rsidRPr="006F178A">
        <w:rPr>
          <w:rtl/>
        </w:rPr>
        <w:t>- דלוים.</w:t>
      </w:r>
    </w:p>
    <w:p w14:paraId="597C8964" w14:textId="01FC982D" w:rsidR="00B93B58" w:rsidRPr="006F178A" w:rsidRDefault="00E4644A" w:rsidP="00E4644A">
      <w:pPr>
        <w:pStyle w:val="affff5"/>
        <w:rPr>
          <w:del w:id="90164" w:author="מנוע עיצוב" w:date="2026-10-08T11:01:28Z"/>
          <w:rtl/>
        </w:rPr>
      </w:pPr>
      <w:del w:id="90163" w:author="מנוע עיצוב" w:date="2026-10-08T11:01:28Z">
        <w:r>
          <w:rPr>
            <w:rtl/>
          </w:rPr>
          <w:delText xml:space="preserve">****</w:delText>
        </w:r>
      </w:del>
    </w:p>
    <w:p w14:paraId="19AF9F97" w14:textId="77777777" w:rsidR="00B93B58" w:rsidRPr="006F178A" w:rsidRDefault="00B93B58" w:rsidP="005670C9">
      <w:pPr>
        <w:pStyle w:val="afffd"/>
        <w:rPr>
          <w:rtl/>
        </w:rPr>
      </w:pPr>
      <w:ins w:id="9874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ברכות וקללות כיצד? כיון שעברו ישראל את הירדן כו'.</w:t>
      </w:r>
    </w:p>
    <w:p w14:paraId="257217E0" w14:textId="2B0EB7E2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18A2AAB" w14:textId="082F9BA1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הלא המה בעבר הירדן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="004E3D54">
        <w:rPr>
          <w:rFonts w:ascii="FontbitDavid" w:hAnsi="FontbitDavid"/>
          <w:rtl/>
        </w:rPr>
        <w:t>–</w:t>
      </w:r>
      <w:r w:rsidRPr="006F178A">
        <w:rPr>
          <w:rFonts w:ascii="FontbitDavid" w:hAnsi="FontbitDavid"/>
          <w:rtl/>
        </w:rPr>
        <w:t xml:space="preserve"> </w:t>
      </w:r>
      <w:r w:rsidR="004E3D54">
        <w:rPr>
          <w:rFonts w:ascii="FontbitDavid" w:hAnsi="FontbitDavid" w:hint="cs"/>
          <w:rtl/>
        </w:rPr>
        <w:t xml:space="preserve">לר''י: </w:t>
      </w:r>
      <w:r w:rsidRPr="006F178A">
        <w:rPr>
          <w:rFonts w:ascii="FontbitDavid" w:hAnsi="FontbitDavid"/>
          <w:rtl/>
        </w:rPr>
        <w:t xml:space="preserve">מעבר לירדן ואילך, </w:t>
      </w:r>
    </w:p>
    <w:p w14:paraId="2C938830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אחרי דרך מבוא השמש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מקום שחמה זורחת, </w:t>
      </w:r>
    </w:p>
    <w:p w14:paraId="32DC5768" w14:textId="5C75C296" w:rsidR="00B93B58" w:rsidRPr="00C55D32" w:rsidRDefault="00B93B58" w:rsidP="00B93B58">
      <w:pPr>
        <w:rPr>
          <w:spacing w:val="-2"/>
          <w:rtl/>
        </w:rPr>
      </w:pPr>
      <w:r w:rsidRPr="00C55D32">
        <w:rPr>
          <w:rStyle w:val="affff8"/>
          <w:rFonts w:hint="cs"/>
          <w:spacing w:val="-2"/>
          <w:rtl/>
        </w:rPr>
        <w:t>'</w:t>
      </w:r>
      <w:r w:rsidRPr="00C55D32">
        <w:rPr>
          <w:rStyle w:val="affff8"/>
          <w:spacing w:val="-2"/>
          <w:rtl/>
        </w:rPr>
        <w:t xml:space="preserve">בארץ הכנעני היושב בערבה' </w:t>
      </w:r>
      <w:r w:rsidRPr="00C55D32">
        <w:rPr>
          <w:spacing w:val="-2"/>
          <w:rtl/>
        </w:rPr>
        <w:t xml:space="preserve"> הר</w:t>
      </w:r>
      <w:r w:rsidR="00C55D32" w:rsidRPr="00C55D32">
        <w:rPr>
          <w:rFonts w:hint="cs"/>
          <w:spacing w:val="-2"/>
          <w:rtl/>
        </w:rPr>
        <w:t>י</w:t>
      </w:r>
      <w:r w:rsidRPr="00C55D32">
        <w:rPr>
          <w:spacing w:val="-2"/>
          <w:rtl/>
        </w:rPr>
        <w:t xml:space="preserve"> גריזים </w:t>
      </w:r>
      <w:r w:rsidR="00C55D32" w:rsidRPr="00C55D32">
        <w:rPr>
          <w:rFonts w:hint="cs"/>
          <w:spacing w:val="-2"/>
          <w:rtl/>
        </w:rPr>
        <w:t>ו</w:t>
      </w:r>
      <w:r w:rsidRPr="00C55D32">
        <w:rPr>
          <w:spacing w:val="-2"/>
          <w:rtl/>
        </w:rPr>
        <w:t xml:space="preserve">עיבל שיושבין בהם כותיים </w:t>
      </w:r>
    </w:p>
    <w:p w14:paraId="4A11F813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מול הגלגל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סמוך לגלגל, </w:t>
      </w:r>
    </w:p>
    <w:p w14:paraId="3A63E6D0" w14:textId="11589D3C" w:rsidR="00B93B58" w:rsidRPr="006F178A" w:rsidRDefault="00B93B58" w:rsidP="004E3D54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אצל אלוני מורה' </w:t>
      </w:r>
      <w:r w:rsidRPr="006F178A">
        <w:rPr>
          <w:rtl/>
        </w:rPr>
        <w:t xml:space="preserve">- שכם, </w:t>
      </w:r>
      <w:r w:rsidRPr="004E3D54">
        <w:rPr>
          <w:rStyle w:val="affffc"/>
          <w:rtl/>
        </w:rPr>
        <w:t>ולהלן: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ויעבר אברם בארץ עד מקום שכם עד אלון מורה',</w:t>
      </w:r>
      <w:r w:rsidRPr="006F178A">
        <w:rPr>
          <w:rtl/>
        </w:rPr>
        <w:t xml:space="preserve"> מה אלון מורה </w:t>
      </w:r>
      <w:r w:rsidR="004E3D54">
        <w:rPr>
          <w:rFonts w:hint="cs"/>
          <w:rtl/>
        </w:rPr>
        <w:t>שם</w:t>
      </w:r>
      <w:r w:rsidRPr="006F178A">
        <w:rPr>
          <w:rtl/>
        </w:rPr>
        <w:t xml:space="preserve"> שכם אף כאן שכם.</w:t>
      </w:r>
    </w:p>
    <w:p w14:paraId="28D623FE" w14:textId="77777777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 אראבר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259A8E75" w14:textId="250AC28B" w:rsidR="00B93B58" w:rsidRPr="006F178A" w:rsidRDefault="00B93B58" w:rsidP="00C55D32">
      <w:pPr>
        <w:spacing w:after="60"/>
        <w:rPr>
          <w:rtl/>
        </w:rPr>
      </w:pPr>
      <w:r w:rsidRPr="006F178A">
        <w:rPr>
          <w:rtl/>
        </w:rPr>
        <w:t>בדבר זה זייפתי ספרי כותיים,</w:t>
      </w:r>
      <w:r w:rsidRPr="004E3D54">
        <w:rPr>
          <w:rStyle w:val="affffc"/>
          <w:rtl/>
        </w:rPr>
        <w:t xml:space="preserve"> אמרתי להם: </w:t>
      </w:r>
      <w:r w:rsidRPr="006F178A">
        <w:rPr>
          <w:rtl/>
        </w:rPr>
        <w:t xml:space="preserve">זייפתם תורתכם ולא העליתם בידכם כלום, שאתם אומרים אלוני מורה שכם, אף אנו מודים </w:t>
      </w:r>
      <w:r w:rsidR="004E3D54">
        <w:rPr>
          <w:rFonts w:hint="cs"/>
          <w:rtl/>
        </w:rPr>
        <w:t xml:space="preserve">כן אבל </w:t>
      </w:r>
      <w:r w:rsidRPr="006F178A">
        <w:rPr>
          <w:rtl/>
        </w:rPr>
        <w:t>אנו למדנוה בגז"</w:t>
      </w:r>
      <w:r w:rsidRPr="006F178A">
        <w:rPr>
          <w:rFonts w:hint="cs"/>
          <w:rtl/>
        </w:rPr>
        <w:t>ש</w:t>
      </w:r>
      <w:r w:rsidRPr="006F178A">
        <w:rPr>
          <w:rtl/>
        </w:rPr>
        <w:t>, אתם במה למדת</w:t>
      </w:r>
      <w:r w:rsidR="00C55D32">
        <w:rPr>
          <w:rFonts w:hint="cs"/>
          <w:rtl/>
        </w:rPr>
        <w:t>ו</w:t>
      </w:r>
      <w:r w:rsidRPr="006F178A">
        <w:rPr>
          <w:rtl/>
        </w:rPr>
        <w:t xml:space="preserve">ם! </w:t>
      </w:r>
    </w:p>
    <w:p w14:paraId="4BF7B8BD" w14:textId="1ECB3B6C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3557F0A0" w14:textId="3A2F846A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הלא המה בעבר הירדן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סמוך לירדן, דאי מעבר הירדן ואילך, </w:t>
      </w:r>
      <w:r w:rsidR="00C55D32">
        <w:rPr>
          <w:rtl/>
        </w:rPr>
        <w:br/>
      </w:r>
      <w:r w:rsidR="00C55D32">
        <w:rPr>
          <w:rFonts w:hint="cs"/>
          <w:rtl/>
        </w:rPr>
        <w:t xml:space="preserve"> </w:t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="00C55D32">
        <w:rPr>
          <w:rtl/>
        </w:rPr>
        <w:tab/>
      </w:r>
      <w:r w:rsidRPr="006F178A">
        <w:rPr>
          <w:rtl/>
        </w:rPr>
        <w:t>הלא כתיב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והיה בעברכם את הירדן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09B706F7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אחרי דרך מבוא השמש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מקום שהחמה שוקעת, </w:t>
      </w:r>
    </w:p>
    <w:p w14:paraId="4D92E73B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בארץ הכנעני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ארץ חוי היא, </w:t>
      </w:r>
    </w:p>
    <w:p w14:paraId="19E8DA06" w14:textId="77777777" w:rsidR="004E3D54" w:rsidRDefault="00B93B58" w:rsidP="00B93B58">
      <w:pPr>
        <w:rPr>
          <w:rStyle w:val="affff8"/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היושב בערבה' </w:t>
      </w:r>
      <w:r w:rsidRPr="006F178A">
        <w:rPr>
          <w:rtl/>
        </w:rPr>
        <w:t>- והלא בין הרים וגבעות הן יושבין!</w:t>
      </w:r>
      <w:r w:rsidRPr="00DC27C1">
        <w:rPr>
          <w:rStyle w:val="affff8"/>
          <w:rtl/>
        </w:rPr>
        <w:t xml:space="preserve"> </w:t>
      </w:r>
    </w:p>
    <w:p w14:paraId="17BD9070" w14:textId="579568F8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מול הגלגל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- והלא לא ראו את הגלגל! </w:t>
      </w:r>
    </w:p>
    <w:p w14:paraId="66B50B81" w14:textId="00040EBC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5E5ACF89" w14:textId="79770984" w:rsidR="00B93B58" w:rsidRPr="004A5119" w:rsidRDefault="00B93B58" w:rsidP="00B93B58">
      <w:pPr>
        <w:rPr>
          <w:spacing w:val="2"/>
          <w:rtl/>
        </w:rPr>
      </w:pPr>
      <w:r w:rsidRPr="004A5119">
        <w:rPr>
          <w:spacing w:val="2"/>
          <w:rtl/>
        </w:rPr>
        <w:t xml:space="preserve">בא הכתוב להראות להן דרך בשניה כדרך שהראה להן בראשונה, </w:t>
      </w:r>
    </w:p>
    <w:p w14:paraId="54763945" w14:textId="77777777" w:rsidR="004E3D54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דרך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>- בדרך לכו ולא בשדות וכרמים</w:t>
      </w:r>
      <w:r w:rsidRPr="006F178A">
        <w:rPr>
          <w:rFonts w:hint="cs"/>
          <w:rtl/>
        </w:rPr>
        <w:t>'</w:t>
      </w:r>
      <w:r w:rsidRPr="006F178A">
        <w:rPr>
          <w:rtl/>
        </w:rPr>
        <w:t xml:space="preserve">, </w:t>
      </w:r>
    </w:p>
    <w:p w14:paraId="5CD8931C" w14:textId="008DA16B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היושב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>- בישוב לכו ולא במדברות,</w:t>
      </w:r>
      <w:r w:rsidRPr="006F178A">
        <w:rPr>
          <w:rFonts w:hint="cs"/>
          <w:rtl/>
        </w:rPr>
        <w:t xml:space="preserve"> </w:t>
      </w:r>
    </w:p>
    <w:p w14:paraId="7B9078ED" w14:textId="77777777" w:rsidR="00B93B58" w:rsidRDefault="00B93B58" w:rsidP="004E3D54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 xml:space="preserve">בערבה' </w:t>
      </w:r>
      <w:r w:rsidRPr="006F178A">
        <w:rPr>
          <w:rtl/>
        </w:rPr>
        <w:t>- בערבה לכו ולא בהרים וגבעות.</w:t>
      </w:r>
    </w:p>
    <w:p w14:paraId="5CB9587E" w14:textId="43DCF8E2" w:rsidR="00C55D32" w:rsidRPr="00C55D32" w:rsidRDefault="00C55D32" w:rsidP="00C55D32">
      <w:pPr>
        <w:spacing w:after="60"/>
        <w:jc w:val="center"/>
        <w:rPr>
          <w:rtl/>
        </w:rPr>
      </w:pPr>
      <w:r>
        <w:rPr>
          <w:rStyle w:val="affff8"/>
          <w:rFonts w:hint="cs"/>
          <w:rtl/>
        </w:rPr>
        <w:t>***</w:t>
      </w:r>
    </w:p>
    <w:p w14:paraId="43802F8E" w14:textId="7E20F8E9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712B0021" w14:textId="4A874C1F" w:rsidR="004E3D54" w:rsidRDefault="00B93B58" w:rsidP="006C7D1C">
      <w:pPr>
        <w:pStyle w:val="affffd"/>
        <w:rPr>
          <w:rtl/>
        </w:rPr>
      </w:pPr>
      <w:r w:rsidRPr="004E3D54">
        <w:rPr>
          <w:rtl/>
        </w:rPr>
        <w:t>כיצד עברו ישראל את הירדן?</w:t>
      </w:r>
      <w:r w:rsidRPr="006F178A">
        <w:rPr>
          <w:rtl/>
        </w:rPr>
        <w:t xml:space="preserve"> </w:t>
      </w:r>
    </w:p>
    <w:p w14:paraId="5379CFEC" w14:textId="77777777" w:rsidR="004E3D54" w:rsidRDefault="00B93B58" w:rsidP="004E3D54">
      <w:pPr>
        <w:rPr>
          <w:rStyle w:val="affffc"/>
          <w:rtl/>
        </w:rPr>
      </w:pPr>
      <w:r w:rsidRPr="00C47448">
        <w:rPr>
          <w:rFonts w:cs="BA Vilna Bold"/>
          <w:rtl/>
        </w:rPr>
        <w:t xml:space="preserve">בכל יום </w:t>
      </w:r>
      <w:r w:rsidRPr="006F178A">
        <w:rPr>
          <w:rtl/>
        </w:rPr>
        <w:t xml:space="preserve">ארון נוסע אחר שני דגלים והיום נסע תחילה, </w:t>
      </w:r>
      <w:r w:rsidRPr="004E3D54">
        <w:rPr>
          <w:rStyle w:val="affffc"/>
          <w:rtl/>
        </w:rPr>
        <w:tab/>
      </w:r>
    </w:p>
    <w:p w14:paraId="651FBEAA" w14:textId="5263A33A" w:rsidR="00B93B58" w:rsidRPr="006F178A" w:rsidRDefault="004E3D54" w:rsidP="004E3D54">
      <w:pPr>
        <w:rPr>
          <w:rtl/>
        </w:rPr>
      </w:pPr>
      <w:r>
        <w:rPr>
          <w:rStyle w:val="affffc"/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הנה ארון הברית אדון כל הארץ עובר לפניכם</w:t>
      </w:r>
      <w:r w:rsidR="00B93B58" w:rsidRPr="00DC27C1">
        <w:rPr>
          <w:rStyle w:val="affff8"/>
          <w:rFonts w:hint="cs"/>
          <w:rtl/>
        </w:rPr>
        <w:t>'</w:t>
      </w:r>
    </w:p>
    <w:p w14:paraId="1C4F2CA7" w14:textId="77777777" w:rsidR="004E3D54" w:rsidRDefault="00B93B58" w:rsidP="004E3D54">
      <w:pPr>
        <w:rPr>
          <w:rStyle w:val="affff8"/>
          <w:rtl/>
        </w:rPr>
      </w:pPr>
      <w:r w:rsidRPr="00C47448">
        <w:rPr>
          <w:rFonts w:cs="BA Vilna Bold"/>
          <w:rtl/>
        </w:rPr>
        <w:t>בכל יום</w:t>
      </w:r>
      <w:r w:rsidRPr="006F178A">
        <w:rPr>
          <w:rtl/>
        </w:rPr>
        <w:t xml:space="preserve"> לוים נשא</w:t>
      </w:r>
      <w:r w:rsidR="004E3D54">
        <w:rPr>
          <w:rFonts w:hint="cs"/>
          <w:rtl/>
        </w:rPr>
        <w:t>ו</w:t>
      </w:r>
      <w:r w:rsidRPr="006F178A">
        <w:rPr>
          <w:rtl/>
        </w:rPr>
        <w:t xml:space="preserve"> את הארון</w:t>
      </w:r>
      <w:r w:rsidR="004E3D54">
        <w:rPr>
          <w:rFonts w:hint="cs"/>
          <w:rtl/>
        </w:rPr>
        <w:t>,</w:t>
      </w:r>
      <w:r w:rsidRPr="006F178A">
        <w:rPr>
          <w:rtl/>
        </w:rPr>
        <w:t xml:space="preserve"> והיום נשאוהו כהנים, </w:t>
      </w:r>
      <w:r w:rsidRPr="00DC27C1">
        <w:rPr>
          <w:rStyle w:val="affff8"/>
          <w:rtl/>
        </w:rPr>
        <w:t xml:space="preserve"> </w:t>
      </w:r>
    </w:p>
    <w:p w14:paraId="0DE272A0" w14:textId="568DE320" w:rsidR="00B93B58" w:rsidRDefault="004E3D54" w:rsidP="00E4644A">
      <w:pPr>
        <w:jc w:val="left"/>
        <w:rPr>
          <w:rStyle w:val="affff8"/>
          <w:rtl/>
        </w:rPr>
      </w:pPr>
      <w:r>
        <w:rPr>
          <w:rStyle w:val="affff8"/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והיה כנוח כפות רגלי הכהנים נושאי ארון ה</w:t>
      </w:r>
      <w:r w:rsidR="00B93B58">
        <w:rPr>
          <w:rStyle w:val="affff8"/>
          <w:rtl/>
        </w:rPr>
        <w:t>'</w:t>
      </w:r>
      <w:r w:rsidR="00B93B58" w:rsidRPr="00DC27C1">
        <w:rPr>
          <w:rStyle w:val="affff8"/>
          <w:rtl/>
        </w:rPr>
        <w:t xml:space="preserve"> וגו'.</w:t>
      </w:r>
    </w:p>
    <w:p w14:paraId="73FCC417" w14:textId="70B38AA2" w:rsidR="00E4644A" w:rsidRPr="00E4644A" w:rsidRDefault="00E4644A" w:rsidP="00E4644A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3CE8F270" w14:textId="7D21499C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tl/>
        </w:rPr>
        <w:t>תניא</w:t>
      </w:r>
      <w:r w:rsidR="004E3D54" w:rsidRPr="00F07A5B">
        <w:rPr>
          <w:rFonts w:hint="cs"/>
          <w:rtl/>
        </w:rPr>
        <w:t xml:space="preserve"> רבי יוסי</w:t>
      </w:r>
      <w:r w:rsidR="00F07A5B" w:rsidRPr="00F07A5B">
        <w:rPr>
          <w:rtl/>
        </w:rPr>
        <w:t>:</w:t>
      </w:r>
    </w:p>
    <w:p w14:paraId="4354290F" w14:textId="27AD42D0" w:rsidR="00B93B58" w:rsidRPr="006F178A" w:rsidRDefault="00B93B58" w:rsidP="006C7D1C">
      <w:pPr>
        <w:pStyle w:val="affffd"/>
        <w:rPr>
          <w:rtl/>
        </w:rPr>
      </w:pPr>
      <w:r w:rsidRPr="006F178A">
        <w:rPr>
          <w:rtl/>
        </w:rPr>
        <w:t xml:space="preserve">בשלשה מקומות נשאו כהנים את הארון: </w:t>
      </w:r>
    </w:p>
    <w:p w14:paraId="0EB8027D" w14:textId="77777777" w:rsidR="00B93B58" w:rsidRPr="006F178A" w:rsidRDefault="00B93B58" w:rsidP="00B93B58">
      <w:pPr>
        <w:rPr>
          <w:rtl/>
        </w:rPr>
      </w:pPr>
      <w:r w:rsidRPr="004E3D54">
        <w:rPr>
          <w:rFonts w:ascii="FontbitDavid" w:hAnsi="FontbitDavid"/>
          <w:rtl/>
        </w:rPr>
        <w:t>כשעברו את הירדן, וכשהסיבו את יריחו, וכשהחזירוהו למקומו;</w:t>
      </w:r>
    </w:p>
    <w:p w14:paraId="4444275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לד.</w:t>
      </w:r>
    </w:p>
    <w:p w14:paraId="05A500DB" w14:textId="77777777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 xml:space="preserve">וכיון שניטבלו רגלי כהנים במים חזרו המים לאחוריהם, </w:t>
      </w:r>
    </w:p>
    <w:p w14:paraId="261E8E67" w14:textId="0C896099" w:rsidR="00B93B58" w:rsidRPr="006F178A" w:rsidRDefault="004E3D54" w:rsidP="00C55D32">
      <w:pPr>
        <w:spacing w:after="60"/>
        <w:rPr>
          <w:rtl/>
        </w:rPr>
      </w:pPr>
      <w:r>
        <w:rPr>
          <w:rFonts w:hint="cs"/>
          <w:rtl/>
        </w:rPr>
        <w:t>ד</w:t>
      </w:r>
      <w:r w:rsidR="00B93B58" w:rsidRPr="00DC27C1">
        <w:rPr>
          <w:rStyle w:val="affff8"/>
          <w:rtl/>
        </w:rPr>
        <w:t xml:space="preserve">'וכבוא נושאי הארון עד הירדן </w:t>
      </w:r>
      <w:r w:rsidR="00B93B58" w:rsidRPr="004E3D54">
        <w:rPr>
          <w:rStyle w:val="affff8"/>
          <w:rtl/>
        </w:rPr>
        <w:t>וגו' ויעמדו המים היורדים מלמעלה קמו נד אחד</w:t>
      </w:r>
      <w:r w:rsidR="00B93B58" w:rsidRPr="004E3D54">
        <w:rPr>
          <w:rStyle w:val="affff8"/>
          <w:rFonts w:hint="cs"/>
          <w:rtl/>
        </w:rPr>
        <w:t>'</w:t>
      </w:r>
      <w:r w:rsidR="00B93B58" w:rsidRPr="004E3D54">
        <w:rPr>
          <w:rStyle w:val="affff8"/>
          <w:rtl/>
        </w:rPr>
        <w:t xml:space="preserve">, </w:t>
      </w:r>
    </w:p>
    <w:p w14:paraId="389790A9" w14:textId="32ED6E39" w:rsidR="00F07A5B" w:rsidRPr="00F07A5B" w:rsidRDefault="00F07A5B" w:rsidP="004E3D54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D49CBC6" w14:textId="4FA99A76" w:rsidR="00B93B58" w:rsidRPr="006F178A" w:rsidRDefault="00B93B58" w:rsidP="00B93B58">
      <w:pPr>
        <w:rPr>
          <w:rtl/>
        </w:rPr>
      </w:pPr>
      <w:r w:rsidRPr="00FC1C11">
        <w:rPr>
          <w:rFonts w:cs="BA TM • Vilna Extra-Bold"/>
          <w:rtl/>
        </w:rPr>
        <w:t>וכמה גובהן של מים?</w:t>
      </w:r>
      <w:r w:rsidRPr="00C47448">
        <w:rPr>
          <w:rFonts w:cs="BA Vilna Bold"/>
          <w:rtl/>
        </w:rPr>
        <w:t xml:space="preserve"> </w:t>
      </w:r>
      <w:r w:rsidRPr="004E3D54">
        <w:rPr>
          <w:rStyle w:val="affffc"/>
          <w:rFonts w:hint="cs"/>
          <w:rtl/>
        </w:rPr>
        <w:t>ר</w:t>
      </w:r>
      <w:r w:rsidRPr="004E3D54">
        <w:rPr>
          <w:rStyle w:val="affffc"/>
          <w:rtl/>
        </w:rPr>
        <w:t>"</w:t>
      </w:r>
      <w:r w:rsidRPr="004E3D54">
        <w:rPr>
          <w:rStyle w:val="affffc"/>
          <w:rFonts w:hint="cs"/>
          <w:rtl/>
        </w:rPr>
        <w:t>י:</w:t>
      </w:r>
      <w:r w:rsidRPr="006F178A">
        <w:rPr>
          <w:rFonts w:hint="cs"/>
          <w:rtl/>
        </w:rPr>
        <w:t xml:space="preserve"> </w:t>
      </w:r>
      <w:r w:rsidR="004E3D54">
        <w:rPr>
          <w:rFonts w:hint="cs"/>
          <w:rtl/>
        </w:rPr>
        <w:t xml:space="preserve">י''ב </w:t>
      </w:r>
      <w:r w:rsidRPr="006F178A">
        <w:rPr>
          <w:rtl/>
        </w:rPr>
        <w:t xml:space="preserve">מיל על </w:t>
      </w:r>
      <w:r w:rsidR="004E3D54">
        <w:rPr>
          <w:rFonts w:hint="cs"/>
          <w:rtl/>
        </w:rPr>
        <w:t>י''ב</w:t>
      </w:r>
      <w:r w:rsidRPr="006F178A">
        <w:rPr>
          <w:rtl/>
        </w:rPr>
        <w:t xml:space="preserve"> מיל, כנגד מחנה ישראל, </w:t>
      </w:r>
    </w:p>
    <w:p w14:paraId="66FDB7F3" w14:textId="27282EA3" w:rsidR="00F07A5B" w:rsidRPr="00F07A5B" w:rsidRDefault="00B93B58" w:rsidP="004E3D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א"ל ראבר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131B5A47" w14:textId="29957D89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לדבריך: מים קלים, </w:t>
      </w:r>
      <w:r w:rsidR="004E3D54">
        <w:rPr>
          <w:rFonts w:hint="cs"/>
          <w:rtl/>
        </w:rPr>
        <w:t>א''כ</w:t>
      </w:r>
      <w:r w:rsidRPr="006F178A">
        <w:rPr>
          <w:rtl/>
        </w:rPr>
        <w:t xml:space="preserve"> באין מים ושוטפין אותן! </w:t>
      </w:r>
    </w:p>
    <w:p w14:paraId="1B630646" w14:textId="77777777" w:rsidR="00B93B58" w:rsidRPr="006F178A" w:rsidRDefault="00B93B58" w:rsidP="00B93B58">
      <w:pPr>
        <w:rPr>
          <w:rtl/>
        </w:rPr>
      </w:pPr>
      <w:r w:rsidRPr="00C55D32">
        <w:rPr>
          <w:rStyle w:val="affffc"/>
          <w:rtl/>
        </w:rPr>
        <w:lastRenderedPageBreak/>
        <w:t xml:space="preserve">אלא </w:t>
      </w:r>
      <w:r w:rsidRPr="006F178A">
        <w:rPr>
          <w:rtl/>
        </w:rPr>
        <w:t>מלמד שהיו מים נגדשין ועולין כיפין ע"</w:t>
      </w:r>
      <w:r w:rsidRPr="006F178A">
        <w:rPr>
          <w:rFonts w:hint="cs"/>
          <w:rtl/>
        </w:rPr>
        <w:t xml:space="preserve">ג </w:t>
      </w:r>
      <w:r w:rsidRPr="006F178A">
        <w:rPr>
          <w:rtl/>
        </w:rPr>
        <w:t>כיפין יתר משלש מאות מיל, עד שראו אותן כל מלכי מזרח ומע</w:t>
      </w:r>
      <w:r w:rsidRPr="006F178A">
        <w:rPr>
          <w:rFonts w:hint="cs"/>
          <w:rtl/>
        </w:rPr>
        <w:t>רב</w:t>
      </w:r>
    </w:p>
    <w:p w14:paraId="40F472E9" w14:textId="1A1034CB" w:rsidR="00B93B58" w:rsidRPr="006F178A" w:rsidRDefault="004E3D54" w:rsidP="00B93B58">
      <w:pPr>
        <w:rPr>
          <w:rtl/>
        </w:rPr>
      </w:pPr>
      <w:r>
        <w:rPr>
          <w:rFonts w:hint="cs"/>
          <w:rtl/>
        </w:rPr>
        <w:t>ד</w:t>
      </w:r>
      <w:r w:rsidR="00B93B58" w:rsidRPr="00DC27C1">
        <w:rPr>
          <w:rStyle w:val="affff8"/>
          <w:rtl/>
        </w:rPr>
        <w:t xml:space="preserve">'ויהי כשמוע כל מלכי האמורי </w:t>
      </w:r>
      <w:r>
        <w:rPr>
          <w:rStyle w:val="affff8"/>
          <w:rFonts w:hint="cs"/>
          <w:rtl/>
        </w:rPr>
        <w:t xml:space="preserve">וגו' </w:t>
      </w:r>
      <w:r w:rsidR="00B93B58" w:rsidRPr="00DC27C1">
        <w:rPr>
          <w:rStyle w:val="affff8"/>
          <w:rtl/>
        </w:rPr>
        <w:t>וכל מלכי הכנעני</w:t>
      </w:r>
      <w:r>
        <w:rPr>
          <w:rStyle w:val="affff8"/>
          <w:rFonts w:hint="cs"/>
          <w:rtl/>
        </w:rPr>
        <w:t xml:space="preserve"> וגו' </w:t>
      </w:r>
      <w:r w:rsidR="00B93B58" w:rsidRPr="00DC27C1">
        <w:rPr>
          <w:rStyle w:val="affff8"/>
          <w:rtl/>
        </w:rPr>
        <w:t>וימס לבבם ולא היה בהם עוד רוח מפני בני ישראל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.</w:t>
      </w:r>
    </w:p>
    <w:p w14:paraId="7CE9396B" w14:textId="77777777" w:rsidR="00B93B58" w:rsidRPr="006F178A" w:rsidRDefault="00B93B58" w:rsidP="00F91C91">
      <w:pPr>
        <w:pStyle w:val="affff7"/>
        <w:spacing w:after="60"/>
        <w:rPr>
          <w:rtl/>
        </w:rPr>
      </w:pPr>
      <w:r w:rsidRPr="00F91C91">
        <w:rPr>
          <w:rStyle w:val="affffc"/>
          <w:rtl/>
        </w:rPr>
        <w:t xml:space="preserve">ואף רחב הזונה אמרה לשלוחי יהושע: </w:t>
      </w:r>
      <w:r w:rsidRPr="006F178A">
        <w:rPr>
          <w:rFonts w:hint="cs"/>
          <w:rtl/>
        </w:rPr>
        <w:t>'</w:t>
      </w:r>
      <w:r>
        <w:rPr>
          <w:rStyle w:val="affff8"/>
          <w:rtl/>
          <w:rPrChange w:id="9112" w:author="מנוע פסוקים" w:date="2026-10-05T16:37:59Z">
            <w:rPr>
              <w:rtl/>
            </w:rPr>
          </w:rPrChange>
        </w:rPr>
        <w:t xml:space="preserve">כי שמענו את אשר הוביש</w:t>
      </w:r>
      <w:r>
        <w:rPr>
          <w:rStyle w:val="affff8"/>
          <w:rtl/>
          <w:rPrChange w:id="9113" w:author="מנוע פסוקים" w:date="2026-10-05T16:37:59Z">
            <w:rPr>
              <w:rtl/>
            </w:rPr>
          </w:rPrChange>
        </w:rPr>
        <w:t xml:space="preserve"> ה'</w:t>
      </w:r>
      <w:r>
        <w:rPr>
          <w:rStyle w:val="affff8"/>
          <w:rtl/>
          <w:rPrChange w:id="9114" w:author="מנוע פסוקים" w:date="2026-10-05T16:37:59Z">
            <w:rPr>
              <w:rtl/>
            </w:rPr>
          </w:rPrChange>
        </w:rPr>
        <w:t xml:space="preserve"> את מי ים סוף</w:t>
      </w:r>
      <w:r>
        <w:rPr>
          <w:rtl/>
        </w:rPr>
        <w:t xml:space="preserve"> וגו', </w:t>
      </w:r>
      <w:r w:rsidRPr="00F91C91">
        <w:rPr>
          <w:rStyle w:val="affffc"/>
          <w:rtl/>
        </w:rPr>
        <w:t>וכתיב: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ונשמע וימס לבבנו ולא קמה עוד וגו'.</w:t>
      </w:r>
    </w:p>
    <w:p w14:paraId="0594CE96" w14:textId="77C51A00" w:rsidR="00F07A5B" w:rsidRPr="00F07A5B" w:rsidRDefault="00F07A5B" w:rsidP="00F86AF1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A4CC9D7" w14:textId="2E86D48C" w:rsidR="00B93B58" w:rsidRPr="006F178A" w:rsidRDefault="00B93B58" w:rsidP="00B93B58">
      <w:pPr>
        <w:rPr>
          <w:rtl/>
        </w:rPr>
      </w:pPr>
      <w:r w:rsidRPr="00C47448">
        <w:rPr>
          <w:rFonts w:cs="BA Vilna Bold" w:hint="cs"/>
          <w:rtl/>
        </w:rPr>
        <w:t>'</w:t>
      </w:r>
      <w:r w:rsidRPr="00C47448">
        <w:rPr>
          <w:rFonts w:cs="BA Vilna Bold"/>
          <w:rtl/>
        </w:rPr>
        <w:t>עודם בירדן</w:t>
      </w:r>
      <w:r w:rsidRPr="00C47448">
        <w:rPr>
          <w:rFonts w:cs="BA Vilna Bold"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F86AF1">
        <w:rPr>
          <w:rStyle w:val="affffc"/>
          <w:rtl/>
        </w:rPr>
        <w:t>אמר להם יהושע:</w:t>
      </w:r>
      <w:r w:rsidRPr="006F178A">
        <w:rPr>
          <w:rtl/>
        </w:rPr>
        <w:t xml:space="preserve"> דעו על מה אתם עוברים את הירדן, ע</w:t>
      </w:r>
      <w:r w:rsidRPr="006F178A">
        <w:rPr>
          <w:rFonts w:hint="cs"/>
          <w:rtl/>
        </w:rPr>
        <w:t xml:space="preserve">"מ </w:t>
      </w:r>
      <w:r w:rsidRPr="006F178A">
        <w:rPr>
          <w:rtl/>
        </w:rPr>
        <w:t xml:space="preserve">שתורישו את יושבי הארץ מפניכם, </w:t>
      </w:r>
    </w:p>
    <w:p w14:paraId="74C5C19F" w14:textId="4DE77887" w:rsidR="00B93B58" w:rsidRPr="006F178A" w:rsidRDefault="00F86AF1" w:rsidP="00F86AF1">
      <w:pPr>
        <w:spacing w:after="60"/>
        <w:rPr>
          <w:rtl/>
        </w:rPr>
      </w:pPr>
      <w:r>
        <w:rPr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והורשתם את כל יושבי הארץ מפניכם וגו',</w:t>
      </w:r>
      <w:r w:rsidR="00B93B58" w:rsidRPr="00757D20">
        <w:rPr>
          <w:rtl/>
        </w:rPr>
        <w:t xml:space="preserve"> אם אתם עושין כן מוטב, ואם לאו באין מים ושוטפין אותיכם</w:t>
      </w:r>
      <w:r w:rsidR="00B93B58" w:rsidRPr="00757D20">
        <w:rPr>
          <w:rFonts w:hint="cs"/>
          <w:rtl/>
        </w:rPr>
        <w:t xml:space="preserve">'- </w:t>
      </w:r>
      <w:r w:rsidR="00B93B58" w:rsidRPr="00757D20">
        <w:rPr>
          <w:rtl/>
        </w:rPr>
        <w:t>אותי ואתכם.</w:t>
      </w:r>
    </w:p>
    <w:p w14:paraId="211A012E" w14:textId="5211576E" w:rsidR="00F07A5B" w:rsidRPr="00F07A5B" w:rsidRDefault="00F07A5B" w:rsidP="00F86AF1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DF93638" w14:textId="38C60E29" w:rsidR="00B93B58" w:rsidRPr="006F178A" w:rsidRDefault="00B93B58" w:rsidP="00F86AF1">
      <w:pPr>
        <w:spacing w:after="60"/>
        <w:rPr>
          <w:rtl/>
        </w:rPr>
      </w:pPr>
      <w:r w:rsidRPr="00C47448">
        <w:rPr>
          <w:rFonts w:cs="BA Vilna Bold"/>
          <w:rtl/>
        </w:rPr>
        <w:t>עודם בירדן,</w:t>
      </w:r>
      <w:r w:rsidRPr="006F178A">
        <w:rPr>
          <w:rtl/>
        </w:rPr>
        <w:t xml:space="preserve"> </w:t>
      </w:r>
      <w:r w:rsidRPr="00F86AF1">
        <w:rPr>
          <w:rStyle w:val="affffc"/>
          <w:rtl/>
        </w:rPr>
        <w:t xml:space="preserve">אמר להן יהושע: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הרימו לכם איש אבן אחת על שכמו למספר שבטי ישראל וגו',</w:t>
      </w:r>
      <w:r w:rsidR="00F86AF1">
        <w:rPr>
          <w:rStyle w:val="affff8"/>
          <w:rFonts w:hint="cs"/>
          <w:rtl/>
        </w:rPr>
        <w:t xml:space="preserve"> </w:t>
      </w:r>
      <w:r w:rsidRPr="00F86AF1">
        <w:rPr>
          <w:rStyle w:val="affffc"/>
          <w:rtl/>
        </w:rPr>
        <w:t xml:space="preserve">וכתיב: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למען תהיה זאת אות בקרבכם כי ישאלון בניכם מחר לאמר מה האבנים האלה לכם וגו',</w:t>
      </w:r>
      <w:r w:rsidRPr="006F178A">
        <w:rPr>
          <w:rtl/>
        </w:rPr>
        <w:t xml:space="preserve"> סימן לבנים שעברו אבות את הירדן.</w:t>
      </w:r>
    </w:p>
    <w:p w14:paraId="4B17AB05" w14:textId="77B3BE56" w:rsidR="00F07A5B" w:rsidRPr="00F07A5B" w:rsidRDefault="00F07A5B" w:rsidP="00F86AF1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CA1C8C6" w14:textId="7DAC03B8" w:rsidR="00B93B58" w:rsidRPr="006F178A" w:rsidRDefault="00B93B58" w:rsidP="00F86AF1">
      <w:pPr>
        <w:spacing w:after="60"/>
        <w:rPr>
          <w:rtl/>
        </w:rPr>
      </w:pPr>
      <w:r w:rsidRPr="00C47448">
        <w:rPr>
          <w:rFonts w:cs="BA Vilna Bold"/>
          <w:rtl/>
        </w:rPr>
        <w:t>עודם בירדן</w:t>
      </w:r>
      <w:r w:rsidRPr="006F178A">
        <w:rPr>
          <w:rtl/>
        </w:rPr>
        <w:t>,</w:t>
      </w:r>
      <w:r w:rsidRPr="00F86AF1">
        <w:rPr>
          <w:rStyle w:val="affffc"/>
          <w:rtl/>
        </w:rPr>
        <w:t xml:space="preserve"> אמר להן יהושע:</w:t>
      </w:r>
      <w:r w:rsidRPr="00F86AF1">
        <w:rPr>
          <w:rStyle w:val="affff8"/>
          <w:rtl/>
        </w:rPr>
        <w:t xml:space="preserve"> שאו לכם מזה מתוך הירדן ממצב רגלי הכהנים הכן שתים עשרה אבנים והעברתם אותם עמכם והנחתם אותם במלון אשר תלינו בו הלילה וגו'</w:t>
      </w:r>
      <w:r w:rsidRPr="006F178A">
        <w:rPr>
          <w:rtl/>
        </w:rPr>
        <w:t xml:space="preserve">, יכול בכל מלון ומלון? </w:t>
      </w:r>
      <w:r w:rsidRPr="00F86AF1">
        <w:rPr>
          <w:rStyle w:val="affffc"/>
          <w:rtl/>
        </w:rPr>
        <w:t>ת"ל: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אשר תלינו בו הלילה'.</w:t>
      </w:r>
    </w:p>
    <w:p w14:paraId="787B4CDF" w14:textId="391C10FA" w:rsidR="00F07A5B" w:rsidRPr="00F07A5B" w:rsidRDefault="00B93B58" w:rsidP="00F86AF1">
      <w:pPr>
        <w:pStyle w:val="36"/>
        <w:framePr w:wrap="notBeside"/>
        <w:rPr>
          <w:rtl/>
        </w:rPr>
      </w:pPr>
      <w:r w:rsidRPr="00F07A5B">
        <w:rPr>
          <w:rtl/>
        </w:rPr>
        <w:t>• אר"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5A04A3D" w14:textId="6608BE59" w:rsidR="00B93B58" w:rsidRPr="006F178A" w:rsidRDefault="00B93B58" w:rsidP="00DF157B">
      <w:pPr>
        <w:rPr>
          <w:rtl/>
        </w:rPr>
      </w:pPr>
      <w:r w:rsidRPr="00DF157B">
        <w:rPr>
          <w:rStyle w:val="affffc"/>
          <w:rtl/>
        </w:rPr>
        <w:t>אבא חלפתא ור</w:t>
      </w:r>
      <w:r w:rsidR="00DF157B" w:rsidRPr="00DF157B">
        <w:rPr>
          <w:rStyle w:val="affffc"/>
          <w:rFonts w:hint="cs"/>
          <w:rtl/>
        </w:rPr>
        <w:t>אב''מ וחב''ח</w:t>
      </w:r>
      <w:r w:rsidR="00DF157B">
        <w:rPr>
          <w:rFonts w:hint="cs"/>
          <w:rtl/>
        </w:rPr>
        <w:t xml:space="preserve"> </w:t>
      </w:r>
      <w:r w:rsidRPr="006F178A">
        <w:rPr>
          <w:rtl/>
        </w:rPr>
        <w:t xml:space="preserve">עמדו על אותן אבנים, ושיערום, כל אחת שקולה כארבעים סאה, וגמירי, </w:t>
      </w:r>
      <w:r w:rsidR="00DF157B">
        <w:rPr>
          <w:rFonts w:hint="cs"/>
          <w:rtl/>
        </w:rPr>
        <w:t xml:space="preserve">דמשאוי על שנים שוקל שליש, </w:t>
      </w:r>
    </w:p>
    <w:p w14:paraId="514CFF2B" w14:textId="0024E768" w:rsidR="00B93B58" w:rsidRPr="00C55D32" w:rsidRDefault="00B93B58" w:rsidP="00B93B58">
      <w:pPr>
        <w:rPr>
          <w:spacing w:val="0"/>
          <w:rtl/>
        </w:rPr>
      </w:pPr>
      <w:r w:rsidRPr="00C55D32">
        <w:rPr>
          <w:spacing w:val="0"/>
          <w:rtl/>
        </w:rPr>
        <w:t xml:space="preserve">מכאן אתה מחשב לאשכול, </w:t>
      </w:r>
      <w:r w:rsidR="00F86AF1" w:rsidRPr="00C55D32">
        <w:rPr>
          <w:rFonts w:hint="cs"/>
          <w:spacing w:val="0"/>
          <w:rtl/>
        </w:rPr>
        <w:t>ד</w:t>
      </w:r>
      <w:r w:rsidRPr="00C55D32">
        <w:rPr>
          <w:rStyle w:val="affff8"/>
          <w:rFonts w:hint="cs"/>
          <w:spacing w:val="0"/>
          <w:rtl/>
        </w:rPr>
        <w:t>'</w:t>
      </w:r>
      <w:r w:rsidRPr="00C55D32">
        <w:rPr>
          <w:rStyle w:val="affff8"/>
          <w:spacing w:val="0"/>
          <w:rtl/>
        </w:rPr>
        <w:t>וישאוהו במוט בשנים</w:t>
      </w:r>
      <w:r w:rsidRPr="00C55D32">
        <w:rPr>
          <w:rStyle w:val="affff8"/>
          <w:rFonts w:hint="cs"/>
          <w:spacing w:val="0"/>
          <w:rtl/>
        </w:rPr>
        <w:t>'</w:t>
      </w:r>
      <w:r w:rsidRPr="00C55D32">
        <w:rPr>
          <w:rFonts w:hint="cs"/>
          <w:spacing w:val="0"/>
          <w:rtl/>
        </w:rPr>
        <w:t xml:space="preserve"> -</w:t>
      </w:r>
      <w:r w:rsidRPr="00C55D32">
        <w:rPr>
          <w:spacing w:val="0"/>
          <w:rtl/>
        </w:rPr>
        <w:t xml:space="preserve"> בשני מוטות, </w:t>
      </w:r>
    </w:p>
    <w:p w14:paraId="31BBE65E" w14:textId="73A71F3E" w:rsidR="00F07A5B" w:rsidRPr="00F07A5B" w:rsidRDefault="00B93B58" w:rsidP="00F86AF1">
      <w:pPr>
        <w:pStyle w:val="36"/>
        <w:framePr w:wrap="notBeside"/>
        <w:rPr>
          <w:rtl/>
        </w:rPr>
      </w:pPr>
      <w:r w:rsidRPr="00F07A5B">
        <w:rPr>
          <w:rtl/>
        </w:rPr>
        <w:t>אר</w:t>
      </w:r>
      <w:r w:rsidRPr="00F07A5B">
        <w:rPr>
          <w:rFonts w:hint="cs"/>
          <w:rtl/>
        </w:rPr>
        <w:t>י</w:t>
      </w:r>
      <w:r w:rsidRPr="00F07A5B">
        <w:rPr>
          <w:rtl/>
        </w:rPr>
        <w:t>"</w:t>
      </w:r>
      <w:r w:rsidRPr="00F07A5B">
        <w:rPr>
          <w:rFonts w:hint="cs"/>
          <w:rtl/>
        </w:rPr>
        <w:t>צ</w:t>
      </w:r>
      <w:r w:rsidR="00F07A5B" w:rsidRPr="00F07A5B">
        <w:rPr>
          <w:rFonts w:hint="cs"/>
          <w:rtl/>
        </w:rPr>
        <w:t>:</w:t>
      </w:r>
    </w:p>
    <w:p w14:paraId="210C6E80" w14:textId="2D410079" w:rsidR="00F86AF1" w:rsidRDefault="00B93B58" w:rsidP="00B93B58">
      <w:pPr>
        <w:rPr>
          <w:rStyle w:val="affffc"/>
          <w:rtl/>
        </w:rPr>
      </w:pPr>
      <w:r w:rsidRPr="006F178A">
        <w:rPr>
          <w:rtl/>
        </w:rPr>
        <w:t xml:space="preserve">טורטני וטורטני דטורטני, הא כיצד? שמנה נשאו אשכל, אחד </w:t>
      </w:r>
      <w:r w:rsidRPr="00F86AF1">
        <w:rPr>
          <w:rtl/>
        </w:rPr>
        <w:t xml:space="preserve">נשא רימון ואחד נשא תאינה, יהושע וכלב לא נשאו כלום, </w:t>
      </w:r>
    </w:p>
    <w:p w14:paraId="11E5FBE0" w14:textId="7FAC4C9D" w:rsidR="00B93B58" w:rsidRPr="006F178A" w:rsidRDefault="00B93B58" w:rsidP="00DF157B">
      <w:pPr>
        <w:spacing w:after="60"/>
        <w:rPr>
          <w:rtl/>
        </w:rPr>
      </w:pPr>
      <w:r w:rsidRPr="00F86AF1">
        <w:rPr>
          <w:rStyle w:val="affffc"/>
          <w:rFonts w:hint="cs"/>
          <w:rtl/>
        </w:rPr>
        <w:t>א</w:t>
      </w:r>
      <w:r w:rsidR="00F86AF1" w:rsidRPr="00F86AF1">
        <w:rPr>
          <w:rStyle w:val="affffc"/>
          <w:rFonts w:hint="cs"/>
          <w:rtl/>
        </w:rPr>
        <w:t>.</w:t>
      </w:r>
      <w:r w:rsidRPr="00F86AF1">
        <w:rPr>
          <w:rtl/>
        </w:rPr>
        <w:t xml:space="preserve"> משום דחשיבי, </w:t>
      </w:r>
      <w:r w:rsidR="00F86AF1" w:rsidRPr="00F86AF1">
        <w:rPr>
          <w:rStyle w:val="affffc"/>
          <w:rFonts w:hint="cs"/>
          <w:rtl/>
        </w:rPr>
        <w:t>ב.</w:t>
      </w:r>
      <w:r w:rsidRPr="00F86AF1">
        <w:rPr>
          <w:rtl/>
        </w:rPr>
        <w:t xml:space="preserve"> שלא היו באותה עצה</w:t>
      </w:r>
      <w:r w:rsidRPr="00D454EC">
        <w:rPr>
          <w:spacing w:val="-4"/>
          <w:rtl/>
        </w:rPr>
        <w:t>.</w:t>
      </w:r>
    </w:p>
    <w:p w14:paraId="3EFC7F6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לד:</w:t>
      </w:r>
    </w:p>
    <w:p w14:paraId="51DC8F51" w14:textId="77777777" w:rsidR="00F07A5B" w:rsidRPr="00F07A5B" w:rsidRDefault="00DF157B" w:rsidP="00DF157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 ר''א ורי''נ</w:t>
      </w:r>
      <w:r w:rsidR="00F07A5B" w:rsidRPr="00F07A5B">
        <w:rPr>
          <w:rtl/>
        </w:rPr>
        <w:t>:</w:t>
      </w:r>
    </w:p>
    <w:p w14:paraId="77AFEFF3" w14:textId="108177C6" w:rsidR="00B93B58" w:rsidRPr="00DF157B" w:rsidRDefault="00DF157B" w:rsidP="00B93B58">
      <w:pPr>
        <w:rPr>
          <w:rtl/>
        </w:rPr>
      </w:pPr>
      <w:r w:rsidRPr="00DF157B">
        <w:rPr>
          <w:rStyle w:val="affffc"/>
          <w:rFonts w:hint="cs"/>
          <w:rtl/>
        </w:rPr>
        <w:t xml:space="preserve">אי </w:t>
      </w:r>
      <w:r w:rsidR="00B93B58" w:rsidRPr="00DF157B">
        <w:rPr>
          <w:rStyle w:val="affffc"/>
          <w:rtl/>
        </w:rPr>
        <w:t>לדברי ר"</w:t>
      </w:r>
      <w:r w:rsidR="00B93B58" w:rsidRPr="00DF157B">
        <w:rPr>
          <w:rStyle w:val="affffc"/>
          <w:rFonts w:hint="cs"/>
          <w:rtl/>
        </w:rPr>
        <w:t>י</w:t>
      </w:r>
      <w:r w:rsidR="00B93B58" w:rsidRPr="00DF157B">
        <w:rPr>
          <w:rStyle w:val="affffc"/>
          <w:rtl/>
        </w:rPr>
        <w:t xml:space="preserve"> </w:t>
      </w:r>
      <w:r w:rsidR="00B93B58" w:rsidRPr="00DF157B">
        <w:rPr>
          <w:rFonts w:ascii="FontbitDavid" w:hAnsi="FontbitDavid"/>
          <w:rtl/>
        </w:rPr>
        <w:t xml:space="preserve"> כחנייתן עברו, </w:t>
      </w:r>
      <w:r w:rsidRPr="00DF157B">
        <w:rPr>
          <w:rStyle w:val="affffc"/>
          <w:rFonts w:hint="cs"/>
          <w:rtl/>
        </w:rPr>
        <w:t>או כ</w:t>
      </w:r>
      <w:r w:rsidR="00B93B58" w:rsidRPr="00DF157B">
        <w:rPr>
          <w:rStyle w:val="affffc"/>
          <w:rtl/>
        </w:rPr>
        <w:t>ר</w:t>
      </w:r>
      <w:r w:rsidR="00B93B58" w:rsidRPr="00DF157B">
        <w:rPr>
          <w:rStyle w:val="affffc"/>
          <w:rFonts w:hint="cs"/>
          <w:rtl/>
        </w:rPr>
        <w:t>אבר</w:t>
      </w:r>
      <w:r w:rsidR="00B93B58" w:rsidRPr="00DF157B">
        <w:rPr>
          <w:rStyle w:val="affffc"/>
          <w:rtl/>
        </w:rPr>
        <w:t>"</w:t>
      </w:r>
      <w:r w:rsidR="00B93B58" w:rsidRPr="00DF157B">
        <w:rPr>
          <w:rStyle w:val="affffc"/>
          <w:rFonts w:hint="cs"/>
          <w:rtl/>
        </w:rPr>
        <w:t>ש</w:t>
      </w:r>
      <w:r w:rsidR="00B93B58" w:rsidRPr="00DF157B">
        <w:rPr>
          <w:rStyle w:val="affffc"/>
          <w:rtl/>
        </w:rPr>
        <w:t xml:space="preserve"> -</w:t>
      </w:r>
      <w:r w:rsidR="00B93B58" w:rsidRPr="00DF157B">
        <w:rPr>
          <w:rFonts w:ascii="FontbitDavid" w:hAnsi="FontbitDavid"/>
          <w:rtl/>
        </w:rPr>
        <w:t xml:space="preserve"> בזה אחר זה עברו, </w:t>
      </w:r>
    </w:p>
    <w:p w14:paraId="33952833" w14:textId="27560A16" w:rsidR="00B93B58" w:rsidRPr="006F178A" w:rsidRDefault="00B93B58" w:rsidP="00177BCB">
      <w:pPr>
        <w:spacing w:after="60"/>
        <w:rPr>
          <w:rtl/>
        </w:rPr>
      </w:pPr>
      <w:r w:rsidRPr="00177BCB">
        <w:rPr>
          <w:rStyle w:val="affffc"/>
          <w:rtl/>
        </w:rPr>
        <w:t>וחד אמר:</w:t>
      </w:r>
      <w:r w:rsidRPr="006F178A">
        <w:rPr>
          <w:rtl/>
        </w:rPr>
        <w:t xml:space="preserve"> </w:t>
      </w:r>
      <w:r w:rsidR="00177BCB">
        <w:rPr>
          <w:rFonts w:hint="cs"/>
          <w:rtl/>
        </w:rPr>
        <w:t xml:space="preserve">לתרוויהו </w:t>
      </w:r>
      <w:r w:rsidRPr="006F178A">
        <w:rPr>
          <w:rtl/>
        </w:rPr>
        <w:t xml:space="preserve">כחנייתן עברו, </w:t>
      </w:r>
      <w:r w:rsidR="00177BCB">
        <w:rPr>
          <w:rFonts w:hint="cs"/>
          <w:rtl/>
        </w:rPr>
        <w:t xml:space="preserve">וחלקו אם אדם קל או מים קלים. </w:t>
      </w:r>
    </w:p>
    <w:p w14:paraId="74EB58B6" w14:textId="77777777" w:rsidR="00F07A5B" w:rsidRPr="00F07A5B" w:rsidRDefault="00177BCB" w:rsidP="00177BC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ר''ל</w:t>
      </w:r>
      <w:r w:rsidR="00F07A5B" w:rsidRPr="00F07A5B">
        <w:rPr>
          <w:rtl/>
        </w:rPr>
        <w:t>:</w:t>
      </w:r>
    </w:p>
    <w:p w14:paraId="7C340E28" w14:textId="1572EC99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שלח </w:t>
      </w:r>
      <w:r w:rsidRPr="00177BCB">
        <w:rPr>
          <w:rStyle w:val="affff8"/>
          <w:b/>
          <w:bCs/>
          <w:rtl/>
        </w:rPr>
        <w:t>לך</w:t>
      </w:r>
      <w:r w:rsidRPr="00DC27C1">
        <w:rPr>
          <w:rStyle w:val="affff8"/>
          <w:rtl/>
        </w:rPr>
        <w:t xml:space="preserve"> אנשים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="00177BCB">
        <w:rPr>
          <w:rFonts w:hint="cs"/>
          <w:rtl/>
        </w:rPr>
        <w:t>-</w:t>
      </w:r>
      <w:r w:rsidRPr="006F178A">
        <w:rPr>
          <w:rtl/>
        </w:rPr>
        <w:t xml:space="preserve">מדעתך, וכי אדם זה בורר חלק רע לעצמו? </w:t>
      </w:r>
    </w:p>
    <w:p w14:paraId="7410085E" w14:textId="2266400F" w:rsidR="00B93B58" w:rsidRPr="006F178A" w:rsidRDefault="00B93B58" w:rsidP="00B93B58">
      <w:pPr>
        <w:rPr>
          <w:rtl/>
        </w:rPr>
      </w:pPr>
      <w:r w:rsidRPr="006F178A">
        <w:rPr>
          <w:rtl/>
        </w:rPr>
        <w:t>והיינו 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וייטב </w:t>
      </w:r>
      <w:r w:rsidRPr="00177BCB">
        <w:rPr>
          <w:rStyle w:val="affff8"/>
          <w:b/>
          <w:bCs/>
          <w:rtl/>
        </w:rPr>
        <w:t>בעיני</w:t>
      </w:r>
      <w:r w:rsidRPr="00DC27C1">
        <w:rPr>
          <w:rStyle w:val="affff8"/>
          <w:rtl/>
        </w:rPr>
        <w:t xml:space="preserve"> הדבר</w:t>
      </w:r>
      <w:r w:rsidRPr="00DC27C1">
        <w:rPr>
          <w:rStyle w:val="affff8"/>
          <w:rFonts w:hint="cs"/>
          <w:rtl/>
        </w:rPr>
        <w:t>'</w:t>
      </w:r>
      <w:r w:rsidRPr="006F178A">
        <w:rPr>
          <w:rtl/>
        </w:rPr>
        <w:t xml:space="preserve"> ולא בעיניו של מקום.</w:t>
      </w:r>
    </w:p>
    <w:p w14:paraId="2391B2FF" w14:textId="3C025325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61DF776" w14:textId="03B721A0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ויחפרו לנו את הארץ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177BCB">
        <w:rPr>
          <w:rStyle w:val="affffc"/>
          <w:rFonts w:hint="cs"/>
          <w:rtl/>
        </w:rPr>
        <w:t>רחב</w:t>
      </w:r>
      <w:r w:rsidRPr="00177BCB">
        <w:rPr>
          <w:rStyle w:val="affffc"/>
          <w:rtl/>
        </w:rPr>
        <w:t>"</w:t>
      </w:r>
      <w:r w:rsidRPr="00177BCB">
        <w:rPr>
          <w:rStyle w:val="affffc"/>
          <w:rFonts w:hint="cs"/>
          <w:rtl/>
        </w:rPr>
        <w:t>א</w:t>
      </w:r>
      <w:r w:rsidRPr="00177BCB">
        <w:rPr>
          <w:rStyle w:val="affffc"/>
          <w:rtl/>
        </w:rPr>
        <w:t xml:space="preserve">: </w:t>
      </w:r>
      <w:r w:rsidRPr="006F178A">
        <w:rPr>
          <w:rtl/>
        </w:rPr>
        <w:t>מרגלים לא נתכוונו אלא לבושתה של א</w:t>
      </w:r>
      <w:r w:rsidR="00177BCB">
        <w:rPr>
          <w:rFonts w:hint="cs"/>
          <w:rtl/>
        </w:rPr>
        <w:t>"י</w:t>
      </w:r>
      <w:r w:rsidRPr="006F178A">
        <w:rPr>
          <w:rtl/>
        </w:rPr>
        <w:t xml:space="preserve"> </w:t>
      </w:r>
    </w:p>
    <w:p w14:paraId="57DB858B" w14:textId="133B002E" w:rsidR="00F07A5B" w:rsidRPr="00F07A5B" w:rsidRDefault="00B93B58" w:rsidP="00177BCB">
      <w:pPr>
        <w:pStyle w:val="36"/>
        <w:framePr w:wrap="notBeside"/>
        <w:rPr>
          <w:rtl/>
        </w:rPr>
      </w:pPr>
      <w:r w:rsidRPr="00F07A5B">
        <w:rPr>
          <w:rtl/>
        </w:rPr>
        <w:t xml:space="preserve">כתיב </w:t>
      </w:r>
      <w:r w:rsidR="00C55D32" w:rsidRPr="00F07A5B">
        <w:rPr>
          <w:rFonts w:hint="cs"/>
          <w:rtl/>
        </w:rPr>
        <w:t>כאן</w:t>
      </w:r>
      <w:r w:rsidR="00F07A5B" w:rsidRPr="00F07A5B">
        <w:rPr>
          <w:rtl/>
        </w:rPr>
        <w:t>:</w:t>
      </w:r>
    </w:p>
    <w:p w14:paraId="66AB2057" w14:textId="278C9922" w:rsidR="00B93B58" w:rsidRPr="006F178A" w:rsidRDefault="00B93B58" w:rsidP="00177BCB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ויחפרו לנו את הארץ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177BCB">
        <w:rPr>
          <w:rStyle w:val="affffc"/>
          <w:rtl/>
        </w:rPr>
        <w:t>ו</w:t>
      </w:r>
      <w:r w:rsidR="00177BCB" w:rsidRPr="00177BCB">
        <w:rPr>
          <w:rStyle w:val="affffc"/>
          <w:rFonts w:hint="cs"/>
          <w:rtl/>
        </w:rPr>
        <w:t>ש</w:t>
      </w:r>
      <w:r w:rsidRPr="00177BCB">
        <w:rPr>
          <w:rStyle w:val="affffc"/>
          <w:rtl/>
        </w:rPr>
        <w:t xml:space="preserve">ם: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וחפרה הלבנה ובושה החמה וגו'.</w:t>
      </w:r>
    </w:p>
    <w:p w14:paraId="3C82C5C1" w14:textId="6DB359C4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E048578" w14:textId="1B9EF752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ואלה שמותם למטה ראובן שמוע בן זכור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177BCB">
        <w:rPr>
          <w:rStyle w:val="affffc"/>
          <w:rFonts w:hint="cs"/>
          <w:rtl/>
        </w:rPr>
        <w:t>רי</w:t>
      </w:r>
      <w:r w:rsidRPr="00177BCB">
        <w:rPr>
          <w:rStyle w:val="affffc"/>
          <w:rtl/>
        </w:rPr>
        <w:t>"</w:t>
      </w:r>
      <w:r w:rsidRPr="00177BCB">
        <w:rPr>
          <w:rStyle w:val="affffc"/>
          <w:rFonts w:hint="cs"/>
          <w:rtl/>
        </w:rPr>
        <w:t>צ</w:t>
      </w:r>
      <w:r w:rsidRPr="00177BCB">
        <w:rPr>
          <w:rStyle w:val="affffc"/>
          <w:rtl/>
        </w:rPr>
        <w:t xml:space="preserve"> </w:t>
      </w:r>
      <w:r w:rsidRPr="006F178A">
        <w:rPr>
          <w:rtl/>
        </w:rPr>
        <w:t>דבר זה מסורת בידינו מאבותינו: מרגלים על שם מעשיהם נקראו, ואנו לא עלתה בידינו אלא אחד: סתור בן מיכאל, סתור שסתר מעשיו של הקב"ה, מיכאל - שעשה עצמו מך.</w:t>
      </w:r>
    </w:p>
    <w:p w14:paraId="32BFE296" w14:textId="0151C3E8" w:rsidR="00F07A5B" w:rsidRPr="00F07A5B" w:rsidRDefault="00B93B58" w:rsidP="00177BC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:</w:t>
      </w:r>
    </w:p>
    <w:p w14:paraId="334167AE" w14:textId="7FE94318" w:rsidR="00177BCB" w:rsidRDefault="00B93B58" w:rsidP="00177BCB">
      <w:pPr>
        <w:rPr>
          <w:rStyle w:val="affff8"/>
          <w:rtl/>
        </w:rPr>
      </w:pPr>
      <w:r w:rsidRPr="00177BCB">
        <w:rPr>
          <w:rStyle w:val="affffc"/>
          <w:rtl/>
        </w:rPr>
        <w:t xml:space="preserve">אף אנו נאמר: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נחבי בן ופסי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,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נחבי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שהחביא דבריו של הק</w:t>
      </w:r>
      <w:r w:rsidRPr="006F178A">
        <w:rPr>
          <w:rFonts w:hint="cs"/>
          <w:rtl/>
        </w:rPr>
        <w:t>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>,</w:t>
      </w:r>
      <w:r w:rsidRPr="00DC27C1">
        <w:rPr>
          <w:rStyle w:val="affff8"/>
          <w:rtl/>
        </w:rPr>
        <w:t xml:space="preserve"> </w:t>
      </w:r>
    </w:p>
    <w:p w14:paraId="1E811A99" w14:textId="4FD82CF4" w:rsidR="00B93B58" w:rsidRPr="006F178A" w:rsidRDefault="00B93B58" w:rsidP="00177BCB">
      <w:pPr>
        <w:ind w:left="452" w:firstLine="113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ופסי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שפיסע על מדותיו של הקב"ה.</w:t>
      </w:r>
    </w:p>
    <w:p w14:paraId="52CA6881" w14:textId="32D3861E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B6F6A42" w14:textId="06645981" w:rsidR="00177BCB" w:rsidRDefault="00B93B58" w:rsidP="00B93B58">
      <w:pPr>
        <w:rPr>
          <w:rStyle w:val="affffc"/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ויעלו בנגב ויבא עד חברון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Fonts w:hint="cs"/>
          <w:rtl/>
        </w:rPr>
        <w:t xml:space="preserve">ולא ויבואו- </w:t>
      </w:r>
    </w:p>
    <w:p w14:paraId="4385B2E4" w14:textId="6BEA66C0" w:rsidR="00F07A5B" w:rsidRPr="00F07A5B" w:rsidRDefault="00B93B58" w:rsidP="00177BCB">
      <w:pPr>
        <w:pStyle w:val="36"/>
        <w:framePr w:wrap="notBeside"/>
        <w:rPr>
          <w:rtl/>
        </w:rPr>
      </w:pPr>
      <w:r w:rsidRPr="00F07A5B">
        <w:rPr>
          <w:rtl/>
        </w:rPr>
        <w:t>רבא</w:t>
      </w:r>
      <w:r w:rsidR="00F07A5B" w:rsidRPr="00F07A5B">
        <w:rPr>
          <w:rtl/>
        </w:rPr>
        <w:t>:</w:t>
      </w:r>
    </w:p>
    <w:p w14:paraId="59E6166E" w14:textId="3A17F102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מלמד, שפירש כלב מעצת מרגלים והלך ונשתטח על קברי אבות, </w:t>
      </w:r>
    </w:p>
    <w:p w14:paraId="6AF7524D" w14:textId="0CC56AEC" w:rsidR="00B93B58" w:rsidRPr="006F178A" w:rsidRDefault="00B93B58" w:rsidP="00B93B58">
      <w:pPr>
        <w:rPr>
          <w:rtl/>
        </w:rPr>
      </w:pPr>
      <w:r w:rsidRPr="00177BCB">
        <w:rPr>
          <w:rStyle w:val="affffc"/>
          <w:rtl/>
        </w:rPr>
        <w:t>א</w:t>
      </w:r>
      <w:r w:rsidR="00177BCB">
        <w:rPr>
          <w:rStyle w:val="affffc"/>
          <w:rFonts w:hint="cs"/>
          <w:rtl/>
        </w:rPr>
        <w:t>"ל</w:t>
      </w:r>
      <w:r w:rsidRPr="00177BCB">
        <w:rPr>
          <w:rStyle w:val="affffc"/>
          <w:rtl/>
        </w:rPr>
        <w:t>:</w:t>
      </w:r>
      <w:r w:rsidRPr="006F178A">
        <w:rPr>
          <w:rtl/>
        </w:rPr>
        <w:t xml:space="preserve"> אבותי, בקשו עלי רחמים שאנצל מעצת מרגלים.</w:t>
      </w:r>
    </w:p>
    <w:p w14:paraId="2D1D33BC" w14:textId="39548235" w:rsidR="00B93B58" w:rsidRPr="00D454EC" w:rsidRDefault="00177BCB" w:rsidP="00B93B58">
      <w:pPr>
        <w:rPr>
          <w:rtl/>
        </w:rPr>
      </w:pPr>
      <w:r>
        <w:rPr>
          <w:rFonts w:hint="cs"/>
          <w:rtl/>
        </w:rPr>
        <w:t xml:space="preserve">שעל </w:t>
      </w:r>
      <w:r w:rsidR="00B93B58" w:rsidRPr="00D454EC">
        <w:rPr>
          <w:rtl/>
        </w:rPr>
        <w:t xml:space="preserve">יהושע כבר </w:t>
      </w:r>
      <w:r>
        <w:rPr>
          <w:rFonts w:hint="cs"/>
          <w:rtl/>
        </w:rPr>
        <w:t xml:space="preserve">משה </w:t>
      </w:r>
      <w:r w:rsidR="00B93B58" w:rsidRPr="00D454EC">
        <w:rPr>
          <w:rtl/>
        </w:rPr>
        <w:t xml:space="preserve">בקש רחמים, </w:t>
      </w:r>
      <w:r>
        <w:rPr>
          <w:rFonts w:hint="cs"/>
          <w:rtl/>
        </w:rPr>
        <w:t>ד</w:t>
      </w:r>
      <w:r w:rsidR="00B93B58" w:rsidRPr="00D454EC">
        <w:rPr>
          <w:rStyle w:val="affff8"/>
          <w:rFonts w:hint="cs"/>
          <w:rtl/>
        </w:rPr>
        <w:t>'</w:t>
      </w:r>
      <w:r w:rsidR="00B93B58" w:rsidRPr="00D454EC">
        <w:rPr>
          <w:rStyle w:val="affff8"/>
          <w:rtl/>
        </w:rPr>
        <w:t>ויקרא משה להושע בן נון יהושע</w:t>
      </w:r>
      <w:r w:rsidR="00B93B58" w:rsidRPr="00D454EC">
        <w:rPr>
          <w:rStyle w:val="affff8"/>
          <w:rFonts w:hint="cs"/>
          <w:rtl/>
        </w:rPr>
        <w:t>'</w:t>
      </w:r>
      <w:r w:rsidR="00B93B58" w:rsidRPr="00D454EC">
        <w:rPr>
          <w:rStyle w:val="affff8"/>
          <w:rtl/>
        </w:rPr>
        <w:t>,</w:t>
      </w:r>
      <w:r w:rsidR="00B93B58" w:rsidRPr="00D454EC">
        <w:rPr>
          <w:rtl/>
        </w:rPr>
        <w:t xml:space="preserve"> יה יושיעך מעצת מרגלים.</w:t>
      </w:r>
    </w:p>
    <w:p w14:paraId="54566C2B" w14:textId="77777777" w:rsidR="00B93B58" w:rsidRPr="006F178A" w:rsidRDefault="00B93B58" w:rsidP="00177BCB">
      <w:pPr>
        <w:spacing w:after="60"/>
        <w:rPr>
          <w:rtl/>
        </w:rPr>
      </w:pPr>
      <w:r w:rsidRPr="00177BCB">
        <w:rPr>
          <w:rStyle w:val="affffc"/>
          <w:rtl/>
        </w:rPr>
        <w:t>והיינו</w:t>
      </w:r>
      <w:r w:rsidRPr="006F178A">
        <w:rPr>
          <w:rtl/>
        </w:rPr>
        <w:t xml:space="preserve"> </w:t>
      </w:r>
      <w:r w:rsidRPr="003215F9">
        <w:rPr>
          <w:rStyle w:val="affff8"/>
          <w:rtl/>
        </w:rPr>
        <w:t>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ועבדי כלב עקב היתה רוח אחרת עמו וגו'.</w:t>
      </w:r>
    </w:p>
    <w:p w14:paraId="7D15DDB4" w14:textId="0BED9BD9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DCED84A" w14:textId="7B2CB482" w:rsidR="00177BCB" w:rsidRDefault="00B93B58" w:rsidP="00B93B58">
      <w:pPr>
        <w:rPr>
          <w:rStyle w:val="affff8"/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ושם אחימן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מיומן שבאחיו,</w:t>
      </w:r>
      <w:r w:rsidRPr="00DC27C1">
        <w:rPr>
          <w:rStyle w:val="affff8"/>
          <w:rtl/>
        </w:rPr>
        <w:t xml:space="preserve"> </w:t>
      </w:r>
    </w:p>
    <w:p w14:paraId="1280824B" w14:textId="5F41E3D9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ששי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- שמשים את הארץ כשחתות, </w:t>
      </w:r>
    </w:p>
    <w:p w14:paraId="67133476" w14:textId="75BC8282" w:rsidR="00B93B58" w:rsidRPr="0059138D" w:rsidRDefault="00B93B58" w:rsidP="00B93B58">
      <w:pPr>
        <w:rPr>
          <w:rFonts w:cs="BA Vilna Bold"/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תלמי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שמשים את הארץ תלמים תלמים.</w:t>
      </w:r>
    </w:p>
    <w:p w14:paraId="22B3ACD5" w14:textId="0A342005" w:rsidR="00F07A5B" w:rsidRPr="00F07A5B" w:rsidRDefault="00B93B58" w:rsidP="00177BCB">
      <w:pPr>
        <w:pStyle w:val="36"/>
        <w:framePr w:wrap="notBeside"/>
        <w:rPr>
          <w:rtl/>
        </w:rPr>
      </w:pPr>
      <w:r w:rsidRPr="00F07A5B">
        <w:rPr>
          <w:rtl/>
        </w:rPr>
        <w:t>ד"א</w:t>
      </w:r>
      <w:r w:rsidR="00F07A5B" w:rsidRPr="00F07A5B">
        <w:rPr>
          <w:rtl/>
        </w:rPr>
        <w:t>:</w:t>
      </w:r>
    </w:p>
    <w:p w14:paraId="66D07C11" w14:textId="4AE7339B" w:rsidR="00B93B58" w:rsidRPr="006F178A" w:rsidRDefault="00B93B58" w:rsidP="00177BCB">
      <w:pPr>
        <w:spacing w:after="60"/>
        <w:rPr>
          <w:rtl/>
        </w:rPr>
      </w:pPr>
      <w:r w:rsidRPr="00177BCB">
        <w:rPr>
          <w:rStyle w:val="affff8"/>
          <w:rtl/>
        </w:rPr>
        <w:t xml:space="preserve">אחימן </w:t>
      </w:r>
      <w:r w:rsidRPr="006F178A">
        <w:rPr>
          <w:rtl/>
        </w:rPr>
        <w:t xml:space="preserve">בנה ענת, </w:t>
      </w:r>
      <w:r w:rsidRPr="00177BCB">
        <w:rPr>
          <w:rStyle w:val="affff8"/>
          <w:rtl/>
        </w:rPr>
        <w:t xml:space="preserve">ששי </w:t>
      </w:r>
      <w:r w:rsidRPr="006F178A">
        <w:rPr>
          <w:rtl/>
        </w:rPr>
        <w:t xml:space="preserve">בנה אלש, </w:t>
      </w:r>
      <w:r w:rsidRPr="00177BCB">
        <w:rPr>
          <w:rStyle w:val="affff8"/>
          <w:rtl/>
        </w:rPr>
        <w:t xml:space="preserve">תלמי </w:t>
      </w:r>
      <w:r w:rsidRPr="006F178A">
        <w:rPr>
          <w:rtl/>
        </w:rPr>
        <w:t>בנה תלבוש.</w:t>
      </w:r>
    </w:p>
    <w:p w14:paraId="56A809E8" w14:textId="218B5414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673472E9" w14:textId="61FA33F4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ילידי הענק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שמעניקין חמה בקומתן.</w:t>
      </w:r>
    </w:p>
    <w:p w14:paraId="5C68CDCE" w14:textId="23A66937" w:rsidR="00F07A5B" w:rsidRPr="00F07A5B" w:rsidRDefault="00F07A5B" w:rsidP="00177BCB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0E7D614E" w14:textId="0790E333" w:rsidR="00177BCB" w:rsidRPr="00177BCB" w:rsidRDefault="00B93B58" w:rsidP="00B93B58">
      <w:pPr>
        <w:rPr>
          <w:spacing w:val="2"/>
          <w:rtl/>
        </w:rPr>
      </w:pPr>
      <w:r w:rsidRPr="00177BCB">
        <w:rPr>
          <w:rStyle w:val="affff8"/>
          <w:rFonts w:hint="cs"/>
          <w:spacing w:val="2"/>
          <w:rtl/>
        </w:rPr>
        <w:t>'</w:t>
      </w:r>
      <w:r w:rsidRPr="00177BCB">
        <w:rPr>
          <w:rStyle w:val="affff8"/>
          <w:spacing w:val="2"/>
          <w:rtl/>
        </w:rPr>
        <w:t xml:space="preserve">וחברון שבע שנים </w:t>
      </w:r>
      <w:r w:rsidRPr="00177BCB">
        <w:rPr>
          <w:rStyle w:val="affff8"/>
          <w:b/>
          <w:bCs/>
          <w:spacing w:val="2"/>
          <w:rtl/>
        </w:rPr>
        <w:t>נבנתה'</w:t>
      </w:r>
      <w:r w:rsidRPr="00177BCB">
        <w:rPr>
          <w:rStyle w:val="affff8"/>
          <w:spacing w:val="2"/>
          <w:rtl/>
        </w:rPr>
        <w:t xml:space="preserve"> </w:t>
      </w:r>
      <w:r w:rsidRPr="00177BCB">
        <w:rPr>
          <w:spacing w:val="2"/>
          <w:rtl/>
        </w:rPr>
        <w:t>- מבונה</w:t>
      </w:r>
      <w:r w:rsidRPr="00177BCB">
        <w:rPr>
          <w:rStyle w:val="afffff2"/>
          <w:spacing w:val="2"/>
          <w:rtl/>
        </w:rPr>
        <w:t xml:space="preserve"> </w:t>
      </w:r>
      <w:r w:rsidR="00177BCB" w:rsidRPr="00177BCB">
        <w:rPr>
          <w:rStyle w:val="afffff2"/>
          <w:rFonts w:hint="cs"/>
          <w:spacing w:val="2"/>
          <w:rtl/>
        </w:rPr>
        <w:t>בפירות</w:t>
      </w:r>
      <w:r w:rsidR="00177BCB" w:rsidRPr="00177BCB">
        <w:rPr>
          <w:rFonts w:hint="cs"/>
          <w:spacing w:val="2"/>
          <w:rtl/>
        </w:rPr>
        <w:t xml:space="preserve"> </w:t>
      </w:r>
      <w:r w:rsidRPr="00177BCB">
        <w:rPr>
          <w:spacing w:val="2"/>
          <w:rtl/>
        </w:rPr>
        <w:t>על אחד משבעה בצוען,</w:t>
      </w:r>
    </w:p>
    <w:p w14:paraId="62295392" w14:textId="1D775041" w:rsidR="00B93B58" w:rsidRPr="00177BCB" w:rsidRDefault="00177BCB" w:rsidP="00177BCB">
      <w:pPr>
        <w:pStyle w:val="afffff1"/>
        <w:rPr>
          <w:rtl/>
        </w:rPr>
      </w:pPr>
      <w:r w:rsidRPr="00177BCB">
        <w:rPr>
          <w:rFonts w:hint="cs"/>
          <w:rtl/>
        </w:rPr>
        <w:t xml:space="preserve">שאין אדם בונה בית לבנו קטן קודם שבונה לבנו גדול </w:t>
      </w:r>
      <w:r w:rsidR="00B93B58" w:rsidRPr="00177BCB">
        <w:rPr>
          <w:rtl/>
        </w:rPr>
        <w:t xml:space="preserve"> </w:t>
      </w:r>
    </w:p>
    <w:p w14:paraId="695EE7F4" w14:textId="6EB31C31" w:rsidR="00177BCB" w:rsidRDefault="00B93B58" w:rsidP="00B93B58">
      <w:pPr>
        <w:rPr>
          <w:rtl/>
        </w:rPr>
      </w:pPr>
      <w:r w:rsidRPr="006F178A">
        <w:rPr>
          <w:rtl/>
        </w:rPr>
        <w:t xml:space="preserve">ואין לך טרשים בכל א"י יתר מחברון, </w:t>
      </w:r>
      <w:r w:rsidR="00177BCB">
        <w:rPr>
          <w:rFonts w:hint="cs"/>
          <w:rtl/>
        </w:rPr>
        <w:t>שקבורים בה נפטרים.</w:t>
      </w:r>
    </w:p>
    <w:p w14:paraId="1E565208" w14:textId="35CDE37B" w:rsidR="00177BCB" w:rsidRPr="00C55D32" w:rsidRDefault="00B93B58" w:rsidP="00B93B58">
      <w:pPr>
        <w:rPr>
          <w:spacing w:val="2"/>
          <w:rtl/>
        </w:rPr>
      </w:pPr>
      <w:r w:rsidRPr="00C55D32">
        <w:rPr>
          <w:spacing w:val="2"/>
          <w:rtl/>
        </w:rPr>
        <w:t>ואין לך מעולה בכל הארצות יתר מ</w:t>
      </w:r>
      <w:r w:rsidR="00177BCB" w:rsidRPr="00C55D32">
        <w:rPr>
          <w:rFonts w:hint="cs"/>
          <w:spacing w:val="2"/>
          <w:rtl/>
        </w:rPr>
        <w:t>מ</w:t>
      </w:r>
      <w:r w:rsidRPr="00C55D32">
        <w:rPr>
          <w:spacing w:val="2"/>
          <w:rtl/>
        </w:rPr>
        <w:t xml:space="preserve">צרים, </w:t>
      </w:r>
      <w:r w:rsidR="00177BCB" w:rsidRPr="00C55D32">
        <w:rPr>
          <w:rFonts w:hint="cs"/>
          <w:spacing w:val="2"/>
          <w:rtl/>
        </w:rPr>
        <w:t>ד</w:t>
      </w:r>
      <w:r w:rsidRPr="00C55D32">
        <w:rPr>
          <w:rStyle w:val="affff8"/>
          <w:spacing w:val="2"/>
          <w:rtl/>
        </w:rPr>
        <w:t>'כגן ה' כארץ מצרים</w:t>
      </w:r>
      <w:r w:rsidRPr="00C55D32">
        <w:rPr>
          <w:rStyle w:val="affff8"/>
          <w:rFonts w:hint="cs"/>
          <w:spacing w:val="2"/>
          <w:rtl/>
        </w:rPr>
        <w:t>'</w:t>
      </w:r>
      <w:r w:rsidRPr="00C55D32">
        <w:rPr>
          <w:rStyle w:val="affff8"/>
          <w:spacing w:val="2"/>
          <w:rtl/>
        </w:rPr>
        <w:t>,</w:t>
      </w:r>
      <w:r w:rsidRPr="00C55D32">
        <w:rPr>
          <w:spacing w:val="2"/>
          <w:rtl/>
        </w:rPr>
        <w:t xml:space="preserve"> </w:t>
      </w:r>
    </w:p>
    <w:p w14:paraId="5437B5E4" w14:textId="77777777" w:rsidR="00177BCB" w:rsidRPr="00C55D32" w:rsidRDefault="00B93B58" w:rsidP="00B93B58">
      <w:pPr>
        <w:rPr>
          <w:spacing w:val="2"/>
          <w:rtl/>
        </w:rPr>
      </w:pPr>
      <w:r w:rsidRPr="00C55D32">
        <w:rPr>
          <w:spacing w:val="2"/>
          <w:rtl/>
        </w:rPr>
        <w:t xml:space="preserve">ואין לך מעולה בכל ארץ מצרים יתר מצוען, </w:t>
      </w:r>
      <w:r w:rsidRPr="00C55D32">
        <w:rPr>
          <w:rStyle w:val="affff8"/>
          <w:spacing w:val="2"/>
          <w:rtl/>
        </w:rPr>
        <w:t>ד</w:t>
      </w:r>
      <w:r w:rsidRPr="00C55D32">
        <w:rPr>
          <w:rStyle w:val="affff8"/>
          <w:rFonts w:hint="cs"/>
          <w:spacing w:val="2"/>
          <w:rtl/>
        </w:rPr>
        <w:t>'</w:t>
      </w:r>
      <w:r w:rsidRPr="00C55D32">
        <w:rPr>
          <w:rStyle w:val="affff8"/>
          <w:spacing w:val="2"/>
          <w:rtl/>
        </w:rPr>
        <w:t>כי היו בצוען שריו</w:t>
      </w:r>
      <w:r w:rsidRPr="00C55D32">
        <w:rPr>
          <w:rStyle w:val="affff8"/>
          <w:rFonts w:hint="cs"/>
          <w:spacing w:val="2"/>
          <w:rtl/>
        </w:rPr>
        <w:t>'</w:t>
      </w:r>
      <w:r w:rsidRPr="00C55D32">
        <w:rPr>
          <w:rStyle w:val="affff8"/>
          <w:spacing w:val="2"/>
          <w:rtl/>
        </w:rPr>
        <w:t>,</w:t>
      </w:r>
      <w:r w:rsidRPr="00C55D32">
        <w:rPr>
          <w:spacing w:val="2"/>
          <w:rtl/>
        </w:rPr>
        <w:t xml:space="preserve"> </w:t>
      </w:r>
    </w:p>
    <w:p w14:paraId="6677FCB3" w14:textId="4496473D" w:rsidR="00B93B58" w:rsidRPr="006F178A" w:rsidRDefault="00B93B58" w:rsidP="00B93B58">
      <w:pPr>
        <w:rPr>
          <w:rtl/>
        </w:rPr>
      </w:pPr>
      <w:r w:rsidRPr="006F178A">
        <w:rPr>
          <w:rtl/>
        </w:rPr>
        <w:t>ואפ</w:t>
      </w:r>
      <w:r w:rsidR="00177BCB">
        <w:rPr>
          <w:rFonts w:hint="cs"/>
          <w:rtl/>
        </w:rPr>
        <w:t xml:space="preserve">"ה </w:t>
      </w:r>
      <w:r w:rsidRPr="006F178A">
        <w:rPr>
          <w:rtl/>
        </w:rPr>
        <w:t>חברון מבונה אחד משבעה בצוען.</w:t>
      </w:r>
    </w:p>
    <w:p w14:paraId="2426581D" w14:textId="77777777" w:rsidR="00B93B58" w:rsidRPr="006F178A" w:rsidRDefault="00B93B58" w:rsidP="00177BCB">
      <w:pPr>
        <w:spacing w:after="60"/>
        <w:rPr>
          <w:rtl/>
        </w:rPr>
      </w:pPr>
      <w:r w:rsidRPr="006F178A">
        <w:rPr>
          <w:rFonts w:ascii="FontbitDavid" w:hAnsi="FontbitDavid"/>
          <w:rtl/>
        </w:rPr>
        <w:t xml:space="preserve">וחברון טרשים </w:t>
      </w:r>
      <w:r w:rsidRPr="006F178A">
        <w:rPr>
          <w:rFonts w:ascii="FontbitDavid" w:hAnsi="FontbitDavid" w:hint="cs"/>
          <w:rtl/>
        </w:rPr>
        <w:t xml:space="preserve">היא </w:t>
      </w: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ויהי מקץ ארבעים שנה ויאמר אבשלום אל המלך אלכה נא וגו',</w:t>
      </w:r>
      <w:r w:rsidRPr="006F178A">
        <w:rPr>
          <w:rFonts w:ascii="FontbitDavid" w:hAnsi="FontbitDavid"/>
          <w:rtl/>
        </w:rPr>
        <w:t xml:space="preserve"> </w:t>
      </w:r>
    </w:p>
    <w:p w14:paraId="574B3368" w14:textId="4F0F7998" w:rsidR="00F07A5B" w:rsidRPr="00F07A5B" w:rsidRDefault="00B93B58" w:rsidP="00F1775D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א מרב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6E0F1864" w14:textId="3BAC2D1B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שהלך להביא כבשים מחברון, </w:t>
      </w:r>
      <w:r w:rsidRPr="00F1775D">
        <w:rPr>
          <w:rStyle w:val="affffc"/>
          <w:rtl/>
        </w:rPr>
        <w:t xml:space="preserve">ותניא: </w:t>
      </w:r>
      <w:r w:rsidRPr="006F178A">
        <w:rPr>
          <w:rtl/>
        </w:rPr>
        <w:t>אילים ממואב, כבשים מחברון! מינה, איידי דקלישא ארעא, עבדה רעיא ושמן קניינא.</w:t>
      </w:r>
    </w:p>
    <w:p w14:paraId="54279596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לה.</w:t>
      </w:r>
    </w:p>
    <w:p w14:paraId="4BC13F9C" w14:textId="0A0AD079" w:rsidR="00F07A5B" w:rsidRPr="00F07A5B" w:rsidRDefault="00F1775D" w:rsidP="00F1775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מרשב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י</w:t>
      </w:r>
      <w:r w:rsidR="00F07A5B" w:rsidRPr="00F07A5B">
        <w:rPr>
          <w:rtl/>
        </w:rPr>
        <w:t>:</w:t>
      </w:r>
    </w:p>
    <w:p w14:paraId="6405FADB" w14:textId="7B000B5F" w:rsidR="00EA77AE" w:rsidRDefault="00B93B58" w:rsidP="00011759">
      <w:pPr>
        <w:rPr>
          <w:spacing w:val="0"/>
          <w:rtl/>
        </w:rPr>
      </w:pPr>
      <w:r w:rsidRPr="00C55D32">
        <w:rPr>
          <w:rStyle w:val="affff8"/>
          <w:rFonts w:hint="cs"/>
          <w:spacing w:val="0"/>
          <w:rtl/>
        </w:rPr>
        <w:t>'</w:t>
      </w:r>
      <w:r w:rsidRPr="00C55D32">
        <w:rPr>
          <w:rStyle w:val="affff8"/>
          <w:spacing w:val="0"/>
          <w:rtl/>
        </w:rPr>
        <w:t>וישובו מתור הארץ</w:t>
      </w:r>
      <w:r w:rsidRPr="00C55D32">
        <w:rPr>
          <w:rStyle w:val="affff8"/>
          <w:rFonts w:hint="cs"/>
          <w:spacing w:val="0"/>
          <w:rtl/>
        </w:rPr>
        <w:t xml:space="preserve"> </w:t>
      </w:r>
      <w:r w:rsidRPr="00C55D32">
        <w:rPr>
          <w:rStyle w:val="affff8"/>
          <w:spacing w:val="0"/>
          <w:rtl/>
        </w:rPr>
        <w:t>וילכו ויבאו</w:t>
      </w:r>
      <w:r w:rsidRPr="00C55D32">
        <w:rPr>
          <w:rStyle w:val="affff8"/>
          <w:rFonts w:hint="cs"/>
          <w:spacing w:val="0"/>
          <w:rtl/>
        </w:rPr>
        <w:t>'</w:t>
      </w:r>
      <w:r w:rsidRPr="00C55D32">
        <w:rPr>
          <w:spacing w:val="0"/>
          <w:rtl/>
        </w:rPr>
        <w:t xml:space="preserve"> </w:t>
      </w:r>
      <w:r w:rsidR="00F1775D" w:rsidRPr="00C55D32">
        <w:rPr>
          <w:rFonts w:hint="cs"/>
          <w:spacing w:val="0"/>
          <w:rtl/>
        </w:rPr>
        <w:t>מ</w:t>
      </w:r>
      <w:r w:rsidRPr="00C55D32">
        <w:rPr>
          <w:spacing w:val="0"/>
          <w:rtl/>
        </w:rPr>
        <w:t xml:space="preserve">קיש הליכה לביאה </w:t>
      </w:r>
      <w:r w:rsidR="004A5119" w:rsidRPr="00C55D32">
        <w:rPr>
          <w:rFonts w:hint="cs"/>
          <w:spacing w:val="0"/>
          <w:rtl/>
        </w:rPr>
        <w:t>ד</w:t>
      </w:r>
      <w:r w:rsidRPr="00C55D32">
        <w:rPr>
          <w:spacing w:val="0"/>
          <w:rtl/>
        </w:rPr>
        <w:t>בעצה רעה.</w:t>
      </w:r>
    </w:p>
    <w:p w14:paraId="007BECBF" w14:textId="401A3C3E" w:rsidR="00F07A5B" w:rsidRPr="00F07A5B" w:rsidRDefault="00F07A5B" w:rsidP="00F1775D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B2E9E8E" w14:textId="4FB22680" w:rsidR="00B93B58" w:rsidRPr="006F178A" w:rsidRDefault="00B93B58" w:rsidP="00B93B58">
      <w:pPr>
        <w:rPr>
          <w:rtl/>
        </w:rPr>
      </w:pPr>
      <w:bookmarkStart w:id="8" w:name="_Hlk133995849"/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ויספרו לו ויאמרו באנו וגו',</w:t>
      </w:r>
      <w:r w:rsidRPr="006F178A">
        <w:rPr>
          <w:rtl/>
        </w:rPr>
        <w:t xml:space="preserve"> </w:t>
      </w:r>
      <w:r w:rsidRPr="004A5119">
        <w:rPr>
          <w:rStyle w:val="affffc"/>
          <w:rtl/>
        </w:rPr>
        <w:t xml:space="preserve">וכתיב: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אפס כי עז העם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</w:p>
    <w:p w14:paraId="0E74BF7F" w14:textId="1A0721F4" w:rsidR="00F07A5B" w:rsidRPr="00F07A5B" w:rsidRDefault="00B93B58" w:rsidP="00F1775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Pr="00F07A5B">
        <w:rPr>
          <w:rtl/>
        </w:rPr>
        <w:t xml:space="preserve"> מר"מ</w:t>
      </w:r>
      <w:r w:rsidR="00F07A5B" w:rsidRPr="00F07A5B">
        <w:rPr>
          <w:rtl/>
        </w:rPr>
        <w:t>:</w:t>
      </w:r>
    </w:p>
    <w:p w14:paraId="3685724C" w14:textId="2D36129C" w:rsidR="00B93B58" w:rsidRPr="006F178A" w:rsidRDefault="00B93B58" w:rsidP="00F1775D">
      <w:pPr>
        <w:spacing w:after="60"/>
        <w:rPr>
          <w:rtl/>
        </w:rPr>
      </w:pPr>
      <w:r w:rsidRPr="006F178A">
        <w:rPr>
          <w:rtl/>
        </w:rPr>
        <w:t>כל ל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ר שאין בו</w:t>
      </w:r>
      <w:r w:rsidRPr="006F178A">
        <w:rPr>
          <w:rtl/>
        </w:rPr>
        <w:t xml:space="preserve"> דבר אמת בתחילתו - אין מתקיים בסופו.</w:t>
      </w:r>
    </w:p>
    <w:p w14:paraId="36A01434" w14:textId="1D4FD5B8" w:rsidR="00F07A5B" w:rsidRPr="00F07A5B" w:rsidRDefault="004A5119" w:rsidP="00F1775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רבה</w:t>
      </w:r>
      <w:r w:rsidR="00F07A5B" w:rsidRPr="00F07A5B">
        <w:rPr>
          <w:rFonts w:hint="cs"/>
          <w:rtl/>
        </w:rPr>
        <w:t>:</w:t>
      </w:r>
    </w:p>
    <w:p w14:paraId="3630A09C" w14:textId="2FE31B6E" w:rsidR="00452030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ויהס כלב את העם אל משה' </w:t>
      </w:r>
      <w:r w:rsidR="004A5119">
        <w:rPr>
          <w:rFonts w:hint="cs"/>
          <w:rtl/>
        </w:rPr>
        <w:t xml:space="preserve">- </w:t>
      </w:r>
      <w:r>
        <w:rPr>
          <w:rtl/>
        </w:rPr>
        <w:t xml:space="preserve">שהסיתן בדברים, </w:t>
      </w:r>
    </w:p>
    <w:p w14:paraId="79A868F0" w14:textId="0878D558" w:rsidR="004A5119" w:rsidRDefault="00452030" w:rsidP="00B93B58">
      <w:pPr>
        <w:rPr>
          <w:rStyle w:val="affffc"/>
          <w:rtl/>
        </w:rPr>
      </w:pPr>
      <w:r>
        <w:rPr>
          <w:rFonts w:hint="cs"/>
          <w:rtl/>
        </w:rPr>
        <w:t xml:space="preserve">שבתחילה </w:t>
      </w:r>
      <w:r w:rsidR="00B93B58">
        <w:rPr>
          <w:rtl/>
        </w:rPr>
        <w:t xml:space="preserve">פתח יהושע </w:t>
      </w:r>
      <w:r w:rsidRPr="00452030">
        <w:rPr>
          <w:rFonts w:hint="cs"/>
          <w:rtl/>
        </w:rPr>
        <w:t>והשתיקוהו:</w:t>
      </w:r>
      <w:r>
        <w:rPr>
          <w:rStyle w:val="affffc"/>
          <w:rFonts w:hint="cs"/>
          <w:rtl/>
        </w:rPr>
        <w:t xml:space="preserve"> </w:t>
      </w:r>
      <w:r w:rsidR="004A5119">
        <w:rPr>
          <w:rFonts w:hint="cs"/>
          <w:rtl/>
        </w:rPr>
        <w:t>מי שראשו קטוע</w:t>
      </w:r>
      <w:r>
        <w:rPr>
          <w:rFonts w:hint="cs"/>
          <w:rtl/>
        </w:rPr>
        <w:t xml:space="preserve"> </w:t>
      </w:r>
      <w:r w:rsidRPr="00452030">
        <w:rPr>
          <w:rStyle w:val="afffff2"/>
          <w:rFonts w:hint="cs"/>
          <w:rtl/>
        </w:rPr>
        <w:t>ערירי</w:t>
      </w:r>
      <w:r w:rsidR="004A5119">
        <w:rPr>
          <w:rFonts w:hint="cs"/>
          <w:rtl/>
        </w:rPr>
        <w:t xml:space="preserve"> ידבר? </w:t>
      </w:r>
      <w:r>
        <w:rPr>
          <w:rStyle w:val="afffff2"/>
          <w:rFonts w:hint="cs"/>
          <w:rtl/>
        </w:rPr>
        <w:t xml:space="preserve">לכך </w:t>
      </w:r>
      <w:r>
        <w:rPr>
          <w:rStyle w:val="affffc"/>
          <w:rFonts w:hint="cs"/>
          <w:rtl/>
        </w:rPr>
        <w:t>השתיקם כלב ע''י שאמר</w:t>
      </w:r>
      <w:r w:rsidR="00B93B58" w:rsidRPr="004A5119">
        <w:rPr>
          <w:rStyle w:val="affffc"/>
          <w:rtl/>
        </w:rPr>
        <w:t xml:space="preserve">: </w:t>
      </w:r>
      <w:r w:rsidR="00B93B58" w:rsidRPr="006F178A">
        <w:rPr>
          <w:rtl/>
        </w:rPr>
        <w:t xml:space="preserve">וכי זו בלבד עשה לנו בן עמרם? </w:t>
      </w:r>
    </w:p>
    <w:p w14:paraId="387E96BD" w14:textId="54E106EB" w:rsidR="00B93B58" w:rsidRPr="006F178A" w:rsidRDefault="00B93B58" w:rsidP="00B93B58">
      <w:pPr>
        <w:rPr>
          <w:rtl/>
        </w:rPr>
      </w:pPr>
      <w:r w:rsidRPr="004A5119">
        <w:rPr>
          <w:rStyle w:val="affffc"/>
          <w:rtl/>
        </w:rPr>
        <w:t>סבר</w:t>
      </w:r>
      <w:r w:rsidRPr="004A5119">
        <w:rPr>
          <w:rStyle w:val="affffc"/>
          <w:rFonts w:hint="cs"/>
          <w:rtl/>
        </w:rPr>
        <w:t>ו שבגנותו מדבר ושתקו</w:t>
      </w:r>
      <w:r w:rsidR="00452030">
        <w:rPr>
          <w:rStyle w:val="affffc"/>
          <w:rFonts w:hint="cs"/>
          <w:rtl/>
        </w:rPr>
        <w:t>,</w:t>
      </w:r>
      <w:r w:rsidRPr="004A5119">
        <w:rPr>
          <w:rStyle w:val="affffc"/>
          <w:rFonts w:hint="cs"/>
          <w:rtl/>
        </w:rPr>
        <w:t xml:space="preserve"> ואז א</w:t>
      </w:r>
      <w:r w:rsidRPr="004A5119">
        <w:rPr>
          <w:rStyle w:val="affffc"/>
          <w:rtl/>
        </w:rPr>
        <w:t>"</w:t>
      </w:r>
      <w:r w:rsidRPr="004A5119">
        <w:rPr>
          <w:rStyle w:val="affffc"/>
          <w:rFonts w:hint="cs"/>
          <w:rtl/>
        </w:rPr>
        <w:t>ל</w:t>
      </w:r>
      <w:r w:rsidRPr="004A5119">
        <w:rPr>
          <w:rStyle w:val="affffc"/>
          <w:rtl/>
        </w:rPr>
        <w:t>:</w:t>
      </w:r>
      <w:r w:rsidRPr="006F178A">
        <w:rPr>
          <w:rtl/>
        </w:rPr>
        <w:t xml:space="preserve"> הוציאנו ממצרים וקרע לנו את הים והאכילנו את המן, אם יאמר עשו סולמות ועלו לרקיע לא נשמע לו? </w:t>
      </w:r>
      <w:r w:rsidRPr="004A5119">
        <w:rPr>
          <w:rStyle w:val="affff8"/>
          <w:rtl/>
        </w:rPr>
        <w:t>עלה נעלה וירשנו אותה וגו'</w:t>
      </w:r>
      <w:r w:rsidRPr="006F178A">
        <w:rPr>
          <w:rtl/>
        </w:rPr>
        <w:t xml:space="preserve"> </w:t>
      </w:r>
    </w:p>
    <w:p w14:paraId="00C32C17" w14:textId="56663469" w:rsidR="00F07A5B" w:rsidRPr="00F07A5B" w:rsidRDefault="004A5119" w:rsidP="00F1775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ארחב''פ</w:t>
      </w:r>
      <w:r w:rsidR="00F07A5B" w:rsidRPr="00F07A5B">
        <w:rPr>
          <w:rFonts w:hint="cs"/>
          <w:rtl/>
        </w:rPr>
        <w:t>:</w:t>
      </w:r>
    </w:p>
    <w:p w14:paraId="6B69B549" w14:textId="3633EACB" w:rsidR="00B93B58" w:rsidRPr="006F178A" w:rsidRDefault="00B93B58" w:rsidP="004A5119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והאנשים אשר עלו עמו אמרו לא נוכל וגו'</w:t>
      </w:r>
      <w:r w:rsidRPr="004A5119">
        <w:rPr>
          <w:rtl/>
        </w:rPr>
        <w:t xml:space="preserve"> דבר גדול דברו מרגלים באותה שעה, </w:t>
      </w:r>
      <w:r w:rsidRPr="004A5119">
        <w:rPr>
          <w:rStyle w:val="affff8"/>
          <w:rFonts w:hint="cs"/>
          <w:rtl/>
        </w:rPr>
        <w:t>'</w:t>
      </w:r>
      <w:r w:rsidRPr="004A5119">
        <w:rPr>
          <w:rStyle w:val="affff8"/>
          <w:rtl/>
        </w:rPr>
        <w:t xml:space="preserve">כי חזק הוא </w:t>
      </w:r>
      <w:r w:rsidRPr="004A5119">
        <w:rPr>
          <w:rStyle w:val="affff8"/>
          <w:b/>
          <w:bCs/>
          <w:rtl/>
        </w:rPr>
        <w:t>ממנו</w:t>
      </w:r>
      <w:r w:rsidRPr="004A5119">
        <w:rPr>
          <w:rtl/>
        </w:rPr>
        <w:t xml:space="preserve"> אל תקרי ממנו אלא ממנו</w:t>
      </w:r>
      <w:r w:rsidRPr="004A5119">
        <w:rPr>
          <w:rFonts w:hint="cs"/>
          <w:rtl/>
        </w:rPr>
        <w:t>'</w:t>
      </w:r>
      <w:r w:rsidRPr="004A5119">
        <w:rPr>
          <w:rtl/>
        </w:rPr>
        <w:t>, כביכול, אפילו בע</w:t>
      </w:r>
      <w:r w:rsidR="004A5119">
        <w:rPr>
          <w:rFonts w:hint="cs"/>
          <w:rtl/>
        </w:rPr>
        <w:t>ה''ב</w:t>
      </w:r>
      <w:r w:rsidRPr="004A5119">
        <w:rPr>
          <w:rtl/>
        </w:rPr>
        <w:t xml:space="preserve"> אינו יכול להוציא כליו משם.</w:t>
      </w:r>
    </w:p>
    <w:p w14:paraId="5AF9B1C6" w14:textId="4BB9CEAC" w:rsidR="00F07A5B" w:rsidRPr="00F07A5B" w:rsidRDefault="004A5119" w:rsidP="004A511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Fonts w:hint="cs"/>
          <w:rtl/>
        </w:rPr>
        <w:t>:</w:t>
      </w:r>
    </w:p>
    <w:p w14:paraId="27C36C41" w14:textId="5A7F26A0" w:rsidR="004A5119" w:rsidRDefault="00B93B58" w:rsidP="004A5119">
      <w:pPr>
        <w:rPr>
          <w:rtl/>
        </w:rPr>
      </w:pPr>
      <w:r w:rsidRPr="004A5119">
        <w:rPr>
          <w:rStyle w:val="affffc"/>
          <w:rtl/>
        </w:rPr>
        <w:t xml:space="preserve">אמר הקב"ה: </w:t>
      </w:r>
      <w:r w:rsidR="004A5119">
        <w:rPr>
          <w:rStyle w:val="affff8"/>
          <w:rFonts w:hint="cs"/>
          <w:rtl/>
        </w:rPr>
        <w:t xml:space="preserve"> </w:t>
      </w:r>
      <w:r w:rsidRPr="00F56D6C">
        <w:rPr>
          <w:rFonts w:cs="BA Vilna Bold"/>
          <w:rtl/>
        </w:rPr>
        <w:t xml:space="preserve">אני חשבתיה לטובה </w:t>
      </w:r>
      <w:r w:rsidRPr="006F178A">
        <w:rPr>
          <w:rtl/>
        </w:rPr>
        <w:t xml:space="preserve">- </w:t>
      </w:r>
      <w:r w:rsidR="004A5119">
        <w:rPr>
          <w:rFonts w:hint="cs"/>
          <w:rtl/>
        </w:rPr>
        <w:t>ש</w:t>
      </w:r>
      <w:r w:rsidRPr="006F178A">
        <w:rPr>
          <w:rtl/>
        </w:rPr>
        <w:t xml:space="preserve">כל </w:t>
      </w:r>
      <w:r w:rsidR="004A5119">
        <w:rPr>
          <w:rFonts w:hint="cs"/>
          <w:rtl/>
        </w:rPr>
        <w:t>מקום שבאו</w:t>
      </w:r>
      <w:r w:rsidRPr="006F178A">
        <w:rPr>
          <w:rtl/>
        </w:rPr>
        <w:t xml:space="preserve">, מת </w:t>
      </w:r>
      <w:r>
        <w:rPr>
          <w:rFonts w:hint="cs"/>
          <w:rtl/>
        </w:rPr>
        <w:t>החשוב שבהם כדי שיטרדו ולא ישאלו אחריהם</w:t>
      </w:r>
      <w:r w:rsidR="004A5119">
        <w:rPr>
          <w:rFonts w:hint="cs"/>
          <w:rtl/>
        </w:rPr>
        <w:t xml:space="preserve">. </w:t>
      </w:r>
    </w:p>
    <w:p w14:paraId="207225F4" w14:textId="087838B7" w:rsidR="00F07A5B" w:rsidRPr="00F07A5B" w:rsidRDefault="00B93B58" w:rsidP="004A511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tl/>
        </w:rPr>
        <w:t>:</w:t>
      </w:r>
    </w:p>
    <w:p w14:paraId="16B38EC6" w14:textId="3825E294" w:rsidR="004A5119" w:rsidRDefault="004A5119" w:rsidP="00B93B58">
      <w:pPr>
        <w:rPr>
          <w:rtl/>
        </w:rPr>
      </w:pPr>
      <w:r w:rsidRPr="00FA4A2E">
        <w:rPr>
          <w:rStyle w:val="affffc"/>
          <w:rFonts w:hint="cs"/>
          <w:rtl/>
        </w:rPr>
        <w:t xml:space="preserve">ב. </w:t>
      </w:r>
      <w:r w:rsidR="00B93B58" w:rsidRPr="006F178A">
        <w:rPr>
          <w:rtl/>
        </w:rPr>
        <w:t xml:space="preserve">איוב </w:t>
      </w:r>
      <w:r>
        <w:rPr>
          <w:rFonts w:hint="cs"/>
          <w:rtl/>
        </w:rPr>
        <w:t>נפטר</w:t>
      </w:r>
      <w:r w:rsidR="00B93B58" w:rsidRPr="006F178A">
        <w:rPr>
          <w:rtl/>
        </w:rPr>
        <w:t>, ו</w:t>
      </w:r>
      <w:r w:rsidR="00B93B58">
        <w:rPr>
          <w:rFonts w:hint="cs"/>
          <w:rtl/>
        </w:rPr>
        <w:t>נ</w:t>
      </w:r>
      <w:r w:rsidR="00B93B58" w:rsidRPr="006F178A">
        <w:rPr>
          <w:rtl/>
        </w:rPr>
        <w:t xml:space="preserve">טרדו </w:t>
      </w:r>
      <w:r w:rsidR="00B93B58">
        <w:rPr>
          <w:rFonts w:hint="cs"/>
          <w:rtl/>
        </w:rPr>
        <w:t>כולם</w:t>
      </w:r>
      <w:r w:rsidR="00B93B58" w:rsidRPr="006F178A">
        <w:rPr>
          <w:rtl/>
        </w:rPr>
        <w:t xml:space="preserve"> בהספ</w:t>
      </w:r>
      <w:r w:rsidR="00B93B58">
        <w:rPr>
          <w:rtl/>
        </w:rPr>
        <w:t>ד</w:t>
      </w:r>
      <w:r w:rsidR="00B93B58" w:rsidRPr="006F178A">
        <w:rPr>
          <w:rtl/>
        </w:rPr>
        <w:t xml:space="preserve">, </w:t>
      </w:r>
    </w:p>
    <w:p w14:paraId="6BC77BC7" w14:textId="0F9ACAFF" w:rsidR="00B93B58" w:rsidRPr="006F178A" w:rsidRDefault="00B93B58" w:rsidP="00B93B58">
      <w:pPr>
        <w:rPr>
          <w:rtl/>
        </w:rPr>
      </w:pPr>
      <w:r w:rsidRPr="00F56D6C">
        <w:rPr>
          <w:rFonts w:cs="BA Vilna Bold"/>
          <w:rtl/>
        </w:rPr>
        <w:t xml:space="preserve">הם חשבו לרעה </w:t>
      </w:r>
      <w:r w:rsidR="004A5119">
        <w:rPr>
          <w:rStyle w:val="affff8"/>
          <w:rFonts w:hint="cs"/>
          <w:rtl/>
        </w:rPr>
        <w:t xml:space="preserve">- </w:t>
      </w:r>
      <w:r w:rsidRPr="00117E38">
        <w:rPr>
          <w:rStyle w:val="affff8"/>
          <w:rtl/>
        </w:rPr>
        <w:t>ארץ אוכלת יושביה היא</w:t>
      </w:r>
      <w:r w:rsidRPr="006F178A">
        <w:rPr>
          <w:rtl/>
        </w:rPr>
        <w:t>.</w:t>
      </w:r>
    </w:p>
    <w:p w14:paraId="27D95C3C" w14:textId="77777777" w:rsidR="00F07A5B" w:rsidRPr="00F07A5B" w:rsidRDefault="004A5119" w:rsidP="004A511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ר''מ</w:t>
      </w:r>
      <w:r w:rsidR="00F07A5B" w:rsidRPr="00F07A5B">
        <w:rPr>
          <w:rtl/>
        </w:rPr>
        <w:t>:</w:t>
      </w:r>
    </w:p>
    <w:p w14:paraId="7C37FA43" w14:textId="5626C17A" w:rsidR="00B93B58" w:rsidRPr="006F178A" w:rsidRDefault="00B93B58" w:rsidP="00DC456E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ונהי בעינינו כחגבים</w:t>
      </w:r>
      <w:r w:rsidR="004A5119">
        <w:rPr>
          <w:rStyle w:val="affff8"/>
          <w:rFonts w:hint="cs"/>
          <w:rtl/>
        </w:rPr>
        <w:t>,</w:t>
      </w:r>
      <w:r w:rsidRPr="00DC27C1">
        <w:rPr>
          <w:rStyle w:val="affff8"/>
          <w:rtl/>
        </w:rPr>
        <w:t xml:space="preserve"> וכן היינו וגו' </w:t>
      </w:r>
      <w:r w:rsidR="004A5119">
        <w:rPr>
          <w:rFonts w:hint="cs"/>
          <w:rtl/>
        </w:rPr>
        <w:t xml:space="preserve">- </w:t>
      </w:r>
      <w:r w:rsidR="00DC456E">
        <w:rPr>
          <w:rFonts w:hint="cs"/>
          <w:rtl/>
        </w:rPr>
        <w:t>ה</w:t>
      </w:r>
      <w:r w:rsidRPr="006F178A">
        <w:rPr>
          <w:rtl/>
        </w:rPr>
        <w:t xml:space="preserve">מרגלים </w:t>
      </w:r>
      <w:r w:rsidR="00DC456E">
        <w:rPr>
          <w:rFonts w:hint="cs"/>
          <w:rtl/>
        </w:rPr>
        <w:t>שיקרו ד</w:t>
      </w:r>
      <w:r w:rsidRPr="006F178A">
        <w:rPr>
          <w:rtl/>
        </w:rPr>
        <w:t xml:space="preserve">בשלמא </w:t>
      </w:r>
      <w:r w:rsidRPr="00117E38">
        <w:rPr>
          <w:rStyle w:val="affff8"/>
          <w:rtl/>
        </w:rPr>
        <w:t>ונהי בעינינו כחגבים -</w:t>
      </w:r>
      <w:r w:rsidRPr="006F178A">
        <w:rPr>
          <w:rtl/>
        </w:rPr>
        <w:t xml:space="preserve"> לחיי, אלא </w:t>
      </w:r>
      <w:r w:rsidRPr="00117E38">
        <w:rPr>
          <w:rStyle w:val="affff8"/>
          <w:rtl/>
        </w:rPr>
        <w:t>וכן היינו בעיניהם</w:t>
      </w:r>
      <w:r w:rsidRPr="006F178A">
        <w:rPr>
          <w:rtl/>
        </w:rPr>
        <w:t xml:space="preserve"> מנא ידעי? </w:t>
      </w:r>
      <w:r w:rsidRPr="004A5119">
        <w:rPr>
          <w:rStyle w:val="affffc"/>
          <w:rtl/>
        </w:rPr>
        <w:t>ולא היא,</w:t>
      </w:r>
      <w:r w:rsidRPr="006F178A">
        <w:rPr>
          <w:rtl/>
        </w:rPr>
        <w:t xml:space="preserve"> </w:t>
      </w:r>
      <w:r w:rsidR="00DC456E">
        <w:rPr>
          <w:rFonts w:hint="cs"/>
          <w:rtl/>
        </w:rPr>
        <w:t xml:space="preserve">דכשישבו האמוריים לסעודת הבראה תחת הארזים </w:t>
      </w:r>
      <w:r w:rsidRPr="006F178A">
        <w:rPr>
          <w:rFonts w:hint="cs"/>
          <w:rtl/>
        </w:rPr>
        <w:t xml:space="preserve">ישבו </w:t>
      </w:r>
      <w:r w:rsidR="00DC456E" w:rsidRPr="009626B6">
        <w:rPr>
          <w:rFonts w:hint="cs"/>
          <w:spacing w:val="-2"/>
          <w:rtl/>
        </w:rPr>
        <w:t xml:space="preserve">המרגלים </w:t>
      </w:r>
      <w:r w:rsidRPr="009626B6">
        <w:rPr>
          <w:rFonts w:hint="cs"/>
          <w:spacing w:val="-2"/>
          <w:rtl/>
        </w:rPr>
        <w:t>באילנות</w:t>
      </w:r>
      <w:r w:rsidRPr="009626B6">
        <w:rPr>
          <w:spacing w:val="-2"/>
          <w:rtl/>
        </w:rPr>
        <w:t xml:space="preserve">, </w:t>
      </w:r>
      <w:r w:rsidRPr="009626B6">
        <w:rPr>
          <w:rStyle w:val="affffc"/>
          <w:spacing w:val="-2"/>
          <w:rtl/>
        </w:rPr>
        <w:t>שמע</w:t>
      </w:r>
      <w:r w:rsidRPr="009626B6">
        <w:rPr>
          <w:rStyle w:val="affffc"/>
          <w:rFonts w:hint="cs"/>
          <w:spacing w:val="-2"/>
          <w:rtl/>
        </w:rPr>
        <w:t xml:space="preserve">ו שאומרים </w:t>
      </w:r>
      <w:r w:rsidRPr="009626B6">
        <w:rPr>
          <w:rFonts w:hint="cs"/>
          <w:spacing w:val="-2"/>
          <w:rtl/>
        </w:rPr>
        <w:t>ראינו אנשים הדומים לקמצי באילנות</w:t>
      </w:r>
      <w:r w:rsidRPr="009626B6">
        <w:rPr>
          <w:spacing w:val="-2"/>
          <w:rtl/>
        </w:rPr>
        <w:t>.</w:t>
      </w:r>
    </w:p>
    <w:p w14:paraId="1257E6A5" w14:textId="1D909E60" w:rsidR="00F07A5B" w:rsidRPr="00F07A5B" w:rsidRDefault="00DC456E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0A88D02F" w14:textId="58B42763" w:rsidR="00B93B58" w:rsidRPr="006F178A" w:rsidRDefault="00B93B58" w:rsidP="00DC456E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'ו</w:t>
      </w:r>
      <w:r w:rsidRPr="00DC27C1">
        <w:rPr>
          <w:rStyle w:val="affff8"/>
          <w:rtl/>
        </w:rPr>
        <w:t>תשא כל העדה ויתנו את קולם ויבכו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ערב תשעה באב היה, </w:t>
      </w:r>
      <w:r w:rsidRPr="00DC456E">
        <w:rPr>
          <w:rStyle w:val="affffc"/>
          <w:rtl/>
        </w:rPr>
        <w:t xml:space="preserve">אמר הקב"ה: </w:t>
      </w:r>
      <w:r w:rsidRPr="006F178A">
        <w:rPr>
          <w:rtl/>
        </w:rPr>
        <w:t>הן בכו בכיה של חנם, ואני אקבע להם בכיה לדורות.</w:t>
      </w:r>
    </w:p>
    <w:p w14:paraId="6E80C957" w14:textId="59C2D3B3" w:rsidR="00F07A5B" w:rsidRPr="00F07A5B" w:rsidRDefault="00DC456E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3DA747A8" w14:textId="51380E13" w:rsidR="00B93B58" w:rsidRPr="00757D20" w:rsidRDefault="00B93B58" w:rsidP="009626B6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ויאמרו כל העדה לרגום אותם באבנים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DC456E">
        <w:rPr>
          <w:rStyle w:val="affffc"/>
          <w:rtl/>
        </w:rPr>
        <w:t xml:space="preserve">וכתיב: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וכבוד ה</w:t>
      </w:r>
      <w:r>
        <w:rPr>
          <w:rStyle w:val="affff8"/>
          <w:rtl/>
        </w:rPr>
        <w:t>'</w:t>
      </w:r>
      <w:r w:rsidRPr="00DC27C1">
        <w:rPr>
          <w:rStyle w:val="affff8"/>
          <w:rtl/>
        </w:rPr>
        <w:t xml:space="preserve"> נראה באהל מועד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757D20">
        <w:rPr>
          <w:rtl/>
        </w:rPr>
        <w:t>מלמד, שנטלו אבנים וזרקום כלפי מעלה.</w:t>
      </w:r>
    </w:p>
    <w:p w14:paraId="1B1BBF55" w14:textId="181DA5FD" w:rsidR="00F07A5B" w:rsidRPr="00F07A5B" w:rsidRDefault="009626B6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DC456E" w:rsidRPr="00F07A5B">
        <w:rPr>
          <w:rFonts w:hint="cs"/>
          <w:rtl/>
        </w:rPr>
        <w:t>רשב''ל</w:t>
      </w:r>
      <w:r w:rsidR="00F07A5B" w:rsidRPr="00F07A5B">
        <w:rPr>
          <w:rFonts w:hint="cs"/>
          <w:rtl/>
        </w:rPr>
        <w:t>:</w:t>
      </w:r>
    </w:p>
    <w:p w14:paraId="5574D4CB" w14:textId="5DB8F1A9" w:rsidR="00B93B58" w:rsidRPr="009626B6" w:rsidRDefault="00B93B58" w:rsidP="00B93B58">
      <w:pPr>
        <w:rPr>
          <w:spacing w:val="2"/>
          <w:rtl/>
        </w:rPr>
      </w:pPr>
      <w:r w:rsidRPr="009626B6">
        <w:rPr>
          <w:rStyle w:val="affff8"/>
          <w:rFonts w:hint="cs"/>
          <w:spacing w:val="2"/>
          <w:rtl/>
        </w:rPr>
        <w:t>'</w:t>
      </w:r>
      <w:r w:rsidRPr="009626B6">
        <w:rPr>
          <w:rStyle w:val="affff8"/>
          <w:spacing w:val="2"/>
          <w:rtl/>
        </w:rPr>
        <w:t xml:space="preserve">וימותו האנשים מוציאי דבת הארץ רעה במגפה' </w:t>
      </w:r>
      <w:r w:rsidR="00DC456E" w:rsidRPr="009626B6">
        <w:rPr>
          <w:rFonts w:ascii="FontbitDavid" w:hAnsi="FontbitDavid" w:hint="cs"/>
          <w:spacing w:val="2"/>
          <w:rtl/>
        </w:rPr>
        <w:t>ב</w:t>
      </w:r>
      <w:r w:rsidRPr="009626B6">
        <w:rPr>
          <w:rFonts w:ascii="FontbitDavid" w:hAnsi="FontbitDavid"/>
          <w:spacing w:val="2"/>
          <w:rtl/>
        </w:rPr>
        <w:t>מיתה משונה.</w:t>
      </w:r>
    </w:p>
    <w:p w14:paraId="0090328D" w14:textId="6DF55159" w:rsidR="00F07A5B" w:rsidRPr="00F07A5B" w:rsidRDefault="009626B6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</w:t>
      </w:r>
      <w:r w:rsidR="00DC456E" w:rsidRPr="00F07A5B">
        <w:rPr>
          <w:rFonts w:hint="cs"/>
          <w:rtl/>
        </w:rPr>
        <w:t>"ש מתמרתא</w:t>
      </w:r>
      <w:r w:rsidR="00F07A5B" w:rsidRPr="00F07A5B">
        <w:rPr>
          <w:rFonts w:hint="cs"/>
          <w:rtl/>
        </w:rPr>
        <w:t>:</w:t>
      </w:r>
    </w:p>
    <w:p w14:paraId="7E1444A3" w14:textId="1287D8AD" w:rsidR="00B93B58" w:rsidRPr="006F178A" w:rsidRDefault="00B93B58" w:rsidP="00B93B58">
      <w:pPr>
        <w:rPr>
          <w:rtl/>
        </w:rPr>
      </w:pPr>
      <w:r w:rsidRPr="006F178A">
        <w:rPr>
          <w:rtl/>
        </w:rPr>
        <w:t>שנשתרבב לשונם ונפל על טיבורם, והיו תולעים יוצאות מלשונם ונכנסות בטיבורם, ומטיבורם ונכנסות בלשונם.</w:t>
      </w:r>
    </w:p>
    <w:p w14:paraId="321EB2C7" w14:textId="3CA11ECC" w:rsidR="00F07A5B" w:rsidRPr="00F07A5B" w:rsidRDefault="009626B6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tl/>
        </w:rPr>
        <w:t>ר</w:t>
      </w:r>
      <w:r w:rsidR="00B93B58" w:rsidRPr="00F07A5B">
        <w:rPr>
          <w:rFonts w:hint="cs"/>
          <w:rtl/>
        </w:rPr>
        <w:t>נב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A9A19B2" w14:textId="36F00C90" w:rsidR="00B93B58" w:rsidRDefault="00B93B58" w:rsidP="00B13C89">
      <w:pPr>
        <w:rPr>
          <w:rtl/>
        </w:rPr>
      </w:pPr>
      <w:r w:rsidRPr="006F178A">
        <w:rPr>
          <w:rtl/>
        </w:rPr>
        <w:t>באסכרה מתו.</w:t>
      </w:r>
    </w:p>
    <w:p w14:paraId="4D5E0784" w14:textId="3E5FBF0A" w:rsidR="00B13C89" w:rsidRPr="006F178A" w:rsidRDefault="00B13C89" w:rsidP="00B13C89">
      <w:pPr>
        <w:pStyle w:val="affffd"/>
        <w:jc w:val="center"/>
        <w:rPr>
          <w:rtl/>
        </w:rPr>
        <w:pPrChange w:id="90024" w:author="קלוד" w:date="2026-10-08T12:07:40Z">
          <w:pPr>
            <w:jc w:val="center"/>
          </w:pPr>
        </w:pPrChange>
      </w:pPr>
      <w:del w:id="90022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23" w:author="קלוד" w:date="2026-10-08T12:07:40Z">
        <w:r>
          <w:rPr>
            <w:color w:val="7B3F00"/>
          </w:rPr>
          <w:t xml:space="preserve">עוזא שנענש על הנגיעה בארון</w:t>
        </w:r>
      </w:ins>
    </w:p>
    <w:p w14:paraId="1D3FCED3" w14:textId="3126BFAF" w:rsidR="00F07A5B" w:rsidRPr="00F07A5B" w:rsidRDefault="00F07A5B" w:rsidP="00DC456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B052E25" w14:textId="5EBD3FA7" w:rsidR="00B93B58" w:rsidRPr="006F178A" w:rsidRDefault="00B93B58" w:rsidP="00DC456E">
      <w:pPr>
        <w:spacing w:after="60"/>
        <w:rPr>
          <w:rtl/>
        </w:rPr>
      </w:pPr>
      <w:r w:rsidRPr="00D16D7B">
        <w:rPr>
          <w:rFonts w:cs="BA Vilna Bold"/>
          <w:rtl/>
        </w:rPr>
        <w:t>וכיון שעלה האחרון שבישראל מן הירדן חזרו מים למקומן,</w:t>
      </w:r>
      <w:r w:rsidRPr="006F178A">
        <w:rPr>
          <w:rtl/>
        </w:rPr>
        <w:t xml:space="preserve"> </w:t>
      </w:r>
      <w:r w:rsidR="00DC456E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ויהי בעלות הכהנים נושאי ארון ברית ה</w:t>
      </w:r>
      <w:r>
        <w:rPr>
          <w:rStyle w:val="affff8"/>
          <w:rtl/>
        </w:rPr>
        <w:t>'</w:t>
      </w:r>
      <w:r w:rsidRPr="00DC27C1">
        <w:rPr>
          <w:rStyle w:val="affff8"/>
          <w:rtl/>
        </w:rPr>
        <w:t xml:space="preserve"> מתוך הירדן נתקו כפות רגלי הכהנים אל החרבה וישובו מי הירדן למקומם וילכו כתמול שלשום על כל גדותיו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  <w:r w:rsidR="00DC456E">
        <w:rPr>
          <w:rFonts w:hint="cs"/>
          <w:rtl/>
        </w:rPr>
        <w:t xml:space="preserve"> </w:t>
      </w:r>
      <w:r w:rsidRPr="006F178A">
        <w:rPr>
          <w:rtl/>
        </w:rPr>
        <w:t>נמצא ארון ונושאיו וכהנים מצד אחד וישראל מצד אחד, נשא ארון את נושאיו ועבר,</w:t>
      </w:r>
      <w:r w:rsidRPr="009626B6">
        <w:rPr>
          <w:rStyle w:val="affffc"/>
          <w:rtl/>
        </w:rPr>
        <w:t xml:space="preserve"> שנא</w:t>
      </w:r>
      <w:r w:rsidRPr="009626B6">
        <w:rPr>
          <w:rStyle w:val="affffc"/>
          <w:rFonts w:hint="cs"/>
          <w:rtl/>
        </w:rPr>
        <w:t>'</w:t>
      </w:r>
      <w:r w:rsidRPr="009626B6">
        <w:rPr>
          <w:rStyle w:val="affffc"/>
          <w:rtl/>
        </w:rPr>
        <w:t>:</w:t>
      </w:r>
      <w:r w:rsidRPr="00DC27C1">
        <w:rPr>
          <w:rStyle w:val="affff8"/>
          <w:rtl/>
        </w:rPr>
        <w:t xml:space="preserve"> 'ויהי כאשר תם כל העם לעבור ויעבור ארון ה</w:t>
      </w:r>
      <w:r>
        <w:rPr>
          <w:rStyle w:val="affff8"/>
          <w:rtl/>
        </w:rPr>
        <w:t>'</w:t>
      </w:r>
      <w:r w:rsidRPr="00DC27C1">
        <w:rPr>
          <w:rStyle w:val="affff8"/>
          <w:rtl/>
        </w:rPr>
        <w:t xml:space="preserve"> והכהנים לפני העם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p w14:paraId="53C27D6F" w14:textId="77701F1C" w:rsidR="00F07A5B" w:rsidRPr="00F07A5B" w:rsidRDefault="00F07A5B" w:rsidP="00DC456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10C835CF" w14:textId="33EE305F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>ועל דבר זה נענש עוזא,</w:t>
      </w:r>
      <w:r w:rsidRPr="006F178A">
        <w:rPr>
          <w:rtl/>
        </w:rPr>
        <w:t xml:space="preserve"> </w:t>
      </w:r>
      <w:r w:rsidR="00DC456E">
        <w:rPr>
          <w:rFonts w:hint="cs"/>
          <w:rtl/>
        </w:rPr>
        <w:t>ד</w:t>
      </w:r>
      <w:r w:rsidRPr="00DC27C1">
        <w:rPr>
          <w:rStyle w:val="affff8"/>
          <w:rtl/>
        </w:rPr>
        <w:t>וישלח עוזא את ידו לאחוז את הארון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2477EB5B" w14:textId="77777777" w:rsidR="00DC456E" w:rsidRPr="00C55D32" w:rsidRDefault="00DC456E" w:rsidP="00B93B58">
      <w:pPr>
        <w:rPr>
          <w:rStyle w:val="affff8"/>
          <w:spacing w:val="0"/>
          <w:rtl/>
        </w:rPr>
      </w:pPr>
      <w:r w:rsidRPr="00C55D32">
        <w:rPr>
          <w:rStyle w:val="affffc"/>
          <w:rFonts w:hint="cs"/>
          <w:spacing w:val="0"/>
          <w:rtl/>
        </w:rPr>
        <w:t xml:space="preserve">א"ל </w:t>
      </w:r>
      <w:r w:rsidR="00B93B58" w:rsidRPr="00C55D32">
        <w:rPr>
          <w:rStyle w:val="affffc"/>
          <w:spacing w:val="0"/>
          <w:rtl/>
        </w:rPr>
        <w:t xml:space="preserve">הקב"ה: </w:t>
      </w:r>
      <w:r w:rsidR="00B93B58" w:rsidRPr="00C55D32">
        <w:rPr>
          <w:spacing w:val="0"/>
          <w:rtl/>
        </w:rPr>
        <w:t xml:space="preserve">עוזא, נושאיו נשא, </w:t>
      </w:r>
      <w:r w:rsidRPr="00C55D32">
        <w:rPr>
          <w:rFonts w:hint="cs"/>
          <w:spacing w:val="0"/>
          <w:rtl/>
        </w:rPr>
        <w:t>כ''ש עצמו</w:t>
      </w:r>
      <w:r w:rsidR="00B93B58" w:rsidRPr="00C55D32">
        <w:rPr>
          <w:spacing w:val="0"/>
          <w:rtl/>
        </w:rPr>
        <w:t xml:space="preserve"> </w:t>
      </w:r>
      <w:r w:rsidR="00B93B58" w:rsidRPr="00C55D32">
        <w:rPr>
          <w:rStyle w:val="affff8"/>
          <w:spacing w:val="0"/>
          <w:rtl/>
        </w:rPr>
        <w:t>ויחר אף ה' בעוזא ויכהו</w:t>
      </w:r>
      <w:r w:rsidRPr="00C55D32">
        <w:rPr>
          <w:rStyle w:val="affff8"/>
          <w:rFonts w:hint="cs"/>
          <w:spacing w:val="0"/>
          <w:rtl/>
        </w:rPr>
        <w:t xml:space="preserve"> שם</w:t>
      </w:r>
    </w:p>
    <w:p w14:paraId="732B428C" w14:textId="5B012EA3" w:rsidR="00F07A5B" w:rsidRPr="00F07A5B" w:rsidRDefault="00DC456E" w:rsidP="00DC456E">
      <w:pPr>
        <w:pStyle w:val="36"/>
        <w:framePr w:wrap="notBeside"/>
      </w:pPr>
      <w:r w:rsidRPr="00F07A5B">
        <w:rPr>
          <w:rFonts w:hint="cs"/>
          <w:rtl/>
        </w:rPr>
        <w:t>רי''ו ור''א</w:t>
      </w:r>
      <w:r w:rsidR="00F07A5B" w:rsidRPr="00F07A5B">
        <w:rPr>
          <w:rFonts w:hint="cs"/>
          <w:rtl/>
        </w:rPr>
        <w:t>:</w:t>
      </w:r>
    </w:p>
    <w:p w14:paraId="7F2F6D91" w14:textId="6752EBC1" w:rsidR="00B93B58" w:rsidRPr="006F178A" w:rsidRDefault="00B93B58" w:rsidP="00DC456E">
      <w:pPr>
        <w:rPr>
          <w:rtl/>
        </w:rPr>
      </w:pPr>
      <w:r w:rsidRPr="00DC456E">
        <w:rPr>
          <w:rStyle w:val="affff8"/>
          <w:rtl/>
        </w:rPr>
        <w:t>על השל</w:t>
      </w:r>
      <w:r w:rsidR="00DC456E">
        <w:rPr>
          <w:rStyle w:val="affff8"/>
          <w:rFonts w:hint="cs"/>
          <w:rtl/>
        </w:rPr>
        <w:t xml:space="preserve"> </w:t>
      </w:r>
      <w:r w:rsidR="00DC456E">
        <w:rPr>
          <w:rStyle w:val="affff8"/>
          <w:rtl/>
        </w:rPr>
        <w:t>–</w:t>
      </w:r>
      <w:r w:rsidR="00DC456E">
        <w:rPr>
          <w:rStyle w:val="affff8"/>
          <w:rFonts w:hint="cs"/>
          <w:rtl/>
        </w:rPr>
        <w:t xml:space="preserve"> אם </w:t>
      </w:r>
      <w:r w:rsidRPr="006F178A">
        <w:rPr>
          <w:rtl/>
        </w:rPr>
        <w:t>על עסקי ש</w:t>
      </w:r>
      <w:r w:rsidR="00DC456E">
        <w:rPr>
          <w:rFonts w:hint="cs"/>
          <w:rtl/>
        </w:rPr>
        <w:t>ָ</w:t>
      </w:r>
      <w:r w:rsidRPr="006F178A">
        <w:rPr>
          <w:rtl/>
        </w:rPr>
        <w:t>לו</w:t>
      </w:r>
      <w:r w:rsidR="00DC456E">
        <w:rPr>
          <w:rFonts w:hint="cs"/>
        </w:rPr>
        <w:t xml:space="preserve"> </w:t>
      </w:r>
      <w:r w:rsidR="00DC456E" w:rsidRPr="00DC456E">
        <w:rPr>
          <w:rStyle w:val="afffff2"/>
          <w:rFonts w:hint="cs"/>
          <w:rtl/>
        </w:rPr>
        <w:t>שגגה</w:t>
      </w:r>
      <w:r w:rsidR="00DC456E">
        <w:rPr>
          <w:rStyle w:val="afffff2"/>
          <w:rFonts w:hint="cs"/>
          <w:rtl/>
        </w:rPr>
        <w:t>,</w:t>
      </w:r>
      <w:r w:rsidRPr="006F178A">
        <w:rPr>
          <w:rtl/>
        </w:rPr>
        <w:t xml:space="preserve"> </w:t>
      </w:r>
      <w:r w:rsidR="00DC456E" w:rsidRPr="00DC456E">
        <w:rPr>
          <w:rStyle w:val="affffc"/>
          <w:rFonts w:hint="cs"/>
          <w:rtl/>
        </w:rPr>
        <w:t>או</w:t>
      </w:r>
      <w:r w:rsidRPr="00DC456E">
        <w:rPr>
          <w:rStyle w:val="affffc"/>
          <w:rtl/>
        </w:rPr>
        <w:t>:</w:t>
      </w:r>
      <w:r w:rsidRPr="006F178A">
        <w:rPr>
          <w:rtl/>
        </w:rPr>
        <w:t xml:space="preserve"> שעשה צרכיו בפניו.</w:t>
      </w:r>
    </w:p>
    <w:p w14:paraId="19AE1757" w14:textId="2922E46D" w:rsidR="00F07A5B" w:rsidRPr="00F07A5B" w:rsidRDefault="00EC7E12" w:rsidP="00DC45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598B55AD" w14:textId="5DA4E33A" w:rsidR="00B93B58" w:rsidRPr="00C55D32" w:rsidRDefault="00B93B58" w:rsidP="00DC456E">
      <w:pPr>
        <w:spacing w:after="60"/>
        <w:rPr>
          <w:spacing w:val="-2"/>
          <w:rtl/>
        </w:rPr>
      </w:pPr>
      <w:r w:rsidRPr="00C55D32">
        <w:rPr>
          <w:rStyle w:val="affff8"/>
          <w:rFonts w:hint="cs"/>
          <w:spacing w:val="-2"/>
          <w:rtl/>
        </w:rPr>
        <w:t>'</w:t>
      </w:r>
      <w:r w:rsidRPr="00C55D32">
        <w:rPr>
          <w:rStyle w:val="affff8"/>
          <w:spacing w:val="-2"/>
          <w:rtl/>
        </w:rPr>
        <w:t>וימת שם עם ארון האלהים</w:t>
      </w:r>
      <w:r w:rsidRPr="00C55D32">
        <w:rPr>
          <w:rStyle w:val="affff8"/>
          <w:rFonts w:hint="cs"/>
          <w:spacing w:val="-2"/>
          <w:rtl/>
        </w:rPr>
        <w:t>'</w:t>
      </w:r>
      <w:r w:rsidRPr="00C55D32">
        <w:rPr>
          <w:rStyle w:val="affff8"/>
          <w:spacing w:val="-2"/>
          <w:rtl/>
        </w:rPr>
        <w:t xml:space="preserve"> </w:t>
      </w:r>
      <w:r w:rsidRPr="00C55D32">
        <w:rPr>
          <w:spacing w:val="-2"/>
          <w:rtl/>
        </w:rPr>
        <w:t>מה ארון</w:t>
      </w:r>
      <w:r w:rsidR="00C55D32">
        <w:rPr>
          <w:rFonts w:hint="cs"/>
          <w:spacing w:val="-2"/>
          <w:rtl/>
        </w:rPr>
        <w:t xml:space="preserve"> </w:t>
      </w:r>
      <w:r w:rsidRPr="00C55D32">
        <w:rPr>
          <w:spacing w:val="-2"/>
          <w:rtl/>
        </w:rPr>
        <w:t>קיים</w:t>
      </w:r>
      <w:r w:rsidR="00C55D32">
        <w:rPr>
          <w:rFonts w:hint="cs"/>
          <w:spacing w:val="-2"/>
          <w:rtl/>
        </w:rPr>
        <w:t xml:space="preserve"> לעולם</w:t>
      </w:r>
      <w:r w:rsidRPr="00C55D32">
        <w:rPr>
          <w:spacing w:val="-2"/>
          <w:rtl/>
        </w:rPr>
        <w:t>, אף עוזא בא לעוה"ב.</w:t>
      </w:r>
    </w:p>
    <w:p w14:paraId="235E5E8C" w14:textId="7287C715" w:rsidR="00F07A5B" w:rsidRPr="00F07A5B" w:rsidRDefault="00EC7E12" w:rsidP="00EC7E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Fonts w:hint="cs"/>
          <w:rtl/>
        </w:rPr>
        <w:t>:</w:t>
      </w:r>
    </w:p>
    <w:p w14:paraId="5162AD61" w14:textId="46C23454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ויחר לדוד על אשר פרץ ה</w:t>
      </w:r>
      <w:r>
        <w:rPr>
          <w:rStyle w:val="affff8"/>
          <w:rtl/>
        </w:rPr>
        <w:t>'</w:t>
      </w:r>
      <w:r w:rsidRPr="00DC27C1">
        <w:rPr>
          <w:rStyle w:val="affff8"/>
          <w:rtl/>
        </w:rPr>
        <w:t xml:space="preserve"> פרץ בעוזא</w:t>
      </w:r>
      <w:r w:rsidRPr="00DC27C1">
        <w:rPr>
          <w:rStyle w:val="affff8"/>
          <w:rFonts w:hint="cs"/>
          <w:rtl/>
        </w:rPr>
        <w:t>'</w:t>
      </w:r>
      <w:r w:rsidRPr="00EC7E12">
        <w:rPr>
          <w:rStyle w:val="affffc"/>
          <w:rtl/>
        </w:rPr>
        <w:t xml:space="preserve"> </w:t>
      </w:r>
      <w:r w:rsidRPr="006F178A">
        <w:rPr>
          <w:rtl/>
        </w:rPr>
        <w:t>שנשתנו פניו כחררה.</w:t>
      </w:r>
    </w:p>
    <w:p w14:paraId="51A252C8" w14:textId="5F15B681" w:rsidR="00B93B58" w:rsidRDefault="00C55D32" w:rsidP="00B13C89">
      <w:pPr>
        <w:rPr>
          <w:rtl/>
        </w:rPr>
      </w:pPr>
      <w:r>
        <w:rPr>
          <w:rFonts w:hint="cs"/>
          <w:rtl/>
        </w:rPr>
        <w:t>ולא ב</w:t>
      </w:r>
      <w:r w:rsidR="00B93B58" w:rsidRPr="006F178A">
        <w:rPr>
          <w:rtl/>
        </w:rPr>
        <w:t xml:space="preserve">כל </w:t>
      </w:r>
      <w:r w:rsidR="00EC7E12">
        <w:rPr>
          <w:rFonts w:hint="cs"/>
          <w:rtl/>
        </w:rPr>
        <w:t>מקום</w:t>
      </w:r>
      <w:r w:rsidR="00B93B58" w:rsidRPr="006F178A">
        <w:rPr>
          <w:rtl/>
        </w:rPr>
        <w:t xml:space="preserve"> שכתוב </w:t>
      </w:r>
      <w:r w:rsidR="00B93B58" w:rsidRPr="00EC7E12">
        <w:rPr>
          <w:rStyle w:val="affff8"/>
          <w:rtl/>
        </w:rPr>
        <w:t>ויחר</w:t>
      </w:r>
      <w:r>
        <w:rPr>
          <w:rStyle w:val="affff8"/>
          <w:rFonts w:hint="cs"/>
          <w:rtl/>
        </w:rPr>
        <w:t>,</w:t>
      </w:r>
      <w:r w:rsidR="00B93B58" w:rsidRPr="006F178A">
        <w:rPr>
          <w:rtl/>
        </w:rPr>
        <w:t xml:space="preserve"> </w:t>
      </w:r>
      <w:r w:rsidRPr="00C55D32">
        <w:rPr>
          <w:rFonts w:hint="cs"/>
          <w:rtl/>
        </w:rPr>
        <w:t>ד</w:t>
      </w:r>
      <w:r w:rsidR="00EC7E12" w:rsidRPr="00C55D32">
        <w:rPr>
          <w:rFonts w:hint="cs"/>
          <w:rtl/>
        </w:rPr>
        <w:t>ש</w:t>
      </w:r>
      <w:r w:rsidR="00B93B58" w:rsidRPr="00C55D32">
        <w:rPr>
          <w:rtl/>
        </w:rPr>
        <w:t>ם</w:t>
      </w:r>
      <w:r w:rsidR="00B93B58" w:rsidRPr="00C55D32">
        <w:rPr>
          <w:rStyle w:val="affffc"/>
          <w:rtl/>
        </w:rPr>
        <w:t xml:space="preserve"> </w:t>
      </w:r>
      <w:r w:rsidR="00B93B58" w:rsidRPr="006F178A">
        <w:rPr>
          <w:rtl/>
        </w:rPr>
        <w:t>כתיב</w:t>
      </w:r>
      <w:r w:rsidR="00B93B58" w:rsidRPr="00DC27C1">
        <w:rPr>
          <w:rStyle w:val="affff8"/>
          <w:rtl/>
        </w:rPr>
        <w:t xml:space="preserve"> 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אף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EC7E12" w:rsidRPr="00C55D32">
        <w:rPr>
          <w:rFonts w:hint="cs"/>
          <w:rtl/>
        </w:rPr>
        <w:t xml:space="preserve">כאן </w:t>
      </w:r>
      <w:r w:rsidR="00B93B58" w:rsidRPr="006F178A">
        <w:rPr>
          <w:rtl/>
        </w:rPr>
        <w:t>לא כתיב אף.</w:t>
      </w:r>
    </w:p>
    <w:p w14:paraId="5BDBE083" w14:textId="30E66A37" w:rsidR="00B13C89" w:rsidRPr="006F178A" w:rsidRDefault="00B13C89" w:rsidP="00B13C89">
      <w:pPr>
        <w:spacing w:after="60"/>
        <w:jc w:val="center"/>
        <w:rPr>
          <w:rtl/>
        </w:rPr>
      </w:pPr>
      <w:r>
        <w:rPr>
          <w:rStyle w:val="affff8"/>
          <w:rFonts w:hint="cs"/>
          <w:rtl/>
        </w:rPr>
        <w:t>***</w:t>
      </w:r>
    </w:p>
    <w:p w14:paraId="0B793875" w14:textId="79422ACB" w:rsidR="00F07A5B" w:rsidRPr="00F07A5B" w:rsidRDefault="00B93B58" w:rsidP="00EC7E12">
      <w:pPr>
        <w:pStyle w:val="36"/>
        <w:framePr w:wrap="notBeside"/>
        <w:rPr>
          <w:rtl/>
        </w:rPr>
      </w:pPr>
      <w:r w:rsidRPr="00F07A5B">
        <w:rPr>
          <w:rtl/>
        </w:rPr>
        <w:t>דרש רבא</w:t>
      </w:r>
      <w:r w:rsidR="00F07A5B" w:rsidRPr="00F07A5B">
        <w:rPr>
          <w:rtl/>
        </w:rPr>
        <w:t>:</w:t>
      </w:r>
    </w:p>
    <w:p w14:paraId="053EB5E8" w14:textId="765DE724" w:rsidR="009626B6" w:rsidRDefault="009626B6" w:rsidP="009626B6">
      <w:pPr>
        <w:rPr>
          <w:rtl/>
        </w:rPr>
      </w:pPr>
      <w:r w:rsidRPr="00D16D7B">
        <w:rPr>
          <w:rFonts w:cs="BA Vilna Bold"/>
          <w:rtl/>
        </w:rPr>
        <w:t xml:space="preserve">מפני מה נענש דוד? </w:t>
      </w:r>
      <w:r w:rsidRPr="006F178A">
        <w:rPr>
          <w:rtl/>
        </w:rPr>
        <w:t>מפני שקרא לדברי תורה זמירות,</w:t>
      </w:r>
      <w:r w:rsidRPr="00DC27C1">
        <w:rPr>
          <w:rStyle w:val="affff8"/>
          <w:rtl/>
        </w:rPr>
        <w:t xml:space="preserve"> </w:t>
      </w:r>
      <w:r w:rsidR="00C55D32">
        <w:rPr>
          <w:rStyle w:val="affff8"/>
          <w:rFonts w:hint="cs"/>
          <w:rtl/>
        </w:rPr>
        <w:t xml:space="preserve">- </w:t>
      </w:r>
      <w:r w:rsidR="00C55D32" w:rsidRPr="00DC27C1">
        <w:rPr>
          <w:rStyle w:val="affff8"/>
          <w:rFonts w:hint="cs"/>
          <w:rtl/>
        </w:rPr>
        <w:t>'</w:t>
      </w:r>
      <w:r w:rsidR="00C55D32" w:rsidRPr="00DC27C1">
        <w:rPr>
          <w:rStyle w:val="affff8"/>
          <w:rtl/>
        </w:rPr>
        <w:t>זמירות היו לי חוקיך בבית מגורי</w:t>
      </w:r>
      <w:r w:rsidR="00C55D32" w:rsidRPr="00DC27C1">
        <w:rPr>
          <w:rStyle w:val="affff8"/>
          <w:rFonts w:hint="cs"/>
          <w:rtl/>
        </w:rPr>
        <w:t>'</w:t>
      </w:r>
      <w:r w:rsidR="00C55D32">
        <w:rPr>
          <w:rStyle w:val="affff8"/>
          <w:rFonts w:hint="cs"/>
          <w:rtl/>
        </w:rPr>
        <w:t xml:space="preserve"> </w:t>
      </w:r>
      <w:r>
        <w:rPr>
          <w:rStyle w:val="affffc"/>
          <w:rFonts w:hint="cs"/>
          <w:rtl/>
        </w:rPr>
        <w:t xml:space="preserve">א"ל </w:t>
      </w:r>
      <w:r w:rsidR="00B93B58" w:rsidRPr="00EC7E12">
        <w:rPr>
          <w:rStyle w:val="affffc"/>
          <w:rtl/>
        </w:rPr>
        <w:t xml:space="preserve">הקב"ה: </w:t>
      </w:r>
      <w:r w:rsidR="00B93B58" w:rsidRPr="006F178A">
        <w:rPr>
          <w:rtl/>
        </w:rPr>
        <w:t xml:space="preserve">ד"ת שכתוב בהן </w:t>
      </w:r>
      <w:r w:rsidR="00B93B58" w:rsidRPr="009626B6">
        <w:rPr>
          <w:rStyle w:val="affff8"/>
          <w:rtl/>
        </w:rPr>
        <w:t>התעיף עיניך בו ואיננו,</w:t>
      </w:r>
      <w:r w:rsidR="00B93B58" w:rsidRPr="006F178A">
        <w:rPr>
          <w:rtl/>
        </w:rPr>
        <w:t xml:space="preserve"> אתה קורא אותן זמירות? </w:t>
      </w:r>
    </w:p>
    <w:p w14:paraId="5B4E95C0" w14:textId="223C7AC6" w:rsidR="00B93B58" w:rsidRDefault="00B93B58" w:rsidP="00B13C89">
      <w:pPr>
        <w:rPr>
          <w:spacing w:val="0"/>
          <w:rtl/>
        </w:rPr>
      </w:pPr>
      <w:r w:rsidRPr="006F178A">
        <w:rPr>
          <w:rtl/>
        </w:rPr>
        <w:t xml:space="preserve">הריני מכשילך בדבר שאפילו תינוקות של בית רבן יודעין אותו, </w:t>
      </w:r>
      <w:r w:rsidRPr="009626B6">
        <w:rPr>
          <w:rStyle w:val="affffc"/>
          <w:spacing w:val="0"/>
          <w:rtl/>
        </w:rPr>
        <w:t xml:space="preserve">דכתיב: </w:t>
      </w:r>
      <w:r w:rsidRPr="009626B6">
        <w:rPr>
          <w:rStyle w:val="affff8"/>
          <w:rFonts w:hint="cs"/>
          <w:spacing w:val="0"/>
          <w:rtl/>
        </w:rPr>
        <w:t>'</w:t>
      </w:r>
      <w:r w:rsidRPr="009626B6">
        <w:rPr>
          <w:rStyle w:val="affff8"/>
          <w:spacing w:val="0"/>
          <w:rtl/>
        </w:rPr>
        <w:t>ולבני קהת לא נתן כי עבודת הקודש וגו',</w:t>
      </w:r>
      <w:r w:rsidRPr="009626B6">
        <w:rPr>
          <w:spacing w:val="0"/>
          <w:rtl/>
        </w:rPr>
        <w:t xml:space="preserve"> ו</w:t>
      </w:r>
      <w:r w:rsidRPr="009626B6">
        <w:rPr>
          <w:rFonts w:hint="cs"/>
          <w:spacing w:val="0"/>
          <w:rtl/>
        </w:rPr>
        <w:t>הוא</w:t>
      </w:r>
      <w:r w:rsidRPr="009626B6">
        <w:rPr>
          <w:spacing w:val="0"/>
          <w:rtl/>
        </w:rPr>
        <w:t xml:space="preserve"> </w:t>
      </w:r>
      <w:r w:rsidR="00EC7E12" w:rsidRPr="009626B6">
        <w:rPr>
          <w:rFonts w:hint="cs"/>
          <w:spacing w:val="0"/>
          <w:rtl/>
        </w:rPr>
        <w:t>הביא בעגלה</w:t>
      </w:r>
      <w:r w:rsidRPr="009626B6">
        <w:rPr>
          <w:spacing w:val="0"/>
          <w:rtl/>
        </w:rPr>
        <w:t>.</w:t>
      </w:r>
    </w:p>
    <w:p w14:paraId="2E49CA06" w14:textId="74F63D79" w:rsidR="00B13C89" w:rsidRPr="006F178A" w:rsidRDefault="00B13C89" w:rsidP="00B13C89">
      <w:pPr>
        <w:pStyle w:val="affffd"/>
        <w:spacing w:after="60"/>
        <w:jc w:val="center"/>
        <w:rPr>
          <w:rtl/>
        </w:rPr>
        <w:pPrChange w:id="90021" w:author="קלוד" w:date="2026-10-08T12:07:40Z">
          <w:pPr>
            <w:spacing w:after="60"/>
            <w:jc w:val="center"/>
          </w:pPr>
        </w:pPrChange>
      </w:pPr>
      <w:del w:id="90019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20" w:author="קלוד" w:date="2026-10-08T12:07:40Z">
        <w:r>
          <w:rPr>
            <w:color w:val="7B3F00"/>
          </w:rPr>
          <w:t xml:space="preserve">סיבות הכאת בני בית שמש בראות הארון</w:t>
        </w:r>
      </w:ins>
    </w:p>
    <w:p w14:paraId="3A9D140C" w14:textId="77777777" w:rsidR="00F07A5B" w:rsidRPr="00F07A5B" w:rsidRDefault="00EC7E12" w:rsidP="00EC7E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 אבהו ור''א</w:t>
      </w:r>
      <w:r w:rsidR="00F07A5B" w:rsidRPr="00F07A5B">
        <w:rPr>
          <w:rtl/>
        </w:rPr>
        <w:t>:</w:t>
      </w:r>
    </w:p>
    <w:p w14:paraId="70D3D172" w14:textId="44779507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ויך באנשי בית שמש כי ראו בארון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משום דראו ויך</w:t>
      </w:r>
      <w:r w:rsidRPr="006F178A">
        <w:rPr>
          <w:rFonts w:hint="cs"/>
          <w:rtl/>
        </w:rPr>
        <w:t>?</w:t>
      </w:r>
      <w:r w:rsidRPr="006F178A">
        <w:rPr>
          <w:rtl/>
        </w:rPr>
        <w:t xml:space="preserve"> </w:t>
      </w:r>
    </w:p>
    <w:p w14:paraId="0916F56F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לה:</w:t>
      </w:r>
    </w:p>
    <w:p w14:paraId="33B82948" w14:textId="77777777" w:rsidR="00EC7E12" w:rsidRDefault="00B93B58" w:rsidP="00EC7E12">
      <w:pPr>
        <w:rPr>
          <w:rFonts w:ascii="FontbitDavid" w:hAnsi="FontbitDavid"/>
          <w:rtl/>
        </w:rPr>
      </w:pPr>
      <w:r w:rsidRPr="00EC7E12">
        <w:rPr>
          <w:rStyle w:val="affffc"/>
          <w:rtl/>
        </w:rPr>
        <w:t xml:space="preserve">חד אמר: </w:t>
      </w:r>
      <w:r w:rsidRPr="006F178A">
        <w:rPr>
          <w:rFonts w:ascii="FontbitDavid" w:hAnsi="FontbitDavid"/>
          <w:rtl/>
        </w:rPr>
        <w:t xml:space="preserve">קוצרין ומשתחוים, </w:t>
      </w:r>
    </w:p>
    <w:p w14:paraId="50D24FE8" w14:textId="2A953306" w:rsidR="00B93B58" w:rsidRPr="00EC7E12" w:rsidRDefault="00B93B58" w:rsidP="00EC7E12">
      <w:pPr>
        <w:spacing w:after="60"/>
        <w:rPr>
          <w:spacing w:val="-2"/>
          <w:rtl/>
        </w:rPr>
      </w:pPr>
      <w:r w:rsidRPr="00EC7E12">
        <w:rPr>
          <w:rStyle w:val="affffc"/>
          <w:spacing w:val="-2"/>
          <w:rtl/>
        </w:rPr>
        <w:t xml:space="preserve">וחד אמר: </w:t>
      </w:r>
      <w:r w:rsidRPr="00EC7E12">
        <w:rPr>
          <w:rFonts w:ascii="FontbitDavid" w:hAnsi="FontbitDavid"/>
          <w:spacing w:val="-2"/>
          <w:rtl/>
        </w:rPr>
        <w:t xml:space="preserve">מילי אמור, </w:t>
      </w:r>
      <w:r w:rsidR="00EC7E12" w:rsidRPr="00EC7E12">
        <w:rPr>
          <w:rFonts w:ascii="FontbitDavid" w:hAnsi="FontbitDavid" w:hint="cs"/>
          <w:spacing w:val="-2"/>
          <w:rtl/>
        </w:rPr>
        <w:t xml:space="preserve">מי הכעיסך </w:t>
      </w:r>
      <w:r w:rsidR="00EC7E12" w:rsidRPr="00EC7E12">
        <w:rPr>
          <w:rStyle w:val="afffff2"/>
          <w:rFonts w:hint="cs"/>
          <w:spacing w:val="-2"/>
          <w:rtl/>
        </w:rPr>
        <w:t xml:space="preserve">כנשבית </w:t>
      </w:r>
      <w:r w:rsidR="00EC7E12" w:rsidRPr="00EC7E12">
        <w:rPr>
          <w:rFonts w:ascii="FontbitDavid" w:hAnsi="FontbitDavid" w:hint="cs"/>
          <w:spacing w:val="-2"/>
          <w:rtl/>
        </w:rPr>
        <w:t xml:space="preserve">וכעסת </w:t>
      </w:r>
      <w:r w:rsidRPr="00EC7E12">
        <w:rPr>
          <w:rFonts w:ascii="FontbitDavid" w:hAnsi="FontbitDavid" w:hint="cs"/>
          <w:spacing w:val="-2"/>
          <w:rtl/>
        </w:rPr>
        <w:t xml:space="preserve">מי </w:t>
      </w:r>
      <w:r w:rsidR="00EC7E12" w:rsidRPr="00EC7E12">
        <w:rPr>
          <w:rFonts w:ascii="FontbitDavid" w:hAnsi="FontbitDavid" w:hint="cs"/>
          <w:spacing w:val="-2"/>
          <w:rtl/>
        </w:rPr>
        <w:t xml:space="preserve">פייסך </w:t>
      </w:r>
      <w:r w:rsidR="00EC7E12" w:rsidRPr="00EC7E12">
        <w:rPr>
          <w:rStyle w:val="afffff2"/>
          <w:rFonts w:hint="cs"/>
          <w:spacing w:val="-2"/>
          <w:rtl/>
        </w:rPr>
        <w:t>כשחזרת</w:t>
      </w:r>
      <w:r w:rsidRPr="00EC7E12">
        <w:rPr>
          <w:rFonts w:ascii="FontbitDavid" w:hAnsi="FontbitDavid" w:hint="cs"/>
          <w:spacing w:val="-2"/>
          <w:rtl/>
        </w:rPr>
        <w:t xml:space="preserve"> </w:t>
      </w:r>
      <w:r w:rsidR="00EC7E12">
        <w:rPr>
          <w:rFonts w:ascii="FontbitDavid" w:hAnsi="FontbitDavid" w:hint="cs"/>
          <w:spacing w:val="-2"/>
          <w:rtl/>
        </w:rPr>
        <w:t>שנתפיסת</w:t>
      </w:r>
    </w:p>
    <w:p w14:paraId="022C9A58" w14:textId="5129E54D" w:rsidR="00F07A5B" w:rsidRPr="00F07A5B" w:rsidRDefault="00EC7E12" w:rsidP="00EC7E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ור''א</w:t>
      </w:r>
      <w:r w:rsidR="00F07A5B" w:rsidRPr="00F07A5B">
        <w:rPr>
          <w:rFonts w:hint="cs"/>
          <w:rtl/>
        </w:rPr>
        <w:t>:</w:t>
      </w:r>
    </w:p>
    <w:p w14:paraId="00786003" w14:textId="3716D66B" w:rsidR="00EC7E12" w:rsidRDefault="00B93B58" w:rsidP="00EC7E12">
      <w:pPr>
        <w:rPr>
          <w:rStyle w:val="affffc"/>
          <w:rtl/>
        </w:rPr>
      </w:pPr>
      <w:r w:rsidRPr="00EC7E12">
        <w:rPr>
          <w:rStyle w:val="affff8"/>
          <w:rFonts w:hint="cs"/>
          <w:rtl/>
        </w:rPr>
        <w:t>'</w:t>
      </w:r>
      <w:r w:rsidRPr="00EC7E12">
        <w:rPr>
          <w:rStyle w:val="affff8"/>
          <w:rtl/>
        </w:rPr>
        <w:t>ויך בעם שבעים איש חמשים אלף איש</w:t>
      </w:r>
      <w:r w:rsidRPr="00EC7E12">
        <w:rPr>
          <w:rStyle w:val="affff8"/>
          <w:rFonts w:hint="cs"/>
          <w:rtl/>
        </w:rPr>
        <w:t>'</w:t>
      </w:r>
      <w:r w:rsidRPr="00EC7E12">
        <w:rPr>
          <w:rtl/>
        </w:rPr>
        <w:t xml:space="preserve"> </w:t>
      </w:r>
    </w:p>
    <w:p w14:paraId="2E6CDED5" w14:textId="408E6233" w:rsidR="00EC7E12" w:rsidRDefault="00EC7E12" w:rsidP="00EC7E12">
      <w:pPr>
        <w:rPr>
          <w:rStyle w:val="affffc"/>
          <w:rtl/>
        </w:rPr>
      </w:pPr>
      <w:r>
        <w:rPr>
          <w:rStyle w:val="affffc"/>
          <w:rFonts w:hint="cs"/>
          <w:rtl/>
        </w:rPr>
        <w:t>חד אמר:</w:t>
      </w:r>
      <w:r w:rsidR="00B93B58" w:rsidRPr="00EC7E12">
        <w:rPr>
          <w:rStyle w:val="affffc"/>
          <w:rFonts w:hint="cs"/>
          <w:rtl/>
        </w:rPr>
        <w:t xml:space="preserve"> </w:t>
      </w:r>
      <w:r w:rsidR="00B93B58" w:rsidRPr="00EC7E12">
        <w:rPr>
          <w:rtl/>
        </w:rPr>
        <w:t>שבעים איש היו, וכ</w:t>
      </w:r>
      <w:r w:rsidR="00B93B58" w:rsidRPr="00EC7E12">
        <w:rPr>
          <w:rFonts w:hint="cs"/>
          <w:rtl/>
        </w:rPr>
        <w:t>או</w:t>
      </w:r>
      <w:r w:rsidR="00B93B58" w:rsidRPr="00EC7E12">
        <w:rPr>
          <w:rtl/>
        </w:rPr>
        <w:t>"</w:t>
      </w:r>
      <w:r w:rsidR="00B93B58" w:rsidRPr="00EC7E12">
        <w:rPr>
          <w:rFonts w:hint="eastAsia"/>
          <w:rtl/>
        </w:rPr>
        <w:t>א</w:t>
      </w:r>
      <w:r w:rsidR="00B93B58" w:rsidRPr="00EC7E12">
        <w:rPr>
          <w:rtl/>
        </w:rPr>
        <w:t xml:space="preserve"> שקול כחמשים אלף;</w:t>
      </w:r>
      <w:r>
        <w:rPr>
          <w:rStyle w:val="affffc"/>
          <w:rFonts w:hint="cs"/>
          <w:rtl/>
        </w:rPr>
        <w:t xml:space="preserve"> </w:t>
      </w:r>
    </w:p>
    <w:p w14:paraId="37B4FEE4" w14:textId="7E12B313" w:rsidR="00B93B58" w:rsidRDefault="00B93B58" w:rsidP="00B13C89">
      <w:pPr>
        <w:rPr>
          <w:rtl/>
        </w:rPr>
      </w:pPr>
      <w:r w:rsidRPr="00EC7E12">
        <w:rPr>
          <w:rStyle w:val="affffc"/>
          <w:rtl/>
        </w:rPr>
        <w:t xml:space="preserve">וחד אמר: </w:t>
      </w:r>
      <w:r w:rsidRPr="006F178A">
        <w:rPr>
          <w:rtl/>
        </w:rPr>
        <w:t>חמשים אלף היו, וכל אחד ואחד שקול כשבעים סנהדרין.</w:t>
      </w:r>
    </w:p>
    <w:p w14:paraId="67290A79" w14:textId="407A4E23" w:rsidR="00B13C89" w:rsidRPr="006F178A" w:rsidRDefault="00B13C89" w:rsidP="00B13C89">
      <w:pPr>
        <w:pStyle w:val="affffd"/>
        <w:spacing w:after="60"/>
        <w:jc w:val="center"/>
        <w:rPr>
          <w:rtl/>
        </w:rPr>
        <w:pPrChange w:id="90018" w:author="קלוד" w:date="2026-10-08T12:07:40Z">
          <w:pPr>
            <w:spacing w:after="60"/>
            <w:jc w:val="center"/>
          </w:pPr>
        </w:pPrChange>
      </w:pPr>
      <w:del w:id="90016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17" w:author="קלוד" w:date="2026-10-08T12:07:40Z">
        <w:r>
          <w:rPr>
            <w:color w:val="7B3F00"/>
          </w:rPr>
          <w:t xml:space="preserve">קורבנות בכל צעד ארון ששה צעדים</w:t>
        </w:r>
      </w:ins>
    </w:p>
    <w:p w14:paraId="55EDF111" w14:textId="14A441C1" w:rsidR="00F07A5B" w:rsidRPr="00F07A5B" w:rsidRDefault="00EC7E12" w:rsidP="00EC7E12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פב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FB7C226" w14:textId="0429E2C9" w:rsidR="00EC7E12" w:rsidRDefault="00B93B58" w:rsidP="00EC7E12">
      <w:pPr>
        <w:rPr>
          <w:rtl/>
        </w:rPr>
      </w:pPr>
      <w:r w:rsidRPr="00EC7E12">
        <w:rPr>
          <w:rStyle w:val="affff8"/>
          <w:rtl/>
        </w:rPr>
        <w:t xml:space="preserve"> ויהי כי צעדו נושאי ארון ה' ששה צעדים ויזבח שור ומריא, </w:t>
      </w:r>
      <w:r w:rsidRPr="00EC7E12">
        <w:rPr>
          <w:rStyle w:val="affffc"/>
          <w:rtl/>
        </w:rPr>
        <w:t xml:space="preserve">וכתיב: </w:t>
      </w:r>
      <w:r w:rsidRPr="00EC7E12">
        <w:rPr>
          <w:rStyle w:val="affff8"/>
          <w:rFonts w:hint="cs"/>
          <w:rtl/>
        </w:rPr>
        <w:t>'ד</w:t>
      </w:r>
      <w:r w:rsidRPr="00EC7E12">
        <w:rPr>
          <w:rStyle w:val="affff8"/>
          <w:rtl/>
        </w:rPr>
        <w:t>שבעה פרים ושבעה אילים'!</w:t>
      </w:r>
      <w:r w:rsidRPr="00D454EC">
        <w:rPr>
          <w:spacing w:val="-2"/>
          <w:rtl/>
        </w:rPr>
        <w:t xml:space="preserve"> </w:t>
      </w:r>
      <w:r w:rsidR="00EC7E12">
        <w:rPr>
          <w:rFonts w:hint="cs"/>
          <w:spacing w:val="-2"/>
          <w:rtl/>
        </w:rPr>
        <w:t xml:space="preserve">- </w:t>
      </w:r>
      <w:r w:rsidRPr="006F178A">
        <w:rPr>
          <w:rtl/>
        </w:rPr>
        <w:t xml:space="preserve">על כל פסיעה שור ומריא, </w:t>
      </w:r>
    </w:p>
    <w:p w14:paraId="534C411D" w14:textId="5A02FD2E" w:rsidR="00B93B58" w:rsidRPr="006F178A" w:rsidRDefault="00B93B58" w:rsidP="00EC7E12">
      <w:pPr>
        <w:rPr>
          <w:rtl/>
        </w:rPr>
      </w:pPr>
      <w:r w:rsidRPr="006F178A">
        <w:rPr>
          <w:rtl/>
        </w:rPr>
        <w:t>על כל שש ושש פסיעות - שבעה פרים ושבעה אילים.</w:t>
      </w:r>
    </w:p>
    <w:p w14:paraId="2D375735" w14:textId="213762DB" w:rsidR="00F07A5B" w:rsidRPr="00F07A5B" w:rsidRDefault="00B93B58" w:rsidP="00EC7E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 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E051C79" w14:textId="244604EA" w:rsidR="00C55D32" w:rsidRDefault="00EC7E12" w:rsidP="00EC7E12">
      <w:pPr>
        <w:rPr>
          <w:rtl/>
        </w:rPr>
      </w:pPr>
      <w:r>
        <w:rPr>
          <w:rFonts w:hint="cs"/>
          <w:rtl/>
        </w:rPr>
        <w:t>א''כ</w:t>
      </w:r>
      <w:r w:rsidR="00B93B58" w:rsidRPr="006F178A">
        <w:rPr>
          <w:rtl/>
        </w:rPr>
        <w:t xml:space="preserve"> מילאת את כל ארץ ישראל במות! </w:t>
      </w:r>
    </w:p>
    <w:p w14:paraId="482D0968" w14:textId="522B6DF1" w:rsidR="00F07A5B" w:rsidRPr="00F07A5B" w:rsidRDefault="00EC7E12" w:rsidP="00C55D3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Fonts w:hint="cs"/>
          <w:rtl/>
        </w:rPr>
        <w:t>:</w:t>
      </w:r>
    </w:p>
    <w:p w14:paraId="17459B49" w14:textId="3F1949B2" w:rsidR="00C55D32" w:rsidRDefault="00B93B58" w:rsidP="00EC7E12">
      <w:pPr>
        <w:rPr>
          <w:rtl/>
        </w:rPr>
      </w:pPr>
      <w:r w:rsidRPr="006F178A">
        <w:rPr>
          <w:rtl/>
        </w:rPr>
        <w:t xml:space="preserve">על כל שש ושש פסיעות שור ומריא, </w:t>
      </w:r>
    </w:p>
    <w:p w14:paraId="2FF0040E" w14:textId="4A4013D4" w:rsidR="00B93B58" w:rsidRPr="006F178A" w:rsidRDefault="00B93B58" w:rsidP="00EC7E12">
      <w:pPr>
        <w:rPr>
          <w:rtl/>
        </w:rPr>
      </w:pPr>
      <w:r w:rsidRPr="006F178A">
        <w:rPr>
          <w:rtl/>
        </w:rPr>
        <w:t>על כל ששה סדרים של שש פסיעות שבעה פרים ושבעה אילים.</w:t>
      </w:r>
    </w:p>
    <w:p w14:paraId="4D3C3D38" w14:textId="270FDEC7" w:rsidR="00F07A5B" w:rsidRPr="00F07A5B" w:rsidRDefault="00EC7E12" w:rsidP="00EC7E1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25D86A4C" w14:textId="02CEA929" w:rsidR="00B93B58" w:rsidRPr="006F178A" w:rsidRDefault="00B93B58" w:rsidP="00B93B58">
      <w:pPr>
        <w:rPr>
          <w:rtl/>
        </w:rPr>
      </w:pPr>
      <w:r w:rsidRPr="00EC7E12">
        <w:rPr>
          <w:rStyle w:val="affffc"/>
          <w:rtl/>
        </w:rPr>
        <w:t>כתיב: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כידון</w:t>
      </w:r>
      <w:r w:rsidRPr="00DC27C1">
        <w:rPr>
          <w:rStyle w:val="affff8"/>
          <w:rFonts w:hint="cs"/>
          <w:rtl/>
        </w:rPr>
        <w:t>'</w:t>
      </w:r>
      <w:r w:rsidR="00FA4A2E">
        <w:rPr>
          <w:rStyle w:val="affff8"/>
          <w:rFonts w:hint="cs"/>
          <w:rtl/>
        </w:rPr>
        <w:t xml:space="preserve"> </w:t>
      </w:r>
      <w:r w:rsidR="00FA4A2E" w:rsidRPr="00FA4A2E">
        <w:rPr>
          <w:rStyle w:val="afffff2"/>
          <w:rFonts w:hint="cs"/>
          <w:rtl/>
        </w:rPr>
        <w:t>[כהורג]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EC7E12">
        <w:rPr>
          <w:rStyle w:val="affffc"/>
          <w:rtl/>
        </w:rPr>
        <w:t xml:space="preserve">וכתיב: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נכון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="00EC7E12">
        <w:rPr>
          <w:rFonts w:hint="cs"/>
          <w:rtl/>
        </w:rPr>
        <w:t xml:space="preserve">- </w:t>
      </w:r>
      <w:r w:rsidRPr="006F178A">
        <w:rPr>
          <w:rtl/>
        </w:rPr>
        <w:t>בתחלה כידון, ולבסוף נכון.</w:t>
      </w:r>
    </w:p>
    <w:p w14:paraId="7A72BDF2" w14:textId="49F4F9A7" w:rsidR="00B93B58" w:rsidRPr="006F178A" w:rsidRDefault="00E4644A" w:rsidP="00E4644A">
      <w:pPr>
        <w:pStyle w:val="affff5"/>
        <w:rPr>
          <w:del w:id="90166" w:author="מנוע עיצוב" w:date="2026-10-08T11:01:28Z"/>
          <w:rtl/>
        </w:rPr>
      </w:pPr>
      <w:del w:id="90165" w:author="מנוע עיצוב" w:date="2026-10-08T11:01:28Z">
        <w:r>
          <w:rPr>
            <w:rtl/>
          </w:rPr>
          <w:delText xml:space="preserve">****</w:delText>
        </w:r>
      </w:del>
    </w:p>
    <w:p w14:paraId="1EEDF30A" w14:textId="77777777" w:rsidR="00B93B58" w:rsidRPr="006F178A" w:rsidRDefault="00B93B58" w:rsidP="005670C9">
      <w:pPr>
        <w:pStyle w:val="afffd"/>
        <w:rPr>
          <w:rtl/>
        </w:rPr>
      </w:pPr>
      <w:ins w:id="9875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tl/>
        </w:rPr>
        <w:t>נמצאת אתה אומר: שלשה מיני אבנים היו;</w:t>
      </w:r>
    </w:p>
    <w:p w14:paraId="3BC422B0" w14:textId="77777777" w:rsidR="00F07A5B" w:rsidRPr="00F07A5B" w:rsidRDefault="00B93B58" w:rsidP="00B13C89">
      <w:pPr>
        <w:pStyle w:val="36"/>
        <w:framePr w:wrap="notBeside"/>
        <w:rPr>
          <w:rtl/>
        </w:rPr>
      </w:pPr>
      <w:r w:rsidRPr="00F07A5B">
        <w:rPr>
          <w:rtl/>
        </w:rPr>
        <w:t>אחד</w:t>
      </w:r>
      <w:r w:rsidR="00F07A5B" w:rsidRPr="00F07A5B">
        <w:rPr>
          <w:rtl/>
        </w:rPr>
        <w:t>:</w:t>
      </w:r>
    </w:p>
    <w:p w14:paraId="74CEC4B7" w14:textId="1B057772" w:rsidR="009626B6" w:rsidRDefault="00B93B58" w:rsidP="00B93B58">
      <w:pPr>
        <w:rPr>
          <w:rFonts w:ascii="FontbitDavid" w:hAnsi="FontbitDavid"/>
          <w:rtl/>
        </w:rPr>
      </w:pPr>
      <w:r w:rsidRPr="0059138D">
        <w:rPr>
          <w:rFonts w:ascii="FontbitDavid" w:hAnsi="FontbitDavid" w:cs="BA Vilna Bold"/>
          <w:rtl/>
        </w:rPr>
        <w:t>שהקים משה בארץ מואב</w:t>
      </w:r>
      <w:r w:rsidRPr="006F178A">
        <w:rPr>
          <w:rFonts w:ascii="FontbitDavid" w:hAnsi="FontbitDavid"/>
          <w:rtl/>
        </w:rPr>
        <w:t xml:space="preserve">, </w:t>
      </w:r>
    </w:p>
    <w:p w14:paraId="29917F81" w14:textId="0D8F2272" w:rsidR="00B93B58" w:rsidRPr="006F178A" w:rsidRDefault="009626B6" w:rsidP="00B13C89">
      <w:pPr>
        <w:ind w:firstLine="113"/>
        <w:rPr>
          <w:rtl/>
        </w:rPr>
      </w:pPr>
      <w:r>
        <w:rPr>
          <w:rFonts w:ascii="FontbitDavid" w:hAnsi="FontbitDavid"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בעבר הירדן בארץ מואב הואיל משה באר וגו',</w:t>
      </w:r>
      <w:r w:rsidR="00B93B58" w:rsidRPr="006F178A">
        <w:rPr>
          <w:rFonts w:ascii="FontbitDavid" w:hAnsi="FontbitDavid"/>
          <w:rtl/>
        </w:rPr>
        <w:t xml:space="preserve"> </w:t>
      </w:r>
    </w:p>
    <w:p w14:paraId="4DD54C88" w14:textId="35F15390" w:rsidR="00B93B58" w:rsidRPr="009626B6" w:rsidRDefault="00B93B58" w:rsidP="00B93B58">
      <w:pPr>
        <w:rPr>
          <w:spacing w:val="0"/>
          <w:rtl/>
        </w:rPr>
      </w:pPr>
      <w:r w:rsidRPr="009626B6">
        <w:rPr>
          <w:spacing w:val="0"/>
          <w:rtl/>
        </w:rPr>
        <w:t xml:space="preserve">ולהלן </w:t>
      </w:r>
      <w:r w:rsidRPr="009626B6">
        <w:rPr>
          <w:rStyle w:val="affff8"/>
          <w:rFonts w:hint="cs"/>
          <w:spacing w:val="0"/>
          <w:rtl/>
        </w:rPr>
        <w:t>'</w:t>
      </w:r>
      <w:r w:rsidRPr="009626B6">
        <w:rPr>
          <w:rStyle w:val="affff8"/>
          <w:spacing w:val="0"/>
          <w:rtl/>
        </w:rPr>
        <w:t>וכתבת עליהן את כל דברי התורה הזאת וגו',</w:t>
      </w:r>
      <w:r w:rsidRPr="009626B6">
        <w:rPr>
          <w:spacing w:val="0"/>
          <w:rtl/>
        </w:rPr>
        <w:t xml:space="preserve"> </w:t>
      </w:r>
      <w:r w:rsidR="009626B6" w:rsidRPr="009626B6">
        <w:rPr>
          <w:rStyle w:val="affffc"/>
          <w:rFonts w:hint="cs"/>
          <w:spacing w:val="0"/>
          <w:rtl/>
        </w:rPr>
        <w:t>ולמד</w:t>
      </w:r>
      <w:r w:rsidRPr="009626B6">
        <w:rPr>
          <w:rStyle w:val="affffc"/>
          <w:spacing w:val="0"/>
          <w:rtl/>
        </w:rPr>
        <w:t xml:space="preserve"> </w:t>
      </w:r>
      <w:r w:rsidRPr="009626B6">
        <w:rPr>
          <w:rStyle w:val="affff8"/>
          <w:spacing w:val="0"/>
          <w:rtl/>
        </w:rPr>
        <w:t>באר באר;</w:t>
      </w:r>
    </w:p>
    <w:p w14:paraId="5FC2EFF3" w14:textId="77777777" w:rsidR="00F07A5B" w:rsidRPr="00F07A5B" w:rsidRDefault="00B93B58" w:rsidP="00B13C89">
      <w:pPr>
        <w:pStyle w:val="36"/>
        <w:framePr w:wrap="notBeside"/>
        <w:rPr>
          <w:rtl/>
        </w:rPr>
      </w:pPr>
      <w:r w:rsidRPr="00F07A5B">
        <w:rPr>
          <w:rtl/>
        </w:rPr>
        <w:t>ואחד</w:t>
      </w:r>
      <w:r w:rsidR="00F07A5B" w:rsidRPr="00F07A5B">
        <w:rPr>
          <w:rtl/>
        </w:rPr>
        <w:t>:</w:t>
      </w:r>
    </w:p>
    <w:p w14:paraId="721011FC" w14:textId="6E737E58" w:rsidR="00B13C89" w:rsidRDefault="00B93B58" w:rsidP="00B93B58">
      <w:pPr>
        <w:rPr>
          <w:rtl/>
        </w:rPr>
      </w:pPr>
      <w:r w:rsidRPr="0059138D">
        <w:rPr>
          <w:rFonts w:cs="BA Vilna Bold"/>
          <w:rtl/>
        </w:rPr>
        <w:t>שהקים יהושע בתוך הירדן,</w:t>
      </w:r>
      <w:r w:rsidRPr="006F178A">
        <w:rPr>
          <w:rtl/>
        </w:rPr>
        <w:t xml:space="preserve"> </w:t>
      </w:r>
    </w:p>
    <w:p w14:paraId="0AE5E0FD" w14:textId="04CAC5BA" w:rsidR="00B93B58" w:rsidRPr="006F178A" w:rsidRDefault="009626B6" w:rsidP="00B13C89">
      <w:pPr>
        <w:ind w:firstLine="113"/>
        <w:rPr>
          <w:rtl/>
        </w:rPr>
      </w:pPr>
      <w:r>
        <w:rPr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ושתים עשרה אבנים הקים יהושע בתוך הירדן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;</w:t>
      </w:r>
    </w:p>
    <w:p w14:paraId="3BA5FC7F" w14:textId="77777777" w:rsidR="00F07A5B" w:rsidRPr="00F07A5B" w:rsidRDefault="00B93B58" w:rsidP="00B13C89">
      <w:pPr>
        <w:pStyle w:val="36"/>
        <w:framePr w:wrap="notBeside"/>
        <w:rPr>
          <w:rtl/>
        </w:rPr>
      </w:pPr>
      <w:r w:rsidRPr="00F07A5B">
        <w:rPr>
          <w:rtl/>
        </w:rPr>
        <w:t>ואחד</w:t>
      </w:r>
      <w:r w:rsidR="00F07A5B" w:rsidRPr="00F07A5B">
        <w:rPr>
          <w:rtl/>
        </w:rPr>
        <w:t>:</w:t>
      </w:r>
    </w:p>
    <w:p w14:paraId="2FF50CBF" w14:textId="547C3264" w:rsidR="00B93B58" w:rsidRDefault="00B93B58" w:rsidP="00B13C89">
      <w:pPr>
        <w:rPr>
          <w:rFonts w:cs="BA Vilna Bold"/>
          <w:rtl/>
        </w:rPr>
      </w:pPr>
      <w:r w:rsidRPr="0059138D">
        <w:rPr>
          <w:rFonts w:cs="BA Vilna Bold"/>
          <w:rtl/>
        </w:rPr>
        <w:t>שהקים בגלגל</w:t>
      </w:r>
      <w:r w:rsidRPr="006F178A">
        <w:rPr>
          <w:rtl/>
        </w:rPr>
        <w:t xml:space="preserve">, </w:t>
      </w:r>
      <w:r w:rsidR="009626B6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ואת שתים עשרה האבנים האלה וגו'.</w:t>
      </w:r>
    </w:p>
    <w:p w14:paraId="5D75A600" w14:textId="55832781" w:rsidR="00B13C89" w:rsidRPr="00B13C89" w:rsidRDefault="00B13C89" w:rsidP="00B13C89">
      <w:pPr>
        <w:jc w:val="center"/>
        <w:rPr>
          <w:del w:id="90168" w:author="מנוע עיצוב" w:date="2026-10-08T11:01:28Z"/>
          <w:rtl/>
        </w:rPr>
      </w:pPr>
      <w:del w:id="90167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</w:p>
    <w:p w14:paraId="2E032620" w14:textId="5739753A" w:rsidR="009626B6" w:rsidRDefault="00B93B58" w:rsidP="006C7D1C">
      <w:pPr>
        <w:pStyle w:val="affffd"/>
        <w:rPr>
          <w:rtl/>
        </w:rPr>
      </w:pPr>
      <w:r w:rsidRPr="0059138D">
        <w:rPr>
          <w:rFonts w:cs="BA Vilna Bold"/>
          <w:rtl/>
        </w:rPr>
        <w:t>ת"ר</w:t>
      </w:r>
      <w:r w:rsidRPr="006F178A">
        <w:rPr>
          <w:rtl/>
        </w:rPr>
        <w:t xml:space="preserve">: כיצד כתבו ישראל את התורה? </w:t>
      </w:r>
    </w:p>
    <w:p w14:paraId="14E528FF" w14:textId="51594C56" w:rsidR="00F07A5B" w:rsidRPr="00F07A5B" w:rsidRDefault="009626B6" w:rsidP="009626B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</w:t>
      </w:r>
      <w:r w:rsidR="00F07A5B" w:rsidRPr="00F07A5B">
        <w:rPr>
          <w:rtl/>
        </w:rPr>
        <w:t>:</w:t>
      </w:r>
    </w:p>
    <w:p w14:paraId="26816231" w14:textId="69D469A1" w:rsidR="00B93B58" w:rsidRPr="006F178A" w:rsidRDefault="009626B6" w:rsidP="009626B6">
      <w:pPr>
        <w:rPr>
          <w:rtl/>
        </w:rPr>
      </w:pPr>
      <w:r>
        <w:rPr>
          <w:rFonts w:hint="cs"/>
          <w:rtl/>
        </w:rPr>
        <w:t xml:space="preserve">ע''ג </w:t>
      </w:r>
      <w:r w:rsidR="00B93B58" w:rsidRPr="00F56D6C">
        <w:rPr>
          <w:rFonts w:cs="BA Vilna Bold"/>
          <w:rtl/>
        </w:rPr>
        <w:t>אבנים</w:t>
      </w:r>
      <w:r w:rsidR="00B93B58" w:rsidRPr="006F178A">
        <w:rPr>
          <w:rtl/>
        </w:rPr>
        <w:t xml:space="preserve"> כתבוה, </w:t>
      </w:r>
      <w:r>
        <w:rPr>
          <w:rStyle w:val="affff8"/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וכתבת על האבנים את כל דברי התורה הזאת וגו',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ואח''כ </w:t>
      </w:r>
      <w:r w:rsidR="00B93B58" w:rsidRPr="006F178A">
        <w:rPr>
          <w:rtl/>
        </w:rPr>
        <w:t>סדו אותן בסיד;</w:t>
      </w:r>
    </w:p>
    <w:p w14:paraId="7B0285B8" w14:textId="46BE8025" w:rsidR="00F07A5B" w:rsidRPr="00F07A5B" w:rsidRDefault="00B93B58" w:rsidP="009626B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 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4CA0C01A" w14:textId="36627A81" w:rsidR="00B93B58" w:rsidRPr="00B13C89" w:rsidRDefault="00B93B58" w:rsidP="00B93B58">
      <w:pPr>
        <w:rPr>
          <w:spacing w:val="0"/>
          <w:rtl/>
        </w:rPr>
      </w:pPr>
      <w:r w:rsidRPr="006F178A">
        <w:rPr>
          <w:rtl/>
        </w:rPr>
        <w:lastRenderedPageBreak/>
        <w:t xml:space="preserve">לדבריך, היאך למדו אומות של אותו הזמן תורה? </w:t>
      </w:r>
      <w:r w:rsidRPr="009626B6">
        <w:rPr>
          <w:rStyle w:val="affffc"/>
          <w:rtl/>
        </w:rPr>
        <w:t>א</w:t>
      </w:r>
      <w:r w:rsidR="009626B6">
        <w:rPr>
          <w:rStyle w:val="affffc"/>
          <w:rFonts w:hint="cs"/>
          <w:rtl/>
        </w:rPr>
        <w:t>"ל</w:t>
      </w:r>
      <w:r w:rsidRPr="009626B6">
        <w:rPr>
          <w:rStyle w:val="affffc"/>
          <w:rtl/>
        </w:rPr>
        <w:t>:</w:t>
      </w:r>
      <w:r w:rsidRPr="006F178A">
        <w:rPr>
          <w:rtl/>
        </w:rPr>
        <w:t xml:space="preserve"> בינה יתירה נתן בהם הקב"ה, ושיגרו נוטירין שלהן וקילפו את הסיד והשיאוה, </w:t>
      </w:r>
      <w:r w:rsidRPr="00B13C89">
        <w:rPr>
          <w:spacing w:val="0"/>
          <w:rtl/>
        </w:rPr>
        <w:t>ועל דבר זה נתחתם גזר דינם לבאר שחת, שהיה להן ללמד ולא למדו;</w:t>
      </w:r>
    </w:p>
    <w:p w14:paraId="2A8A34F4" w14:textId="77777777" w:rsidR="00F07A5B" w:rsidRPr="00F07A5B" w:rsidRDefault="009626B6" w:rsidP="009626B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ר''ש</w:t>
      </w:r>
      <w:r w:rsidR="00F07A5B" w:rsidRPr="00F07A5B">
        <w:rPr>
          <w:rtl/>
        </w:rPr>
        <w:t>:</w:t>
      </w:r>
    </w:p>
    <w:p w14:paraId="036CD17B" w14:textId="2AD0E266" w:rsidR="00B93B58" w:rsidRPr="006F178A" w:rsidRDefault="009626B6" w:rsidP="009626B6">
      <w:pPr>
        <w:spacing w:after="60"/>
        <w:rPr>
          <w:rtl/>
        </w:rPr>
      </w:pPr>
      <w:r>
        <w:rPr>
          <w:rFonts w:hint="cs"/>
          <w:rtl/>
        </w:rPr>
        <w:t>ע''ג</w:t>
      </w:r>
      <w:r w:rsidR="00B93B58" w:rsidRPr="006F178A">
        <w:rPr>
          <w:rtl/>
        </w:rPr>
        <w:t xml:space="preserve"> </w:t>
      </w:r>
      <w:r w:rsidR="00B93B58" w:rsidRPr="00F56D6C">
        <w:rPr>
          <w:rFonts w:cs="BA Vilna Bold"/>
          <w:rtl/>
        </w:rPr>
        <w:t>סיד</w:t>
      </w:r>
      <w:r w:rsidR="00B93B58" w:rsidRPr="006F178A">
        <w:rPr>
          <w:rtl/>
        </w:rPr>
        <w:t xml:space="preserve"> כתבוה, וכתבו למטה: </w:t>
      </w:r>
      <w:r w:rsidR="00B93B58" w:rsidRPr="009626B6">
        <w:rPr>
          <w:rStyle w:val="affff8"/>
          <w:rtl/>
        </w:rPr>
        <w:t xml:space="preserve">למען אשר לא ילמדו אתכם לעשות ככל וגו', </w:t>
      </w:r>
      <w:r w:rsidRPr="009626B6">
        <w:rPr>
          <w:rStyle w:val="afffff2"/>
          <w:rFonts w:hint="cs"/>
          <w:rtl/>
        </w:rPr>
        <w:t>שמבני ז' עממין שבחו''ל יכולים</w:t>
      </w:r>
      <w:r>
        <w:rPr>
          <w:rFonts w:hint="cs"/>
          <w:rtl/>
        </w:rPr>
        <w:t xml:space="preserve"> </w:t>
      </w:r>
      <w:r w:rsidR="00B93B58" w:rsidRPr="006F178A">
        <w:rPr>
          <w:rtl/>
        </w:rPr>
        <w:t>הא למדת, שאם היו חוזרין בתשובה היו מקבלין אותן.</w:t>
      </w:r>
    </w:p>
    <w:p w14:paraId="0A069545" w14:textId="77777777" w:rsidR="00F07A5B" w:rsidRPr="00F07A5B" w:rsidRDefault="00B93B58" w:rsidP="009626B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</w:t>
      </w:r>
      <w:r w:rsidR="00B13C89" w:rsidRPr="00F07A5B">
        <w:rPr>
          <w:rFonts w:hint="cs"/>
          <w:rtl/>
        </w:rPr>
        <w:t>ם</w:t>
      </w:r>
      <w:r w:rsidRPr="00F07A5B">
        <w:rPr>
          <w:rFonts w:hint="cs"/>
          <w:rtl/>
        </w:rPr>
        <w:t xml:space="preserve"> ד</w:t>
      </w:r>
      <w:r w:rsidRPr="00F07A5B">
        <w:rPr>
          <w:rtl/>
        </w:rPr>
        <w:t>ר"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00AD1695" w14:textId="131E3C93" w:rsidR="00B93B58" w:rsidRPr="006F178A" w:rsidRDefault="00B93B58" w:rsidP="00B93B58">
      <w:pPr>
        <w:rPr>
          <w:rtl/>
        </w:rPr>
      </w:pPr>
      <w:r w:rsidRPr="003215F9">
        <w:rPr>
          <w:rStyle w:val="affff8"/>
          <w:rtl/>
        </w:rPr>
        <w:t>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והיו עמים משרפות סיד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על עסקי סיד.</w:t>
      </w:r>
    </w:p>
    <w:p w14:paraId="4236FB8B" w14:textId="5B35D412" w:rsidR="00F07A5B" w:rsidRPr="00F07A5B" w:rsidRDefault="00B93B58" w:rsidP="009626B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</w:t>
      </w:r>
      <w:r w:rsidR="00B13C89" w:rsidRPr="00F07A5B">
        <w:rPr>
          <w:rFonts w:hint="cs"/>
          <w:rtl/>
        </w:rPr>
        <w:t>ם</w:t>
      </w:r>
      <w:r w:rsidRPr="00F07A5B">
        <w:rPr>
          <w:rFonts w:hint="cs"/>
          <w:rtl/>
        </w:rPr>
        <w:t xml:space="preserve"> ד</w:t>
      </w:r>
      <w:r w:rsidRPr="00F07A5B">
        <w:rPr>
          <w:rtl/>
        </w:rPr>
        <w:t>ר"</w:t>
      </w: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0B47FCC4" w14:textId="39991E95" w:rsidR="00B93B58" w:rsidRPr="00B13C89" w:rsidRDefault="00B93B58" w:rsidP="00B93B58">
      <w:pPr>
        <w:rPr>
          <w:spacing w:val="-2"/>
          <w:rtl/>
        </w:rPr>
      </w:pPr>
      <w:r w:rsidRPr="00B13C89">
        <w:rPr>
          <w:rFonts w:hint="cs"/>
          <w:spacing w:val="-2"/>
          <w:rtl/>
        </w:rPr>
        <w:t xml:space="preserve">כסיד דאין לו תקנה אלא שריפה אף כותים אין להם תקנה אלא שריפה </w:t>
      </w:r>
    </w:p>
    <w:p w14:paraId="4D2E7A3C" w14:textId="45566AA7" w:rsidR="00F07A5B" w:rsidRPr="00F07A5B" w:rsidRDefault="00B93B58" w:rsidP="009626B6">
      <w:pPr>
        <w:pStyle w:val="36"/>
        <w:framePr w:wrap="notBeside"/>
        <w:rPr>
          <w:rtl/>
        </w:rPr>
      </w:pPr>
      <w:r w:rsidRPr="00F07A5B">
        <w:rPr>
          <w:rtl/>
        </w:rPr>
        <w:t>כמאן אזלא ה</w:t>
      </w:r>
      <w:r w:rsidR="009626B6" w:rsidRPr="00F07A5B">
        <w:rPr>
          <w:rFonts w:hint="cs"/>
          <w:rtl/>
        </w:rPr>
        <w:t>ך</w:t>
      </w:r>
      <w:r w:rsidR="00F07A5B" w:rsidRPr="00F07A5B">
        <w:rPr>
          <w:rtl/>
        </w:rPr>
        <w:t>:</w:t>
      </w:r>
    </w:p>
    <w:p w14:paraId="63B8AC3D" w14:textId="525CCCED" w:rsidR="00B93B58" w:rsidRDefault="00B93B58" w:rsidP="00B13C89">
      <w:pPr>
        <w:rPr>
          <w:rStyle w:val="affffc"/>
          <w:spacing w:val="0"/>
          <w:rtl/>
        </w:rPr>
      </w:pPr>
      <w:r w:rsidRPr="009722B3">
        <w:rPr>
          <w:rStyle w:val="affff8"/>
          <w:rFonts w:hint="cs"/>
          <w:spacing w:val="0"/>
          <w:rtl/>
        </w:rPr>
        <w:t>'</w:t>
      </w:r>
      <w:r w:rsidRPr="009722B3">
        <w:rPr>
          <w:rStyle w:val="affff8"/>
          <w:spacing w:val="0"/>
          <w:rtl/>
        </w:rPr>
        <w:t>ושבית שביו</w:t>
      </w:r>
      <w:r w:rsidRPr="009722B3">
        <w:rPr>
          <w:rStyle w:val="affff8"/>
          <w:rFonts w:hint="cs"/>
          <w:spacing w:val="0"/>
          <w:rtl/>
        </w:rPr>
        <w:t xml:space="preserve">' </w:t>
      </w:r>
      <w:r w:rsidRPr="009722B3">
        <w:rPr>
          <w:spacing w:val="0"/>
          <w:rtl/>
        </w:rPr>
        <w:t>לרבות כנענים שבחו</w:t>
      </w:r>
      <w:r w:rsidR="009626B6" w:rsidRPr="009722B3">
        <w:rPr>
          <w:rFonts w:hint="cs"/>
          <w:spacing w:val="0"/>
          <w:rtl/>
        </w:rPr>
        <w:t>"ל</w:t>
      </w:r>
      <w:r w:rsidR="009626B6" w:rsidRPr="009722B3">
        <w:rPr>
          <w:rStyle w:val="afffff2"/>
          <w:rFonts w:hint="cs"/>
          <w:spacing w:val="0"/>
          <w:rtl/>
        </w:rPr>
        <w:t xml:space="preserve"> </w:t>
      </w:r>
      <w:r w:rsidRPr="009722B3">
        <w:rPr>
          <w:rStyle w:val="afffff2"/>
          <w:spacing w:val="0"/>
          <w:rtl/>
        </w:rPr>
        <w:t>שאם חוזרין בתשובה מקבלין אותן,</w:t>
      </w:r>
      <w:r w:rsidRPr="009722B3">
        <w:rPr>
          <w:rStyle w:val="afffff2"/>
          <w:rFonts w:hint="cs"/>
          <w:spacing w:val="0"/>
          <w:rtl/>
        </w:rPr>
        <w:t xml:space="preserve"> </w:t>
      </w:r>
      <w:r w:rsidRPr="009722B3">
        <w:rPr>
          <w:rStyle w:val="affffc"/>
          <w:rFonts w:hint="cs"/>
          <w:spacing w:val="0"/>
          <w:rtl/>
        </w:rPr>
        <w:t>כר</w:t>
      </w:r>
      <w:r w:rsidRPr="009722B3">
        <w:rPr>
          <w:rStyle w:val="affffc"/>
          <w:spacing w:val="0"/>
          <w:rtl/>
        </w:rPr>
        <w:t>"</w:t>
      </w:r>
      <w:r w:rsidRPr="009722B3">
        <w:rPr>
          <w:rStyle w:val="affffc"/>
          <w:rFonts w:hint="cs"/>
          <w:spacing w:val="0"/>
          <w:rtl/>
        </w:rPr>
        <w:t>ש</w:t>
      </w:r>
      <w:r w:rsidRPr="009722B3">
        <w:rPr>
          <w:rStyle w:val="affffc"/>
          <w:spacing w:val="0"/>
          <w:rtl/>
        </w:rPr>
        <w:t>.</w:t>
      </w:r>
    </w:p>
    <w:bookmarkEnd w:id="8"/>
    <w:p w14:paraId="505D87AD" w14:textId="136FC7F8" w:rsidR="00B13C89" w:rsidRPr="00B13C89" w:rsidRDefault="00B13C89" w:rsidP="00E4644A">
      <w:pPr>
        <w:jc w:val="center"/>
        <w:rPr>
          <w:del w:id="90170" w:author="מנוע עיצוב" w:date="2026-10-08T11:01:28Z"/>
          <w:rtl/>
        </w:rPr>
      </w:pPr>
      <w:del w:id="90169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  <w:bookmarkStart w:id="9" w:name="_Hlk134079840"/>
    </w:p>
    <w:p w14:paraId="3EB49EF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לו.</w:t>
      </w:r>
    </w:p>
    <w:p w14:paraId="5E8B14CF" w14:textId="77777777" w:rsidR="00452030" w:rsidRDefault="00B93B58" w:rsidP="006C7D1C">
      <w:pPr>
        <w:pStyle w:val="affffd"/>
        <w:rPr>
          <w:rtl/>
        </w:rPr>
      </w:pPr>
      <w:r w:rsidRPr="00F56D6C">
        <w:rPr>
          <w:rtl/>
        </w:rPr>
        <w:t>בא וראה כמה נסים נעשו באותו היום:</w:t>
      </w:r>
      <w:r w:rsidRPr="006F178A">
        <w:rPr>
          <w:rtl/>
        </w:rPr>
        <w:t xml:space="preserve"> </w:t>
      </w:r>
    </w:p>
    <w:p w14:paraId="6F1FFF6D" w14:textId="77777777" w:rsidR="00452030" w:rsidRPr="00452030" w:rsidRDefault="00B93B58" w:rsidP="00B93B58">
      <w:pPr>
        <w:rPr>
          <w:rFonts w:ascii="FontbitDavid" w:hAnsi="FontbitDavid"/>
          <w:spacing w:val="0"/>
          <w:rtl/>
        </w:rPr>
      </w:pPr>
      <w:r w:rsidRPr="00452030">
        <w:rPr>
          <w:rFonts w:ascii="FontbitDavid" w:hAnsi="FontbitDavid"/>
          <w:spacing w:val="0"/>
          <w:rtl/>
        </w:rPr>
        <w:t xml:space="preserve">עברו ישראל את הירדן, ובאו להר גריזים ולהר עיבל יתר מששים מיל, </w:t>
      </w:r>
    </w:p>
    <w:p w14:paraId="786E4453" w14:textId="77777777" w:rsidR="00452030" w:rsidRPr="00452030" w:rsidRDefault="00B93B58" w:rsidP="00B93B58">
      <w:pPr>
        <w:rPr>
          <w:rFonts w:ascii="FontbitDavid" w:hAnsi="FontbitDavid"/>
          <w:spacing w:val="0"/>
          <w:rtl/>
        </w:rPr>
      </w:pPr>
      <w:r w:rsidRPr="00452030">
        <w:rPr>
          <w:rFonts w:ascii="FontbitDavid" w:hAnsi="FontbitDavid"/>
          <w:spacing w:val="2"/>
          <w:rtl/>
        </w:rPr>
        <w:t>ואין כל בריה יכולה לעמוד בפניהם, וכל העומד בפניהם מיד נתרז</w:t>
      </w:r>
      <w:r w:rsidRPr="00452030">
        <w:rPr>
          <w:rFonts w:ascii="FontbitDavid" w:hAnsi="FontbitDavid"/>
          <w:spacing w:val="0"/>
          <w:rtl/>
        </w:rPr>
        <w:t xml:space="preserve">, </w:t>
      </w:r>
    </w:p>
    <w:p w14:paraId="53E17246" w14:textId="1A16D175" w:rsidR="009722B3" w:rsidRPr="00452030" w:rsidRDefault="009722B3" w:rsidP="00B93B58">
      <w:pPr>
        <w:rPr>
          <w:rStyle w:val="affffc"/>
          <w:spacing w:val="-2"/>
          <w:rtl/>
        </w:rPr>
      </w:pPr>
      <w:r w:rsidRPr="00452030">
        <w:rPr>
          <w:rFonts w:ascii="FontbitDavid" w:hAnsi="FontbitDavid" w:hint="cs"/>
          <w:spacing w:val="-2"/>
          <w:rtl/>
        </w:rPr>
        <w:t>ד</w:t>
      </w:r>
      <w:r w:rsidR="00B93B58" w:rsidRPr="00452030">
        <w:rPr>
          <w:rStyle w:val="affff8"/>
          <w:spacing w:val="-2"/>
          <w:rtl/>
        </w:rPr>
        <w:t>'את אימתי אשלח לפניך והמותי את כל העם אשר תבא בהם וגו',</w:t>
      </w:r>
      <w:r w:rsidR="00B93B58" w:rsidRPr="00452030">
        <w:rPr>
          <w:rFonts w:ascii="FontbitDavid" w:hAnsi="FontbitDavid"/>
          <w:spacing w:val="-2"/>
          <w:rtl/>
        </w:rPr>
        <w:t xml:space="preserve"> </w:t>
      </w:r>
    </w:p>
    <w:p w14:paraId="1E18DAB8" w14:textId="77777777" w:rsidR="009722B3" w:rsidRPr="009722B3" w:rsidRDefault="00B93B58" w:rsidP="00B93B58">
      <w:pPr>
        <w:rPr>
          <w:rStyle w:val="affff8"/>
          <w:spacing w:val="0"/>
          <w:rtl/>
        </w:rPr>
      </w:pPr>
      <w:r w:rsidRPr="009722B3">
        <w:rPr>
          <w:rStyle w:val="affffc"/>
          <w:spacing w:val="0"/>
          <w:rtl/>
        </w:rPr>
        <w:t>ואומר:</w:t>
      </w:r>
      <w:r w:rsidRPr="009722B3">
        <w:rPr>
          <w:rStyle w:val="affff8"/>
          <w:spacing w:val="0"/>
          <w:rtl/>
        </w:rPr>
        <w:t xml:space="preserve"> </w:t>
      </w:r>
      <w:r w:rsidRPr="009722B3">
        <w:rPr>
          <w:rStyle w:val="affff8"/>
          <w:rFonts w:hint="cs"/>
          <w:spacing w:val="0"/>
          <w:rtl/>
        </w:rPr>
        <w:t>'</w:t>
      </w:r>
      <w:r w:rsidRPr="009722B3">
        <w:rPr>
          <w:rStyle w:val="affff8"/>
          <w:spacing w:val="0"/>
          <w:rtl/>
        </w:rPr>
        <w:t>תפול עליהם אימתה ופחד</w:t>
      </w:r>
      <w:r w:rsidRPr="009722B3">
        <w:rPr>
          <w:rStyle w:val="affff8"/>
          <w:rFonts w:hint="cs"/>
          <w:spacing w:val="0"/>
          <w:rtl/>
        </w:rPr>
        <w:t xml:space="preserve"> ע</w:t>
      </w:r>
      <w:r w:rsidRPr="009722B3">
        <w:rPr>
          <w:rStyle w:val="affff8"/>
          <w:spacing w:val="0"/>
          <w:rtl/>
        </w:rPr>
        <w:t xml:space="preserve">ד יעבר עמך ה' </w:t>
      </w:r>
      <w:r w:rsidRPr="009722B3">
        <w:rPr>
          <w:rFonts w:ascii="FontbitDavid" w:hAnsi="FontbitDavid"/>
          <w:spacing w:val="0"/>
          <w:rtl/>
        </w:rPr>
        <w:t>זו ביאה ראשונה,</w:t>
      </w:r>
      <w:r w:rsidRPr="009722B3">
        <w:rPr>
          <w:rStyle w:val="affff8"/>
          <w:spacing w:val="0"/>
          <w:rtl/>
        </w:rPr>
        <w:t xml:space="preserve"> </w:t>
      </w:r>
    </w:p>
    <w:p w14:paraId="3243B3E3" w14:textId="0E779EEE" w:rsidR="00B93B58" w:rsidRPr="006F178A" w:rsidRDefault="00B93B58" w:rsidP="009722B3">
      <w:pPr>
        <w:ind w:left="226" w:firstLine="113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עד יעבר עם זו קנית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Fonts w:ascii="FontbitDavid" w:hAnsi="FontbitDavid"/>
          <w:rtl/>
        </w:rPr>
        <w:t xml:space="preserve">- זו ביאה שניה, </w:t>
      </w:r>
    </w:p>
    <w:p w14:paraId="228221E0" w14:textId="68F075E6" w:rsidR="00F07A5B" w:rsidRPr="00F07A5B" w:rsidRDefault="00B93B58" w:rsidP="00F56D6C">
      <w:pPr>
        <w:pStyle w:val="36"/>
        <w:framePr w:wrap="notBeside"/>
        <w:rPr>
          <w:rtl/>
        </w:rPr>
      </w:pPr>
      <w:r w:rsidRPr="00F07A5B">
        <w:rPr>
          <w:rtl/>
        </w:rPr>
        <w:t>אמור מעתה</w:t>
      </w:r>
      <w:r w:rsidR="00F07A5B" w:rsidRPr="00F07A5B">
        <w:rPr>
          <w:rtl/>
        </w:rPr>
        <w:t>:</w:t>
      </w:r>
    </w:p>
    <w:p w14:paraId="54654EC0" w14:textId="0B143D58" w:rsidR="009722B3" w:rsidRDefault="00B93B58" w:rsidP="009722B3">
      <w:pPr>
        <w:rPr>
          <w:rtl/>
        </w:rPr>
      </w:pPr>
      <w:r w:rsidRPr="00D454EC">
        <w:rPr>
          <w:rtl/>
        </w:rPr>
        <w:t xml:space="preserve">ראויין היו ישראל לעשות להם נס בביאה שניה כביאה ראשונה, </w:t>
      </w:r>
      <w:r w:rsidRPr="004D7F51">
        <w:rPr>
          <w:spacing w:val="-2"/>
          <w:rtl/>
        </w:rPr>
        <w:t>אלא שגרם החטא;</w:t>
      </w:r>
      <w:r w:rsidR="009722B3" w:rsidRPr="004D7F51">
        <w:rPr>
          <w:rFonts w:hint="cs"/>
          <w:spacing w:val="-2"/>
          <w:rtl/>
        </w:rPr>
        <w:t xml:space="preserve"> </w:t>
      </w:r>
      <w:r w:rsidRPr="004D7F51">
        <w:rPr>
          <w:rFonts w:hint="cs"/>
          <w:spacing w:val="-2"/>
          <w:rtl/>
        </w:rPr>
        <w:t>ואח</w:t>
      </w:r>
      <w:r w:rsidRPr="004D7F51">
        <w:rPr>
          <w:spacing w:val="-2"/>
          <w:rtl/>
        </w:rPr>
        <w:t>"</w:t>
      </w:r>
      <w:r w:rsidRPr="004D7F51">
        <w:rPr>
          <w:rFonts w:hint="cs"/>
          <w:spacing w:val="-2"/>
          <w:rtl/>
        </w:rPr>
        <w:t xml:space="preserve">כ </w:t>
      </w:r>
      <w:r w:rsidRPr="004D7F51">
        <w:rPr>
          <w:spacing w:val="-2"/>
          <w:rtl/>
        </w:rPr>
        <w:t xml:space="preserve">הביאו את האבנים ובנו המזבח וסדוהו בסיד, </w:t>
      </w:r>
    </w:p>
    <w:p w14:paraId="3AC8EA30" w14:textId="34FCAF67" w:rsidR="009722B3" w:rsidRPr="009722B3" w:rsidRDefault="00B93B58" w:rsidP="009722B3">
      <w:pPr>
        <w:rPr>
          <w:rFonts w:ascii="BA TM • Tzlotana" w:hAnsi="BA TM • Tzlotana" w:cs="BA TM • Tzlotana"/>
          <w:spacing w:val="0"/>
          <w:sz w:val="16"/>
          <w:rtl/>
        </w:rPr>
      </w:pPr>
      <w:r w:rsidRPr="009722B3">
        <w:rPr>
          <w:spacing w:val="0"/>
          <w:rtl/>
        </w:rPr>
        <w:t>וכתבו עליהם את כל דברי התורה בשבעים לשון,</w:t>
      </w:r>
      <w:r w:rsidRPr="009722B3">
        <w:rPr>
          <w:rStyle w:val="affffc"/>
          <w:rtl/>
        </w:rPr>
        <w:t xml:space="preserve"> שנאמר: </w:t>
      </w:r>
      <w:r w:rsidRPr="009722B3">
        <w:rPr>
          <w:rStyle w:val="affff8"/>
          <w:rFonts w:hint="cs"/>
          <w:spacing w:val="0"/>
          <w:rtl/>
        </w:rPr>
        <w:t>'</w:t>
      </w:r>
      <w:r w:rsidRPr="009722B3">
        <w:rPr>
          <w:rStyle w:val="affff8"/>
          <w:spacing w:val="0"/>
          <w:rtl/>
        </w:rPr>
        <w:t>באר היטב</w:t>
      </w:r>
      <w:r w:rsidRPr="009722B3">
        <w:rPr>
          <w:rStyle w:val="affff8"/>
          <w:rFonts w:hint="cs"/>
          <w:spacing w:val="0"/>
          <w:rtl/>
        </w:rPr>
        <w:t>'</w:t>
      </w:r>
    </w:p>
    <w:p w14:paraId="4AF75440" w14:textId="77777777" w:rsidR="00F56D6C" w:rsidRDefault="00B93B58" w:rsidP="00F56D6C">
      <w:pPr>
        <w:rPr>
          <w:rStyle w:val="affffc"/>
          <w:rtl/>
        </w:rPr>
      </w:pPr>
      <w:r w:rsidRPr="006F178A">
        <w:rPr>
          <w:rFonts w:ascii="FontbitDavid" w:hAnsi="FontbitDavid"/>
          <w:rtl/>
        </w:rPr>
        <w:t xml:space="preserve">והעלו עולות ושלמים ואכלו ושתו ושמחו, וברכו וקללו, וקיפלו את האבנים ובאו ולנו בגלגל, </w:t>
      </w:r>
      <w:r w:rsidR="009722B3">
        <w:rPr>
          <w:rStyle w:val="affffc"/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והעברתם אותם עמכם והנחתם אותם במלון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יכול בכל מלון? </w:t>
      </w:r>
      <w:r w:rsidRPr="009722B3">
        <w:rPr>
          <w:rStyle w:val="affffc"/>
          <w:rtl/>
        </w:rPr>
        <w:t xml:space="preserve">ת"ל: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אשר תלינו בו הלילה',</w:t>
      </w:r>
      <w:r w:rsidRPr="006F178A">
        <w:rPr>
          <w:rFonts w:ascii="FontbitDavid" w:hAnsi="FontbitDavid"/>
          <w:rtl/>
        </w:rPr>
        <w:t xml:space="preserve"> </w:t>
      </w:r>
    </w:p>
    <w:p w14:paraId="37773D66" w14:textId="16D3808D" w:rsidR="00B93B58" w:rsidRDefault="00B93B58" w:rsidP="00B13C89">
      <w:pPr>
        <w:rPr>
          <w:rtl/>
        </w:rPr>
      </w:pPr>
      <w:r w:rsidRPr="00F56D6C">
        <w:rPr>
          <w:rStyle w:val="affffc"/>
          <w:rtl/>
        </w:rPr>
        <w:t xml:space="preserve">וכתיב: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ואת שתים עשרה האבנים האלה אשר לקחו וגו'.</w:t>
      </w:r>
    </w:p>
    <w:p w14:paraId="0E19B7C2" w14:textId="4D9278FE" w:rsidR="00B13C89" w:rsidRPr="006F178A" w:rsidRDefault="00B13C89" w:rsidP="00B13C89">
      <w:pPr>
        <w:jc w:val="center"/>
        <w:rPr>
          <w:rtl/>
        </w:rPr>
      </w:pPr>
      <w:r>
        <w:rPr>
          <w:rStyle w:val="affff8"/>
          <w:rFonts w:hint="cs"/>
          <w:rtl/>
        </w:rPr>
        <w:t>***</w:t>
      </w:r>
    </w:p>
    <w:p w14:paraId="26D8C91D" w14:textId="3A14609E" w:rsidR="00F07A5B" w:rsidRPr="00F07A5B" w:rsidRDefault="00B93B58" w:rsidP="009722B3">
      <w:pPr>
        <w:pStyle w:val="36"/>
        <w:framePr w:wrap="notBeside"/>
        <w:rPr>
          <w:rtl/>
        </w:rPr>
      </w:pPr>
      <w:r w:rsidRPr="00F07A5B">
        <w:rPr>
          <w:rtl/>
        </w:rPr>
        <w:t>תנא</w:t>
      </w:r>
      <w:r w:rsidR="00F07A5B" w:rsidRPr="00F07A5B">
        <w:rPr>
          <w:rtl/>
        </w:rPr>
        <w:t>:</w:t>
      </w:r>
    </w:p>
    <w:p w14:paraId="737334C6" w14:textId="755A5E19" w:rsidR="009722B3" w:rsidRDefault="00B93B58" w:rsidP="00B93B58">
      <w:pPr>
        <w:rPr>
          <w:rStyle w:val="affff8"/>
          <w:rtl/>
        </w:rPr>
      </w:pPr>
      <w:r w:rsidRPr="006F178A">
        <w:rPr>
          <w:rtl/>
        </w:rPr>
        <w:t>צרעה לא עברה עמהם.</w:t>
      </w:r>
      <w:r w:rsidRPr="006F178A">
        <w:rPr>
          <w:rFonts w:hint="cs"/>
          <w:rtl/>
        </w:rPr>
        <w:t xml:space="preserve"> </w:t>
      </w:r>
      <w:r w:rsidRPr="009722B3">
        <w:rPr>
          <w:rStyle w:val="affffc"/>
          <w:rFonts w:hint="cs"/>
          <w:rtl/>
        </w:rPr>
        <w:t xml:space="preserve">והך </w:t>
      </w:r>
      <w:r w:rsidRPr="003215F9">
        <w:rPr>
          <w:rStyle w:val="affff8"/>
          <w:rFonts w:hint="cs"/>
          <w:rtl/>
        </w:rPr>
        <w:t>ד'ו</w:t>
      </w:r>
      <w:r w:rsidRPr="003215F9">
        <w:rPr>
          <w:rStyle w:val="affff8"/>
          <w:rtl/>
        </w:rPr>
        <w:t>שלחתי את הצרעה לפניך</w:t>
      </w:r>
      <w:r w:rsidRPr="003215F9">
        <w:rPr>
          <w:rStyle w:val="affff8"/>
          <w:rFonts w:hint="cs"/>
          <w:rtl/>
        </w:rPr>
        <w:t>'</w:t>
      </w:r>
    </w:p>
    <w:p w14:paraId="7E75D12B" w14:textId="29E24E36" w:rsidR="00F07A5B" w:rsidRPr="00F07A5B" w:rsidRDefault="009722B3" w:rsidP="009722B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רשב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747B4D17" w14:textId="65A823E4" w:rsidR="00B93B58" w:rsidRPr="0059138D" w:rsidRDefault="00B93B58" w:rsidP="00B93B58">
      <w:pPr>
        <w:rPr>
          <w:rFonts w:cs="BA Vilna Bold"/>
          <w:rtl/>
        </w:rPr>
      </w:pPr>
      <w:r w:rsidRPr="009722B3">
        <w:rPr>
          <w:rtl/>
        </w:rPr>
        <w:t xml:space="preserve">על שפת ירדן עמדה וזרקה בהן מרה', וסימתה עיניהן מלמעלה </w:t>
      </w:r>
      <w:r w:rsidRPr="006F178A">
        <w:rPr>
          <w:rtl/>
        </w:rPr>
        <w:t xml:space="preserve">וסירסתן מלמטה, </w:t>
      </w:r>
      <w:r w:rsidR="009722B3">
        <w:rPr>
          <w:rFonts w:hint="cs"/>
          <w:rtl/>
        </w:rPr>
        <w:t>ד</w:t>
      </w:r>
      <w:r w:rsidRPr="00D454EC">
        <w:rPr>
          <w:rStyle w:val="affff8"/>
          <w:spacing w:val="-2"/>
          <w:rtl/>
        </w:rPr>
        <w:t>ואשמיד פריו ממעל ושרשיו מתחת וגו'.</w:t>
      </w:r>
    </w:p>
    <w:p w14:paraId="0857DBD6" w14:textId="330204FE" w:rsidR="00F07A5B" w:rsidRPr="00F07A5B" w:rsidRDefault="00B93B58" w:rsidP="009722B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ב. ר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39495FCB" w14:textId="08E65BAE" w:rsidR="00B93B58" w:rsidRPr="006F178A" w:rsidRDefault="009722B3" w:rsidP="00B93B58">
      <w:pPr>
        <w:rPr>
          <w:rtl/>
        </w:rPr>
      </w:pPr>
      <w:r>
        <w:rPr>
          <w:rFonts w:hint="cs"/>
          <w:rtl/>
        </w:rPr>
        <w:t>ב'</w:t>
      </w:r>
      <w:r w:rsidR="00B93B58" w:rsidRPr="006F178A">
        <w:rPr>
          <w:rtl/>
        </w:rPr>
        <w:t xml:space="preserve"> צרעות ה</w:t>
      </w:r>
      <w:r>
        <w:rPr>
          <w:rFonts w:hint="cs"/>
          <w:rtl/>
        </w:rPr>
        <w:t>יו, של משה לא עברה, של יהושע עברה</w:t>
      </w:r>
      <w:r w:rsidR="00B93B58" w:rsidRPr="006F178A">
        <w:rPr>
          <w:rtl/>
        </w:rPr>
        <w:t>.</w:t>
      </w:r>
    </w:p>
    <w:p w14:paraId="4EECD313" w14:textId="6ECB2246" w:rsidR="00B93B58" w:rsidRPr="006F178A" w:rsidRDefault="00E4644A" w:rsidP="00E4644A">
      <w:pPr>
        <w:pStyle w:val="affff5"/>
        <w:rPr>
          <w:del w:id="90172" w:author="מנוע עיצוב" w:date="2026-10-08T11:01:28Z"/>
          <w:rtl/>
        </w:rPr>
      </w:pPr>
      <w:del w:id="90171" w:author="מנוע עיצוב" w:date="2026-10-08T11:01:28Z">
        <w:r>
          <w:rPr>
            <w:rtl/>
          </w:rPr>
          <w:delText xml:space="preserve">****</w:delText>
        </w:r>
      </w:del>
    </w:p>
    <w:p w14:paraId="6E6A620E" w14:textId="77777777" w:rsidR="00B93B58" w:rsidRPr="006F178A" w:rsidRDefault="00B93B58" w:rsidP="005670C9">
      <w:pPr>
        <w:pStyle w:val="afffd"/>
        <w:rPr>
          <w:rtl/>
        </w:rPr>
      </w:pPr>
      <w:ins w:id="9876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ששה שבטים עלו לראש הר גריזים כו'.</w:t>
      </w:r>
    </w:p>
    <w:p w14:paraId="0240B158" w14:textId="77777777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 xml:space="preserve">והחציו? </w:t>
      </w:r>
      <w:r w:rsidRPr="00B80E87">
        <w:rPr>
          <w:rStyle w:val="affffc"/>
          <w:rtl/>
        </w:rPr>
        <w:t>א</w:t>
      </w:r>
      <w:r w:rsidRPr="00B80E87">
        <w:rPr>
          <w:rStyle w:val="affffc"/>
          <w:rFonts w:hint="cs"/>
          <w:rtl/>
        </w:rPr>
        <w:t>ר</w:t>
      </w:r>
      <w:r w:rsidRPr="00B80E87">
        <w:rPr>
          <w:rStyle w:val="affffc"/>
          <w:rtl/>
        </w:rPr>
        <w:t>"</w:t>
      </w:r>
      <w:r w:rsidRPr="00B80E87">
        <w:rPr>
          <w:rStyle w:val="affffc"/>
          <w:rFonts w:hint="cs"/>
          <w:rtl/>
        </w:rPr>
        <w:t>כ</w:t>
      </w:r>
      <w:r w:rsidRPr="00B80E87">
        <w:rPr>
          <w:rStyle w:val="affffc"/>
          <w:rtl/>
        </w:rPr>
        <w:t>:</w:t>
      </w:r>
      <w:r w:rsidRPr="006F178A">
        <w:rPr>
          <w:rFonts w:ascii="FontbitDavid" w:hAnsi="FontbitDavid"/>
          <w:rtl/>
        </w:rPr>
        <w:t xml:space="preserve"> כדרך שחלוקין כאן, כך חלוקין באבני אפוד.</w:t>
      </w:r>
    </w:p>
    <w:p w14:paraId="6C6C2F18" w14:textId="0D76F702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tl/>
        </w:rPr>
        <w:t>מיתיבי</w:t>
      </w:r>
      <w:r w:rsidR="00F07A5B" w:rsidRPr="00F07A5B">
        <w:rPr>
          <w:rtl/>
        </w:rPr>
        <w:t>:</w:t>
      </w:r>
    </w:p>
    <w:p w14:paraId="277A9E6A" w14:textId="2D994802" w:rsidR="00B80E87" w:rsidRPr="00F56D6C" w:rsidRDefault="00B93B58" w:rsidP="00B93B58">
      <w:pPr>
        <w:rPr>
          <w:spacing w:val="2"/>
          <w:rtl/>
        </w:rPr>
      </w:pPr>
      <w:r w:rsidRPr="006F178A">
        <w:rPr>
          <w:rtl/>
        </w:rPr>
        <w:t xml:space="preserve">שתי אבנים טובות היו </w:t>
      </w:r>
      <w:r w:rsidR="00B80E87">
        <w:rPr>
          <w:rFonts w:hint="cs"/>
          <w:rtl/>
        </w:rPr>
        <w:t xml:space="preserve">לכה''ג </w:t>
      </w:r>
      <w:r w:rsidRPr="006F178A">
        <w:rPr>
          <w:rtl/>
        </w:rPr>
        <w:t xml:space="preserve">על כתיפיו, אחת מכאן ואחת מכאן, </w:t>
      </w:r>
      <w:r w:rsidRPr="00F56D6C">
        <w:rPr>
          <w:spacing w:val="2"/>
          <w:rtl/>
        </w:rPr>
        <w:t xml:space="preserve">ושמות </w:t>
      </w:r>
      <w:r w:rsidR="00B80E87" w:rsidRPr="00F56D6C">
        <w:rPr>
          <w:rFonts w:hint="cs"/>
          <w:spacing w:val="2"/>
          <w:rtl/>
        </w:rPr>
        <w:t>י''ב</w:t>
      </w:r>
      <w:r w:rsidRPr="00F56D6C">
        <w:rPr>
          <w:spacing w:val="2"/>
          <w:rtl/>
        </w:rPr>
        <w:t xml:space="preserve"> שבטים כתוב עליהם, ששה על אבן זו וששה על אבן זו, </w:t>
      </w:r>
    </w:p>
    <w:p w14:paraId="06E032FF" w14:textId="5EA6560E" w:rsidR="00B93B58" w:rsidRPr="006F178A" w:rsidRDefault="00B80E87" w:rsidP="00B93B58">
      <w:pPr>
        <w:rPr>
          <w:rtl/>
        </w:rPr>
      </w:pPr>
      <w:r>
        <w:rPr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 xml:space="preserve">ששה משמותם על האבן האחת וגו' </w:t>
      </w:r>
      <w:r w:rsidR="00B93B58" w:rsidRPr="004D7F51">
        <w:rPr>
          <w:rStyle w:val="affff8"/>
          <w:rtl/>
        </w:rPr>
        <w:t>שניה</w:t>
      </w:r>
      <w:r w:rsidR="004D7F51">
        <w:rPr>
          <w:rStyle w:val="affff8"/>
          <w:rFonts w:hint="cs"/>
          <w:rtl/>
        </w:rPr>
        <w:t>-</w:t>
      </w:r>
      <w:r w:rsidR="00B93B58" w:rsidRPr="006F178A">
        <w:rPr>
          <w:rtl/>
        </w:rPr>
        <w:t xml:space="preserve"> כתולדותם ולא ראשונה כתולדותם, מפני שיהודה מוקדם, וחמשים אותיות היו, </w:t>
      </w:r>
      <w:r>
        <w:rPr>
          <w:rFonts w:hint="cs"/>
          <w:rtl/>
        </w:rPr>
        <w:t xml:space="preserve">כ''ה </w:t>
      </w:r>
      <w:r w:rsidR="00B93B58" w:rsidRPr="006F178A">
        <w:rPr>
          <w:rtl/>
        </w:rPr>
        <w:t>על אבן זו ו</w:t>
      </w:r>
      <w:r>
        <w:rPr>
          <w:rFonts w:hint="cs"/>
          <w:rtl/>
        </w:rPr>
        <w:t xml:space="preserve">כ''ה </w:t>
      </w:r>
      <w:r w:rsidR="00B93B58" w:rsidRPr="006F178A">
        <w:rPr>
          <w:rtl/>
        </w:rPr>
        <w:t>על אבן זו;</w:t>
      </w:r>
    </w:p>
    <w:p w14:paraId="621112B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לו:</w:t>
      </w:r>
    </w:p>
    <w:p w14:paraId="74888FCA" w14:textId="0DD27D15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ג</w:t>
      </w:r>
      <w:r w:rsidR="00F07A5B" w:rsidRPr="00F07A5B">
        <w:rPr>
          <w:rtl/>
        </w:rPr>
        <w:t>:</w:t>
      </w:r>
    </w:p>
    <w:p w14:paraId="37D7772C" w14:textId="0D5798AB" w:rsidR="00B80E87" w:rsidRDefault="00B93B58" w:rsidP="00B80E87">
      <w:pPr>
        <w:rPr>
          <w:rStyle w:val="affffc"/>
          <w:rtl/>
        </w:rPr>
      </w:pPr>
      <w:r w:rsidRPr="006F178A">
        <w:rPr>
          <w:rFonts w:ascii="FontbitDavid" w:hAnsi="FontbitDavid"/>
          <w:rtl/>
        </w:rPr>
        <w:t xml:space="preserve">לא כדרך שחלוקין בחומש הפקודים חלוקין באבני אפוד, אלא כדרך שחלוקין </w:t>
      </w:r>
      <w:r w:rsidRPr="00F56D6C">
        <w:rPr>
          <w:rFonts w:ascii="FontbitDavid" w:hAnsi="FontbitDavid" w:cs="BA Vilna Bold"/>
          <w:rtl/>
        </w:rPr>
        <w:t>בחומש שני,</w:t>
      </w:r>
      <w:r w:rsidRPr="006F178A">
        <w:rPr>
          <w:rFonts w:ascii="FontbitDavid" w:hAnsi="FontbitDavid"/>
          <w:rtl/>
        </w:rPr>
        <w:t xml:space="preserve"> </w:t>
      </w:r>
      <w:r w:rsidRPr="00B80E87">
        <w:rPr>
          <w:rStyle w:val="affffc"/>
          <w:rtl/>
        </w:rPr>
        <w:t xml:space="preserve">כיצד? </w:t>
      </w:r>
      <w:r w:rsidRPr="006F178A">
        <w:rPr>
          <w:rFonts w:ascii="FontbitDavid" w:hAnsi="FontbitDavid"/>
          <w:rtl/>
        </w:rPr>
        <w:t xml:space="preserve">בני לאה כסידרן, בני רחל אחד מכאן ואחד מכאן, ובני שפחות באמצע, </w:t>
      </w:r>
    </w:p>
    <w:p w14:paraId="67A84707" w14:textId="4D569A53" w:rsidR="00F07A5B" w:rsidRPr="00F07A5B" w:rsidRDefault="00B80E87" w:rsidP="00F56D6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57F20101" w14:textId="36013703" w:rsidR="00B93B58" w:rsidRDefault="00B93B58" w:rsidP="00B80E87">
      <w:pPr>
        <w:rPr>
          <w:rFonts w:cs="BA Vilna Bold"/>
          <w:rtl/>
        </w:rPr>
      </w:pPr>
      <w:r w:rsidRPr="00B80E87">
        <w:rPr>
          <w:rStyle w:val="affff8"/>
          <w:rtl/>
        </w:rPr>
        <w:t>כתולדותם</w:t>
      </w:r>
      <w:r w:rsidR="00B80E87">
        <w:rPr>
          <w:rFonts w:ascii="FontbitDavid" w:hAnsi="FontbitDavid" w:hint="cs"/>
          <w:rtl/>
        </w:rPr>
        <w:t>-</w:t>
      </w:r>
      <w:r w:rsidRPr="006F178A">
        <w:rPr>
          <w:rFonts w:ascii="FontbitDavid" w:hAnsi="FontbitDavid"/>
          <w:rtl/>
        </w:rPr>
        <w:t xml:space="preserve"> כשמות שקרא להן </w:t>
      </w:r>
      <w:r w:rsidRPr="00B80E87">
        <w:rPr>
          <w:rtl/>
        </w:rPr>
        <w:t xml:space="preserve">אביהן ולא כשמות שקרא משה, </w:t>
      </w:r>
      <w:r w:rsidR="00F56D6C" w:rsidRPr="00F56D6C">
        <w:rPr>
          <w:rStyle w:val="afffff2"/>
          <w:rFonts w:hint="cs"/>
          <w:rtl/>
        </w:rPr>
        <w:t>[</w:t>
      </w:r>
      <w:r w:rsidR="00B80E87" w:rsidRPr="00F56D6C">
        <w:rPr>
          <w:rStyle w:val="afffff2"/>
          <w:rFonts w:hint="cs"/>
          <w:rtl/>
        </w:rPr>
        <w:t>בלי י</w:t>
      </w:r>
      <w:r w:rsidR="00F56D6C">
        <w:rPr>
          <w:rStyle w:val="afffff2"/>
          <w:rFonts w:hint="cs"/>
          <w:rtl/>
        </w:rPr>
        <w:t>'</w:t>
      </w:r>
      <w:r w:rsidR="00F56D6C" w:rsidRPr="00F56D6C">
        <w:rPr>
          <w:rStyle w:val="afffff2"/>
          <w:rFonts w:hint="cs"/>
          <w:rtl/>
        </w:rPr>
        <w:t>]</w:t>
      </w:r>
      <w:r w:rsidR="00B80E87">
        <w:rPr>
          <w:rFonts w:hint="cs"/>
          <w:rtl/>
        </w:rPr>
        <w:t xml:space="preserve"> </w:t>
      </w:r>
      <w:r w:rsidR="00B80E87">
        <w:rPr>
          <w:rFonts w:cs="BA Vilna Bold" w:hint="cs"/>
          <w:rtl/>
        </w:rPr>
        <w:t xml:space="preserve"> - </w:t>
      </w:r>
      <w:r w:rsidRPr="0059138D">
        <w:rPr>
          <w:rFonts w:cs="BA Vilna Bold"/>
          <w:rtl/>
        </w:rPr>
        <w:t>תיובתא דרב כהנא! תיובתא.</w:t>
      </w:r>
    </w:p>
    <w:p w14:paraId="7CB9835B" w14:textId="56AA81A4" w:rsidR="00B13C89" w:rsidRPr="00B13C89" w:rsidRDefault="00B13C89" w:rsidP="00B13C89">
      <w:pPr>
        <w:pStyle w:val="affffd"/>
        <w:spacing w:after="60"/>
        <w:jc w:val="center"/>
        <w:rPr>
          <w:rtl/>
        </w:rPr>
        <w:pPrChange w:id="90015" w:author="קלוד" w:date="2026-10-08T12:07:40Z">
          <w:pPr>
            <w:spacing w:after="60"/>
            <w:jc w:val="center"/>
          </w:pPr>
        </w:pPrChange>
      </w:pPr>
      <w:del w:id="90013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14" w:author="קלוד" w:date="2026-10-08T12:07:40Z">
        <w:r>
          <w:rPr>
            <w:color w:val="7B3F00"/>
          </w:rPr>
          <w:t xml:space="preserve">בנימין בראשית הקריאה וזרע יוסף</w:t>
        </w:r>
      </w:ins>
    </w:p>
    <w:p w14:paraId="1B54C60E" w14:textId="77777777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7A1D6F8E" w14:textId="3DB9C8AF" w:rsidR="00B93B58" w:rsidRPr="00F56D6C" w:rsidRDefault="00B93B58" w:rsidP="00B93B58">
      <w:pPr>
        <w:rPr>
          <w:spacing w:val="0"/>
          <w:rtl/>
        </w:rPr>
      </w:pPr>
      <w:r w:rsidRPr="00F56D6C">
        <w:rPr>
          <w:spacing w:val="0"/>
          <w:rtl/>
        </w:rPr>
        <w:t>והחציו?</w:t>
      </w:r>
      <w:r w:rsidR="00B80E87" w:rsidRPr="00F56D6C">
        <w:rPr>
          <w:rFonts w:hint="cs"/>
          <w:spacing w:val="0"/>
          <w:rtl/>
        </w:rPr>
        <w:t xml:space="preserve"> </w:t>
      </w:r>
      <w:r w:rsidR="00F56D6C" w:rsidRPr="00F56D6C">
        <w:rPr>
          <w:rFonts w:hint="cs"/>
          <w:spacing w:val="-2"/>
          <w:rtl/>
        </w:rPr>
        <w:t>-</w:t>
      </w:r>
      <w:r w:rsidRPr="00F56D6C">
        <w:rPr>
          <w:spacing w:val="0"/>
          <w:rtl/>
        </w:rPr>
        <w:t xml:space="preserve">חציו </w:t>
      </w:r>
      <w:r w:rsidR="00B80E87" w:rsidRPr="00F56D6C">
        <w:rPr>
          <w:rFonts w:hint="cs"/>
          <w:spacing w:val="0"/>
          <w:rtl/>
        </w:rPr>
        <w:t>ד</w:t>
      </w:r>
      <w:r w:rsidRPr="00F56D6C">
        <w:rPr>
          <w:spacing w:val="0"/>
          <w:rtl/>
        </w:rPr>
        <w:t xml:space="preserve">הר גריזים מרובה מחציו </w:t>
      </w:r>
      <w:r w:rsidR="00B80E87" w:rsidRPr="00F56D6C">
        <w:rPr>
          <w:rFonts w:hint="cs"/>
          <w:spacing w:val="0"/>
          <w:rtl/>
        </w:rPr>
        <w:t>ד</w:t>
      </w:r>
      <w:r w:rsidRPr="00F56D6C">
        <w:rPr>
          <w:spacing w:val="0"/>
          <w:rtl/>
        </w:rPr>
        <w:t>הר עיבל, מפני שלוי למטה.</w:t>
      </w:r>
    </w:p>
    <w:p w14:paraId="6ADDB193" w14:textId="44EEB9AB" w:rsidR="00F07A5B" w:rsidRPr="00F07A5B" w:rsidRDefault="00B80E87" w:rsidP="00B80E8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B93B58" w:rsidRPr="00F07A5B">
        <w:rPr>
          <w:rtl/>
        </w:rPr>
        <w:t>ה"</w:t>
      </w:r>
      <w:r w:rsidR="00B93B58"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564DA5E0" w14:textId="1E3ED0D1" w:rsidR="00B93B58" w:rsidRPr="006F178A" w:rsidRDefault="00B80E87" w:rsidP="00B93B58">
      <w:pPr>
        <w:rPr>
          <w:rtl/>
        </w:rPr>
      </w:pPr>
      <w:r>
        <w:rPr>
          <w:rFonts w:hint="cs"/>
          <w:rtl/>
        </w:rPr>
        <w:t xml:space="preserve">אע''פ </w:t>
      </w:r>
      <w:r w:rsidR="00B93B58" w:rsidRPr="006F178A">
        <w:rPr>
          <w:rtl/>
        </w:rPr>
        <w:t xml:space="preserve">שלוי למטה בני יוסף עמהם, </w:t>
      </w:r>
      <w:r w:rsidR="00B93B58" w:rsidRPr="00B80E87">
        <w:rPr>
          <w:rStyle w:val="affffc"/>
          <w:rtl/>
        </w:rPr>
        <w:t xml:space="preserve">שנאמר: 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וידברו בני יוסף את יהושע לאמר מדוע נתתה לי נחלה גורל אחד וחבל אחד ואני עם רב</w:t>
      </w:r>
      <w:r w:rsidR="00B93B58" w:rsidRPr="00DC27C1">
        <w:rPr>
          <w:rStyle w:val="affff8"/>
          <w:rFonts w:hint="cs"/>
          <w:rtl/>
        </w:rPr>
        <w:t xml:space="preserve"> </w:t>
      </w:r>
      <w:r w:rsidR="00B93B58" w:rsidRPr="00DC27C1">
        <w:rPr>
          <w:rStyle w:val="affff8"/>
          <w:rtl/>
        </w:rPr>
        <w:t>ויאמר אליהם יהושע אם עם רב אתה עלה לך היערה',</w:t>
      </w:r>
      <w:r w:rsidR="00B93B58" w:rsidRPr="006F178A">
        <w:rPr>
          <w:rtl/>
        </w:rPr>
        <w:t xml:space="preserve"> </w:t>
      </w:r>
    </w:p>
    <w:p w14:paraId="7BE175FC" w14:textId="77777777" w:rsidR="00B93B58" w:rsidRPr="006F178A" w:rsidRDefault="00B93B58" w:rsidP="00B93B58">
      <w:pPr>
        <w:rPr>
          <w:rtl/>
        </w:rPr>
      </w:pPr>
      <w:r w:rsidRPr="00B80E87">
        <w:rPr>
          <w:rStyle w:val="affffc"/>
          <w:rtl/>
        </w:rPr>
        <w:t>אמר להן:</w:t>
      </w:r>
      <w:r w:rsidRPr="006F178A">
        <w:rPr>
          <w:rtl/>
        </w:rPr>
        <w:t xml:space="preserve"> לכו והחבאו עצמכם ביערים שלא תשלוט בכם עין הרע, </w:t>
      </w:r>
    </w:p>
    <w:p w14:paraId="13784F2B" w14:textId="2410C330" w:rsidR="00B93B58" w:rsidRPr="006F178A" w:rsidRDefault="00B93B58" w:rsidP="00B93B58">
      <w:pPr>
        <w:rPr>
          <w:rtl/>
        </w:rPr>
      </w:pPr>
      <w:r w:rsidRPr="00B80E87">
        <w:rPr>
          <w:rStyle w:val="affffc"/>
          <w:rtl/>
        </w:rPr>
        <w:t>אמרו ל</w:t>
      </w:r>
      <w:r w:rsidR="00B80E87">
        <w:rPr>
          <w:rStyle w:val="affffc"/>
          <w:rFonts w:hint="cs"/>
          <w:rtl/>
        </w:rPr>
        <w:t>ו</w:t>
      </w:r>
      <w:r w:rsidRPr="00B80E87">
        <w:rPr>
          <w:rStyle w:val="affffc"/>
          <w:rtl/>
        </w:rPr>
        <w:t>:</w:t>
      </w:r>
      <w:r w:rsidRPr="006F178A">
        <w:rPr>
          <w:rtl/>
        </w:rPr>
        <w:t xml:space="preserve"> זרע</w:t>
      </w:r>
      <w:r w:rsidR="00B80E87">
        <w:rPr>
          <w:rFonts w:hint="cs"/>
          <w:rtl/>
        </w:rPr>
        <w:t>ו</w:t>
      </w:r>
      <w:r w:rsidRPr="006F178A">
        <w:rPr>
          <w:rtl/>
        </w:rPr>
        <w:t xml:space="preserve"> דיוסף לא </w:t>
      </w:r>
      <w:r w:rsidR="00B80E87">
        <w:rPr>
          <w:rFonts w:hint="cs"/>
          <w:rtl/>
        </w:rPr>
        <w:t xml:space="preserve">שולטת בו עין הרע </w:t>
      </w:r>
      <w:r w:rsidRPr="003215F9">
        <w:rPr>
          <w:rStyle w:val="affff8"/>
          <w:rtl/>
        </w:rPr>
        <w:t>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בן פורת יוסף בן פורת עלי עין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,</w:t>
      </w:r>
      <w:r w:rsidRPr="006F178A">
        <w:rPr>
          <w:rFonts w:hint="cs"/>
          <w:rtl/>
        </w:rPr>
        <w:t xml:space="preserve"> </w:t>
      </w:r>
      <w:r w:rsidRPr="00B80E87">
        <w:rPr>
          <w:rStyle w:val="affffc"/>
          <w:rFonts w:hint="cs"/>
          <w:rtl/>
        </w:rPr>
        <w:t>ואר</w:t>
      </w:r>
      <w:r w:rsidRPr="00B80E87">
        <w:rPr>
          <w:rStyle w:val="affffc"/>
          <w:rtl/>
        </w:rPr>
        <w:t>"</w:t>
      </w:r>
      <w:r w:rsidRPr="00B80E87">
        <w:rPr>
          <w:rStyle w:val="affffc"/>
          <w:rFonts w:hint="cs"/>
          <w:rtl/>
        </w:rPr>
        <w:t xml:space="preserve">א </w:t>
      </w:r>
      <w:r w:rsidRPr="006F178A">
        <w:rPr>
          <w:rFonts w:hint="cs"/>
          <w:rtl/>
        </w:rPr>
        <w:t xml:space="preserve">תקרי </w:t>
      </w:r>
      <w:r w:rsidRPr="0059138D">
        <w:rPr>
          <w:rFonts w:cs="BA Vilna Bold" w:hint="cs"/>
          <w:rtl/>
        </w:rPr>
        <w:t>עולי</w:t>
      </w:r>
      <w:r w:rsidRPr="006F178A">
        <w:rPr>
          <w:rFonts w:hint="cs"/>
          <w:rtl/>
        </w:rPr>
        <w:t xml:space="preserve"> עין.</w:t>
      </w:r>
    </w:p>
    <w:p w14:paraId="47606CC9" w14:textId="11263C10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1821CED9" w14:textId="55F23176" w:rsidR="00F56D6C" w:rsidRDefault="00B93B58" w:rsidP="00F56D6C">
      <w:pPr>
        <w:spacing w:after="60"/>
        <w:rPr>
          <w:rtl/>
        </w:rPr>
      </w:pPr>
      <w:r w:rsidRPr="009C2527">
        <w:rPr>
          <w:rStyle w:val="affff8"/>
          <w:rFonts w:hint="cs"/>
          <w:rtl/>
        </w:rPr>
        <w:t>מ'</w:t>
      </w:r>
      <w:r w:rsidRPr="009C2527">
        <w:rPr>
          <w:rStyle w:val="affff8"/>
          <w:rtl/>
        </w:rPr>
        <w:t>וידגו לרוב בקרב הארץ</w:t>
      </w:r>
      <w:r w:rsidRPr="009C2527">
        <w:rPr>
          <w:rStyle w:val="affff8"/>
          <w:rFonts w:hint="cs"/>
          <w:rtl/>
        </w:rPr>
        <w:t>'</w:t>
      </w:r>
      <w:r w:rsidRPr="009C2527">
        <w:rPr>
          <w:rStyle w:val="affff8"/>
          <w:rtl/>
        </w:rPr>
        <w:t>,</w:t>
      </w:r>
      <w:r w:rsidRPr="00757D20">
        <w:rPr>
          <w:rtl/>
        </w:rPr>
        <w:t xml:space="preserve"> מה דגים שבים מים מכסין עליהן ואין העין שולטת בהן, אף זרעו של יוסף אין העין שולטת בהן.</w:t>
      </w:r>
    </w:p>
    <w:p w14:paraId="394F60A4" w14:textId="5E61B0CA" w:rsidR="00F56D6C" w:rsidRPr="00F56D6C" w:rsidRDefault="00F56D6C" w:rsidP="00F56D6C">
      <w:pPr>
        <w:pStyle w:val="affffd"/>
        <w:spacing w:after="60"/>
        <w:jc w:val="center"/>
        <w:rPr>
          <w:rtl/>
        </w:rPr>
        <w:pPrChange w:id="90012" w:author="קלוד" w:date="2026-10-08T12:07:40Z">
          <w:pPr>
            <w:spacing w:after="60"/>
            <w:jc w:val="center"/>
          </w:pPr>
        </w:pPrChange>
      </w:pPr>
      <w:del w:id="90010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11" w:author="קלוד" w:date="2026-10-08T12:07:40Z">
        <w:r>
          <w:rPr>
            <w:color w:val="7B3F00"/>
          </w:rPr>
          <w:t xml:space="preserve">יוסף והגנה עליו מעין הרע</w:t>
        </w:r>
      </w:ins>
    </w:p>
    <w:p w14:paraId="1619D73A" w14:textId="77777777" w:rsidR="002E2AB7" w:rsidRDefault="00B93B58" w:rsidP="00B93B58">
      <w:pPr>
        <w:rPr>
          <w:rStyle w:val="affffc"/>
          <w:rtl/>
        </w:rPr>
      </w:pPr>
      <w:r w:rsidRPr="00D16D7B">
        <w:rPr>
          <w:rFonts w:ascii="FontbitDavid" w:hAnsi="FontbitDavid" w:cs="BA Vilna Bold"/>
          <w:rtl/>
        </w:rPr>
        <w:t>חמשים אותיות</w:t>
      </w:r>
      <w:r w:rsidR="00F56D6C">
        <w:rPr>
          <w:rFonts w:ascii="FontbitDavid" w:hAnsi="FontbitDavid" w:hint="cs"/>
          <w:rtl/>
        </w:rPr>
        <w:t>:</w:t>
      </w:r>
      <w:r w:rsidRPr="006F178A">
        <w:rPr>
          <w:rFonts w:ascii="FontbitDavid" w:hAnsi="FontbitDavid"/>
          <w:rtl/>
        </w:rPr>
        <w:t xml:space="preserve"> </w:t>
      </w:r>
      <w:r w:rsidRPr="006F178A">
        <w:rPr>
          <w:rFonts w:ascii="FontbitDavid" w:hAnsi="FontbitDavid" w:hint="cs"/>
          <w:rtl/>
        </w:rPr>
        <w:t>ולא חסר אחת</w:t>
      </w:r>
      <w:r w:rsidR="00B80E87">
        <w:rPr>
          <w:rFonts w:ascii="FontbitDavid" w:hAnsi="FontbitDavid" w:hint="cs"/>
          <w:rtl/>
        </w:rPr>
        <w:t xml:space="preserve">- </w:t>
      </w:r>
      <w:r w:rsidRPr="00B80E87">
        <w:rPr>
          <w:rStyle w:val="affffc"/>
          <w:rFonts w:hint="cs"/>
          <w:rtl/>
        </w:rPr>
        <w:t xml:space="preserve"> </w:t>
      </w:r>
    </w:p>
    <w:p w14:paraId="2780DF50" w14:textId="77777777" w:rsidR="00F07A5B" w:rsidRPr="00F07A5B" w:rsidRDefault="00B93B58" w:rsidP="002E2AB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כרי</w:t>
      </w:r>
      <w:r w:rsidRPr="00F07A5B">
        <w:rPr>
          <w:rtl/>
        </w:rPr>
        <w:t>"</w:t>
      </w:r>
      <w:r w:rsidRPr="00F07A5B">
        <w:rPr>
          <w:rFonts w:hint="cs"/>
          <w:rtl/>
        </w:rPr>
        <w:t>צ:</w:t>
      </w:r>
      <w:r w:rsidRPr="00F07A5B">
        <w:rPr>
          <w:rtl/>
        </w:rPr>
        <w:t xml:space="preserve"> </w:t>
      </w:r>
      <w:r w:rsidR="00F07A5B" w:rsidRPr="00F07A5B">
        <w:rPr>
          <w:rtl/>
        </w:rPr>
        <w:t>:</w:t>
      </w:r>
    </w:p>
    <w:p w14:paraId="5585862B" w14:textId="593A2A98" w:rsidR="00B93B58" w:rsidRPr="002E2AB7" w:rsidRDefault="00B93B58" w:rsidP="00B93B58">
      <w:pPr>
        <w:rPr>
          <w:spacing w:val="-2"/>
          <w:rtl/>
        </w:rPr>
      </w:pPr>
      <w:r w:rsidRPr="002E2AB7">
        <w:rPr>
          <w:rFonts w:ascii="FontbitDavid" w:hAnsi="FontbitDavid" w:hint="cs"/>
          <w:spacing w:val="-2"/>
          <w:rtl/>
        </w:rPr>
        <w:t>ד</w:t>
      </w:r>
      <w:r w:rsidRPr="002E2AB7">
        <w:rPr>
          <w:rFonts w:ascii="FontbitDavid" w:hAnsi="FontbitDavid"/>
          <w:spacing w:val="-2"/>
          <w:rtl/>
        </w:rPr>
        <w:t xml:space="preserve">יוסף הוסיפו לו אות אחת </w:t>
      </w:r>
      <w:r w:rsidRPr="002E2AB7">
        <w:rPr>
          <w:rStyle w:val="affff8"/>
          <w:rFonts w:hint="cs"/>
          <w:spacing w:val="-2"/>
          <w:rtl/>
        </w:rPr>
        <w:t>'</w:t>
      </w:r>
      <w:r w:rsidRPr="002E2AB7">
        <w:rPr>
          <w:rStyle w:val="affff8"/>
          <w:spacing w:val="-2"/>
          <w:rtl/>
        </w:rPr>
        <w:t>עדות ביהוסף שמו בצאתו על ארץ מצרי</w:t>
      </w:r>
      <w:r w:rsidRPr="002E2AB7">
        <w:rPr>
          <w:rStyle w:val="affff8"/>
          <w:rFonts w:hint="cs"/>
          <w:spacing w:val="-2"/>
          <w:rtl/>
        </w:rPr>
        <w:t>ם</w:t>
      </w:r>
    </w:p>
    <w:p w14:paraId="2B19381F" w14:textId="233C1251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tl/>
        </w:rPr>
        <w:t xml:space="preserve">מתקיף </w:t>
      </w:r>
      <w:r w:rsidRPr="00F07A5B">
        <w:rPr>
          <w:rFonts w:hint="cs"/>
          <w:rtl/>
        </w:rPr>
        <w:t>רנב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7E78F350" w14:textId="1603CE97" w:rsidR="00B93B58" w:rsidRPr="006F178A" w:rsidRDefault="00B93B58" w:rsidP="00F56D6C">
      <w:pPr>
        <w:rPr>
          <w:rtl/>
        </w:rPr>
      </w:pPr>
      <w:r w:rsidRPr="006F178A">
        <w:rPr>
          <w:rtl/>
        </w:rPr>
        <w:t xml:space="preserve">כתולדותם בעינן! </w:t>
      </w:r>
      <w:r w:rsidRPr="00B80E87">
        <w:rPr>
          <w:rStyle w:val="affffc"/>
          <w:rtl/>
        </w:rPr>
        <w:t>אלא,</w:t>
      </w:r>
      <w:r w:rsidRPr="006F178A">
        <w:rPr>
          <w:rtl/>
        </w:rPr>
        <w:t xml:space="preserve"> כל התורה </w:t>
      </w:r>
      <w:r w:rsidRPr="00B80E87">
        <w:rPr>
          <w:rStyle w:val="affff8"/>
          <w:rtl/>
        </w:rPr>
        <w:t>בנימן</w:t>
      </w:r>
      <w:r w:rsidRPr="006F178A">
        <w:rPr>
          <w:rtl/>
        </w:rPr>
        <w:t>, ו</w:t>
      </w:r>
      <w:r w:rsidR="00B80E87">
        <w:rPr>
          <w:rFonts w:hint="cs"/>
          <w:rtl/>
        </w:rPr>
        <w:t>כאן</w:t>
      </w:r>
      <w:r w:rsidRPr="006F178A">
        <w:rPr>
          <w:rtl/>
        </w:rPr>
        <w:t xml:space="preserve"> בנימין שלם,</w:t>
      </w:r>
      <w:r w:rsidR="00F56D6C">
        <w:rPr>
          <w:rStyle w:val="affff8"/>
          <w:rFonts w:hint="cs"/>
          <w:rtl/>
        </w:rPr>
        <w:t xml:space="preserve"> </w:t>
      </w:r>
    </w:p>
    <w:p w14:paraId="41DEA67F" w14:textId="14452868" w:rsidR="00F07A5B" w:rsidRPr="00F07A5B" w:rsidRDefault="00B93B58" w:rsidP="00B80E8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מרשב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71FCB6A0" w14:textId="018AB8C2" w:rsidR="00B80E87" w:rsidRPr="00B13C89" w:rsidRDefault="00B93B58" w:rsidP="00B80E87">
      <w:pPr>
        <w:rPr>
          <w:spacing w:val="-2"/>
          <w:rtl/>
        </w:rPr>
      </w:pPr>
      <w:r w:rsidRPr="00D16D7B">
        <w:rPr>
          <w:rFonts w:cs="BA Vilna Bold"/>
          <w:spacing w:val="-2"/>
          <w:rtl/>
        </w:rPr>
        <w:t>יוסף</w:t>
      </w:r>
      <w:r w:rsidRPr="00B13C89">
        <w:rPr>
          <w:spacing w:val="-2"/>
          <w:rtl/>
        </w:rPr>
        <w:t xml:space="preserve"> שקידש שם שמים בסתר הוסיפו עליו אות אחת משמו של הקב"ה</w:t>
      </w:r>
    </w:p>
    <w:p w14:paraId="0D789D7E" w14:textId="6BD7E748" w:rsidR="00B93B58" w:rsidRPr="00B13C89" w:rsidRDefault="00B93B58" w:rsidP="00B80E87">
      <w:pPr>
        <w:rPr>
          <w:spacing w:val="2"/>
          <w:rtl/>
        </w:rPr>
      </w:pPr>
      <w:r w:rsidRPr="00D16D7B">
        <w:rPr>
          <w:rFonts w:cs="BA Vilna Bold"/>
          <w:spacing w:val="2"/>
          <w:rtl/>
        </w:rPr>
        <w:t>יהודה</w:t>
      </w:r>
      <w:r w:rsidRPr="00B13C89">
        <w:rPr>
          <w:spacing w:val="2"/>
          <w:rtl/>
        </w:rPr>
        <w:t xml:space="preserve"> שקידש שם שמים בפרהסיא נקרא כולו על שמו של הקב"ה.</w:t>
      </w:r>
    </w:p>
    <w:p w14:paraId="20A2E874" w14:textId="798031B4" w:rsidR="00F07A5B" w:rsidRPr="00F07A5B" w:rsidRDefault="001C0313" w:rsidP="001C031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673E9A47" w14:textId="15A61C93" w:rsidR="00B93B58" w:rsidRPr="00D454EC" w:rsidRDefault="00B93B58" w:rsidP="00B93B58">
      <w:pPr>
        <w:rPr>
          <w:rtl/>
        </w:rPr>
      </w:pPr>
      <w:r w:rsidRPr="00D16D7B">
        <w:rPr>
          <w:rFonts w:cs="BA Vilna Bold"/>
          <w:rtl/>
        </w:rPr>
        <w:t>יוסף</w:t>
      </w:r>
      <w:r w:rsidR="001C0313" w:rsidRPr="00D16D7B">
        <w:rPr>
          <w:rFonts w:cs="BA Vilna Bold" w:hint="cs"/>
          <w:rtl/>
        </w:rPr>
        <w:t>-</w:t>
      </w:r>
      <w:r w:rsidR="001C0313">
        <w:rPr>
          <w:rFonts w:hint="cs"/>
          <w:rtl/>
        </w:rPr>
        <w:t xml:space="preserve"> </w:t>
      </w:r>
      <w:r w:rsidRPr="00D454EC">
        <w:rPr>
          <w:rtl/>
        </w:rPr>
        <w:t xml:space="preserve"> </w:t>
      </w:r>
      <w:r w:rsidRPr="00D454EC">
        <w:rPr>
          <w:rStyle w:val="affff8"/>
          <w:rFonts w:hint="cs"/>
          <w:rtl/>
        </w:rPr>
        <w:t>ד</w:t>
      </w:r>
      <w:r w:rsidR="001C0313">
        <w:rPr>
          <w:rStyle w:val="affff8"/>
          <w:rFonts w:hint="cs"/>
          <w:rtl/>
        </w:rPr>
        <w:t>'</w:t>
      </w:r>
      <w:r w:rsidRPr="00D454EC">
        <w:rPr>
          <w:rStyle w:val="affff8"/>
          <w:rtl/>
        </w:rPr>
        <w:t>לעשות מלאכתו',</w:t>
      </w:r>
      <w:r w:rsidRPr="00D454EC">
        <w:rPr>
          <w:rtl/>
        </w:rPr>
        <w:t xml:space="preserve"> </w:t>
      </w:r>
      <w:r w:rsidR="001C0313">
        <w:rPr>
          <w:rFonts w:hint="cs"/>
          <w:rtl/>
        </w:rPr>
        <w:t>-</w:t>
      </w:r>
      <w:r w:rsidRPr="00D454EC">
        <w:rPr>
          <w:rtl/>
        </w:rPr>
        <w:t>שניהם לדבר עבירה נתכוונו.</w:t>
      </w:r>
    </w:p>
    <w:p w14:paraId="6CD5A03C" w14:textId="77777777" w:rsidR="00F07A5B" w:rsidRPr="00F07A5B" w:rsidRDefault="001C0313" w:rsidP="001C031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tl/>
        </w:rPr>
        <w:t>:</w:t>
      </w:r>
    </w:p>
    <w:p w14:paraId="67B18147" w14:textId="24BC74B2" w:rsidR="00B93B58" w:rsidRPr="006F178A" w:rsidRDefault="00B93B58" w:rsidP="00F56D6C">
      <w:pPr>
        <w:spacing w:after="60"/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מלאכתו</w:t>
      </w:r>
      <w:r w:rsidRPr="0063694C">
        <w:rPr>
          <w:rStyle w:val="affff8"/>
          <w:rFonts w:hint="cs"/>
          <w:rtl/>
        </w:rPr>
        <w:t>'</w:t>
      </w:r>
      <w:r w:rsidR="001C0313">
        <w:rPr>
          <w:rStyle w:val="affff8"/>
          <w:rFonts w:hint="cs"/>
          <w:rtl/>
        </w:rPr>
        <w:t>-</w:t>
      </w:r>
      <w:r w:rsidRPr="0063694C">
        <w:rPr>
          <w:rStyle w:val="affff8"/>
          <w:rtl/>
        </w:rPr>
        <w:t xml:space="preserve"> </w:t>
      </w:r>
      <w:r w:rsidRPr="001C0313">
        <w:rPr>
          <w:rStyle w:val="affffc"/>
          <w:rtl/>
        </w:rPr>
        <w:t xml:space="preserve">חד אמר: </w:t>
      </w:r>
      <w:r w:rsidRPr="006F178A">
        <w:rPr>
          <w:rtl/>
        </w:rPr>
        <w:t xml:space="preserve">מלאכתו ממש, </w:t>
      </w:r>
      <w:r w:rsidRPr="001C0313">
        <w:rPr>
          <w:rStyle w:val="affffc"/>
          <w:rtl/>
        </w:rPr>
        <w:t xml:space="preserve">וחד אמר: </w:t>
      </w:r>
      <w:r w:rsidRPr="006F178A">
        <w:rPr>
          <w:rtl/>
        </w:rPr>
        <w:t>לעשות צרכיו נכנס.</w:t>
      </w:r>
    </w:p>
    <w:p w14:paraId="4008FE37" w14:textId="7FF6EC73" w:rsidR="00F07A5B" w:rsidRPr="00F07A5B" w:rsidRDefault="001C0313" w:rsidP="001C031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תדר''י</w:t>
      </w:r>
      <w:r w:rsidR="00F07A5B" w:rsidRPr="00F07A5B">
        <w:rPr>
          <w:rFonts w:hint="cs"/>
          <w:rtl/>
        </w:rPr>
        <w:t>:</w:t>
      </w:r>
    </w:p>
    <w:p w14:paraId="262E6715" w14:textId="5A711A40" w:rsidR="00B13C89" w:rsidRDefault="00B93B58" w:rsidP="00B13C89">
      <w:pPr>
        <w:rPr>
          <w:spacing w:val="0"/>
          <w:rtl/>
        </w:rPr>
      </w:pPr>
      <w:r w:rsidRPr="00B13C89">
        <w:rPr>
          <w:rStyle w:val="affff8"/>
          <w:rFonts w:hint="cs"/>
          <w:spacing w:val="0"/>
          <w:rtl/>
        </w:rPr>
        <w:t>'</w:t>
      </w:r>
      <w:r w:rsidRPr="00B13C89">
        <w:rPr>
          <w:rStyle w:val="affff8"/>
          <w:spacing w:val="0"/>
          <w:rtl/>
        </w:rPr>
        <w:t xml:space="preserve">ואין איש מאנשי הבית וגו' </w:t>
      </w:r>
      <w:r w:rsidRPr="00B13C89">
        <w:rPr>
          <w:spacing w:val="0"/>
          <w:rtl/>
        </w:rPr>
        <w:t>יום חגם היה, והלכו כולן לבית ע</w:t>
      </w:r>
      <w:r w:rsidR="001C0313" w:rsidRPr="00B13C89">
        <w:rPr>
          <w:rFonts w:hint="cs"/>
          <w:spacing w:val="0"/>
          <w:rtl/>
        </w:rPr>
        <w:t>"ז</w:t>
      </w:r>
      <w:r w:rsidRPr="00B13C89">
        <w:rPr>
          <w:spacing w:val="0"/>
          <w:rtl/>
        </w:rPr>
        <w:t xml:space="preserve"> שלהם, </w:t>
      </w:r>
    </w:p>
    <w:p w14:paraId="1FB95D1B" w14:textId="059D3CCE" w:rsidR="00B93B58" w:rsidRPr="006F178A" w:rsidRDefault="00B93B58" w:rsidP="00F56D6C">
      <w:pPr>
        <w:spacing w:after="60"/>
        <w:rPr>
          <w:rtl/>
        </w:rPr>
      </w:pPr>
      <w:r w:rsidRPr="001C0313">
        <w:rPr>
          <w:rStyle w:val="affffc"/>
          <w:rtl/>
        </w:rPr>
        <w:t>והיא א</w:t>
      </w:r>
      <w:r w:rsidR="00B13C89">
        <w:rPr>
          <w:rStyle w:val="affffc"/>
          <w:rFonts w:hint="cs"/>
          <w:rtl/>
        </w:rPr>
        <w:t>"ל:</w:t>
      </w:r>
      <w:r w:rsidRPr="006F178A">
        <w:rPr>
          <w:rtl/>
        </w:rPr>
        <w:t xml:space="preserve"> </w:t>
      </w:r>
      <w:r w:rsidR="001C0313">
        <w:rPr>
          <w:rFonts w:hint="cs"/>
          <w:rtl/>
        </w:rPr>
        <w:t xml:space="preserve">שהיא </w:t>
      </w:r>
      <w:r w:rsidRPr="006F178A">
        <w:rPr>
          <w:rtl/>
        </w:rPr>
        <w:t xml:space="preserve">חולה, </w:t>
      </w:r>
      <w:r w:rsidRPr="001C0313">
        <w:rPr>
          <w:rStyle w:val="affffc"/>
          <w:rtl/>
        </w:rPr>
        <w:t xml:space="preserve">אמרה: </w:t>
      </w:r>
      <w:r w:rsidRPr="006F178A">
        <w:rPr>
          <w:rtl/>
        </w:rPr>
        <w:t>אין לי יום שניזקק לי יוסף כיום הזה.</w:t>
      </w:r>
    </w:p>
    <w:p w14:paraId="7D319159" w14:textId="2B250778" w:rsidR="00F07A5B" w:rsidRPr="00F07A5B" w:rsidRDefault="00F07A5B" w:rsidP="001C0313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535A642" w14:textId="340D4C36" w:rsidR="00B93B58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ותתפשהו בבגדו לאמר וגו' </w:t>
      </w:r>
      <w:r w:rsidRPr="006F178A">
        <w:rPr>
          <w:rtl/>
        </w:rPr>
        <w:t xml:space="preserve">באותה שעה באתה דיוקנו של אביו ונראתה לו בחלון, </w:t>
      </w:r>
      <w:r w:rsidRPr="002E2AB7">
        <w:rPr>
          <w:rStyle w:val="affffc"/>
          <w:rtl/>
        </w:rPr>
        <w:t>א</w:t>
      </w:r>
      <w:r w:rsidRPr="002E2AB7">
        <w:rPr>
          <w:rStyle w:val="affffc"/>
          <w:rFonts w:hint="cs"/>
          <w:rtl/>
        </w:rPr>
        <w:t>"ל</w:t>
      </w:r>
      <w:r w:rsidRPr="002E2AB7">
        <w:rPr>
          <w:rStyle w:val="affffc"/>
          <w:rtl/>
        </w:rPr>
        <w:t xml:space="preserve">: </w:t>
      </w:r>
      <w:r w:rsidRPr="006F178A">
        <w:rPr>
          <w:rtl/>
        </w:rPr>
        <w:t xml:space="preserve">יוסף, עתידין אחיך שיכתבו על אבני אפוד ואתה ביניהם, רצונך שימחה שמך מביניהם ותקרא רועה זונות? </w:t>
      </w: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ורועה זונות יאבד הון'</w:t>
      </w:r>
      <w:r w:rsidRPr="003215F9">
        <w:rPr>
          <w:rStyle w:val="affff8"/>
          <w:rFonts w:hint="cs"/>
          <w:rtl/>
        </w:rPr>
        <w:t>,</w:t>
      </w:r>
    </w:p>
    <w:p w14:paraId="70C48133" w14:textId="48C96400" w:rsidR="00F07A5B" w:rsidRPr="00F07A5B" w:rsidRDefault="001C0313" w:rsidP="001C031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 מר''מ</w:t>
      </w:r>
      <w:r w:rsidR="00F07A5B" w:rsidRPr="00F07A5B">
        <w:rPr>
          <w:rFonts w:hint="cs"/>
          <w:rtl/>
        </w:rPr>
        <w:t>:</w:t>
      </w:r>
    </w:p>
    <w:p w14:paraId="1637F677" w14:textId="71A20C73" w:rsidR="00B93B58" w:rsidRPr="006F178A" w:rsidRDefault="00B93B58" w:rsidP="00B93B58">
      <w:pPr>
        <w:rPr>
          <w:rtl/>
        </w:rPr>
      </w:pPr>
      <w:r w:rsidRPr="006F178A">
        <w:rPr>
          <w:rtl/>
        </w:rPr>
        <w:t>מיד: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ותשב באיתן קשתו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1C0313">
        <w:rPr>
          <w:rFonts w:hint="cs"/>
          <w:rtl/>
        </w:rPr>
        <w:t xml:space="preserve">- </w:t>
      </w:r>
      <w:r w:rsidRPr="006F178A">
        <w:rPr>
          <w:rtl/>
        </w:rPr>
        <w:t xml:space="preserve">ששבה קשתו לאיתנו, </w:t>
      </w:r>
    </w:p>
    <w:p w14:paraId="5C0E5121" w14:textId="7823B462" w:rsidR="00F07A5B" w:rsidRPr="00F07A5B" w:rsidRDefault="00F07A5B" w:rsidP="001C0313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BF6E774" w14:textId="3D9D713F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ויפוזו זרועי ידיו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נעץ ידיו בקרקע ויצאה ש</w:t>
      </w:r>
      <w:r w:rsidR="001C0313">
        <w:rPr>
          <w:rFonts w:hint="cs"/>
          <w:rtl/>
        </w:rPr>
        <w:t>"ז</w:t>
      </w:r>
      <w:r w:rsidRPr="006F178A">
        <w:rPr>
          <w:rtl/>
        </w:rPr>
        <w:t xml:space="preserve"> מבין ציפורני ידיו, </w:t>
      </w:r>
    </w:p>
    <w:p w14:paraId="616D5988" w14:textId="0829E550" w:rsidR="00F07A5B" w:rsidRPr="00F07A5B" w:rsidRDefault="00F07A5B" w:rsidP="001C0313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4A1A3E22" w14:textId="2C4B57A0" w:rsidR="00B93B58" w:rsidRPr="00F56D6C" w:rsidRDefault="00B93B58" w:rsidP="00B93B58">
      <w:pPr>
        <w:rPr>
          <w:spacing w:val="0"/>
          <w:rtl/>
        </w:rPr>
      </w:pPr>
      <w:r w:rsidRPr="00F56D6C">
        <w:rPr>
          <w:rStyle w:val="affff8"/>
          <w:rFonts w:hint="cs"/>
          <w:spacing w:val="0"/>
          <w:rtl/>
        </w:rPr>
        <w:t>'</w:t>
      </w:r>
      <w:r w:rsidRPr="00F56D6C">
        <w:rPr>
          <w:rStyle w:val="affff8"/>
          <w:spacing w:val="0"/>
          <w:rtl/>
        </w:rPr>
        <w:t>מידי אביר יעקב</w:t>
      </w:r>
      <w:r w:rsidRPr="00F56D6C">
        <w:rPr>
          <w:rStyle w:val="affff8"/>
          <w:rFonts w:hint="cs"/>
          <w:spacing w:val="0"/>
          <w:rtl/>
        </w:rPr>
        <w:t>'</w:t>
      </w:r>
      <w:r w:rsidRPr="00F56D6C">
        <w:rPr>
          <w:spacing w:val="0"/>
          <w:rtl/>
        </w:rPr>
        <w:t xml:space="preserve"> מי גרם לו שיחקק על אבני אפוד? אלא </w:t>
      </w:r>
      <w:r w:rsidRPr="00F56D6C">
        <w:rPr>
          <w:rStyle w:val="affff8"/>
          <w:spacing w:val="0"/>
          <w:rtl/>
        </w:rPr>
        <w:t xml:space="preserve">אביר יעקב, </w:t>
      </w:r>
    </w:p>
    <w:p w14:paraId="0A4BBB15" w14:textId="50BECAD4" w:rsidR="00F07A5B" w:rsidRPr="00F07A5B" w:rsidRDefault="00F07A5B" w:rsidP="001C0313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7A7A5C8D" w14:textId="3B10B064" w:rsidR="001C0313" w:rsidRDefault="00B93B58" w:rsidP="00B93B58">
      <w:pPr>
        <w:rPr>
          <w:rStyle w:val="affffc"/>
          <w:rtl/>
        </w:rPr>
      </w:pPr>
      <w:r w:rsidRPr="00DC27C1">
        <w:rPr>
          <w:rStyle w:val="affff8"/>
          <w:rFonts w:hint="cs"/>
          <w:rtl/>
        </w:rPr>
        <w:lastRenderedPageBreak/>
        <w:t>'</w:t>
      </w:r>
      <w:r w:rsidRPr="00DC27C1">
        <w:rPr>
          <w:rStyle w:val="affff8"/>
          <w:rtl/>
        </w:rPr>
        <w:t>משם רועה אבן ישראל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 xml:space="preserve">- משם זכה ונעשה רועה, </w:t>
      </w:r>
    </w:p>
    <w:p w14:paraId="6BCE74E4" w14:textId="0466E561" w:rsidR="00B93B58" w:rsidRPr="006F178A" w:rsidRDefault="00B93B58" w:rsidP="00F56D6C">
      <w:pPr>
        <w:spacing w:after="60"/>
        <w:rPr>
          <w:rtl/>
        </w:rPr>
      </w:pPr>
      <w:r w:rsidRPr="001C0313">
        <w:rPr>
          <w:rStyle w:val="affffc"/>
          <w:rtl/>
        </w:rPr>
        <w:t>שנאמר: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רועה ישראל האזינה נוהג כצאן יוסף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p w14:paraId="4D00ABD1" w14:textId="47AE0687" w:rsidR="00F07A5B" w:rsidRPr="00F07A5B" w:rsidRDefault="00B93B58" w:rsidP="001C0313">
      <w:pPr>
        <w:pStyle w:val="36"/>
        <w:framePr w:wrap="notBeside"/>
        <w:rPr>
          <w:rtl/>
        </w:rPr>
      </w:pPr>
      <w:r w:rsidRPr="00F07A5B">
        <w:rPr>
          <w:rtl/>
        </w:rPr>
        <w:t>תניא</w:t>
      </w:r>
      <w:r w:rsidR="00F07A5B" w:rsidRPr="00F07A5B">
        <w:rPr>
          <w:rtl/>
        </w:rPr>
        <w:t>:</w:t>
      </w:r>
    </w:p>
    <w:p w14:paraId="6A674729" w14:textId="1654C470" w:rsidR="00B93B58" w:rsidRPr="006F178A" w:rsidRDefault="00B93B58" w:rsidP="00B93B58">
      <w:pPr>
        <w:rPr>
          <w:rtl/>
        </w:rPr>
      </w:pPr>
      <w:r w:rsidRPr="002E2AB7">
        <w:rPr>
          <w:rFonts w:cs="BA Vilna Bold"/>
          <w:spacing w:val="0"/>
          <w:rtl/>
        </w:rPr>
        <w:t>היה ראוי יוסף לצאת ממנו י"ב שבטים כדרך שיצאו מיעקב אביו,</w:t>
      </w:r>
      <w:r w:rsidRPr="006F178A">
        <w:rPr>
          <w:rtl/>
        </w:rPr>
        <w:t xml:space="preserve"> </w:t>
      </w:r>
      <w:r w:rsidR="001C0313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אלה תולדות יעקב יוסף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אלא שיצא </w:t>
      </w:r>
      <w:r w:rsidR="001C0313">
        <w:rPr>
          <w:rFonts w:hint="cs"/>
          <w:rtl/>
        </w:rPr>
        <w:t>ש''ז</w:t>
      </w:r>
      <w:r w:rsidRPr="006F178A">
        <w:rPr>
          <w:rtl/>
        </w:rPr>
        <w:t xml:space="preserve"> מבין ציפורני ידיו;</w:t>
      </w:r>
    </w:p>
    <w:p w14:paraId="4D9E0DFB" w14:textId="77777777" w:rsidR="001C0313" w:rsidRDefault="00B93B58" w:rsidP="00B93B58">
      <w:pPr>
        <w:rPr>
          <w:rStyle w:val="affffc"/>
          <w:rtl/>
        </w:rPr>
      </w:pPr>
      <w:r w:rsidRPr="006F178A">
        <w:rPr>
          <w:rtl/>
        </w:rPr>
        <w:t xml:space="preserve">ואעפ"כ יצאו מבנימין אחיו, וכולן נקראו על שמו, </w:t>
      </w:r>
    </w:p>
    <w:p w14:paraId="12CFE232" w14:textId="77777777" w:rsidR="00F07A5B" w:rsidRPr="00F07A5B" w:rsidRDefault="00B93B58" w:rsidP="002E2AB7">
      <w:pPr>
        <w:pStyle w:val="36"/>
        <w:framePr w:wrap="notBeside"/>
        <w:rPr>
          <w:rtl/>
        </w:rPr>
      </w:pPr>
      <w:r w:rsidRPr="00F07A5B">
        <w:rPr>
          <w:rtl/>
        </w:rPr>
        <w:t xml:space="preserve">שנאמר: </w:t>
      </w:r>
      <w:r w:rsidR="00F07A5B" w:rsidRPr="00F07A5B">
        <w:rPr>
          <w:rtl/>
        </w:rPr>
        <w:t>:</w:t>
      </w:r>
    </w:p>
    <w:p w14:paraId="1721E54F" w14:textId="2DCC546F" w:rsidR="00B93B58" w:rsidRPr="006F178A" w:rsidRDefault="00B93B58" w:rsidP="001C0313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ובני בנימין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בלע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שנבלע בין האומות,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ובכר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בכור לאמו</w:t>
      </w:r>
      <w:r w:rsidR="002E2AB7">
        <w:rPr>
          <w:rFonts w:hint="cs"/>
          <w:rtl/>
        </w:rPr>
        <w:t>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ואשבל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ששבאו אל,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גרא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שגר באכסניות,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ונעמן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שנעים ביותר,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אחי וראש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אחי הוא וראשי הוא,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מופים וחופים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- הוא לא ראה בחופתי ואני לא ראיתי בחופתו,</w:t>
      </w:r>
      <w:r w:rsidRPr="00DC27C1">
        <w:rPr>
          <w:rStyle w:val="affff8"/>
          <w:rtl/>
        </w:rPr>
        <w:t xml:space="preserve"> </w:t>
      </w:r>
      <w:r w:rsidRPr="001C0313">
        <w:rPr>
          <w:rStyle w:val="affff8"/>
          <w:rFonts w:hint="cs"/>
          <w:spacing w:val="2"/>
          <w:rtl/>
        </w:rPr>
        <w:t>'</w:t>
      </w:r>
      <w:r w:rsidRPr="001C0313">
        <w:rPr>
          <w:rStyle w:val="affff8"/>
          <w:spacing w:val="2"/>
          <w:rtl/>
        </w:rPr>
        <w:t>וארד</w:t>
      </w:r>
      <w:r w:rsidRPr="001C0313">
        <w:rPr>
          <w:rStyle w:val="affff8"/>
          <w:rFonts w:hint="cs"/>
          <w:spacing w:val="2"/>
          <w:rtl/>
        </w:rPr>
        <w:t>'</w:t>
      </w:r>
      <w:r w:rsidRPr="001C0313">
        <w:rPr>
          <w:rStyle w:val="affff8"/>
          <w:spacing w:val="2"/>
          <w:rtl/>
        </w:rPr>
        <w:t xml:space="preserve"> </w:t>
      </w:r>
      <w:r w:rsidRPr="001C0313">
        <w:rPr>
          <w:spacing w:val="2"/>
          <w:rtl/>
        </w:rPr>
        <w:t>- שירד לבין אומות העולם;</w:t>
      </w:r>
      <w:r w:rsidRPr="001C0313">
        <w:rPr>
          <w:rFonts w:hint="cs"/>
          <w:spacing w:val="2"/>
          <w:rtl/>
        </w:rPr>
        <w:t xml:space="preserve"> </w:t>
      </w:r>
      <w:r w:rsidRPr="001C0313">
        <w:rPr>
          <w:rStyle w:val="affffc"/>
          <w:spacing w:val="2"/>
          <w:rtl/>
        </w:rPr>
        <w:t xml:space="preserve">א"ד: </w:t>
      </w:r>
      <w:r w:rsidRPr="001C0313">
        <w:rPr>
          <w:rStyle w:val="affff8"/>
          <w:rFonts w:hint="cs"/>
          <w:spacing w:val="2"/>
          <w:rtl/>
        </w:rPr>
        <w:t>'</w:t>
      </w:r>
      <w:r w:rsidRPr="001C0313">
        <w:rPr>
          <w:rStyle w:val="affff8"/>
          <w:spacing w:val="2"/>
          <w:rtl/>
        </w:rPr>
        <w:t>וארד</w:t>
      </w:r>
      <w:r w:rsidRPr="001C0313">
        <w:rPr>
          <w:rStyle w:val="affff8"/>
          <w:rFonts w:hint="cs"/>
          <w:spacing w:val="2"/>
          <w:rtl/>
        </w:rPr>
        <w:t>'</w:t>
      </w:r>
      <w:r w:rsidRPr="001C0313">
        <w:rPr>
          <w:rStyle w:val="affff8"/>
          <w:spacing w:val="2"/>
          <w:rtl/>
        </w:rPr>
        <w:t xml:space="preserve"> </w:t>
      </w:r>
      <w:r w:rsidRPr="001C0313">
        <w:rPr>
          <w:spacing w:val="2"/>
          <w:rtl/>
        </w:rPr>
        <w:t>- שפניו דומין לוורד.</w:t>
      </w:r>
    </w:p>
    <w:p w14:paraId="4E943B96" w14:textId="1BD6E2CB" w:rsidR="00F07A5B" w:rsidRPr="00F07A5B" w:rsidRDefault="00B93B58" w:rsidP="001C031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:</w:t>
      </w:r>
    </w:p>
    <w:p w14:paraId="27D649CB" w14:textId="4C2550A9" w:rsidR="001C0313" w:rsidRDefault="00B93B58" w:rsidP="00B93B58">
      <w:pPr>
        <w:rPr>
          <w:rtl/>
        </w:rPr>
      </w:pPr>
      <w:r w:rsidRPr="001C0313">
        <w:rPr>
          <w:rStyle w:val="affffc"/>
          <w:rtl/>
        </w:rPr>
        <w:t>בשעה שאמר פרעה ליוסף: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ובלעדיך לא ירים איש את ידו וגו',</w:t>
      </w:r>
      <w:r w:rsidRPr="006F178A">
        <w:rPr>
          <w:rtl/>
        </w:rPr>
        <w:t xml:space="preserve"> </w:t>
      </w:r>
    </w:p>
    <w:p w14:paraId="07A8B1F5" w14:textId="453CD505" w:rsidR="001C0313" w:rsidRPr="00F56D6C" w:rsidRDefault="00B93B58" w:rsidP="00B93B58">
      <w:pPr>
        <w:rPr>
          <w:spacing w:val="2"/>
          <w:rtl/>
        </w:rPr>
      </w:pPr>
      <w:r w:rsidRPr="00F56D6C">
        <w:rPr>
          <w:rStyle w:val="affffc"/>
          <w:spacing w:val="2"/>
          <w:rtl/>
        </w:rPr>
        <w:t xml:space="preserve">אמרו איצטגניני פרעה: </w:t>
      </w:r>
      <w:r w:rsidRPr="00F56D6C">
        <w:rPr>
          <w:spacing w:val="2"/>
          <w:rtl/>
        </w:rPr>
        <w:t xml:space="preserve">עבד שלקחו רבו בעשרים כסף תמשילו עלינו? </w:t>
      </w:r>
    </w:p>
    <w:p w14:paraId="59BC4CC3" w14:textId="77777777" w:rsidR="001C0313" w:rsidRDefault="00B93B58" w:rsidP="00B93B58">
      <w:pPr>
        <w:rPr>
          <w:rtl/>
        </w:rPr>
      </w:pPr>
      <w:r w:rsidRPr="00F56D6C">
        <w:rPr>
          <w:rStyle w:val="affffc"/>
          <w:spacing w:val="2"/>
          <w:rtl/>
        </w:rPr>
        <w:t>א</w:t>
      </w:r>
      <w:r w:rsidR="001C0313" w:rsidRPr="00F56D6C">
        <w:rPr>
          <w:rStyle w:val="affffc"/>
          <w:rFonts w:hint="cs"/>
          <w:spacing w:val="2"/>
          <w:rtl/>
        </w:rPr>
        <w:t>"ל</w:t>
      </w:r>
      <w:r w:rsidRPr="00F56D6C">
        <w:rPr>
          <w:rStyle w:val="affffc"/>
          <w:spacing w:val="2"/>
          <w:rtl/>
        </w:rPr>
        <w:t xml:space="preserve">: </w:t>
      </w:r>
      <w:r w:rsidRPr="00F56D6C">
        <w:rPr>
          <w:spacing w:val="2"/>
          <w:rtl/>
        </w:rPr>
        <w:t xml:space="preserve">גנוני מלכות אני רואה בו: </w:t>
      </w:r>
      <w:r w:rsidRPr="00F56D6C">
        <w:rPr>
          <w:rStyle w:val="affffc"/>
          <w:spacing w:val="2"/>
          <w:rtl/>
        </w:rPr>
        <w:t xml:space="preserve">אמרו לו: </w:t>
      </w:r>
      <w:r w:rsidRPr="00F56D6C">
        <w:rPr>
          <w:spacing w:val="2"/>
          <w:rtl/>
        </w:rPr>
        <w:t xml:space="preserve">א"כ, יהא יודע בשבעים לשון! </w:t>
      </w:r>
    </w:p>
    <w:p w14:paraId="0A66D361" w14:textId="692F4485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בא גבריאל ולימדו שבעים לשון, </w:t>
      </w:r>
      <w:r w:rsidRPr="006F178A">
        <w:rPr>
          <w:rFonts w:hint="cs"/>
          <w:rtl/>
        </w:rPr>
        <w:t>ולא הצליח ללמוד הוסיף לו אות אחת משמו של הקב</w:t>
      </w:r>
      <w:r w:rsidRPr="006F178A">
        <w:rPr>
          <w:rtl/>
        </w:rPr>
        <w:t>"</w:t>
      </w:r>
      <w:r w:rsidRPr="006F178A">
        <w:rPr>
          <w:rFonts w:hint="cs"/>
          <w:rtl/>
        </w:rPr>
        <w:t>ה ולמד</w:t>
      </w:r>
      <w:r w:rsidRPr="00DC27C1">
        <w:rPr>
          <w:rStyle w:val="affff8"/>
          <w:rtl/>
        </w:rPr>
        <w:t xml:space="preserve"> </w:t>
      </w:r>
      <w:r w:rsidR="001C0313">
        <w:rPr>
          <w:rStyle w:val="affff8"/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עדות ביהוסף שמו בצאתו על ארץ מצרים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p w14:paraId="7B1E5950" w14:textId="38283BC1" w:rsidR="001C0313" w:rsidRDefault="00B93B58" w:rsidP="00B93B58">
      <w:pPr>
        <w:rPr>
          <w:rtl/>
        </w:rPr>
      </w:pPr>
      <w:r w:rsidRPr="006F178A">
        <w:rPr>
          <w:rtl/>
        </w:rPr>
        <w:t>ולמחר, כל ל</w:t>
      </w:r>
      <w:r w:rsidRPr="006F178A">
        <w:rPr>
          <w:rFonts w:hint="cs"/>
          <w:rtl/>
        </w:rPr>
        <w:t>שון שדיבר פרעה השיבו נשבע בלשה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="001C0313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1C0313">
        <w:rPr>
          <w:rFonts w:hint="cs"/>
          <w:rtl/>
        </w:rPr>
        <w:t>ולא הבינו,</w:t>
      </w:r>
      <w:r w:rsidRPr="006F178A">
        <w:rPr>
          <w:rFonts w:hint="cs"/>
          <w:rtl/>
        </w:rPr>
        <w:t xml:space="preserve"> </w:t>
      </w:r>
    </w:p>
    <w:p w14:paraId="25C7F540" w14:textId="2CA72C21" w:rsidR="00B93B58" w:rsidRPr="006F178A" w:rsidRDefault="00B93B58" w:rsidP="00B93B58">
      <w:pPr>
        <w:rPr>
          <w:rtl/>
        </w:rPr>
      </w:pPr>
      <w:r w:rsidRPr="001C0313">
        <w:rPr>
          <w:rStyle w:val="affffc"/>
          <w:rFonts w:hint="cs"/>
          <w:rtl/>
        </w:rPr>
        <w:t>א</w:t>
      </w:r>
      <w:r w:rsidRPr="001C0313">
        <w:rPr>
          <w:rStyle w:val="affffc"/>
          <w:rtl/>
        </w:rPr>
        <w:t>"</w:t>
      </w:r>
      <w:r w:rsidRPr="001C0313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למדני</w:t>
      </w:r>
      <w:r w:rsidR="001C0313">
        <w:rPr>
          <w:rFonts w:hint="cs"/>
          <w:rtl/>
        </w:rPr>
        <w:t>,</w:t>
      </w:r>
      <w:r w:rsidRPr="006F178A">
        <w:rPr>
          <w:rFonts w:hint="cs"/>
          <w:rtl/>
        </w:rPr>
        <w:t xml:space="preserve"> לימדו ולא למד</w:t>
      </w:r>
      <w:r w:rsidR="001C0313">
        <w:rPr>
          <w:rFonts w:hint="cs"/>
          <w:rtl/>
        </w:rPr>
        <w:t xml:space="preserve">, השביעו שלא יגלה לאף אדם. ונשבע. </w:t>
      </w:r>
      <w:r w:rsidRPr="006F178A">
        <w:rPr>
          <w:rFonts w:hint="cs"/>
          <w:rtl/>
        </w:rPr>
        <w:t xml:space="preserve"> </w:t>
      </w:r>
    </w:p>
    <w:p w14:paraId="031856E5" w14:textId="114F4B90" w:rsidR="00B93B58" w:rsidRDefault="00B93B58" w:rsidP="00B13C89">
      <w:pPr>
        <w:rPr>
          <w:rtl/>
        </w:rPr>
      </w:pPr>
      <w:r w:rsidRPr="001C0313">
        <w:rPr>
          <w:rStyle w:val="affffc"/>
          <w:rtl/>
        </w:rPr>
        <w:t>כ</w:t>
      </w:r>
      <w:r w:rsidRPr="001C0313">
        <w:rPr>
          <w:rStyle w:val="affffc"/>
          <w:rFonts w:hint="cs"/>
          <w:rtl/>
        </w:rPr>
        <w:t>שא</w:t>
      </w:r>
      <w:r w:rsidRPr="001C0313">
        <w:rPr>
          <w:rStyle w:val="affffc"/>
          <w:rtl/>
        </w:rPr>
        <w:t>"</w:t>
      </w:r>
      <w:r w:rsidRPr="001C0313">
        <w:rPr>
          <w:rStyle w:val="affffc"/>
          <w:rFonts w:hint="cs"/>
          <w:rtl/>
        </w:rPr>
        <w:t>ל</w:t>
      </w:r>
      <w:r w:rsidRPr="001C0313">
        <w:rPr>
          <w:rStyle w:val="affffc"/>
          <w:rtl/>
        </w:rPr>
        <w:t>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אבי השביעני לאמור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1C0313">
        <w:rPr>
          <w:rStyle w:val="affffc"/>
          <w:rtl/>
        </w:rPr>
        <w:t xml:space="preserve">א"ל: </w:t>
      </w:r>
      <w:r w:rsidRPr="006F178A">
        <w:rPr>
          <w:rFonts w:hint="cs"/>
          <w:rtl/>
        </w:rPr>
        <w:t xml:space="preserve">לך והשאל על שבועתך </w:t>
      </w:r>
      <w:r w:rsidRPr="001C0313">
        <w:rPr>
          <w:rStyle w:val="affffc"/>
          <w:rFonts w:hint="cs"/>
          <w:rtl/>
        </w:rPr>
        <w:t>א</w:t>
      </w:r>
      <w:r w:rsidRPr="001C0313">
        <w:rPr>
          <w:rStyle w:val="affffc"/>
          <w:rtl/>
        </w:rPr>
        <w:t>"</w:t>
      </w:r>
      <w:r w:rsidRPr="001C0313">
        <w:rPr>
          <w:rStyle w:val="affffc"/>
          <w:rFonts w:hint="cs"/>
          <w:rtl/>
        </w:rPr>
        <w:t>ל</w:t>
      </w:r>
      <w:r w:rsidRPr="006F178A">
        <w:rPr>
          <w:rFonts w:hint="cs"/>
          <w:rtl/>
        </w:rPr>
        <w:t xml:space="preserve"> שישאל גם על שנשבע לו, </w:t>
      </w:r>
      <w:r w:rsidRPr="006F178A">
        <w:rPr>
          <w:rtl/>
        </w:rPr>
        <w:t>וא</w:t>
      </w:r>
      <w:r w:rsidR="001C0313">
        <w:rPr>
          <w:rFonts w:hint="cs"/>
          <w:rtl/>
        </w:rPr>
        <w:t>ף</w:t>
      </w:r>
      <w:r w:rsidRPr="006F178A">
        <w:rPr>
          <w:rtl/>
        </w:rPr>
        <w:t xml:space="preserve"> דלא ניח</w:t>
      </w:r>
      <w:r w:rsidRPr="006F178A">
        <w:rPr>
          <w:rFonts w:hint="cs"/>
          <w:rtl/>
        </w:rPr>
        <w:t>"ל</w:t>
      </w:r>
      <w:r w:rsidRPr="006F178A">
        <w:rPr>
          <w:rtl/>
        </w:rPr>
        <w:t xml:space="preserve">, </w:t>
      </w:r>
      <w:r w:rsidRPr="001C0313">
        <w:rPr>
          <w:rStyle w:val="affffc"/>
          <w:rtl/>
        </w:rPr>
        <w:t xml:space="preserve">א"ל: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עלה וקבור את אביך כאשר השביעך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bookmarkEnd w:id="9"/>
    <w:p w14:paraId="3AF25FF7" w14:textId="7B240617" w:rsidR="00B13C89" w:rsidRPr="006F178A" w:rsidRDefault="00B13C89" w:rsidP="007C2B84">
      <w:pPr>
        <w:pStyle w:val="affffd"/>
        <w:spacing w:after="60"/>
        <w:jc w:val="center"/>
        <w:pPrChange w:id="90009" w:author="קלוד" w:date="2026-10-08T12:07:40Z">
          <w:pPr>
            <w:spacing w:after="60"/>
            <w:jc w:val="center"/>
          </w:pPr>
        </w:pPrChange>
      </w:pPr>
      <w:del w:id="90007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08" w:author="קלוד" w:date="2026-10-08T12:07:40Z">
        <w:r>
          <w:rPr>
            <w:color w:val="7B3F00"/>
          </w:rPr>
          <w:t xml:space="preserve">נחשון בן עמינדב יורד לים תחילה</w:t>
        </w:r>
      </w:ins>
    </w:p>
    <w:p w14:paraId="57CA3CF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לז.</w:t>
      </w:r>
    </w:p>
    <w:p w14:paraId="5B24D363" w14:textId="7FFF04F6" w:rsidR="00F07A5B" w:rsidRPr="00F07A5B" w:rsidRDefault="00DE085A" w:rsidP="00DE085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ר''מ</w:t>
      </w:r>
      <w:r w:rsidR="00F07A5B" w:rsidRPr="00F07A5B">
        <w:rPr>
          <w:rFonts w:hint="cs"/>
          <w:rtl/>
        </w:rPr>
        <w:t>:</w:t>
      </w:r>
    </w:p>
    <w:p w14:paraId="0491F5A1" w14:textId="27BEBB51" w:rsidR="00B93B58" w:rsidRPr="006F178A" w:rsidRDefault="00B93B58" w:rsidP="00B93B58">
      <w:pPr>
        <w:rPr>
          <w:rtl/>
        </w:rPr>
      </w:pPr>
      <w:r w:rsidRPr="00D16D7B">
        <w:rPr>
          <w:rFonts w:ascii="FontbitDavid" w:hAnsi="FontbitDavid" w:cs="BA Vilna Bold"/>
          <w:rtl/>
        </w:rPr>
        <w:t>יהודה</w:t>
      </w:r>
      <w:r w:rsidRPr="006F178A">
        <w:rPr>
          <w:rFonts w:ascii="FontbitDavid" w:hAnsi="FontbitDavid"/>
          <w:rtl/>
        </w:rPr>
        <w:t xml:space="preserve"> </w:t>
      </w:r>
      <w:r w:rsidR="00DE085A">
        <w:rPr>
          <w:rFonts w:ascii="FontbitDavid" w:hAnsi="FontbitDavid" w:hint="cs"/>
          <w:rtl/>
        </w:rPr>
        <w:t>ד</w:t>
      </w:r>
      <w:r w:rsidRPr="006F178A">
        <w:rPr>
          <w:rFonts w:ascii="FontbitDavid" w:hAnsi="FontbitDavid"/>
          <w:rtl/>
        </w:rPr>
        <w:t>כשעמדו ישראל על הים, היו שבטים מנצחים זה עם זה, זה אומר אני יורד תחלה לים וזה אומר אני יורד תחלה לים, קפץ שבט</w:t>
      </w:r>
      <w:r w:rsidR="00DE085A">
        <w:rPr>
          <w:rFonts w:ascii="FontbitDavid" w:hAnsi="FontbitDavid" w:hint="cs"/>
          <w:rtl/>
        </w:rPr>
        <w:t xml:space="preserve"> </w:t>
      </w:r>
      <w:r w:rsidRPr="006F178A">
        <w:rPr>
          <w:rFonts w:ascii="FontbitDavid" w:hAnsi="FontbitDavid"/>
          <w:rtl/>
        </w:rPr>
        <w:t xml:space="preserve">בנימין וירד לים תחילה, </w:t>
      </w:r>
      <w:r w:rsidR="00DE085A">
        <w:rPr>
          <w:rFonts w:ascii="FontbitDavid" w:hAnsi="FontbitDavid"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שם בנימין צעיר </w:t>
      </w:r>
      <w:r w:rsidRPr="00DE085A">
        <w:rPr>
          <w:rStyle w:val="affff8"/>
          <w:b/>
          <w:bCs/>
          <w:rtl/>
        </w:rPr>
        <w:t>רודם</w:t>
      </w:r>
      <w:r w:rsidRPr="00DE085A">
        <w:rPr>
          <w:rStyle w:val="affff8"/>
          <w:rFonts w:hint="cs"/>
          <w:b/>
          <w:bCs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רד ים, </w:t>
      </w:r>
      <w:r w:rsidRPr="006F178A">
        <w:rPr>
          <w:rFonts w:ascii="FontbitDavid" w:hAnsi="FontbitDavid" w:hint="cs"/>
          <w:rtl/>
        </w:rPr>
        <w:t xml:space="preserve"> </w:t>
      </w:r>
      <w:r w:rsidRPr="006F178A">
        <w:rPr>
          <w:rFonts w:ascii="FontbitDavid" w:hAnsi="FontbitDavid"/>
          <w:rtl/>
        </w:rPr>
        <w:t>והיו שרי יהודה רוגמים אותם</w:t>
      </w:r>
      <w:r w:rsidRPr="006F178A">
        <w:rPr>
          <w:rFonts w:ascii="FontbitDavid" w:hAnsi="FontbitDavid" w:hint="cs"/>
          <w:rtl/>
        </w:rPr>
        <w:t>-</w:t>
      </w:r>
      <w:r w:rsidR="00DE085A">
        <w:rPr>
          <w:rFonts w:ascii="FontbitDavid" w:hAnsi="FontbitDavid"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שרי יהודה רגמתם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</w:t>
      </w:r>
    </w:p>
    <w:p w14:paraId="6E88CB72" w14:textId="5B90979A" w:rsidR="00B93B58" w:rsidRPr="005D6B05" w:rsidRDefault="00B93B58" w:rsidP="00B93B58">
      <w:pPr>
        <w:rPr>
          <w:spacing w:val="0"/>
          <w:rtl/>
        </w:rPr>
      </w:pPr>
      <w:r w:rsidRPr="005D6B05">
        <w:rPr>
          <w:spacing w:val="0"/>
          <w:rtl/>
        </w:rPr>
        <w:t xml:space="preserve">לפיכך זכה בנימין הצדיק ונעשה אושפיזכן לגבורה, </w:t>
      </w:r>
      <w:r w:rsidR="00DE085A" w:rsidRPr="005D6B05">
        <w:rPr>
          <w:rFonts w:hint="cs"/>
          <w:spacing w:val="0"/>
          <w:rtl/>
        </w:rPr>
        <w:t>ד</w:t>
      </w:r>
      <w:r w:rsidRPr="005D6B05">
        <w:rPr>
          <w:rStyle w:val="affff8"/>
          <w:rFonts w:hint="cs"/>
          <w:spacing w:val="0"/>
          <w:rtl/>
        </w:rPr>
        <w:t>'</w:t>
      </w:r>
      <w:r w:rsidRPr="005D6B05">
        <w:rPr>
          <w:rStyle w:val="affff8"/>
          <w:spacing w:val="0"/>
          <w:rtl/>
        </w:rPr>
        <w:t>ובין כתפיו שכן</w:t>
      </w:r>
      <w:r w:rsidRPr="005D6B05">
        <w:rPr>
          <w:rStyle w:val="affff8"/>
          <w:rFonts w:hint="cs"/>
          <w:spacing w:val="0"/>
          <w:rtl/>
        </w:rPr>
        <w:t>'</w:t>
      </w:r>
    </w:p>
    <w:p w14:paraId="3FAAEE91" w14:textId="225EF542" w:rsidR="00F07A5B" w:rsidRPr="00F07A5B" w:rsidRDefault="00B93B58" w:rsidP="005D6B05">
      <w:pPr>
        <w:pStyle w:val="36"/>
        <w:framePr w:wrap="notBeside"/>
        <w:jc w:val="center"/>
        <w:rPr>
          <w:rtl/>
        </w:rPr>
      </w:pPr>
      <w:r w:rsidRPr="00F07A5B">
        <w:rPr>
          <w:rtl/>
        </w:rPr>
        <w:t>א"</w:t>
      </w:r>
      <w:r w:rsidRPr="00F07A5B">
        <w:rPr>
          <w:rFonts w:hint="cs"/>
          <w:rtl/>
        </w:rPr>
        <w:t>ל 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10F1C9D4" w14:textId="2ECE6950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לא כך היה מעשה, אלא זה אומר אין אני יורד תחילה לים וזה אומר אין אני יורד תחילה לים, קפץ נחשון בן עמינדב וירד לים תחילה, </w:t>
      </w:r>
      <w:r w:rsidR="00DE085A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סבבוני בכחש אפרים ובמרמה בית ישראל ויהודה עוד רד עם אל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DE085A">
        <w:rPr>
          <w:rStyle w:val="affffc"/>
          <w:rtl/>
        </w:rPr>
        <w:t>ועליו מפרש בקבלה: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הושיעני אלהים כי באו מים עד נפש, טבעתי ביון מצולה ואין מעמד וגו' </w:t>
      </w: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אל תשטפני שבולת מים ואל תבלעני מצולה וגו',</w:t>
      </w:r>
    </w:p>
    <w:p w14:paraId="62689CA1" w14:textId="7A79152A" w:rsidR="00DE085A" w:rsidRDefault="00B93B58" w:rsidP="00B93B58">
      <w:pPr>
        <w:rPr>
          <w:rtl/>
        </w:rPr>
      </w:pPr>
      <w:r w:rsidRPr="006F178A">
        <w:rPr>
          <w:rtl/>
        </w:rPr>
        <w:t xml:space="preserve">באותה שעה האריך </w:t>
      </w:r>
      <w:r w:rsidR="00DE085A">
        <w:rPr>
          <w:rFonts w:hint="cs"/>
          <w:rtl/>
        </w:rPr>
        <w:t xml:space="preserve">משה </w:t>
      </w:r>
      <w:r w:rsidRPr="006F178A">
        <w:rPr>
          <w:rtl/>
        </w:rPr>
        <w:t xml:space="preserve">בתפלה, </w:t>
      </w:r>
      <w:r w:rsidR="005D6B05">
        <w:rPr>
          <w:rStyle w:val="affffc"/>
          <w:rFonts w:hint="cs"/>
          <w:rtl/>
        </w:rPr>
        <w:t xml:space="preserve">א''ל </w:t>
      </w:r>
      <w:r w:rsidRPr="00DE085A">
        <w:rPr>
          <w:rStyle w:val="affffc"/>
          <w:rtl/>
        </w:rPr>
        <w:t>הקב"ה:</w:t>
      </w:r>
      <w:r w:rsidRPr="006F178A">
        <w:rPr>
          <w:rtl/>
        </w:rPr>
        <w:t xml:space="preserve"> ידידיי טובעים בים ואתה מאריך בתפלה לפני? </w:t>
      </w:r>
      <w:r w:rsidRPr="00DE085A">
        <w:rPr>
          <w:rStyle w:val="affffc"/>
          <w:rtl/>
        </w:rPr>
        <w:t xml:space="preserve">אמר לפניו: </w:t>
      </w:r>
      <w:r>
        <w:rPr>
          <w:rStyle w:val="affffc"/>
          <w:rtl/>
          <w:rPrChange w:id="9051" w:author="מנוע אמוראים" w:date="2026-10-05T16:41:03Z">
            <w:rPr>
              <w:rtl/>
            </w:rPr>
          </w:rPrChange>
        </w:rPr>
        <w:t xml:space="preserve">רבש"ע</w:t>
      </w:r>
      <w:r>
        <w:rPr>
          <w:rtl/>
        </w:rPr>
        <w:t xml:space="preserve">, ומה בידי לעשות? </w:t>
      </w:r>
    </w:p>
    <w:p w14:paraId="26D895C5" w14:textId="20A4ABE0" w:rsidR="00B93B58" w:rsidRPr="005D6B05" w:rsidRDefault="005D6B05" w:rsidP="00DE085A">
      <w:pPr>
        <w:spacing w:after="60"/>
        <w:rPr>
          <w:rStyle w:val="affff8"/>
          <w:spacing w:val="2"/>
          <w:rtl/>
        </w:rPr>
      </w:pPr>
      <w:r w:rsidRPr="005D6B05">
        <w:rPr>
          <w:rStyle w:val="affffc"/>
          <w:rFonts w:hint="cs"/>
          <w:rtl/>
        </w:rPr>
        <w:t>א''ל</w:t>
      </w:r>
      <w:r w:rsidR="00B93B58" w:rsidRPr="005D6B05">
        <w:rPr>
          <w:rStyle w:val="affffc"/>
          <w:rtl/>
        </w:rPr>
        <w:t xml:space="preserve">: </w:t>
      </w:r>
      <w:r w:rsidR="00B93B58" w:rsidRPr="005D6B05">
        <w:rPr>
          <w:rStyle w:val="affff8"/>
          <w:rFonts w:hint="cs"/>
          <w:rtl/>
        </w:rPr>
        <w:t>'</w:t>
      </w:r>
      <w:r w:rsidR="00B93B58" w:rsidRPr="005D6B05">
        <w:rPr>
          <w:rStyle w:val="affff8"/>
          <w:rtl/>
        </w:rPr>
        <w:t>דבר אל בני ישראל ויסעו, ואתה הרם את מטך ונטה את ידך וגו',</w:t>
      </w:r>
      <w:r w:rsidR="00B93B58" w:rsidRPr="005D6B05">
        <w:rPr>
          <w:rtl/>
        </w:rPr>
        <w:t xml:space="preserve"> לפיכך זכה יהודה לעשות ממשלה בישראל, </w:t>
      </w:r>
      <w:r w:rsidR="00DE085A" w:rsidRPr="005D6B05">
        <w:rPr>
          <w:rStyle w:val="affffc"/>
          <w:rFonts w:hint="cs"/>
          <w:rtl/>
        </w:rPr>
        <w:t>וזהו דמה טעם:</w:t>
      </w:r>
      <w:r w:rsidR="00B93B58" w:rsidRPr="005D6B05">
        <w:rPr>
          <w:rtl/>
        </w:rPr>
        <w:t xml:space="preserve"> </w:t>
      </w:r>
      <w:r w:rsidR="00B93B58" w:rsidRPr="005D6B05">
        <w:rPr>
          <w:rStyle w:val="affff8"/>
          <w:rFonts w:hint="cs"/>
          <w:spacing w:val="2"/>
          <w:rtl/>
        </w:rPr>
        <w:t>'</w:t>
      </w:r>
      <w:r w:rsidR="00B93B58" w:rsidRPr="005D6B05">
        <w:rPr>
          <w:rStyle w:val="affff8"/>
          <w:spacing w:val="2"/>
          <w:rtl/>
        </w:rPr>
        <w:t>היתה יהודה לקדשו ישראל ממשלותיו</w:t>
      </w:r>
      <w:r w:rsidR="00DE085A" w:rsidRPr="005D6B05">
        <w:rPr>
          <w:rStyle w:val="affff8"/>
          <w:rFonts w:hint="cs"/>
          <w:spacing w:val="2"/>
          <w:rtl/>
        </w:rPr>
        <w:t>?</w:t>
      </w:r>
      <w:r w:rsidRPr="005D6B05">
        <w:rPr>
          <w:rFonts w:hint="cs"/>
          <w:spacing w:val="2"/>
          <w:rtl/>
        </w:rPr>
        <w:t xml:space="preserve"> </w:t>
      </w:r>
      <w:r w:rsidR="00DE085A" w:rsidRPr="005D6B05">
        <w:rPr>
          <w:rFonts w:hint="cs"/>
          <w:spacing w:val="2"/>
          <w:rtl/>
        </w:rPr>
        <w:t>לפי ש</w:t>
      </w:r>
      <w:r w:rsidR="00B93B58" w:rsidRPr="005D6B05">
        <w:rPr>
          <w:rStyle w:val="affff8"/>
          <w:spacing w:val="2"/>
          <w:rtl/>
        </w:rPr>
        <w:t>הים ראה וינוס</w:t>
      </w:r>
      <w:r w:rsidR="00DE085A" w:rsidRPr="005D6B05">
        <w:rPr>
          <w:rStyle w:val="affff8"/>
          <w:rFonts w:hint="cs"/>
          <w:spacing w:val="2"/>
          <w:rtl/>
        </w:rPr>
        <w:t>!</w:t>
      </w:r>
    </w:p>
    <w:p w14:paraId="50DB7729" w14:textId="60C306D4" w:rsidR="00DE085A" w:rsidRDefault="00DE085A" w:rsidP="005D6B05">
      <w:pPr>
        <w:spacing w:after="60"/>
        <w:jc w:val="center"/>
        <w:rPr>
          <w:del w:id="90174" w:author="מנוע עיצוב" w:date="2026-10-08T11:01:28Z"/>
          <w:rStyle w:val="affff8"/>
          <w:rtl/>
        </w:rPr>
      </w:pPr>
      <w:del w:id="90173" w:author="מנוע עיצוב" w:date="2026-10-08T11:01:28Z">
        <w:r>
          <w:rPr>
            <w:rStyle w:val="affff8"/>
            <w:rFonts w:hint="cs"/>
            <w:rtl/>
          </w:rPr>
          <w:delText xml:space="preserve">****</w:delText>
        </w:r>
      </w:del>
    </w:p>
    <w:p w14:paraId="431B471D" w14:textId="3C019C67" w:rsidR="005D6B05" w:rsidRPr="006F178A" w:rsidRDefault="005D6B05" w:rsidP="006C7D1C">
      <w:pPr>
        <w:pStyle w:val="affffd"/>
        <w:rPr>
          <w:rtl/>
        </w:rPr>
      </w:pPr>
      <w:r>
        <w:rPr>
          <w:rFonts w:hint="cs"/>
          <w:rtl/>
        </w:rPr>
        <w:t>מי עמד למטה ומי למעלה ג'</w:t>
      </w:r>
    </w:p>
    <w:p w14:paraId="56713FB5" w14:textId="77777777" w:rsidR="00F07A5B" w:rsidRPr="00F07A5B" w:rsidRDefault="00DE085A" w:rsidP="00DE085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ראב'י'</w:t>
      </w:r>
      <w:r w:rsidR="00F07A5B" w:rsidRPr="00F07A5B">
        <w:rPr>
          <w:rtl/>
        </w:rPr>
        <w:t>:</w:t>
      </w:r>
    </w:p>
    <w:p w14:paraId="5DF6728B" w14:textId="1B8EF59D" w:rsidR="00B93B58" w:rsidRPr="006F178A" w:rsidRDefault="005D6B05" w:rsidP="005D6B05">
      <w:pPr>
        <w:rPr>
          <w:rtl/>
        </w:rPr>
      </w:pPr>
      <w:r w:rsidRPr="00D16D7B">
        <w:rPr>
          <w:rFonts w:cs="BA Vilna Bold"/>
          <w:rtl/>
        </w:rPr>
        <w:t>זקני כהונה ולויה למטה, והשאר למעלה;</w:t>
      </w:r>
      <w:r w:rsidRPr="00D16D7B">
        <w:rPr>
          <w:rFonts w:cs="BA Vilna Bold" w:hint="cs"/>
          <w:rtl/>
        </w:rPr>
        <w:t xml:space="preserve"> </w:t>
      </w:r>
      <w:r>
        <w:rPr>
          <w:rFonts w:hint="cs"/>
          <w:rtl/>
        </w:rPr>
        <w:t>ד</w:t>
      </w:r>
      <w:r w:rsidR="00DE085A">
        <w:rPr>
          <w:rFonts w:hint="cs"/>
          <w:rtl/>
        </w:rPr>
        <w:t xml:space="preserve">א''א </w:t>
      </w:r>
      <w:r w:rsidR="00B93B58" w:rsidRPr="006F178A">
        <w:rPr>
          <w:rtl/>
        </w:rPr>
        <w:t>לומר לוי למטה, שכבר נאמר למעלה, וא</w:t>
      </w:r>
      <w:r w:rsidR="00DE085A">
        <w:rPr>
          <w:rFonts w:hint="cs"/>
          <w:rtl/>
        </w:rPr>
        <w:t xml:space="preserve">"א </w:t>
      </w:r>
      <w:r w:rsidR="00B93B58" w:rsidRPr="006F178A">
        <w:rPr>
          <w:rtl/>
        </w:rPr>
        <w:t xml:space="preserve">לומר למעלה, שכבר נאמר למטה, </w:t>
      </w:r>
    </w:p>
    <w:p w14:paraId="62D0279B" w14:textId="2F322B8E" w:rsidR="00F07A5B" w:rsidRPr="00F07A5B" w:rsidRDefault="005D6B05" w:rsidP="00DE085A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רי''א</w:t>
      </w:r>
      <w:r w:rsidR="00F07A5B" w:rsidRPr="00F07A5B">
        <w:rPr>
          <w:rtl/>
        </w:rPr>
        <w:t>:</w:t>
      </w:r>
    </w:p>
    <w:p w14:paraId="52951F61" w14:textId="51A5DB05" w:rsidR="00B93B58" w:rsidRPr="006F178A" w:rsidRDefault="00B93B58" w:rsidP="00B93B58">
      <w:pPr>
        <w:rPr>
          <w:rtl/>
        </w:rPr>
      </w:pPr>
      <w:r w:rsidRPr="006F178A">
        <w:rPr>
          <w:rtl/>
        </w:rPr>
        <w:t>כל הראוי לשרת למטה, והשאר למעלה;</w:t>
      </w:r>
    </w:p>
    <w:p w14:paraId="2EC6B650" w14:textId="333E7646" w:rsidR="00F07A5B" w:rsidRPr="00F07A5B" w:rsidRDefault="00B93B58" w:rsidP="00DE085A">
      <w:pPr>
        <w:pStyle w:val="36"/>
        <w:framePr w:wrap="notBeside"/>
        <w:rPr>
          <w:rtl/>
        </w:rPr>
      </w:pPr>
      <w:r w:rsidRPr="00F07A5B">
        <w:rPr>
          <w:rtl/>
        </w:rPr>
        <w:t>רבי</w:t>
      </w:r>
      <w:r w:rsidR="00F07A5B" w:rsidRPr="00F07A5B">
        <w:rPr>
          <w:rtl/>
        </w:rPr>
        <w:t>:</w:t>
      </w:r>
    </w:p>
    <w:p w14:paraId="3DE1A0C2" w14:textId="668C4883" w:rsidR="00B93B58" w:rsidRPr="006F178A" w:rsidRDefault="00B93B58" w:rsidP="00B93B58">
      <w:pPr>
        <w:rPr>
          <w:rtl/>
        </w:rPr>
      </w:pPr>
      <w:r w:rsidRPr="006F178A">
        <w:rPr>
          <w:rtl/>
        </w:rPr>
        <w:t>אלו ואלו למטה עומדים.</w:t>
      </w:r>
    </w:p>
    <w:p w14:paraId="13E1081F" w14:textId="5E24EA02" w:rsidR="00B93B58" w:rsidRPr="005D6B05" w:rsidRDefault="00B93B58" w:rsidP="005D6B05">
      <w:pPr>
        <w:spacing w:after="60"/>
        <w:rPr>
          <w:spacing w:val="-2"/>
          <w:rtl/>
        </w:rPr>
      </w:pPr>
      <w:r w:rsidRPr="005D6B05">
        <w:rPr>
          <w:spacing w:val="-2"/>
          <w:rtl/>
        </w:rPr>
        <w:t>הפכו פניהם כלפי הר גריזים ופתחו בברכה, כלפי הר עיבל ופתחו בקללה</w:t>
      </w:r>
    </w:p>
    <w:p w14:paraId="3B015857" w14:textId="1B47CF9F" w:rsidR="00B93B58" w:rsidRPr="005D6B05" w:rsidRDefault="00B93B58" w:rsidP="005D6B05">
      <w:pPr>
        <w:rPr>
          <w:spacing w:val="2"/>
          <w:rtl/>
        </w:rPr>
      </w:pPr>
      <w:r w:rsidRPr="005D6B05">
        <w:rPr>
          <w:rStyle w:val="affff8"/>
          <w:spacing w:val="2"/>
          <w:rtl/>
        </w:rPr>
        <w:t>על</w:t>
      </w:r>
      <w:r w:rsidRPr="005D6B05">
        <w:rPr>
          <w:rStyle w:val="affff8"/>
          <w:rFonts w:hint="cs"/>
          <w:spacing w:val="2"/>
          <w:rtl/>
        </w:rPr>
        <w:t>-</w:t>
      </w:r>
      <w:r w:rsidRPr="005D6B05">
        <w:rPr>
          <w:spacing w:val="2"/>
          <w:rtl/>
        </w:rPr>
        <w:t xml:space="preserve"> בסמוך, </w:t>
      </w:r>
      <w:r w:rsidR="005D6B05" w:rsidRPr="005D6B05">
        <w:rPr>
          <w:rFonts w:hint="cs"/>
          <w:spacing w:val="2"/>
          <w:rtl/>
        </w:rPr>
        <w:t>ד</w:t>
      </w:r>
      <w:r w:rsidRPr="005D6B05">
        <w:rPr>
          <w:rStyle w:val="affff8"/>
          <w:rFonts w:hint="cs"/>
          <w:spacing w:val="2"/>
          <w:rtl/>
        </w:rPr>
        <w:t>'</w:t>
      </w:r>
      <w:r w:rsidRPr="005D6B05">
        <w:rPr>
          <w:rStyle w:val="affff8"/>
          <w:spacing w:val="2"/>
          <w:rtl/>
        </w:rPr>
        <w:t xml:space="preserve">ונתת </w:t>
      </w:r>
      <w:r w:rsidRPr="005D6B05">
        <w:rPr>
          <w:rStyle w:val="affff8"/>
          <w:b/>
          <w:bCs/>
          <w:spacing w:val="2"/>
          <w:rtl/>
        </w:rPr>
        <w:t>על</w:t>
      </w:r>
      <w:r w:rsidRPr="005D6B05">
        <w:rPr>
          <w:rStyle w:val="affff8"/>
          <w:spacing w:val="2"/>
          <w:rtl/>
        </w:rPr>
        <w:t xml:space="preserve"> המערכת לבונה זכה' </w:t>
      </w:r>
      <w:r w:rsidRPr="005D6B05">
        <w:rPr>
          <w:rStyle w:val="affffc"/>
          <w:rFonts w:hint="cs"/>
          <w:spacing w:val="2"/>
          <w:rtl/>
        </w:rPr>
        <w:t>רבי:</w:t>
      </w:r>
      <w:r w:rsidRPr="005D6B05">
        <w:rPr>
          <w:rFonts w:hint="cs"/>
          <w:spacing w:val="2"/>
          <w:rtl/>
        </w:rPr>
        <w:t xml:space="preserve"> כמו</w:t>
      </w:r>
      <w:r w:rsidRPr="005D6B05">
        <w:rPr>
          <w:rStyle w:val="affff8"/>
          <w:rFonts w:hint="cs"/>
          <w:spacing w:val="2"/>
          <w:rtl/>
        </w:rPr>
        <w:t xml:space="preserve"> '</w:t>
      </w:r>
      <w:r w:rsidRPr="005D6B05">
        <w:rPr>
          <w:rStyle w:val="affff8"/>
          <w:spacing w:val="2"/>
          <w:rtl/>
        </w:rPr>
        <w:t>על הארון</w:t>
      </w:r>
      <w:r w:rsidRPr="005D6B05">
        <w:rPr>
          <w:rStyle w:val="affff8"/>
          <w:rFonts w:hint="cs"/>
          <w:spacing w:val="2"/>
          <w:rtl/>
        </w:rPr>
        <w:t>'</w:t>
      </w:r>
      <w:r w:rsidRPr="005D6B05">
        <w:rPr>
          <w:spacing w:val="2"/>
          <w:rtl/>
        </w:rPr>
        <w:t>.</w:t>
      </w:r>
    </w:p>
    <w:p w14:paraId="3DA6DB98" w14:textId="3D7C2484" w:rsidR="00B93B58" w:rsidRPr="006F178A" w:rsidRDefault="00E4644A" w:rsidP="00E4644A">
      <w:pPr>
        <w:pStyle w:val="affff5"/>
        <w:rPr>
          <w:del w:id="90176" w:author="מנוע עיצוב" w:date="2026-10-08T11:01:28Z"/>
          <w:rtl/>
        </w:rPr>
      </w:pPr>
      <w:del w:id="90175" w:author="מנוע עיצוב" w:date="2026-10-08T11:01:28Z">
        <w:r>
          <w:rPr>
            <w:rtl/>
          </w:rPr>
          <w:delText xml:space="preserve">****</w:delText>
        </w:r>
      </w:del>
    </w:p>
    <w:p w14:paraId="454335D4" w14:textId="77777777" w:rsidR="00B93B58" w:rsidRPr="006F178A" w:rsidRDefault="00B93B58" w:rsidP="005670C9">
      <w:pPr>
        <w:pStyle w:val="afffd"/>
        <w:rPr>
          <w:rtl/>
        </w:rPr>
      </w:pPr>
      <w:ins w:id="9877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tl/>
        </w:rPr>
        <w:t>הפכו פניהם כלפי הר גריזים ופתחו בברכה כו'.</w:t>
      </w:r>
    </w:p>
    <w:p w14:paraId="3E74D72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לז: </w:t>
      </w:r>
    </w:p>
    <w:p w14:paraId="58D550B0" w14:textId="4979CE35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236F353C" w14:textId="184CE40C" w:rsidR="00B93B58" w:rsidRPr="00757D20" w:rsidRDefault="00B93B58" w:rsidP="00B93B58">
      <w:pPr>
        <w:rPr>
          <w:rtl/>
        </w:rPr>
      </w:pPr>
      <w:r w:rsidRPr="00757D20">
        <w:rPr>
          <w:rtl/>
        </w:rPr>
        <w:t xml:space="preserve">ברוך </w:t>
      </w:r>
      <w:r w:rsidRPr="00757D20">
        <w:rPr>
          <w:rFonts w:hint="cs"/>
          <w:rtl/>
        </w:rPr>
        <w:t xml:space="preserve">וארור בכלל ובפרט </w:t>
      </w:r>
      <w:r w:rsidRPr="00D16D7B">
        <w:rPr>
          <w:rFonts w:cs="BA Vilna Bold" w:hint="cs"/>
          <w:rtl/>
        </w:rPr>
        <w:t xml:space="preserve">הרי </w:t>
      </w:r>
      <w:r w:rsidR="005D6B05" w:rsidRPr="00D16D7B">
        <w:rPr>
          <w:rFonts w:cs="BA Vilna Bold" w:hint="cs"/>
          <w:rtl/>
        </w:rPr>
        <w:t>ארבע</w:t>
      </w:r>
      <w:r w:rsidRPr="00D16D7B">
        <w:rPr>
          <w:rFonts w:cs="BA Vilna Bold" w:hint="cs"/>
          <w:rtl/>
        </w:rPr>
        <w:t>,</w:t>
      </w:r>
      <w:r w:rsidRPr="00DC27C1">
        <w:rPr>
          <w:rStyle w:val="affff8"/>
          <w:rFonts w:hint="cs"/>
          <w:rtl/>
        </w:rPr>
        <w:t xml:space="preserve"> '</w:t>
      </w:r>
      <w:r w:rsidRPr="00DC27C1">
        <w:rPr>
          <w:rStyle w:val="affff8"/>
          <w:rtl/>
        </w:rPr>
        <w:t>ללמוד וללמד לשמור ולעשות</w:t>
      </w:r>
      <w:r w:rsidRPr="00DC27C1">
        <w:rPr>
          <w:rStyle w:val="affff8"/>
          <w:rFonts w:hint="cs"/>
          <w:rtl/>
        </w:rPr>
        <w:t xml:space="preserve">' </w:t>
      </w:r>
      <w:r w:rsidRPr="00757D20">
        <w:rPr>
          <w:rFonts w:hint="cs"/>
          <w:rtl/>
        </w:rPr>
        <w:t>הרי ט</w:t>
      </w:r>
      <w:r w:rsidRPr="00757D20">
        <w:rPr>
          <w:rtl/>
        </w:rPr>
        <w:t>"</w:t>
      </w:r>
      <w:r w:rsidRPr="00757D20">
        <w:rPr>
          <w:rFonts w:hint="cs"/>
          <w:rtl/>
        </w:rPr>
        <w:t xml:space="preserve">ז, וכן בסיני, ובערבות מואב </w:t>
      </w: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אלה דברי הברית אשר צוה ה</w:t>
      </w:r>
      <w:r>
        <w:rPr>
          <w:rStyle w:val="affff8"/>
          <w:rtl/>
        </w:rPr>
        <w:t>'</w:t>
      </w:r>
      <w:r w:rsidRPr="003215F9">
        <w:rPr>
          <w:rStyle w:val="affff8"/>
          <w:rtl/>
        </w:rPr>
        <w:t xml:space="preserve"> את משה וגו',</w:t>
      </w:r>
      <w:r w:rsidRPr="00757D20">
        <w:rPr>
          <w:rtl/>
        </w:rPr>
        <w:t xml:space="preserve"> </w:t>
      </w:r>
      <w:r w:rsidRPr="005D6B05">
        <w:rPr>
          <w:rStyle w:val="affffc"/>
          <w:rtl/>
        </w:rPr>
        <w:t>וכתיב: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ושמרתם את דברי הברית הזאת וגו',</w:t>
      </w:r>
      <w:r w:rsidRPr="00757D20">
        <w:rPr>
          <w:rtl/>
        </w:rPr>
        <w:t xml:space="preserve"> נמצא </w:t>
      </w:r>
      <w:r w:rsidRPr="00F56D6C">
        <w:rPr>
          <w:rFonts w:cs="BA Vilna Bold"/>
          <w:rtl/>
        </w:rPr>
        <w:t>מ"ח בריתות על כל מצוה ומצוה.</w:t>
      </w:r>
    </w:p>
    <w:p w14:paraId="3754FE7E" w14:textId="77777777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ר"ש</w:t>
      </w:r>
      <w:r w:rsidR="00F07A5B" w:rsidRPr="00F07A5B">
        <w:rPr>
          <w:rtl/>
        </w:rPr>
        <w:t>:</w:t>
      </w:r>
    </w:p>
    <w:p w14:paraId="7C5A0381" w14:textId="0A854FD9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>מוציא הר גריזים והר עיבל, ומכניס אהל מועד שבמדבר.</w:t>
      </w:r>
    </w:p>
    <w:p w14:paraId="5A9584E9" w14:textId="5916D4C4" w:rsidR="00F07A5B" w:rsidRPr="00F07A5B" w:rsidRDefault="000B582D" w:rsidP="000B58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ונחלקו בתנאי</w:t>
      </w:r>
      <w:r w:rsidR="00F07A5B" w:rsidRPr="00F07A5B">
        <w:rPr>
          <w:rFonts w:hint="cs"/>
          <w:rtl/>
        </w:rPr>
        <w:t>:</w:t>
      </w:r>
    </w:p>
    <w:p w14:paraId="24455B5C" w14:textId="52B3E643" w:rsidR="00B93B58" w:rsidRPr="006F178A" w:rsidRDefault="000B582D" w:rsidP="00B93B58">
      <w:pPr>
        <w:rPr>
          <w:rtl/>
        </w:rPr>
      </w:pPr>
      <w:r>
        <w:rPr>
          <w:rStyle w:val="affffc"/>
          <w:rFonts w:hint="cs"/>
          <w:rtl/>
        </w:rPr>
        <w:t>ד</w:t>
      </w:r>
      <w:r w:rsidRPr="000B582D">
        <w:rPr>
          <w:rStyle w:val="affffc"/>
          <w:rFonts w:hint="cs"/>
          <w:rtl/>
        </w:rPr>
        <w:t>רי''ש</w:t>
      </w:r>
      <w:r w:rsidR="00B93B58" w:rsidRPr="000B582D">
        <w:rPr>
          <w:rStyle w:val="affffc"/>
          <w:rtl/>
        </w:rPr>
        <w:t xml:space="preserve">: </w:t>
      </w:r>
      <w:r>
        <w:rPr>
          <w:rFonts w:hint="cs"/>
          <w:rtl/>
        </w:rPr>
        <w:t>ד</w:t>
      </w:r>
      <w:r w:rsidR="00B93B58" w:rsidRPr="006F178A">
        <w:rPr>
          <w:rtl/>
        </w:rPr>
        <w:t>כללות נאמרו בסיני ופרטות באהל מועד;</w:t>
      </w:r>
    </w:p>
    <w:p w14:paraId="13CE96B1" w14:textId="265CB715" w:rsidR="00B93B58" w:rsidRPr="006F178A" w:rsidRDefault="000B582D" w:rsidP="000B582D">
      <w:pPr>
        <w:spacing w:after="60"/>
        <w:rPr>
          <w:rtl/>
        </w:rPr>
      </w:pPr>
      <w:r w:rsidRPr="000B582D">
        <w:rPr>
          <w:rStyle w:val="affffc"/>
          <w:rFonts w:hint="cs"/>
          <w:rtl/>
        </w:rPr>
        <w:t>ו</w:t>
      </w:r>
      <w:r w:rsidR="00B93B58" w:rsidRPr="000B582D">
        <w:rPr>
          <w:rStyle w:val="affffc"/>
          <w:rtl/>
        </w:rPr>
        <w:t>ר"</w:t>
      </w:r>
      <w:r w:rsidR="00B93B58" w:rsidRPr="000B582D">
        <w:rPr>
          <w:rStyle w:val="affffc"/>
          <w:rFonts w:hint="cs"/>
          <w:rtl/>
        </w:rPr>
        <w:t>ע</w:t>
      </w:r>
      <w:r w:rsidR="00B93B58" w:rsidRPr="000B582D">
        <w:rPr>
          <w:rStyle w:val="affffc"/>
          <w:rtl/>
        </w:rPr>
        <w:t>:</w:t>
      </w:r>
      <w:r w:rsidR="00B93B58" w:rsidRPr="006F178A">
        <w:rPr>
          <w:rtl/>
        </w:rPr>
        <w:t xml:space="preserve"> כללות ופרטות נאמרו בסיני, ונשנו באהל מועד, ונשתלשו בערבות מואב, ואין לך דבר מצוה שכתובה בתורה, שלא נכרתו עליה </w:t>
      </w:r>
      <w:r w:rsidR="00B93B58" w:rsidRPr="006F178A">
        <w:rPr>
          <w:rFonts w:hint="cs"/>
          <w:rtl/>
        </w:rPr>
        <w:t>מ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ח</w:t>
      </w:r>
      <w:r w:rsidR="00B93B58" w:rsidRPr="006F178A">
        <w:rPr>
          <w:rtl/>
        </w:rPr>
        <w:t xml:space="preserve"> בריתות.</w:t>
      </w:r>
    </w:p>
    <w:p w14:paraId="118C91A9" w14:textId="3A483E45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מ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7777B59A" w14:textId="3518C00D" w:rsidR="00B93B58" w:rsidRPr="006F178A" w:rsidRDefault="005D6B05" w:rsidP="00B93B58">
      <w:pPr>
        <w:rPr>
          <w:rtl/>
        </w:rPr>
      </w:pPr>
      <w:r w:rsidRPr="00D16D7B">
        <w:rPr>
          <w:rFonts w:cs="BA Vilna Bold" w:hint="cs"/>
          <w:rtl/>
        </w:rPr>
        <w:t>כל</w:t>
      </w:r>
      <w:r w:rsidR="00B93B58" w:rsidRPr="00D16D7B">
        <w:rPr>
          <w:rFonts w:cs="BA Vilna Bold"/>
          <w:rtl/>
        </w:rPr>
        <w:t xml:space="preserve"> מצוה בתורה, נכרתו עליה </w:t>
      </w:r>
      <w:r w:rsidR="00B93B58" w:rsidRPr="00D16D7B">
        <w:rPr>
          <w:rFonts w:cs="BA Vilna Bold" w:hint="cs"/>
          <w:rtl/>
        </w:rPr>
        <w:t>מ</w:t>
      </w:r>
      <w:r w:rsidR="00B93B58" w:rsidRPr="00D16D7B">
        <w:rPr>
          <w:rFonts w:cs="BA Vilna Bold"/>
          <w:rtl/>
        </w:rPr>
        <w:t>"</w:t>
      </w:r>
      <w:r w:rsidR="00B93B58" w:rsidRPr="00D16D7B">
        <w:rPr>
          <w:rFonts w:cs="BA Vilna Bold" w:hint="cs"/>
          <w:rtl/>
        </w:rPr>
        <w:t>ח בריתות</w:t>
      </w:r>
      <w:r w:rsidR="00B93B58" w:rsidRPr="006F178A">
        <w:rPr>
          <w:rFonts w:hint="cs"/>
          <w:rtl/>
        </w:rPr>
        <w:t xml:space="preserve"> של </w:t>
      </w:r>
      <w:r>
        <w:rPr>
          <w:rtl/>
        </w:rPr>
        <w:t xml:space="preserve">של </w:t>
      </w:r>
      <w:r>
        <w:rPr>
          <w:rStyle w:val="affff8"/>
          <w:rtl/>
          <w:rPrChange w:id="9115" w:author="מנוע פסוקים" w:date="2026-10-05T16:37:59Z">
            <w:rPr>
              <w:rtl/>
            </w:rPr>
          </w:rPrChange>
        </w:rPr>
        <w:t xml:space="preserve">שש מאות אלף ושלשת אלפים וחמש מאות וחמשים</w:t>
      </w:r>
      <w:r>
        <w:rPr>
          <w:rtl/>
        </w:rPr>
        <w:t xml:space="preserve">.</w:t>
      </w:r>
      <w:r w:rsidR="000B582D">
        <w:rPr>
          <w:rStyle w:val="afffff2"/>
          <w:rFonts w:hint="cs"/>
          <w:rtl/>
        </w:rPr>
        <w:t xml:space="preserve"> </w:t>
      </w:r>
      <w:r w:rsidR="00B93B58" w:rsidRPr="000B582D">
        <w:rPr>
          <w:rStyle w:val="afffff2"/>
          <w:rFonts w:hint="cs"/>
          <w:rtl/>
        </w:rPr>
        <w:t>[603,550]</w:t>
      </w:r>
    </w:p>
    <w:p w14:paraId="5B195A80" w14:textId="3ADC5AC0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רבי</w:t>
      </w:r>
      <w:r w:rsidR="00F07A5B" w:rsidRPr="00F07A5B">
        <w:rPr>
          <w:rtl/>
        </w:rPr>
        <w:t>:</w:t>
      </w:r>
    </w:p>
    <w:p w14:paraId="467EC2B7" w14:textId="58BCB930" w:rsidR="00B93B58" w:rsidRPr="006F178A" w:rsidRDefault="000B582D" w:rsidP="00B93B58">
      <w:pPr>
        <w:rPr>
          <w:rtl/>
        </w:rPr>
      </w:pPr>
      <w:r>
        <w:rPr>
          <w:rFonts w:hint="cs"/>
          <w:rtl/>
        </w:rPr>
        <w:t>לדבריו:</w:t>
      </w:r>
      <w:r w:rsidR="00B93B58" w:rsidRPr="006F178A">
        <w:rPr>
          <w:rtl/>
        </w:rPr>
        <w:t xml:space="preserve"> נמצא לכל אחד ואחד מישראל </w:t>
      </w:r>
      <w:r w:rsidR="00B93B58" w:rsidRPr="006F178A">
        <w:rPr>
          <w:rFonts w:hint="cs"/>
          <w:rtl/>
        </w:rPr>
        <w:t xml:space="preserve">603,550 </w:t>
      </w:r>
    </w:p>
    <w:p w14:paraId="1D5A355B" w14:textId="338D1CC4" w:rsidR="00F07A5B" w:rsidRPr="00F07A5B" w:rsidRDefault="000B582D" w:rsidP="000B582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ר''מ נפק''מ</w:t>
      </w:r>
      <w:r w:rsidR="00F07A5B" w:rsidRPr="00F07A5B">
        <w:rPr>
          <w:rFonts w:hint="cs"/>
          <w:rtl/>
        </w:rPr>
        <w:t>:</w:t>
      </w:r>
    </w:p>
    <w:p w14:paraId="0800C45F" w14:textId="76B1C833" w:rsidR="00B93B58" w:rsidRPr="006F178A" w:rsidRDefault="000B582D" w:rsidP="000B582D">
      <w:pPr>
        <w:spacing w:after="60"/>
        <w:rPr>
          <w:rtl/>
        </w:rPr>
      </w:pPr>
      <w:r>
        <w:rPr>
          <w:rFonts w:hint="cs"/>
          <w:rtl/>
        </w:rPr>
        <w:t>ערבות וערבות על הערבות</w:t>
      </w:r>
      <w:r w:rsidR="00B93B58" w:rsidRPr="006F178A">
        <w:rPr>
          <w:rtl/>
        </w:rPr>
        <w:t>.</w:t>
      </w:r>
    </w:p>
    <w:p w14:paraId="0D17ACAF" w14:textId="491B8B20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דרש ר</w:t>
      </w:r>
      <w:r w:rsidRPr="00F07A5B">
        <w:rPr>
          <w:rFonts w:hint="cs"/>
          <w:rtl/>
        </w:rPr>
        <w:t>יב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Fonts w:hint="cs"/>
          <w:rtl/>
        </w:rPr>
        <w:t>:</w:t>
      </w:r>
    </w:p>
    <w:p w14:paraId="207A147B" w14:textId="28BD9C08" w:rsidR="00B93B58" w:rsidRPr="0059138D" w:rsidRDefault="00B93B58" w:rsidP="00B93B58">
      <w:pPr>
        <w:rPr>
          <w:rFonts w:cs="BA Vilna Bold"/>
          <w:rtl/>
        </w:rPr>
      </w:pPr>
      <w:r w:rsidRPr="00D16D7B">
        <w:rPr>
          <w:rFonts w:cs="BA Vilna Bold"/>
          <w:rtl/>
        </w:rPr>
        <w:t xml:space="preserve">כל הפרשה נאמרה </w:t>
      </w:r>
      <w:r w:rsidR="000B582D" w:rsidRPr="00D16D7B">
        <w:rPr>
          <w:rFonts w:cs="BA Vilna Bold" w:hint="cs"/>
          <w:rtl/>
        </w:rPr>
        <w:t>רק</w:t>
      </w:r>
      <w:r w:rsidRPr="00D16D7B">
        <w:rPr>
          <w:rFonts w:cs="BA Vilna Bold"/>
          <w:rtl/>
        </w:rPr>
        <w:t xml:space="preserve"> בנואף ונואפת: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ארור האיש אשר יעשה פסל ומסכה וגו' </w:t>
      </w:r>
      <w:r w:rsidRPr="006F178A">
        <w:rPr>
          <w:rtl/>
        </w:rPr>
        <w:t xml:space="preserve">- בארור סגי? אלא, זה הבא על הערוה והוליד בן, והלך </w:t>
      </w:r>
      <w:r w:rsidRPr="006F178A">
        <w:rPr>
          <w:rFonts w:hint="cs"/>
          <w:rtl/>
        </w:rPr>
        <w:t>לבין העכום ועבד עכו</w:t>
      </w:r>
      <w:r w:rsidRPr="006F178A">
        <w:rPr>
          <w:rtl/>
        </w:rPr>
        <w:t>"</w:t>
      </w:r>
      <w:r w:rsidRPr="006F178A">
        <w:rPr>
          <w:rFonts w:hint="cs"/>
          <w:rtl/>
        </w:rPr>
        <w:t>ם</w:t>
      </w:r>
      <w:r w:rsidRPr="006F178A">
        <w:rPr>
          <w:rtl/>
        </w:rPr>
        <w:t>, ארורין אביו ואמו של זה שכך גרמו לו.</w:t>
      </w:r>
    </w:p>
    <w:p w14:paraId="58120571" w14:textId="006FD8F7" w:rsidR="00F07A5B" w:rsidRPr="00F07A5B" w:rsidRDefault="00B93B58" w:rsidP="000B582D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06706D5B" w14:textId="60487DE1" w:rsidR="00B93B58" w:rsidRPr="000B582D" w:rsidRDefault="00B93B58" w:rsidP="00B93B58">
      <w:pPr>
        <w:rPr>
          <w:spacing w:val="0"/>
          <w:rtl/>
        </w:rPr>
      </w:pPr>
      <w:r w:rsidRPr="000B582D">
        <w:rPr>
          <w:rStyle w:val="affff8"/>
          <w:rFonts w:hint="cs"/>
          <w:spacing w:val="0"/>
          <w:rtl/>
        </w:rPr>
        <w:t>'</w:t>
      </w:r>
      <w:r w:rsidRPr="000B582D">
        <w:rPr>
          <w:rStyle w:val="affff8"/>
          <w:spacing w:val="0"/>
          <w:rtl/>
        </w:rPr>
        <w:t xml:space="preserve">את הברכה על הר גריזים ואת הקללה וגו' </w:t>
      </w:r>
      <w:r w:rsidRPr="00D16D7B">
        <w:rPr>
          <w:rFonts w:cs="BA Vilna Bold" w:hint="cs"/>
          <w:spacing w:val="0"/>
          <w:rtl/>
        </w:rPr>
        <w:t>ל</w:t>
      </w:r>
      <w:r w:rsidRPr="00D16D7B">
        <w:rPr>
          <w:rFonts w:cs="BA Vilna Bold"/>
          <w:spacing w:val="0"/>
          <w:rtl/>
        </w:rPr>
        <w:t>הקדים</w:t>
      </w:r>
      <w:r w:rsidRPr="000B582D">
        <w:rPr>
          <w:spacing w:val="0"/>
          <w:rtl/>
        </w:rPr>
        <w:t xml:space="preserve"> ברכה לקללה;</w:t>
      </w:r>
    </w:p>
    <w:p w14:paraId="221FF827" w14:textId="5EE3FC3A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</w:t>
      </w:r>
      <w:r w:rsidRPr="0063694C">
        <w:rPr>
          <w:rStyle w:val="affff8"/>
          <w:rtl/>
        </w:rPr>
        <w:t>ברכה וקללה',</w:t>
      </w:r>
      <w:r w:rsidRPr="006F178A">
        <w:rPr>
          <w:rtl/>
        </w:rPr>
        <w:t xml:space="preserve"> </w:t>
      </w:r>
      <w:r w:rsidR="000B582D">
        <w:rPr>
          <w:rFonts w:hint="cs"/>
          <w:rtl/>
        </w:rPr>
        <w:t xml:space="preserve">רק </w:t>
      </w:r>
      <w:r w:rsidRPr="006F178A">
        <w:rPr>
          <w:rtl/>
        </w:rPr>
        <w:t>ברכה אחת קודמת לקללה, ו</w:t>
      </w:r>
      <w:r w:rsidR="000B582D">
        <w:rPr>
          <w:rFonts w:hint="cs"/>
          <w:rtl/>
        </w:rPr>
        <w:t xml:space="preserve">לא כל </w:t>
      </w:r>
      <w:r w:rsidRPr="006F178A">
        <w:rPr>
          <w:rtl/>
        </w:rPr>
        <w:t>הברכות</w:t>
      </w:r>
      <w:r w:rsidR="000B582D">
        <w:rPr>
          <w:rFonts w:hint="cs"/>
          <w:rtl/>
        </w:rPr>
        <w:t>,</w:t>
      </w:r>
    </w:p>
    <w:p w14:paraId="3F7FBD92" w14:textId="77777777" w:rsidR="00B93B58" w:rsidRPr="006F178A" w:rsidRDefault="00B93B58" w:rsidP="00B93B58">
      <w:pPr>
        <w:rPr>
          <w:rtl/>
        </w:rPr>
      </w:pPr>
      <w:r w:rsidRPr="00F56D6C">
        <w:rPr>
          <w:rFonts w:cs="BA Vilna Bold"/>
          <w:rtl/>
        </w:rPr>
        <w:lastRenderedPageBreak/>
        <w:t>ולהקיש</w:t>
      </w:r>
      <w:r w:rsidRPr="006F178A">
        <w:rPr>
          <w:rtl/>
        </w:rPr>
        <w:t xml:space="preserve"> ברכה לקללה, </w:t>
      </w:r>
      <w:r w:rsidRPr="006F178A">
        <w:rPr>
          <w:rFonts w:hint="cs"/>
          <w:rtl/>
        </w:rPr>
        <w:t>מה קללה בלויים, ו</w:t>
      </w:r>
      <w:r w:rsidRPr="006F178A">
        <w:rPr>
          <w:rtl/>
        </w:rPr>
        <w:t>בקול רם</w:t>
      </w:r>
      <w:r w:rsidRPr="006F178A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ובלשון הקודש, ובכלל ובפרט, ואלו ואלו עונין אמן, אף ברכה כן </w:t>
      </w:r>
    </w:p>
    <w:p w14:paraId="46777929" w14:textId="157F6F5D" w:rsidR="00B93B58" w:rsidRPr="00432E0F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4922F89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לח.</w:t>
      </w:r>
    </w:p>
    <w:p w14:paraId="5DA7BBFA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73" w:author="קלוד" w:date="2026-10-06T10:10:25Z">
        <w:r>
          <w:rPr>
            <w:rtl/>
          </w:rPr>
          <w:delText xml:space="preserve">מתני'.</w:delText>
        </w:r>
      </w:del>
      <w:ins w:id="20474" w:author="קלוד" w:date="2026-10-06T10:10:25Z">
        <w:r>
          <w:rPr>
            <w:rtl/>
          </w:rPr>
          <w:t xml:space="preserve">משנה ו</w:t>
        </w:r>
      </w:ins>
    </w:p>
    <w:p w14:paraId="6B05BE36" w14:textId="39590155" w:rsidR="00390171" w:rsidRPr="00FC1C11" w:rsidRDefault="00B93B58" w:rsidP="00390171">
      <w:pPr>
        <w:pStyle w:val="afff5"/>
        <w:spacing w:before="120"/>
        <w:jc w:val="center"/>
        <w:rPr>
          <w:rFonts w:cs="BA TM • Vilna Extra-Bold"/>
          <w:rtl/>
        </w:rPr>
        <w:pPrChange w:id="90021" w:author="קלוד" w:date="2026-10-08T12:08:16Z">
          <w:pPr>
            <w:pStyle w:val="afff5"/>
            <w:jc w:val="center"/>
          </w:pPr>
        </w:pPrChange>
      </w:pPr>
      <w:r w:rsidRPr="00FC1C11">
        <w:rPr>
          <w:rFonts w:cs="BA TM • Vilna Extra-Bold"/>
          <w:rtl/>
        </w:rPr>
        <w:t>ברכת כהנים כיצד?</w:t>
      </w:r>
    </w:p>
    <w:p w14:paraId="06E36115" w14:textId="556A532D" w:rsidR="00B93B58" w:rsidRPr="009C1970" w:rsidRDefault="00B93B58" w:rsidP="00B93B58">
      <w:pPr>
        <w:pStyle w:val="afff5"/>
        <w:rPr>
          <w:rtl/>
        </w:rPr>
      </w:pPr>
      <w:r w:rsidRPr="00392931">
        <w:rPr>
          <w:rtl/>
        </w:rPr>
        <w:t>במדינה אומר אותה שלש ברכות, ובמקדש - ברכה אחת;</w:t>
      </w:r>
    </w:p>
    <w:p w14:paraId="5C100E63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tl/>
        </w:rPr>
        <w:t>במקדש אומר את השם ככתבו, ובמדינה - בכינויו;</w:t>
      </w:r>
    </w:p>
    <w:p w14:paraId="557699FE" w14:textId="77777777" w:rsidR="00390171" w:rsidRDefault="00B93B58" w:rsidP="00B93B58">
      <w:pPr>
        <w:pStyle w:val="afff5"/>
        <w:rPr>
          <w:rtl/>
        </w:rPr>
      </w:pPr>
      <w:r w:rsidRPr="006F178A">
        <w:rPr>
          <w:rtl/>
        </w:rPr>
        <w:t xml:space="preserve">במדינה כהנים נושאים את ידיהן כנגד כתפיהן, </w:t>
      </w:r>
    </w:p>
    <w:p w14:paraId="6F04C8CC" w14:textId="5BC076CE" w:rsidR="00B93B58" w:rsidRPr="005D6B05" w:rsidRDefault="00B93B58" w:rsidP="00B93B58">
      <w:pPr>
        <w:pStyle w:val="afff5"/>
        <w:rPr>
          <w:spacing w:val="-2"/>
          <w:rtl/>
        </w:rPr>
      </w:pPr>
      <w:r w:rsidRPr="005D6B05">
        <w:rPr>
          <w:spacing w:val="-2"/>
          <w:rtl/>
        </w:rPr>
        <w:t xml:space="preserve">ובמקדש </w:t>
      </w:r>
      <w:r w:rsidR="00390171" w:rsidRPr="005D6B05">
        <w:rPr>
          <w:rFonts w:hint="cs"/>
          <w:spacing w:val="-2"/>
          <w:rtl/>
        </w:rPr>
        <w:t xml:space="preserve">ע''ג </w:t>
      </w:r>
      <w:r w:rsidRPr="005D6B05">
        <w:rPr>
          <w:spacing w:val="-2"/>
          <w:rtl/>
        </w:rPr>
        <w:t>ראשיהן, חוץ מכה</w:t>
      </w:r>
      <w:r w:rsidR="00390171" w:rsidRPr="005D6B05">
        <w:rPr>
          <w:rFonts w:hint="cs"/>
          <w:spacing w:val="-2"/>
          <w:rtl/>
        </w:rPr>
        <w:t>"ג</w:t>
      </w:r>
      <w:r w:rsidRPr="005D6B05">
        <w:rPr>
          <w:spacing w:val="-2"/>
          <w:rtl/>
        </w:rPr>
        <w:t>, שאינו מגביה ידיו למעלה מן הציץ</w:t>
      </w:r>
    </w:p>
    <w:p w14:paraId="5C4F7D64" w14:textId="4A9B6361" w:rsidR="00B93B58" w:rsidRPr="00390171" w:rsidRDefault="00390171" w:rsidP="00E4644A">
      <w:pPr>
        <w:pStyle w:val="afff5"/>
        <w:spacing w:after="120"/>
        <w:rPr>
          <w:spacing w:val="0"/>
          <w:rtl/>
        </w:rPr>
      </w:pPr>
      <w:r w:rsidRPr="00390171">
        <w:rPr>
          <w:rStyle w:val="TanaimMishna"/>
          <w:rFonts w:hint="cs"/>
          <w:spacing w:val="0"/>
          <w:rtl/>
          <w:rPrChange w:id="20259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ר"י</w:t>
      </w:r>
      <w:r w:rsidR="00B93B58" w:rsidRPr="00390171">
        <w:rPr>
          <w:rStyle w:val="TanaimMishna"/>
          <w:spacing w:val="0"/>
          <w:rtl/>
          <w:rPrChange w:id="20260" w:author="קלוד" w:date="2026-10-06T10:10:25Z">
            <w:rPr>
              <w:rStyle w:val="affffc"/>
              <w:spacing w:val="0"/>
              <w:rtl/>
            </w:rPr>
          </w:rPrChange>
        </w:rPr>
        <w:t xml:space="preserve">: </w:t>
      </w:r>
      <w:r w:rsidR="00B93B58" w:rsidRPr="00390171">
        <w:rPr>
          <w:spacing w:val="0"/>
          <w:rtl/>
        </w:rPr>
        <w:t>אף כה</w:t>
      </w:r>
      <w:r w:rsidRPr="00390171">
        <w:rPr>
          <w:rFonts w:hint="cs"/>
          <w:spacing w:val="0"/>
          <w:rtl/>
        </w:rPr>
        <w:t>"ג</w:t>
      </w:r>
      <w:r w:rsidR="00B93B58" w:rsidRPr="00390171">
        <w:rPr>
          <w:spacing w:val="0"/>
          <w:rtl/>
        </w:rPr>
        <w:t xml:space="preserve"> מגביה ידיו למעלה מן הציץ,</w:t>
      </w:r>
      <w:r w:rsidRPr="00390171">
        <w:rPr>
          <w:rFonts w:hint="cs"/>
          <w:spacing w:val="0"/>
          <w:rtl/>
        </w:rPr>
        <w:t xml:space="preserve"> ד'</w:t>
      </w:r>
      <w:r w:rsidR="00B93B58" w:rsidRPr="00390171">
        <w:rPr>
          <w:rStyle w:val="affff8"/>
          <w:spacing w:val="0"/>
          <w:rtl/>
        </w:rPr>
        <w:t xml:space="preserve">וישא אהרן את ידיו </w:t>
      </w:r>
      <w:r w:rsidRPr="00390171">
        <w:rPr>
          <w:rStyle w:val="affff8"/>
          <w:rFonts w:hint="cs"/>
          <w:spacing w:val="0"/>
          <w:rtl/>
        </w:rPr>
        <w:t>וגו'</w:t>
      </w:r>
    </w:p>
    <w:p w14:paraId="708A5079" w14:textId="378C6718" w:rsidR="00B93B58" w:rsidRPr="006F178A" w:rsidRDefault="00250DE7" w:rsidP="006C7D1C">
      <w:pPr>
        <w:pStyle w:val="affffd"/>
        <w:rPr>
          <w:rtl/>
        </w:rPr>
      </w:pPr>
      <w:r>
        <w:rPr>
          <w:rFonts w:hint="cs"/>
          <w:rtl/>
        </w:rPr>
        <w:t>ז' דרשות ב'כה תברכו'</w:t>
      </w:r>
    </w:p>
    <w:p w14:paraId="103F893A" w14:textId="71C19CF7" w:rsidR="00F07A5B" w:rsidRPr="00F07A5B" w:rsidRDefault="00250DE7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053E286C" w14:textId="46679EAF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כה תברכו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F56D6C">
        <w:rPr>
          <w:rFonts w:ascii="FontbitDavid" w:hAnsi="FontbitDavid" w:cs="BA Vilna Bold"/>
          <w:rtl/>
        </w:rPr>
        <w:t>בל</w:t>
      </w:r>
      <w:r w:rsidRPr="00F56D6C">
        <w:rPr>
          <w:rFonts w:ascii="FontbitDavid" w:hAnsi="FontbitDavid" w:cs="BA Vilna Bold" w:hint="cs"/>
          <w:rtl/>
        </w:rPr>
        <w:t>ה</w:t>
      </w:r>
      <w:r w:rsidRPr="006F178A">
        <w:rPr>
          <w:rFonts w:ascii="FontbitDavid" w:hAnsi="FontbitDavid"/>
          <w:rtl/>
        </w:rPr>
        <w:t>"</w:t>
      </w:r>
      <w:r w:rsidRPr="006F178A">
        <w:rPr>
          <w:rFonts w:ascii="FontbitDavid" w:hAnsi="FontbitDavid" w:hint="cs"/>
          <w:rtl/>
        </w:rPr>
        <w:t>ק</w:t>
      </w:r>
      <w:r w:rsidR="00390171">
        <w:rPr>
          <w:rFonts w:ascii="FontbitDavid" w:hAnsi="FontbitDavid" w:hint="cs"/>
          <w:rtl/>
        </w:rPr>
        <w:t xml:space="preserve"> </w:t>
      </w:r>
      <w:r w:rsidR="00390171" w:rsidRPr="00390171">
        <w:rPr>
          <w:rStyle w:val="affffc"/>
          <w:rFonts w:hint="cs"/>
          <w:rtl/>
        </w:rPr>
        <w:t>כד</w:t>
      </w:r>
      <w:r w:rsidRPr="00390171">
        <w:rPr>
          <w:rStyle w:val="affffc"/>
          <w:rtl/>
        </w:rPr>
        <w:t xml:space="preserve">להלן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אלה יעמדו לברך את העם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</w:t>
      </w:r>
      <w:r w:rsidR="00390171">
        <w:rPr>
          <w:rFonts w:ascii="FontbitDavid" w:hAnsi="FontbitDavid" w:hint="cs"/>
          <w:rtl/>
        </w:rPr>
        <w:t>ד</w:t>
      </w:r>
      <w:r w:rsidRPr="006F178A">
        <w:rPr>
          <w:rFonts w:ascii="FontbitDavid" w:hAnsi="FontbitDavid"/>
          <w:rtl/>
        </w:rPr>
        <w:t>בל</w:t>
      </w:r>
      <w:r w:rsidRPr="006F178A">
        <w:rPr>
          <w:rFonts w:ascii="FontbitDavid" w:hAnsi="FontbitDavid" w:hint="cs"/>
          <w:rtl/>
        </w:rPr>
        <w:t>ה</w:t>
      </w:r>
      <w:r w:rsidRPr="006F178A">
        <w:rPr>
          <w:rFonts w:ascii="FontbitDavid" w:hAnsi="FontbitDavid"/>
          <w:rtl/>
        </w:rPr>
        <w:t>"</w:t>
      </w:r>
      <w:r w:rsidRPr="006F178A">
        <w:rPr>
          <w:rFonts w:ascii="FontbitDavid" w:hAnsi="FontbitDavid" w:hint="cs"/>
          <w:rtl/>
        </w:rPr>
        <w:t>ק</w:t>
      </w:r>
    </w:p>
    <w:p w14:paraId="006D6A09" w14:textId="0B6DD310" w:rsidR="00F07A5B" w:rsidRPr="00F07A5B" w:rsidRDefault="00390171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ר''י</w:t>
      </w:r>
      <w:r w:rsidR="00F07A5B" w:rsidRPr="00F07A5B">
        <w:rPr>
          <w:rtl/>
        </w:rPr>
        <w:t>:</w:t>
      </w:r>
    </w:p>
    <w:p w14:paraId="3CA17174" w14:textId="70802DE4" w:rsidR="00B93B58" w:rsidRPr="006F178A" w:rsidRDefault="00390171" w:rsidP="00390171">
      <w:pPr>
        <w:spacing w:after="60"/>
        <w:rPr>
          <w:rtl/>
        </w:rPr>
      </w:pPr>
      <w:r>
        <w:rPr>
          <w:rFonts w:hint="cs"/>
          <w:rtl/>
        </w:rPr>
        <w:t>א''צ: 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כה',</w:t>
      </w:r>
      <w:r w:rsidR="00B93B58" w:rsidRPr="006F178A">
        <w:rPr>
          <w:rtl/>
        </w:rPr>
        <w:t xml:space="preserve"> עד שיאמרו בלשון הזה.</w:t>
      </w:r>
    </w:p>
    <w:p w14:paraId="36D19719" w14:textId="265A5EEE" w:rsidR="00F07A5B" w:rsidRPr="00F07A5B" w:rsidRDefault="00250DE7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tl/>
        </w:rPr>
        <w:t>תניא אידך</w:t>
      </w:r>
      <w:r w:rsidR="00F07A5B" w:rsidRPr="00F07A5B">
        <w:rPr>
          <w:rtl/>
        </w:rPr>
        <w:t>:</w:t>
      </w:r>
    </w:p>
    <w:p w14:paraId="188A4E27" w14:textId="00898575" w:rsidR="00B93B58" w:rsidRPr="00D454EC" w:rsidRDefault="00B93B58" w:rsidP="00B93B58">
      <w:pPr>
        <w:rPr>
          <w:spacing w:val="-4"/>
          <w:rtl/>
        </w:rPr>
      </w:pPr>
      <w:r w:rsidRPr="00390171">
        <w:rPr>
          <w:rStyle w:val="affff8"/>
          <w:rFonts w:hint="cs"/>
          <w:rtl/>
        </w:rPr>
        <w:t>'</w:t>
      </w:r>
      <w:r w:rsidRPr="00390171">
        <w:rPr>
          <w:rStyle w:val="affff8"/>
          <w:rtl/>
        </w:rPr>
        <w:t>כה תברכו</w:t>
      </w:r>
      <w:r w:rsidRPr="00390171">
        <w:rPr>
          <w:rStyle w:val="affff8"/>
          <w:rFonts w:hint="cs"/>
          <w:rtl/>
        </w:rPr>
        <w:t>'</w:t>
      </w:r>
      <w:r w:rsidRPr="00D454EC">
        <w:rPr>
          <w:spacing w:val="-4"/>
          <w:rtl/>
        </w:rPr>
        <w:t xml:space="preserve"> </w:t>
      </w:r>
      <w:r w:rsidRPr="0059138D">
        <w:rPr>
          <w:rFonts w:cs="BA Vilna Bold"/>
          <w:spacing w:val="-4"/>
          <w:rtl/>
        </w:rPr>
        <w:t>בעמידה</w:t>
      </w:r>
      <w:r w:rsidRPr="00D454EC">
        <w:rPr>
          <w:spacing w:val="-4"/>
          <w:rtl/>
        </w:rPr>
        <w:t xml:space="preserve">, </w:t>
      </w:r>
      <w:r w:rsidRPr="00390171">
        <w:rPr>
          <w:rStyle w:val="affffc"/>
          <w:rtl/>
        </w:rPr>
        <w:t xml:space="preserve">נאמר כאן </w:t>
      </w:r>
      <w:r w:rsidRPr="00390171">
        <w:rPr>
          <w:rStyle w:val="affffc"/>
          <w:rFonts w:hint="eastAsia"/>
          <w:rtl/>
        </w:rPr>
        <w:t>ו</w:t>
      </w:r>
      <w:r w:rsidRPr="00390171">
        <w:rPr>
          <w:rStyle w:val="affffc"/>
          <w:rtl/>
        </w:rPr>
        <w:t>להלן</w:t>
      </w:r>
      <w:r w:rsidR="00390171">
        <w:rPr>
          <w:rStyle w:val="affffc"/>
          <w:rFonts w:hint="cs"/>
          <w:rtl/>
        </w:rPr>
        <w:t>:</w:t>
      </w:r>
      <w:r w:rsidRPr="00D454EC">
        <w:rPr>
          <w:spacing w:val="-4"/>
          <w:rtl/>
        </w:rPr>
        <w:t xml:space="preserve"> </w:t>
      </w:r>
      <w:r w:rsidRPr="00390171">
        <w:rPr>
          <w:rStyle w:val="affff8"/>
          <w:rtl/>
        </w:rPr>
        <w:t>אלה יעמדו לברך,</w:t>
      </w:r>
      <w:r w:rsidR="00390171">
        <w:rPr>
          <w:rFonts w:hint="cs"/>
          <w:spacing w:val="-4"/>
          <w:rtl/>
        </w:rPr>
        <w:t>ו</w:t>
      </w:r>
      <w:r w:rsidRPr="00D454EC">
        <w:rPr>
          <w:spacing w:val="-4"/>
          <w:rtl/>
        </w:rPr>
        <w:t>בעמידה;</w:t>
      </w:r>
    </w:p>
    <w:p w14:paraId="5491895F" w14:textId="233499F8" w:rsidR="00F07A5B" w:rsidRPr="00F07A5B" w:rsidRDefault="00390171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ר''נ</w:t>
      </w:r>
      <w:r w:rsidR="00F07A5B" w:rsidRPr="00F07A5B">
        <w:rPr>
          <w:rFonts w:hint="cs"/>
          <w:rtl/>
        </w:rPr>
        <w:t>:</w:t>
      </w:r>
    </w:p>
    <w:p w14:paraId="4588B367" w14:textId="219E64E6" w:rsidR="00B93B58" w:rsidRPr="005D6B05" w:rsidRDefault="00390171" w:rsidP="00390171">
      <w:pPr>
        <w:spacing w:after="60"/>
        <w:rPr>
          <w:spacing w:val="2"/>
          <w:rtl/>
        </w:rPr>
      </w:pPr>
      <w:r w:rsidRPr="005D6B05">
        <w:rPr>
          <w:rFonts w:hint="cs"/>
          <w:spacing w:val="2"/>
          <w:rtl/>
        </w:rPr>
        <w:t>א"צ: ד</w:t>
      </w:r>
      <w:r w:rsidR="00B93B58" w:rsidRPr="005D6B05">
        <w:rPr>
          <w:rStyle w:val="affff8"/>
          <w:spacing w:val="2"/>
          <w:rtl/>
        </w:rPr>
        <w:t>'לשרתו ולברך בשמו',</w:t>
      </w:r>
      <w:r w:rsidR="00B93B58" w:rsidRPr="005D6B05">
        <w:rPr>
          <w:spacing w:val="2"/>
          <w:rtl/>
        </w:rPr>
        <w:t xml:space="preserve"> </w:t>
      </w:r>
      <w:r w:rsidR="00250DE7" w:rsidRPr="005D6B05">
        <w:rPr>
          <w:rFonts w:hint="cs"/>
          <w:spacing w:val="2"/>
          <w:rtl/>
        </w:rPr>
        <w:t>כמ</w:t>
      </w:r>
      <w:r w:rsidR="00B93B58" w:rsidRPr="005D6B05">
        <w:rPr>
          <w:spacing w:val="2"/>
          <w:rtl/>
        </w:rPr>
        <w:t>שרת בעמידה</w:t>
      </w:r>
      <w:r w:rsidRPr="005D6B05">
        <w:rPr>
          <w:rStyle w:val="affff8"/>
          <w:rFonts w:hint="cs"/>
          <w:spacing w:val="2"/>
          <w:rtl/>
        </w:rPr>
        <w:t xml:space="preserve"> </w:t>
      </w:r>
      <w:r w:rsidR="00B93B58" w:rsidRPr="005D6B05">
        <w:rPr>
          <w:rStyle w:val="affff8"/>
          <w:rFonts w:hint="cs"/>
          <w:spacing w:val="2"/>
          <w:rtl/>
        </w:rPr>
        <w:t>ד'</w:t>
      </w:r>
      <w:r w:rsidR="00B93B58" w:rsidRPr="005D6B05">
        <w:rPr>
          <w:rStyle w:val="affff8"/>
          <w:spacing w:val="2"/>
          <w:rtl/>
        </w:rPr>
        <w:t>לעמוד לשרת</w:t>
      </w:r>
      <w:r w:rsidR="00B93B58" w:rsidRPr="005D6B05">
        <w:rPr>
          <w:rStyle w:val="affff8"/>
          <w:rFonts w:hint="cs"/>
          <w:spacing w:val="2"/>
          <w:rtl/>
        </w:rPr>
        <w:t>'</w:t>
      </w:r>
    </w:p>
    <w:p w14:paraId="07C74712" w14:textId="0645FA93" w:rsidR="00F07A5B" w:rsidRPr="00F07A5B" w:rsidRDefault="00250DE7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tl/>
        </w:rPr>
        <w:t>תניא אידך</w:t>
      </w:r>
      <w:r w:rsidR="00F07A5B" w:rsidRPr="00F07A5B">
        <w:rPr>
          <w:rtl/>
        </w:rPr>
        <w:t>:</w:t>
      </w:r>
    </w:p>
    <w:p w14:paraId="2FB31573" w14:textId="6E4FD5BB" w:rsidR="007C2B84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כה תברכו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59138D">
        <w:rPr>
          <w:rFonts w:cs="BA Vilna Bold"/>
          <w:rtl/>
        </w:rPr>
        <w:t>בנשיאות</w:t>
      </w:r>
      <w:r w:rsidRPr="006F178A">
        <w:rPr>
          <w:rtl/>
        </w:rPr>
        <w:t xml:space="preserve"> </w:t>
      </w:r>
      <w:r w:rsidRPr="0059138D">
        <w:rPr>
          <w:rFonts w:cs="BA Vilna Bold"/>
          <w:rtl/>
        </w:rPr>
        <w:t>כפים</w:t>
      </w:r>
      <w:r w:rsidRPr="006F178A">
        <w:rPr>
          <w:rtl/>
        </w:rPr>
        <w:t xml:space="preserve">, </w:t>
      </w:r>
    </w:p>
    <w:p w14:paraId="28575E7F" w14:textId="3411F364" w:rsidR="00B93B58" w:rsidRPr="007C2B84" w:rsidRDefault="00390171" w:rsidP="00B93B58">
      <w:pPr>
        <w:rPr>
          <w:spacing w:val="2"/>
          <w:rtl/>
        </w:rPr>
      </w:pPr>
      <w:r w:rsidRPr="007C2B84">
        <w:rPr>
          <w:rFonts w:hint="cs"/>
          <w:spacing w:val="2"/>
          <w:rtl/>
        </w:rPr>
        <w:t>כד</w:t>
      </w:r>
      <w:r w:rsidR="00B93B58" w:rsidRPr="007C2B84">
        <w:rPr>
          <w:rFonts w:hint="cs"/>
          <w:spacing w:val="2"/>
          <w:rtl/>
        </w:rPr>
        <w:t>ל</w:t>
      </w:r>
      <w:r w:rsidR="00B93B58" w:rsidRPr="007C2B84">
        <w:rPr>
          <w:spacing w:val="2"/>
          <w:rtl/>
        </w:rPr>
        <w:t>הלן</w:t>
      </w:r>
      <w:r w:rsidR="00B93B58" w:rsidRPr="007C2B84">
        <w:rPr>
          <w:rStyle w:val="affff8"/>
          <w:spacing w:val="2"/>
          <w:rtl/>
        </w:rPr>
        <w:t xml:space="preserve"> </w:t>
      </w:r>
      <w:r w:rsidR="00B93B58" w:rsidRPr="007C2B84">
        <w:rPr>
          <w:rStyle w:val="affff8"/>
          <w:rFonts w:hint="cs"/>
          <w:spacing w:val="2"/>
          <w:rtl/>
        </w:rPr>
        <w:t>'</w:t>
      </w:r>
      <w:r w:rsidR="00B93B58" w:rsidRPr="007C2B84">
        <w:rPr>
          <w:rStyle w:val="affff8"/>
          <w:spacing w:val="2"/>
          <w:rtl/>
        </w:rPr>
        <w:t>וישא אהרן את ידיו אל העם ויברכם</w:t>
      </w:r>
      <w:r w:rsidR="00B93B58" w:rsidRPr="007C2B84">
        <w:rPr>
          <w:rStyle w:val="affff8"/>
          <w:rFonts w:hint="cs"/>
          <w:spacing w:val="2"/>
          <w:rtl/>
        </w:rPr>
        <w:t>'</w:t>
      </w:r>
      <w:r w:rsidR="00B93B58" w:rsidRPr="007C2B84">
        <w:rPr>
          <w:rStyle w:val="affff8"/>
          <w:spacing w:val="2"/>
          <w:rtl/>
        </w:rPr>
        <w:t>,</w:t>
      </w:r>
      <w:r w:rsidR="00B93B58" w:rsidRPr="007C2B84">
        <w:rPr>
          <w:spacing w:val="2"/>
          <w:rtl/>
        </w:rPr>
        <w:t xml:space="preserve"> </w:t>
      </w:r>
      <w:r w:rsidRPr="007C2B84">
        <w:rPr>
          <w:rFonts w:hint="cs"/>
          <w:spacing w:val="2"/>
          <w:rtl/>
        </w:rPr>
        <w:t>ד</w:t>
      </w:r>
      <w:r w:rsidR="00B93B58" w:rsidRPr="007C2B84">
        <w:rPr>
          <w:spacing w:val="2"/>
          <w:rtl/>
        </w:rPr>
        <w:t>בנשיאות כפים.</w:t>
      </w:r>
    </w:p>
    <w:p w14:paraId="6CF03505" w14:textId="38C93DFC" w:rsidR="00F07A5B" w:rsidRPr="00F07A5B" w:rsidRDefault="00B93B58" w:rsidP="00390171">
      <w:pPr>
        <w:pStyle w:val="36"/>
        <w:framePr w:wrap="notBeside"/>
        <w:rPr>
          <w:rtl/>
        </w:rPr>
      </w:pPr>
      <w:r w:rsidRPr="00F07A5B">
        <w:rPr>
          <w:rtl/>
        </w:rPr>
        <w:t>קש</w:t>
      </w:r>
      <w:r w:rsidR="00390171" w:rsidRPr="00F07A5B">
        <w:rPr>
          <w:rFonts w:hint="cs"/>
          <w:rtl/>
        </w:rPr>
        <w:t>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לר' יונתן</w:t>
      </w:r>
      <w:r w:rsidR="00F07A5B" w:rsidRPr="00F07A5B">
        <w:rPr>
          <w:rtl/>
        </w:rPr>
        <w:t>:</w:t>
      </w:r>
    </w:p>
    <w:p w14:paraId="3AD0ED14" w14:textId="02FE32D1" w:rsidR="00B93B58" w:rsidRPr="00D454EC" w:rsidRDefault="00B93B58" w:rsidP="00390171">
      <w:pPr>
        <w:rPr>
          <w:rtl/>
        </w:rPr>
      </w:pPr>
      <w:r w:rsidRPr="00D454EC">
        <w:rPr>
          <w:rtl/>
        </w:rPr>
        <w:t>אי מה להלן כה"</w:t>
      </w:r>
      <w:r w:rsidRPr="00D454EC">
        <w:rPr>
          <w:rFonts w:hint="cs"/>
          <w:rtl/>
        </w:rPr>
        <w:t>ג</w:t>
      </w:r>
      <w:r>
        <w:rPr>
          <w:rtl/>
        </w:rPr>
        <w:t xml:space="preserve"> </w:t>
      </w:r>
      <w:r>
        <w:rPr>
          <w:rStyle w:val="affffc"/>
          <w:rtl/>
          <w:rPrChange w:id="9052" w:author="מנוע אמוראים" w:date="2026-10-05T16:41:03Z">
            <w:rPr>
              <w:rtl/>
            </w:rPr>
          </w:rPrChange>
        </w:rPr>
        <w:t xml:space="preserve">ור"</w:t>
      </w:r>
      <w:r>
        <w:rPr>
          <w:rStyle w:val="affffc"/>
          <w:rFonts w:hint="cs"/>
          <w:rtl/>
          <w:rPrChange w:id="9053" w:author="מנוע אמוראים" w:date="2026-10-05T16:41:03Z">
            <w:rPr>
              <w:rFonts w:hint="cs"/>
              <w:rtl/>
            </w:rPr>
          </w:rPrChange>
        </w:rPr>
        <w:t xml:space="preserve">ח</w:t>
      </w:r>
      <w:r w:rsidRPr="00D454EC">
        <w:rPr>
          <w:rtl/>
        </w:rPr>
        <w:t xml:space="preserve"> ועבודת צבור, אף כאן</w:t>
      </w:r>
      <w:r w:rsidR="00390171">
        <w:rPr>
          <w:rFonts w:hint="cs"/>
          <w:rtl/>
        </w:rPr>
        <w:t>.</w:t>
      </w:r>
      <w:r w:rsidRPr="00D454EC">
        <w:rPr>
          <w:rtl/>
        </w:rPr>
        <w:t xml:space="preserve"> </w:t>
      </w:r>
    </w:p>
    <w:p w14:paraId="60E2EC8C" w14:textId="27613D79" w:rsidR="00F07A5B" w:rsidRPr="00F07A5B" w:rsidRDefault="00B93B58" w:rsidP="00390171">
      <w:pPr>
        <w:pStyle w:val="36"/>
        <w:framePr w:wrap="notBeside"/>
        <w:rPr>
          <w:rtl/>
        </w:rPr>
      </w:pPr>
      <w:r w:rsidRPr="00F07A5B">
        <w:rPr>
          <w:rtl/>
        </w:rPr>
        <w:t>ר' נתן</w:t>
      </w:r>
      <w:r w:rsidR="00F07A5B" w:rsidRPr="00F07A5B">
        <w:rPr>
          <w:rtl/>
        </w:rPr>
        <w:t>:</w:t>
      </w:r>
    </w:p>
    <w:p w14:paraId="565165D5" w14:textId="562EEA64" w:rsidR="00390171" w:rsidRDefault="00390171" w:rsidP="00B93B58">
      <w:pPr>
        <w:rPr>
          <w:rStyle w:val="affffc"/>
          <w:rtl/>
        </w:rPr>
      </w:pPr>
      <w:r w:rsidRPr="00390171">
        <w:rPr>
          <w:rStyle w:val="affffc"/>
          <w:rFonts w:hint="cs"/>
          <w:rtl/>
        </w:rPr>
        <w:t>א''צ</w:t>
      </w:r>
      <w:r w:rsidR="00B93B58" w:rsidRPr="00390171">
        <w:rPr>
          <w:rStyle w:val="affffc"/>
          <w:rtl/>
        </w:rPr>
        <w:t xml:space="preserve">: </w:t>
      </w:r>
      <w:r w:rsidR="00B93B58" w:rsidRPr="00390171">
        <w:rPr>
          <w:rStyle w:val="affff8"/>
          <w:rtl/>
        </w:rPr>
        <w:t>הוא ובניו כל הימים,</w:t>
      </w:r>
      <w:r w:rsidR="00B93B58" w:rsidRPr="006F178A">
        <w:rPr>
          <w:rtl/>
        </w:rPr>
        <w:t xml:space="preserve"> מקיש בניו לו, </w:t>
      </w:r>
      <w:r>
        <w:rPr>
          <w:rFonts w:hint="cs"/>
          <w:rtl/>
        </w:rPr>
        <w:t>ד</w:t>
      </w:r>
      <w:r w:rsidR="00B93B58" w:rsidRPr="006F178A">
        <w:rPr>
          <w:rtl/>
        </w:rPr>
        <w:t>בנשיאות כפים</w:t>
      </w:r>
      <w:r>
        <w:rPr>
          <w:rFonts w:hint="cs"/>
          <w:rtl/>
        </w:rPr>
        <w:t>,</w:t>
      </w:r>
      <w:r w:rsidR="00B93B58" w:rsidRPr="006F178A">
        <w:rPr>
          <w:rtl/>
        </w:rPr>
        <w:t xml:space="preserve"> </w:t>
      </w:r>
    </w:p>
    <w:p w14:paraId="7C23E1EB" w14:textId="76B69A7B" w:rsidR="00B93B58" w:rsidRPr="006F178A" w:rsidRDefault="00B93B58" w:rsidP="00250DE7">
      <w:pPr>
        <w:spacing w:after="60"/>
        <w:rPr>
          <w:rtl/>
        </w:rPr>
      </w:pPr>
      <w:r w:rsidRPr="00390171">
        <w:rPr>
          <w:rStyle w:val="affffc"/>
          <w:rtl/>
        </w:rPr>
        <w:t>וכתיב: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כל הימים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ואיתקש ברכה לשירות.</w:t>
      </w:r>
    </w:p>
    <w:p w14:paraId="2B6D87E6" w14:textId="41BDF515" w:rsidR="00F07A5B" w:rsidRPr="00F07A5B" w:rsidRDefault="00250DE7" w:rsidP="003901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tl/>
        </w:rPr>
        <w:t>ותניא אידך</w:t>
      </w:r>
      <w:r w:rsidR="00F07A5B" w:rsidRPr="00F07A5B">
        <w:rPr>
          <w:rtl/>
        </w:rPr>
        <w:t>:</w:t>
      </w:r>
    </w:p>
    <w:p w14:paraId="079EE36B" w14:textId="7C99981D" w:rsidR="00B93B58" w:rsidRPr="00390171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כה תברכו</w:t>
      </w:r>
      <w:r w:rsidRPr="00DC27C1">
        <w:rPr>
          <w:rStyle w:val="affff8"/>
          <w:rFonts w:hint="cs"/>
          <w:rtl/>
        </w:rPr>
        <w:t>'</w:t>
      </w:r>
      <w:r w:rsidRPr="006F178A">
        <w:rPr>
          <w:rtl/>
        </w:rPr>
        <w:t xml:space="preserve"> </w:t>
      </w:r>
      <w:r w:rsidRPr="0059138D">
        <w:rPr>
          <w:rFonts w:cs="BA Vilna Bold"/>
          <w:rtl/>
        </w:rPr>
        <w:t>בשם המפורש,</w:t>
      </w:r>
      <w:r w:rsidRPr="006F178A">
        <w:rPr>
          <w:rtl/>
        </w:rPr>
        <w:t xml:space="preserve"> ת"ל: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ושמו את </w:t>
      </w:r>
      <w:r w:rsidRPr="00390171">
        <w:rPr>
          <w:rStyle w:val="affff8"/>
          <w:b/>
          <w:bCs/>
          <w:rtl/>
        </w:rPr>
        <w:t>שמי</w:t>
      </w:r>
      <w:r w:rsidRPr="00DC27C1">
        <w:rPr>
          <w:rStyle w:val="affff8"/>
          <w:rtl/>
        </w:rPr>
        <w:t xml:space="preserve">, </w:t>
      </w:r>
      <w:r w:rsidR="00390171">
        <w:rPr>
          <w:rFonts w:hint="cs"/>
          <w:rtl/>
        </w:rPr>
        <w:t>-</w:t>
      </w:r>
      <w:r w:rsidRPr="00390171">
        <w:rPr>
          <w:rtl/>
        </w:rPr>
        <w:t>המיוחד לי</w:t>
      </w:r>
      <w:r w:rsidRPr="00390171">
        <w:rPr>
          <w:rFonts w:hint="cs"/>
          <w:rtl/>
        </w:rPr>
        <w:t>'</w:t>
      </w:r>
      <w:r w:rsidRPr="00390171">
        <w:rPr>
          <w:rtl/>
        </w:rPr>
        <w:t>;</w:t>
      </w:r>
    </w:p>
    <w:p w14:paraId="75873AD6" w14:textId="7A9041A9" w:rsidR="00B93B58" w:rsidRPr="00D454EC" w:rsidRDefault="00B93B58" w:rsidP="00B93B58">
      <w:pPr>
        <w:rPr>
          <w:rtl/>
        </w:rPr>
      </w:pPr>
      <w:r w:rsidRPr="00390171">
        <w:rPr>
          <w:rStyle w:val="affffc"/>
          <w:rtl/>
        </w:rPr>
        <w:t>ו</w:t>
      </w:r>
      <w:r w:rsidRPr="00390171">
        <w:rPr>
          <w:rStyle w:val="affffc"/>
          <w:rFonts w:hint="cs"/>
          <w:rtl/>
        </w:rPr>
        <w:t>ל</w:t>
      </w:r>
      <w:r w:rsidRPr="00390171">
        <w:rPr>
          <w:rStyle w:val="affffc"/>
          <w:rtl/>
        </w:rPr>
        <w:t>הלן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'</w:t>
      </w:r>
      <w:r w:rsidRPr="00D454EC">
        <w:rPr>
          <w:rStyle w:val="affff8"/>
          <w:rtl/>
        </w:rPr>
        <w:t>לשום את שמו שם</w:t>
      </w:r>
      <w:r w:rsidRPr="00D454EC">
        <w:rPr>
          <w:rStyle w:val="affff8"/>
          <w:rFonts w:hint="cs"/>
          <w:rtl/>
        </w:rPr>
        <w:t>'</w:t>
      </w:r>
      <w:r w:rsidRPr="00D454EC">
        <w:rPr>
          <w:rStyle w:val="affff8"/>
          <w:rtl/>
        </w:rPr>
        <w:t>,</w:t>
      </w:r>
      <w:r w:rsidRPr="00D454EC">
        <w:rPr>
          <w:rtl/>
        </w:rPr>
        <w:t xml:space="preserve"> </w:t>
      </w:r>
      <w:r w:rsidR="00390171">
        <w:rPr>
          <w:rFonts w:hint="cs"/>
          <w:rtl/>
        </w:rPr>
        <w:t>רק</w:t>
      </w:r>
      <w:r w:rsidRPr="00D454EC">
        <w:rPr>
          <w:rtl/>
        </w:rPr>
        <w:t xml:space="preserve"> בבית הבחירה.</w:t>
      </w:r>
    </w:p>
    <w:p w14:paraId="2C47CB0B" w14:textId="7644D378" w:rsidR="00F07A5B" w:rsidRPr="00F07A5B" w:rsidRDefault="00B93B58" w:rsidP="00390171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="00390171" w:rsidRPr="00F07A5B">
        <w:rPr>
          <w:rFonts w:hint="cs"/>
          <w:rtl/>
        </w:rPr>
        <w:t>י''א</w:t>
      </w:r>
      <w:r w:rsidR="00F07A5B" w:rsidRPr="00F07A5B">
        <w:rPr>
          <w:rFonts w:hint="cs"/>
          <w:rtl/>
        </w:rPr>
        <w:t>:</w:t>
      </w:r>
    </w:p>
    <w:p w14:paraId="5FE92212" w14:textId="240343AB" w:rsidR="00B93B58" w:rsidRPr="006F178A" w:rsidRDefault="00390171" w:rsidP="00250DE7">
      <w:pPr>
        <w:spacing w:after="60"/>
        <w:rPr>
          <w:rtl/>
        </w:rPr>
      </w:pPr>
      <w:r>
        <w:rPr>
          <w:rFonts w:hint="cs"/>
          <w:rtl/>
        </w:rPr>
        <w:t>א''צ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בכל המקום אשר אזכיר את שמי אבוא אליך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 xml:space="preserve">והיינו בכל מקום דאבוא </w:t>
      </w:r>
      <w:r>
        <w:rPr>
          <w:rFonts w:hint="cs"/>
          <w:rtl/>
        </w:rPr>
        <w:t>והיינו ב</w:t>
      </w:r>
      <w:r w:rsidR="00B93B58" w:rsidRPr="006F178A">
        <w:rPr>
          <w:rtl/>
        </w:rPr>
        <w:t xml:space="preserve">בית הבחירה, </w:t>
      </w:r>
      <w:r>
        <w:rPr>
          <w:rFonts w:hint="cs"/>
          <w:rtl/>
        </w:rPr>
        <w:t>ש</w:t>
      </w:r>
      <w:r w:rsidR="00B93B58" w:rsidRPr="006F178A">
        <w:rPr>
          <w:rtl/>
        </w:rPr>
        <w:t>שם אזכיר את שמי</w:t>
      </w:r>
      <w:r>
        <w:rPr>
          <w:rFonts w:hint="cs"/>
          <w:rtl/>
        </w:rPr>
        <w:t>.</w:t>
      </w:r>
    </w:p>
    <w:p w14:paraId="4D4C8EA9" w14:textId="2853F44A" w:rsidR="00F07A5B" w:rsidRPr="00F07A5B" w:rsidRDefault="00250DE7" w:rsidP="00250D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ה. </w:t>
      </w:r>
      <w:r w:rsidR="00B93B58" w:rsidRPr="00F07A5B">
        <w:rPr>
          <w:rtl/>
        </w:rPr>
        <w:t>תניא אידך</w:t>
      </w:r>
      <w:r w:rsidR="00F07A5B" w:rsidRPr="00F07A5B">
        <w:rPr>
          <w:rtl/>
        </w:rPr>
        <w:t>:</w:t>
      </w:r>
    </w:p>
    <w:p w14:paraId="39977562" w14:textId="59452941" w:rsidR="00250DE7" w:rsidRDefault="00B93B58" w:rsidP="00B93B58">
      <w:pPr>
        <w:rPr>
          <w:rStyle w:val="affff8"/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כה תברכו את בני ישראל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="00250DE7">
        <w:rPr>
          <w:rFonts w:hint="cs"/>
          <w:rtl/>
        </w:rPr>
        <w:t xml:space="preserve">רק </w:t>
      </w:r>
      <w:r w:rsidR="00250DE7" w:rsidRPr="00D16D7B">
        <w:rPr>
          <w:rFonts w:cs="BA Vilna Bold" w:hint="cs"/>
          <w:rtl/>
        </w:rPr>
        <w:t>ל</w:t>
      </w:r>
      <w:r w:rsidRPr="00D16D7B">
        <w:rPr>
          <w:rFonts w:cs="BA Vilna Bold"/>
          <w:rtl/>
        </w:rPr>
        <w:t>בני ישראל</w:t>
      </w:r>
      <w:r w:rsidR="00250DE7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0DCCEFF9" w14:textId="43462687" w:rsidR="00B93B58" w:rsidRPr="006F178A" w:rsidRDefault="00B93B58" w:rsidP="00250DE7">
      <w:pPr>
        <w:spacing w:after="60"/>
        <w:rPr>
          <w:rtl/>
        </w:rPr>
      </w:pPr>
      <w:r w:rsidRPr="00250DE7">
        <w:rPr>
          <w:rStyle w:val="affff8"/>
          <w:rFonts w:hint="cs"/>
          <w:rtl/>
        </w:rPr>
        <w:t xml:space="preserve">אמור להם </w:t>
      </w:r>
      <w:r w:rsidR="00250DE7">
        <w:rPr>
          <w:rStyle w:val="affff8"/>
          <w:rtl/>
        </w:rPr>
        <w:t>–</w:t>
      </w:r>
      <w:r w:rsidR="00250DE7">
        <w:rPr>
          <w:rStyle w:val="affff8"/>
          <w:rFonts w:hint="cs"/>
          <w:rtl/>
        </w:rPr>
        <w:t xml:space="preserve"> </w:t>
      </w:r>
      <w:r w:rsidRPr="006F178A">
        <w:rPr>
          <w:rFonts w:hint="cs"/>
          <w:rtl/>
        </w:rPr>
        <w:t>לכול</w:t>
      </w:r>
      <w:r w:rsidR="00250DE7">
        <w:rPr>
          <w:rFonts w:hint="cs"/>
          <w:rtl/>
        </w:rPr>
        <w:t>ם</w:t>
      </w:r>
      <w:r w:rsidRPr="006F178A">
        <w:rPr>
          <w:rFonts w:hint="cs"/>
          <w:rtl/>
        </w:rPr>
        <w:t xml:space="preserve"> אף גרים נשים ועבדים ומשוחררים</w:t>
      </w:r>
    </w:p>
    <w:p w14:paraId="4A266B62" w14:textId="2D0E627B" w:rsidR="00F07A5B" w:rsidRPr="00F07A5B" w:rsidRDefault="00250DE7" w:rsidP="00250D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ו.</w:t>
      </w:r>
      <w:r w:rsidR="00B93B58" w:rsidRPr="00F07A5B">
        <w:rPr>
          <w:rtl/>
        </w:rPr>
        <w:t xml:space="preserve"> תניא אידך</w:t>
      </w:r>
      <w:r w:rsidR="00F07A5B" w:rsidRPr="00F07A5B">
        <w:rPr>
          <w:rtl/>
        </w:rPr>
        <w:t>:</w:t>
      </w:r>
    </w:p>
    <w:p w14:paraId="0A1ED85C" w14:textId="0D09C064" w:rsidR="00B93B58" w:rsidRPr="006F178A" w:rsidRDefault="00B93B58" w:rsidP="00250DE7">
      <w:pPr>
        <w:spacing w:after="60"/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כה תברכו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 </w:t>
      </w:r>
      <w:r w:rsidRPr="00FC1C11">
        <w:rPr>
          <w:rFonts w:cs="BA TM • Vilna Extra-Bold"/>
          <w:rtl/>
        </w:rPr>
        <w:t>פנים כנגד פנים</w:t>
      </w:r>
      <w:r w:rsidRPr="00F56D6C">
        <w:rPr>
          <w:rFonts w:cs="BA Vilna Bold"/>
          <w:rtl/>
        </w:rPr>
        <w:t>,</w:t>
      </w:r>
      <w:r w:rsidRPr="00DC27C1">
        <w:rPr>
          <w:rStyle w:val="affff8"/>
          <w:rtl/>
        </w:rPr>
        <w:t xml:space="preserve"> </w:t>
      </w:r>
      <w:r w:rsidRPr="00DC27C1">
        <w:rPr>
          <w:rStyle w:val="affff8"/>
          <w:rFonts w:hint="cs"/>
          <w:rtl/>
        </w:rPr>
        <w:t>'אמור להם'</w:t>
      </w:r>
      <w:r w:rsidRPr="00DC27C1">
        <w:rPr>
          <w:rStyle w:val="affff8"/>
          <w:rtl/>
        </w:rPr>
        <w:t xml:space="preserve"> </w:t>
      </w:r>
      <w:r w:rsidRPr="006F178A">
        <w:rPr>
          <w:rtl/>
        </w:rPr>
        <w:t>כאדם האומר לחבירו.</w:t>
      </w:r>
    </w:p>
    <w:p w14:paraId="75050410" w14:textId="35F5AA50" w:rsidR="00F07A5B" w:rsidRPr="00F07A5B" w:rsidRDefault="00250DE7" w:rsidP="00250DE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ז. </w:t>
      </w:r>
      <w:r w:rsidR="00B93B58" w:rsidRPr="00F07A5B">
        <w:rPr>
          <w:rtl/>
        </w:rPr>
        <w:t>תניא אידך</w:t>
      </w:r>
      <w:r w:rsidR="00F07A5B" w:rsidRPr="00F07A5B">
        <w:rPr>
          <w:rtl/>
        </w:rPr>
        <w:t>:</w:t>
      </w:r>
    </w:p>
    <w:p w14:paraId="5C5EFE0A" w14:textId="3EF26B23" w:rsidR="00B93B58" w:rsidRDefault="00B93B58" w:rsidP="00250DE7">
      <w:pPr>
        <w:spacing w:after="60"/>
        <w:rPr>
          <w:rtl/>
        </w:rPr>
      </w:pPr>
      <w:r w:rsidRPr="00250DE7">
        <w:rPr>
          <w:rStyle w:val="affff8"/>
          <w:rFonts w:hint="cs"/>
          <w:rtl/>
        </w:rPr>
        <w:t>'</w:t>
      </w:r>
      <w:r w:rsidRPr="00250DE7">
        <w:rPr>
          <w:rStyle w:val="affff8"/>
          <w:rtl/>
        </w:rPr>
        <w:t>כה תברכו</w:t>
      </w:r>
      <w:r w:rsidRPr="00250DE7">
        <w:rPr>
          <w:rStyle w:val="affff8"/>
          <w:rFonts w:hint="cs"/>
          <w:rtl/>
        </w:rPr>
        <w:t>'</w:t>
      </w:r>
      <w:r w:rsidRPr="00250DE7">
        <w:rPr>
          <w:rStyle w:val="affff8"/>
          <w:rtl/>
        </w:rPr>
        <w:t xml:space="preserve"> </w:t>
      </w:r>
      <w:r w:rsidRPr="00D16D7B">
        <w:rPr>
          <w:rFonts w:cs="BA Vilna Bold"/>
          <w:rtl/>
        </w:rPr>
        <w:t xml:space="preserve">- </w:t>
      </w:r>
      <w:r w:rsidRPr="00FC1C11">
        <w:rPr>
          <w:rFonts w:cs="BA TM • Vilna Extra-Bold"/>
          <w:rtl/>
        </w:rPr>
        <w:t>בקול רם,</w:t>
      </w:r>
      <w:r w:rsidRPr="00250DE7">
        <w:rPr>
          <w:rtl/>
        </w:rPr>
        <w:t xml:space="preserve"> </w:t>
      </w:r>
      <w:r w:rsidRPr="00250DE7">
        <w:rPr>
          <w:rFonts w:hint="cs"/>
          <w:rtl/>
        </w:rPr>
        <w:t>'</w:t>
      </w:r>
      <w:r w:rsidRPr="00250DE7">
        <w:rPr>
          <w:rtl/>
        </w:rPr>
        <w:t>אמור להם</w:t>
      </w:r>
      <w:r w:rsidRPr="00250DE7">
        <w:rPr>
          <w:rFonts w:hint="cs"/>
          <w:rtl/>
        </w:rPr>
        <w:t>'</w:t>
      </w:r>
      <w:r w:rsidR="00250DE7">
        <w:rPr>
          <w:rFonts w:hint="cs"/>
          <w:rtl/>
        </w:rPr>
        <w:t>-</w:t>
      </w:r>
      <w:r w:rsidRPr="00250DE7">
        <w:rPr>
          <w:rtl/>
        </w:rPr>
        <w:t xml:space="preserve"> כאדם שאומר לחבירו.</w:t>
      </w:r>
    </w:p>
    <w:p w14:paraId="26BB628E" w14:textId="1E5F0853" w:rsidR="005D6B05" w:rsidRPr="00250DE7" w:rsidRDefault="005D6B05" w:rsidP="005D6B05">
      <w:pPr>
        <w:spacing w:after="60"/>
        <w:jc w:val="center"/>
        <w:rPr>
          <w:rtl/>
        </w:rPr>
      </w:pPr>
      <w:r>
        <w:rPr>
          <w:rStyle w:val="affff8"/>
          <w:rFonts w:hint="cs"/>
          <w:rtl/>
        </w:rPr>
        <w:t>***</w:t>
      </w:r>
    </w:p>
    <w:p w14:paraId="4A5FD52E" w14:textId="311C389B" w:rsidR="00F07A5B" w:rsidRPr="00F07A5B" w:rsidRDefault="00B93B58" w:rsidP="00250DE7">
      <w:pPr>
        <w:pStyle w:val="36"/>
        <w:framePr w:wrap="notBeside"/>
        <w:rPr>
          <w:rtl/>
        </w:rPr>
      </w:pPr>
      <w:r w:rsidRPr="00F07A5B">
        <w:rPr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43449D73" w14:textId="5C79DEA9" w:rsidR="00B93B58" w:rsidRPr="006F178A" w:rsidRDefault="00250DE7" w:rsidP="00B93B58">
      <w:pPr>
        <w:rPr>
          <w:rtl/>
        </w:rPr>
      </w:pPr>
      <w:r w:rsidRPr="00250DE7">
        <w:rPr>
          <w:rStyle w:val="affff8"/>
          <w:rFonts w:hint="cs"/>
          <w:rtl/>
        </w:rPr>
        <w:t>כהנים</w:t>
      </w:r>
      <w:r>
        <w:rPr>
          <w:rFonts w:hint="cs"/>
          <w:rtl/>
        </w:rPr>
        <w:t xml:space="preserve"> -</w:t>
      </w:r>
      <w:r w:rsidR="00B93B58" w:rsidRPr="006F178A">
        <w:rPr>
          <w:rtl/>
        </w:rPr>
        <w:t>שנים ו</w:t>
      </w:r>
      <w:r>
        <w:rPr>
          <w:rFonts w:hint="cs"/>
          <w:rtl/>
        </w:rPr>
        <w:t xml:space="preserve">לא </w:t>
      </w:r>
      <w:r w:rsidR="00B93B58" w:rsidRPr="006F178A">
        <w:rPr>
          <w:rtl/>
        </w:rPr>
        <w:t>א</w:t>
      </w:r>
      <w:r>
        <w:rPr>
          <w:rFonts w:hint="cs"/>
          <w:rtl/>
        </w:rPr>
        <w:t>חד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אמור להם</w:t>
      </w:r>
      <w:r w:rsidR="00B93B58" w:rsidRPr="00DC27C1">
        <w:rPr>
          <w:rStyle w:val="affff8"/>
          <w:rFonts w:hint="cs"/>
          <w:rtl/>
        </w:rPr>
        <w:t>'</w:t>
      </w:r>
      <w:r w:rsidR="00B93B58" w:rsidRPr="00DC27C1">
        <w:rPr>
          <w:rStyle w:val="affff8"/>
          <w:rtl/>
        </w:rPr>
        <w:t>,</w:t>
      </w:r>
      <w:r w:rsidR="00B93B58" w:rsidRPr="006F178A">
        <w:rPr>
          <w:rtl/>
        </w:rPr>
        <w:t xml:space="preserve"> לשנים.</w:t>
      </w:r>
    </w:p>
    <w:p w14:paraId="72EF7423" w14:textId="77777777" w:rsidR="00F07A5B" w:rsidRPr="00F07A5B" w:rsidRDefault="00B93B58" w:rsidP="00250DE7">
      <w:pPr>
        <w:pStyle w:val="36"/>
        <w:framePr w:wrap="notBeside"/>
        <w:rPr>
          <w:rtl/>
        </w:rPr>
      </w:pPr>
      <w:r w:rsidRPr="00F07A5B">
        <w:rPr>
          <w:rtl/>
        </w:rPr>
        <w:t>וא</w:t>
      </w: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3A591A1F" w14:textId="5982331B" w:rsidR="00B93B58" w:rsidRPr="00250DE7" w:rsidRDefault="00250DE7" w:rsidP="00B93B58">
      <w:pPr>
        <w:rPr>
          <w:rtl/>
        </w:rPr>
      </w:pPr>
      <w:r w:rsidRPr="00250DE7">
        <w:rPr>
          <w:rStyle w:val="affff8"/>
          <w:rFonts w:hint="cs"/>
          <w:rtl/>
        </w:rPr>
        <w:t>כ</w:t>
      </w:r>
      <w:r w:rsidR="00B93B58" w:rsidRPr="00250DE7">
        <w:rPr>
          <w:rStyle w:val="affff8"/>
          <w:rtl/>
        </w:rPr>
        <w:t xml:space="preserve">הן </w:t>
      </w:r>
      <w:r w:rsidR="00B93B58" w:rsidRPr="00250DE7">
        <w:rPr>
          <w:rtl/>
        </w:rPr>
        <w:t>כהנים, ו</w:t>
      </w:r>
      <w:r w:rsidRPr="00250DE7">
        <w:rPr>
          <w:rFonts w:hint="cs"/>
          <w:rtl/>
        </w:rPr>
        <w:t xml:space="preserve">לא ישראל </w:t>
      </w:r>
      <w:r w:rsidRPr="00250DE7">
        <w:rPr>
          <w:rStyle w:val="affff8"/>
          <w:rFonts w:hint="cs"/>
          <w:rtl/>
        </w:rPr>
        <w:t>ד</w:t>
      </w:r>
      <w:r w:rsidR="00B93B58" w:rsidRPr="00250DE7">
        <w:rPr>
          <w:rStyle w:val="affff8"/>
          <w:rFonts w:hint="cs"/>
          <w:rtl/>
        </w:rPr>
        <w:t>'</w:t>
      </w:r>
      <w:r w:rsidR="00B93B58" w:rsidRPr="00250DE7">
        <w:rPr>
          <w:rStyle w:val="affff8"/>
          <w:rtl/>
        </w:rPr>
        <w:t>אמור להם</w:t>
      </w:r>
      <w:r w:rsidR="00B93B58" w:rsidRPr="00250DE7">
        <w:rPr>
          <w:rStyle w:val="affff8"/>
          <w:rFonts w:hint="cs"/>
          <w:rtl/>
        </w:rPr>
        <w:t>'</w:t>
      </w:r>
      <w:r w:rsidR="00B93B58" w:rsidRPr="00250DE7">
        <w:rPr>
          <w:rStyle w:val="affff8"/>
          <w:rtl/>
        </w:rPr>
        <w:t>,</w:t>
      </w:r>
      <w:r w:rsidR="00B93B58" w:rsidRPr="00250DE7">
        <w:rPr>
          <w:rtl/>
        </w:rPr>
        <w:t xml:space="preserve"> אמירה  משלהם תהא.</w:t>
      </w:r>
    </w:p>
    <w:p w14:paraId="3862C66D" w14:textId="1118FF7C" w:rsidR="00F07A5B" w:rsidRPr="00F07A5B" w:rsidRDefault="00F07A5B" w:rsidP="00250DE7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074BECD5" w14:textId="6747610B" w:rsidR="00B93B58" w:rsidRPr="0059138D" w:rsidRDefault="00B93B58" w:rsidP="00B93B58">
      <w:pPr>
        <w:rPr>
          <w:rFonts w:cs="BA Vilna Bold"/>
          <w:rtl/>
        </w:rPr>
      </w:pPr>
      <w:r w:rsidRPr="0059138D">
        <w:rPr>
          <w:rFonts w:cs="BA Vilna Bold"/>
          <w:rtl/>
        </w:rPr>
        <w:t>והילכתא כאביי, ול</w:t>
      </w:r>
      <w:r w:rsidR="00250DE7">
        <w:rPr>
          <w:rFonts w:cs="BA Vilna Bold" w:hint="cs"/>
          <w:rtl/>
        </w:rPr>
        <w:t>א כר''ח</w:t>
      </w:r>
      <w:r w:rsidRPr="0059138D">
        <w:rPr>
          <w:rFonts w:cs="BA Vilna Bold"/>
          <w:rtl/>
        </w:rPr>
        <w:t>.</w:t>
      </w:r>
    </w:p>
    <w:p w14:paraId="06C96B7E" w14:textId="2F505601" w:rsidR="00B93B58" w:rsidRPr="006F178A" w:rsidRDefault="00E4644A" w:rsidP="00E4644A">
      <w:pPr>
        <w:pStyle w:val="affff5"/>
        <w:rPr>
          <w:del w:id="90178" w:author="מנוע עיצוב" w:date="2026-10-08T11:01:28Z"/>
          <w:rtl/>
        </w:rPr>
      </w:pPr>
      <w:del w:id="90177" w:author="מנוע עיצוב" w:date="2026-10-08T11:01:28Z">
        <w:r>
          <w:rPr>
            <w:rtl/>
          </w:rPr>
          <w:delText xml:space="preserve">****</w:delText>
        </w:r>
      </w:del>
    </w:p>
    <w:p w14:paraId="782D788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לח:</w:t>
      </w:r>
    </w:p>
    <w:p w14:paraId="0375658E" w14:textId="5038C676" w:rsidR="00B93B58" w:rsidRPr="006F178A" w:rsidRDefault="00BB3F44" w:rsidP="006C7D1C">
      <w:pPr>
        <w:pStyle w:val="affffd"/>
        <w:rPr>
          <w:rtl/>
        </w:rPr>
      </w:pPr>
      <w:r>
        <w:rPr>
          <w:rFonts w:hint="cs"/>
          <w:rtl/>
        </w:rPr>
        <w:t xml:space="preserve">ז' מימרות מריב''ל </w:t>
      </w:r>
      <w:r w:rsidR="00B93B58" w:rsidRPr="00BB3F44">
        <w:rPr>
          <w:rStyle w:val="afffff2"/>
          <w:rtl/>
        </w:rPr>
        <w:t>מתאו"ה לברכ"ה דוכ"ן בעבוד"ה כו"ס מכי"ר נהנ"ה בעגל"ה)</w:t>
      </w:r>
    </w:p>
    <w:p w14:paraId="35A3C0E7" w14:textId="7CEDF343" w:rsidR="00F07A5B" w:rsidRPr="00F07A5B" w:rsidRDefault="00B93B58" w:rsidP="007C527B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49C5A6F7" w14:textId="40631EDC" w:rsidR="00B93B58" w:rsidRPr="007C527B" w:rsidRDefault="007C527B" w:rsidP="00B93B58">
      <w:pPr>
        <w:rPr>
          <w:spacing w:val="-2"/>
          <w:rtl/>
        </w:rPr>
      </w:pPr>
      <w:r w:rsidRPr="007C527B">
        <w:rPr>
          <w:rStyle w:val="affff8"/>
          <w:rFonts w:hint="cs"/>
          <w:spacing w:val="-2"/>
          <w:rtl/>
        </w:rPr>
        <w:t>'</w:t>
      </w:r>
      <w:r w:rsidRPr="007C527B">
        <w:rPr>
          <w:rStyle w:val="affff8"/>
          <w:spacing w:val="-2"/>
          <w:rtl/>
        </w:rPr>
        <w:t>ושמו את שמי על בנ</w:t>
      </w:r>
      <w:r w:rsidRPr="007C527B">
        <w:rPr>
          <w:rStyle w:val="affff8"/>
          <w:rFonts w:hint="cs"/>
          <w:spacing w:val="-2"/>
          <w:rtl/>
        </w:rPr>
        <w:t xml:space="preserve">"י </w:t>
      </w:r>
      <w:r w:rsidRPr="007C527B">
        <w:rPr>
          <w:rStyle w:val="affff8"/>
          <w:spacing w:val="-2"/>
          <w:rtl/>
        </w:rPr>
        <w:t>ואני אברכם</w:t>
      </w:r>
      <w:r w:rsidRPr="007C527B">
        <w:rPr>
          <w:rStyle w:val="affff8"/>
          <w:rFonts w:hint="cs"/>
          <w:spacing w:val="-2"/>
          <w:rtl/>
        </w:rPr>
        <w:t>'</w:t>
      </w:r>
      <w:r w:rsidRPr="007C527B">
        <w:rPr>
          <w:rStyle w:val="affff8"/>
          <w:spacing w:val="-2"/>
          <w:rtl/>
        </w:rPr>
        <w:t>.</w:t>
      </w:r>
      <w:r w:rsidRPr="007C527B">
        <w:rPr>
          <w:rStyle w:val="affff8"/>
          <w:rFonts w:hint="cs"/>
          <w:spacing w:val="-2"/>
          <w:rtl/>
        </w:rPr>
        <w:t xml:space="preserve"> </w:t>
      </w:r>
      <w:r w:rsidRPr="007C527B">
        <w:rPr>
          <w:rFonts w:hint="cs"/>
          <w:spacing w:val="-2"/>
          <w:rtl/>
        </w:rPr>
        <w:t>-</w:t>
      </w:r>
      <w:r w:rsidR="00B93B58" w:rsidRPr="007C527B">
        <w:rPr>
          <w:spacing w:val="-2"/>
          <w:rtl/>
        </w:rPr>
        <w:t xml:space="preserve">הקב"ה </w:t>
      </w:r>
      <w:r w:rsidR="00B93B58" w:rsidRPr="00F56D6C">
        <w:rPr>
          <w:rFonts w:cs="BA Vilna Bold"/>
          <w:spacing w:val="-2"/>
          <w:rtl/>
        </w:rPr>
        <w:t>מתאוה</w:t>
      </w:r>
      <w:r w:rsidR="00B93B58" w:rsidRPr="007C527B">
        <w:rPr>
          <w:spacing w:val="-2"/>
          <w:rtl/>
        </w:rPr>
        <w:t xml:space="preserve"> לברכת כהנים</w:t>
      </w:r>
      <w:r>
        <w:rPr>
          <w:rFonts w:hint="cs"/>
          <w:spacing w:val="-2"/>
          <w:rtl/>
        </w:rPr>
        <w:t>.</w:t>
      </w:r>
      <w:r w:rsidR="00B93B58" w:rsidRPr="007C527B">
        <w:rPr>
          <w:spacing w:val="-2"/>
          <w:rtl/>
        </w:rPr>
        <w:t xml:space="preserve"> </w:t>
      </w:r>
    </w:p>
    <w:p w14:paraId="491642A4" w14:textId="6AE71951" w:rsidR="00F07A5B" w:rsidRPr="00F07A5B" w:rsidRDefault="00B93B58" w:rsidP="007C527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3EA33C47" w14:textId="662C35BB" w:rsidR="00B93B58" w:rsidRPr="00BB3F44" w:rsidRDefault="007C527B" w:rsidP="00B93B58">
      <w:pPr>
        <w:rPr>
          <w:spacing w:val="2"/>
          <w:rtl/>
        </w:rPr>
      </w:pPr>
      <w:r w:rsidRPr="00BB3F44">
        <w:rPr>
          <w:rStyle w:val="affff8"/>
          <w:rFonts w:hint="cs"/>
          <w:spacing w:val="2"/>
          <w:rtl/>
        </w:rPr>
        <w:t>'</w:t>
      </w:r>
      <w:r w:rsidRPr="00BB3F44">
        <w:rPr>
          <w:rStyle w:val="affff8"/>
          <w:spacing w:val="2"/>
          <w:rtl/>
        </w:rPr>
        <w:t>ואברכה מברכיך</w:t>
      </w:r>
      <w:r w:rsidRPr="00BB3F44">
        <w:rPr>
          <w:rStyle w:val="affff8"/>
          <w:rFonts w:hint="cs"/>
          <w:spacing w:val="2"/>
          <w:rtl/>
        </w:rPr>
        <w:t xml:space="preserve">' </w:t>
      </w:r>
      <w:r w:rsidR="00B93B58" w:rsidRPr="00BB3F44">
        <w:rPr>
          <w:spacing w:val="2"/>
          <w:rtl/>
        </w:rPr>
        <w:t xml:space="preserve">כהן </w:t>
      </w:r>
      <w:r w:rsidR="00B93B58" w:rsidRPr="00BB3F44">
        <w:rPr>
          <w:rFonts w:cs="BA Vilna Bold"/>
          <w:spacing w:val="2"/>
          <w:rtl/>
        </w:rPr>
        <w:t>שמברך</w:t>
      </w:r>
      <w:r w:rsidR="00B93B58" w:rsidRPr="00BB3F44">
        <w:rPr>
          <w:spacing w:val="2"/>
          <w:rtl/>
        </w:rPr>
        <w:t xml:space="preserve"> מתברך, ושאי</w:t>
      </w:r>
      <w:r w:rsidR="00BB3F44" w:rsidRPr="00BB3F44">
        <w:rPr>
          <w:rFonts w:hint="cs"/>
          <w:spacing w:val="2"/>
          <w:rtl/>
        </w:rPr>
        <w:t>ן</w:t>
      </w:r>
      <w:r w:rsidR="00B93B58" w:rsidRPr="00BB3F44">
        <w:rPr>
          <w:spacing w:val="2"/>
          <w:rtl/>
        </w:rPr>
        <w:t xml:space="preserve"> מברך אין מתברך</w:t>
      </w:r>
      <w:r w:rsidRPr="00BB3F44">
        <w:rPr>
          <w:rFonts w:hint="cs"/>
          <w:spacing w:val="2"/>
          <w:rtl/>
        </w:rPr>
        <w:t>.</w:t>
      </w:r>
    </w:p>
    <w:p w14:paraId="14736CEB" w14:textId="6085FFA6" w:rsidR="00F07A5B" w:rsidRPr="00F07A5B" w:rsidRDefault="00B93B58" w:rsidP="007C527B">
      <w:pPr>
        <w:pStyle w:val="36"/>
        <w:framePr w:wrap="notBeside"/>
        <w:rPr>
          <w:rtl/>
        </w:rPr>
      </w:pP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174C54E0" w14:textId="76076325" w:rsidR="00B93B58" w:rsidRPr="00D454EC" w:rsidRDefault="007C527B" w:rsidP="00B93B58">
      <w:pPr>
        <w:rPr>
          <w:spacing w:val="-2"/>
          <w:rtl/>
        </w:rPr>
      </w:pPr>
      <w:r>
        <w:rPr>
          <w:rFonts w:hint="cs"/>
          <w:spacing w:val="-2"/>
          <w:rtl/>
        </w:rPr>
        <w:t>כ</w:t>
      </w:r>
      <w:r w:rsidR="00B93B58" w:rsidRPr="00D454EC">
        <w:rPr>
          <w:spacing w:val="-2"/>
          <w:rtl/>
        </w:rPr>
        <w:t>הן ש</w:t>
      </w:r>
      <w:r>
        <w:rPr>
          <w:rFonts w:hint="cs"/>
          <w:spacing w:val="-2"/>
          <w:rtl/>
        </w:rPr>
        <w:t>לא</w:t>
      </w:r>
      <w:r w:rsidR="00B93B58" w:rsidRPr="00D454EC">
        <w:rPr>
          <w:spacing w:val="-2"/>
          <w:rtl/>
        </w:rPr>
        <w:t xml:space="preserve"> עולה </w:t>
      </w:r>
      <w:r w:rsidR="00B93B58" w:rsidRPr="00F56D6C">
        <w:rPr>
          <w:rFonts w:cs="BA Vilna Bold"/>
          <w:spacing w:val="-2"/>
          <w:rtl/>
        </w:rPr>
        <w:t>לדוכן</w:t>
      </w:r>
      <w:r w:rsidR="00B93B58" w:rsidRPr="00D454EC">
        <w:rPr>
          <w:spacing w:val="-2"/>
          <w:rtl/>
        </w:rPr>
        <w:t>, עובר ב</w:t>
      </w:r>
      <w:r>
        <w:rPr>
          <w:rFonts w:hint="cs"/>
          <w:spacing w:val="-2"/>
          <w:rtl/>
        </w:rPr>
        <w:t>ג'</w:t>
      </w:r>
      <w:r w:rsidR="00B93B58" w:rsidRPr="00D454EC">
        <w:rPr>
          <w:spacing w:val="-2"/>
          <w:rtl/>
        </w:rPr>
        <w:t xml:space="preserve"> עשה:</w:t>
      </w:r>
      <w:r w:rsidR="00B93B58" w:rsidRPr="00D454EC">
        <w:rPr>
          <w:rStyle w:val="affff8"/>
          <w:spacing w:val="-2"/>
          <w:rtl/>
        </w:rPr>
        <w:t xml:space="preserve"> </w:t>
      </w:r>
      <w:r w:rsidR="00B93B58" w:rsidRPr="00D454EC">
        <w:rPr>
          <w:rStyle w:val="affff8"/>
          <w:rFonts w:hint="cs"/>
          <w:spacing w:val="-2"/>
          <w:rtl/>
        </w:rPr>
        <w:t>'</w:t>
      </w:r>
      <w:r w:rsidR="00B93B58" w:rsidRPr="00D454EC">
        <w:rPr>
          <w:rStyle w:val="affff8"/>
          <w:spacing w:val="-2"/>
          <w:rtl/>
        </w:rPr>
        <w:t>כה תברכו, אמור להם, ושמו את שמי</w:t>
      </w:r>
      <w:r w:rsidR="00B93B58" w:rsidRPr="00D454EC">
        <w:rPr>
          <w:rStyle w:val="affff8"/>
          <w:rFonts w:hint="cs"/>
          <w:spacing w:val="-2"/>
          <w:rtl/>
        </w:rPr>
        <w:t>'</w:t>
      </w:r>
      <w:r w:rsidR="00B93B58" w:rsidRPr="00D454EC">
        <w:rPr>
          <w:rStyle w:val="affff8"/>
          <w:spacing w:val="-2"/>
          <w:rtl/>
        </w:rPr>
        <w:t>.</w:t>
      </w:r>
    </w:p>
    <w:p w14:paraId="7253DD00" w14:textId="094B4113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>רב</w:t>
      </w:r>
      <w:r w:rsidR="00F07A5B" w:rsidRPr="00F07A5B">
        <w:rPr>
          <w:rFonts w:hint="cs"/>
          <w:rtl/>
        </w:rPr>
        <w:t>:</w:t>
      </w:r>
    </w:p>
    <w:p w14:paraId="6660CA1F" w14:textId="2B262B32" w:rsidR="00B93B58" w:rsidRPr="006F178A" w:rsidRDefault="00B93B58" w:rsidP="00B93B58">
      <w:pPr>
        <w:rPr>
          <w:rtl/>
        </w:rPr>
      </w:pPr>
      <w:r w:rsidRPr="006F178A">
        <w:rPr>
          <w:rtl/>
        </w:rPr>
        <w:t>חוששין שמא בן גרושה או בן חלוצה הוא.</w:t>
      </w:r>
    </w:p>
    <w:p w14:paraId="6C6AB1AC" w14:textId="17742D3C" w:rsidR="00F07A5B" w:rsidRPr="00F07A5B" w:rsidRDefault="00E77D96" w:rsidP="00E77D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 חלקו</w:t>
      </w:r>
      <w:r w:rsidR="00F07A5B" w:rsidRPr="00F07A5B">
        <w:rPr>
          <w:rFonts w:hint="cs"/>
          <w:rtl/>
        </w:rPr>
        <w:t>:</w:t>
      </w:r>
    </w:p>
    <w:p w14:paraId="2A3702AC" w14:textId="16523FEA" w:rsidR="00B93B58" w:rsidRPr="006F178A" w:rsidRDefault="00DC7271" w:rsidP="00E77D96">
      <w:pPr>
        <w:spacing w:after="60"/>
        <w:rPr>
          <w:rtl/>
        </w:rPr>
      </w:pPr>
      <w:r w:rsidRPr="00DC7271">
        <w:rPr>
          <w:rStyle w:val="affffc"/>
          <w:rFonts w:hint="cs"/>
          <w:rtl/>
        </w:rPr>
        <w:t xml:space="preserve">ריב''ל: </w:t>
      </w:r>
      <w:r>
        <w:rPr>
          <w:rFonts w:hint="cs"/>
          <w:rtl/>
        </w:rPr>
        <w:t>ב</w:t>
      </w:r>
      <w:r w:rsidR="00E77D96">
        <w:rPr>
          <w:rFonts w:hint="cs"/>
          <w:rtl/>
        </w:rPr>
        <w:t>עולה לדוכן לפעמים</w:t>
      </w:r>
      <w:r>
        <w:rPr>
          <w:rFonts w:hint="cs"/>
          <w:rtl/>
        </w:rPr>
        <w:t>,</w:t>
      </w:r>
      <w:r w:rsidR="00E77D96">
        <w:rPr>
          <w:rFonts w:hint="cs"/>
          <w:rtl/>
        </w:rPr>
        <w:t xml:space="preserve"> </w:t>
      </w:r>
      <w:r w:rsidR="00E77D96" w:rsidRPr="00DC7271">
        <w:rPr>
          <w:rStyle w:val="affffc"/>
          <w:rFonts w:hint="cs"/>
          <w:rtl/>
        </w:rPr>
        <w:t>ו</w:t>
      </w:r>
      <w:r w:rsidRPr="00DC7271">
        <w:rPr>
          <w:rStyle w:val="affffc"/>
          <w:rFonts w:hint="cs"/>
          <w:rtl/>
        </w:rPr>
        <w:t>רב:</w:t>
      </w:r>
      <w:r w:rsidR="00E77D96" w:rsidRPr="00DC7271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ב</w:t>
      </w:r>
      <w:r w:rsidR="00E77D96">
        <w:rPr>
          <w:rFonts w:hint="cs"/>
          <w:rtl/>
        </w:rPr>
        <w:t>שלא עולה כלל.</w:t>
      </w:r>
    </w:p>
    <w:p w14:paraId="2A24DA84" w14:textId="6CFC8D9B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680CB9E7" w14:textId="542F0021" w:rsidR="00E77D96" w:rsidRDefault="00B93B58" w:rsidP="00DC7271">
      <w:pPr>
        <w:rPr>
          <w:rtl/>
        </w:rPr>
      </w:pPr>
      <w:r w:rsidRPr="006F178A">
        <w:rPr>
          <w:rtl/>
        </w:rPr>
        <w:t>כל כהן שאינו עולה בעבודה</w:t>
      </w:r>
      <w:r w:rsidR="00E77D96">
        <w:rPr>
          <w:rStyle w:val="afffff2"/>
          <w:rFonts w:hint="cs"/>
          <w:rtl/>
        </w:rPr>
        <w:t xml:space="preserve"> </w:t>
      </w:r>
      <w:r w:rsidR="00E77D96" w:rsidRPr="00E77D96">
        <w:rPr>
          <w:rStyle w:val="afffff2"/>
          <w:rFonts w:hint="cs"/>
          <w:rtl/>
        </w:rPr>
        <w:t>[רצה]</w:t>
      </w:r>
      <w:r w:rsidRPr="006F178A">
        <w:rPr>
          <w:rtl/>
        </w:rPr>
        <w:t xml:space="preserve"> שוב אינו עולה, </w:t>
      </w:r>
      <w:r w:rsidR="00E77D96">
        <w:rPr>
          <w:rFonts w:hint="cs"/>
          <w:rtl/>
        </w:rPr>
        <w:t>ד</w:t>
      </w:r>
      <w:r w:rsidR="00E77D96">
        <w:rPr>
          <w:rStyle w:val="affff8"/>
          <w:rFonts w:hint="cs"/>
          <w:rtl/>
        </w:rPr>
        <w:t>'</w:t>
      </w:r>
      <w:r w:rsidR="00E77D96" w:rsidRPr="00E77D96">
        <w:rPr>
          <w:rStyle w:val="affff8"/>
          <w:rtl/>
        </w:rPr>
        <w:t>וישא אהרן את ידיו אל העם ויברכם, וירד</w:t>
      </w:r>
      <w:r w:rsidR="00E77D96" w:rsidRPr="00E77D96">
        <w:rPr>
          <w:rStyle w:val="afffff2"/>
          <w:rtl/>
        </w:rPr>
        <w:t xml:space="preserve"> [אח</w:t>
      </w:r>
      <w:r w:rsidR="00E77D96">
        <w:rPr>
          <w:rStyle w:val="afffff2"/>
          <w:rFonts w:hint="cs"/>
          <w:rtl/>
        </w:rPr>
        <w:t>"כ</w:t>
      </w:r>
      <w:r w:rsidR="00E77D96" w:rsidRPr="00E77D96">
        <w:rPr>
          <w:rStyle w:val="afffff2"/>
          <w:rtl/>
        </w:rPr>
        <w:t xml:space="preserve">] </w:t>
      </w:r>
      <w:r w:rsidR="00E77D96" w:rsidRPr="00E77D96">
        <w:rPr>
          <w:rStyle w:val="affff8"/>
          <w:rtl/>
        </w:rPr>
        <w:t xml:space="preserve">מעשות </w:t>
      </w:r>
      <w:r w:rsidR="00E77D96">
        <w:rPr>
          <w:rStyle w:val="affff8"/>
          <w:rFonts w:hint="cs"/>
          <w:rtl/>
        </w:rPr>
        <w:t xml:space="preserve">וגו', </w:t>
      </w:r>
      <w:r w:rsidRPr="00E77D96">
        <w:rPr>
          <w:rtl/>
        </w:rPr>
        <w:t>מה להלן בעבודה, אף כאן</w:t>
      </w:r>
      <w:r w:rsidR="00E77D96">
        <w:rPr>
          <w:rFonts w:hint="cs"/>
          <w:rtl/>
        </w:rPr>
        <w:t xml:space="preserve"> בעבודה</w:t>
      </w:r>
      <w:r w:rsidRPr="00E77D96">
        <w:rPr>
          <w:rtl/>
        </w:rPr>
        <w:t>.</w:t>
      </w:r>
    </w:p>
    <w:p w14:paraId="3C492CE6" w14:textId="77777777" w:rsidR="00F07A5B" w:rsidRPr="00F07A5B" w:rsidRDefault="00E77D96" w:rsidP="00E77D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16AEF02F" w14:textId="62DFBC56" w:rsidR="00E77D96" w:rsidRDefault="00E77D96" w:rsidP="00B93B58">
      <w:pPr>
        <w:rPr>
          <w:rtl/>
        </w:rPr>
      </w:pPr>
      <w:r w:rsidRPr="00F56D6C">
        <w:rPr>
          <w:rStyle w:val="affffc"/>
          <w:rFonts w:hint="cs"/>
          <w:rtl/>
        </w:rPr>
        <w:t xml:space="preserve">דרב אמי ורב אסי </w:t>
      </w:r>
      <w:r>
        <w:rPr>
          <w:rFonts w:hint="cs"/>
          <w:rtl/>
        </w:rPr>
        <w:t xml:space="preserve">עלו -קודם 'רצה' רק עקרו רגליהם ועדיין לא עלו, </w:t>
      </w:r>
    </w:p>
    <w:p w14:paraId="6EBACB4D" w14:textId="091705A8" w:rsidR="00B93B58" w:rsidRDefault="00B93B58" w:rsidP="00B93B58">
      <w:pPr>
        <w:rPr>
          <w:rtl/>
        </w:rPr>
      </w:pPr>
      <w:r w:rsidRPr="00E77D96">
        <w:rPr>
          <w:rStyle w:val="affffc"/>
          <w:rtl/>
        </w:rPr>
        <w:t xml:space="preserve">וכדתני ר' אושעיא: </w:t>
      </w:r>
      <w:r>
        <w:rPr>
          <w:rFonts w:hint="cs"/>
          <w:rtl/>
        </w:rPr>
        <w:t xml:space="preserve">דווקא </w:t>
      </w:r>
      <w:r w:rsidRPr="006F178A">
        <w:rPr>
          <w:rtl/>
        </w:rPr>
        <w:t xml:space="preserve">שלא עקר רגליו, אבל עקר רגליו - עולה, </w:t>
      </w:r>
    </w:p>
    <w:p w14:paraId="2E05E71A" w14:textId="11CA9472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 xml:space="preserve">ותנן </w:t>
      </w:r>
      <w:r w:rsidR="00E77D96" w:rsidRPr="00F07A5B">
        <w:rPr>
          <w:rFonts w:hint="cs"/>
          <w:rtl/>
        </w:rPr>
        <w:t>גם</w:t>
      </w:r>
      <w:r w:rsidR="00F07A5B" w:rsidRPr="00F07A5B">
        <w:rPr>
          <w:rtl/>
        </w:rPr>
        <w:t>:</w:t>
      </w:r>
    </w:p>
    <w:p w14:paraId="0CB2AA30" w14:textId="5E4C3E7B" w:rsidR="00E77D96" w:rsidRDefault="00B93B58" w:rsidP="00B93B58">
      <w:pPr>
        <w:rPr>
          <w:rStyle w:val="affffc"/>
          <w:rtl/>
        </w:rPr>
      </w:pPr>
      <w:r w:rsidRPr="00E77D96">
        <w:rPr>
          <w:rtl/>
        </w:rPr>
        <w:t xml:space="preserve">אם הבטחתו שנושא כפיו וחוזר לתפלתו - רשאי, </w:t>
      </w:r>
    </w:p>
    <w:p w14:paraId="656C703C" w14:textId="76674EF9" w:rsidR="00B93B58" w:rsidRPr="006F178A" w:rsidRDefault="00E77D96" w:rsidP="00E77D96">
      <w:pPr>
        <w:spacing w:after="60"/>
        <w:rPr>
          <w:rtl/>
        </w:rPr>
      </w:pPr>
      <w:r>
        <w:rPr>
          <w:rStyle w:val="affffc"/>
          <w:rFonts w:hint="cs"/>
          <w:rtl/>
        </w:rPr>
        <w:t>ושאלנו</w:t>
      </w:r>
      <w:r w:rsidR="00B93B58" w:rsidRPr="00E77D96">
        <w:rPr>
          <w:rStyle w:val="affffc"/>
          <w:rtl/>
        </w:rPr>
        <w:t xml:space="preserve">: </w:t>
      </w:r>
      <w:r w:rsidR="00B93B58" w:rsidRPr="00E77D96">
        <w:rPr>
          <w:rtl/>
        </w:rPr>
        <w:t xml:space="preserve">הא לא עקר! </w:t>
      </w:r>
      <w:r w:rsidR="00B93B58" w:rsidRPr="00E77D96">
        <w:rPr>
          <w:rStyle w:val="affffc"/>
          <w:rtl/>
        </w:rPr>
        <w:t>אלא</w:t>
      </w:r>
      <w:r>
        <w:rPr>
          <w:rStyle w:val="affffc"/>
          <w:rFonts w:hint="cs"/>
          <w:rtl/>
        </w:rPr>
        <w:t>:</w:t>
      </w:r>
      <w:r w:rsidRPr="00E77D96">
        <w:rPr>
          <w:rStyle w:val="affffc"/>
          <w:rFonts w:hint="cs"/>
          <w:rtl/>
        </w:rPr>
        <w:t xml:space="preserve"> </w:t>
      </w:r>
      <w:r w:rsidR="00B93B58" w:rsidRPr="006F178A">
        <w:rPr>
          <w:rtl/>
        </w:rPr>
        <w:t>דנד פורתא, ה</w:t>
      </w:r>
      <w:r>
        <w:rPr>
          <w:rFonts w:hint="cs"/>
          <w:rtl/>
        </w:rPr>
        <w:t>"נ</w:t>
      </w:r>
      <w:r w:rsidR="00B93B58" w:rsidRPr="006F178A">
        <w:rPr>
          <w:rtl/>
        </w:rPr>
        <w:t xml:space="preserve"> דעקר פורתא.</w:t>
      </w:r>
    </w:p>
    <w:p w14:paraId="400E4E39" w14:textId="54E5EE48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0C1A882A" w14:textId="337F91EF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 xml:space="preserve">נותנין כוס של ברכה </w:t>
      </w:r>
      <w:r w:rsidR="00BB3F44" w:rsidRPr="00D16D7B">
        <w:rPr>
          <w:rFonts w:cs="BA Vilna Bold" w:hint="cs"/>
          <w:rtl/>
        </w:rPr>
        <w:t>רק</w:t>
      </w:r>
      <w:r w:rsidRPr="00D16D7B">
        <w:rPr>
          <w:rFonts w:cs="BA Vilna Bold"/>
          <w:rtl/>
        </w:rPr>
        <w:t xml:space="preserve"> לטוב עין</w:t>
      </w:r>
      <w:r w:rsidRPr="006F178A">
        <w:rPr>
          <w:rtl/>
        </w:rPr>
        <w:t xml:space="preserve">, </w:t>
      </w:r>
      <w:r w:rsidR="00E77D96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 xml:space="preserve">טוב עין הוא </w:t>
      </w:r>
      <w:r w:rsidRPr="00DC7271">
        <w:rPr>
          <w:rStyle w:val="affff8"/>
          <w:b/>
          <w:bCs/>
          <w:rtl/>
        </w:rPr>
        <w:t>יבורך</w:t>
      </w:r>
      <w:r w:rsidRPr="00DC27C1">
        <w:rPr>
          <w:rStyle w:val="affff8"/>
          <w:rtl/>
        </w:rPr>
        <w:t xml:space="preserve"> כי נתן מלחמו לדל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DC7271">
        <w:rPr>
          <w:rFonts w:hint="cs"/>
          <w:rtl/>
        </w:rPr>
        <w:t>תיקרי</w:t>
      </w:r>
      <w:r w:rsidRPr="006F178A">
        <w:rPr>
          <w:rtl/>
        </w:rPr>
        <w:t xml:space="preserve"> יברך.</w:t>
      </w:r>
    </w:p>
    <w:p w14:paraId="2AFDC521" w14:textId="731BDC12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70E668FB" w14:textId="7FDBB6B9" w:rsidR="00B93B58" w:rsidRPr="00E77D96" w:rsidRDefault="00B93B58" w:rsidP="00BB3F44">
      <w:pPr>
        <w:rPr>
          <w:rtl/>
        </w:rPr>
      </w:pPr>
      <w:r w:rsidRPr="00E77D96">
        <w:rPr>
          <w:rtl/>
        </w:rPr>
        <w:t xml:space="preserve">מנין </w:t>
      </w:r>
      <w:r w:rsidRPr="00D16D7B">
        <w:rPr>
          <w:rFonts w:cs="BA Vilna Bold"/>
          <w:rtl/>
        </w:rPr>
        <w:t>שא</w:t>
      </w:r>
      <w:r w:rsidR="00E77D96" w:rsidRPr="00D16D7B">
        <w:rPr>
          <w:rFonts w:cs="BA Vilna Bold" w:hint="cs"/>
          <w:rtl/>
        </w:rPr>
        <w:t>ף</w:t>
      </w:r>
      <w:r w:rsidRPr="00D16D7B">
        <w:rPr>
          <w:rFonts w:cs="BA Vilna Bold"/>
          <w:rtl/>
        </w:rPr>
        <w:t xml:space="preserve"> עופות מכירין בצרי העין</w:t>
      </w:r>
      <w:r w:rsidRPr="00E77D96">
        <w:rPr>
          <w:rtl/>
        </w:rPr>
        <w:t xml:space="preserve">? </w:t>
      </w:r>
      <w:r w:rsidR="00BB3F44">
        <w:rPr>
          <w:rFonts w:hint="cs"/>
          <w:rtl/>
        </w:rPr>
        <w:t xml:space="preserve">- </w:t>
      </w:r>
      <w:r w:rsidR="00E77D96">
        <w:rPr>
          <w:rFonts w:hint="cs"/>
          <w:rtl/>
        </w:rPr>
        <w:t>ד</w:t>
      </w:r>
      <w:r w:rsidRPr="00E77D96">
        <w:rPr>
          <w:rStyle w:val="affff8"/>
          <w:rFonts w:hint="cs"/>
          <w:rtl/>
        </w:rPr>
        <w:t>'</w:t>
      </w:r>
      <w:r w:rsidR="00BB3F44">
        <w:rPr>
          <w:rStyle w:val="affff8"/>
          <w:rFonts w:hint="cs"/>
          <w:rtl/>
        </w:rPr>
        <w:t>..</w:t>
      </w:r>
      <w:r w:rsidRPr="00E77D96">
        <w:rPr>
          <w:rStyle w:val="affff8"/>
          <w:rtl/>
        </w:rPr>
        <w:t>בעיני כל בעל כנף</w:t>
      </w:r>
      <w:r w:rsidRPr="00E77D96">
        <w:rPr>
          <w:rStyle w:val="affff8"/>
          <w:rFonts w:hint="cs"/>
          <w:rtl/>
        </w:rPr>
        <w:t>'</w:t>
      </w:r>
      <w:r w:rsidRPr="00E77D96">
        <w:rPr>
          <w:rStyle w:val="affff8"/>
          <w:rtl/>
        </w:rPr>
        <w:t>.</w:t>
      </w:r>
    </w:p>
    <w:p w14:paraId="286825DE" w14:textId="570579D7" w:rsidR="00F07A5B" w:rsidRPr="00F07A5B" w:rsidRDefault="00B93B58" w:rsidP="00E77D96">
      <w:pPr>
        <w:pStyle w:val="36"/>
        <w:framePr w:wrap="notBeside"/>
        <w:rPr>
          <w:rtl/>
        </w:rPr>
      </w:pPr>
      <w:r w:rsidRPr="00F07A5B">
        <w:rPr>
          <w:rtl/>
        </w:rPr>
        <w:t>ואריב"ל</w:t>
      </w:r>
      <w:r w:rsidR="00F07A5B" w:rsidRPr="00F07A5B">
        <w:rPr>
          <w:rtl/>
        </w:rPr>
        <w:t>:</w:t>
      </w:r>
    </w:p>
    <w:p w14:paraId="52564817" w14:textId="64804872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כל </w:t>
      </w:r>
      <w:r w:rsidRPr="00D16D7B">
        <w:rPr>
          <w:rFonts w:cs="BA Vilna Bold"/>
          <w:rtl/>
        </w:rPr>
        <w:t>הנהנה מצרי העין עובר בלאו,</w:t>
      </w:r>
      <w:r w:rsidRPr="006F178A">
        <w:rPr>
          <w:rtl/>
        </w:rPr>
        <w:t xml:space="preserve"> </w:t>
      </w:r>
      <w:r w:rsidR="00DC7271">
        <w:rPr>
          <w:rFonts w:hint="cs"/>
          <w:rtl/>
        </w:rPr>
        <w:t>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אל תלחם את לחם רע עין וגו',</w:t>
      </w:r>
      <w:r w:rsidRPr="006F178A">
        <w:rPr>
          <w:rtl/>
        </w:rPr>
        <w:t xml:space="preserve"> </w:t>
      </w:r>
      <w:r w:rsidRPr="00DC7271">
        <w:rPr>
          <w:rStyle w:val="affff8"/>
          <w:rtl/>
        </w:rPr>
        <w:t>כי כמו שער בנפשו כן הוא אכול ושתה יאמר לך וגו'.</w:t>
      </w:r>
    </w:p>
    <w:p w14:paraId="06DB7498" w14:textId="520A48D1" w:rsidR="00F07A5B" w:rsidRPr="00F07A5B" w:rsidRDefault="00DC7271" w:rsidP="00DC727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רנב''י</w:t>
      </w:r>
      <w:r w:rsidR="00F07A5B" w:rsidRPr="00F07A5B">
        <w:rPr>
          <w:rtl/>
        </w:rPr>
        <w:t>:</w:t>
      </w:r>
    </w:p>
    <w:p w14:paraId="53186B34" w14:textId="3E817111" w:rsidR="00B93B58" w:rsidRPr="006F178A" w:rsidRDefault="00B93B58" w:rsidP="00DC7271">
      <w:pPr>
        <w:spacing w:after="60"/>
        <w:rPr>
          <w:rtl/>
        </w:rPr>
      </w:pPr>
      <w:r w:rsidRPr="006F178A">
        <w:rPr>
          <w:rtl/>
        </w:rPr>
        <w:t xml:space="preserve">עובר </w:t>
      </w:r>
      <w:r w:rsidRPr="00D16D7B">
        <w:rPr>
          <w:rFonts w:cs="BA Vilna Bold"/>
          <w:rtl/>
        </w:rPr>
        <w:t>בשני לאוין</w:t>
      </w:r>
      <w:r w:rsidRPr="006F178A">
        <w:rPr>
          <w:rtl/>
        </w:rPr>
        <w:t>, אל תלחם ואל תתאו.</w:t>
      </w:r>
    </w:p>
    <w:p w14:paraId="2BCE7EB8" w14:textId="4065484D" w:rsidR="00F07A5B" w:rsidRPr="00F07A5B" w:rsidRDefault="00B93B58" w:rsidP="00DC7271">
      <w:pPr>
        <w:pStyle w:val="36"/>
        <w:framePr w:wrap="notBeside"/>
        <w:jc w:val="center"/>
        <w:rPr>
          <w:rtl/>
        </w:rPr>
      </w:pPr>
      <w:r w:rsidRPr="00F07A5B">
        <w:rPr>
          <w:rFonts w:hint="cs"/>
          <w:rtl/>
        </w:rPr>
        <w:t>ריב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44CBAF69" w14:textId="2C148F69" w:rsidR="00DC7271" w:rsidRDefault="00B93B58" w:rsidP="00B93B58">
      <w:pPr>
        <w:rPr>
          <w:rtl/>
        </w:rPr>
      </w:pPr>
      <w:r w:rsidRPr="00D16D7B">
        <w:rPr>
          <w:rFonts w:cs="BA Vilna Bold"/>
          <w:rtl/>
        </w:rPr>
        <w:t>עגלה ערופה באה בשביל צרי העין</w:t>
      </w:r>
      <w:r w:rsidRPr="006F178A">
        <w:rPr>
          <w:rtl/>
        </w:rPr>
        <w:t xml:space="preserve">, </w:t>
      </w:r>
      <w:r w:rsidR="00DC7271">
        <w:rPr>
          <w:rFonts w:hint="cs"/>
          <w:rtl/>
        </w:rPr>
        <w:t>ד</w:t>
      </w:r>
      <w:r w:rsidRPr="00DC27C1">
        <w:rPr>
          <w:rStyle w:val="affff8"/>
          <w:rtl/>
        </w:rPr>
        <w:t>'וענו ואמרו ידינו לא שפכו את הדם הזה',</w:t>
      </w:r>
      <w:r w:rsidRPr="006F178A">
        <w:rPr>
          <w:rtl/>
        </w:rPr>
        <w:t xml:space="preserve"> וכי </w:t>
      </w:r>
      <w:r w:rsidR="00DC7271">
        <w:rPr>
          <w:rFonts w:hint="cs"/>
          <w:rtl/>
        </w:rPr>
        <w:t xml:space="preserve">עלה </w:t>
      </w:r>
      <w:r w:rsidRPr="006F178A">
        <w:rPr>
          <w:rtl/>
        </w:rPr>
        <w:t xml:space="preserve">על לבנו שזקני ב"ד שופכי דמים? </w:t>
      </w:r>
    </w:p>
    <w:p w14:paraId="6AD5835A" w14:textId="14550DF5" w:rsidR="00B93B58" w:rsidRDefault="00B93B58" w:rsidP="00DC7271">
      <w:pPr>
        <w:spacing w:after="60"/>
        <w:rPr>
          <w:rtl/>
        </w:rPr>
      </w:pPr>
      <w:r w:rsidRPr="00DC7271">
        <w:rPr>
          <w:rStyle w:val="affffc"/>
          <w:rtl/>
        </w:rPr>
        <w:t>אלא</w:t>
      </w:r>
      <w:r w:rsidR="00DC7271">
        <w:rPr>
          <w:rStyle w:val="affffc"/>
          <w:rFonts w:hint="cs"/>
          <w:rtl/>
        </w:rPr>
        <w:t>:</w:t>
      </w:r>
      <w:r w:rsidRPr="00DC7271">
        <w:rPr>
          <w:rStyle w:val="affffc"/>
          <w:rtl/>
        </w:rPr>
        <w:t xml:space="preserve"> </w:t>
      </w:r>
      <w:r w:rsidRPr="006F178A">
        <w:rPr>
          <w:rtl/>
        </w:rPr>
        <w:t>לא בא לידינו ופטרנוהו ולא ראינוהו והנחנוהו, לא בא לידינו ופטרנוהו בלא מזונות, לא ראינוהו והנחנוהו בלא לוייה.</w:t>
      </w:r>
    </w:p>
    <w:p w14:paraId="183A5160" w14:textId="5359FE52" w:rsidR="0038546C" w:rsidRPr="006F178A" w:rsidRDefault="0038546C" w:rsidP="0038546C">
      <w:pPr>
        <w:spacing w:after="60"/>
        <w:jc w:val="center"/>
        <w:rPr>
          <w:rtl/>
        </w:rPr>
      </w:pPr>
      <w:r>
        <w:rPr>
          <w:rStyle w:val="affff8"/>
          <w:rFonts w:hint="cs"/>
          <w:rtl/>
        </w:rPr>
        <w:t>****</w:t>
      </w:r>
    </w:p>
    <w:p w14:paraId="52757BB6" w14:textId="1D4B148D" w:rsidR="00F07A5B" w:rsidRPr="00F07A5B" w:rsidRDefault="00B93B58" w:rsidP="008C73F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1C1D0F41" w14:textId="2BE02EF0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בית הכנסת </w:t>
      </w:r>
      <w:r w:rsidRPr="00D16D7B">
        <w:rPr>
          <w:rFonts w:cs="BA Vilna Bold"/>
          <w:rtl/>
        </w:rPr>
        <w:t>שכולה כהנים</w:t>
      </w:r>
      <w:r w:rsidRPr="006F178A">
        <w:rPr>
          <w:rtl/>
        </w:rPr>
        <w:t>, כולן עולין לדוכן.</w:t>
      </w:r>
    </w:p>
    <w:p w14:paraId="21DEF852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למי מברכין? </w:t>
      </w:r>
      <w:r w:rsidRPr="008C73FD">
        <w:rPr>
          <w:rStyle w:val="affffc"/>
          <w:rtl/>
        </w:rPr>
        <w:t>א</w:t>
      </w:r>
      <w:r w:rsidRPr="008C73FD">
        <w:rPr>
          <w:rStyle w:val="affffc"/>
          <w:rFonts w:hint="cs"/>
          <w:rtl/>
        </w:rPr>
        <w:t>ר</w:t>
      </w:r>
      <w:r w:rsidRPr="008C73FD">
        <w:rPr>
          <w:rStyle w:val="affffc"/>
          <w:rtl/>
        </w:rPr>
        <w:t>"</w:t>
      </w:r>
      <w:r w:rsidRPr="008C73FD">
        <w:rPr>
          <w:rStyle w:val="affffc"/>
          <w:rFonts w:hint="cs"/>
          <w:rtl/>
        </w:rPr>
        <w:t>ז</w:t>
      </w:r>
      <w:r w:rsidRPr="008C73FD">
        <w:rPr>
          <w:rStyle w:val="affffc"/>
          <w:rtl/>
        </w:rPr>
        <w:t>:</w:t>
      </w:r>
      <w:r w:rsidRPr="006F178A">
        <w:rPr>
          <w:rtl/>
        </w:rPr>
        <w:t xml:space="preserve"> לאחיהם שבשדות.</w:t>
      </w:r>
    </w:p>
    <w:p w14:paraId="2E7C46E2" w14:textId="56AE908B" w:rsidR="00F07A5B" w:rsidRPr="00F07A5B" w:rsidRDefault="00B93B58" w:rsidP="008C73F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דאבדרמב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01E9351D" w14:textId="0017DCBF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עם שאחורי כהנים אינן בכלל ברכה! </w:t>
      </w:r>
      <w:r w:rsidR="008C73FD">
        <w:rPr>
          <w:rFonts w:hint="cs"/>
          <w:rtl/>
        </w:rPr>
        <w:t>כשלא אנוסים</w:t>
      </w:r>
      <w:r w:rsidRPr="006F178A">
        <w:rPr>
          <w:rtl/>
        </w:rPr>
        <w:t>.</w:t>
      </w:r>
    </w:p>
    <w:p w14:paraId="5F1C6154" w14:textId="77777777" w:rsidR="00F07A5B" w:rsidRPr="00F07A5B" w:rsidRDefault="00B93B58" w:rsidP="008C73F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 דר</w:t>
      </w:r>
      <w:r w:rsidRPr="00F07A5B">
        <w:rPr>
          <w:rtl/>
        </w:rPr>
        <w:t>"</w:t>
      </w:r>
      <w:r>
        <w:rPr>
          <w:rFonts w:hint="cs"/>
          <w:rtl/>
        </w:rPr>
        <w:t xml:space="preserve">ש</w:t>
      </w:r>
      <w:del w:id="41221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6AA74C69" w14:textId="70B8081E" w:rsidR="00B93B58" w:rsidRDefault="00B93B58" w:rsidP="0038546C">
      <w:pPr>
        <w:rPr>
          <w:spacing w:val="-2"/>
          <w:rtl/>
        </w:rPr>
      </w:pPr>
      <w:r w:rsidRPr="0038546C">
        <w:rPr>
          <w:rFonts w:hint="cs"/>
          <w:spacing w:val="-2"/>
          <w:rtl/>
        </w:rPr>
        <w:t>ביכנ</w:t>
      </w:r>
      <w:r w:rsidRPr="0038546C">
        <w:rPr>
          <w:spacing w:val="-2"/>
          <w:rtl/>
        </w:rPr>
        <w:t>"</w:t>
      </w:r>
      <w:r w:rsidRPr="0038546C">
        <w:rPr>
          <w:rFonts w:hint="cs"/>
          <w:spacing w:val="-2"/>
          <w:rtl/>
        </w:rPr>
        <w:t xml:space="preserve">ס </w:t>
      </w:r>
      <w:r w:rsidRPr="0038546C">
        <w:rPr>
          <w:spacing w:val="-2"/>
          <w:rtl/>
        </w:rPr>
        <w:t>שכולה כהנים, מקצתן עולין ומקצתן עונין אמן</w:t>
      </w:r>
      <w:r w:rsidR="008C73FD" w:rsidRPr="0038546C">
        <w:rPr>
          <w:rFonts w:hint="cs"/>
          <w:spacing w:val="-2"/>
          <w:rtl/>
        </w:rPr>
        <w:t>-</w:t>
      </w:r>
      <w:r w:rsidRPr="0038546C">
        <w:rPr>
          <w:rFonts w:hint="cs"/>
          <w:spacing w:val="-2"/>
          <w:rtl/>
        </w:rPr>
        <w:t xml:space="preserve"> </w:t>
      </w:r>
      <w:r w:rsidR="008C73FD" w:rsidRPr="0038546C">
        <w:rPr>
          <w:rFonts w:hint="cs"/>
          <w:spacing w:val="-2"/>
          <w:rtl/>
        </w:rPr>
        <w:t>כש</w:t>
      </w:r>
      <w:r w:rsidRPr="0038546C">
        <w:rPr>
          <w:rFonts w:hint="cs"/>
          <w:spacing w:val="-2"/>
          <w:rtl/>
        </w:rPr>
        <w:t>יותר מעשרה</w:t>
      </w:r>
    </w:p>
    <w:p w14:paraId="5F806998" w14:textId="77777777" w:rsidR="00410D25" w:rsidRDefault="00410D25">
      <w:pPr>
        <w:bidi w:val="0"/>
        <w:spacing w:after="160" w:line="259" w:lineRule="auto"/>
        <w:jc w:val="left"/>
        <w:rPr>
          <w:rStyle w:val="affff8"/>
          <w:rtl/>
        </w:rPr>
      </w:pPr>
      <w:r>
        <w:rPr>
          <w:rStyle w:val="affff8"/>
          <w:rtl/>
        </w:rPr>
        <w:br w:type="page"/>
      </w:r>
    </w:p>
    <w:p w14:paraId="725B0DFD" w14:textId="02966A80" w:rsidR="0038546C" w:rsidRPr="0038546C" w:rsidRDefault="0038546C" w:rsidP="007C2B84">
      <w:pPr>
        <w:spacing w:after="60"/>
        <w:jc w:val="center"/>
        <w:rPr>
          <w:del w:id="90180" w:author="מנוע עיצוב" w:date="2026-10-08T11:01:28Z"/>
        </w:rPr>
      </w:pPr>
      <w:del w:id="90179" w:author="מנוע עיצוב" w:date="2026-10-08T11:01:28Z">
        <w:r>
          <w:rPr>
            <w:rStyle w:val="affff8"/>
            <w:rFonts w:hint="cs"/>
            <w:rtl/>
          </w:rPr>
          <w:lastRenderedPageBreak/>
          <w:delText xml:space="preserve">***</w:delText>
        </w:r>
      </w:del>
    </w:p>
    <w:p w14:paraId="2F2B3ECD" w14:textId="582CEF8B" w:rsidR="00B93B58" w:rsidRPr="006F178A" w:rsidRDefault="00B93B58" w:rsidP="006C7D1C">
      <w:pPr>
        <w:pStyle w:val="affffd"/>
        <w:rPr>
          <w:rtl/>
        </w:rPr>
      </w:pPr>
      <w:r w:rsidRPr="0038546C">
        <w:rPr>
          <w:rStyle w:val="affffc"/>
          <w:rFonts w:hint="cs"/>
          <w:rtl/>
        </w:rPr>
        <w:t>אבדרמב</w:t>
      </w:r>
      <w:r w:rsidRPr="0038546C">
        <w:rPr>
          <w:rStyle w:val="affffc"/>
          <w:rtl/>
        </w:rPr>
        <w:t>"</w:t>
      </w:r>
      <w:r w:rsidRPr="0038546C">
        <w:rPr>
          <w:rStyle w:val="affffc"/>
          <w:rFonts w:hint="cs"/>
          <w:rtl/>
        </w:rPr>
        <w:t>ח</w:t>
      </w:r>
      <w:r w:rsidRPr="0038546C">
        <w:rPr>
          <w:rStyle w:val="affffc"/>
          <w:rtl/>
        </w:rPr>
        <w:t xml:space="preserve">: </w:t>
      </w:r>
      <w:r w:rsidRPr="006F178A">
        <w:rPr>
          <w:rtl/>
        </w:rPr>
        <w:t>עם שאחורי כהנים אינן בכלל ברכה.</w:t>
      </w:r>
    </w:p>
    <w:p w14:paraId="2915031C" w14:textId="6F709907" w:rsidR="00B93B58" w:rsidRPr="0059138D" w:rsidRDefault="0038546C" w:rsidP="0038546C">
      <w:pPr>
        <w:rPr>
          <w:rFonts w:cs="BA Vilna Bold"/>
          <w:rtl/>
        </w:rPr>
      </w:pPr>
      <w:r w:rsidRPr="00D16D7B">
        <w:rPr>
          <w:rFonts w:cs="BA Vilna Bold" w:hint="cs"/>
          <w:rtl/>
        </w:rPr>
        <w:t>פ</w:t>
      </w:r>
      <w:r w:rsidR="00B93B58" w:rsidRPr="00D16D7B">
        <w:rPr>
          <w:rFonts w:cs="BA Vilna Bold"/>
          <w:rtl/>
        </w:rPr>
        <w:t xml:space="preserve">שיטא </w:t>
      </w:r>
      <w:r w:rsidR="00B93B58" w:rsidRPr="006F178A">
        <w:rPr>
          <w:rtl/>
        </w:rPr>
        <w:t>א</w:t>
      </w:r>
      <w:r>
        <w:rPr>
          <w:rFonts w:hint="cs"/>
          <w:rtl/>
        </w:rPr>
        <w:t xml:space="preserve">דם גבוה, וכן תיבה אינם הפסק, מחיצה מאי? </w:t>
      </w:r>
    </w:p>
    <w:p w14:paraId="3E7D9873" w14:textId="54E80228" w:rsidR="00F07A5B" w:rsidRPr="00F07A5B" w:rsidRDefault="0038546C" w:rsidP="0038546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ת''ש מ</w:t>
      </w:r>
      <w:r w:rsidR="00B93B58"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26250B56" w14:textId="5ECECC39" w:rsidR="00B93B58" w:rsidRPr="00D16D7B" w:rsidRDefault="00B93B58" w:rsidP="00B93B58">
      <w:pPr>
        <w:rPr>
          <w:spacing w:val="2"/>
          <w:rtl/>
        </w:rPr>
      </w:pPr>
      <w:r w:rsidRPr="00D16D7B">
        <w:rPr>
          <w:rFonts w:ascii="FontbitDavid" w:hAnsi="FontbitDavid"/>
          <w:spacing w:val="2"/>
          <w:rtl/>
        </w:rPr>
        <w:t>אפי</w:t>
      </w:r>
      <w:r w:rsidR="0038546C" w:rsidRPr="00D16D7B">
        <w:rPr>
          <w:rFonts w:ascii="FontbitDavid" w:hAnsi="FontbitDavid" w:hint="cs"/>
          <w:spacing w:val="2"/>
          <w:rtl/>
        </w:rPr>
        <w:t>'</w:t>
      </w:r>
      <w:r w:rsidRPr="00D16D7B">
        <w:rPr>
          <w:rFonts w:ascii="FontbitDavid" w:hAnsi="FontbitDavid"/>
          <w:spacing w:val="2"/>
          <w:rtl/>
        </w:rPr>
        <w:t xml:space="preserve"> מחיצה של ברזל אינה מפסקת בין ישראל לאביהם שבשמים.</w:t>
      </w:r>
    </w:p>
    <w:p w14:paraId="7630A4A0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לט.</w:t>
      </w:r>
    </w:p>
    <w:p w14:paraId="43288BC8" w14:textId="77777777" w:rsidR="00B93B58" w:rsidRPr="006F178A" w:rsidRDefault="00B93B58" w:rsidP="006C7D1C">
      <w:pPr>
        <w:pStyle w:val="affffd"/>
        <w:rPr>
          <w:rtl/>
        </w:rPr>
      </w:pPr>
      <w:r w:rsidRPr="006F178A">
        <w:rPr>
          <w:rFonts w:ascii="Fb Fontext" w:hAnsi="Fb Fontext"/>
          <w:rtl/>
        </w:rPr>
        <w:t xml:space="preserve">• </w:t>
      </w:r>
      <w:r w:rsidRPr="0059138D">
        <w:rPr>
          <w:rFonts w:cs="BA Vilna Bold"/>
          <w:rtl/>
        </w:rPr>
        <w:t>איבעיא להו</w:t>
      </w:r>
      <w:r w:rsidRPr="006F178A">
        <w:rPr>
          <w:rtl/>
        </w:rPr>
        <w:t>: צדדין</w:t>
      </w:r>
      <w:r w:rsidRPr="006F178A">
        <w:rPr>
          <w:rFonts w:hint="cs"/>
          <w:rtl/>
        </w:rPr>
        <w:t xml:space="preserve"> </w:t>
      </w:r>
    </w:p>
    <w:p w14:paraId="1C77C9EB" w14:textId="77777777" w:rsidR="00F07A5B" w:rsidRPr="00F07A5B" w:rsidRDefault="00B93B58" w:rsidP="0038546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מבר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Pr="00F07A5B">
        <w:rPr>
          <w:rtl/>
        </w:rPr>
        <w:t>: ת"</w:t>
      </w:r>
      <w:r w:rsidR="0038546C"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5BB86DD2" w14:textId="734E4346" w:rsidR="0038546C" w:rsidRPr="00D16D7B" w:rsidRDefault="00B93B58" w:rsidP="00B93B58">
      <w:pPr>
        <w:rPr>
          <w:spacing w:val="0"/>
          <w:rtl/>
        </w:rPr>
      </w:pPr>
      <w:r w:rsidRPr="00D16D7B">
        <w:rPr>
          <w:spacing w:val="0"/>
          <w:rtl/>
        </w:rPr>
        <w:t xml:space="preserve">נתכוון להזות לפניו והזה לאחריו, לאחריו והזה לפניו </w:t>
      </w:r>
      <w:r w:rsidR="0038546C" w:rsidRPr="00D16D7B">
        <w:rPr>
          <w:rFonts w:hint="cs"/>
          <w:spacing w:val="0"/>
          <w:rtl/>
        </w:rPr>
        <w:t>-</w:t>
      </w:r>
      <w:r w:rsidRPr="00D16D7B">
        <w:rPr>
          <w:spacing w:val="0"/>
          <w:rtl/>
        </w:rPr>
        <w:t xml:space="preserve">הזאתו פסולה, </w:t>
      </w:r>
    </w:p>
    <w:p w14:paraId="058742AA" w14:textId="4EDBA792" w:rsidR="00B93B58" w:rsidRDefault="00B93B58" w:rsidP="00B93B58">
      <w:pPr>
        <w:rPr>
          <w:rtl/>
        </w:rPr>
      </w:pPr>
      <w:r w:rsidRPr="006F178A">
        <w:rPr>
          <w:rtl/>
        </w:rPr>
        <w:t xml:space="preserve">לפניו והזה על </w:t>
      </w:r>
      <w:r w:rsidRPr="00D16D7B">
        <w:rPr>
          <w:rFonts w:cs="BA Vilna Bold"/>
          <w:rtl/>
        </w:rPr>
        <w:t>צדדין</w:t>
      </w:r>
      <w:r w:rsidRPr="006F178A">
        <w:rPr>
          <w:rtl/>
        </w:rPr>
        <w:t xml:space="preserve"> שבפניו - הזאתו כשרה.</w:t>
      </w:r>
    </w:p>
    <w:p w14:paraId="62D6D1A7" w14:textId="0DBFC797" w:rsidR="0038546C" w:rsidRPr="006F178A" w:rsidRDefault="0038546C" w:rsidP="0038546C">
      <w:pPr>
        <w:spacing w:after="60"/>
        <w:jc w:val="center"/>
        <w:rPr>
          <w:rtl/>
        </w:rPr>
      </w:pPr>
      <w:r>
        <w:rPr>
          <w:rStyle w:val="affff8"/>
          <w:rFonts w:hint="cs"/>
          <w:rtl/>
        </w:rPr>
        <w:t>***</w:t>
      </w:r>
    </w:p>
    <w:p w14:paraId="5D6EF3B4" w14:textId="2EACEEEE" w:rsidR="00F07A5B" w:rsidRPr="00F07A5B" w:rsidRDefault="00B93B58" w:rsidP="0038546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רבר</w:t>
      </w:r>
      <w:r w:rsidRPr="00F07A5B">
        <w:rPr>
          <w:rtl/>
        </w:rPr>
        <w:t>"</w:t>
      </w:r>
      <w:r w:rsidRPr="00F07A5B">
        <w:rPr>
          <w:rFonts w:hint="cs"/>
          <w:rtl/>
        </w:rPr>
        <w:t>ה</w:t>
      </w:r>
      <w:r w:rsidR="00F07A5B" w:rsidRPr="00F07A5B">
        <w:rPr>
          <w:rtl/>
        </w:rPr>
        <w:t>:</w:t>
      </w:r>
    </w:p>
    <w:p w14:paraId="3115206B" w14:textId="3A8A0F05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כיון שנפתח ספר תורה - אסור לספר אפילו בדבר הלכה, </w:t>
      </w:r>
      <w:r w:rsidR="0038546C">
        <w:rPr>
          <w:rFonts w:hint="cs"/>
          <w:rtl/>
        </w:rPr>
        <w:t>ד'</w:t>
      </w:r>
      <w:r w:rsidRPr="00DC27C1">
        <w:rPr>
          <w:rStyle w:val="affff8"/>
          <w:rtl/>
        </w:rPr>
        <w:t xml:space="preserve">וכפתחו </w:t>
      </w:r>
      <w:r w:rsidRPr="0038546C">
        <w:rPr>
          <w:rStyle w:val="affff8"/>
          <w:b/>
          <w:bCs/>
          <w:rtl/>
        </w:rPr>
        <w:t>עמדו</w:t>
      </w:r>
      <w:r w:rsidRPr="00DC27C1">
        <w:rPr>
          <w:rStyle w:val="affff8"/>
          <w:rtl/>
        </w:rPr>
        <w:t xml:space="preserve"> כל העם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38546C">
        <w:rPr>
          <w:rFonts w:hint="cs"/>
          <w:rtl/>
        </w:rPr>
        <w:t>והיינו</w:t>
      </w:r>
      <w:r w:rsidRPr="006F178A">
        <w:rPr>
          <w:rtl/>
        </w:rPr>
        <w:t xml:space="preserve"> שתיקה,</w:t>
      </w:r>
      <w:r w:rsidR="0038546C">
        <w:rPr>
          <w:rFonts w:hint="cs"/>
          <w:rtl/>
        </w:rPr>
        <w:t xml:space="preserve"> ד'</w:t>
      </w:r>
      <w:r w:rsidRPr="00DC27C1">
        <w:rPr>
          <w:rStyle w:val="affff8"/>
          <w:rtl/>
        </w:rPr>
        <w:t>כי עמדו לא ענו עוד</w:t>
      </w: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.</w:t>
      </w:r>
    </w:p>
    <w:p w14:paraId="761DC730" w14:textId="77777777" w:rsidR="00F07A5B" w:rsidRPr="00F07A5B" w:rsidRDefault="00B93B58" w:rsidP="0038546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ז מר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1289663E" w14:textId="048825C6" w:rsidR="00B93B58" w:rsidRPr="006F178A" w:rsidRDefault="00B93B58" w:rsidP="00B93B58">
      <w:pPr>
        <w:rPr>
          <w:rtl/>
        </w:rPr>
      </w:pPr>
      <w:r w:rsidRPr="00DC27C1">
        <w:rPr>
          <w:rStyle w:val="affff8"/>
          <w:rFonts w:hint="cs"/>
          <w:rtl/>
        </w:rPr>
        <w:t>'</w:t>
      </w:r>
      <w:r w:rsidRPr="00DC27C1">
        <w:rPr>
          <w:rStyle w:val="affff8"/>
          <w:rtl/>
        </w:rPr>
        <w:t>ואזני כל העם אל ספר התורה'.</w:t>
      </w:r>
    </w:p>
    <w:p w14:paraId="1FDD160E" w14:textId="1023EC4C" w:rsidR="00F07A5B" w:rsidRPr="00F07A5B" w:rsidRDefault="00B93B58" w:rsidP="0038546C">
      <w:pPr>
        <w:pStyle w:val="36"/>
        <w:framePr w:wrap="notBeside"/>
        <w:rPr>
          <w:rtl/>
        </w:rPr>
      </w:pP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3C2402EF" w14:textId="6F6F675C" w:rsidR="00B93B58" w:rsidRPr="00D16D7B" w:rsidRDefault="00B93B58" w:rsidP="00A15254">
      <w:pPr>
        <w:spacing w:after="60"/>
        <w:rPr>
          <w:spacing w:val="2"/>
          <w:rtl/>
        </w:rPr>
      </w:pPr>
      <w:r w:rsidRPr="00D16D7B">
        <w:rPr>
          <w:spacing w:val="2"/>
          <w:rtl/>
        </w:rPr>
        <w:t xml:space="preserve">כהן שלא נטל ידיו לא ישא כפיו, </w:t>
      </w:r>
      <w:r w:rsidR="0038546C" w:rsidRPr="00D16D7B">
        <w:rPr>
          <w:rFonts w:hint="cs"/>
          <w:spacing w:val="2"/>
          <w:rtl/>
        </w:rPr>
        <w:t>ד</w:t>
      </w:r>
      <w:r w:rsidRPr="00D16D7B">
        <w:rPr>
          <w:rStyle w:val="affff8"/>
          <w:rFonts w:hint="cs"/>
          <w:spacing w:val="2"/>
          <w:rtl/>
        </w:rPr>
        <w:t>'</w:t>
      </w:r>
      <w:r w:rsidRPr="00D16D7B">
        <w:rPr>
          <w:rStyle w:val="affff8"/>
          <w:spacing w:val="2"/>
          <w:rtl/>
        </w:rPr>
        <w:t>שאו ידיכם קדש וברכו את ה'.</w:t>
      </w:r>
    </w:p>
    <w:p w14:paraId="4C915D52" w14:textId="3E85FC18" w:rsidR="00B93B58" w:rsidRPr="00A15254" w:rsidRDefault="00B93B58" w:rsidP="006C7D1C">
      <w:pPr>
        <w:pStyle w:val="affffd"/>
        <w:rPr>
          <w:rtl/>
        </w:rPr>
      </w:pPr>
      <w:r w:rsidRPr="00A15254">
        <w:rPr>
          <w:rStyle w:val="affffc"/>
          <w:rtl/>
        </w:rPr>
        <w:t xml:space="preserve">שאלו תלמידיו את ר' אלעזר בן שמוע: </w:t>
      </w:r>
      <w:r w:rsidRPr="00A15254">
        <w:rPr>
          <w:rtl/>
        </w:rPr>
        <w:t xml:space="preserve">במה הארכת ימים? </w:t>
      </w:r>
    </w:p>
    <w:p w14:paraId="7FB5EC1A" w14:textId="3B5BF8D1" w:rsidR="00B93B58" w:rsidRDefault="00A15254" w:rsidP="00A15254">
      <w:pPr>
        <w:rPr>
          <w:rtl/>
        </w:rPr>
      </w:pPr>
      <w:r>
        <w:rPr>
          <w:rStyle w:val="affffc"/>
          <w:rFonts w:hint="cs"/>
          <w:rtl/>
        </w:rPr>
        <w:t>א"ל</w:t>
      </w:r>
      <w:r w:rsidR="00B93B58" w:rsidRPr="00A15254">
        <w:rPr>
          <w:rStyle w:val="affffc"/>
          <w:rtl/>
        </w:rPr>
        <w:t>:</w:t>
      </w:r>
      <w:r w:rsidR="00B93B58" w:rsidRPr="006F178A">
        <w:rPr>
          <w:rtl/>
        </w:rPr>
        <w:t xml:space="preserve"> מימי לא עשיתי בית הכנסת קפנדריא, ולא פסעתי על ראשי עם קודש, ולא נשאתי כפי בלא ברכה.</w:t>
      </w:r>
    </w:p>
    <w:p w14:paraId="3B798083" w14:textId="739746E7" w:rsidR="00A15254" w:rsidRPr="006F178A" w:rsidRDefault="00A15254" w:rsidP="00A15254">
      <w:pPr>
        <w:spacing w:after="60"/>
        <w:jc w:val="center"/>
        <w:rPr>
          <w:del w:id="90182" w:author="מנוע עיצוב" w:date="2026-10-08T11:01:28Z"/>
          <w:rtl/>
        </w:rPr>
      </w:pPr>
      <w:del w:id="90181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</w:p>
    <w:p w14:paraId="6F1B53FD" w14:textId="4B67A93A" w:rsidR="00A15254" w:rsidRDefault="00B93B58" w:rsidP="006C7D1C">
      <w:pPr>
        <w:pStyle w:val="affffd"/>
        <w:rPr>
          <w:rtl/>
        </w:rPr>
      </w:pPr>
      <w:r w:rsidRPr="006F178A">
        <w:rPr>
          <w:rtl/>
        </w:rPr>
        <w:t xml:space="preserve">מאי מברך? </w:t>
      </w:r>
    </w:p>
    <w:p w14:paraId="4D871AFA" w14:textId="4E3D070C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ז מר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012F8F12" w14:textId="7FA3E4A2" w:rsidR="00B93B58" w:rsidRPr="00D16D7B" w:rsidRDefault="00B93B58" w:rsidP="00B93B58">
      <w:pPr>
        <w:rPr>
          <w:spacing w:val="0"/>
          <w:rtl/>
        </w:rPr>
      </w:pPr>
      <w:r w:rsidRPr="00D16D7B">
        <w:rPr>
          <w:spacing w:val="0"/>
          <w:rtl/>
        </w:rPr>
        <w:t>אשר קדשנו בקדושתו של אהרן וצונו לברך את עמו ישראל באהבה.</w:t>
      </w:r>
    </w:p>
    <w:p w14:paraId="18904F21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>כ</w:t>
      </w:r>
      <w:r w:rsidRPr="006F178A">
        <w:rPr>
          <w:rFonts w:hint="cs"/>
          <w:rtl/>
        </w:rPr>
        <w:t xml:space="preserve">שעוקר רגליו אומר </w:t>
      </w:r>
      <w:r w:rsidRPr="006F178A">
        <w:rPr>
          <w:rtl/>
        </w:rPr>
        <w:t>י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 מלפניך</w:t>
      </w:r>
      <w:r>
        <w:rPr>
          <w:rtl/>
        </w:rPr>
        <w:t xml:space="preserve"> ה'</w:t>
      </w:r>
      <w:r w:rsidRPr="006F178A">
        <w:rPr>
          <w:rtl/>
        </w:rPr>
        <w:t xml:space="preserve"> אלהינו, שתהא ברכה זו שצויתנו לברך את עמך ישראל לא יהא בה מכשול ועון.</w:t>
      </w:r>
    </w:p>
    <w:p w14:paraId="73385132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לט:</w:t>
      </w:r>
    </w:p>
    <w:p w14:paraId="528FD6F3" w14:textId="760FBA24" w:rsidR="00B93B58" w:rsidRDefault="00B93B58" w:rsidP="00A15254">
      <w:pPr>
        <w:rPr>
          <w:rtl/>
        </w:rPr>
      </w:pPr>
      <w:r w:rsidRPr="006F178A">
        <w:rPr>
          <w:rFonts w:ascii="FontbitDavid" w:hAnsi="FontbitDavid" w:hint="cs"/>
          <w:rtl/>
        </w:rPr>
        <w:t xml:space="preserve">וכשמחזיר פניו מן הציבור </w:t>
      </w:r>
      <w:r w:rsidRPr="00A15254">
        <w:rPr>
          <w:rStyle w:val="affffc"/>
          <w:rFonts w:hint="cs"/>
          <w:rtl/>
        </w:rPr>
        <w:t xml:space="preserve">הנהיגו </w:t>
      </w:r>
      <w:r w:rsidRPr="00A15254">
        <w:rPr>
          <w:rStyle w:val="affffc"/>
          <w:rtl/>
        </w:rPr>
        <w:t>ר"</w:t>
      </w:r>
      <w:r w:rsidRPr="00A15254">
        <w:rPr>
          <w:rStyle w:val="affffc"/>
          <w:rFonts w:hint="cs"/>
          <w:rtl/>
        </w:rPr>
        <w:t>ח לר</w:t>
      </w:r>
      <w:r w:rsidRPr="00A15254">
        <w:rPr>
          <w:rStyle w:val="affffc"/>
          <w:rtl/>
        </w:rPr>
        <w:t>"</w:t>
      </w:r>
      <w:r w:rsidRPr="00A15254">
        <w:rPr>
          <w:rStyle w:val="affffc"/>
          <w:rFonts w:hint="cs"/>
          <w:rtl/>
        </w:rPr>
        <w:t xml:space="preserve">ע </w:t>
      </w:r>
      <w:r w:rsidRPr="00A15254">
        <w:rPr>
          <w:rStyle w:val="affffc"/>
          <w:rtl/>
        </w:rPr>
        <w:t xml:space="preserve">ודרש: </w:t>
      </w:r>
      <w:r>
        <w:rPr>
          <w:rStyle w:val="affffc"/>
          <w:rFonts w:ascii="FontbitDavid" w:hAnsi="FontbitDavid"/>
          <w:rtl/>
          <w:rPrChange w:id="9054" w:author="מנוע אמוראים" w:date="2026-10-05T16:41:03Z">
            <w:rPr>
              <w:rFonts w:ascii="FontbitDavid" w:hAnsi="FontbitDavid"/>
              <w:rtl/>
            </w:rPr>
          </w:rPrChange>
        </w:rPr>
        <w:t xml:space="preserve">רבש"ע</w:t>
      </w:r>
      <w:r>
        <w:rPr>
          <w:rFonts w:ascii="FontbitDavid" w:hAnsi="FontbitDavid"/>
          <w:rtl/>
        </w:rPr>
        <w:t xml:space="preserve">, עשינו מה שגזרת עלינו, עשה עמנו מה שהבטחתנו,</w:t>
      </w:r>
      <w:r w:rsidRPr="00CB0DC4">
        <w:rPr>
          <w:rStyle w:val="affff8"/>
          <w:rtl/>
        </w:rPr>
        <w:t xml:space="preserve"> 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השקיפה ממעון קדשך מן השמים וגו'.</w:t>
      </w:r>
    </w:p>
    <w:p w14:paraId="07DBBB94" w14:textId="0332DAB8" w:rsidR="00A15254" w:rsidRPr="006F178A" w:rsidRDefault="00A15254" w:rsidP="00A15254">
      <w:pPr>
        <w:pStyle w:val="affffd"/>
        <w:jc w:val="center"/>
        <w:rPr>
          <w:rtl/>
        </w:rPr>
        <w:pPrChange w:id="90006" w:author="קלוד" w:date="2026-10-08T12:07:40Z">
          <w:pPr>
            <w:jc w:val="center"/>
          </w:pPr>
        </w:pPrChange>
      </w:pPr>
      <w:del w:id="90004" w:author="קלוד" w:date="2026-10-08T12:07:40Z">
        <w:r>
          <w:rPr>
            <w:rStyle w:val="affff8"/>
            <w:rFonts w:hint="cs"/>
            <w:rtl/>
          </w:rPr>
          <w:delText xml:space="preserve">***</w:delText>
        </w:r>
      </w:del>
      <w:ins w:id="90005" w:author="קלוד" w:date="2026-10-08T12:07:40Z">
        <w:r>
          <w:rPr>
            <w:color w:val="7B3F00"/>
          </w:rPr>
          <w:t xml:space="preserve">סדר הנתינות בברכת כהנים</w:t>
        </w:r>
      </w:ins>
    </w:p>
    <w:p w14:paraId="7B1376B7" w14:textId="535C4976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335FA2C" w14:textId="5322DA09" w:rsidR="00B93B58" w:rsidRPr="00D16D7B" w:rsidRDefault="00B93B58" w:rsidP="00B93B58">
      <w:pPr>
        <w:rPr>
          <w:spacing w:val="-2"/>
          <w:rtl/>
        </w:rPr>
      </w:pPr>
      <w:r w:rsidRPr="00D16D7B">
        <w:rPr>
          <w:spacing w:val="-2"/>
          <w:rtl/>
        </w:rPr>
        <w:t>אין הכהנים רשאים לכוף קישרי אצבעותיהן עד שיחזרו פניהם מן הצבור</w:t>
      </w:r>
    </w:p>
    <w:p w14:paraId="003BD03E" w14:textId="0D4D61F3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7DB412CA" w14:textId="34BE3674" w:rsidR="009232C3" w:rsidRDefault="00B93B58" w:rsidP="00D16D7B">
      <w:pPr>
        <w:rPr>
          <w:rtl/>
        </w:rPr>
      </w:pPr>
      <w:r w:rsidRPr="006F178A">
        <w:rPr>
          <w:rtl/>
        </w:rPr>
        <w:t>אין הקורא רשאי לקרות כהנים - עד שיכלה אמן מפי הצבור</w:t>
      </w:r>
    </w:p>
    <w:p w14:paraId="2C068405" w14:textId="6508F7E1" w:rsidR="00B93B58" w:rsidRPr="00D16D7B" w:rsidRDefault="00B93B58" w:rsidP="00D16D7B">
      <w:pPr>
        <w:rPr>
          <w:spacing w:val="2"/>
          <w:rtl/>
        </w:rPr>
      </w:pPr>
      <w:r w:rsidRPr="00D16D7B">
        <w:rPr>
          <w:spacing w:val="2"/>
          <w:rtl/>
        </w:rPr>
        <w:t>ואין הכהנים רשאין להתחיל בברכה עד שיכלה דיבור מפי הקורא;</w:t>
      </w:r>
    </w:p>
    <w:p w14:paraId="110380C5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>ואין הצבור רשאין לענות אמן - עד שתכלה ברכה מפי הכהנים;</w:t>
      </w:r>
    </w:p>
    <w:p w14:paraId="4E6FCDF2" w14:textId="78DDBA8C" w:rsidR="00B93B58" w:rsidRPr="00D16D7B" w:rsidRDefault="00B93B58" w:rsidP="00B93B58">
      <w:pPr>
        <w:rPr>
          <w:spacing w:val="-2"/>
          <w:rtl/>
        </w:rPr>
      </w:pPr>
      <w:r w:rsidRPr="00D16D7B">
        <w:rPr>
          <w:spacing w:val="-2"/>
          <w:rtl/>
        </w:rPr>
        <w:t>ואין הכהנים רשאין להתחיל בברכה אחרת עד שיכלה אמן מפי הצבור</w:t>
      </w:r>
    </w:p>
    <w:p w14:paraId="3E443C2A" w14:textId="39C6F79A" w:rsidR="00F07A5B" w:rsidRPr="00F07A5B" w:rsidRDefault="00A15254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</w:t>
      </w:r>
      <w:r w:rsidR="00B93B58" w:rsidRPr="00F07A5B">
        <w:rPr>
          <w:rFonts w:hint="eastAsia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323CA896" w14:textId="11B094AC" w:rsidR="00B93B58" w:rsidRPr="00D16D7B" w:rsidRDefault="00B93B58" w:rsidP="00B93B58">
      <w:pPr>
        <w:rPr>
          <w:spacing w:val="-2"/>
          <w:rtl/>
        </w:rPr>
      </w:pPr>
      <w:r w:rsidRPr="00D16D7B">
        <w:rPr>
          <w:spacing w:val="-2"/>
          <w:rtl/>
        </w:rPr>
        <w:t>אין הכהנים רשאין להחזיר פניהם מהצבור עד שיתחיל ש</w:t>
      </w:r>
      <w:r w:rsidR="00A15254" w:rsidRPr="00D16D7B">
        <w:rPr>
          <w:rFonts w:hint="cs"/>
          <w:spacing w:val="-2"/>
          <w:rtl/>
        </w:rPr>
        <w:t>"צ</w:t>
      </w:r>
      <w:r w:rsidRPr="00D16D7B">
        <w:rPr>
          <w:spacing w:val="-2"/>
          <w:rtl/>
        </w:rPr>
        <w:t xml:space="preserve"> בשים שלום</w:t>
      </w:r>
    </w:p>
    <w:p w14:paraId="5C1C5D01" w14:textId="7AAFDF8D" w:rsidR="00B93B58" w:rsidRPr="006F178A" w:rsidRDefault="00B93B58" w:rsidP="00B93B58">
      <w:pPr>
        <w:rPr>
          <w:rtl/>
        </w:rPr>
      </w:pPr>
      <w:r w:rsidRPr="006F178A">
        <w:rPr>
          <w:rtl/>
        </w:rPr>
        <w:t>ואינן רשאין לעקור רגליהם ולילך עד שיגמור ש</w:t>
      </w:r>
      <w:r w:rsidR="00A15254">
        <w:rPr>
          <w:rFonts w:hint="cs"/>
          <w:rtl/>
        </w:rPr>
        <w:t xml:space="preserve">"צ </w:t>
      </w:r>
      <w:r w:rsidRPr="006F178A">
        <w:rPr>
          <w:rtl/>
        </w:rPr>
        <w:t>שים שלום.</w:t>
      </w:r>
    </w:p>
    <w:p w14:paraId="4F3F12DE" w14:textId="56693F28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4728D963" w14:textId="5AC4E982" w:rsidR="00B93B58" w:rsidRPr="006F178A" w:rsidRDefault="00B93B58" w:rsidP="00B93B58">
      <w:pPr>
        <w:rPr>
          <w:rtl/>
        </w:rPr>
      </w:pPr>
      <w:r w:rsidRPr="006F178A">
        <w:rPr>
          <w:rtl/>
        </w:rPr>
        <w:t>אין הצבור רשאין לענות אמן עד שתכלה ברכה מפי הקורא;</w:t>
      </w:r>
    </w:p>
    <w:p w14:paraId="052885A2" w14:textId="413F413C" w:rsidR="00B93B58" w:rsidRPr="006F178A" w:rsidRDefault="00B93B58" w:rsidP="00B93B58">
      <w:pPr>
        <w:rPr>
          <w:rtl/>
        </w:rPr>
      </w:pPr>
      <w:r w:rsidRPr="006F178A">
        <w:rPr>
          <w:rtl/>
        </w:rPr>
        <w:t>ואין הקורא רשאי לקרות בתורה עד שיכלה אמן מפי הצבור;</w:t>
      </w:r>
    </w:p>
    <w:p w14:paraId="7E9B4315" w14:textId="1981511C" w:rsidR="00B93B58" w:rsidRPr="00D16D7B" w:rsidRDefault="00B93B58" w:rsidP="00B93B58">
      <w:pPr>
        <w:rPr>
          <w:spacing w:val="2"/>
          <w:rtl/>
        </w:rPr>
      </w:pPr>
      <w:r w:rsidRPr="00D16D7B">
        <w:rPr>
          <w:spacing w:val="2"/>
          <w:rtl/>
        </w:rPr>
        <w:t>ואין המתרגם רשאי להתחיל בתרגום עד שיכלה פסוק מפי הקורא;</w:t>
      </w:r>
    </w:p>
    <w:p w14:paraId="2569756A" w14:textId="4323F6AD" w:rsidR="00B93B58" w:rsidRPr="00D16D7B" w:rsidRDefault="00B93B58" w:rsidP="00B93B58">
      <w:pPr>
        <w:rPr>
          <w:spacing w:val="-2"/>
          <w:rtl/>
        </w:rPr>
      </w:pPr>
      <w:r w:rsidRPr="00D16D7B">
        <w:rPr>
          <w:spacing w:val="-2"/>
          <w:rtl/>
        </w:rPr>
        <w:t>ואין הקורא רשאי להתחיל בפסוק אחר עד שיכלה תרגום מפי המתרגם.</w:t>
      </w:r>
    </w:p>
    <w:p w14:paraId="099F5B09" w14:textId="4C39E563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ת מריב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59CA35DA" w14:textId="41C3A50A" w:rsidR="00B93B58" w:rsidRPr="006F178A" w:rsidRDefault="00B93B58" w:rsidP="00B93B58">
      <w:pPr>
        <w:rPr>
          <w:rtl/>
        </w:rPr>
      </w:pPr>
      <w:r w:rsidRPr="006F178A">
        <w:rPr>
          <w:rtl/>
        </w:rPr>
        <w:t>המפטיר בנביא - צריך שיקרא בתורה תחילה.</w:t>
      </w:r>
    </w:p>
    <w:p w14:paraId="1DF1C4B7" w14:textId="0401C1C5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ת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</w:t>
      </w: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3D80DDF0" w14:textId="4174190C" w:rsidR="00B93B58" w:rsidRPr="006F178A" w:rsidRDefault="00B93B58" w:rsidP="00B93B58">
      <w:pPr>
        <w:rPr>
          <w:rtl/>
        </w:rPr>
      </w:pPr>
      <w:r w:rsidRPr="006F178A">
        <w:rPr>
          <w:rtl/>
        </w:rPr>
        <w:t>אין המפטיר רשאי להפטיר בנביא - עד שיגלל ס"ת.</w:t>
      </w:r>
    </w:p>
    <w:p w14:paraId="2ED0B708" w14:textId="2C3D46BE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ת מ</w:t>
      </w:r>
      <w:r w:rsidRPr="00F07A5B">
        <w:rPr>
          <w:rtl/>
        </w:rPr>
        <w:t>ריב"ל</w:t>
      </w:r>
      <w:r w:rsidR="00F07A5B" w:rsidRPr="00F07A5B">
        <w:rPr>
          <w:rtl/>
        </w:rPr>
        <w:t>:</w:t>
      </w:r>
    </w:p>
    <w:p w14:paraId="13CF0FB0" w14:textId="5F1474C6" w:rsidR="00B93B58" w:rsidRPr="006F178A" w:rsidRDefault="00B93B58" w:rsidP="00B93B58">
      <w:pPr>
        <w:rPr>
          <w:rtl/>
        </w:rPr>
      </w:pPr>
      <w:r w:rsidRPr="006F178A">
        <w:rPr>
          <w:rtl/>
        </w:rPr>
        <w:t>אין ש</w:t>
      </w:r>
      <w:r w:rsidR="00A15254">
        <w:rPr>
          <w:rFonts w:hint="cs"/>
          <w:rtl/>
        </w:rPr>
        <w:t>"ץ</w:t>
      </w:r>
      <w:r w:rsidRPr="006F178A">
        <w:rPr>
          <w:rtl/>
        </w:rPr>
        <w:t xml:space="preserve"> רשאי להפשיט את התיבה בצבור, מפני כבוד צבור.</w:t>
      </w:r>
    </w:p>
    <w:p w14:paraId="66AA8032" w14:textId="495E270D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ת מריב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1BF4A7A2" w14:textId="180A855A" w:rsidR="00A15254" w:rsidRDefault="00B93B58" w:rsidP="00B93B58">
      <w:pPr>
        <w:rPr>
          <w:rtl/>
        </w:rPr>
      </w:pPr>
      <w:r w:rsidRPr="006F178A">
        <w:rPr>
          <w:rtl/>
        </w:rPr>
        <w:t>אין הצבור רשאין לצאת - עד שינטל ספר תורה ויניח במקומו;</w:t>
      </w:r>
      <w:r w:rsidRPr="006F178A">
        <w:rPr>
          <w:rFonts w:hint="cs"/>
          <w:rtl/>
        </w:rPr>
        <w:t xml:space="preserve"> </w:t>
      </w:r>
    </w:p>
    <w:p w14:paraId="755213D7" w14:textId="57123189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tl/>
        </w:rPr>
        <w:t>ושמואל</w:t>
      </w:r>
      <w:r w:rsidR="00F07A5B" w:rsidRPr="00F07A5B">
        <w:rPr>
          <w:rFonts w:hint="cs"/>
          <w:rtl/>
        </w:rPr>
        <w:t>:</w:t>
      </w:r>
    </w:p>
    <w:p w14:paraId="0999A211" w14:textId="3604E857" w:rsidR="00B93B58" w:rsidRDefault="00B93B58" w:rsidP="00A15254">
      <w:pPr>
        <w:rPr>
          <w:rtl/>
        </w:rPr>
      </w:pPr>
      <w:r w:rsidRPr="006F178A">
        <w:rPr>
          <w:rtl/>
        </w:rPr>
        <w:t>עד שיצא.</w:t>
      </w:r>
      <w:r w:rsidR="00A15254">
        <w:rPr>
          <w:rFonts w:hint="cs"/>
          <w:rtl/>
        </w:rPr>
        <w:t xml:space="preserve"> ולא חלקו: דהא שיש פתח אחר וזה כשאין פתח אחר.</w:t>
      </w:r>
    </w:p>
    <w:p w14:paraId="062FF9C2" w14:textId="49DFCDD4" w:rsidR="00B93B58" w:rsidRDefault="00A15254" w:rsidP="00A15254">
      <w:pPr>
        <w:rPr>
          <w:rtl/>
        </w:rPr>
      </w:pPr>
      <w:r>
        <w:rPr>
          <w:rFonts w:hint="cs"/>
          <w:rtl/>
        </w:rPr>
        <w:t>רבא מב''א שהוא מטעם ד</w:t>
      </w:r>
      <w:r>
        <w:rPr>
          <w:rStyle w:val="affff8"/>
          <w:rFonts w:hint="cs"/>
          <w:rtl/>
        </w:rPr>
        <w:t>אח</w:t>
      </w:r>
      <w:r w:rsidR="00B93B58" w:rsidRPr="00A15254">
        <w:rPr>
          <w:rStyle w:val="affff8"/>
          <w:rtl/>
        </w:rPr>
        <w:t>רי ה' אלהיכם תלכו</w:t>
      </w:r>
      <w:r w:rsidR="00B93B58" w:rsidRPr="006F178A">
        <w:rPr>
          <w:rtl/>
        </w:rPr>
        <w:t>.</w:t>
      </w:r>
    </w:p>
    <w:p w14:paraId="2490DC10" w14:textId="333CC21D" w:rsidR="00A15254" w:rsidRPr="006F178A" w:rsidRDefault="00A15254" w:rsidP="00A15254">
      <w:pPr>
        <w:spacing w:after="60"/>
        <w:jc w:val="center"/>
        <w:rPr>
          <w:del w:id="90184" w:author="מנוע עיצוב" w:date="2026-10-08T11:01:28Z"/>
          <w:rtl/>
        </w:rPr>
      </w:pPr>
      <w:del w:id="90183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</w:p>
    <w:p w14:paraId="7364FCA6" w14:textId="40B0CF80" w:rsidR="00A15254" w:rsidRDefault="00B93B58" w:rsidP="006C7D1C">
      <w:pPr>
        <w:pStyle w:val="affffd"/>
        <w:rPr>
          <w:rtl/>
        </w:rPr>
      </w:pPr>
      <w:r w:rsidRPr="006F178A">
        <w:rPr>
          <w:rtl/>
        </w:rPr>
        <w:t>בזמן שהכהנים מברכים את העם, מה ה</w:t>
      </w:r>
      <w:r w:rsidR="008C4F99">
        <w:rPr>
          <w:rFonts w:hint="cs"/>
          <w:rtl/>
        </w:rPr>
        <w:t>עם</w:t>
      </w:r>
      <w:r w:rsidRPr="006F178A">
        <w:rPr>
          <w:rtl/>
        </w:rPr>
        <w:t xml:space="preserve"> אומרים? </w:t>
      </w:r>
    </w:p>
    <w:p w14:paraId="10D587E7" w14:textId="495E7775" w:rsidR="00F07A5B" w:rsidRPr="00F07A5B" w:rsidRDefault="00B93B58" w:rsidP="00A1525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ז מר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798D467D" w14:textId="68D00ED2" w:rsidR="00B93B58" w:rsidRPr="00A15254" w:rsidRDefault="00B93B58" w:rsidP="00A15254">
      <w:pPr>
        <w:pStyle w:val="affff7"/>
        <w:rPr>
          <w:spacing w:val="0"/>
          <w:rtl/>
        </w:rPr>
      </w:pPr>
      <w:r>
        <w:rPr>
          <w:spacing w:val="0"/>
          <w:rtl/>
        </w:rPr>
        <w:t xml:space="preserve">ברכו ה' </w:t>
      </w:r>
      <w:r>
        <w:rPr>
          <w:rStyle w:val="affff8"/>
          <w:spacing w:val="0"/>
          <w:rtl/>
          <w:rPrChange w:id="9116" w:author="מנוע פסוקים" w:date="2026-10-05T16:37:59Z">
            <w:rPr>
              <w:spacing w:val="0"/>
              <w:rtl/>
            </w:rPr>
          </w:rPrChange>
        </w:rPr>
        <w:t xml:space="preserve">מלאכיו גבורי כח</w:t>
      </w:r>
      <w:r>
        <w:rPr>
          <w:spacing w:val="0"/>
          <w:rtl/>
        </w:rPr>
        <w:t xml:space="preserve"> וגו', ברכו </w:t>
      </w:r>
      <w:r>
        <w:rPr>
          <w:rStyle w:val="affff8"/>
          <w:spacing w:val="0"/>
          <w:rtl/>
          <w:rPrChange w:id="9117" w:author="מנוע פסוקים" w:date="2026-10-05T16:37:59Z">
            <w:rPr>
              <w:spacing w:val="0"/>
              <w:rtl/>
            </w:rPr>
          </w:rPrChange>
        </w:rPr>
        <w:t xml:space="preserve">ה' כל צבאיו משרתיו עושי רצונו</w:t>
      </w:r>
      <w:r>
        <w:rPr>
          <w:spacing w:val="0"/>
          <w:rtl/>
        </w:rPr>
        <w:t xml:space="preserve">, ברכו </w:t>
      </w:r>
      <w:r>
        <w:rPr>
          <w:rStyle w:val="affff8"/>
          <w:spacing w:val="0"/>
          <w:rtl/>
          <w:rPrChange w:id="9118" w:author="מנוע פסוקים" w:date="2026-10-05T16:37:59Z">
            <w:rPr>
              <w:spacing w:val="0"/>
              <w:rtl/>
            </w:rPr>
          </w:rPrChange>
        </w:rPr>
        <w:t xml:space="preserve">ה' כל מעשיו בכל מקומות ממשלתו ברכי נפשי את ה</w:t>
      </w:r>
      <w:r>
        <w:rPr>
          <w:spacing w:val="0"/>
          <w:rtl/>
        </w:rPr>
        <w:t xml:space="preserve">'.</w:t>
      </w:r>
    </w:p>
    <w:p w14:paraId="4A55111D" w14:textId="77777777" w:rsidR="00E4644A" w:rsidRPr="00255160" w:rsidRDefault="00E4644A" w:rsidP="00E4644A">
      <w:pPr>
        <w:jc w:val="center"/>
        <w:rPr>
          <w:del w:id="90186" w:author="מנוע עיצוב" w:date="2026-10-08T11:01:28Z"/>
          <w:rFonts w:ascii="BA • Vilna Light" w:hAnsi="BA • Vilna Light" w:cs="BA • Vilna Light"/>
          <w:rtl/>
        </w:rPr>
      </w:pPr>
      <w:del w:id="90185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5CDEDA5A" w14:textId="457634DA" w:rsidR="0006092E" w:rsidRDefault="00B93B58" w:rsidP="006C7D1C">
      <w:pPr>
        <w:pStyle w:val="affffd"/>
        <w:rPr>
          <w:rtl/>
        </w:rPr>
      </w:pPr>
      <w:r w:rsidRPr="006F178A">
        <w:rPr>
          <w:rtl/>
        </w:rPr>
        <w:t>במוס</w:t>
      </w:r>
      <w:r w:rsidR="0006092E">
        <w:rPr>
          <w:rFonts w:hint="cs"/>
          <w:rtl/>
        </w:rPr>
        <w:t>ף</w:t>
      </w:r>
      <w:r w:rsidRPr="006F178A">
        <w:rPr>
          <w:rtl/>
        </w:rPr>
        <w:t xml:space="preserve"> דשבת מה הן אומרים? </w:t>
      </w:r>
    </w:p>
    <w:p w14:paraId="15820D6E" w14:textId="1BE9714C" w:rsidR="00F07A5B" w:rsidRPr="00F07A5B" w:rsidRDefault="00B93B58" w:rsidP="0006092E">
      <w:pPr>
        <w:pStyle w:val="36"/>
        <w:framePr w:wrap="notBeside"/>
        <w:rPr>
          <w:rtl/>
        </w:rPr>
      </w:pPr>
      <w:r w:rsidRPr="00F07A5B">
        <w:rPr>
          <w:rtl/>
        </w:rPr>
        <w:t>רבי אסי</w:t>
      </w:r>
      <w:r w:rsidR="00F07A5B" w:rsidRPr="00F07A5B">
        <w:rPr>
          <w:rtl/>
        </w:rPr>
        <w:t>:</w:t>
      </w:r>
    </w:p>
    <w:p w14:paraId="3BD62066" w14:textId="6ACB54D3" w:rsidR="00B93B58" w:rsidRPr="006F178A" w:rsidRDefault="00B93B58" w:rsidP="0006092E">
      <w:pPr>
        <w:pStyle w:val="affff7"/>
        <w:rPr>
          <w:rtl/>
        </w:rPr>
      </w:pPr>
      <w:r w:rsidRPr="006F178A">
        <w:rPr>
          <w:rtl/>
        </w:rPr>
        <w:t>שיר המעלות הנה ברכו את</w:t>
      </w:r>
      <w:r>
        <w:rPr>
          <w:rtl/>
        </w:rPr>
        <w:t xml:space="preserve"> ה'</w:t>
      </w:r>
      <w:r>
        <w:rPr>
          <w:rtl/>
        </w:rPr>
        <w:t xml:space="preserve"> </w:t>
      </w:r>
      <w:r>
        <w:rPr>
          <w:rStyle w:val="affff8"/>
          <w:rtl/>
          <w:rPrChange w:id="9119" w:author="מנוע פסוקים" w:date="2026-10-05T16:37:59Z">
            <w:rPr>
              <w:rtl/>
            </w:rPr>
          </w:rPrChange>
        </w:rPr>
        <w:t xml:space="preserve">כל עבדי</w:t>
      </w:r>
      <w:r>
        <w:rPr>
          <w:rStyle w:val="affff8"/>
          <w:rtl/>
          <w:rPrChange w:id="9120" w:author="מנוע פסוקים" w:date="2026-10-05T16:37:59Z">
            <w:rPr>
              <w:rtl/>
            </w:rPr>
          </w:rPrChange>
        </w:rPr>
        <w:t xml:space="preserve"> ה</w:t>
      </w:r>
      <w:r>
        <w:rPr>
          <w:rtl/>
        </w:rPr>
        <w:t xml:space="preserve">'</w:t>
      </w:r>
      <w:r>
        <w:rPr>
          <w:rtl/>
        </w:rPr>
        <w:t xml:space="preserve"> וגו', </w:t>
      </w:r>
      <w:r>
        <w:rPr>
          <w:rStyle w:val="affff8"/>
          <w:rtl/>
          <w:rPrChange w:id="9121" w:author="מנוע פסוקים" w:date="2026-10-05T16:37:59Z">
            <w:rPr>
              <w:rtl/>
            </w:rPr>
          </w:rPrChange>
        </w:rPr>
        <w:t xml:space="preserve">שאו ידיכם קדש וברכו את</w:t>
      </w:r>
      <w:r>
        <w:rPr>
          <w:rStyle w:val="affff8"/>
          <w:rtl/>
          <w:rPrChange w:id="9122" w:author="מנוע פסוקים" w:date="2026-10-05T16:37:59Z">
            <w:rPr>
              <w:rtl/>
            </w:rPr>
          </w:rPrChange>
        </w:rPr>
        <w:t xml:space="preserve"> ה</w:t>
      </w:r>
      <w:r>
        <w:rPr>
          <w:rtl/>
        </w:rPr>
        <w:t xml:space="preserve">'</w:t>
      </w:r>
      <w:r w:rsidRPr="006F178A">
        <w:rPr>
          <w:rtl/>
        </w:rPr>
        <w:t>, ברוך</w:t>
      </w:r>
      <w:r>
        <w:rPr>
          <w:rtl/>
        </w:rPr>
        <w:t xml:space="preserve"> ה'</w:t>
      </w:r>
      <w:r w:rsidRPr="006F178A">
        <w:rPr>
          <w:rtl/>
        </w:rPr>
        <w:t xml:space="preserve"> מציון שוכן ירושלים הללויה.</w:t>
      </w:r>
    </w:p>
    <w:p w14:paraId="627B2CF6" w14:textId="77777777" w:rsidR="00F07A5B" w:rsidRPr="00F07A5B" w:rsidRDefault="00B93B58" w:rsidP="000609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 אומר</w:t>
      </w:r>
      <w:r w:rsidR="00F07A5B" w:rsidRPr="00F07A5B">
        <w:rPr>
          <w:rtl/>
        </w:rPr>
        <w:t>:</w:t>
      </w:r>
    </w:p>
    <w:p w14:paraId="20A5AD9E" w14:textId="3949E24B" w:rsidR="00B93B58" w:rsidRPr="006F178A" w:rsidRDefault="00B93B58" w:rsidP="00B93B58">
      <w:pPr>
        <w:rPr>
          <w:rtl/>
        </w:rPr>
      </w:pP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יברכך ה</w:t>
      </w:r>
      <w:r>
        <w:rPr>
          <w:rStyle w:val="affff8"/>
          <w:rtl/>
        </w:rPr>
        <w:t>'</w:t>
      </w:r>
      <w:r w:rsidRPr="00CB0DC4">
        <w:rPr>
          <w:rStyle w:val="affff8"/>
          <w:rtl/>
        </w:rPr>
        <w:t xml:space="preserve"> מציון</w:t>
      </w:r>
      <w:r w:rsidRPr="00CB0DC4">
        <w:rPr>
          <w:rStyle w:val="affff8"/>
          <w:rFonts w:hint="cs"/>
          <w:rtl/>
        </w:rPr>
        <w:t xml:space="preserve">' </w:t>
      </w:r>
      <w:r w:rsidR="0006092E">
        <w:rPr>
          <w:rStyle w:val="affff8"/>
          <w:rtl/>
        </w:rPr>
        <w:t>–</w:t>
      </w:r>
      <w:r w:rsidR="0006092E">
        <w:rPr>
          <w:rStyle w:val="affff8"/>
          <w:rFonts w:hint="cs"/>
          <w:rtl/>
        </w:rPr>
        <w:t xml:space="preserve"> </w:t>
      </w:r>
      <w:r w:rsidR="0006092E">
        <w:rPr>
          <w:rFonts w:hint="cs"/>
          <w:rtl/>
        </w:rPr>
        <w:t>אף ש</w:t>
      </w:r>
      <w:r w:rsidRPr="006F178A">
        <w:rPr>
          <w:rFonts w:hint="cs"/>
          <w:rtl/>
        </w:rPr>
        <w:t>כתוב באותו ענין ד</w:t>
      </w:r>
      <w:r w:rsidRPr="006F178A">
        <w:rPr>
          <w:rtl/>
        </w:rPr>
        <w:t xml:space="preserve">מתוך שהתחיל בברכותיו של הקב"ה, מסיים בברכותיו </w:t>
      </w:r>
    </w:p>
    <w:p w14:paraId="2A6E9222" w14:textId="77777777" w:rsidR="00E4644A" w:rsidRPr="00255160" w:rsidRDefault="00E4644A" w:rsidP="00E4644A">
      <w:pPr>
        <w:jc w:val="center"/>
        <w:rPr>
          <w:del w:id="90188" w:author="מנוע עיצוב" w:date="2026-10-08T11:01:28Z"/>
          <w:rFonts w:ascii="BA • Vilna Light" w:hAnsi="BA • Vilna Light" w:cs="BA • Vilna Light"/>
          <w:rtl/>
        </w:rPr>
      </w:pPr>
      <w:del w:id="90187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56F7C51E" w14:textId="6BCB38BB" w:rsidR="0006092E" w:rsidRDefault="00B93B58" w:rsidP="006C7D1C">
      <w:pPr>
        <w:pStyle w:val="affffd"/>
        <w:rPr>
          <w:rtl/>
        </w:rPr>
      </w:pPr>
      <w:r w:rsidRPr="006F178A">
        <w:rPr>
          <w:rtl/>
        </w:rPr>
        <w:t>במנח</w:t>
      </w:r>
      <w:r w:rsidR="0006092E">
        <w:rPr>
          <w:rFonts w:hint="cs"/>
          <w:rtl/>
        </w:rPr>
        <w:t>ה</w:t>
      </w:r>
      <w:r w:rsidRPr="006F178A">
        <w:rPr>
          <w:rtl/>
        </w:rPr>
        <w:t xml:space="preserve"> דתענית </w:t>
      </w:r>
    </w:p>
    <w:p w14:paraId="78149528" w14:textId="178F7610" w:rsidR="00F07A5B" w:rsidRPr="00F07A5B" w:rsidRDefault="00B93B58" w:rsidP="000609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:</w:t>
      </w:r>
    </w:p>
    <w:p w14:paraId="1CC2003F" w14:textId="2A78D1C7" w:rsidR="00B93B58" w:rsidRPr="00410D25" w:rsidRDefault="00B93B58" w:rsidP="00011759">
      <w:pPr>
        <w:pStyle w:val="affff7"/>
        <w:rPr>
          <w:rFonts w:cs="BA Vilna Bold"/>
        </w:rPr>
      </w:pPr>
      <w:r w:rsidRPr="006F178A">
        <w:rPr>
          <w:rtl/>
        </w:rPr>
        <w:t>אם עונינו ענו בנו</w:t>
      </w:r>
      <w:r>
        <w:rPr>
          <w:rtl/>
        </w:rPr>
        <w:t xml:space="preserve"> ה'</w:t>
      </w:r>
      <w:r>
        <w:rPr>
          <w:rtl/>
        </w:rPr>
        <w:t xml:space="preserve"> </w:t>
      </w:r>
      <w:r>
        <w:rPr>
          <w:rStyle w:val="affff8"/>
          <w:rtl/>
          <w:rPrChange w:id="9123" w:author="מנוע פסוקים" w:date="2026-10-05T16:37:59Z">
            <w:rPr>
              <w:rtl/>
            </w:rPr>
          </w:rPrChange>
        </w:rPr>
        <w:t xml:space="preserve">עשה למען שמך</w:t>
      </w:r>
      <w:r>
        <w:rPr>
          <w:rtl/>
        </w:rPr>
        <w:t xml:space="preserve">,</w:t>
      </w:r>
      <w:r w:rsidRPr="00CB0DC4">
        <w:rPr>
          <w:rStyle w:val="affff8"/>
          <w:rtl/>
        </w:rPr>
        <w:t xml:space="preserve"> 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מקוה ישראל מושיעו בעת צרה למה תהיה כגר בארץ וגו',</w:t>
      </w:r>
      <w:r>
        <w:rPr>
          <w:rtl/>
        </w:rPr>
        <w:t xml:space="preserve"> </w:t>
      </w:r>
      <w:r>
        <w:rPr>
          <w:rStyle w:val="affff8"/>
          <w:rtl/>
          <w:rPrChange w:id="9124" w:author="מנוע פסוקים" w:date="2026-10-05T16:37:59Z">
            <w:rPr>
              <w:rtl/>
            </w:rPr>
          </w:rPrChange>
        </w:rPr>
        <w:t xml:space="preserve">למה תהיה כאיש נדהם כגבור לא יוכל להושיע</w:t>
      </w:r>
      <w:r>
        <w:rPr>
          <w:rtl/>
        </w:rPr>
        <w:t xml:space="preserve"> וגו'.</w:t>
      </w:r>
    </w:p>
    <w:p w14:paraId="649B2AB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מ.</w:t>
      </w:r>
    </w:p>
    <w:p w14:paraId="64FB053C" w14:textId="77777777" w:rsidR="00E4644A" w:rsidRPr="00255160" w:rsidRDefault="00E4644A" w:rsidP="00E4644A">
      <w:pPr>
        <w:jc w:val="center"/>
        <w:rPr>
          <w:del w:id="90190" w:author="מנוע עיצוב" w:date="2026-10-08T11:01:28Z"/>
          <w:rFonts w:ascii="BA • Vilna Light" w:hAnsi="BA • Vilna Light" w:cs="BA • Vilna Light"/>
          <w:rtl/>
        </w:rPr>
      </w:pPr>
      <w:del w:id="9018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0D309F12" w14:textId="7BD4BF06" w:rsidR="0006092E" w:rsidRDefault="00B93B58" w:rsidP="006C7D1C">
      <w:pPr>
        <w:pStyle w:val="affffd"/>
        <w:rPr>
          <w:rtl/>
        </w:rPr>
      </w:pPr>
      <w:r w:rsidRPr="006F178A">
        <w:rPr>
          <w:rtl/>
        </w:rPr>
        <w:t>בנעילה דיו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כ </w:t>
      </w:r>
    </w:p>
    <w:p w14:paraId="68D8F670" w14:textId="77777777" w:rsidR="00F07A5B" w:rsidRPr="00F07A5B" w:rsidRDefault="00B93B58" w:rsidP="0006092E">
      <w:pPr>
        <w:pStyle w:val="36"/>
        <w:framePr w:wrap="notBeside"/>
        <w:rPr>
          <w:rtl/>
        </w:rPr>
      </w:pPr>
      <w:bookmarkStart w:id="10" w:name="_Hlk134393818"/>
      <w:r w:rsidRPr="00F07A5B">
        <w:rPr>
          <w:rFonts w:hint="cs"/>
          <w:rtl/>
        </w:rPr>
        <w:t>מ</w:t>
      </w:r>
      <w:r w:rsidRPr="00F07A5B">
        <w:rPr>
          <w:rtl/>
        </w:rPr>
        <w:t>"</w:t>
      </w:r>
      <w:r w:rsidRPr="00F07A5B">
        <w:rPr>
          <w:rFonts w:hint="cs"/>
          <w:rtl/>
        </w:rPr>
        <w:t>ז</w:t>
      </w:r>
      <w:r w:rsidR="0006092E" w:rsidRPr="00F07A5B">
        <w:rPr>
          <w:rFonts w:hint="cs"/>
          <w:rtl/>
        </w:rPr>
        <w:t xml:space="preserve"> </w:t>
      </w:r>
      <w:r w:rsidRPr="00F07A5B">
        <w:rPr>
          <w:rFonts w:hint="cs"/>
          <w:rtl/>
        </w:rPr>
        <w:t>[מתני']</w:t>
      </w:r>
      <w:r w:rsidR="00F07A5B" w:rsidRPr="00F07A5B">
        <w:rPr>
          <w:rtl/>
        </w:rPr>
        <w:t>:</w:t>
      </w:r>
    </w:p>
    <w:p w14:paraId="2FC2F87D" w14:textId="48AB25E1" w:rsidR="00B93B58" w:rsidRPr="006F178A" w:rsidRDefault="00B93B58" w:rsidP="00B93B58">
      <w:pPr>
        <w:rPr>
          <w:rtl/>
        </w:rPr>
      </w:pP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הנה כי כן יברך גבר ירא ה</w:t>
      </w:r>
      <w:r>
        <w:rPr>
          <w:rStyle w:val="affff8"/>
          <w:rtl/>
        </w:rPr>
        <w:t>'</w:t>
      </w:r>
      <w:r w:rsidRPr="00CB0DC4">
        <w:rPr>
          <w:rStyle w:val="affff8"/>
          <w:rtl/>
        </w:rPr>
        <w:t>, יברכך ה</w:t>
      </w:r>
      <w:r>
        <w:rPr>
          <w:rStyle w:val="affff8"/>
          <w:rtl/>
        </w:rPr>
        <w:t>'</w:t>
      </w:r>
      <w:r w:rsidRPr="00CB0DC4">
        <w:rPr>
          <w:rStyle w:val="affff8"/>
          <w:rtl/>
        </w:rPr>
        <w:t xml:space="preserve"> מציון וראה בטוב ירושלים כל ימי חייך, וראה בנים לבניך שלום על ישראל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.</w:t>
      </w:r>
    </w:p>
    <w:p w14:paraId="34B3E4AF" w14:textId="262B43AC" w:rsidR="0006092E" w:rsidRDefault="00B93B58" w:rsidP="006C7D1C">
      <w:pPr>
        <w:pStyle w:val="affffd"/>
        <w:rPr>
          <w:rtl/>
        </w:rPr>
      </w:pPr>
      <w:r w:rsidRPr="006F178A">
        <w:rPr>
          <w:rtl/>
        </w:rPr>
        <w:t>היכן אומר</w:t>
      </w:r>
      <w:r w:rsidR="008C4F99">
        <w:rPr>
          <w:rFonts w:hint="cs"/>
          <w:rtl/>
        </w:rPr>
        <w:t>ים</w:t>
      </w:r>
      <w:r w:rsidRPr="006F178A">
        <w:rPr>
          <w:rtl/>
        </w:rPr>
        <w:t xml:space="preserve">? </w:t>
      </w:r>
    </w:p>
    <w:p w14:paraId="65C3A1DC" w14:textId="2DDCF73E" w:rsidR="00B93B58" w:rsidRPr="006F178A" w:rsidRDefault="00B93B58" w:rsidP="00B93B58">
      <w:pPr>
        <w:rPr>
          <w:rtl/>
        </w:rPr>
      </w:pPr>
      <w:r w:rsidRPr="0006092E">
        <w:rPr>
          <w:rStyle w:val="affffc"/>
          <w:rtl/>
        </w:rPr>
        <w:t>רב יוסף:</w:t>
      </w:r>
      <w:r w:rsidRPr="006F178A">
        <w:rPr>
          <w:rtl/>
        </w:rPr>
        <w:t xml:space="preserve"> בין כל ברכה וברכה, </w:t>
      </w:r>
      <w:r w:rsidR="0006092E">
        <w:rPr>
          <w:rtl/>
        </w:rPr>
        <w:tab/>
      </w:r>
      <w:r w:rsidRPr="0006092E">
        <w:rPr>
          <w:rStyle w:val="affffc"/>
          <w:rtl/>
        </w:rPr>
        <w:t>ורב ששת:</w:t>
      </w:r>
      <w:r w:rsidRPr="006F178A">
        <w:rPr>
          <w:rtl/>
        </w:rPr>
        <w:t xml:space="preserve"> בהזכרת השם.</w:t>
      </w:r>
    </w:p>
    <w:p w14:paraId="66FBD4CA" w14:textId="24BA7923" w:rsidR="00F07A5B" w:rsidRPr="00F07A5B" w:rsidRDefault="0006092E" w:rsidP="000609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חלקו ר''מ ור''ז</w:t>
      </w:r>
      <w:r w:rsidR="00F07A5B" w:rsidRPr="00F07A5B">
        <w:rPr>
          <w:rFonts w:hint="cs"/>
          <w:rtl/>
        </w:rPr>
        <w:t>:</w:t>
      </w:r>
    </w:p>
    <w:p w14:paraId="1D255595" w14:textId="66730E63" w:rsidR="00B93B58" w:rsidRPr="00D454EC" w:rsidRDefault="0006092E" w:rsidP="0006092E">
      <w:pPr>
        <w:rPr>
          <w:rtl/>
        </w:rPr>
      </w:pPr>
      <w:r>
        <w:rPr>
          <w:rFonts w:hint="cs"/>
          <w:rtl/>
        </w:rPr>
        <w:t xml:space="preserve">אם פסוק כנגד פסוק, או על כל פסוק אומר הכל. </w:t>
      </w:r>
    </w:p>
    <w:p w14:paraId="5440ABBF" w14:textId="77777777" w:rsidR="00F07A5B" w:rsidRPr="00F07A5B" w:rsidRDefault="0006092E" w:rsidP="0006092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רחב''א</w:t>
      </w:r>
      <w:r w:rsidR="00F07A5B" w:rsidRPr="00F07A5B">
        <w:rPr>
          <w:rtl/>
        </w:rPr>
        <w:t>:</w:t>
      </w:r>
    </w:p>
    <w:p w14:paraId="3C50F4BE" w14:textId="661F27A4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כל האומרן בגבולין </w:t>
      </w:r>
      <w:r w:rsidR="00DF41AE">
        <w:rPr>
          <w:rFonts w:hint="cs"/>
          <w:rtl/>
        </w:rPr>
        <w:t>-</w:t>
      </w:r>
      <w:r w:rsidRPr="006F178A">
        <w:rPr>
          <w:rtl/>
        </w:rPr>
        <w:t xml:space="preserve"> טועה.</w:t>
      </w:r>
    </w:p>
    <w:p w14:paraId="1EDEEFAE" w14:textId="679E624B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</w:t>
      </w:r>
      <w:r w:rsidRPr="00F07A5B">
        <w:rPr>
          <w:rtl/>
        </w:rPr>
        <w:t>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08C9FF09" w14:textId="5009B12D" w:rsidR="00B93B58" w:rsidRPr="008C4F99" w:rsidRDefault="00B93B58" w:rsidP="00B93B58">
      <w:pPr>
        <w:rPr>
          <w:spacing w:val="0"/>
          <w:rtl/>
        </w:rPr>
      </w:pPr>
      <w:r w:rsidRPr="008C4F99">
        <w:rPr>
          <w:spacing w:val="0"/>
          <w:rtl/>
        </w:rPr>
        <w:t xml:space="preserve">במקדש  </w:t>
      </w:r>
      <w:r w:rsidR="009658A4" w:rsidRPr="00253A83">
        <w:rPr>
          <w:rFonts w:cs="BA Vilna Bold" w:hint="cs"/>
          <w:spacing w:val="0"/>
          <w:rtl/>
        </w:rPr>
        <w:t>א''צ</w:t>
      </w:r>
      <w:r w:rsidR="009658A4" w:rsidRPr="008C4F99">
        <w:rPr>
          <w:rFonts w:hint="cs"/>
          <w:spacing w:val="0"/>
          <w:rtl/>
        </w:rPr>
        <w:t xml:space="preserve"> לאומרם</w:t>
      </w:r>
      <w:r w:rsidRPr="008C4F99">
        <w:rPr>
          <w:spacing w:val="0"/>
          <w:rtl/>
        </w:rPr>
        <w:t xml:space="preserve">, כלום יש לך עבד שמברכין אותו ואינו מאזין? </w:t>
      </w:r>
    </w:p>
    <w:p w14:paraId="5F5CD841" w14:textId="6FB5963A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ראב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ח</w:t>
      </w:r>
      <w:r w:rsidR="00F07A5B" w:rsidRPr="00F07A5B">
        <w:rPr>
          <w:rtl/>
        </w:rPr>
        <w:t>:</w:t>
      </w:r>
    </w:p>
    <w:p w14:paraId="48499FDC" w14:textId="699DA200" w:rsidR="00B93B58" w:rsidRPr="008C4F99" w:rsidRDefault="00B93B58" w:rsidP="00B93B58">
      <w:pPr>
        <w:rPr>
          <w:spacing w:val="0"/>
          <w:rtl/>
        </w:rPr>
      </w:pPr>
      <w:r w:rsidRPr="008C4F99">
        <w:rPr>
          <w:spacing w:val="0"/>
          <w:rtl/>
        </w:rPr>
        <w:t xml:space="preserve">בגבולין </w:t>
      </w:r>
      <w:r w:rsidR="009658A4" w:rsidRPr="008C4F99">
        <w:rPr>
          <w:rFonts w:cs="BA Vilna Bold" w:hint="cs"/>
          <w:spacing w:val="0"/>
          <w:rtl/>
        </w:rPr>
        <w:t>צריך</w:t>
      </w:r>
      <w:r w:rsidR="009658A4" w:rsidRPr="008C4F99">
        <w:rPr>
          <w:rFonts w:hint="cs"/>
          <w:spacing w:val="0"/>
          <w:rtl/>
        </w:rPr>
        <w:t xml:space="preserve"> לאומרן </w:t>
      </w:r>
      <w:r w:rsidRPr="008C4F99">
        <w:rPr>
          <w:spacing w:val="0"/>
          <w:rtl/>
        </w:rPr>
        <w:t xml:space="preserve">כלום יש עבד שמברכין אותו ואין מסביר פנים? </w:t>
      </w:r>
    </w:p>
    <w:p w14:paraId="6079828B" w14:textId="59A66124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4B869F7A" w14:textId="07E111E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בתחילה אמרתי להם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F41AE">
        <w:rPr>
          <w:rFonts w:hint="cs"/>
          <w:rtl/>
        </w:rPr>
        <w:t>וכ</w:t>
      </w:r>
      <w:r w:rsidR="009658A4">
        <w:rPr>
          <w:rFonts w:hint="cs"/>
          <w:rtl/>
        </w:rPr>
        <w:t xml:space="preserve">שראיתי </w:t>
      </w:r>
      <w:r w:rsidRPr="009658A4">
        <w:rPr>
          <w:rStyle w:val="affffc"/>
          <w:rFonts w:hint="cs"/>
          <w:rtl/>
        </w:rPr>
        <w:t>לר</w:t>
      </w:r>
      <w:r w:rsidRPr="009658A4">
        <w:rPr>
          <w:rStyle w:val="affffc"/>
          <w:rtl/>
        </w:rPr>
        <w:t>"</w:t>
      </w:r>
      <w:r w:rsidRPr="009658A4">
        <w:rPr>
          <w:rStyle w:val="affffc"/>
          <w:rFonts w:hint="cs"/>
          <w:rtl/>
        </w:rPr>
        <w:t>א מעכו</w:t>
      </w:r>
      <w:r w:rsidRPr="006F178A">
        <w:rPr>
          <w:rFonts w:hint="cs"/>
          <w:rtl/>
        </w:rPr>
        <w:t xml:space="preserve"> שלא אמר, גם אני לא אמרתי להם.</w:t>
      </w:r>
    </w:p>
    <w:p w14:paraId="6B177F8E" w14:textId="400CC37B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6A0DC06" w14:textId="3091F95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lastRenderedPageBreak/>
        <w:t>בתחילה סברתי ש</w:t>
      </w:r>
      <w:r w:rsidR="009658A4">
        <w:rPr>
          <w:rFonts w:hint="cs"/>
          <w:rtl/>
        </w:rPr>
        <w:t xml:space="preserve">אני עניו </w:t>
      </w:r>
      <w:r w:rsidR="00DF41AE">
        <w:rPr>
          <w:rStyle w:val="affffc"/>
          <w:rFonts w:hint="cs"/>
          <w:rtl/>
        </w:rPr>
        <w:t>וכש</w:t>
      </w:r>
      <w:r w:rsidRPr="009658A4">
        <w:rPr>
          <w:rStyle w:val="affffc"/>
          <w:rFonts w:hint="cs"/>
          <w:rtl/>
        </w:rPr>
        <w:t>ראיתי לר</w:t>
      </w:r>
      <w:r w:rsidRPr="009658A4">
        <w:rPr>
          <w:rStyle w:val="affffc"/>
          <w:rtl/>
        </w:rPr>
        <w:t>"</w:t>
      </w:r>
      <w:r w:rsidRPr="009658A4">
        <w:rPr>
          <w:rStyle w:val="affffc"/>
          <w:rFonts w:hint="cs"/>
          <w:rtl/>
        </w:rPr>
        <w:t xml:space="preserve">א מעכו </w:t>
      </w:r>
      <w:r w:rsidRPr="006F178A">
        <w:rPr>
          <w:rFonts w:hint="cs"/>
          <w:rtl/>
        </w:rPr>
        <w:t>שאמר טעם אחד ו</w:t>
      </w:r>
      <w:r w:rsidR="008C4F99">
        <w:rPr>
          <w:rFonts w:hint="cs"/>
          <w:rtl/>
        </w:rPr>
        <w:t>המתרגם</w:t>
      </w:r>
      <w:r w:rsidRPr="006F178A">
        <w:rPr>
          <w:rFonts w:hint="cs"/>
          <w:rtl/>
        </w:rPr>
        <w:t xml:space="preserve"> </w:t>
      </w:r>
      <w:r w:rsidR="008C4F99">
        <w:rPr>
          <w:rFonts w:hint="cs"/>
          <w:rtl/>
        </w:rPr>
        <w:t xml:space="preserve">שלו </w:t>
      </w:r>
      <w:r w:rsidRPr="006F178A">
        <w:rPr>
          <w:rFonts w:hint="cs"/>
          <w:rtl/>
        </w:rPr>
        <w:t>טעם אחר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ולא הקפיד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אמרתי </w:t>
      </w:r>
      <w:r w:rsidR="009658A4">
        <w:rPr>
          <w:rFonts w:hint="cs"/>
          <w:rtl/>
        </w:rPr>
        <w:t>שאיני עניו,</w:t>
      </w:r>
    </w:p>
    <w:p w14:paraId="7C995668" w14:textId="77777777" w:rsidR="00E4644A" w:rsidRPr="00255160" w:rsidRDefault="00E4644A" w:rsidP="00E4644A">
      <w:pPr>
        <w:jc w:val="center"/>
        <w:rPr>
          <w:del w:id="90192" w:author="מנוע עיצוב" w:date="2026-10-08T11:01:28Z"/>
          <w:rFonts w:ascii="BA • Vilna Light" w:hAnsi="BA • Vilna Light" w:cs="BA • Vilna Light"/>
          <w:rtl/>
        </w:rPr>
      </w:pPr>
      <w:del w:id="9019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D97EF0F" w14:textId="77777777" w:rsidR="00DF41AE" w:rsidRDefault="00B93B58" w:rsidP="006C7D1C">
      <w:pPr>
        <w:pStyle w:val="affffd"/>
        <w:rPr>
          <w:rtl/>
        </w:rPr>
      </w:pPr>
      <w:r w:rsidRPr="00D16D7B">
        <w:rPr>
          <w:rFonts w:hint="cs"/>
          <w:rtl/>
        </w:rPr>
        <w:t>ענוותנותו דר</w:t>
      </w:r>
      <w:r w:rsidRPr="00D16D7B">
        <w:rPr>
          <w:rtl/>
        </w:rPr>
        <w:t>"</w:t>
      </w:r>
      <w:r w:rsidRPr="00D16D7B">
        <w:rPr>
          <w:rFonts w:hint="cs"/>
          <w:rtl/>
        </w:rPr>
        <w:t>א</w:t>
      </w:r>
      <w:r w:rsidRPr="00D16D7B">
        <w:rPr>
          <w:rtl/>
        </w:rPr>
        <w:t xml:space="preserve"> </w:t>
      </w:r>
    </w:p>
    <w:p w14:paraId="3A17134F" w14:textId="38D9EEDD" w:rsidR="00F07A5B" w:rsidRPr="00F07A5B" w:rsidRDefault="00DF41AE" w:rsidP="00DF41A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.</w:t>
      </w:r>
    </w:p>
    <w:p w14:paraId="7C52EE3F" w14:textId="7F855B93" w:rsidR="00EE2F65" w:rsidRDefault="00B93B58" w:rsidP="009658A4">
      <w:pPr>
        <w:rPr>
          <w:rtl/>
        </w:rPr>
      </w:pPr>
      <w:r w:rsidRPr="00EE2F65">
        <w:rPr>
          <w:rStyle w:val="affffc"/>
          <w:rFonts w:hint="cs"/>
          <w:rtl/>
        </w:rPr>
        <w:t xml:space="preserve">שאמרה בת </w:t>
      </w:r>
      <w:r w:rsidR="009658A4" w:rsidRPr="00EE2F65">
        <w:rPr>
          <w:rStyle w:val="affffc"/>
          <w:rFonts w:hint="cs"/>
          <w:rtl/>
        </w:rPr>
        <w:t>המתורגמן דר''א לאשתו,</w:t>
      </w:r>
      <w:r w:rsidR="009658A4">
        <w:rPr>
          <w:rFonts w:hint="cs"/>
          <w:rtl/>
        </w:rPr>
        <w:t xml:space="preserve"> ש</w:t>
      </w:r>
      <w:r w:rsidRPr="006F178A">
        <w:rPr>
          <w:rFonts w:hint="cs"/>
          <w:rtl/>
        </w:rPr>
        <w:t xml:space="preserve">אינו </w:t>
      </w:r>
      <w:r w:rsidR="00C577C1">
        <w:rPr>
          <w:rFonts w:hint="cs"/>
          <w:rtl/>
        </w:rPr>
        <w:t>צ''ל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ומה שקם מפניו כבוד בעלמא עושה לו</w:t>
      </w:r>
      <w:r w:rsidR="009658A4">
        <w:rPr>
          <w:rFonts w:hint="cs"/>
          <w:rtl/>
        </w:rPr>
        <w:t xml:space="preserve">, </w:t>
      </w:r>
      <w:r w:rsidRPr="006F178A">
        <w:rPr>
          <w:rFonts w:hint="cs"/>
          <w:rtl/>
        </w:rPr>
        <w:t>ו</w:t>
      </w:r>
      <w:r w:rsidR="009658A4">
        <w:rPr>
          <w:rFonts w:hint="cs"/>
          <w:rtl/>
        </w:rPr>
        <w:t xml:space="preserve">כשסיפרה לו אשת ר''א, </w:t>
      </w:r>
    </w:p>
    <w:p w14:paraId="0C604868" w14:textId="74264C88" w:rsidR="00B93B58" w:rsidRPr="006F178A" w:rsidRDefault="00B93B58" w:rsidP="009658A4">
      <w:pPr>
        <w:rPr>
          <w:rtl/>
        </w:rPr>
      </w:pPr>
      <w:r w:rsidRPr="009658A4">
        <w:rPr>
          <w:rStyle w:val="affffc"/>
          <w:rFonts w:hint="cs"/>
          <w:rtl/>
        </w:rPr>
        <w:t>א</w:t>
      </w:r>
      <w:r w:rsidR="009658A4">
        <w:rPr>
          <w:rStyle w:val="affffc"/>
          <w:rFonts w:hint="cs"/>
          <w:rtl/>
        </w:rPr>
        <w:t>"ל</w:t>
      </w:r>
      <w:r w:rsidRPr="009658A4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ומאי נפק</w:t>
      </w:r>
      <w:r w:rsidRPr="006F178A">
        <w:rPr>
          <w:rtl/>
        </w:rPr>
        <w:t>"</w:t>
      </w:r>
      <w:r w:rsidRPr="006F178A">
        <w:rPr>
          <w:rFonts w:hint="cs"/>
          <w:rtl/>
        </w:rPr>
        <w:t>מ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ממני וממנו יתברך ויתכבד שמו העליון</w:t>
      </w:r>
      <w:r w:rsidR="009658A4">
        <w:rPr>
          <w:rFonts w:hint="cs"/>
          <w:rtl/>
        </w:rPr>
        <w:t>.</w:t>
      </w:r>
    </w:p>
    <w:p w14:paraId="6E336841" w14:textId="77777777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ו</w:t>
      </w:r>
      <w:r w:rsidRPr="00F07A5B">
        <w:rPr>
          <w:rFonts w:hint="cs"/>
          <w:rtl/>
        </w:rPr>
        <w:t>עוד</w:t>
      </w:r>
      <w:r w:rsidR="00F07A5B" w:rsidRPr="00F07A5B">
        <w:rPr>
          <w:rtl/>
        </w:rPr>
        <w:t>:</w:t>
      </w:r>
    </w:p>
    <w:p w14:paraId="64C684A9" w14:textId="224C8FBF" w:rsidR="00B93B58" w:rsidRPr="006F178A" w:rsidRDefault="009658A4" w:rsidP="009658A4">
      <w:pPr>
        <w:spacing w:after="60"/>
        <w:rPr>
          <w:rtl/>
        </w:rPr>
      </w:pPr>
      <w:r>
        <w:rPr>
          <w:rFonts w:hint="cs"/>
          <w:rtl/>
        </w:rPr>
        <w:t xml:space="preserve">שמינו רבנן </w:t>
      </w:r>
      <w:r w:rsidRPr="009658A4">
        <w:rPr>
          <w:rStyle w:val="affffc"/>
          <w:rFonts w:hint="cs"/>
          <w:rtl/>
        </w:rPr>
        <w:t>לר''א</w:t>
      </w:r>
      <w:r w:rsidR="00B93B58" w:rsidRPr="006F178A">
        <w:rPr>
          <w:rFonts w:hint="cs"/>
          <w:rtl/>
        </w:rPr>
        <w:t xml:space="preserve"> להיות בראשם כיוון שראה </w:t>
      </w:r>
      <w:r w:rsidR="00B93B58" w:rsidRPr="009658A4">
        <w:rPr>
          <w:rStyle w:val="affffc"/>
          <w:rFonts w:hint="cs"/>
          <w:rtl/>
        </w:rPr>
        <w:t>לר'א מעכו</w:t>
      </w:r>
      <w:r w:rsidR="00B93B58" w:rsidRPr="006F178A">
        <w:rPr>
          <w:rFonts w:hint="cs"/>
          <w:rtl/>
        </w:rPr>
        <w:t xml:space="preserve"> שרבים חובתיו, אמר </w:t>
      </w:r>
      <w:r>
        <w:rPr>
          <w:rFonts w:hint="cs"/>
          <w:rtl/>
        </w:rPr>
        <w:t xml:space="preserve">יש אדם גדול אחר, </w:t>
      </w:r>
      <w:r w:rsidR="00B93B58" w:rsidRPr="009658A4">
        <w:rPr>
          <w:rStyle w:val="afffff2"/>
          <w:rFonts w:hint="cs"/>
          <w:rtl/>
        </w:rPr>
        <w:t xml:space="preserve">שמתוך כך יעשירוהו ולא יצטרך ללוות </w:t>
      </w:r>
    </w:p>
    <w:p w14:paraId="5FCD6C48" w14:textId="77777777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א ורחב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2EDC4128" w14:textId="4533659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 xml:space="preserve">הגיעו לאותו מקום </w:t>
      </w:r>
      <w:r w:rsidRPr="009658A4">
        <w:rPr>
          <w:rStyle w:val="affffc"/>
          <w:rFonts w:hint="cs"/>
          <w:rtl/>
        </w:rPr>
        <w:t>ר</w:t>
      </w:r>
      <w:r w:rsidRPr="009658A4">
        <w:rPr>
          <w:rStyle w:val="affffc"/>
          <w:rtl/>
        </w:rPr>
        <w:t>"</w:t>
      </w:r>
      <w:r w:rsidRPr="009658A4">
        <w:rPr>
          <w:rStyle w:val="affffc"/>
          <w:rFonts w:hint="cs"/>
          <w:rtl/>
        </w:rPr>
        <w:t xml:space="preserve">א </w:t>
      </w:r>
      <w:r w:rsidRPr="006F178A">
        <w:rPr>
          <w:rFonts w:hint="cs"/>
          <w:rtl/>
        </w:rPr>
        <w:t xml:space="preserve">דרש באגדה, </w:t>
      </w:r>
      <w:r w:rsidRPr="009658A4">
        <w:rPr>
          <w:rStyle w:val="affffc"/>
          <w:rFonts w:hint="cs"/>
          <w:rtl/>
        </w:rPr>
        <w:t>רחב</w:t>
      </w:r>
      <w:r w:rsidRPr="009658A4">
        <w:rPr>
          <w:rStyle w:val="affffc"/>
          <w:rtl/>
        </w:rPr>
        <w:t>"</w:t>
      </w:r>
      <w:r w:rsidRPr="009658A4">
        <w:rPr>
          <w:rStyle w:val="affffc"/>
          <w:rFonts w:hint="cs"/>
          <w:rtl/>
        </w:rPr>
        <w:t xml:space="preserve">א </w:t>
      </w:r>
      <w:r w:rsidRPr="006F178A">
        <w:rPr>
          <w:rFonts w:hint="cs"/>
          <w:rtl/>
        </w:rPr>
        <w:t>דרש בשעמעתא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עזבו והלכו </w:t>
      </w:r>
      <w:r w:rsidR="009658A4">
        <w:rPr>
          <w:rFonts w:hint="cs"/>
          <w:rtl/>
        </w:rPr>
        <w:t xml:space="preserve">כולם </w:t>
      </w:r>
      <w:r>
        <w:rPr>
          <w:rStyle w:val="affffc"/>
          <w:rFonts w:hint="cs"/>
          <w:rtl/>
          <w:rPrChange w:id="9055" w:author="מנוע אמוראים" w:date="2026-10-05T16:41:03Z">
            <w:rPr>
              <w:rFonts w:hint="cs"/>
              <w:rtl/>
            </w:rPr>
          </w:rPrChange>
        </w:rPr>
        <w:t xml:space="preserve">לר</w:t>
      </w:r>
      <w:r>
        <w:rPr>
          <w:rStyle w:val="affffc"/>
          <w:rtl/>
          <w:rPrChange w:id="9056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57" w:author="מנוע אמוראים" w:date="2026-10-05T16:41:03Z">
            <w:rPr>
              <w:rFonts w:hint="cs"/>
              <w:rtl/>
            </w:rPr>
          </w:rPrChange>
        </w:rPr>
        <w:t xml:space="preserve">א</w:t>
      </w:r>
      <w:r w:rsidR="009658A4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וחלשה דעתו, א</w:t>
      </w:r>
      <w:r w:rsidRPr="006F178A">
        <w:rPr>
          <w:rtl/>
        </w:rPr>
        <w:t>"</w:t>
      </w:r>
      <w:r w:rsidRPr="006F178A">
        <w:rPr>
          <w:rFonts w:hint="cs"/>
          <w:rtl/>
        </w:rPr>
        <w:t>ל אמשול לך מלה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ד </w:t>
      </w:r>
      <w:r w:rsidRPr="006F178A">
        <w:rPr>
          <w:rtl/>
        </w:rPr>
        <w:t xml:space="preserve">לשני בני אדם, אחד מוכר אבנים טובות ואחד מוכר מיני סידקית, על מי קופצין, לא על זה שמוכר מיני סידקית? </w:t>
      </w:r>
    </w:p>
    <w:p w14:paraId="52BC5560" w14:textId="77777777" w:rsidR="00B93B58" w:rsidRPr="006F178A" w:rsidRDefault="00B93B58" w:rsidP="009658A4">
      <w:pPr>
        <w:spacing w:after="60"/>
        <w:rPr>
          <w:rtl/>
        </w:rPr>
      </w:pPr>
      <w:r w:rsidRPr="006F178A">
        <w:rPr>
          <w:rtl/>
        </w:rPr>
        <w:t>כל יו</w:t>
      </w:r>
      <w:r>
        <w:rPr>
          <w:rFonts w:hint="cs"/>
          <w:rtl/>
        </w:rPr>
        <w:t xml:space="preserve">ם היה מלווה </w:t>
      </w:r>
      <w:r>
        <w:rPr>
          <w:rStyle w:val="affffc"/>
          <w:rFonts w:hint="cs"/>
          <w:rtl/>
          <w:rPrChange w:id="9058" w:author="מנוע אמוראים" w:date="2026-10-05T16:41:03Z">
            <w:rPr>
              <w:rFonts w:hint="cs"/>
              <w:rtl/>
            </w:rPr>
          </w:rPrChange>
        </w:rPr>
        <w:t xml:space="preserve">רחב</w:t>
      </w:r>
      <w:r>
        <w:rPr>
          <w:rStyle w:val="affffc"/>
          <w:rtl/>
          <w:rPrChange w:id="9059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60" w:author="מנוע אמוראים" w:date="2026-10-05T16:41:03Z">
            <w:rPr>
              <w:rFonts w:hint="cs"/>
              <w:rtl/>
            </w:rPr>
          </w:rPrChange>
        </w:rPr>
        <w:t xml:space="preserve">א</w:t>
      </w:r>
      <w:r>
        <w:rPr>
          <w:rFonts w:hint="cs"/>
          <w:rtl/>
        </w:rPr>
        <w:t xml:space="preserve"> </w:t>
      </w:r>
      <w:r>
        <w:rPr>
          <w:rStyle w:val="affffc"/>
          <w:rFonts w:hint="cs"/>
          <w:rtl/>
          <w:rPrChange w:id="9061" w:author="מנוע אמוראים" w:date="2026-10-05T16:41:03Z">
            <w:rPr>
              <w:rFonts w:hint="cs"/>
              <w:rtl/>
            </w:rPr>
          </w:rPrChange>
        </w:rPr>
        <w:t xml:space="preserve">לר</w:t>
      </w:r>
      <w:r>
        <w:rPr>
          <w:rStyle w:val="affffc"/>
          <w:rtl/>
          <w:rPrChange w:id="9062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63" w:author="מנוע אמוראים" w:date="2026-10-05T16:41:03Z">
            <w:rPr>
              <w:rFonts w:hint="cs"/>
              <w:rtl/>
            </w:rPr>
          </w:rPrChange>
        </w:rPr>
        <w:t xml:space="preserve">א</w:t>
      </w:r>
      <w:r>
        <w:rPr>
          <w:rFonts w:hint="cs"/>
          <w:rtl/>
        </w:rPr>
        <w:t xml:space="preserve"> עד מקום הלינה משום יקרת בית הקיסר ובאותו היום ליווה עד ביתו ממש ואפ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ה לא נתיישבו דעתו </w:t>
      </w:r>
    </w:p>
    <w:p w14:paraId="01946AFC" w14:textId="77777777" w:rsidR="00E4644A" w:rsidRPr="00255160" w:rsidRDefault="00E4644A" w:rsidP="00E4644A">
      <w:pPr>
        <w:jc w:val="center"/>
        <w:rPr>
          <w:del w:id="90194" w:author="מנוע עיצוב" w:date="2026-10-08T11:01:28Z"/>
          <w:rFonts w:ascii="BA • Vilna Light" w:hAnsi="BA • Vilna Light" w:cs="BA • Vilna Light"/>
          <w:rtl/>
        </w:rPr>
      </w:pPr>
      <w:del w:id="9019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1E242668" w14:textId="77687335" w:rsidR="00B93B58" w:rsidRPr="006F178A" w:rsidRDefault="00B93B58" w:rsidP="006C7D1C">
      <w:pPr>
        <w:pStyle w:val="affffd"/>
        <w:rPr>
          <w:rtl/>
        </w:rPr>
      </w:pPr>
      <w:r w:rsidRPr="006F178A">
        <w:rPr>
          <w:rtl/>
        </w:rPr>
        <w:t>בזמן ש</w:t>
      </w:r>
      <w:r w:rsidR="009658A4">
        <w:rPr>
          <w:rFonts w:hint="cs"/>
          <w:rtl/>
        </w:rPr>
        <w:t>ש"צ</w:t>
      </w:r>
      <w:r w:rsidRPr="006F178A">
        <w:rPr>
          <w:rtl/>
        </w:rPr>
        <w:t xml:space="preserve"> אומר מודים, העם מה הם אומרים? </w:t>
      </w:r>
    </w:p>
    <w:p w14:paraId="6C14D362" w14:textId="4CA30F6E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רב</w:t>
      </w:r>
      <w:r w:rsidR="00F07A5B" w:rsidRPr="00F07A5B">
        <w:rPr>
          <w:rtl/>
        </w:rPr>
        <w:t>:</w:t>
      </w:r>
    </w:p>
    <w:p w14:paraId="6BE23826" w14:textId="66BFEDDB" w:rsidR="00B93B58" w:rsidRPr="006F178A" w:rsidRDefault="00B93B58" w:rsidP="00B93B58">
      <w:pPr>
        <w:rPr>
          <w:rtl/>
        </w:rPr>
      </w:pPr>
      <w:r w:rsidRPr="006F178A">
        <w:rPr>
          <w:rtl/>
        </w:rPr>
        <w:t>מודים אנחנו לך</w:t>
      </w:r>
      <w:r>
        <w:rPr>
          <w:rtl/>
        </w:rPr>
        <w:t xml:space="preserve"> ה'</w:t>
      </w:r>
      <w:r w:rsidRPr="006F178A">
        <w:rPr>
          <w:rtl/>
        </w:rPr>
        <w:t xml:space="preserve"> אלהינו על שאנו מודים לך;</w:t>
      </w:r>
    </w:p>
    <w:p w14:paraId="343EC93E" w14:textId="0EC1CFB1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ושמואל</w:t>
      </w:r>
      <w:r w:rsidR="00F07A5B" w:rsidRPr="00F07A5B">
        <w:rPr>
          <w:rtl/>
        </w:rPr>
        <w:t>:</w:t>
      </w:r>
    </w:p>
    <w:p w14:paraId="6090F7DF" w14:textId="75FE34DC" w:rsidR="00B93B58" w:rsidRPr="006F178A" w:rsidRDefault="00B93B58" w:rsidP="00B93B58">
      <w:pPr>
        <w:rPr>
          <w:rtl/>
        </w:rPr>
      </w:pPr>
      <w:r w:rsidRPr="006F178A">
        <w:rPr>
          <w:rtl/>
        </w:rPr>
        <w:t>אלהי כל בשר על שאנו מודים לך;</w:t>
      </w:r>
    </w:p>
    <w:p w14:paraId="1245A56D" w14:textId="67914374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רבי סימאי</w:t>
      </w:r>
      <w:r w:rsidR="00F07A5B" w:rsidRPr="00F07A5B">
        <w:rPr>
          <w:rFonts w:hint="cs"/>
          <w:rtl/>
        </w:rPr>
        <w:t>:</w:t>
      </w:r>
    </w:p>
    <w:p w14:paraId="34821FC5" w14:textId="67BB29F6" w:rsidR="00B93B58" w:rsidRPr="006F178A" w:rsidRDefault="00B93B58" w:rsidP="00B93B58">
      <w:pPr>
        <w:rPr>
          <w:rtl/>
        </w:rPr>
      </w:pPr>
      <w:r w:rsidRPr="006F178A">
        <w:rPr>
          <w:rtl/>
        </w:rPr>
        <w:t>יוצרנו יוצר בראשית על שאנו מודים לך;</w:t>
      </w:r>
    </w:p>
    <w:p w14:paraId="232F340A" w14:textId="03905E04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 xml:space="preserve">נהרדעי </w:t>
      </w: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ס</w:t>
      </w:r>
      <w:r w:rsidR="00F07A5B" w:rsidRPr="00F07A5B">
        <w:rPr>
          <w:rtl/>
        </w:rPr>
        <w:t>:</w:t>
      </w:r>
    </w:p>
    <w:p w14:paraId="7F09A8C5" w14:textId="14E7FF06" w:rsidR="00B93B58" w:rsidRPr="00D16D7B" w:rsidRDefault="00B93B58" w:rsidP="00B93B58">
      <w:pPr>
        <w:rPr>
          <w:rtl/>
        </w:rPr>
      </w:pPr>
      <w:r w:rsidRPr="00D16D7B">
        <w:rPr>
          <w:rtl/>
        </w:rPr>
        <w:t>ברכות והודאות לשמך הגדול על שהחייתנו וקיימתנו על שאנו מודים לך</w:t>
      </w:r>
    </w:p>
    <w:p w14:paraId="5569A35A" w14:textId="77777777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309C9676" w14:textId="64EC3993" w:rsidR="00B93B58" w:rsidRPr="00D16D7B" w:rsidRDefault="00B93B58" w:rsidP="00B93B58">
      <w:pPr>
        <w:rPr>
          <w:rtl/>
        </w:rPr>
      </w:pPr>
      <w:r w:rsidRPr="00D16D7B">
        <w:rPr>
          <w:rStyle w:val="affffc"/>
          <w:rtl/>
        </w:rPr>
        <w:t xml:space="preserve">מסיים: </w:t>
      </w:r>
      <w:r w:rsidRPr="00D16D7B">
        <w:rPr>
          <w:rtl/>
        </w:rPr>
        <w:t xml:space="preserve">כן תחיינו ותחננו, ותקבצנו ותאסוף גליותינו לחצרות קדשך, </w:t>
      </w:r>
    </w:p>
    <w:p w14:paraId="02450151" w14:textId="12C2EE3A" w:rsidR="00B93B58" w:rsidRPr="006F178A" w:rsidRDefault="00D16D7B" w:rsidP="00B93B58">
      <w:pPr>
        <w:rPr>
          <w:rtl/>
        </w:rPr>
      </w:pPr>
      <w:r>
        <w:rPr>
          <w:rFonts w:hint="cs"/>
          <w:rtl/>
        </w:rPr>
        <w:t xml:space="preserve">     </w:t>
      </w:r>
      <w:r w:rsidR="00B93B58" w:rsidRPr="006F178A">
        <w:rPr>
          <w:rtl/>
        </w:rPr>
        <w:t>לשמור חוקיך ולעשות רצונך בלבב שלם, על שאנו מודים לך.</w:t>
      </w:r>
    </w:p>
    <w:p w14:paraId="0A0BAC6C" w14:textId="6CB0BEC2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פ</w:t>
      </w:r>
      <w:r w:rsidR="00F07A5B" w:rsidRPr="00F07A5B">
        <w:rPr>
          <w:rtl/>
        </w:rPr>
        <w:t>:</w:t>
      </w:r>
    </w:p>
    <w:p w14:paraId="2C5028BD" w14:textId="50ACA390" w:rsidR="00B93B58" w:rsidRDefault="00B93B58" w:rsidP="00B93B58">
      <w:pPr>
        <w:rPr>
          <w:rtl/>
        </w:rPr>
      </w:pPr>
      <w:r w:rsidRPr="006F178A">
        <w:rPr>
          <w:rtl/>
        </w:rPr>
        <w:t>הילכך נימרינהו לכולהו.</w:t>
      </w:r>
    </w:p>
    <w:p w14:paraId="64993D12" w14:textId="343E2F26" w:rsidR="009658A4" w:rsidRPr="006F178A" w:rsidRDefault="009658A4" w:rsidP="009658A4">
      <w:pPr>
        <w:spacing w:after="60"/>
        <w:jc w:val="center"/>
        <w:rPr>
          <w:del w:id="90196" w:author="מנוע עיצוב" w:date="2026-10-08T11:01:28Z"/>
          <w:rtl/>
        </w:rPr>
      </w:pPr>
      <w:del w:id="90195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</w:p>
    <w:p w14:paraId="5C548D2C" w14:textId="77777777" w:rsidR="00BA5098" w:rsidRDefault="00B93B58" w:rsidP="006C7D1C">
      <w:pPr>
        <w:pStyle w:val="affffd"/>
        <w:rPr>
          <w:rtl/>
        </w:rPr>
      </w:pPr>
      <w:r w:rsidRPr="009658A4">
        <w:rPr>
          <w:rtl/>
        </w:rPr>
        <w:t xml:space="preserve">לעולם תהא אימת צבור עליך, </w:t>
      </w:r>
    </w:p>
    <w:p w14:paraId="15AE22E4" w14:textId="77777777" w:rsidR="00F07A5B" w:rsidRPr="00F07A5B" w:rsidRDefault="00BA5098" w:rsidP="00BA509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רי''צ</w:t>
      </w:r>
      <w:r w:rsidR="00F07A5B" w:rsidRPr="00F07A5B">
        <w:rPr>
          <w:rtl/>
        </w:rPr>
        <w:t>:</w:t>
      </w:r>
    </w:p>
    <w:p w14:paraId="1A37A9DD" w14:textId="7CE26E4B" w:rsidR="00B93B58" w:rsidRPr="00D454EC" w:rsidRDefault="00B93B58" w:rsidP="00B93B58">
      <w:pPr>
        <w:rPr>
          <w:rtl/>
        </w:rPr>
      </w:pPr>
      <w:r w:rsidRPr="00D454EC">
        <w:rPr>
          <w:rtl/>
        </w:rPr>
        <w:t>שהרי כהנים פניהם כלפי העם ואחוריהם כלפי שכינה.</w:t>
      </w:r>
    </w:p>
    <w:p w14:paraId="66A02F12" w14:textId="4C6045F5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נ</w:t>
      </w:r>
      <w:r w:rsidR="00F07A5B" w:rsidRPr="00F07A5B">
        <w:rPr>
          <w:rtl/>
        </w:rPr>
        <w:t>:</w:t>
      </w:r>
    </w:p>
    <w:p w14:paraId="7FC6C273" w14:textId="547D512E" w:rsidR="008C4F99" w:rsidRPr="008C4F99" w:rsidRDefault="00B93B58" w:rsidP="00B93B58">
      <w:pPr>
        <w:rPr>
          <w:spacing w:val="-2"/>
          <w:rtl/>
        </w:rPr>
      </w:pPr>
      <w:r w:rsidRPr="008C4F99">
        <w:rPr>
          <w:rFonts w:hint="cs"/>
          <w:spacing w:val="-2"/>
          <w:rtl/>
        </w:rPr>
        <w:t>מ</w:t>
      </w:r>
      <w:r w:rsidR="008C4F99" w:rsidRPr="008C4F99">
        <w:rPr>
          <w:rFonts w:hint="cs"/>
          <w:spacing w:val="-2"/>
          <w:rtl/>
        </w:rPr>
        <w:t>דוד המלך</w:t>
      </w:r>
      <w:r w:rsidR="008C4F99" w:rsidRPr="008C4F99">
        <w:rPr>
          <w:rStyle w:val="affff8"/>
          <w:rFonts w:hint="cs"/>
          <w:spacing w:val="-2"/>
          <w:rtl/>
        </w:rPr>
        <w:t xml:space="preserve"> '</w:t>
      </w:r>
      <w:r w:rsidRPr="008C4F99">
        <w:rPr>
          <w:rStyle w:val="affff8"/>
          <w:spacing w:val="-2"/>
          <w:rtl/>
        </w:rPr>
        <w:t>שמעוני אחי ועמי</w:t>
      </w:r>
      <w:r w:rsidRPr="008C4F99">
        <w:rPr>
          <w:rStyle w:val="affff8"/>
          <w:rFonts w:hint="cs"/>
          <w:spacing w:val="-2"/>
          <w:rtl/>
        </w:rPr>
        <w:t>'</w:t>
      </w:r>
      <w:r w:rsidRPr="008C4F99">
        <w:rPr>
          <w:rStyle w:val="affff8"/>
          <w:spacing w:val="-2"/>
          <w:rtl/>
        </w:rPr>
        <w:t>,</w:t>
      </w:r>
      <w:r w:rsidRPr="008C4F99">
        <w:rPr>
          <w:spacing w:val="-2"/>
          <w:rtl/>
        </w:rPr>
        <w:t xml:space="preserve"> אם אחי למה עמי, ואם עמי למה אחי? </w:t>
      </w:r>
    </w:p>
    <w:p w14:paraId="27DE4872" w14:textId="77777777" w:rsidR="00F07A5B" w:rsidRPr="00F07A5B" w:rsidRDefault="00B93B58" w:rsidP="008C4F99">
      <w:pPr>
        <w:pStyle w:val="36"/>
        <w:framePr w:wrap="notBeside"/>
        <w:rPr>
          <w:rtl/>
        </w:rPr>
      </w:pPr>
      <w:r w:rsidRPr="00F07A5B">
        <w:rPr>
          <w:rtl/>
        </w:rPr>
        <w:t>א</w:t>
      </w:r>
      <w:r w:rsidR="008C4F99" w:rsidRPr="00F07A5B">
        <w:rPr>
          <w:rFonts w:hint="cs"/>
          <w:rtl/>
        </w:rPr>
        <w:t>לא</w:t>
      </w:r>
      <w:del w:id="41222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647C4D8A" w14:textId="2A3AABD1" w:rsidR="00B93B58" w:rsidRPr="008C4F99" w:rsidRDefault="008C4F99" w:rsidP="00B93B58">
      <w:pPr>
        <w:rPr>
          <w:spacing w:val="0"/>
          <w:rtl/>
        </w:rPr>
      </w:pPr>
      <w:r w:rsidRPr="008C4F99">
        <w:rPr>
          <w:rFonts w:hint="cs"/>
          <w:spacing w:val="0"/>
          <w:rtl/>
        </w:rPr>
        <w:t>א</w:t>
      </w:r>
      <w:r w:rsidR="00B93B58" w:rsidRPr="008C4F99">
        <w:rPr>
          <w:spacing w:val="0"/>
          <w:rtl/>
        </w:rPr>
        <w:t xml:space="preserve">ם אתם שומעין לי </w:t>
      </w:r>
      <w:r w:rsidR="00B93B58" w:rsidRPr="008C4F99">
        <w:rPr>
          <w:rStyle w:val="affff8"/>
          <w:spacing w:val="0"/>
          <w:rtl/>
        </w:rPr>
        <w:t>אחי</w:t>
      </w:r>
      <w:r w:rsidR="00B93B58" w:rsidRPr="008C4F99">
        <w:rPr>
          <w:spacing w:val="0"/>
          <w:rtl/>
        </w:rPr>
        <w:t xml:space="preserve"> אתם, ואם לאו </w:t>
      </w:r>
      <w:r w:rsidR="00B93B58" w:rsidRPr="008C4F99">
        <w:rPr>
          <w:rStyle w:val="affff8"/>
          <w:spacing w:val="0"/>
          <w:rtl/>
        </w:rPr>
        <w:t xml:space="preserve">עמי </w:t>
      </w:r>
      <w:r w:rsidR="00B93B58" w:rsidRPr="008C4F99">
        <w:rPr>
          <w:spacing w:val="0"/>
          <w:rtl/>
        </w:rPr>
        <w:t>אתם וארדה אתכם במקל</w:t>
      </w:r>
    </w:p>
    <w:p w14:paraId="02452228" w14:textId="5BB9DCCA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tl/>
        </w:rPr>
        <w:t>רבנן</w:t>
      </w:r>
      <w:r w:rsidR="00F07A5B" w:rsidRPr="00F07A5B">
        <w:rPr>
          <w:rFonts w:hint="cs"/>
          <w:rtl/>
        </w:rPr>
        <w:t>:</w:t>
      </w:r>
    </w:p>
    <w:p w14:paraId="0CEA5BD5" w14:textId="158DF6E3" w:rsidR="008C4F99" w:rsidRDefault="00B93B58" w:rsidP="00B93B58">
      <w:pPr>
        <w:rPr>
          <w:rtl/>
        </w:rPr>
      </w:pPr>
      <w:r w:rsidRPr="006F178A">
        <w:rPr>
          <w:rFonts w:hint="cs"/>
          <w:rtl/>
        </w:rPr>
        <w:t>מ</w:t>
      </w:r>
      <w:r w:rsidRPr="006F178A">
        <w:rPr>
          <w:rtl/>
        </w:rPr>
        <w:t xml:space="preserve">דאין הכהנים רשאין לעלות בסנדליהן לדוכן, </w:t>
      </w:r>
    </w:p>
    <w:p w14:paraId="0FB78133" w14:textId="6B184C35" w:rsidR="00B93B58" w:rsidRPr="006F178A" w:rsidRDefault="00B93B58" w:rsidP="00B93B58">
      <w:pPr>
        <w:rPr>
          <w:rtl/>
        </w:rPr>
      </w:pPr>
      <w:r>
        <w:rPr>
          <w:rtl/>
        </w:rPr>
        <w:t xml:space="preserve">וזו אחת מתשע תקנות שהתקין </w:t>
      </w:r>
      <w:r>
        <w:rPr>
          <w:rStyle w:val="affffc"/>
          <w:rtl/>
          <w:rPrChange w:id="9064" w:author="מנוע אמוראים" w:date="2026-10-05T16:41:03Z">
            <w:rPr>
              <w:rtl/>
            </w:rPr>
          </w:rPrChange>
        </w:rPr>
        <w:t xml:space="preserve">ר</w:t>
      </w:r>
      <w:r>
        <w:rPr>
          <w:rStyle w:val="affffc"/>
          <w:rFonts w:hint="cs"/>
          <w:rtl/>
          <w:rPrChange w:id="9065" w:author="מנוע אמוראים" w:date="2026-10-05T16:41:03Z">
            <w:rPr>
              <w:rFonts w:hint="cs"/>
              <w:rtl/>
            </w:rPr>
          </w:rPrChange>
        </w:rPr>
        <w:t xml:space="preserve">יב</w:t>
      </w:r>
      <w:r>
        <w:rPr>
          <w:rStyle w:val="affffc"/>
          <w:rtl/>
          <w:rPrChange w:id="9066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67" w:author="מנוע אמוראים" w:date="2026-10-05T16:41:03Z">
            <w:rPr>
              <w:rFonts w:hint="cs"/>
              <w:rtl/>
            </w:rPr>
          </w:rPrChange>
        </w:rPr>
        <w:t xml:space="preserve">ז</w:t>
      </w:r>
      <w:r>
        <w:rPr>
          <w:rFonts w:hint="cs"/>
          <w:rtl/>
        </w:rPr>
        <w:t xml:space="preserve"> ומצד כבוד הציבור </w:t>
      </w:r>
    </w:p>
    <w:p w14:paraId="69EA2046" w14:textId="77777777" w:rsidR="00F07A5B" w:rsidRPr="00F07A5B" w:rsidRDefault="00B93B58" w:rsidP="009658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ודחאו רב אשי</w:t>
      </w:r>
      <w:r w:rsidR="00F07A5B" w:rsidRPr="00F07A5B">
        <w:rPr>
          <w:rtl/>
        </w:rPr>
        <w:t>:</w:t>
      </w:r>
    </w:p>
    <w:p w14:paraId="0DE441BF" w14:textId="313C1B2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</w:t>
      </w:r>
      <w:r w:rsidR="00BA5098">
        <w:rPr>
          <w:rFonts w:hint="cs"/>
          <w:rtl/>
        </w:rPr>
        <w:t>ש</w:t>
      </w:r>
      <w:r w:rsidRPr="006F178A">
        <w:rPr>
          <w:rtl/>
        </w:rPr>
        <w:t>ם שמא נפסקה לו רצועה בסנדלו ו</w:t>
      </w:r>
      <w:r w:rsidRPr="006F178A">
        <w:rPr>
          <w:rFonts w:hint="cs"/>
          <w:rtl/>
        </w:rPr>
        <w:t>ישוב לקושר</w:t>
      </w:r>
      <w:r w:rsidR="008C4F99">
        <w:rPr>
          <w:rFonts w:hint="cs"/>
          <w:rtl/>
        </w:rPr>
        <w:t>ה,</w:t>
      </w:r>
      <w:r w:rsidRPr="006F178A">
        <w:rPr>
          <w:rFonts w:hint="cs"/>
          <w:rtl/>
        </w:rPr>
        <w:t xml:space="preserve"> ויאמרו </w:t>
      </w:r>
      <w:r w:rsidR="00BA5098">
        <w:rPr>
          <w:rFonts w:hint="cs"/>
          <w:rtl/>
        </w:rPr>
        <w:t>ש</w:t>
      </w:r>
      <w:r w:rsidRPr="006F178A">
        <w:rPr>
          <w:rFonts w:hint="cs"/>
          <w:rtl/>
        </w:rPr>
        <w:t>ב</w:t>
      </w:r>
      <w:r w:rsidRPr="006F178A">
        <w:rPr>
          <w:rtl/>
        </w:rPr>
        <w:t>ן גרושה או בן חלוצה הוא.</w:t>
      </w:r>
    </w:p>
    <w:p w14:paraId="08BAE30E" w14:textId="7A681931" w:rsidR="00B93B58" w:rsidRPr="006F178A" w:rsidRDefault="00E4644A" w:rsidP="00E4644A">
      <w:pPr>
        <w:pStyle w:val="affff5"/>
        <w:rPr>
          <w:del w:id="90198" w:author="מנוע עיצוב" w:date="2026-10-08T11:01:28Z"/>
          <w:rtl/>
        </w:rPr>
      </w:pPr>
      <w:del w:id="90197" w:author="מנוע עיצוב" w:date="2026-10-08T11:01:28Z">
        <w:r>
          <w:rPr>
            <w:rtl/>
          </w:rPr>
          <w:delText xml:space="preserve">****</w:delText>
        </w:r>
      </w:del>
    </w:p>
    <w:p w14:paraId="04A53913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מ: </w:t>
      </w:r>
    </w:p>
    <w:p w14:paraId="518B4F17" w14:textId="77777777" w:rsidR="00B93B58" w:rsidRPr="006F178A" w:rsidRDefault="00B93B58" w:rsidP="005670C9">
      <w:pPr>
        <w:pStyle w:val="afffd"/>
        <w:rPr>
          <w:rtl/>
        </w:rPr>
      </w:pPr>
      <w:ins w:id="9878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tl/>
        </w:rPr>
        <w:t>ובמקדש ברכה אחת כו'.</w:t>
      </w:r>
    </w:p>
    <w:p w14:paraId="6866003E" w14:textId="77777777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>וכל כך למה? לפי שאין עונין אמן במקדש.</w:t>
      </w:r>
    </w:p>
    <w:p w14:paraId="510AC8E5" w14:textId="409F3C49" w:rsidR="00F07A5B" w:rsidRPr="00F07A5B" w:rsidRDefault="00B93B58" w:rsidP="00BA5098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63271951" w14:textId="55E5195C" w:rsidR="00BA5098" w:rsidRDefault="00B93B58" w:rsidP="00B93B58">
      <w:pPr>
        <w:rPr>
          <w:rtl/>
        </w:rPr>
      </w:pPr>
      <w:r w:rsidRPr="00D16D7B">
        <w:rPr>
          <w:rFonts w:cs="BA Vilna Bold"/>
          <w:rtl/>
        </w:rPr>
        <w:t>מנין שאין עונין אמן במקדש</w:t>
      </w:r>
      <w:r w:rsidRPr="006F178A">
        <w:rPr>
          <w:rtl/>
        </w:rPr>
        <w:t xml:space="preserve">? </w:t>
      </w:r>
    </w:p>
    <w:p w14:paraId="2C243107" w14:textId="39EA0DFB" w:rsidR="00B93B58" w:rsidRPr="006F178A" w:rsidRDefault="00BA5098" w:rsidP="00B93B58">
      <w:pPr>
        <w:rPr>
          <w:rtl/>
        </w:rPr>
      </w:pPr>
      <w:r w:rsidRPr="00BA5098">
        <w:rPr>
          <w:rStyle w:val="affffc"/>
          <w:rFonts w:hint="cs"/>
          <w:rtl/>
        </w:rPr>
        <w:t>-</w:t>
      </w:r>
      <w:r w:rsidR="00B93B58" w:rsidRPr="00BA5098">
        <w:rPr>
          <w:rStyle w:val="affffc"/>
          <w:rtl/>
        </w:rPr>
        <w:t>שנא':</w:t>
      </w:r>
      <w:r w:rsidR="00B93B58" w:rsidRPr="00CB0DC4">
        <w:rPr>
          <w:rStyle w:val="affff8"/>
          <w:rtl/>
        </w:rPr>
        <w:t xml:space="preserve"> </w:t>
      </w:r>
      <w:r w:rsidR="00B93B58" w:rsidRPr="00CB0DC4">
        <w:rPr>
          <w:rStyle w:val="affff8"/>
          <w:rFonts w:hint="cs"/>
          <w:rtl/>
        </w:rPr>
        <w:t>'</w:t>
      </w:r>
      <w:r w:rsidR="00B93B58" w:rsidRPr="00CB0DC4">
        <w:rPr>
          <w:rStyle w:val="affff8"/>
          <w:rtl/>
        </w:rPr>
        <w:t>קומו ברכו את ה</w:t>
      </w:r>
      <w:r w:rsidR="00B93B58">
        <w:rPr>
          <w:rStyle w:val="affff8"/>
          <w:rtl/>
        </w:rPr>
        <w:t>'</w:t>
      </w:r>
      <w:r w:rsidR="00B93B58" w:rsidRPr="00CB0DC4">
        <w:rPr>
          <w:rStyle w:val="affff8"/>
          <w:rtl/>
        </w:rPr>
        <w:t xml:space="preserve"> אלהיכם מן העולם ועד העולם</w:t>
      </w:r>
      <w:r w:rsidR="00B93B58" w:rsidRPr="00CB0DC4">
        <w:rPr>
          <w:rStyle w:val="affff8"/>
          <w:rFonts w:hint="cs"/>
          <w:rtl/>
        </w:rPr>
        <w:t>'</w:t>
      </w:r>
      <w:r w:rsidR="00B93B58" w:rsidRPr="00CB0DC4">
        <w:rPr>
          <w:rStyle w:val="affff8"/>
          <w:rtl/>
        </w:rPr>
        <w:t>.</w:t>
      </w:r>
    </w:p>
    <w:p w14:paraId="03799F9B" w14:textId="442CE30B" w:rsidR="00B93B58" w:rsidRPr="008C4F99" w:rsidRDefault="00B93B58" w:rsidP="00B93B58">
      <w:pPr>
        <w:rPr>
          <w:spacing w:val="2"/>
          <w:rtl/>
        </w:rPr>
      </w:pPr>
      <w:r w:rsidRPr="008C4F99">
        <w:rPr>
          <w:rFonts w:cs="BA Vilna Bold"/>
          <w:spacing w:val="2"/>
          <w:rtl/>
        </w:rPr>
        <w:t>ומנין שעל כל ברכה וברכה תהלה</w:t>
      </w:r>
      <w:r w:rsidR="008C4F99" w:rsidRPr="008C4F99">
        <w:rPr>
          <w:rStyle w:val="afffff2"/>
          <w:rFonts w:hint="cs"/>
          <w:spacing w:val="2"/>
          <w:rtl/>
        </w:rPr>
        <w:t>[בשכמל''ו]</w:t>
      </w:r>
      <w:r w:rsidRPr="008C4F99">
        <w:rPr>
          <w:rFonts w:cs="BA Vilna Bold"/>
          <w:spacing w:val="2"/>
          <w:rtl/>
        </w:rPr>
        <w:t>?</w:t>
      </w:r>
      <w:r w:rsidRPr="008C4F99">
        <w:rPr>
          <w:spacing w:val="2"/>
          <w:rtl/>
        </w:rPr>
        <w:t xml:space="preserve"> </w:t>
      </w:r>
      <w:r w:rsidR="00BA5098" w:rsidRPr="008C4F99">
        <w:rPr>
          <w:rFonts w:hint="cs"/>
          <w:spacing w:val="2"/>
          <w:rtl/>
        </w:rPr>
        <w:t>-ד</w:t>
      </w:r>
      <w:r w:rsidRPr="008C4F99">
        <w:rPr>
          <w:rStyle w:val="affff8"/>
          <w:rFonts w:hint="cs"/>
          <w:spacing w:val="2"/>
          <w:rtl/>
        </w:rPr>
        <w:t>'</w:t>
      </w:r>
      <w:r w:rsidRPr="008C4F99">
        <w:rPr>
          <w:rStyle w:val="affff8"/>
          <w:spacing w:val="2"/>
          <w:rtl/>
        </w:rPr>
        <w:t>ויברכו שם כבודך ומרומם על כל ברכה ותהלה',</w:t>
      </w:r>
      <w:r w:rsidRPr="008C4F99">
        <w:rPr>
          <w:spacing w:val="2"/>
          <w:rtl/>
        </w:rPr>
        <w:t xml:space="preserve"> על כל ברכה וברכה תן לו תהלה.</w:t>
      </w:r>
    </w:p>
    <w:p w14:paraId="6BECAA6A" w14:textId="12783F49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71528BAE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75" w:author="קלוד" w:date="2026-10-06T10:10:25Z">
        <w:r>
          <w:rPr>
            <w:rtl/>
          </w:rPr>
          <w:delText xml:space="preserve">מתני'.</w:delText>
        </w:r>
      </w:del>
      <w:ins w:id="20476" w:author="קלוד" w:date="2026-10-06T10:10:25Z">
        <w:r>
          <w:rPr>
            <w:rtl/>
          </w:rPr>
          <w:t xml:space="preserve">משנה ז</w:t>
        </w:r>
      </w:ins>
    </w:p>
    <w:p w14:paraId="06C59710" w14:textId="77777777" w:rsidR="00B93B58" w:rsidRPr="006F178A" w:rsidRDefault="00B93B58" w:rsidP="00B93B58">
      <w:pPr>
        <w:pStyle w:val="afff5"/>
        <w:spacing w:before="120"/>
        <w:rPr>
          <w:rtl/>
        </w:rPr>
        <w:pPrChange w:id="90022" w:author="קלוד" w:date="2026-10-08T12:08:16Z">
          <w:pPr>
            <w:pStyle w:val="afff5"/>
          </w:pPr>
        </w:pPrChange>
      </w:pPr>
      <w:r w:rsidRPr="00FC1C11">
        <w:rPr>
          <w:rFonts w:cs="BA TM • Vilna Extra-Bold"/>
          <w:rtl/>
        </w:rPr>
        <w:t xml:space="preserve">ברכות כהן גדול </w:t>
      </w:r>
      <w:r w:rsidRPr="006F178A">
        <w:rPr>
          <w:rtl/>
        </w:rPr>
        <w:t xml:space="preserve">כיצד? חזן הכנסת נוטל ספר תורה ונותנה לו לראש הכנסת, וראש הכנסת נותנה לסגן, והסגן נותנה לכהן גדול, וכ"ג עומד ומקבל וקורא </w:t>
      </w:r>
      <w:r w:rsidRPr="00C577C1">
        <w:rPr>
          <w:rStyle w:val="affff8"/>
          <w:rtl/>
        </w:rPr>
        <w:t>אחרי מות ואך בעשור</w:t>
      </w:r>
      <w:r w:rsidRPr="006F178A">
        <w:rPr>
          <w:rtl/>
        </w:rPr>
        <w:t xml:space="preserve">, </w:t>
      </w:r>
    </w:p>
    <w:p w14:paraId="6540F63C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tl/>
        </w:rPr>
        <w:t xml:space="preserve">וגולל את התורה ומניחה בחיקו, ואומר: יתר ממה שקריתי לפניכם כתוב כאן, ובעשור שבחומש הפקודים קורא על פה, </w:t>
      </w:r>
    </w:p>
    <w:p w14:paraId="08334932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tl/>
        </w:rPr>
        <w:t>ומברך עליה שמנה ברכות: על התורה, ועל העבודה, ועל ההודייה, ועל מחילת העון, ועל המקדש, ועל ישראל, ועל הכהנים, ועל ירושלים, והשאר תפלה.</w:t>
      </w:r>
    </w:p>
    <w:p w14:paraId="328BBE22" w14:textId="3D40D24D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4B558435" w14:textId="098ECA4C" w:rsidR="00F07A5B" w:rsidRPr="00F07A5B" w:rsidRDefault="00B93B58" w:rsidP="00B5642F">
      <w:pPr>
        <w:pStyle w:val="36"/>
        <w:framePr w:wrap="notBeside"/>
        <w:rPr>
          <w:rtl/>
        </w:rPr>
      </w:pPr>
      <w:r w:rsidRPr="00F07A5B">
        <w:rPr>
          <w:rtl/>
        </w:rPr>
        <w:t>אביי</w:t>
      </w:r>
      <w:r w:rsidR="00F07A5B" w:rsidRPr="00F07A5B">
        <w:rPr>
          <w:rtl/>
        </w:rPr>
        <w:t>:</w:t>
      </w:r>
    </w:p>
    <w:p w14:paraId="373B64B5" w14:textId="25C9D74E" w:rsidR="00B93B58" w:rsidRPr="006F178A" w:rsidRDefault="00B93B58" w:rsidP="00DF41AE">
      <w:pPr>
        <w:rPr>
          <w:rtl/>
        </w:rPr>
      </w:pPr>
      <w:r w:rsidRPr="006F178A">
        <w:rPr>
          <w:rFonts w:ascii="FontbitDavid" w:hAnsi="FontbitDavid"/>
          <w:rtl/>
        </w:rPr>
        <w:t>כולה משום כבוד דכ"ג הוא.</w:t>
      </w:r>
    </w:p>
    <w:p w14:paraId="7C934114" w14:textId="77777777" w:rsidR="00B93B58" w:rsidRPr="006F178A" w:rsidRDefault="00B93B58" w:rsidP="005670C9">
      <w:pPr>
        <w:pStyle w:val="afffd"/>
        <w:rPr>
          <w:rtl/>
        </w:rPr>
      </w:pPr>
      <w:ins w:id="987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וכ"ג עומד ומקבל וקורא וכו'.</w:t>
      </w:r>
    </w:p>
    <w:p w14:paraId="3834877D" w14:textId="47FD08D2" w:rsidR="00B93B58" w:rsidRPr="006F178A" w:rsidRDefault="00B93B58" w:rsidP="00B93B58">
      <w:pPr>
        <w:rPr>
          <w:rtl/>
        </w:rPr>
      </w:pPr>
      <w:r w:rsidRPr="00253A83">
        <w:rPr>
          <w:rFonts w:cs="BA Vilna Bold"/>
          <w:rtl/>
        </w:rPr>
        <w:t>עומד</w:t>
      </w:r>
      <w:r>
        <w:rPr>
          <w:rFonts w:cs="BA Vilna Bold" w:hint="cs"/>
          <w:rtl/>
        </w:rPr>
        <w:t xml:space="preserve"> </w:t>
      </w:r>
      <w:r>
        <w:rPr>
          <w:rStyle w:val="affffc"/>
          <w:rFonts w:cs="BA Vilna Bold" w:hint="cs"/>
          <w:rtl/>
          <w:rPrChange w:id="9068" w:author="מנוע אמוראים" w:date="2026-10-05T16:41:03Z">
            <w:rPr>
              <w:rFonts w:cs="BA Vilna Bold" w:hint="cs"/>
              <w:rtl/>
            </w:rPr>
          </w:rPrChange>
        </w:rPr>
        <w:t xml:space="preserve">ב</w:t>
      </w:r>
      <w:r>
        <w:rPr>
          <w:rStyle w:val="affffc"/>
          <w:rFonts w:cs="BA Vilna Bold" w:hint="cs"/>
          <w:rtl/>
          <w:rPrChange w:id="9069" w:author="מנוע אמוראים" w:date="2026-10-05T16:41:03Z">
            <w:rPr>
              <w:rFonts w:cs="BA Vilna Bold" w:hint="cs"/>
              <w:rtl/>
            </w:rPr>
          </w:rPrChange>
        </w:rPr>
        <w:t xml:space="preserve">ע</w:t>
      </w:r>
      <w:r>
        <w:rPr>
          <w:rStyle w:val="affffc"/>
          <w:rFonts w:cs="BA Vilna Bold" w:hint="cs"/>
          <w:rtl/>
          <w:rPrChange w:id="9070" w:author="מנוע אמוראים" w:date="2026-10-05T16:41:03Z">
            <w:rPr>
              <w:rFonts w:cs="BA Vilna Bold" w:hint="cs"/>
              <w:rtl/>
            </w:rPr>
          </w:rPrChange>
        </w:rPr>
        <w:t xml:space="preserve">זר</w:t>
      </w:r>
      <w:r>
        <w:rPr>
          <w:rStyle w:val="affffc"/>
          <w:rFonts w:cs="BA Vilna Bold"/>
          <w:rtl/>
          <w:rPrChange w:id="9071" w:author="מנוע אמוראים" w:date="2026-10-05T16:41:03Z">
            <w:rPr>
              <w:rFonts w:cs="BA Vilna Bold"/>
              <w:rtl/>
            </w:rPr>
          </w:rPrChange>
        </w:rPr>
        <w:t xml:space="preserve">"</w:t>
      </w:r>
      <w:r>
        <w:rPr>
          <w:rStyle w:val="affffc"/>
          <w:rFonts w:cs="BA Vilna Bold" w:hint="cs"/>
          <w:rtl/>
          <w:rPrChange w:id="9072" w:author="מנוע אמוראים" w:date="2026-10-05T16:41:03Z">
            <w:rPr>
              <w:rFonts w:cs="BA Vilna Bold" w:hint="cs"/>
              <w:rtl/>
            </w:rPr>
          </w:rPrChange>
        </w:rPr>
        <w:t xml:space="preserve">נ</w:t>
      </w:r>
      <w:r w:rsidRPr="006F178A">
        <w:rPr>
          <w:rFonts w:hint="cs"/>
          <w:rtl/>
        </w:rPr>
        <w:t xml:space="preserve"> דאין ישיבה בעזרה אלא למלכי בית דוד בלבד</w:t>
      </w:r>
      <w:r w:rsidR="00B5642F">
        <w:rPr>
          <w:rFonts w:hint="cs"/>
          <w:rtl/>
        </w:rPr>
        <w:t xml:space="preserve"> ד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ויבא המלך דוד וישב לפני ה</w:t>
      </w:r>
      <w:r>
        <w:rPr>
          <w:rStyle w:val="affff8"/>
          <w:rtl/>
        </w:rPr>
        <w:t>'</w:t>
      </w:r>
      <w:r w:rsidRPr="00CB0DC4">
        <w:rPr>
          <w:rStyle w:val="affff8"/>
          <w:rtl/>
        </w:rPr>
        <w:t xml:space="preserve"> ויאמר מי אנכי וגו'!</w:t>
      </w:r>
      <w:r w:rsidRPr="006F178A">
        <w:rPr>
          <w:rtl/>
        </w:rPr>
        <w:t xml:space="preserve"> </w:t>
      </w:r>
    </w:p>
    <w:p w14:paraId="4B927650" w14:textId="77777777" w:rsidR="00F07A5B" w:rsidRPr="00F07A5B" w:rsidRDefault="00C577C1" w:rsidP="00C577C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523E9D8D" w14:textId="2ABDB9ED" w:rsidR="00B93B58" w:rsidRPr="006F178A" w:rsidRDefault="00C577C1" w:rsidP="00B93B58">
      <w:pPr>
        <w:rPr>
          <w:rFonts w:ascii="FontbitDavid" w:hAnsi="FontbitDavid"/>
          <w:rtl/>
        </w:rPr>
      </w:pPr>
      <w:r>
        <w:rPr>
          <w:rFonts w:ascii="Fb Fontext" w:hAnsi="Fb Fontext" w:hint="cs"/>
          <w:rtl/>
        </w:rPr>
        <w:t>ד</w:t>
      </w:r>
      <w:r w:rsidR="00B93B58" w:rsidRPr="006F178A">
        <w:rPr>
          <w:rFonts w:ascii="FontbitDavid" w:hAnsi="FontbitDavid"/>
          <w:rtl/>
        </w:rPr>
        <w:t>והיכן קורין בו? בעזרה;</w:t>
      </w:r>
    </w:p>
    <w:p w14:paraId="472F0D9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מא.</w:t>
      </w:r>
    </w:p>
    <w:p w14:paraId="26631914" w14:textId="2A0E606E" w:rsidR="00F07A5B" w:rsidRPr="00F07A5B" w:rsidRDefault="00C577C1" w:rsidP="00B5642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93B58" w:rsidRPr="00F07A5B">
        <w:rPr>
          <w:rtl/>
        </w:rPr>
        <w:t>ר</w:t>
      </w:r>
      <w:r w:rsidR="00B93B58" w:rsidRPr="00F07A5B">
        <w:rPr>
          <w:rFonts w:hint="cs"/>
          <w:rtl/>
        </w:rPr>
        <w:t>אב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7328BB0F" w14:textId="4CD1C443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>בהר הבית,</w:t>
      </w:r>
      <w:r w:rsidR="008E0FB4">
        <w:rPr>
          <w:rFonts w:ascii="FontbitDavid" w:hAnsi="FontbitDavid" w:hint="cs"/>
          <w:rtl/>
        </w:rPr>
        <w:t xml:space="preserve"> </w:t>
      </w:r>
      <w:r w:rsidR="00B5642F">
        <w:rPr>
          <w:rFonts w:ascii="FontbitDavid" w:hAnsi="FontbitDavid" w:hint="cs"/>
          <w:rtl/>
        </w:rPr>
        <w:t>ד</w:t>
      </w:r>
      <w:r w:rsidRPr="00CB0DC4">
        <w:rPr>
          <w:rStyle w:val="affff8"/>
          <w:rtl/>
        </w:rPr>
        <w:t>'ויקרא בו לפני הרחוב אשר לפני שער המים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;</w:t>
      </w:r>
    </w:p>
    <w:p w14:paraId="3E1B75AE" w14:textId="10B1F5A0" w:rsidR="00F07A5B" w:rsidRPr="00F07A5B" w:rsidRDefault="00C577C1" w:rsidP="00B5642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93B58" w:rsidRPr="00F07A5B">
        <w:rPr>
          <w:rtl/>
        </w:rPr>
        <w:t>ר"</w:t>
      </w:r>
      <w:r w:rsidR="00B93B58"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7C9D158C" w14:textId="42C5ECD5" w:rsidR="00B93B58" w:rsidRPr="006F178A" w:rsidRDefault="00B93B58" w:rsidP="00B93B58">
      <w:pPr>
        <w:rPr>
          <w:rtl/>
        </w:rPr>
      </w:pPr>
      <w:r w:rsidRPr="006F178A">
        <w:rPr>
          <w:rtl/>
        </w:rPr>
        <w:t>בעזרת נשים.</w:t>
      </w:r>
    </w:p>
    <w:bookmarkEnd w:id="10"/>
    <w:p w14:paraId="315099AA" w14:textId="27EE7DE6" w:rsidR="00B93B58" w:rsidRPr="006F178A" w:rsidRDefault="00E4644A" w:rsidP="00E4644A">
      <w:pPr>
        <w:pStyle w:val="affff5"/>
        <w:rPr>
          <w:del w:id="90200" w:author="מנוע עיצוב" w:date="2026-10-08T11:01:28Z"/>
          <w:rtl/>
        </w:rPr>
      </w:pPr>
      <w:del w:id="90199" w:author="מנוע עיצוב" w:date="2026-10-08T11:01:28Z">
        <w:r>
          <w:rPr>
            <w:rtl/>
          </w:rPr>
          <w:delText xml:space="preserve">****</w:delText>
        </w:r>
      </w:del>
    </w:p>
    <w:p w14:paraId="7C23E7B2" w14:textId="77777777" w:rsidR="00B93B58" w:rsidRPr="006F178A" w:rsidRDefault="00B93B58" w:rsidP="005670C9">
      <w:pPr>
        <w:pStyle w:val="afffd"/>
        <w:rPr>
          <w:rtl/>
        </w:rPr>
      </w:pPr>
      <w:ins w:id="9880" w:author="מספור קטעי משנה" w:date="2026-10-06T06:45:52Z">
        <w:r>
          <w:rPr>
            <w:rStyle w:val="MisparKeta"/>
          </w:rPr>
          <w:t xml:space="preserve">א. </w:t>
        </w:r>
      </w:ins>
      <w:bookmarkStart w:id="11" w:name="_Hlk134485023"/>
      <w:r w:rsidRPr="006F178A">
        <w:rPr>
          <w:rtl/>
        </w:rPr>
        <w:t>וקורא אחרי מות ואך בעשור.</w:t>
      </w:r>
    </w:p>
    <w:p w14:paraId="123FA6AF" w14:textId="77777777" w:rsidR="00F07A5B" w:rsidRPr="00F07A5B" w:rsidRDefault="00B93B58" w:rsidP="00C577C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087C88CF" w14:textId="3E7E66EF" w:rsidR="00B93B58" w:rsidRPr="00D16D7B" w:rsidRDefault="00B93B58" w:rsidP="00B93B58">
      <w:pPr>
        <w:rPr>
          <w:spacing w:val="-2"/>
          <w:rtl/>
        </w:rPr>
      </w:pPr>
      <w:r w:rsidRPr="00D16D7B">
        <w:rPr>
          <w:rFonts w:ascii="FontbitDavid" w:hAnsi="FontbitDavid" w:hint="cs"/>
          <w:spacing w:val="-2"/>
          <w:rtl/>
        </w:rPr>
        <w:t xml:space="preserve">דאין מדלגין בתורה כלל ובנביא מדלגין רק עד כדי שלא יפסוק התורגמן </w:t>
      </w:r>
    </w:p>
    <w:p w14:paraId="6C04C697" w14:textId="2FF6102E" w:rsidR="00F07A5B" w:rsidRPr="00F07A5B" w:rsidRDefault="00B93B58" w:rsidP="00C577C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</w:t>
      </w:r>
      <w:r w:rsidR="00F07A5B" w:rsidRPr="00F07A5B">
        <w:rPr>
          <w:rtl/>
        </w:rPr>
        <w:t>:</w:t>
      </w:r>
    </w:p>
    <w:p w14:paraId="2C992B77" w14:textId="2EEA4278" w:rsidR="00B93B58" w:rsidRPr="006F178A" w:rsidRDefault="00B93B58" w:rsidP="00B93B58">
      <w:pPr>
        <w:rPr>
          <w:rtl/>
        </w:rPr>
      </w:pPr>
      <w:r w:rsidRPr="00C577C1">
        <w:rPr>
          <w:rFonts w:ascii="FontbitDavid" w:hAnsi="FontbitDavid"/>
          <w:rtl/>
        </w:rPr>
        <w:t>כאן בענין אחד, כאן בשני עניינין;</w:t>
      </w:r>
    </w:p>
    <w:p w14:paraId="4D1C8EED" w14:textId="77777777" w:rsidR="00F07A5B" w:rsidRPr="00F07A5B" w:rsidRDefault="00B93B58" w:rsidP="00505F16">
      <w:pPr>
        <w:pStyle w:val="36"/>
        <w:framePr w:wrap="notBeside"/>
        <w:rPr>
          <w:rtl/>
        </w:rPr>
      </w:pPr>
      <w:r w:rsidRPr="00F07A5B">
        <w:rPr>
          <w:rtl/>
        </w:rPr>
        <w:t>ו</w:t>
      </w:r>
      <w:r w:rsidRPr="00F07A5B">
        <w:rPr>
          <w:rFonts w:hint="cs"/>
          <w:rtl/>
        </w:rPr>
        <w:t xml:space="preserve">כן </w:t>
      </w:r>
      <w:r w:rsidRPr="00F07A5B">
        <w:rPr>
          <w:rtl/>
        </w:rPr>
        <w:t xml:space="preserve">תניא: </w:t>
      </w:r>
      <w:r w:rsidR="00F07A5B" w:rsidRPr="00F07A5B">
        <w:rPr>
          <w:rtl/>
        </w:rPr>
        <w:t>:</w:t>
      </w:r>
    </w:p>
    <w:p w14:paraId="3B03099E" w14:textId="0E437643" w:rsidR="00505F16" w:rsidRDefault="00B93B58" w:rsidP="00B93B58">
      <w:pPr>
        <w:rPr>
          <w:rFonts w:ascii="FontbitDavid" w:hAnsi="FontbitDavid"/>
          <w:rtl/>
        </w:rPr>
      </w:pPr>
      <w:r w:rsidRPr="006F178A">
        <w:rPr>
          <w:rFonts w:ascii="FontbitDavid" w:hAnsi="FontbitDavid"/>
          <w:rtl/>
        </w:rPr>
        <w:t xml:space="preserve">מדלגין בתורה בענין אחד, ובנביא בשני עניינין, </w:t>
      </w:r>
    </w:p>
    <w:p w14:paraId="75FBBC81" w14:textId="4C3C2923" w:rsidR="00505F16" w:rsidRDefault="00B93B58" w:rsidP="00B93B58">
      <w:pPr>
        <w:rPr>
          <w:rFonts w:ascii="FontbitDavid" w:hAnsi="FontbitDavid"/>
          <w:rtl/>
        </w:rPr>
      </w:pPr>
      <w:r w:rsidRPr="006F178A">
        <w:rPr>
          <w:rFonts w:ascii="FontbitDavid" w:hAnsi="FontbitDavid"/>
          <w:rtl/>
        </w:rPr>
        <w:t xml:space="preserve">וכאן וכאן בכדי שלא יפסוק התורגמן, ואין מדלגין מנביא לנביא, </w:t>
      </w:r>
    </w:p>
    <w:p w14:paraId="0B254BE6" w14:textId="15298C65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 xml:space="preserve">ובנביא של שנים עשר מדלגין, </w:t>
      </w:r>
      <w:r w:rsidR="00505F16">
        <w:rPr>
          <w:rFonts w:ascii="FontbitDavid" w:hAnsi="FontbitDavid" w:hint="cs"/>
          <w:rtl/>
        </w:rPr>
        <w:t xml:space="preserve">אבל לא </w:t>
      </w:r>
      <w:r w:rsidRPr="006F178A">
        <w:rPr>
          <w:rFonts w:ascii="FontbitDavid" w:hAnsi="FontbitDavid"/>
          <w:rtl/>
        </w:rPr>
        <w:t>מסוף הספר לתחילתו.</w:t>
      </w:r>
    </w:p>
    <w:p w14:paraId="30DD7DF6" w14:textId="2ED33DC6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416BC13" w14:textId="56C7408E" w:rsidR="00B93B58" w:rsidRPr="006F178A" w:rsidRDefault="00B93B58" w:rsidP="00C577C1">
      <w:pPr>
        <w:rPr>
          <w:rtl/>
        </w:rPr>
      </w:pPr>
      <w:r w:rsidRPr="00C577C1">
        <w:rPr>
          <w:rFonts w:cs="BA Vilna Bold"/>
          <w:rtl/>
        </w:rPr>
        <w:t>וגולל את התורה ומניחה בחיקו כו'.</w:t>
      </w:r>
      <w:r w:rsidR="00C577C1" w:rsidRPr="00C577C1">
        <w:rPr>
          <w:rFonts w:cs="BA Vilna Bold" w:hint="cs"/>
          <w:rtl/>
        </w:rPr>
        <w:t xml:space="preserve"> </w:t>
      </w:r>
      <w:r w:rsidR="00C577C1">
        <w:rPr>
          <w:rFonts w:ascii="FontbitDavid" w:hAnsi="FontbitDavid" w:hint="cs"/>
          <w:rtl/>
        </w:rPr>
        <w:t>-</w:t>
      </w:r>
      <w:r w:rsidRPr="006F178A">
        <w:rPr>
          <w:rFonts w:ascii="FontbitDavid" w:hAnsi="FontbitDavid"/>
          <w:rtl/>
        </w:rPr>
        <w:t>שלא להוציא לעז על ס"ת.</w:t>
      </w:r>
    </w:p>
    <w:p w14:paraId="7739E3B0" w14:textId="00FA12E0" w:rsidR="00B93B58" w:rsidRPr="006F178A" w:rsidRDefault="00E4644A" w:rsidP="00E4644A">
      <w:pPr>
        <w:pStyle w:val="affff5"/>
        <w:rPr>
          <w:del w:id="90202" w:author="מנוע עיצוב" w:date="2026-10-08T11:01:28Z"/>
          <w:rtl/>
        </w:rPr>
      </w:pPr>
      <w:del w:id="90201" w:author="מנוע עיצוב" w:date="2026-10-08T11:01:28Z">
        <w:r>
          <w:rPr>
            <w:rtl/>
          </w:rPr>
          <w:delText xml:space="preserve">****</w:delText>
        </w:r>
      </w:del>
    </w:p>
    <w:p w14:paraId="02E0DF63" w14:textId="77777777" w:rsidR="00B93B58" w:rsidRPr="006F178A" w:rsidRDefault="00B93B58" w:rsidP="005670C9">
      <w:pPr>
        <w:pStyle w:val="afffd"/>
        <w:rPr>
          <w:rtl/>
        </w:rPr>
      </w:pPr>
      <w:ins w:id="9881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tl/>
        </w:rPr>
        <w:t>ובעשור שבחומש הפקודים קורא על פה.</w:t>
      </w:r>
    </w:p>
    <w:p w14:paraId="07E6839A" w14:textId="375CD953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lastRenderedPageBreak/>
        <w:t>ול</w:t>
      </w:r>
      <w:r w:rsidR="00C577C1">
        <w:rPr>
          <w:rFonts w:ascii="FontbitDavid" w:hAnsi="FontbitDavid" w:hint="cs"/>
          <w:rtl/>
        </w:rPr>
        <w:t>א גוללים את הספ</w:t>
      </w:r>
      <w:r w:rsidR="00505F16">
        <w:rPr>
          <w:rFonts w:ascii="FontbitDavid" w:hAnsi="FontbitDavid" w:hint="cs"/>
          <w:rtl/>
        </w:rPr>
        <w:t>ר</w:t>
      </w:r>
      <w:r w:rsidR="00C577C1">
        <w:rPr>
          <w:rFonts w:ascii="FontbitDavid" w:hAnsi="FontbitDavid" w:hint="cs"/>
          <w:rtl/>
        </w:rPr>
        <w:t xml:space="preserve"> לשם </w:t>
      </w:r>
      <w:r w:rsidR="00C577C1">
        <w:rPr>
          <w:rFonts w:ascii="FontbitDavid" w:hAnsi="FontbitDavid"/>
          <w:rtl/>
        </w:rPr>
        <w:t>–</w:t>
      </w:r>
      <w:r w:rsidR="00C577C1">
        <w:rPr>
          <w:rFonts w:ascii="FontbitDavid" w:hAnsi="FontbitDavid" w:hint="cs"/>
          <w:rtl/>
        </w:rPr>
        <w:t xml:space="preserve"> </w:t>
      </w:r>
      <w:r w:rsidR="00C577C1" w:rsidRPr="00C577C1">
        <w:rPr>
          <w:rStyle w:val="affffc"/>
          <w:rFonts w:hint="cs"/>
          <w:rtl/>
        </w:rPr>
        <w:t>ר''ש:</w:t>
      </w:r>
      <w:r w:rsidR="00C577C1">
        <w:rPr>
          <w:rFonts w:ascii="FontbitDavid" w:hAnsi="FontbitDavid" w:hint="cs"/>
          <w:rtl/>
        </w:rPr>
        <w:t xml:space="preserve"> </w:t>
      </w:r>
      <w:r w:rsidRPr="006F178A">
        <w:rPr>
          <w:rFonts w:ascii="FontbitDavid" w:hAnsi="FontbitDavid"/>
          <w:rtl/>
        </w:rPr>
        <w:t>לפי שאין גוללין ס"ת בצבור.</w:t>
      </w:r>
    </w:p>
    <w:p w14:paraId="31536BFD" w14:textId="7C9E74FB" w:rsidR="00B93B58" w:rsidRPr="006F178A" w:rsidRDefault="00B93B58" w:rsidP="00B93B58">
      <w:pPr>
        <w:rPr>
          <w:rtl/>
        </w:rPr>
      </w:pPr>
      <w:r w:rsidRPr="006F178A">
        <w:rPr>
          <w:rtl/>
        </w:rPr>
        <w:t>ול</w:t>
      </w:r>
      <w:r w:rsidRPr="006F178A">
        <w:rPr>
          <w:rFonts w:hint="cs"/>
          <w:rtl/>
        </w:rPr>
        <w:t>א מביאים ס</w:t>
      </w:r>
      <w:r w:rsidRPr="006F178A">
        <w:rPr>
          <w:rtl/>
        </w:rPr>
        <w:t>"</w:t>
      </w:r>
      <w:r w:rsidRPr="006F178A">
        <w:rPr>
          <w:rFonts w:hint="cs"/>
          <w:rtl/>
        </w:rPr>
        <w:t>ת אחר לקרות</w:t>
      </w:r>
      <w:r w:rsidR="00C577C1">
        <w:rPr>
          <w:rFonts w:hint="cs"/>
          <w:rtl/>
        </w:rPr>
        <w:t xml:space="preserve">,- </w:t>
      </w:r>
      <w:r w:rsidRPr="006F178A">
        <w:rPr>
          <w:rtl/>
        </w:rPr>
        <w:t xml:space="preserve"> </w:t>
      </w:r>
      <w:r w:rsidR="00C577C1">
        <w:rPr>
          <w:rStyle w:val="affffc"/>
          <w:rFonts w:hint="cs"/>
          <w:rtl/>
        </w:rPr>
        <w:t xml:space="preserve">א. </w:t>
      </w:r>
      <w:r w:rsidRPr="00C577C1">
        <w:rPr>
          <w:rStyle w:val="affffc"/>
          <w:rFonts w:hint="cs"/>
          <w:rtl/>
        </w:rPr>
        <w:t>רהבד</w:t>
      </w:r>
      <w:r w:rsidRPr="00C577C1">
        <w:rPr>
          <w:rStyle w:val="affffc"/>
          <w:rtl/>
        </w:rPr>
        <w:t>"</w:t>
      </w:r>
      <w:r w:rsidRPr="00C577C1">
        <w:rPr>
          <w:rStyle w:val="affffc"/>
          <w:rFonts w:hint="cs"/>
          <w:rtl/>
        </w:rPr>
        <w:t>י</w:t>
      </w:r>
      <w:r w:rsidRPr="00C577C1">
        <w:rPr>
          <w:rStyle w:val="affffc"/>
          <w:rtl/>
        </w:rPr>
        <w:t>:</w:t>
      </w:r>
      <w:r w:rsidRPr="006F178A">
        <w:rPr>
          <w:rtl/>
        </w:rPr>
        <w:t xml:space="preserve"> משום פגמו של ראשון;</w:t>
      </w:r>
    </w:p>
    <w:p w14:paraId="6862867D" w14:textId="795A24D8" w:rsidR="00B93B58" w:rsidRPr="006F178A" w:rsidRDefault="00C577C1" w:rsidP="00C577C1">
      <w:pPr>
        <w:ind w:left="904"/>
        <w:rPr>
          <w:rtl/>
        </w:rPr>
      </w:pPr>
      <w:r>
        <w:rPr>
          <w:rStyle w:val="affffc"/>
          <w:rFonts w:hint="cs"/>
          <w:rtl/>
        </w:rPr>
        <w:t xml:space="preserve">ב. </w:t>
      </w:r>
      <w:r w:rsidR="00B93B58" w:rsidRPr="00C577C1">
        <w:rPr>
          <w:rStyle w:val="affffc"/>
          <w:rFonts w:hint="cs"/>
          <w:rtl/>
        </w:rPr>
        <w:t>רשב</w:t>
      </w:r>
      <w:r w:rsidR="00B93B58" w:rsidRPr="00C577C1">
        <w:rPr>
          <w:rStyle w:val="affffc"/>
          <w:rtl/>
        </w:rPr>
        <w:t>"</w:t>
      </w:r>
      <w:r w:rsidR="00B93B58" w:rsidRPr="00C577C1">
        <w:rPr>
          <w:rStyle w:val="affffc"/>
          <w:rFonts w:hint="cs"/>
          <w:rtl/>
        </w:rPr>
        <w:t>ל</w:t>
      </w:r>
      <w:r w:rsidR="00B93B58" w:rsidRPr="00C577C1">
        <w:rPr>
          <w:rStyle w:val="affffc"/>
          <w:rtl/>
        </w:rPr>
        <w:t xml:space="preserve">: </w:t>
      </w:r>
      <w:r w:rsidR="00B93B58" w:rsidRPr="006F178A">
        <w:rPr>
          <w:rtl/>
        </w:rPr>
        <w:t>לפי שאין מברכין ברכה שאינה צריכה.</w:t>
      </w:r>
    </w:p>
    <w:p w14:paraId="5733B38E" w14:textId="704432F9" w:rsidR="00B93B58" w:rsidRPr="006F178A" w:rsidRDefault="00B93B58" w:rsidP="00C577C1">
      <w:pPr>
        <w:rPr>
          <w:rtl/>
        </w:rPr>
      </w:pPr>
      <w:r w:rsidRPr="006F178A">
        <w:rPr>
          <w:rFonts w:hint="cs"/>
          <w:rtl/>
        </w:rPr>
        <w:t xml:space="preserve">ושלושה גברי בג' ספרים אין פגם </w:t>
      </w:r>
      <w:r w:rsidR="00C577C1">
        <w:rPr>
          <w:rFonts w:hint="cs"/>
          <w:rtl/>
        </w:rPr>
        <w:t xml:space="preserve">- </w:t>
      </w:r>
      <w:r>
        <w:rPr>
          <w:rStyle w:val="affffc"/>
          <w:rFonts w:hint="cs"/>
          <w:rtl/>
          <w:rPrChange w:id="9073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דר</w:t>
      </w:r>
      <w:r>
        <w:rPr>
          <w:rStyle w:val="affffc"/>
          <w:rtl/>
          <w:rPrChange w:id="9074" w:author="מנוע אמוראים" w:date="2026-10-05T16:41:03Z">
            <w:rPr>
              <w:rStyle w:val="afffff2"/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75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ח</w:t>
      </w:r>
      <w:r>
        <w:rPr>
          <w:rStyle w:val="afffff2"/>
          <w:rFonts w:hint="cs"/>
          <w:rtl/>
        </w:rPr>
        <w:t xml:space="preserve"> טבת שחל בשבת מביא ג' ספרים, ענינו של יום, </w:t>
      </w:r>
      <w:r>
        <w:rPr>
          <w:rStyle w:val="affffc"/>
          <w:rFonts w:hint="cs"/>
          <w:rtl/>
          <w:rPrChange w:id="9076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077" w:author="מנוע אמוראים" w:date="2026-10-05T16:41:03Z">
            <w:rPr>
              <w:rStyle w:val="afffff2"/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78" w:author="מנוע אמוראים" w:date="2026-10-05T16:41:03Z">
            <w:rPr>
              <w:rStyle w:val="afffff2"/>
              <w:rFonts w:hint="cs"/>
              <w:rtl/>
            </w:rPr>
          </w:rPrChange>
        </w:rPr>
        <w:t xml:space="preserve">ח</w:t>
      </w:r>
      <w:r>
        <w:rPr>
          <w:rStyle w:val="afffff2"/>
          <w:rFonts w:hint="cs"/>
          <w:rtl/>
        </w:rPr>
        <w:t xml:space="preserve">, וחנוכה.</w:t>
      </w:r>
      <w:r w:rsidR="00C577C1">
        <w:rPr>
          <w:rFonts w:hint="cs"/>
          <w:rtl/>
        </w:rPr>
        <w:t xml:space="preserve"> </w:t>
      </w:r>
      <w:r w:rsidRPr="006F178A">
        <w:rPr>
          <w:rFonts w:hint="cs"/>
          <w:rtl/>
        </w:rPr>
        <w:t>משא</w:t>
      </w:r>
      <w:r w:rsidRPr="006F178A">
        <w:rPr>
          <w:rtl/>
        </w:rPr>
        <w:t>"</w:t>
      </w:r>
      <w:r w:rsidRPr="006F178A">
        <w:rPr>
          <w:rFonts w:hint="cs"/>
          <w:rtl/>
        </w:rPr>
        <w:t>כ אדם אחד בשני ספרים</w:t>
      </w:r>
    </w:p>
    <w:p w14:paraId="757C202E" w14:textId="2C264251" w:rsidR="00B93B58" w:rsidRPr="006F178A" w:rsidRDefault="00E4644A" w:rsidP="00E4644A">
      <w:pPr>
        <w:pStyle w:val="affff5"/>
        <w:rPr>
          <w:del w:id="90204" w:author="מנוע עיצוב" w:date="2026-10-08T11:01:28Z"/>
          <w:rtl/>
        </w:rPr>
      </w:pPr>
      <w:del w:id="90203" w:author="מנוע עיצוב" w:date="2026-10-08T11:01:28Z">
        <w:r>
          <w:rPr>
            <w:rtl/>
          </w:rPr>
          <w:delText xml:space="preserve">****</w:delText>
        </w:r>
      </w:del>
    </w:p>
    <w:p w14:paraId="35EB7D7F" w14:textId="77777777" w:rsidR="00B93B58" w:rsidRPr="006F178A" w:rsidRDefault="00B93B58" w:rsidP="005670C9">
      <w:pPr>
        <w:pStyle w:val="afffd"/>
        <w:rPr>
          <w:rtl/>
        </w:rPr>
      </w:pPr>
      <w:ins w:id="9882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tl/>
        </w:rPr>
        <w:t>ומברך עליה שמנה ברכות כו'.</w:t>
      </w:r>
    </w:p>
    <w:p w14:paraId="3EF40BC7" w14:textId="21E9245F" w:rsidR="00F07A5B" w:rsidRPr="00F07A5B" w:rsidRDefault="00B93B58" w:rsidP="00CF0DA4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263A437C" w14:textId="5BA408D7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>מברכין על התורה כדרך שמברכין בבהכ"נ, ועל העבודה ועל ההודאה ועל מחילת עון כתיקנן, על המקדש בפנ</w:t>
      </w:r>
      <w:r w:rsidR="00CF0DA4">
        <w:rPr>
          <w:rFonts w:ascii="FontbitDavid" w:hAnsi="FontbitDavid" w:hint="cs"/>
          <w:rtl/>
        </w:rPr>
        <w:t>"ע</w:t>
      </w:r>
      <w:r w:rsidRPr="006F178A">
        <w:rPr>
          <w:rFonts w:ascii="FontbitDavid" w:hAnsi="FontbitDavid"/>
          <w:rtl/>
        </w:rPr>
        <w:t>, ועל הכהנים בפנ</w:t>
      </w:r>
      <w:r w:rsidR="00CF0DA4">
        <w:rPr>
          <w:rFonts w:ascii="FontbitDavid" w:hAnsi="FontbitDavid" w:hint="cs"/>
          <w:rtl/>
        </w:rPr>
        <w:t>"ע,</w:t>
      </w:r>
      <w:r w:rsidRPr="006F178A">
        <w:rPr>
          <w:rFonts w:ascii="FontbitDavid" w:hAnsi="FontbitDavid"/>
          <w:rtl/>
        </w:rPr>
        <w:t xml:space="preserve"> על ישראל בפנ</w:t>
      </w:r>
      <w:r w:rsidR="00CF0DA4">
        <w:rPr>
          <w:rFonts w:ascii="FontbitDavid" w:hAnsi="FontbitDavid" w:hint="cs"/>
          <w:rtl/>
        </w:rPr>
        <w:t>"ע,</w:t>
      </w:r>
      <w:r w:rsidRPr="006F178A">
        <w:rPr>
          <w:rFonts w:ascii="FontbitDavid" w:hAnsi="FontbitDavid"/>
          <w:rtl/>
        </w:rPr>
        <w:t xml:space="preserve"> ועל ירושלים בפנ</w:t>
      </w:r>
      <w:r w:rsidR="00CF0DA4">
        <w:rPr>
          <w:rFonts w:ascii="FontbitDavid" w:hAnsi="FontbitDavid" w:hint="cs"/>
          <w:rtl/>
        </w:rPr>
        <w:t>"ע</w:t>
      </w:r>
      <w:r w:rsidRPr="006F178A">
        <w:rPr>
          <w:rFonts w:ascii="FontbitDavid" w:hAnsi="FontbitDavid"/>
          <w:rtl/>
        </w:rPr>
        <w:t>.</w:t>
      </w:r>
    </w:p>
    <w:p w14:paraId="243BB76D" w14:textId="4CD4EBF6" w:rsidR="00B93B58" w:rsidRPr="006F178A" w:rsidRDefault="00E4644A" w:rsidP="00E4644A">
      <w:pPr>
        <w:pStyle w:val="affff5"/>
        <w:rPr>
          <w:del w:id="90206" w:author="מנוע עיצוב" w:date="2026-10-08T11:01:28Z"/>
          <w:rtl/>
        </w:rPr>
      </w:pPr>
      <w:del w:id="90205" w:author="מנוע עיצוב" w:date="2026-10-08T11:01:28Z">
        <w:r>
          <w:rPr>
            <w:rtl/>
          </w:rPr>
          <w:delText xml:space="preserve">****</w:delText>
        </w:r>
      </w:del>
    </w:p>
    <w:p w14:paraId="21F8A019" w14:textId="77777777" w:rsidR="00B93B58" w:rsidRPr="006F178A" w:rsidRDefault="00B93B58" w:rsidP="005670C9">
      <w:pPr>
        <w:pStyle w:val="afffd"/>
        <w:rPr>
          <w:rtl/>
        </w:rPr>
      </w:pPr>
      <w:ins w:id="9883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tl/>
        </w:rPr>
        <w:t>והשאר תפלה.</w:t>
      </w:r>
    </w:p>
    <w:p w14:paraId="1DEFE7DD" w14:textId="10672374" w:rsidR="00F07A5B" w:rsidRPr="00F07A5B" w:rsidRDefault="00B93B58" w:rsidP="00CF0DA4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7F81F9E5" w14:textId="3374ABCF" w:rsidR="00B93B58" w:rsidRPr="006F178A" w:rsidRDefault="00B93B58" w:rsidP="00CF0DA4">
      <w:pPr>
        <w:rPr>
          <w:rtl/>
        </w:rPr>
      </w:pPr>
      <w:r w:rsidRPr="006F178A">
        <w:rPr>
          <w:rFonts w:ascii="FontbitDavid" w:hAnsi="FontbitDavid"/>
          <w:rtl/>
        </w:rPr>
        <w:t>השאר תפלה תחנה רנה ובקשה שעמך ישראל צריכין ליוושע, וחותם בשומע תפלה.</w:t>
      </w:r>
      <w:r w:rsidR="00CF0DA4">
        <w:rPr>
          <w:rFonts w:hint="cs"/>
          <w:rtl/>
        </w:rPr>
        <w:t xml:space="preserve"> </w:t>
      </w:r>
      <w:r w:rsidRPr="006F178A">
        <w:rPr>
          <w:rtl/>
        </w:rPr>
        <w:t>מכאן ואילך, כל אחד מביא ספר תורה מתוך ביתו וקורא בו, וכל כך למה? כדי להראות חזותו לרבים.</w:t>
      </w:r>
    </w:p>
    <w:p w14:paraId="385CD3CF" w14:textId="365BA80A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5C366B5D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77" w:author="קלוד" w:date="2026-10-06T10:10:25Z">
        <w:r>
          <w:rPr>
            <w:rtl/>
          </w:rPr>
          <w:delText xml:space="preserve">מתני'.</w:delText>
        </w:r>
      </w:del>
      <w:ins w:id="20478" w:author="קלוד" w:date="2026-10-06T10:10:25Z">
        <w:r>
          <w:rPr>
            <w:rtl/>
          </w:rPr>
          <w:t xml:space="preserve">משנה ח</w:t>
        </w:r>
      </w:ins>
    </w:p>
    <w:p w14:paraId="2EC1AD59" w14:textId="5234928D" w:rsidR="00B93B58" w:rsidRPr="006F178A" w:rsidRDefault="00B93B58" w:rsidP="00577533">
      <w:pPr>
        <w:pStyle w:val="afff5"/>
        <w:spacing w:after="60" w:before="120"/>
        <w:rPr>
          <w:rtl/>
        </w:rPr>
        <w:pPrChange w:id="90023" w:author="קלוד" w:date="2026-10-08T12:08:16Z">
          <w:pPr>
            <w:pStyle w:val="afff5"/>
            <w:spacing w:after="60"/>
          </w:pPr>
        </w:pPrChange>
      </w:pPr>
      <w:r w:rsidRPr="00FC1C11">
        <w:rPr>
          <w:rFonts w:cs="BA TM • Vilna Extra-Bold"/>
          <w:rtl/>
        </w:rPr>
        <w:t xml:space="preserve">פרשת המלך כיצד? </w:t>
      </w:r>
      <w:r w:rsidRPr="006F178A">
        <w:rPr>
          <w:rtl/>
        </w:rPr>
        <w:t xml:space="preserve">מוצאי יום טוב הראשון של חג בשמיני במוצאי שביעית, עושין לו בימה של עץ בעזרה והוא יושב עליה, </w:t>
      </w:r>
      <w:r w:rsidR="00577533">
        <w:rPr>
          <w:rFonts w:hint="cs"/>
          <w:rtl/>
        </w:rPr>
        <w:t>ד'</w:t>
      </w:r>
      <w:r w:rsidRPr="00577533">
        <w:rPr>
          <w:rStyle w:val="affff8"/>
          <w:rtl/>
        </w:rPr>
        <w:t>מקץ שבע שנים במועד וגו',</w:t>
      </w:r>
      <w:r w:rsidRPr="006F178A">
        <w:rPr>
          <w:rtl/>
        </w:rPr>
        <w:t xml:space="preserve"> חזן הכנסת נוטל ס"ת ונותנה לראש הכנסת, וראש הכנסת נותנה לסגן, והסגן נותנה לכהן גדול, וכ"ג נותנה למלך, והמלך עומד ומקבל וקורא יושב.</w:t>
      </w:r>
    </w:p>
    <w:p w14:paraId="5723EBA6" w14:textId="77777777" w:rsidR="00B93B58" w:rsidRPr="006F178A" w:rsidRDefault="00B93B58" w:rsidP="00577533">
      <w:pPr>
        <w:pStyle w:val="afff5"/>
        <w:spacing w:after="60"/>
        <w:rPr>
          <w:rtl/>
        </w:rPr>
      </w:pPr>
      <w:r>
        <w:rPr>
          <w:rtl/>
        </w:rPr>
        <w:t xml:space="preserve">אגריפס המלך עמד וקבל וקרא עומד, ושבחוהו </w:t>
      </w:r>
      <w:r>
        <w:rPr>
          <w:rStyle w:val="TanaimMishna"/>
          <w:rtl/>
          <w:rPrChange w:id="20261" w:author="קלוד" w:date="2026-10-06T10:10:25Z">
            <w:rPr>
              <w:rtl/>
            </w:rPr>
          </w:rPrChange>
        </w:rPr>
        <w:t xml:space="preserve">חכמים</w:t>
      </w:r>
      <w:r>
        <w:rPr>
          <w:rtl/>
        </w:rPr>
        <w:t xml:space="preserve">, וכשהגיע </w:t>
      </w:r>
      <w:r w:rsidRPr="00577533">
        <w:rPr>
          <w:rStyle w:val="affff8"/>
          <w:rtl/>
        </w:rPr>
        <w:t>ללא תוכל לתת עליך איש נכרי</w:t>
      </w:r>
      <w:r w:rsidRPr="006F178A">
        <w:rPr>
          <w:rtl/>
        </w:rPr>
        <w:t>, זלגו עיניו דמעות, אמרו לו: אל תתירא, אגריפס, אחינו אתה, אחינו אתה.</w:t>
      </w:r>
    </w:p>
    <w:p w14:paraId="1814219D" w14:textId="77777777" w:rsidR="00B93B58" w:rsidRPr="006F178A" w:rsidRDefault="00B93B58" w:rsidP="00577533">
      <w:pPr>
        <w:pStyle w:val="afff5"/>
        <w:spacing w:after="60"/>
        <w:rPr>
          <w:rtl/>
        </w:rPr>
      </w:pPr>
      <w:r w:rsidRPr="006F178A">
        <w:rPr>
          <w:rtl/>
        </w:rPr>
        <w:t>וקורא מתחילת</w:t>
      </w:r>
      <w:r w:rsidRPr="00577533">
        <w:rPr>
          <w:rStyle w:val="affff8"/>
          <w:rtl/>
        </w:rPr>
        <w:t xml:space="preserve"> אלה הדברים עד שמע, ושמע, והיה אם שמוע, עשר תעשר, כי תכלה לעשר, ופרשת המלך וברכות וקללות,</w:t>
      </w:r>
      <w:r w:rsidRPr="006F178A">
        <w:rPr>
          <w:rtl/>
        </w:rPr>
        <w:t xml:space="preserve"> עד שגומר כל הפרשה.</w:t>
      </w:r>
    </w:p>
    <w:p w14:paraId="575A4380" w14:textId="1C6632C3" w:rsidR="00B93B58" w:rsidRPr="00B15076" w:rsidRDefault="00B93B58" w:rsidP="00B93B58">
      <w:pPr>
        <w:pStyle w:val="afff5"/>
        <w:rPr>
          <w:rtl/>
        </w:rPr>
      </w:pPr>
      <w:r w:rsidRPr="00B15076">
        <w:rPr>
          <w:rtl/>
        </w:rPr>
        <w:t>ברכות שכהן גדול מברך אותן</w:t>
      </w:r>
      <w:r w:rsidR="00577533">
        <w:rPr>
          <w:rFonts w:hint="cs"/>
          <w:rtl/>
        </w:rPr>
        <w:t>,</w:t>
      </w:r>
      <w:r w:rsidRPr="00B15076">
        <w:rPr>
          <w:rFonts w:hint="cs"/>
          <w:rtl/>
        </w:rPr>
        <w:t xml:space="preserve"> </w:t>
      </w:r>
      <w:r w:rsidRPr="00B15076">
        <w:rPr>
          <w:rtl/>
        </w:rPr>
        <w:t>המלך מברך אותן, אלא שנותן של רגלים תחת מחילת העון.</w:t>
      </w:r>
    </w:p>
    <w:p w14:paraId="3CDC5992" w14:textId="40F1D77C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C65083C" w14:textId="77777777" w:rsidR="00B93B58" w:rsidRPr="006F178A" w:rsidRDefault="00B93B58" w:rsidP="00B93B58">
      <w:pPr>
        <w:rPr>
          <w:rtl/>
        </w:rPr>
      </w:pPr>
      <w:r w:rsidRPr="0059138D">
        <w:rPr>
          <w:rFonts w:ascii="FontbitDavid" w:hAnsi="FontbitDavid" w:cs="BA Vilna Bold"/>
          <w:rtl/>
        </w:rPr>
        <w:t>בש</w:t>
      </w:r>
      <w:r w:rsidRPr="0059138D">
        <w:rPr>
          <w:rFonts w:ascii="FontbitDavid" w:hAnsi="FontbitDavid" w:cs="BA Vilna Bold" w:hint="cs"/>
          <w:rtl/>
        </w:rPr>
        <w:t>נה ש</w:t>
      </w:r>
      <w:r w:rsidRPr="0059138D">
        <w:rPr>
          <w:rFonts w:ascii="FontbitDavid" w:hAnsi="FontbitDavid" w:cs="BA Vilna Bold"/>
          <w:rtl/>
        </w:rPr>
        <w:t>מינית</w:t>
      </w:r>
      <w:r w:rsidRPr="006F178A">
        <w:rPr>
          <w:rFonts w:ascii="FontbitDavid" w:hAnsi="FontbitDavid"/>
          <w:rtl/>
        </w:rPr>
        <w:t>.</w:t>
      </w:r>
      <w:r w:rsidRPr="006F178A">
        <w:rPr>
          <w:rFonts w:ascii="FontbitDavid" w:hAnsi="FontbitDavid" w:hint="cs"/>
          <w:rtl/>
        </w:rPr>
        <w:t xml:space="preserve"> וצריכי-</w:t>
      </w:r>
      <w:r w:rsidRPr="00CB0DC4">
        <w:rPr>
          <w:rStyle w:val="affff8"/>
          <w:rFonts w:hint="cs"/>
          <w:rtl/>
        </w:rPr>
        <w:t xml:space="preserve"> 'מקץ' </w:t>
      </w:r>
      <w:r w:rsidRPr="006F178A">
        <w:rPr>
          <w:rFonts w:ascii="FontbitDavid" w:hAnsi="FontbitDavid" w:hint="cs"/>
          <w:rtl/>
        </w:rPr>
        <w:t xml:space="preserve">בסוף, </w:t>
      </w:r>
      <w:r w:rsidRPr="0063694C">
        <w:rPr>
          <w:rStyle w:val="affff8"/>
          <w:rFonts w:hint="cs"/>
          <w:rtl/>
        </w:rPr>
        <w:t>'שמיטה</w:t>
      </w:r>
      <w:r w:rsidRPr="0063694C">
        <w:rPr>
          <w:rStyle w:val="affff8"/>
          <w:rtl/>
        </w:rPr>
        <w:t>'</w:t>
      </w:r>
      <w:r w:rsidRPr="0063694C">
        <w:rPr>
          <w:rStyle w:val="affff8"/>
          <w:rFonts w:hint="cs"/>
          <w:rtl/>
        </w:rPr>
        <w:t>-</w:t>
      </w:r>
      <w:r w:rsidRPr="006F178A">
        <w:rPr>
          <w:rFonts w:ascii="FontbitDavid" w:hAnsi="FontbitDavid" w:hint="cs"/>
          <w:rtl/>
        </w:rPr>
        <w:t xml:space="preserve"> ולא כל שנה,</w:t>
      </w:r>
      <w:r w:rsidRPr="00CB0DC4">
        <w:rPr>
          <w:rStyle w:val="affff8"/>
          <w:rFonts w:hint="cs"/>
          <w:rtl/>
        </w:rPr>
        <w:t xml:space="preserve"> 'ומועד' </w:t>
      </w:r>
      <w:r w:rsidRPr="006F178A">
        <w:rPr>
          <w:rFonts w:ascii="FontbitDavid" w:hAnsi="FontbitDavid" w:hint="cs"/>
          <w:rtl/>
        </w:rPr>
        <w:t>שיהא בתחילתה,</w:t>
      </w:r>
      <w:r w:rsidRPr="00CB0DC4">
        <w:rPr>
          <w:rStyle w:val="affff8"/>
          <w:rFonts w:hint="cs"/>
          <w:rtl/>
        </w:rPr>
        <w:t xml:space="preserve"> 'בחג הסוכות' </w:t>
      </w:r>
      <w:r w:rsidRPr="006F178A">
        <w:rPr>
          <w:rFonts w:ascii="FontbitDavid" w:hAnsi="FontbitDavid" w:hint="cs"/>
          <w:rtl/>
        </w:rPr>
        <w:t>שלא בראשה ממש,</w:t>
      </w:r>
      <w:r w:rsidRPr="00CB0DC4">
        <w:rPr>
          <w:rStyle w:val="affff8"/>
          <w:rFonts w:hint="cs"/>
          <w:rtl/>
        </w:rPr>
        <w:t xml:space="preserve"> 'בבא כל ישראל' </w:t>
      </w:r>
      <w:r w:rsidRPr="006F178A">
        <w:rPr>
          <w:rFonts w:ascii="FontbitDavid" w:hAnsi="FontbitDavid"/>
          <w:rtl/>
        </w:rPr>
        <w:t>–</w:t>
      </w:r>
      <w:r w:rsidRPr="006F178A">
        <w:rPr>
          <w:rFonts w:ascii="FontbitDavid" w:hAnsi="FontbitDavid" w:hint="cs"/>
          <w:rtl/>
        </w:rPr>
        <w:t xml:space="preserve"> בתחילת המועד ולא ביו</w:t>
      </w:r>
      <w:r w:rsidRPr="006F178A">
        <w:rPr>
          <w:rFonts w:ascii="FontbitDavid" w:hAnsi="FontbitDavid"/>
          <w:rtl/>
        </w:rPr>
        <w:t>"</w:t>
      </w:r>
      <w:r w:rsidRPr="006F178A">
        <w:rPr>
          <w:rFonts w:ascii="FontbitDavid" w:hAnsi="FontbitDavid" w:hint="cs"/>
          <w:rtl/>
        </w:rPr>
        <w:t>ט אחרון</w:t>
      </w:r>
    </w:p>
    <w:p w14:paraId="7AF9C999" w14:textId="10B8F017" w:rsidR="00B93B58" w:rsidRPr="006F178A" w:rsidRDefault="00E4644A" w:rsidP="00E4644A">
      <w:pPr>
        <w:pStyle w:val="affff5"/>
        <w:rPr>
          <w:del w:id="90208" w:author="מנוע עיצוב" w:date="2026-10-08T11:01:28Z"/>
          <w:rtl/>
        </w:rPr>
      </w:pPr>
      <w:del w:id="90207" w:author="מנוע עיצוב" w:date="2026-10-08T11:01:28Z">
        <w:r>
          <w:rPr>
            <w:rtl/>
          </w:rPr>
          <w:delText xml:space="preserve">****</w:delText>
        </w:r>
      </w:del>
    </w:p>
    <w:p w14:paraId="5BB7F0AF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מא: </w:t>
      </w:r>
    </w:p>
    <w:p w14:paraId="3A995E63" w14:textId="77777777" w:rsidR="00B93B58" w:rsidRPr="006F178A" w:rsidRDefault="00B93B58" w:rsidP="005670C9">
      <w:pPr>
        <w:pStyle w:val="afffd"/>
        <w:rPr>
          <w:rtl/>
        </w:rPr>
      </w:pPr>
      <w:ins w:id="9884" w:author="מספור קטעי משנה" w:date="2026-10-06T06:45:52Z">
        <w:r>
          <w:rPr>
            <w:rStyle w:val="MisparKeta"/>
          </w:rPr>
          <w:t xml:space="preserve">ו. </w:t>
        </w:r>
      </w:ins>
      <w:r w:rsidRPr="006F178A">
        <w:rPr>
          <w:rtl/>
        </w:rPr>
        <w:t>וחזן הכנסת נוטל ס"ת ונותנו לראש הכנסת.</w:t>
      </w:r>
    </w:p>
    <w:p w14:paraId="3FDBF517" w14:textId="116B9F45" w:rsidR="00F07A5B" w:rsidRPr="00F07A5B" w:rsidRDefault="00577533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ש"מ</w:t>
      </w:r>
      <w:r w:rsidR="00F07A5B" w:rsidRPr="00F07A5B">
        <w:rPr>
          <w:rFonts w:hint="cs"/>
          <w:rtl/>
        </w:rPr>
        <w:t>:</w:t>
      </w:r>
    </w:p>
    <w:p w14:paraId="28C6DCA0" w14:textId="179EBD97" w:rsidR="00B93B58" w:rsidRPr="006F178A" w:rsidRDefault="00B93B58" w:rsidP="00B93B58">
      <w:pPr>
        <w:rPr>
          <w:rtl/>
        </w:rPr>
      </w:pPr>
      <w:r w:rsidRPr="006F178A">
        <w:rPr>
          <w:rFonts w:ascii="FontbitDavid" w:hAnsi="FontbitDavid"/>
          <w:rtl/>
        </w:rPr>
        <w:t xml:space="preserve">חולקין כבוד לתלמיד במקום הרב! </w:t>
      </w:r>
      <w:r w:rsidRPr="00577533">
        <w:rPr>
          <w:rStyle w:val="affffc"/>
          <w:rtl/>
        </w:rPr>
        <w:t>אביי:</w:t>
      </w:r>
      <w:r w:rsidRPr="006F178A">
        <w:rPr>
          <w:rFonts w:ascii="FontbitDavid" w:hAnsi="FontbitDavid"/>
          <w:rtl/>
        </w:rPr>
        <w:t xml:space="preserve"> כולה משום כבודו דמלך.</w:t>
      </w:r>
    </w:p>
    <w:p w14:paraId="638525AA" w14:textId="77777777" w:rsidR="00B93B58" w:rsidRPr="006F178A" w:rsidRDefault="00B93B58" w:rsidP="005670C9">
      <w:pPr>
        <w:pStyle w:val="afffd"/>
        <w:rPr>
          <w:rtl/>
        </w:rPr>
      </w:pPr>
      <w:ins w:id="9885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והמלך עומד ומקבל וקורא יושב;</w:t>
      </w:r>
    </w:p>
    <w:p w14:paraId="331C7919" w14:textId="77777777" w:rsidR="001A2F01" w:rsidRDefault="00B93B58" w:rsidP="00B93B58">
      <w:pPr>
        <w:rPr>
          <w:rFonts w:ascii="FontbitDavid" w:hAnsi="FontbitDavid"/>
          <w:rtl/>
        </w:rPr>
      </w:pPr>
      <w:r w:rsidRPr="00D454EC">
        <w:rPr>
          <w:rFonts w:ascii="FontbitDavid" w:hAnsi="FontbitDavid"/>
          <w:rtl/>
        </w:rPr>
        <w:t>אגריפס המלך עמד וקיבל וקרא עומד.</w:t>
      </w:r>
    </w:p>
    <w:p w14:paraId="2CBFB5A4" w14:textId="77777777" w:rsidR="00F07A5B" w:rsidRPr="00F07A5B" w:rsidRDefault="00B93B58" w:rsidP="001A2F01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</w:t>
      </w:r>
      <w:del w:id="41223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0602DB14" w14:textId="745645C6" w:rsidR="00B93B58" w:rsidRPr="00D454EC" w:rsidRDefault="00B93B58" w:rsidP="00B93B58">
      <w:pPr>
        <w:rPr>
          <w:rtl/>
        </w:rPr>
      </w:pPr>
      <w:r>
        <w:rPr>
          <w:rFonts w:ascii="FontbitDavid" w:hAnsi="FontbitDavid" w:hint="cs"/>
          <w:rtl/>
        </w:rPr>
        <w:t xml:space="preserve">והיינו </w:t>
      </w:r>
      <w:r>
        <w:rPr>
          <w:rStyle w:val="affffc"/>
          <w:rFonts w:ascii="FontbitDavid" w:hAnsi="FontbitDavid" w:hint="cs"/>
          <w:rtl/>
          <w:rPrChange w:id="9079" w:author="מנוע אמוראים" w:date="2026-10-05T16:41:03Z">
            <w:rPr>
              <w:rFonts w:ascii="FontbitDavid" w:hAnsi="FontbitDavid" w:hint="cs"/>
              <w:rtl/>
            </w:rPr>
          </w:rPrChange>
        </w:rPr>
        <w:t xml:space="preserve">בעזר</w:t>
      </w:r>
      <w:r>
        <w:rPr>
          <w:rStyle w:val="affffc"/>
          <w:rFonts w:ascii="FontbitDavid" w:hAnsi="FontbitDavid"/>
          <w:rtl/>
          <w:rPrChange w:id="9080" w:author="מנוע אמוראים" w:date="2026-10-05T16:41:03Z">
            <w:rPr>
              <w:rFonts w:ascii="FontbitDavid" w:hAnsi="FontbitDavid"/>
              <w:rtl/>
            </w:rPr>
          </w:rPrChange>
        </w:rPr>
        <w:t xml:space="preserve">"</w:t>
      </w:r>
      <w:r>
        <w:rPr>
          <w:rStyle w:val="affffc"/>
          <w:rFonts w:ascii="FontbitDavid" w:hAnsi="FontbitDavid" w:hint="cs"/>
          <w:rtl/>
          <w:rPrChange w:id="9081" w:author="מנוע אמוראים" w:date="2026-10-05T16:41:03Z">
            <w:rPr>
              <w:rFonts w:ascii="FontbitDavid" w:hAnsi="FontbitDavid" w:hint="cs"/>
              <w:rtl/>
            </w:rPr>
          </w:rPrChange>
        </w:rPr>
        <w:t xml:space="preserve">נ</w:t>
      </w:r>
      <w:r>
        <w:rPr>
          <w:rFonts w:ascii="FontbitDavid" w:hAnsi="FontbitDavid" w:hint="cs"/>
          <w:rtl/>
        </w:rPr>
        <w:t xml:space="preserve">, דבעזרה אין ישיבה אלא למלכי בית דוד</w:t>
      </w:r>
    </w:p>
    <w:p w14:paraId="369B4C75" w14:textId="122B8430" w:rsidR="00B93B58" w:rsidRPr="006F178A" w:rsidRDefault="00E4644A" w:rsidP="00E4644A">
      <w:pPr>
        <w:pStyle w:val="affff5"/>
        <w:rPr>
          <w:del w:id="90210" w:author="מנוע עיצוב" w:date="2026-10-08T11:01:28Z"/>
          <w:rtl/>
        </w:rPr>
      </w:pPr>
      <w:del w:id="90209" w:author="מנוע עיצוב" w:date="2026-10-08T11:01:28Z">
        <w:r>
          <w:rPr>
            <w:rtl/>
          </w:rPr>
          <w:delText xml:space="preserve">****</w:delText>
        </w:r>
      </w:del>
    </w:p>
    <w:p w14:paraId="7ED0F533" w14:textId="77777777" w:rsidR="00B93B58" w:rsidRPr="006F178A" w:rsidRDefault="00B93B58" w:rsidP="005670C9">
      <w:pPr>
        <w:pStyle w:val="afffd"/>
        <w:rPr>
          <w:rtl/>
        </w:rPr>
      </w:pPr>
      <w:ins w:id="9886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ושבחוהו חכמים.</w:t>
      </w:r>
    </w:p>
    <w:p w14:paraId="39E1A960" w14:textId="77777777" w:rsidR="00F07A5B" w:rsidRPr="00F07A5B" w:rsidRDefault="00577533" w:rsidP="001A2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ואף </w:t>
      </w:r>
      <w:r w:rsidR="001A2F01" w:rsidRPr="00F07A5B">
        <w:rPr>
          <w:rFonts w:hint="cs"/>
          <w:rtl/>
        </w:rPr>
        <w:t>ש</w:t>
      </w:r>
      <w:r>
        <w:rPr>
          <w:rFonts w:hint="cs"/>
          <w:rtl/>
        </w:rPr>
        <w:t xml:space="preserve">למ''ד</w:t>
      </w:r>
      <w:del w:id="41224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7AC9EA7A" w14:textId="51A82008" w:rsidR="001A2F01" w:rsidRDefault="00B93B58" w:rsidP="00B93B58">
      <w:pPr>
        <w:rPr>
          <w:rFonts w:ascii="FontbitDavid" w:hAnsi="FontbitDavid"/>
          <w:rtl/>
        </w:rPr>
      </w:pPr>
      <w:r w:rsidRPr="006F178A">
        <w:rPr>
          <w:rFonts w:ascii="FontbitDavid" w:hAnsi="FontbitDavid"/>
          <w:rtl/>
        </w:rPr>
        <w:t xml:space="preserve">נשיא שמחל על כבודו - כבודו מחול, מלך שמחל על כבודו - אין כבודו מחול, </w:t>
      </w:r>
      <w:r w:rsidR="00577533">
        <w:rPr>
          <w:rFonts w:ascii="FontbitDavid" w:hAnsi="FontbitDavid" w:hint="cs"/>
          <w:rtl/>
        </w:rPr>
        <w:t>ד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שום תשים עליך מלך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,</w:t>
      </w:r>
      <w:r w:rsidRPr="006F178A">
        <w:rPr>
          <w:rFonts w:ascii="FontbitDavid" w:hAnsi="FontbitDavid"/>
          <w:rtl/>
        </w:rPr>
        <w:t xml:space="preserve"> שתהא אימתו עליך! </w:t>
      </w:r>
    </w:p>
    <w:p w14:paraId="1FAE94C3" w14:textId="77777777" w:rsidR="00F07A5B" w:rsidRPr="00F07A5B" w:rsidRDefault="00577533" w:rsidP="001A2F01">
      <w:pPr>
        <w:pStyle w:val="36"/>
        <w:framePr w:wrap="notBeside"/>
        <w:rPr>
          <w:rtl/>
        </w:rPr>
      </w:pPr>
      <w:r w:rsidRPr="00F07A5B">
        <w:rPr>
          <w:rtl/>
        </w:rPr>
        <w:t>–</w:t>
      </w:r>
      <w:del w:id="41225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315B976B" w14:textId="212B92E1" w:rsidR="00B93B58" w:rsidRPr="006F178A" w:rsidRDefault="00577533" w:rsidP="00B93B58">
      <w:pPr>
        <w:rPr>
          <w:rtl/>
        </w:rPr>
      </w:pPr>
      <w:r>
        <w:rPr>
          <w:rFonts w:ascii="FontbitDavid" w:hAnsi="FontbitDavid" w:hint="cs"/>
          <w:rtl/>
        </w:rPr>
        <w:t>שאני מצווה</w:t>
      </w:r>
      <w:r w:rsidR="00B93B58" w:rsidRPr="006F178A">
        <w:rPr>
          <w:rFonts w:ascii="FontbitDavid" w:hAnsi="FontbitDavid"/>
          <w:rtl/>
        </w:rPr>
        <w:t>.</w:t>
      </w:r>
    </w:p>
    <w:p w14:paraId="21CCC14F" w14:textId="48C5F950" w:rsidR="00B93B58" w:rsidRPr="006F178A" w:rsidRDefault="00E4644A" w:rsidP="00E4644A">
      <w:pPr>
        <w:pStyle w:val="affff5"/>
        <w:rPr>
          <w:del w:id="90212" w:author="מנוע עיצוב" w:date="2026-10-08T11:01:28Z"/>
          <w:rtl/>
        </w:rPr>
      </w:pPr>
      <w:del w:id="90211" w:author="מנוע עיצוב" w:date="2026-10-08T11:01:28Z">
        <w:r>
          <w:rPr>
            <w:rtl/>
          </w:rPr>
          <w:delText xml:space="preserve">****</w:delText>
        </w:r>
      </w:del>
    </w:p>
    <w:p w14:paraId="4720BA95" w14:textId="77777777" w:rsidR="00B93B58" w:rsidRPr="006F178A" w:rsidRDefault="00B93B58" w:rsidP="005670C9">
      <w:pPr>
        <w:pStyle w:val="afffd"/>
        <w:rPr>
          <w:rtl/>
        </w:rPr>
      </w:pPr>
      <w:ins w:id="9887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tl/>
        </w:rPr>
        <w:t>וכשהגיע ללא תוכל לתת.</w:t>
      </w:r>
    </w:p>
    <w:p w14:paraId="632D5406" w14:textId="20410648" w:rsidR="00F07A5B" w:rsidRPr="00F07A5B" w:rsidRDefault="00105D52" w:rsidP="0057753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tl/>
        </w:rPr>
        <w:t xml:space="preserve">תנא </w:t>
      </w:r>
      <w:r w:rsidR="00577533" w:rsidRPr="00F07A5B">
        <w:rPr>
          <w:rFonts w:hint="cs"/>
          <w:rtl/>
        </w:rPr>
        <w:t>מר''נ</w:t>
      </w:r>
      <w:r w:rsidR="00F07A5B" w:rsidRPr="00F07A5B">
        <w:rPr>
          <w:rFonts w:hint="cs"/>
          <w:rtl/>
        </w:rPr>
        <w:t>:</w:t>
      </w:r>
    </w:p>
    <w:p w14:paraId="4DA2B986" w14:textId="078DBA36" w:rsidR="00B93B58" w:rsidRPr="006F178A" w:rsidRDefault="00B93B58" w:rsidP="00B93B58">
      <w:pPr>
        <w:rPr>
          <w:rtl/>
        </w:rPr>
      </w:pPr>
      <w:r w:rsidRPr="00D16D7B">
        <w:rPr>
          <w:rFonts w:ascii="FontbitDavid" w:hAnsi="FontbitDavid" w:cs="BA Vilna Bold"/>
          <w:rtl/>
        </w:rPr>
        <w:t>באותה שעה נתחייבו שונאי ישראל כלייה</w:t>
      </w:r>
      <w:r w:rsidRPr="006F178A">
        <w:rPr>
          <w:rFonts w:ascii="FontbitDavid" w:hAnsi="FontbitDavid"/>
          <w:rtl/>
        </w:rPr>
        <w:t>, שהחניפו לאגריפס.</w:t>
      </w:r>
    </w:p>
    <w:p w14:paraId="7FCD4FF2" w14:textId="42DE9C2A" w:rsidR="00F07A5B" w:rsidRPr="00F07A5B" w:rsidRDefault="00105D52" w:rsidP="0057753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577533" w:rsidRPr="00F07A5B">
        <w:rPr>
          <w:rFonts w:hint="cs"/>
          <w:rtl/>
        </w:rPr>
        <w:t>רשב''ת</w:t>
      </w:r>
      <w:r w:rsidR="00F07A5B" w:rsidRPr="00F07A5B">
        <w:rPr>
          <w:rtl/>
        </w:rPr>
        <w:t>:</w:t>
      </w:r>
    </w:p>
    <w:p w14:paraId="76B429E2" w14:textId="5CFD630A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>מיום שגבר אגרופה של חנופה</w:t>
      </w:r>
      <w:r w:rsidRPr="006F178A">
        <w:rPr>
          <w:rtl/>
        </w:rPr>
        <w:t xml:space="preserve"> - נתעוותו הדינין ונתקלקלו המעשים, ואין אדם יכול לומר לחבירו מעשי גדולים ממעשיך.</w:t>
      </w:r>
    </w:p>
    <w:p w14:paraId="25CC2BB8" w14:textId="04A5D2B5" w:rsidR="00F07A5B" w:rsidRPr="00F07A5B" w:rsidRDefault="00105D52" w:rsidP="0057753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tl/>
        </w:rPr>
        <w:t xml:space="preserve">דרש </w:t>
      </w:r>
      <w:r w:rsidR="00B93B58" w:rsidRPr="00F07A5B">
        <w:rPr>
          <w:rFonts w:hint="cs"/>
          <w:rtl/>
        </w:rPr>
        <w:t>ריב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78B7CBFE" w14:textId="0280E48A" w:rsidR="00B93B58" w:rsidRPr="006F178A" w:rsidRDefault="00B93B58" w:rsidP="00577533">
      <w:pPr>
        <w:rPr>
          <w:rtl/>
        </w:rPr>
      </w:pPr>
      <w:r w:rsidRPr="006F178A">
        <w:rPr>
          <w:rtl/>
        </w:rPr>
        <w:t>מותר להחניף לרשעים בעו</w:t>
      </w:r>
      <w:r w:rsidR="00577533">
        <w:rPr>
          <w:rFonts w:hint="cs"/>
          <w:rtl/>
        </w:rPr>
        <w:t>ה"ז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לא יקרא עוד לנבל נדיב</w:t>
      </w:r>
      <w:r w:rsidR="00577533">
        <w:rPr>
          <w:rStyle w:val="affff8"/>
          <w:rFonts w:hint="cs"/>
          <w:rtl/>
        </w:rPr>
        <w:t xml:space="preserve"> וגו'</w:t>
      </w:r>
      <w:r w:rsidRPr="003215F9">
        <w:rPr>
          <w:rStyle w:val="affff8"/>
          <w:rtl/>
        </w:rPr>
        <w:t xml:space="preserve"> </w:t>
      </w:r>
    </w:p>
    <w:p w14:paraId="75D44DCA" w14:textId="245A183E" w:rsidR="00F07A5B" w:rsidRPr="00F07A5B" w:rsidRDefault="00B93B58" w:rsidP="0057753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Fonts w:hint="cs"/>
          <w:rtl/>
        </w:rPr>
        <w:t>:</w:t>
      </w:r>
    </w:p>
    <w:p w14:paraId="3E19CA15" w14:textId="24B6046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מ'</w:t>
      </w:r>
      <w:r w:rsidRPr="00105D52">
        <w:rPr>
          <w:rStyle w:val="affff8"/>
          <w:rtl/>
        </w:rPr>
        <w:t>כראות פני אלהים ותרצני.</w:t>
      </w:r>
    </w:p>
    <w:p w14:paraId="1A9FC6DC" w14:textId="77777777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וחלק </w:t>
      </w:r>
      <w:r w:rsidR="001A2F01" w:rsidRPr="00F07A5B">
        <w:rPr>
          <w:rFonts w:hint="cs"/>
          <w:rtl/>
        </w:rPr>
        <w:t xml:space="preserve">על </w:t>
      </w:r>
      <w:r w:rsidRPr="00F07A5B">
        <w:rPr>
          <w:rFonts w:hint="cs"/>
          <w:rtl/>
        </w:rPr>
        <w:t>ר''ל</w:t>
      </w:r>
      <w:r w:rsidR="00F07A5B" w:rsidRPr="00F07A5B">
        <w:rPr>
          <w:rtl/>
        </w:rPr>
        <w:t>:</w:t>
      </w:r>
    </w:p>
    <w:p w14:paraId="7E6A5660" w14:textId="6CB9452D" w:rsidR="00B93B58" w:rsidRPr="00634300" w:rsidRDefault="00B93B58" w:rsidP="00105D52">
      <w:pPr>
        <w:rPr>
          <w:rtl/>
        </w:rPr>
      </w:pPr>
      <w:r w:rsidRPr="00634300">
        <w:rPr>
          <w:spacing w:val="-2"/>
          <w:rtl/>
        </w:rPr>
        <w:t>משל של יעקב ועשו, ל</w:t>
      </w:r>
      <w:r w:rsidRPr="00634300">
        <w:rPr>
          <w:rFonts w:hint="cs"/>
          <w:spacing w:val="-2"/>
          <w:rtl/>
        </w:rPr>
        <w:t>ה</w:t>
      </w:r>
      <w:r w:rsidRPr="00634300">
        <w:rPr>
          <w:spacing w:val="-2"/>
          <w:rtl/>
        </w:rPr>
        <w:t>"</w:t>
      </w:r>
      <w:r w:rsidRPr="00634300">
        <w:rPr>
          <w:rFonts w:hint="cs"/>
          <w:spacing w:val="-2"/>
          <w:rtl/>
        </w:rPr>
        <w:t>ד?</w:t>
      </w:r>
      <w:r w:rsidRPr="00634300">
        <w:rPr>
          <w:spacing w:val="-2"/>
          <w:rtl/>
        </w:rPr>
        <w:t xml:space="preserve"> לאדם שזימן את חבירו והכיר בו שמבקש</w:t>
      </w:r>
      <w:r w:rsidRPr="00634300">
        <w:rPr>
          <w:rtl/>
        </w:rPr>
        <w:t xml:space="preserve"> להורגו, </w:t>
      </w:r>
      <w:r w:rsidRPr="00634300">
        <w:rPr>
          <w:rStyle w:val="affffc"/>
          <w:rtl/>
        </w:rPr>
        <w:t xml:space="preserve">אמר לו: </w:t>
      </w:r>
      <w:r w:rsidRPr="00634300">
        <w:rPr>
          <w:rtl/>
        </w:rPr>
        <w:t xml:space="preserve">טעם תבשיל זה שאני טועם כתבשיל שטעמתי בבית המלך, </w:t>
      </w:r>
      <w:r w:rsidRPr="00634300">
        <w:rPr>
          <w:rStyle w:val="affffc"/>
          <w:rtl/>
        </w:rPr>
        <w:t>אמר</w:t>
      </w:r>
      <w:r w:rsidR="00105D52" w:rsidRPr="00634300">
        <w:rPr>
          <w:rStyle w:val="affffc"/>
          <w:rFonts w:hint="cs"/>
          <w:rtl/>
        </w:rPr>
        <w:t xml:space="preserve"> לעצמו</w:t>
      </w:r>
      <w:r w:rsidRPr="00634300">
        <w:rPr>
          <w:rStyle w:val="affffc"/>
          <w:rtl/>
        </w:rPr>
        <w:t xml:space="preserve">: </w:t>
      </w:r>
      <w:r w:rsidR="00105D52" w:rsidRPr="00634300">
        <w:rPr>
          <w:rFonts w:hint="cs"/>
          <w:rtl/>
        </w:rPr>
        <w:t>המלך כנראה מכירו מפחד ולא הורגהו.</w:t>
      </w:r>
    </w:p>
    <w:p w14:paraId="5CD78022" w14:textId="2F188E4F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50809D68" w14:textId="7E9CB4F8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כל אדם </w:t>
      </w:r>
      <w:r w:rsidRPr="00D16D7B">
        <w:rPr>
          <w:rFonts w:cs="BA Vilna Bold"/>
          <w:rtl/>
        </w:rPr>
        <w:t>שיש בו חנופה מביא אף לעולם</w:t>
      </w:r>
      <w:r w:rsidRPr="006F178A">
        <w:rPr>
          <w:rtl/>
        </w:rPr>
        <w:t xml:space="preserve">, </w:t>
      </w:r>
      <w:r w:rsidR="00105D52">
        <w:rPr>
          <w:rFonts w:hint="cs"/>
          <w:rtl/>
        </w:rPr>
        <w:t>ד</w:t>
      </w:r>
      <w:r w:rsidRPr="009C2527">
        <w:rPr>
          <w:rStyle w:val="affff8"/>
          <w:rtl/>
        </w:rPr>
        <w:t>'וחנפי לב ישימו אף</w:t>
      </w:r>
      <w:r>
        <w:rPr>
          <w:rStyle w:val="affff8"/>
          <w:rFonts w:hint="cs"/>
          <w:rtl/>
        </w:rPr>
        <w:t>'</w:t>
      </w:r>
      <w:r w:rsidRPr="009C2527">
        <w:rPr>
          <w:rStyle w:val="affff8"/>
          <w:rtl/>
        </w:rPr>
        <w:t>;</w:t>
      </w:r>
    </w:p>
    <w:p w14:paraId="7123746C" w14:textId="06260839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ולא עוד, אלא </w:t>
      </w:r>
      <w:r w:rsidRPr="00D16D7B">
        <w:rPr>
          <w:rFonts w:cs="BA Vilna Bold"/>
          <w:rtl/>
        </w:rPr>
        <w:t>שאין תפלתו נשמעת</w:t>
      </w:r>
      <w:r w:rsidRPr="006F178A">
        <w:rPr>
          <w:rtl/>
        </w:rPr>
        <w:t xml:space="preserve">, </w:t>
      </w:r>
      <w:r w:rsidR="00105D52">
        <w:rPr>
          <w:rFonts w:hint="cs"/>
          <w:rtl/>
        </w:rPr>
        <w:t>ד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לא ישועו כי אסרם</w:t>
      </w:r>
      <w:r w:rsidRPr="00CB0DC4">
        <w:rPr>
          <w:rStyle w:val="affff8"/>
          <w:rFonts w:hint="cs"/>
          <w:rtl/>
        </w:rPr>
        <w:t>'</w:t>
      </w:r>
      <w:r w:rsidRPr="00CB0DC4">
        <w:rPr>
          <w:rStyle w:val="affff8"/>
          <w:rtl/>
        </w:rPr>
        <w:t>.</w:t>
      </w:r>
    </w:p>
    <w:p w14:paraId="783644AC" w14:textId="37D11C7C" w:rsidR="00B93B58" w:rsidRPr="006F178A" w:rsidRDefault="00E4644A" w:rsidP="00E4644A">
      <w:pPr>
        <w:pStyle w:val="affffd"/>
        <w:rPr>
          <w:rtl/>
        </w:rPr>
        <w:pPrChange w:id="90003" w:author="קלוד" w:date="2026-10-08T12:07:40Z">
          <w:pPr>
            <w:pStyle w:val="affff5"/>
          </w:pPr>
        </w:pPrChange>
      </w:pPr>
      <w:del w:id="90001" w:author="קלוד" w:date="2026-10-08T12:07:40Z">
        <w:r>
          <w:rPr>
            <w:rtl/>
          </w:rPr>
          <w:delText xml:space="preserve">****</w:delText>
        </w:r>
      </w:del>
      <w:ins w:id="90002" w:author="קלוד" w:date="2026-10-08T12:07:40Z">
        <w:r>
          <w:rPr>
            <w:color w:val="7B3F00"/>
          </w:rPr>
          <w:t xml:space="preserve">חנופה ותולדותיה בעולם</w:t>
        </w:r>
      </w:ins>
    </w:p>
    <w:p w14:paraId="1BDEF4F4" w14:textId="26299DEA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54F57AFC" w14:textId="525B83DF" w:rsidR="00B93B58" w:rsidRPr="00105D52" w:rsidRDefault="00B93B58" w:rsidP="00D16D7B">
      <w:pPr>
        <w:spacing w:after="60"/>
        <w:rPr>
          <w:rtl/>
        </w:rPr>
      </w:pPr>
      <w:r w:rsidRPr="00D16D7B">
        <w:rPr>
          <w:rFonts w:cs="BA Vilna Bold"/>
          <w:rtl/>
        </w:rPr>
        <w:t xml:space="preserve">כל אדם שיש בו חנופה  אפילו עוברין שבמעי אמן </w:t>
      </w:r>
      <w:r w:rsidRPr="00105D52">
        <w:rPr>
          <w:rtl/>
        </w:rPr>
        <w:t xml:space="preserve">מקללין אותו, </w:t>
      </w:r>
      <w:r w:rsidRPr="00105D52">
        <w:rPr>
          <w:rStyle w:val="affffc"/>
          <w:rtl/>
        </w:rPr>
        <w:t>שנא':</w:t>
      </w:r>
      <w:r w:rsidRPr="00105D52">
        <w:rPr>
          <w:rStyle w:val="affff8"/>
          <w:rtl/>
        </w:rPr>
        <w:t xml:space="preserve"> 'אומר לרשע צדיק אתה יקבוהו עמים יזעמוהו לאומים</w:t>
      </w:r>
      <w:r w:rsidRPr="00105D52">
        <w:rPr>
          <w:rStyle w:val="affff8"/>
          <w:rFonts w:hint="cs"/>
          <w:rtl/>
        </w:rPr>
        <w:t>'</w:t>
      </w:r>
      <w:r w:rsidRPr="00105D52">
        <w:rPr>
          <w:rStyle w:val="affff8"/>
          <w:rtl/>
        </w:rPr>
        <w:t>,</w:t>
      </w:r>
      <w:r w:rsidRPr="00105D52">
        <w:rPr>
          <w:rtl/>
        </w:rPr>
        <w:t xml:space="preserve"> </w:t>
      </w:r>
      <w:r w:rsidRPr="00D16D7B">
        <w:rPr>
          <w:spacing w:val="2"/>
          <w:rtl/>
        </w:rPr>
        <w:t>ו</w:t>
      </w:r>
      <w:r w:rsidRPr="00D16D7B">
        <w:rPr>
          <w:rFonts w:hint="eastAsia"/>
          <w:spacing w:val="2"/>
          <w:rtl/>
        </w:rPr>
        <w:t>קוב</w:t>
      </w:r>
      <w:r w:rsidRPr="00D16D7B">
        <w:rPr>
          <w:spacing w:val="2"/>
          <w:rtl/>
        </w:rPr>
        <w:t xml:space="preserve"> </w:t>
      </w:r>
      <w:r w:rsidRPr="00D16D7B">
        <w:rPr>
          <w:rStyle w:val="affffc"/>
          <w:rFonts w:hint="eastAsia"/>
          <w:spacing w:val="2"/>
          <w:rtl/>
        </w:rPr>
        <w:t>היינו</w:t>
      </w:r>
      <w:r w:rsidRPr="00D16D7B">
        <w:rPr>
          <w:rStyle w:val="affffc"/>
          <w:spacing w:val="2"/>
          <w:rtl/>
        </w:rPr>
        <w:t xml:space="preserve"> </w:t>
      </w:r>
      <w:r w:rsidRPr="00D16D7B">
        <w:rPr>
          <w:rFonts w:hint="eastAsia"/>
          <w:spacing w:val="2"/>
          <w:rtl/>
        </w:rPr>
        <w:t>קללה</w:t>
      </w:r>
      <w:r w:rsidRPr="00D16D7B">
        <w:rPr>
          <w:spacing w:val="2"/>
          <w:rtl/>
        </w:rPr>
        <w:t xml:space="preserve"> </w:t>
      </w:r>
      <w:r w:rsidRPr="00D16D7B">
        <w:rPr>
          <w:rStyle w:val="affff8"/>
          <w:rFonts w:hint="eastAsia"/>
          <w:spacing w:val="2"/>
          <w:rtl/>
        </w:rPr>
        <w:t>ד</w:t>
      </w:r>
      <w:r w:rsidRPr="00D16D7B">
        <w:rPr>
          <w:rStyle w:val="affff8"/>
          <w:spacing w:val="2"/>
          <w:rtl/>
        </w:rPr>
        <w:t>'לא קבה אל',</w:t>
      </w:r>
      <w:r w:rsidRPr="00D16D7B">
        <w:rPr>
          <w:spacing w:val="2"/>
          <w:rtl/>
        </w:rPr>
        <w:t xml:space="preserve"> </w:t>
      </w:r>
      <w:r w:rsidRPr="00D16D7B">
        <w:rPr>
          <w:rStyle w:val="affffc"/>
          <w:rFonts w:hint="eastAsia"/>
          <w:spacing w:val="2"/>
          <w:rtl/>
        </w:rPr>
        <w:t>והיינו</w:t>
      </w:r>
      <w:r w:rsidRPr="00D16D7B">
        <w:rPr>
          <w:rStyle w:val="affffc"/>
          <w:spacing w:val="2"/>
          <w:rtl/>
        </w:rPr>
        <w:t xml:space="preserve"> </w:t>
      </w:r>
      <w:r w:rsidRPr="00D16D7B">
        <w:rPr>
          <w:rFonts w:hint="eastAsia"/>
          <w:spacing w:val="2"/>
          <w:rtl/>
        </w:rPr>
        <w:t>ע</w:t>
      </w:r>
      <w:r w:rsidRPr="00D16D7B">
        <w:rPr>
          <w:spacing w:val="2"/>
          <w:rtl/>
        </w:rPr>
        <w:t xml:space="preserve">וברין </w:t>
      </w:r>
      <w:r w:rsidRPr="00D16D7B">
        <w:rPr>
          <w:rStyle w:val="affff8"/>
          <w:spacing w:val="2"/>
          <w:rtl/>
        </w:rPr>
        <w:t>'ולאום מלאום יאמץ'</w:t>
      </w:r>
      <w:r w:rsidRPr="00105D52">
        <w:rPr>
          <w:rStyle w:val="affff8"/>
          <w:rtl/>
        </w:rPr>
        <w:t>.</w:t>
      </w:r>
    </w:p>
    <w:p w14:paraId="57E9AE69" w14:textId="6A9BE0DD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687C032A" w14:textId="5368008B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>כל אדם שיש בו חנופה נופל בגיהנם</w:t>
      </w:r>
      <w:r w:rsidRPr="006F178A">
        <w:rPr>
          <w:rtl/>
        </w:rPr>
        <w:t xml:space="preserve">, </w:t>
      </w:r>
      <w:r w:rsidR="00105D52">
        <w:rPr>
          <w:rFonts w:hint="cs"/>
          <w:rtl/>
        </w:rPr>
        <w:t>ד</w:t>
      </w:r>
      <w:r w:rsidRPr="00BF7DBF">
        <w:rPr>
          <w:rStyle w:val="affff8"/>
          <w:rtl/>
        </w:rPr>
        <w:t>'הוי האומרים לרע טוב ולטוב רע וגו',</w:t>
      </w:r>
      <w:r w:rsidRPr="006F178A">
        <w:rPr>
          <w:rtl/>
        </w:rPr>
        <w:t xml:space="preserve"> </w:t>
      </w:r>
      <w:r w:rsidR="00D16D7B" w:rsidRPr="00D16D7B">
        <w:rPr>
          <w:rStyle w:val="affffc"/>
          <w:rFonts w:hint="cs"/>
          <w:rtl/>
        </w:rPr>
        <w:t>ו</w:t>
      </w:r>
      <w:r w:rsidRPr="00D16D7B">
        <w:rPr>
          <w:rStyle w:val="affffc"/>
          <w:rtl/>
        </w:rPr>
        <w:t>כתיב אחריו?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לכן כאכל קש לשון אש וחשש להבה ירפה וגו'.</w:t>
      </w:r>
      <w:bookmarkStart w:id="12" w:name="_Hlk134597626"/>
    </w:p>
    <w:bookmarkEnd w:id="11"/>
    <w:p w14:paraId="1074564B" w14:textId="3AD56191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7892587E" w14:textId="3AD4CAC9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>כל המחניף לחבירו - סוף נופל בידו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 xml:space="preserve">או </w:t>
      </w:r>
      <w:r w:rsidRPr="006F178A">
        <w:rPr>
          <w:rtl/>
        </w:rPr>
        <w:t xml:space="preserve">ביד בניו, </w:t>
      </w:r>
      <w:r w:rsidRPr="006F178A">
        <w:rPr>
          <w:rFonts w:hint="cs"/>
          <w:rtl/>
        </w:rPr>
        <w:t xml:space="preserve">או </w:t>
      </w:r>
      <w:r w:rsidRPr="006F178A">
        <w:rPr>
          <w:rtl/>
        </w:rPr>
        <w:t xml:space="preserve">ביד בן בנו, </w:t>
      </w:r>
      <w:r w:rsidR="00105D52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ויאמר ירמיה</w:t>
      </w:r>
      <w:r w:rsidRPr="00BF7DBF">
        <w:rPr>
          <w:rStyle w:val="affff8"/>
          <w:rFonts w:hint="cs"/>
          <w:rtl/>
        </w:rPr>
        <w:t xml:space="preserve"> </w:t>
      </w:r>
      <w:r w:rsidRPr="00BF7DBF">
        <w:rPr>
          <w:rStyle w:val="affff8"/>
          <w:rtl/>
        </w:rPr>
        <w:t>לחנניה</w:t>
      </w:r>
      <w:r w:rsidRPr="00BF7DBF">
        <w:rPr>
          <w:rStyle w:val="affff8"/>
          <w:rFonts w:hint="cs"/>
          <w:rtl/>
        </w:rPr>
        <w:t xml:space="preserve"> </w:t>
      </w:r>
      <w:r w:rsidRPr="00BF7DBF">
        <w:rPr>
          <w:rStyle w:val="affff8"/>
          <w:rtl/>
        </w:rPr>
        <w:t>אמן כן יעשה ה</w:t>
      </w:r>
      <w:r>
        <w:rPr>
          <w:rStyle w:val="affff8"/>
          <w:rtl/>
        </w:rPr>
        <w:t>'</w:t>
      </w:r>
      <w:r w:rsidRPr="00BF7DBF">
        <w:rPr>
          <w:rStyle w:val="affff8"/>
          <w:rtl/>
        </w:rPr>
        <w:t xml:space="preserve"> יקם ה</w:t>
      </w:r>
      <w:r>
        <w:rPr>
          <w:rStyle w:val="affff8"/>
          <w:rtl/>
        </w:rPr>
        <w:t>'</w:t>
      </w:r>
      <w:r w:rsidRPr="00BF7DBF">
        <w:rPr>
          <w:rStyle w:val="affff8"/>
          <w:rtl/>
        </w:rPr>
        <w:t xml:space="preserve"> את דבריך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2159CBB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מב.</w:t>
      </w:r>
    </w:p>
    <w:p w14:paraId="0CE9F624" w14:textId="77777777" w:rsidR="00B93B58" w:rsidRPr="006F178A" w:rsidRDefault="00B93B58" w:rsidP="00B93B58">
      <w:pPr>
        <w:rPr>
          <w:rtl/>
        </w:rPr>
      </w:pPr>
      <w:r w:rsidRPr="00105D52">
        <w:rPr>
          <w:rStyle w:val="affffc"/>
          <w:rtl/>
        </w:rPr>
        <w:t>וכתי':</w:t>
      </w:r>
      <w:r w:rsidRPr="00105D52">
        <w:rPr>
          <w:rStyle w:val="affff8"/>
          <w:rtl/>
        </w:rPr>
        <w:t xml:space="preserve"> ויהי הוא בשער בנימן ושם בעל פקידות ושמו יראיה בן שלמיה בן חנניה ויתפש את ירמיהו הנביא לאמר אל הכשדים אתה נופל, ויאמר ירמיהו שקר אינני נופל על הכשדים וגו', </w:t>
      </w:r>
      <w:r w:rsidRPr="00105D52">
        <w:rPr>
          <w:rStyle w:val="affffc"/>
          <w:rtl/>
        </w:rPr>
        <w:t>וכתי':</w:t>
      </w:r>
      <w:r w:rsidRPr="00105D52">
        <w:rPr>
          <w:rStyle w:val="affff8"/>
          <w:rtl/>
        </w:rPr>
        <w:t xml:space="preserve"> </w:t>
      </w:r>
      <w:r w:rsidRPr="00105D52">
        <w:rPr>
          <w:rStyle w:val="affff8"/>
          <w:rFonts w:hint="cs"/>
          <w:rtl/>
        </w:rPr>
        <w:t>'</w:t>
      </w:r>
      <w:r w:rsidRPr="00105D52">
        <w:rPr>
          <w:rStyle w:val="affff8"/>
          <w:rtl/>
        </w:rPr>
        <w:t>ויתפש ירמיהו ויביאה</w:t>
      </w:r>
      <w:r w:rsidRPr="00BF7DBF">
        <w:rPr>
          <w:rStyle w:val="affff8"/>
          <w:rtl/>
        </w:rPr>
        <w:t>ו אל השרים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.</w:t>
      </w:r>
    </w:p>
    <w:p w14:paraId="77A11446" w14:textId="31F10513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 xml:space="preserve">ה.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6948CD0" w14:textId="5A1F237B" w:rsidR="00B93B58" w:rsidRPr="006F178A" w:rsidRDefault="00B93B58" w:rsidP="00B93B58">
      <w:pPr>
        <w:rPr>
          <w:rtl/>
        </w:rPr>
      </w:pPr>
      <w:r w:rsidRPr="00D16D7B">
        <w:rPr>
          <w:rFonts w:cs="BA Vilna Bold"/>
          <w:rtl/>
        </w:rPr>
        <w:t>כל עדה שיש בה חנופה מאוסה כנדה,</w:t>
      </w:r>
      <w:r w:rsidRPr="006F178A">
        <w:rPr>
          <w:rtl/>
        </w:rPr>
        <w:t xml:space="preserve"> </w:t>
      </w:r>
      <w:r w:rsidR="00105D52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כי עדת חנף גלמוד</w:t>
      </w:r>
      <w:r w:rsidRPr="00BF7DBF">
        <w:rPr>
          <w:rStyle w:val="affff8"/>
          <w:rFonts w:hint="cs"/>
          <w:rtl/>
        </w:rPr>
        <w:t>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634300" w:rsidRPr="00634300">
        <w:rPr>
          <w:rStyle w:val="afffff2"/>
          <w:rFonts w:hint="cs"/>
          <w:rtl/>
        </w:rPr>
        <w:t>ש</w:t>
      </w:r>
      <w:r w:rsidRPr="00634300">
        <w:rPr>
          <w:rStyle w:val="afffff2"/>
          <w:rtl/>
        </w:rPr>
        <w:t>בכרכי הים קורין לנדה גלמודה.</w:t>
      </w:r>
      <w:r w:rsidRPr="00634300">
        <w:rPr>
          <w:rStyle w:val="afffff2"/>
          <w:rFonts w:hint="cs"/>
          <w:rtl/>
        </w:rPr>
        <w:t xml:space="preserve"> והיינו גמולה מבעלה</w:t>
      </w:r>
      <w:r w:rsidRPr="006F178A">
        <w:rPr>
          <w:rFonts w:hint="cs"/>
          <w:rtl/>
        </w:rPr>
        <w:t xml:space="preserve"> </w:t>
      </w:r>
    </w:p>
    <w:p w14:paraId="350DAEE0" w14:textId="247C359D" w:rsidR="00F07A5B" w:rsidRPr="00F07A5B" w:rsidRDefault="00105D52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BEAB0DA" w14:textId="7993C586" w:rsidR="00B93B58" w:rsidRPr="00105D52" w:rsidRDefault="00B93B58" w:rsidP="00105D52">
      <w:pPr>
        <w:rPr>
          <w:rtl/>
        </w:rPr>
      </w:pPr>
      <w:r w:rsidRPr="00D16D7B">
        <w:rPr>
          <w:rFonts w:cs="BA Vilna Bold"/>
          <w:rtl/>
        </w:rPr>
        <w:t>כל עדה שיש בה חנופה - לסוף גולה,</w:t>
      </w:r>
      <w:r w:rsidRPr="00105D52">
        <w:rPr>
          <w:rtl/>
        </w:rPr>
        <w:t xml:space="preserve"> </w:t>
      </w:r>
      <w:r w:rsidR="00105D52" w:rsidRPr="00105D52">
        <w:rPr>
          <w:rFonts w:hint="cs"/>
          <w:rtl/>
        </w:rPr>
        <w:t>ד</w:t>
      </w:r>
      <w:r w:rsidRPr="00105D52">
        <w:rPr>
          <w:rStyle w:val="affff8"/>
          <w:rFonts w:hint="cs"/>
          <w:rtl/>
        </w:rPr>
        <w:t>'</w:t>
      </w:r>
      <w:r w:rsidRPr="00105D52">
        <w:rPr>
          <w:rStyle w:val="affff8"/>
          <w:rtl/>
        </w:rPr>
        <w:t>כי עדת חנף גלמוד</w:t>
      </w:r>
      <w:r w:rsidRPr="00105D52">
        <w:rPr>
          <w:rStyle w:val="affff8"/>
          <w:rFonts w:hint="cs"/>
          <w:rtl/>
        </w:rPr>
        <w:t>'</w:t>
      </w:r>
      <w:r w:rsidRPr="00105D52">
        <w:rPr>
          <w:rtl/>
        </w:rPr>
        <w:t>,</w:t>
      </w:r>
    </w:p>
    <w:p w14:paraId="458F51E5" w14:textId="49F42E01" w:rsidR="00B93B58" w:rsidRPr="006F178A" w:rsidRDefault="00634300" w:rsidP="00105D52">
      <w:pPr>
        <w:spacing w:after="60"/>
        <w:rPr>
          <w:rtl/>
        </w:rPr>
      </w:pPr>
      <w:r>
        <w:rPr>
          <w:rFonts w:hint="cs"/>
          <w:rtl/>
        </w:rPr>
        <w:t>ד'</w:t>
      </w:r>
      <w:r w:rsidR="00B93B58" w:rsidRPr="00105D52">
        <w:rPr>
          <w:rStyle w:val="affff8"/>
          <w:rtl/>
        </w:rPr>
        <w:t>ואני שכולה וגלמודה גולה וסורה וגו'</w:t>
      </w:r>
      <w:r w:rsidR="00B93B58" w:rsidRPr="006F178A">
        <w:rPr>
          <w:rtl/>
        </w:rPr>
        <w:t>.</w:t>
      </w:r>
    </w:p>
    <w:p w14:paraId="6FA62811" w14:textId="3E99FF16" w:rsidR="00F07A5B" w:rsidRPr="00F07A5B" w:rsidRDefault="00B93B58" w:rsidP="00105D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3436D41D" w14:textId="68FA9154" w:rsidR="00105D52" w:rsidRPr="00D16D7B" w:rsidRDefault="00B93B58" w:rsidP="00B93B58">
      <w:pPr>
        <w:rPr>
          <w:rFonts w:cs="BA Vilna Bold"/>
          <w:rtl/>
        </w:rPr>
      </w:pPr>
      <w:r w:rsidRPr="00D16D7B">
        <w:rPr>
          <w:rFonts w:cs="BA Vilna Bold" w:hint="cs"/>
          <w:rtl/>
        </w:rPr>
        <w:t>א</w:t>
      </w:r>
      <w:r w:rsidRPr="00D16D7B">
        <w:rPr>
          <w:rFonts w:cs="BA Vilna Bold"/>
          <w:rtl/>
        </w:rPr>
        <w:t xml:space="preserve">רבע כיתות אין מקבלות פני שכינה: </w:t>
      </w:r>
    </w:p>
    <w:p w14:paraId="54961738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כת </w:t>
      </w:r>
      <w:r w:rsidRPr="00181B70">
        <w:rPr>
          <w:rFonts w:cs="BA Vilna Bold"/>
          <w:rtl/>
        </w:rPr>
        <w:t>ליצים</w:t>
      </w:r>
      <w:r w:rsidRPr="006F178A">
        <w:rPr>
          <w:rtl/>
        </w:rPr>
        <w:t xml:space="preserve">, </w:t>
      </w:r>
      <w:r w:rsidRPr="003215F9">
        <w:rPr>
          <w:rStyle w:val="affff8"/>
          <w:rtl/>
        </w:rPr>
        <w:t>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משך ידו את לוצצים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;</w:t>
      </w:r>
    </w:p>
    <w:p w14:paraId="1D059DAE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כת </w:t>
      </w:r>
      <w:r w:rsidRPr="00181B70">
        <w:rPr>
          <w:rFonts w:cs="BA Vilna Bold"/>
          <w:rtl/>
        </w:rPr>
        <w:t>חניפים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</w:t>
      </w:r>
      <w:r w:rsidRPr="003215F9">
        <w:rPr>
          <w:rStyle w:val="affff8"/>
          <w:rtl/>
        </w:rPr>
        <w:t>כי לא לפניו חנף יבא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;</w:t>
      </w:r>
    </w:p>
    <w:p w14:paraId="7B7EE9FC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כת </w:t>
      </w:r>
      <w:r w:rsidRPr="00181B70">
        <w:rPr>
          <w:rFonts w:cs="BA Vilna Bold"/>
          <w:rtl/>
        </w:rPr>
        <w:t>שקרים</w:t>
      </w:r>
      <w:r w:rsidRPr="006F178A">
        <w:rPr>
          <w:rtl/>
        </w:rPr>
        <w:t xml:space="preserve">, </w:t>
      </w:r>
      <w:r w:rsidRPr="003215F9">
        <w:rPr>
          <w:rStyle w:val="affff8"/>
          <w:rtl/>
        </w:rPr>
        <w:t>ד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דובר שקרים לא יכון לנגד עיני</w:t>
      </w:r>
      <w:r w:rsidRPr="003215F9">
        <w:rPr>
          <w:rStyle w:val="affff8"/>
          <w:rFonts w:hint="cs"/>
          <w:rtl/>
        </w:rPr>
        <w:t>'</w:t>
      </w:r>
      <w:r w:rsidRPr="003215F9">
        <w:rPr>
          <w:rStyle w:val="affff8"/>
          <w:rtl/>
        </w:rPr>
        <w:t>;</w:t>
      </w:r>
    </w:p>
    <w:p w14:paraId="4EE35737" w14:textId="77777777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כת </w:t>
      </w:r>
      <w:r w:rsidRPr="00181B70">
        <w:rPr>
          <w:rFonts w:cs="BA Vilna Bold"/>
          <w:rtl/>
        </w:rPr>
        <w:t>מספרי</w:t>
      </w:r>
      <w:r w:rsidRPr="006F178A">
        <w:rPr>
          <w:rtl/>
        </w:rPr>
        <w:t xml:space="preserve"> ל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 ד</w:t>
      </w:r>
      <w:r w:rsidRPr="00105D52">
        <w:rPr>
          <w:rStyle w:val="affff8"/>
          <w:rFonts w:hint="cs"/>
          <w:rtl/>
        </w:rPr>
        <w:t>'</w:t>
      </w:r>
      <w:r w:rsidRPr="00105D52">
        <w:rPr>
          <w:rStyle w:val="affff8"/>
          <w:rtl/>
        </w:rPr>
        <w:t>כי לא אל חפץ רשע אתה לא יגורך רע, צדיק אתה ה' לא יגור במגורך רע.</w:t>
      </w:r>
    </w:p>
    <w:p w14:paraId="0295BDC3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459DA114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720"/>
          <w:titlePg/>
          <w:bidi/>
          <w:rtlGutter/>
          <w:docGrid w:linePitch="360"/>
        </w:sectPr>
        <w:pPrChange w:id="91295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720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/>
          <w:bCs w:val="0"/>
          <w:sz w:val="20"/>
          <w:rtl/>
        </w:rPr>
        <w:t>הדרן עלך אלו נאמרין.</w:t>
      </w:r>
    </w:p>
    <w:p w14:paraId="4B3961CC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</w:pPr>
    </w:p>
    <w:p w14:paraId="73699E4E" w14:textId="77777777" w:rsidR="00B93B58" w:rsidRPr="006F178A" w:rsidRDefault="00B93B58" w:rsidP="00B93B58">
      <w:r w:rsidRPr="006F178A">
        <w:rPr>
          <w:rtl/>
        </w:rPr>
        <w:t xml:space="preserve"> </w:t>
      </w:r>
      <w:r w:rsidRPr="006F178A">
        <w:rPr>
          <w:rtl/>
        </w:rPr>
        <w:br w:type="page"/>
      </w:r>
    </w:p>
    <w:p w14:paraId="35EB1650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81" w:author="Claude" w:date="2026-10-07T09:24:33Z"/>
          <w:sz w:val="20"/>
          <w:rtl/>
        </w:rPr>
      </w:pPr>
      <w:del w:id="41280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שמיני </w:delText>
        </w:r>
      </w:del>
    </w:p>
    <w:p w14:paraId="16C3DE32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83" w:author="Claude" w:date="2026-10-07T09:24:33Z"/>
          <w:sz w:val="20"/>
          <w:rtl/>
        </w:rPr>
      </w:pPr>
      <w:del w:id="41282" w:author="Claude" w:date="2026-10-07T09:24:33Z">
        <w:r w:rsidRPr="006F178A">
          <w:rPr>
            <w:rFonts w:hint="cs"/>
            <w:sz w:val="20"/>
            <w:rtl/>
          </w:rPr>
          <w:delText xml:space="preserve">משוח מלחמה</w:delText>
        </w:r>
      </w:del>
    </w:p>
    <w:p w14:paraId="732FE38D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 xml:space="preserve">מב. </w:t>
      </w:r>
      <w:r w:rsidRPr="006F178A">
        <w:rPr>
          <w:rFonts w:cs="Guttman Vilna"/>
          <w:b/>
          <w:bCs/>
          <w:rtl/>
        </w:rPr>
        <w:t>–</w:t>
      </w:r>
      <w:r w:rsidRPr="006F178A">
        <w:rPr>
          <w:rFonts w:hint="cs"/>
          <w:rtl/>
        </w:rPr>
        <w:t xml:space="preserve"> מד: </w:t>
      </w:r>
    </w:p>
    <w:p>
      <w:pPr>
        <w:pStyle w:val="PetichatPerek"/>
        <w:rPr>
          <w:ins w:id="41279" w:author="Claude" w:date="2026-10-07T09:24:33Z"/>
        </w:rPr>
      </w:pPr>
      <w:ins w:id="41278" w:author="Claude" w:date="2026-10-07T09:24:33Z">
        <w:r>
          <w:rPr>
            <w:rFonts w:hint="cs"/>
            <w:sz w:val="20"/>
            <w:rtl/>
          </w:rPr>
          <w:t xml:space="preserve">פרק שמיני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משוח מלחמה</w:t>
        </w:r>
      </w:ins>
    </w:p>
    <w:p w14:paraId="0F398BB1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79" w:author="קלוד" w:date="2026-10-06T10:10:25Z">
        <w:r>
          <w:rPr>
            <w:rFonts w:hint="cs"/>
            <w:rtl/>
          </w:rPr>
          <w:delText xml:space="preserve">מתני</w:delText>
        </w:r>
      </w:del>
      <w:ins w:id="20480" w:author="קלוד" w:date="2026-10-06T10:10:25Z">
        <w:r>
          <w:rPr>
            <w:rFonts w:hint="cs"/>
            <w:rtl/>
          </w:rPr>
          <w:t xml:space="preserve">משנה א</w:t>
        </w:r>
      </w:ins>
      <w:del w:id="20481" w:author="קלוד" w:date="2026-10-06T10:10:25Z">
        <w:r>
          <w:rPr>
            <w:rtl/>
          </w:rPr>
          <w:delText xml:space="preserve">'.</w:delText>
        </w:r>
      </w:del>
    </w:p>
    <w:p w14:paraId="2DB0B555" w14:textId="39B7CCCC" w:rsidR="00B93B58" w:rsidRPr="006F178A" w:rsidRDefault="00B93B58" w:rsidP="00634300">
      <w:pPr>
        <w:pStyle w:val="afff5"/>
        <w:spacing w:before="120"/>
        <w:rPr>
          <w:rtl/>
        </w:rPr>
        <w:pPrChange w:id="90024" w:author="קלוד" w:date="2026-10-08T12:08:16Z">
          <w:pPr>
            <w:pStyle w:val="afff5"/>
          </w:pPr>
        </w:pPrChange>
      </w:pPr>
      <w:r w:rsidRPr="006F178A">
        <w:rPr>
          <w:rFonts w:hint="cs"/>
          <w:rtl/>
        </w:rPr>
        <w:t>משוח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מלחמה</w:t>
      </w:r>
      <w:r w:rsidRPr="006F178A">
        <w:rPr>
          <w:rtl/>
        </w:rPr>
        <w:t xml:space="preserve"> </w:t>
      </w:r>
      <w:r w:rsidR="00634300">
        <w:rPr>
          <w:rFonts w:hint="cs"/>
          <w:rtl/>
        </w:rPr>
        <w:t>כ</w:t>
      </w:r>
      <w:r w:rsidRPr="006F178A">
        <w:rPr>
          <w:rFonts w:hint="cs"/>
          <w:rtl/>
        </w:rPr>
        <w:t>שמדבר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בלשון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הקודש</w:t>
      </w:r>
      <w:r w:rsidR="00634300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6F2941E9" w14:textId="6E53A8F3" w:rsidR="00B93B58" w:rsidRPr="00392931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והיה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כקרבכם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המלחמה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ונגש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eastAsia"/>
          <w:b/>
          <w:bCs/>
          <w:rtl/>
        </w:rPr>
        <w:t>הכהן</w:t>
      </w:r>
      <w:r w:rsidRPr="00392931">
        <w:rPr>
          <w:rtl/>
        </w:rPr>
        <w:t xml:space="preserve">  </w:t>
      </w:r>
      <w:r w:rsidRPr="00392931">
        <w:rPr>
          <w:rFonts w:hint="eastAsia"/>
          <w:rtl/>
        </w:rPr>
        <w:t>זה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כהן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משוח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מלחמה</w:t>
      </w:r>
      <w:r w:rsidRPr="00392931">
        <w:rPr>
          <w:rtl/>
        </w:rPr>
        <w:t xml:space="preserve">, </w:t>
      </w:r>
    </w:p>
    <w:p w14:paraId="1CD28527" w14:textId="1A886623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ab/>
      </w:r>
      <w:r w:rsidRPr="006F178A">
        <w:rPr>
          <w:rtl/>
        </w:rPr>
        <w:tab/>
      </w:r>
      <w:r w:rsidRPr="006F178A">
        <w:rPr>
          <w:rtl/>
        </w:rPr>
        <w:tab/>
      </w:r>
      <w:r w:rsidRPr="00634300">
        <w:rPr>
          <w:rStyle w:val="affff8"/>
          <w:rFonts w:hint="cs"/>
          <w:rtl/>
        </w:rPr>
        <w:t>ודבר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העם</w:t>
      </w:r>
      <w:r w:rsidRPr="00634300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בל</w:t>
      </w:r>
      <w:r w:rsidR="00634300">
        <w:rPr>
          <w:rFonts w:hint="cs"/>
          <w:rtl/>
        </w:rPr>
        <w:t>ה"ק</w:t>
      </w:r>
      <w:r w:rsidRPr="006F178A">
        <w:rPr>
          <w:rtl/>
        </w:rPr>
        <w:t xml:space="preserve">, </w:t>
      </w:r>
      <w:r w:rsidRPr="00634300">
        <w:rPr>
          <w:rStyle w:val="affff8"/>
          <w:rFonts w:hint="cs"/>
          <w:rtl/>
        </w:rPr>
        <w:t>ואמר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אליהם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שמע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ישראל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וגו</w:t>
      </w:r>
      <w:r w:rsidRPr="00634300">
        <w:rPr>
          <w:rStyle w:val="affff8"/>
          <w:rtl/>
        </w:rPr>
        <w:t>'</w:t>
      </w:r>
      <w:r w:rsidRPr="006F178A">
        <w:rPr>
          <w:rtl/>
        </w:rPr>
        <w:t xml:space="preserve"> </w:t>
      </w:r>
    </w:p>
    <w:p w14:paraId="7BD18D6D" w14:textId="6E19D61D" w:rsidR="00B93B58" w:rsidRPr="006F178A" w:rsidRDefault="00B93B58" w:rsidP="00634300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על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אויביכם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אחיכם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בנימין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תפלו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ירחמו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עליכם</w:t>
      </w:r>
      <w:r w:rsidRPr="006F178A">
        <w:rPr>
          <w:rtl/>
        </w:rPr>
        <w:t xml:space="preserve">, </w:t>
      </w:r>
      <w:r w:rsidRPr="00634300">
        <w:rPr>
          <w:rStyle w:val="TanaimMishna"/>
          <w:rFonts w:hint="cs"/>
          <w:rtl/>
          <w:rPrChange w:id="20262" w:author="קלוד" w:date="2026-10-06T10:10:25Z">
            <w:rPr>
              <w:rStyle w:val="affffc"/>
              <w:rFonts w:hint="cs"/>
              <w:rtl/>
            </w:rPr>
          </w:rPrChange>
        </w:rPr>
        <w:t>כ</w:t>
      </w:r>
      <w:r w:rsidR="00634300">
        <w:rPr>
          <w:rStyle w:val="TanaimMishna"/>
          <w:rFonts w:hint="cs"/>
          <w:rtl/>
          <w:rPrChange w:id="20263" w:author="קלוד" w:date="2026-10-06T10:10:25Z">
            <w:rPr>
              <w:rStyle w:val="affffc"/>
              <w:rFonts w:hint="cs"/>
              <w:rtl/>
            </w:rPr>
          </w:rPrChange>
        </w:rPr>
        <w:t>ש"נ</w:t>
      </w:r>
      <w:r w:rsidRPr="00634300">
        <w:rPr>
          <w:rStyle w:val="TanaimMishna"/>
          <w:rtl/>
          <w:rPrChange w:id="20264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34300">
        <w:rPr>
          <w:rStyle w:val="affff8"/>
          <w:rFonts w:hint="cs"/>
          <w:rtl/>
        </w:rPr>
        <w:t>ויקומו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האנשים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אשר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נקבו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בשמות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ויחזיקו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בשביה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וכל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מערומיהם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הלבישו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מן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השלל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וילבישום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וינעילום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ויאכילום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וישקום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ויסכום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וינהלום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בחמורים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לכל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כושל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ויביאום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יריחו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עיר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התמרים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אצל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אחיהם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וישובו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שומרון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וגו</w:t>
      </w:r>
      <w:r w:rsidRPr="00634300">
        <w:rPr>
          <w:rStyle w:val="affff8"/>
          <w:rtl/>
        </w:rPr>
        <w:t xml:space="preserve">', </w:t>
      </w:r>
      <w:r w:rsidRPr="00634300">
        <w:rPr>
          <w:rStyle w:val="affff8"/>
          <w:rFonts w:hint="cs"/>
          <w:rtl/>
        </w:rPr>
        <w:t>על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אויביכם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אתם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הולכים</w:t>
      </w:r>
      <w:r w:rsidRPr="00634300">
        <w:rPr>
          <w:rStyle w:val="affff8"/>
          <w:rtl/>
        </w:rPr>
        <w:t xml:space="preserve">, </w:t>
      </w:r>
      <w:r w:rsidRPr="00634300">
        <w:rPr>
          <w:rStyle w:val="affff8"/>
          <w:rFonts w:hint="cs"/>
          <w:rtl/>
        </w:rPr>
        <w:t>שאם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תפלו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בידם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אין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מרחמין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עליכם</w:t>
      </w:r>
      <w:r w:rsidRPr="006F178A">
        <w:rPr>
          <w:rtl/>
        </w:rPr>
        <w:t xml:space="preserve">, </w:t>
      </w:r>
    </w:p>
    <w:p w14:paraId="312B8CDA" w14:textId="1EC1E9AB" w:rsidR="00B93B58" w:rsidRPr="006F178A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ירך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לבבכם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צהלת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סוסים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וציחצוח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חרבות</w:t>
      </w:r>
      <w:r w:rsidRPr="006F178A">
        <w:rPr>
          <w:rtl/>
        </w:rPr>
        <w:t xml:space="preserve">, </w:t>
      </w:r>
    </w:p>
    <w:p w14:paraId="6EC76394" w14:textId="4A80FEE4" w:rsidR="00B93B58" w:rsidRPr="006F178A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תיראו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תריסין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ושפעת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הקלגסין</w:t>
      </w:r>
      <w:r w:rsidRPr="006F178A">
        <w:rPr>
          <w:rtl/>
        </w:rPr>
        <w:t xml:space="preserve">, </w:t>
      </w:r>
    </w:p>
    <w:p w14:paraId="7244238B" w14:textId="04768CDF" w:rsidR="00B93B58" w:rsidRPr="006F178A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תחפזו</w:t>
      </w:r>
      <w:r w:rsidRPr="00634300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מקול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קרנות</w:t>
      </w:r>
      <w:r w:rsidRPr="006F178A">
        <w:rPr>
          <w:rtl/>
        </w:rPr>
        <w:t xml:space="preserve">, </w:t>
      </w:r>
    </w:p>
    <w:p w14:paraId="3B147239" w14:textId="7241EB84" w:rsidR="00B93B58" w:rsidRPr="006F178A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אל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תערצו</w:t>
      </w:r>
      <w:r w:rsidRPr="00634300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צווחות</w:t>
      </w:r>
      <w:r w:rsidRPr="006F178A">
        <w:rPr>
          <w:rtl/>
        </w:rPr>
        <w:t>;</w:t>
      </w:r>
    </w:p>
    <w:p w14:paraId="1A6ECFBF" w14:textId="77777777" w:rsidR="00B93B58" w:rsidRPr="006F178A" w:rsidRDefault="00B93B58" w:rsidP="00B93B58">
      <w:pPr>
        <w:pStyle w:val="afff5"/>
        <w:rPr>
          <w:rtl/>
        </w:rPr>
      </w:pPr>
      <w:r w:rsidRPr="00634300">
        <w:rPr>
          <w:rStyle w:val="affff8"/>
          <w:rFonts w:hint="cs"/>
          <w:rtl/>
        </w:rPr>
        <w:t>כי</w:t>
      </w:r>
      <w:r w:rsidRPr="00634300">
        <w:rPr>
          <w:rStyle w:val="affff8"/>
          <w:rtl/>
        </w:rPr>
        <w:t xml:space="preserve"> ה' </w:t>
      </w:r>
      <w:r w:rsidRPr="00634300">
        <w:rPr>
          <w:rStyle w:val="affff8"/>
          <w:rFonts w:hint="cs"/>
          <w:rtl/>
        </w:rPr>
        <w:t>אלהיכם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ההולך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עמכם</w:t>
      </w:r>
      <w:r w:rsidRPr="00634300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פלשתים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גלית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לסוף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ונפלו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שובך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לסוף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ונפלו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, </w:t>
      </w:r>
    </w:p>
    <w:p w14:paraId="2824A077" w14:textId="43788150" w:rsidR="00B93B58" w:rsidRPr="00D454EC" w:rsidRDefault="00B93B58" w:rsidP="00B93B58">
      <w:pPr>
        <w:pStyle w:val="afff5"/>
        <w:rPr>
          <w:spacing w:val="0"/>
          <w:rtl/>
        </w:rPr>
      </w:pPr>
      <w:r w:rsidRPr="00D454EC">
        <w:rPr>
          <w:rFonts w:hint="cs"/>
          <w:spacing w:val="0"/>
          <w:rtl/>
        </w:rPr>
        <w:t>ואתם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אי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אתם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כן</w:t>
      </w:r>
      <w:r w:rsidRPr="00D454EC">
        <w:rPr>
          <w:spacing w:val="0"/>
          <w:rtl/>
        </w:rPr>
        <w:t xml:space="preserve">, </w:t>
      </w:r>
      <w:r w:rsidRPr="00634300">
        <w:rPr>
          <w:rStyle w:val="affff8"/>
          <w:rFonts w:hint="cs"/>
          <w:rtl/>
        </w:rPr>
        <w:t>כי</w:t>
      </w:r>
      <w:r w:rsidRPr="00634300">
        <w:rPr>
          <w:rStyle w:val="affff8"/>
          <w:rtl/>
        </w:rPr>
        <w:t xml:space="preserve"> ה' </w:t>
      </w:r>
      <w:r w:rsidRPr="00634300">
        <w:rPr>
          <w:rStyle w:val="affff8"/>
          <w:rFonts w:hint="cs"/>
          <w:rtl/>
        </w:rPr>
        <w:t>אלהיכם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ההולך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עמכם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להלחם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לכם</w:t>
      </w:r>
      <w:r w:rsidRPr="00634300">
        <w:rPr>
          <w:rStyle w:val="affff8"/>
          <w:rtl/>
        </w:rPr>
        <w:t xml:space="preserve"> </w:t>
      </w:r>
      <w:r w:rsidRPr="00634300">
        <w:rPr>
          <w:rStyle w:val="affff8"/>
          <w:rFonts w:hint="cs"/>
          <w:rtl/>
        </w:rPr>
        <w:t>וגו</w:t>
      </w:r>
      <w:r w:rsidRPr="00634300">
        <w:rPr>
          <w:rStyle w:val="affff8"/>
          <w:rtl/>
        </w:rPr>
        <w:t>'</w:t>
      </w:r>
      <w:r w:rsidRPr="00D454EC">
        <w:rPr>
          <w:spacing w:val="0"/>
          <w:rtl/>
        </w:rPr>
        <w:t xml:space="preserve"> - </w:t>
      </w:r>
      <w:r w:rsidRPr="00D454EC">
        <w:rPr>
          <w:rFonts w:hint="cs"/>
          <w:spacing w:val="0"/>
          <w:rtl/>
        </w:rPr>
        <w:t>זה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מחנה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הארון</w:t>
      </w:r>
      <w:r w:rsidRPr="00D454EC">
        <w:rPr>
          <w:spacing w:val="0"/>
          <w:rtl/>
        </w:rPr>
        <w:t>.</w:t>
      </w:r>
    </w:p>
    <w:p w14:paraId="202CB30C" w14:textId="3883CB3E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A27EEC3" w14:textId="6D61344F" w:rsidR="00F07A5B" w:rsidRPr="00F07A5B" w:rsidRDefault="00B93B58" w:rsidP="006343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Pr="00F07A5B">
        <w:rPr>
          <w:rtl/>
        </w:rPr>
        <w:t>"</w:t>
      </w:r>
      <w:r w:rsidRPr="00F07A5B">
        <w:rPr>
          <w:rFonts w:hint="cs"/>
          <w:rtl/>
        </w:rPr>
        <w:t>ק</w:t>
      </w:r>
      <w:r w:rsidR="00F07A5B" w:rsidRPr="00F07A5B">
        <w:rPr>
          <w:rtl/>
        </w:rPr>
        <w:t>:</w:t>
      </w:r>
    </w:p>
    <w:p w14:paraId="6DDDA794" w14:textId="545C0B3C" w:rsidR="00B93B58" w:rsidRPr="006F178A" w:rsidRDefault="00B93B58" w:rsidP="00634300">
      <w:pPr>
        <w:spacing w:after="60"/>
        <w:rPr>
          <w:rtl/>
        </w:rPr>
      </w:pPr>
      <w:r w:rsidRPr="00BF7DBF">
        <w:rPr>
          <w:rStyle w:val="affff8"/>
          <w:rFonts w:hint="cs"/>
          <w:rtl/>
        </w:rPr>
        <w:t>'ודבר'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34300">
        <w:rPr>
          <w:rStyle w:val="affffc"/>
          <w:rFonts w:hint="cs"/>
          <w:rtl/>
        </w:rPr>
        <w:t>ולהלן</w:t>
      </w:r>
      <w:r w:rsidRPr="00634300">
        <w:rPr>
          <w:rStyle w:val="affffc"/>
          <w:rtl/>
        </w:rPr>
        <w:t xml:space="preserve">: </w:t>
      </w:r>
      <w:r w:rsidRPr="00BF7DBF">
        <w:rPr>
          <w:rStyle w:val="affff8"/>
          <w:rFonts w:hint="cs"/>
          <w:rtl/>
        </w:rPr>
        <w:t>'משה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ידבר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והאלהים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יעננו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בקול'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634300">
        <w:rPr>
          <w:rFonts w:hint="cs"/>
          <w:rtl/>
        </w:rPr>
        <w:t>בלשון הקודש.</w:t>
      </w:r>
    </w:p>
    <w:p w14:paraId="1FC09AA6" w14:textId="11C097E9" w:rsidR="00F07A5B" w:rsidRPr="00F07A5B" w:rsidRDefault="00B93B58" w:rsidP="00634300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6B72B8E5" w14:textId="18FF933F" w:rsidR="00B93B58" w:rsidRPr="00D454EC" w:rsidRDefault="00B93B58" w:rsidP="00B93B58">
      <w:pPr>
        <w:rPr>
          <w:rtl/>
        </w:rPr>
      </w:pPr>
      <w:r w:rsidRPr="00D454EC">
        <w:rPr>
          <w:rStyle w:val="affff8"/>
          <w:rFonts w:hint="cs"/>
          <w:rtl/>
        </w:rPr>
        <w:t>'ונגש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cs"/>
          <w:rtl/>
        </w:rPr>
        <w:t>הכהן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ודבר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אל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העם</w:t>
      </w:r>
      <w:r w:rsidRPr="00D454EC">
        <w:rPr>
          <w:rStyle w:val="affff8"/>
          <w:rtl/>
        </w:rPr>
        <w:t xml:space="preserve">' </w:t>
      </w:r>
      <w:r w:rsidRPr="00D454EC">
        <w:rPr>
          <w:rFonts w:hint="eastAsia"/>
          <w:rtl/>
        </w:rPr>
        <w:t>ודווקא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הממונה</w:t>
      </w:r>
      <w:r w:rsidRPr="00D454EC">
        <w:rPr>
          <w:rtl/>
        </w:rPr>
        <w:t xml:space="preserve"> </w:t>
      </w:r>
      <w:r w:rsidR="00634300" w:rsidRPr="00634300">
        <w:rPr>
          <w:rFonts w:hint="cs"/>
          <w:rtl/>
        </w:rPr>
        <w:t>כב</w:t>
      </w:r>
      <w:r w:rsidRPr="00D454EC">
        <w:rPr>
          <w:rStyle w:val="affff8"/>
          <w:rtl/>
        </w:rPr>
        <w:t xml:space="preserve">'ודברו </w:t>
      </w:r>
      <w:r w:rsidRPr="00D454EC">
        <w:rPr>
          <w:rStyle w:val="affff8"/>
          <w:rFonts w:hint="eastAsia"/>
          <w:rtl/>
        </w:rPr>
        <w:t>השוטרים</w:t>
      </w:r>
      <w:r w:rsidRPr="00D454EC">
        <w:rPr>
          <w:rStyle w:val="affff8"/>
          <w:rtl/>
        </w:rPr>
        <w:t>'</w:t>
      </w:r>
    </w:p>
    <w:p w14:paraId="2B2C2B32" w14:textId="30BCADDE" w:rsidR="00B93B58" w:rsidRPr="00D454EC" w:rsidRDefault="00B93B58" w:rsidP="00634300">
      <w:pPr>
        <w:rPr>
          <w:rtl/>
        </w:rPr>
      </w:pPr>
      <w:r w:rsidRPr="00D454EC">
        <w:rPr>
          <w:rFonts w:hint="eastAsia"/>
          <w:rtl/>
        </w:rPr>
        <w:t>ולא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כה</w:t>
      </w:r>
      <w:r w:rsidRPr="00D454EC">
        <w:rPr>
          <w:rtl/>
        </w:rPr>
        <w:t>"</w:t>
      </w:r>
      <w:r w:rsidRPr="00D454EC">
        <w:rPr>
          <w:rFonts w:hint="eastAsia"/>
          <w:rtl/>
        </w:rPr>
        <w:t>ג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דדומיא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דשוטר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שיש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ממונה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על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גביו</w:t>
      </w:r>
      <w:r w:rsidRPr="00D454EC">
        <w:rPr>
          <w:rtl/>
        </w:rPr>
        <w:t xml:space="preserve">, </w:t>
      </w:r>
    </w:p>
    <w:p w14:paraId="5881D655" w14:textId="54DD94CF" w:rsidR="00B93B58" w:rsidRPr="00634300" w:rsidRDefault="00B93B58" w:rsidP="00634300">
      <w:pPr>
        <w:rPr>
          <w:spacing w:val="2"/>
          <w:rtl/>
        </w:rPr>
      </w:pPr>
      <w:r w:rsidRPr="00634300">
        <w:rPr>
          <w:rFonts w:hint="cs"/>
          <w:spacing w:val="2"/>
          <w:rtl/>
        </w:rPr>
        <w:t>ו</w:t>
      </w:r>
      <w:r w:rsidR="00634300" w:rsidRPr="00634300">
        <w:rPr>
          <w:rFonts w:hint="cs"/>
          <w:spacing w:val="2"/>
          <w:rtl/>
        </w:rPr>
        <w:t>ה</w:t>
      </w:r>
      <w:r w:rsidRPr="00634300">
        <w:rPr>
          <w:rFonts w:hint="cs"/>
          <w:spacing w:val="2"/>
          <w:rtl/>
        </w:rPr>
        <w:t xml:space="preserve">סגן </w:t>
      </w:r>
      <w:r w:rsidR="00634300" w:rsidRPr="00634300">
        <w:rPr>
          <w:rFonts w:hint="cs"/>
          <w:spacing w:val="2"/>
          <w:rtl/>
        </w:rPr>
        <w:t xml:space="preserve">אינו ממונה שרק אי </w:t>
      </w:r>
      <w:r w:rsidRPr="00634300">
        <w:rPr>
          <w:rFonts w:hint="cs"/>
          <w:spacing w:val="2"/>
          <w:rtl/>
        </w:rPr>
        <w:t>אירע</w:t>
      </w:r>
      <w:r w:rsidRPr="00634300">
        <w:rPr>
          <w:spacing w:val="2"/>
          <w:rtl/>
        </w:rPr>
        <w:t xml:space="preserve"> </w:t>
      </w:r>
      <w:r w:rsidRPr="00634300">
        <w:rPr>
          <w:rFonts w:hint="cs"/>
          <w:spacing w:val="2"/>
          <w:rtl/>
        </w:rPr>
        <w:t>פסול</w:t>
      </w:r>
      <w:r w:rsidRPr="00634300">
        <w:rPr>
          <w:spacing w:val="2"/>
          <w:rtl/>
        </w:rPr>
        <w:t xml:space="preserve"> </w:t>
      </w:r>
      <w:r w:rsidRPr="00634300">
        <w:rPr>
          <w:rFonts w:hint="cs"/>
          <w:spacing w:val="2"/>
          <w:rtl/>
        </w:rPr>
        <w:t>בכה</w:t>
      </w:r>
      <w:r w:rsidR="00634300" w:rsidRPr="00634300">
        <w:rPr>
          <w:rFonts w:hint="cs"/>
          <w:spacing w:val="2"/>
          <w:rtl/>
        </w:rPr>
        <w:t>"ג</w:t>
      </w:r>
      <w:r w:rsidRPr="00634300">
        <w:rPr>
          <w:spacing w:val="2"/>
          <w:rtl/>
        </w:rPr>
        <w:t xml:space="preserve">, </w:t>
      </w:r>
      <w:r w:rsidRPr="00634300">
        <w:rPr>
          <w:rFonts w:hint="cs"/>
          <w:spacing w:val="2"/>
          <w:rtl/>
        </w:rPr>
        <w:t>נכנס</w:t>
      </w:r>
      <w:r w:rsidRPr="00634300">
        <w:rPr>
          <w:spacing w:val="2"/>
          <w:rtl/>
        </w:rPr>
        <w:t xml:space="preserve"> </w:t>
      </w:r>
      <w:r w:rsidRPr="00634300">
        <w:rPr>
          <w:rFonts w:hint="cs"/>
          <w:spacing w:val="2"/>
          <w:rtl/>
        </w:rPr>
        <w:t>ומשמש</w:t>
      </w:r>
      <w:r w:rsidRPr="00634300">
        <w:rPr>
          <w:spacing w:val="2"/>
          <w:rtl/>
        </w:rPr>
        <w:t xml:space="preserve"> </w:t>
      </w:r>
      <w:r w:rsidRPr="00634300">
        <w:rPr>
          <w:rFonts w:hint="cs"/>
          <w:spacing w:val="2"/>
          <w:rtl/>
        </w:rPr>
        <w:t>תחתיו</w:t>
      </w:r>
      <w:r w:rsidRPr="00634300">
        <w:rPr>
          <w:spacing w:val="2"/>
          <w:rtl/>
        </w:rPr>
        <w:t>.</w:t>
      </w:r>
    </w:p>
    <w:p w14:paraId="08086B6D" w14:textId="5A5ED4E8" w:rsidR="00B93B58" w:rsidRPr="006F178A" w:rsidRDefault="00E4644A" w:rsidP="00E4644A">
      <w:pPr>
        <w:pStyle w:val="affff5"/>
        <w:rPr>
          <w:del w:id="90214" w:author="מנוע עיצוב" w:date="2026-10-08T11:01:28Z"/>
          <w:rtl/>
        </w:rPr>
      </w:pPr>
      <w:del w:id="90213" w:author="מנוע עיצוב" w:date="2026-10-08T11:01:28Z">
        <w:r>
          <w:rPr>
            <w:rtl/>
          </w:rPr>
          <w:delText xml:space="preserve">****</w:delText>
        </w:r>
      </w:del>
    </w:p>
    <w:p w14:paraId="460DE154" w14:textId="77777777" w:rsidR="00B93B58" w:rsidRPr="006F178A" w:rsidRDefault="00B93B58" w:rsidP="005670C9">
      <w:pPr>
        <w:pStyle w:val="afffd"/>
        <w:rPr>
          <w:rtl/>
        </w:rPr>
      </w:pPr>
      <w:ins w:id="9888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ואמר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>.</w:t>
      </w:r>
    </w:p>
    <w:p w14:paraId="16650397" w14:textId="77777777" w:rsidR="00F07A5B" w:rsidRPr="00F07A5B" w:rsidRDefault="00B93B58" w:rsidP="006343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מרשב</w:t>
      </w:r>
      <w:r w:rsidRPr="00F07A5B">
        <w:rPr>
          <w:rtl/>
        </w:rPr>
        <w:t>"</w:t>
      </w:r>
      <w:r w:rsidR="00634300"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1D8A3E37" w14:textId="3AF9A613" w:rsidR="00B93B58" w:rsidRPr="006F178A" w:rsidRDefault="00B93B58" w:rsidP="00B93B58">
      <w:pPr>
        <w:rPr>
          <w:rtl/>
        </w:rPr>
      </w:pPr>
      <w:r w:rsidRPr="00634300">
        <w:rPr>
          <w:rStyle w:val="affffc"/>
          <w:rFonts w:hint="cs"/>
          <w:rtl/>
        </w:rPr>
        <w:t>הקב</w:t>
      </w:r>
      <w:r w:rsidRPr="00634300">
        <w:rPr>
          <w:rStyle w:val="affffc"/>
          <w:rtl/>
        </w:rPr>
        <w:t>"</w:t>
      </w:r>
      <w:r w:rsidRPr="00634300">
        <w:rPr>
          <w:rStyle w:val="affffc"/>
          <w:rFonts w:hint="cs"/>
          <w:rtl/>
        </w:rPr>
        <w:t>ה</w:t>
      </w:r>
      <w:r w:rsidRPr="00634300">
        <w:rPr>
          <w:rStyle w:val="affffc"/>
          <w:rtl/>
        </w:rPr>
        <w:t xml:space="preserve"> </w:t>
      </w:r>
      <w:r w:rsidRPr="00634300">
        <w:rPr>
          <w:rStyle w:val="affffc"/>
          <w:rFonts w:hint="cs"/>
          <w:rtl/>
        </w:rPr>
        <w:t>לישראל</w:t>
      </w:r>
      <w:r w:rsidRPr="00634300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אפ</w:t>
      </w:r>
      <w:r w:rsidR="00634300">
        <w:rPr>
          <w:rFonts w:hint="cs"/>
          <w:rtl/>
        </w:rPr>
        <w:t>י'</w:t>
      </w:r>
      <w:r w:rsidRPr="006F178A">
        <w:rPr>
          <w:rtl/>
        </w:rPr>
        <w:t xml:space="preserve"> </w:t>
      </w:r>
      <w:r w:rsidR="00634300">
        <w:rPr>
          <w:rFonts w:hint="cs"/>
          <w:rtl/>
        </w:rPr>
        <w:t>ק</w:t>
      </w:r>
      <w:r w:rsidRPr="006F178A">
        <w:rPr>
          <w:rFonts w:hint="cs"/>
          <w:rtl/>
        </w:rPr>
        <w:t>יימתם</w:t>
      </w:r>
      <w:r w:rsidRPr="006F178A">
        <w:rPr>
          <w:rtl/>
        </w:rPr>
        <w:t xml:space="preserve"> </w:t>
      </w:r>
      <w:r w:rsidR="00634300">
        <w:rPr>
          <w:rFonts w:hint="cs"/>
          <w:rtl/>
        </w:rPr>
        <w:t xml:space="preserve">רק </w:t>
      </w:r>
      <w:r>
        <w:rPr>
          <w:rStyle w:val="affffc"/>
          <w:rFonts w:hint="cs"/>
          <w:rtl/>
          <w:rPrChange w:id="9082" w:author="מנוע אמוראים" w:date="2026-10-05T16:41:03Z">
            <w:rPr>
              <w:rFonts w:hint="cs"/>
              <w:rtl/>
            </w:rPr>
          </w:rPrChange>
        </w:rPr>
        <w:t xml:space="preserve">קר</w:t>
      </w:r>
      <w:r>
        <w:rPr>
          <w:rStyle w:val="affffc"/>
          <w:rtl/>
          <w:rPrChange w:id="9083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84" w:author="מנוע אמוראים" w:date="2026-10-05T16:41:03Z">
            <w:rPr>
              <w:rFonts w:hint="cs"/>
              <w:rtl/>
            </w:rPr>
          </w:rPrChange>
        </w:rPr>
        <w:t xml:space="preserve">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וערבית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נמסרין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בידם</w:t>
      </w:r>
      <w:r w:rsidRPr="006F178A">
        <w:rPr>
          <w:rtl/>
        </w:rPr>
        <w:t>.</w:t>
      </w:r>
    </w:p>
    <w:p w14:paraId="5B8190A1" w14:textId="77777777" w:rsidR="00B93B58" w:rsidRPr="006F178A" w:rsidRDefault="00B93B58" w:rsidP="005670C9">
      <w:pPr>
        <w:pStyle w:val="afffd"/>
        <w:rPr>
          <w:rtl/>
        </w:rPr>
      </w:pPr>
      <w:ins w:id="988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לבבכם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תיראו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149669B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מב:</w:t>
      </w:r>
    </w:p>
    <w:p w14:paraId="1EE41FE7" w14:textId="593AE120" w:rsidR="00F07A5B" w:rsidRPr="00F07A5B" w:rsidRDefault="00B93B58" w:rsidP="00634300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6962B3FF" w14:textId="3C4785C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פעמיים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במלחמה</w:t>
      </w:r>
      <w:r w:rsidRPr="006F178A">
        <w:rPr>
          <w:rtl/>
        </w:rPr>
        <w:t xml:space="preserve">, </w:t>
      </w:r>
    </w:p>
    <w:p w14:paraId="4EB653D6" w14:textId="77777777" w:rsidR="00F07A5B" w:rsidRPr="00F07A5B" w:rsidRDefault="00B93B58" w:rsidP="00DB6D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בספר</w:t>
      </w:r>
      <w:r w:rsidRPr="00F07A5B">
        <w:rPr>
          <w:rtl/>
        </w:rPr>
        <w:t xml:space="preserve"> </w:t>
      </w:r>
      <w:r>
        <w:rPr>
          <w:rFonts w:hint="cs"/>
          <w:rtl/>
        </w:rPr>
        <w:t xml:space="preserve">אומר</w:t>
      </w:r>
      <w:del w:id="41226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0AA03D05" w14:textId="30A89704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'שמעו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דברי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מערכי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המלחמה</w:t>
      </w:r>
      <w:r w:rsidRPr="00BF7DBF">
        <w:rPr>
          <w:rStyle w:val="affff8"/>
          <w:rtl/>
        </w:rPr>
        <w:t xml:space="preserve">, </w:t>
      </w:r>
      <w:r w:rsidRPr="00BF7DBF">
        <w:rPr>
          <w:rStyle w:val="affff8"/>
          <w:rFonts w:hint="cs"/>
          <w:rtl/>
        </w:rPr>
        <w:t>וחזרו'</w:t>
      </w:r>
      <w:r w:rsidRPr="00BF7DBF">
        <w:rPr>
          <w:rStyle w:val="affff8"/>
          <w:rtl/>
        </w:rPr>
        <w:t>;</w:t>
      </w:r>
    </w:p>
    <w:p w14:paraId="7C1500AB" w14:textId="77777777" w:rsidR="00F07A5B" w:rsidRPr="00F07A5B" w:rsidRDefault="00B93B58" w:rsidP="00DB6D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במלחמה</w:t>
      </w:r>
      <w:r w:rsidRPr="00F07A5B">
        <w:rPr>
          <w:rtl/>
        </w:rPr>
        <w:t xml:space="preserve"> </w:t>
      </w:r>
      <w:r>
        <w:rPr>
          <w:rFonts w:hint="cs"/>
          <w:rtl/>
        </w:rPr>
        <w:t xml:space="preserve">אומר</w:t>
      </w:r>
      <w:del w:id="41227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40519433" w14:textId="43BB1B59" w:rsidR="00B93B58" w:rsidRPr="00431196" w:rsidRDefault="00B93B58" w:rsidP="00B93B58">
      <w:pPr>
        <w:rPr>
          <w:spacing w:val="0"/>
          <w:rtl/>
        </w:rPr>
      </w:pPr>
      <w:r w:rsidRPr="00431196">
        <w:rPr>
          <w:rStyle w:val="affff8"/>
          <w:rFonts w:hint="cs"/>
          <w:spacing w:val="0"/>
          <w:rtl/>
        </w:rPr>
        <w:t>'אל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ירך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לבבכם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אל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תיראו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ואל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תחפזו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ואל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תערצו'</w:t>
      </w:r>
      <w:r w:rsidRPr="00431196">
        <w:rPr>
          <w:rStyle w:val="affff8"/>
          <w:spacing w:val="0"/>
          <w:rtl/>
        </w:rPr>
        <w:t>,</w:t>
      </w:r>
      <w:r w:rsidRPr="00431196">
        <w:rPr>
          <w:spacing w:val="0"/>
          <w:rtl/>
        </w:rPr>
        <w:t xml:space="preserve"> </w:t>
      </w:r>
    </w:p>
    <w:p w14:paraId="14AF48E3" w14:textId="463FF79C" w:rsidR="00B93B58" w:rsidRPr="00431196" w:rsidRDefault="00B93B58" w:rsidP="00B93B58">
      <w:pPr>
        <w:rPr>
          <w:spacing w:val="2"/>
          <w:rtl/>
        </w:rPr>
      </w:pPr>
      <w:r w:rsidRPr="00431196">
        <w:rPr>
          <w:rFonts w:hint="cs"/>
          <w:spacing w:val="2"/>
          <w:rtl/>
        </w:rPr>
        <w:t>כנגד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ארבעה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דברים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שע</w:t>
      </w:r>
      <w:r w:rsidR="00431196" w:rsidRPr="00431196">
        <w:rPr>
          <w:rFonts w:hint="cs"/>
          <w:spacing w:val="2"/>
          <w:rtl/>
        </w:rPr>
        <w:t>כו''ם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עושין</w:t>
      </w:r>
      <w:r w:rsidRPr="00431196">
        <w:rPr>
          <w:spacing w:val="2"/>
          <w:rtl/>
        </w:rPr>
        <w:t xml:space="preserve">: </w:t>
      </w:r>
      <w:r w:rsidRPr="00431196">
        <w:rPr>
          <w:rFonts w:hint="cs"/>
          <w:spacing w:val="2"/>
          <w:rtl/>
        </w:rPr>
        <w:t>מגיפין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ומריעין</w:t>
      </w:r>
      <w:r w:rsidRPr="00431196">
        <w:rPr>
          <w:spacing w:val="2"/>
          <w:rtl/>
        </w:rPr>
        <w:t xml:space="preserve">, </w:t>
      </w:r>
      <w:r w:rsidRPr="00431196">
        <w:rPr>
          <w:rFonts w:hint="cs"/>
          <w:spacing w:val="2"/>
          <w:rtl/>
        </w:rPr>
        <w:t>צווחין</w:t>
      </w:r>
      <w:r w:rsidRPr="00431196">
        <w:rPr>
          <w:spacing w:val="2"/>
          <w:rtl/>
        </w:rPr>
        <w:t xml:space="preserve"> </w:t>
      </w:r>
      <w:r w:rsidRPr="00431196">
        <w:rPr>
          <w:rFonts w:hint="cs"/>
          <w:spacing w:val="2"/>
          <w:rtl/>
        </w:rPr>
        <w:t>ורומסין</w:t>
      </w:r>
      <w:r w:rsidRPr="00431196">
        <w:rPr>
          <w:spacing w:val="2"/>
          <w:rtl/>
        </w:rPr>
        <w:t>.</w:t>
      </w:r>
    </w:p>
    <w:p w14:paraId="238BF692" w14:textId="335C67CF" w:rsidR="00B93B58" w:rsidRPr="006F178A" w:rsidRDefault="00E4644A" w:rsidP="00E4644A">
      <w:pPr>
        <w:pStyle w:val="affff5"/>
        <w:rPr>
          <w:del w:id="90216" w:author="מנוע עיצוב" w:date="2026-10-08T11:01:28Z"/>
          <w:rtl/>
        </w:rPr>
      </w:pPr>
      <w:del w:id="90215" w:author="מנוע עיצוב" w:date="2026-10-08T11:01:28Z">
        <w:r>
          <w:rPr>
            <w:rtl/>
          </w:rPr>
          <w:delText xml:space="preserve">****</w:delText>
        </w:r>
      </w:del>
    </w:p>
    <w:p w14:paraId="4B7F0B2A" w14:textId="77777777" w:rsidR="00B93B58" w:rsidRPr="006F178A" w:rsidRDefault="00B93B58" w:rsidP="005670C9">
      <w:pPr>
        <w:pStyle w:val="afffd"/>
        <w:rPr>
          <w:rtl/>
        </w:rPr>
      </w:pPr>
      <w:ins w:id="989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פלשתים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1E08A863" w14:textId="77D88451" w:rsidR="00F07A5B" w:rsidRPr="00F07A5B" w:rsidRDefault="00431196" w:rsidP="004311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08E4A3F7" w14:textId="4CC78A12" w:rsidR="00431196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גלית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בגילוי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, </w:t>
      </w:r>
    </w:p>
    <w:p w14:paraId="59167243" w14:textId="767530F8" w:rsidR="00431196" w:rsidRDefault="00431196" w:rsidP="00B93B58">
      <w:pPr>
        <w:rPr>
          <w:rStyle w:val="affffc"/>
          <w:rtl/>
        </w:rPr>
      </w:pPr>
      <w:r>
        <w:rPr>
          <w:rFonts w:hint="cs"/>
          <w:rtl/>
        </w:rPr>
        <w:t>ד</w:t>
      </w:r>
      <w:r w:rsidR="00B93B58" w:rsidRPr="00BF7DBF">
        <w:rPr>
          <w:rStyle w:val="affff8"/>
          <w:rFonts w:hint="cs"/>
          <w:rtl/>
        </w:rPr>
        <w:t>'ברו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לכם</w:t>
      </w:r>
      <w:r w:rsidR="00B93B58" w:rsidRPr="00BF7DBF">
        <w:rPr>
          <w:rStyle w:val="affff8"/>
          <w:rtl/>
        </w:rPr>
        <w:t xml:space="preserve"> </w:t>
      </w:r>
      <w:r w:rsidR="00B93B58" w:rsidRPr="00431196">
        <w:rPr>
          <w:rStyle w:val="affff8"/>
          <w:rFonts w:hint="cs"/>
          <w:b/>
          <w:bCs/>
          <w:rtl/>
        </w:rPr>
        <w:t>איש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וירד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אלי'</w:t>
      </w:r>
      <w:r w:rsidR="00B93B58" w:rsidRPr="00BF7DBF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ואיש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זה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הקב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ה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BF7DBF">
        <w:rPr>
          <w:rStyle w:val="affff8"/>
          <w:rtl/>
        </w:rPr>
        <w:t>'</w:t>
      </w:r>
      <w:r w:rsidR="00B93B58" w:rsidRPr="00BF7DBF">
        <w:rPr>
          <w:rStyle w:val="affff8"/>
          <w:rFonts w:hint="cs"/>
          <w:rtl/>
        </w:rPr>
        <w:t>ה</w:t>
      </w:r>
      <w:r w:rsidR="00B93B58" w:rsidRPr="00BF7DBF">
        <w:rPr>
          <w:rStyle w:val="affff8"/>
          <w:rtl/>
        </w:rPr>
        <w:t xml:space="preserve">' </w:t>
      </w:r>
      <w:r w:rsidR="00B93B58" w:rsidRPr="00D16D7B">
        <w:rPr>
          <w:rFonts w:cs="BA Vilna Bold" w:hint="cs"/>
          <w:rtl/>
        </w:rPr>
        <w:t>איש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מלחמ</w:t>
      </w:r>
      <w:r w:rsidR="00B93B58">
        <w:rPr>
          <w:rFonts w:hint="cs"/>
          <w:rtl/>
        </w:rPr>
        <w:t>ה</w:t>
      </w:r>
      <w:r w:rsidR="00B93B58">
        <w:rPr>
          <w:rtl/>
        </w:rPr>
        <w:t>'</w:t>
      </w:r>
      <w:r w:rsidR="00B93B58" w:rsidRPr="006F178A">
        <w:rPr>
          <w:rtl/>
        </w:rPr>
        <w:t xml:space="preserve">, </w:t>
      </w:r>
    </w:p>
    <w:p w14:paraId="63DC3913" w14:textId="6048ED83" w:rsidR="00B93B58" w:rsidRPr="00FF3F1D" w:rsidRDefault="00B93B58" w:rsidP="00FF3F1D">
      <w:pPr>
        <w:spacing w:after="60"/>
        <w:rPr>
          <w:spacing w:val="2"/>
          <w:rtl/>
        </w:rPr>
      </w:pPr>
      <w:r w:rsidRPr="00FF3F1D">
        <w:rPr>
          <w:rStyle w:val="affffc"/>
          <w:rFonts w:hint="cs"/>
          <w:spacing w:val="2"/>
          <w:rtl/>
        </w:rPr>
        <w:t>אמר</w:t>
      </w:r>
      <w:r w:rsidRPr="00FF3F1D">
        <w:rPr>
          <w:rStyle w:val="affffc"/>
          <w:spacing w:val="2"/>
          <w:rtl/>
        </w:rPr>
        <w:t xml:space="preserve"> </w:t>
      </w:r>
      <w:r w:rsidRPr="00FF3F1D">
        <w:rPr>
          <w:rStyle w:val="affffc"/>
          <w:rFonts w:hint="cs"/>
          <w:spacing w:val="2"/>
          <w:rtl/>
        </w:rPr>
        <w:t>הקב</w:t>
      </w:r>
      <w:r w:rsidRPr="00FF3F1D">
        <w:rPr>
          <w:rStyle w:val="affffc"/>
          <w:spacing w:val="2"/>
          <w:rtl/>
        </w:rPr>
        <w:t>"</w:t>
      </w:r>
      <w:r w:rsidRPr="00FF3F1D">
        <w:rPr>
          <w:rStyle w:val="affffc"/>
          <w:rFonts w:hint="cs"/>
          <w:spacing w:val="2"/>
          <w:rtl/>
        </w:rPr>
        <w:t>ה</w:t>
      </w:r>
      <w:r w:rsidRPr="00FF3F1D">
        <w:rPr>
          <w:rStyle w:val="affffc"/>
          <w:spacing w:val="2"/>
          <w:rtl/>
        </w:rPr>
        <w:t>: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הריני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מפילו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על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יד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בן</w:t>
      </w:r>
      <w:r w:rsidRPr="00FF3F1D">
        <w:rPr>
          <w:spacing w:val="2"/>
          <w:rtl/>
        </w:rPr>
        <w:t xml:space="preserve"> </w:t>
      </w:r>
      <w:r w:rsidRPr="00FF3F1D">
        <w:rPr>
          <w:rFonts w:hint="cs"/>
          <w:spacing w:val="2"/>
          <w:rtl/>
        </w:rPr>
        <w:t>איש</w:t>
      </w:r>
      <w:r w:rsidRPr="00FF3F1D">
        <w:rPr>
          <w:spacing w:val="2"/>
          <w:rtl/>
        </w:rPr>
        <w:t xml:space="preserve">, </w:t>
      </w:r>
      <w:r w:rsidR="00431196" w:rsidRPr="00FF3F1D">
        <w:rPr>
          <w:rFonts w:hint="cs"/>
          <w:spacing w:val="2"/>
          <w:rtl/>
        </w:rPr>
        <w:t>ד</w:t>
      </w:r>
      <w:r w:rsidRPr="00FF3F1D">
        <w:rPr>
          <w:rStyle w:val="affff8"/>
          <w:spacing w:val="2"/>
          <w:rtl/>
        </w:rPr>
        <w:t>'</w:t>
      </w:r>
      <w:r w:rsidRPr="00FF3F1D">
        <w:rPr>
          <w:rStyle w:val="affff8"/>
          <w:rFonts w:hint="cs"/>
          <w:spacing w:val="2"/>
          <w:rtl/>
        </w:rPr>
        <w:t>ודוד</w:t>
      </w:r>
      <w:r w:rsidRPr="00FF3F1D">
        <w:rPr>
          <w:rStyle w:val="affff8"/>
          <w:spacing w:val="2"/>
          <w:rtl/>
        </w:rPr>
        <w:t xml:space="preserve"> </w:t>
      </w:r>
      <w:r w:rsidRPr="00FF3F1D">
        <w:rPr>
          <w:rStyle w:val="affff8"/>
          <w:rFonts w:hint="cs"/>
          <w:spacing w:val="2"/>
          <w:rtl/>
        </w:rPr>
        <w:t>בן</w:t>
      </w:r>
      <w:r w:rsidRPr="00FF3F1D">
        <w:rPr>
          <w:rStyle w:val="affff8"/>
          <w:spacing w:val="2"/>
          <w:rtl/>
        </w:rPr>
        <w:t xml:space="preserve"> </w:t>
      </w:r>
      <w:r w:rsidRPr="00FF3F1D">
        <w:rPr>
          <w:rStyle w:val="affff8"/>
          <w:rFonts w:hint="cs"/>
          <w:spacing w:val="2"/>
          <w:rtl/>
        </w:rPr>
        <w:t>איש</w:t>
      </w:r>
      <w:r w:rsidRPr="00FF3F1D">
        <w:rPr>
          <w:rStyle w:val="affff8"/>
          <w:spacing w:val="2"/>
          <w:rtl/>
        </w:rPr>
        <w:t xml:space="preserve"> </w:t>
      </w:r>
      <w:r w:rsidRPr="00FF3F1D">
        <w:rPr>
          <w:rStyle w:val="affff8"/>
          <w:rFonts w:hint="cs"/>
          <w:spacing w:val="2"/>
          <w:rtl/>
        </w:rPr>
        <w:t>אפרתי</w:t>
      </w:r>
      <w:r w:rsidRPr="00FF3F1D">
        <w:rPr>
          <w:rStyle w:val="affff8"/>
          <w:spacing w:val="2"/>
          <w:rtl/>
        </w:rPr>
        <w:t xml:space="preserve"> </w:t>
      </w:r>
      <w:r w:rsidRPr="00FF3F1D">
        <w:rPr>
          <w:rStyle w:val="affff8"/>
          <w:rFonts w:hint="cs"/>
          <w:spacing w:val="2"/>
          <w:rtl/>
        </w:rPr>
        <w:t>הזה</w:t>
      </w:r>
      <w:r w:rsidRPr="00FF3F1D">
        <w:rPr>
          <w:rStyle w:val="affff8"/>
          <w:spacing w:val="2"/>
          <w:rtl/>
        </w:rPr>
        <w:t>'.</w:t>
      </w:r>
    </w:p>
    <w:p w14:paraId="5CC0FCC8" w14:textId="1E595CE3" w:rsidR="00F07A5B" w:rsidRPr="00F07A5B" w:rsidRDefault="00B93B58" w:rsidP="004311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1D8931D5" w14:textId="4D309B41" w:rsidR="00431196" w:rsidRDefault="00B93B58" w:rsidP="00B93B58">
      <w:pPr>
        <w:rPr>
          <w:rtl/>
        </w:rPr>
      </w:pPr>
      <w:r w:rsidRPr="00D16D7B">
        <w:rPr>
          <w:rFonts w:cs="BA Vilna Bold" w:hint="cs"/>
          <w:rtl/>
        </w:rPr>
        <w:t>בשלשה</w:t>
      </w:r>
      <w:r w:rsidRPr="00D16D7B">
        <w:rPr>
          <w:rFonts w:cs="BA Vilna Bold"/>
          <w:rtl/>
        </w:rPr>
        <w:t xml:space="preserve"> </w:t>
      </w:r>
      <w:r w:rsidRPr="00D16D7B">
        <w:rPr>
          <w:rFonts w:cs="BA Vilna Bold" w:hint="cs"/>
          <w:rtl/>
        </w:rPr>
        <w:t>מקומות</w:t>
      </w:r>
      <w:r w:rsidRPr="00D16D7B">
        <w:rPr>
          <w:rFonts w:cs="BA Vilna Bold"/>
          <w:rtl/>
        </w:rPr>
        <w:t xml:space="preserve"> </w:t>
      </w:r>
      <w:r w:rsidRPr="00D16D7B">
        <w:rPr>
          <w:rFonts w:cs="BA Vilna Bold" w:hint="cs"/>
          <w:rtl/>
        </w:rPr>
        <w:t>לכדו</w:t>
      </w:r>
      <w:r w:rsidRPr="00D16D7B">
        <w:rPr>
          <w:rFonts w:cs="BA Vilna Bold"/>
          <w:rtl/>
        </w:rPr>
        <w:t xml:space="preserve"> </w:t>
      </w:r>
      <w:r w:rsidRPr="00D16D7B">
        <w:rPr>
          <w:rFonts w:cs="BA Vilna Bold" w:hint="cs"/>
          <w:rtl/>
        </w:rPr>
        <w:t>פיו</w:t>
      </w:r>
      <w:r w:rsidRPr="00D16D7B">
        <w:rPr>
          <w:rFonts w:cs="BA Vilna Bold"/>
          <w:rtl/>
        </w:rPr>
        <w:t xml:space="preserve"> </w:t>
      </w:r>
      <w:r w:rsidRPr="00D16D7B">
        <w:rPr>
          <w:rFonts w:cs="BA Vilna Bold" w:hint="cs"/>
          <w:rtl/>
        </w:rPr>
        <w:t>לאותו</w:t>
      </w:r>
      <w:r w:rsidRPr="00D16D7B">
        <w:rPr>
          <w:rFonts w:cs="BA Vilna Bold"/>
          <w:rtl/>
        </w:rPr>
        <w:t xml:space="preserve"> </w:t>
      </w:r>
      <w:r w:rsidRPr="00D16D7B">
        <w:rPr>
          <w:rFonts w:cs="BA Vilna Bold" w:hint="cs"/>
          <w:rtl/>
        </w:rPr>
        <w:t>רשע</w:t>
      </w:r>
      <w:r w:rsidRPr="00D16D7B">
        <w:rPr>
          <w:rFonts w:cs="BA Vilna Bold"/>
          <w:rtl/>
        </w:rPr>
        <w:t>:</w:t>
      </w:r>
      <w:r w:rsidRPr="006F178A">
        <w:rPr>
          <w:rtl/>
        </w:rPr>
        <w:t xml:space="preserve"> </w:t>
      </w:r>
    </w:p>
    <w:p w14:paraId="1286808C" w14:textId="0D26C3EE" w:rsidR="00B93B58" w:rsidRPr="006F178A" w:rsidRDefault="00B93B58" w:rsidP="00B93B58">
      <w:pPr>
        <w:rPr>
          <w:rtl/>
        </w:rPr>
      </w:pPr>
      <w:r w:rsidRPr="00431196">
        <w:rPr>
          <w:rStyle w:val="affffc"/>
          <w:rFonts w:hint="cs"/>
          <w:rtl/>
        </w:rPr>
        <w:t>אחד</w:t>
      </w:r>
      <w:r w:rsidR="00431196">
        <w:rPr>
          <w:rStyle w:val="affffc"/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לכם</w:t>
      </w:r>
      <w:r w:rsidRPr="006F178A">
        <w:rPr>
          <w:rtl/>
        </w:rPr>
        <w:t xml:space="preserve"> </w:t>
      </w:r>
      <w:r w:rsidRPr="00431196">
        <w:rPr>
          <w:rStyle w:val="affff8"/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</w:t>
      </w:r>
      <w:r w:rsidRPr="006F178A">
        <w:rPr>
          <w:rtl/>
        </w:rPr>
        <w:t>;</w:t>
      </w:r>
    </w:p>
    <w:p w14:paraId="4CFE2AE3" w14:textId="0A824837" w:rsidR="00B93B58" w:rsidRPr="006F178A" w:rsidRDefault="00B93B58" w:rsidP="00B93B58">
      <w:pPr>
        <w:rPr>
          <w:rtl/>
        </w:rPr>
      </w:pPr>
      <w:r w:rsidRPr="00431196">
        <w:rPr>
          <w:rStyle w:val="affffc"/>
          <w:rFonts w:hint="cs"/>
          <w:rtl/>
        </w:rPr>
        <w:t>ואידך</w:t>
      </w:r>
      <w:r w:rsidR="00431196">
        <w:rPr>
          <w:rStyle w:val="affffc"/>
          <w:rFonts w:hint="cs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'אם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יוכל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להלחם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והכני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וגו</w:t>
      </w:r>
      <w:r w:rsidRPr="00BF7DBF">
        <w:rPr>
          <w:rStyle w:val="affff8"/>
          <w:rtl/>
        </w:rPr>
        <w:t>';</w:t>
      </w:r>
    </w:p>
    <w:p w14:paraId="4DC030DD" w14:textId="66E62F61" w:rsidR="00B93B58" w:rsidRPr="006F178A" w:rsidRDefault="00B93B58" w:rsidP="00B93B58">
      <w:pPr>
        <w:rPr>
          <w:rtl/>
        </w:rPr>
      </w:pPr>
      <w:r w:rsidRPr="00431196">
        <w:rPr>
          <w:rStyle w:val="affffc"/>
          <w:rFonts w:hint="cs"/>
          <w:rtl/>
        </w:rPr>
        <w:t>ואידך</w:t>
      </w:r>
      <w:r w:rsidR="00431196">
        <w:rPr>
          <w:rStyle w:val="affffc"/>
          <w:rFonts w:hint="cs"/>
          <w:rtl/>
        </w:rPr>
        <w:t>:</w:t>
      </w:r>
      <w:r w:rsidRPr="00431196">
        <w:rPr>
          <w:rStyle w:val="affffc"/>
          <w:rtl/>
        </w:rPr>
        <w:t xml:space="preserve"> </w:t>
      </w:r>
      <w:r w:rsidRPr="00431196">
        <w:rPr>
          <w:rStyle w:val="affffc"/>
          <w:rFonts w:hint="cs"/>
          <w:rtl/>
        </w:rPr>
        <w:t>דא</w:t>
      </w:r>
      <w:r w:rsidRPr="00431196">
        <w:rPr>
          <w:rStyle w:val="affffc"/>
          <w:rtl/>
        </w:rPr>
        <w:t>"</w:t>
      </w:r>
      <w:r w:rsidRPr="00431196">
        <w:rPr>
          <w:rStyle w:val="affffc"/>
          <w:rFonts w:hint="cs"/>
          <w:rtl/>
        </w:rPr>
        <w:t>ל לדוד</w:t>
      </w:r>
      <w:r w:rsidRPr="00BF7DBF">
        <w:rPr>
          <w:rStyle w:val="affff8"/>
          <w:rFonts w:hint="cs"/>
          <w:rtl/>
        </w:rPr>
        <w:t xml:space="preserve"> 'הכלב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אנכי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במקלות'</w:t>
      </w:r>
      <w:r w:rsidRPr="00BF7DBF">
        <w:rPr>
          <w:rStyle w:val="affff8"/>
          <w:rtl/>
        </w:rPr>
        <w:t>.</w:t>
      </w:r>
    </w:p>
    <w:p w14:paraId="611F656D" w14:textId="2F7EC931" w:rsidR="00B93B58" w:rsidRDefault="00B93B58" w:rsidP="00B93B58">
      <w:pPr>
        <w:rPr>
          <w:rtl/>
        </w:rPr>
      </w:pPr>
      <w:r w:rsidRPr="00431196">
        <w:rPr>
          <w:rStyle w:val="affffc"/>
          <w:rFonts w:hint="cs"/>
          <w:rtl/>
        </w:rPr>
        <w:t>דוד</w:t>
      </w:r>
      <w:r w:rsidRPr="00431196">
        <w:rPr>
          <w:rStyle w:val="affffc"/>
          <w:rtl/>
        </w:rPr>
        <w:t xml:space="preserve"> </w:t>
      </w:r>
      <w:r w:rsidR="00431196" w:rsidRPr="00431196">
        <w:rPr>
          <w:rStyle w:val="affffc"/>
          <w:rFonts w:hint="cs"/>
          <w:rtl/>
        </w:rPr>
        <w:t>גם א''ל</w:t>
      </w:r>
      <w:r w:rsidRPr="00431196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'אתה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בחרב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ובחנית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ובכידון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>,</w:t>
      </w:r>
    </w:p>
    <w:p w14:paraId="0C82E9F5" w14:textId="2F031137" w:rsidR="00B93B58" w:rsidRPr="00431196" w:rsidRDefault="00431196" w:rsidP="00FF3F1D">
      <w:pPr>
        <w:spacing w:after="60"/>
        <w:rPr>
          <w:spacing w:val="2"/>
          <w:rtl/>
        </w:rPr>
      </w:pPr>
      <w:r w:rsidRPr="00431196">
        <w:rPr>
          <w:rStyle w:val="affffc"/>
          <w:rFonts w:hint="cs"/>
          <w:spacing w:val="2"/>
          <w:rtl/>
        </w:rPr>
        <w:t>שוב א''ל:</w:t>
      </w:r>
      <w:r w:rsidRPr="00431196">
        <w:rPr>
          <w:rFonts w:hint="cs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'ואנכי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בא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אליך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בשם</w:t>
      </w:r>
      <w:r w:rsidR="00B93B58" w:rsidRPr="00431196">
        <w:rPr>
          <w:rStyle w:val="affff8"/>
          <w:spacing w:val="2"/>
          <w:rtl/>
        </w:rPr>
        <w:t xml:space="preserve"> ה' </w:t>
      </w:r>
      <w:r w:rsidR="00B93B58" w:rsidRPr="00431196">
        <w:rPr>
          <w:rStyle w:val="affff8"/>
          <w:rFonts w:hint="cs"/>
          <w:spacing w:val="2"/>
          <w:rtl/>
        </w:rPr>
        <w:t>צבאות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אלהי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מערכות</w:t>
      </w:r>
      <w:r w:rsidR="00B93B58" w:rsidRPr="00431196">
        <w:rPr>
          <w:rStyle w:val="affff8"/>
          <w:spacing w:val="2"/>
          <w:rtl/>
        </w:rPr>
        <w:t xml:space="preserve"> </w:t>
      </w:r>
      <w:r w:rsidR="00B93B58" w:rsidRPr="00431196">
        <w:rPr>
          <w:rStyle w:val="affff8"/>
          <w:rFonts w:hint="cs"/>
          <w:spacing w:val="2"/>
          <w:rtl/>
        </w:rPr>
        <w:t>ישראל'</w:t>
      </w:r>
      <w:r w:rsidR="00B93B58" w:rsidRPr="00431196">
        <w:rPr>
          <w:rStyle w:val="affff8"/>
          <w:spacing w:val="2"/>
          <w:rtl/>
        </w:rPr>
        <w:t>.</w:t>
      </w:r>
    </w:p>
    <w:p w14:paraId="25F0655F" w14:textId="3B566DC2" w:rsidR="00F07A5B" w:rsidRPr="00F07A5B" w:rsidRDefault="00F07A5B" w:rsidP="00431196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155609F0" w14:textId="72AE5B45" w:rsidR="00B93B58" w:rsidRPr="00431196" w:rsidRDefault="00B93B58" w:rsidP="00B93B58">
      <w:pPr>
        <w:rPr>
          <w:spacing w:val="0"/>
          <w:rtl/>
        </w:rPr>
      </w:pPr>
      <w:r w:rsidRPr="00431196">
        <w:rPr>
          <w:rStyle w:val="affff8"/>
          <w:rFonts w:hint="cs"/>
          <w:spacing w:val="0"/>
          <w:rtl/>
        </w:rPr>
        <w:t>'ויגש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הפלשתי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השכם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והערב'</w:t>
      </w:r>
      <w:r w:rsidRPr="00431196">
        <w:rPr>
          <w:rStyle w:val="affff8"/>
          <w:spacing w:val="0"/>
          <w:rtl/>
        </w:rPr>
        <w:t xml:space="preserve"> </w:t>
      </w:r>
      <w:r w:rsidR="00431196" w:rsidRPr="00431196">
        <w:rPr>
          <w:rStyle w:val="affffc"/>
          <w:rFonts w:hint="cs"/>
          <w:spacing w:val="0"/>
          <w:rtl/>
        </w:rPr>
        <w:t>רי''ו</w:t>
      </w:r>
      <w:r w:rsidRPr="00431196">
        <w:rPr>
          <w:rStyle w:val="affffc"/>
          <w:spacing w:val="0"/>
          <w:rtl/>
        </w:rPr>
        <w:t xml:space="preserve">: </w:t>
      </w:r>
      <w:r w:rsidRPr="00431196">
        <w:rPr>
          <w:rFonts w:hint="cs"/>
          <w:spacing w:val="0"/>
          <w:rtl/>
        </w:rPr>
        <w:t>כדי</w:t>
      </w:r>
      <w:r w:rsidRPr="00431196">
        <w:rPr>
          <w:spacing w:val="0"/>
          <w:rtl/>
        </w:rPr>
        <w:t xml:space="preserve"> </w:t>
      </w:r>
      <w:r w:rsidRPr="00431196">
        <w:rPr>
          <w:rFonts w:hint="cs"/>
          <w:spacing w:val="0"/>
          <w:rtl/>
        </w:rPr>
        <w:t>לבטלן</w:t>
      </w:r>
      <w:r w:rsidRPr="00431196">
        <w:rPr>
          <w:spacing w:val="0"/>
          <w:rtl/>
        </w:rPr>
        <w:t xml:space="preserve"> </w:t>
      </w:r>
      <w:r w:rsidRPr="00431196">
        <w:rPr>
          <w:rFonts w:hint="cs"/>
          <w:spacing w:val="0"/>
          <w:rtl/>
        </w:rPr>
        <w:t>מק</w:t>
      </w:r>
      <w:r w:rsidRPr="00431196">
        <w:rPr>
          <w:spacing w:val="0"/>
          <w:rtl/>
        </w:rPr>
        <w:t>"</w:t>
      </w:r>
      <w:r w:rsidRPr="00431196">
        <w:rPr>
          <w:rFonts w:hint="cs"/>
          <w:spacing w:val="0"/>
          <w:rtl/>
        </w:rPr>
        <w:t>ש</w:t>
      </w:r>
      <w:r w:rsidRPr="00431196">
        <w:rPr>
          <w:spacing w:val="0"/>
          <w:rtl/>
        </w:rPr>
        <w:t xml:space="preserve"> </w:t>
      </w:r>
      <w:r w:rsidRPr="00431196">
        <w:rPr>
          <w:rFonts w:hint="cs"/>
          <w:spacing w:val="0"/>
          <w:rtl/>
        </w:rPr>
        <w:t>שחרית</w:t>
      </w:r>
      <w:r w:rsidRPr="00431196">
        <w:rPr>
          <w:spacing w:val="0"/>
          <w:rtl/>
        </w:rPr>
        <w:t xml:space="preserve"> </w:t>
      </w:r>
      <w:r w:rsidRPr="00431196">
        <w:rPr>
          <w:rFonts w:hint="cs"/>
          <w:spacing w:val="0"/>
          <w:rtl/>
        </w:rPr>
        <w:t>וערבית</w:t>
      </w:r>
      <w:r w:rsidRPr="00431196">
        <w:rPr>
          <w:spacing w:val="0"/>
          <w:rtl/>
        </w:rPr>
        <w:t>.</w:t>
      </w:r>
    </w:p>
    <w:p w14:paraId="1646B33C" w14:textId="6A852809" w:rsidR="00F07A5B" w:rsidRPr="00F07A5B" w:rsidRDefault="00F07A5B" w:rsidP="00431196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20C7FCEE" w14:textId="126DB85E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'ויתיצב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ארבעים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יום'</w:t>
      </w:r>
      <w:r w:rsidR="00431196">
        <w:rPr>
          <w:rFonts w:hint="cs"/>
          <w:rtl/>
        </w:rPr>
        <w:t xml:space="preserve"> </w:t>
      </w:r>
      <w:r w:rsidR="00431196" w:rsidRPr="00431196">
        <w:rPr>
          <w:rStyle w:val="affffc"/>
          <w:rFonts w:hint="cs"/>
          <w:rtl/>
        </w:rPr>
        <w:t>רי''ו</w:t>
      </w:r>
      <w:r w:rsidRPr="0043119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כנגד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שנתנה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>.</w:t>
      </w:r>
    </w:p>
    <w:p w14:paraId="699FC7CD" w14:textId="57554B03" w:rsidR="00F07A5B" w:rsidRPr="00F07A5B" w:rsidRDefault="00F07A5B" w:rsidP="00431196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508DBBB2" w14:textId="3156CA68" w:rsidR="00431196" w:rsidRDefault="00B93B58" w:rsidP="00431196">
      <w:pPr>
        <w:rPr>
          <w:rtl/>
        </w:rPr>
      </w:pPr>
      <w:r w:rsidRPr="0063694C">
        <w:rPr>
          <w:rStyle w:val="affff8"/>
          <w:rFonts w:hint="cs"/>
          <w:rtl/>
        </w:rPr>
        <w:t>'ויצא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איש</w:t>
      </w:r>
      <w:r w:rsidRPr="0063694C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b/>
          <w:bCs/>
          <w:rtl/>
        </w:rPr>
        <w:t>הבינים</w:t>
      </w:r>
      <w:r w:rsidRPr="0063694C">
        <w:rPr>
          <w:rStyle w:val="affff8"/>
          <w:rtl/>
        </w:rPr>
        <w:t xml:space="preserve"> </w:t>
      </w:r>
      <w:r w:rsidRPr="00431196">
        <w:rPr>
          <w:rStyle w:val="affffc"/>
          <w:rFonts w:hint="cs"/>
          <w:rtl/>
        </w:rPr>
        <w:t>רב</w:t>
      </w:r>
      <w:r w:rsidRPr="00431196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שמבונה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מום</w:t>
      </w:r>
      <w:r w:rsidR="00431196">
        <w:rPr>
          <w:rStyle w:val="affffc"/>
          <w:rFonts w:hint="cs"/>
          <w:rtl/>
        </w:rPr>
        <w:t xml:space="preserve"> </w:t>
      </w:r>
      <w:r w:rsidRPr="00431196">
        <w:rPr>
          <w:rStyle w:val="affffc"/>
          <w:rFonts w:hint="cs"/>
          <w:rtl/>
        </w:rPr>
        <w:t>ושמואל</w:t>
      </w:r>
      <w:r w:rsidRPr="00431196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בינוני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שבאחיו</w:t>
      </w:r>
      <w:r w:rsidRPr="006F178A">
        <w:rPr>
          <w:rtl/>
        </w:rPr>
        <w:t>;</w:t>
      </w:r>
      <w:r w:rsidR="00431196">
        <w:rPr>
          <w:rFonts w:hint="cs"/>
          <w:rtl/>
        </w:rPr>
        <w:t xml:space="preserve"> </w:t>
      </w:r>
    </w:p>
    <w:p w14:paraId="247146CD" w14:textId="682224BB" w:rsidR="00B93B58" w:rsidRPr="006F178A" w:rsidRDefault="00B93B58" w:rsidP="00431196">
      <w:pPr>
        <w:ind w:left="678" w:firstLine="113"/>
        <w:rPr>
          <w:rtl/>
        </w:rPr>
      </w:pPr>
      <w:r w:rsidRPr="00431196">
        <w:rPr>
          <w:rStyle w:val="affffc"/>
          <w:rFonts w:hint="cs"/>
          <w:rtl/>
        </w:rPr>
        <w:t>דבר</w:t>
      </w:r>
      <w:r w:rsidRPr="00431196">
        <w:rPr>
          <w:rStyle w:val="affffc"/>
          <w:rtl/>
        </w:rPr>
        <w:t>"</w:t>
      </w:r>
      <w:r w:rsidRPr="00431196">
        <w:rPr>
          <w:rStyle w:val="affffc"/>
          <w:rFonts w:hint="cs"/>
          <w:rtl/>
        </w:rPr>
        <w:t>ש</w:t>
      </w:r>
      <w:r w:rsidRPr="0043119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כבנין</w:t>
      </w:r>
      <w:r w:rsidR="00431196">
        <w:rPr>
          <w:rFonts w:hint="cs"/>
          <w:rtl/>
        </w:rPr>
        <w:t>,</w:t>
      </w:r>
      <w:r w:rsidR="00431196">
        <w:rPr>
          <w:rStyle w:val="affffc"/>
          <w:rFonts w:hint="cs"/>
          <w:rtl/>
        </w:rPr>
        <w:t xml:space="preserve"> </w:t>
      </w:r>
      <w:r w:rsidR="00431196">
        <w:rPr>
          <w:rStyle w:val="affffc"/>
          <w:rtl/>
        </w:rPr>
        <w:tab/>
      </w:r>
      <w:r w:rsidRPr="00431196">
        <w:rPr>
          <w:rStyle w:val="affffc"/>
          <w:rFonts w:hint="cs"/>
          <w:rtl/>
        </w:rPr>
        <w:t>רי</w:t>
      </w:r>
      <w:r w:rsidRPr="00431196">
        <w:rPr>
          <w:rStyle w:val="affffc"/>
          <w:rtl/>
        </w:rPr>
        <w:t>"</w:t>
      </w:r>
      <w:r w:rsidRPr="00431196">
        <w:rPr>
          <w:rStyle w:val="affffc"/>
          <w:rFonts w:hint="cs"/>
          <w:rtl/>
        </w:rPr>
        <w:t>ו</w:t>
      </w:r>
      <w:r w:rsidR="00431196">
        <w:rPr>
          <w:rStyle w:val="affffc"/>
          <w:rFonts w:hint="cs"/>
          <w:rtl/>
        </w:rPr>
        <w:t>:</w:t>
      </w:r>
      <w:r w:rsidRPr="006F178A">
        <w:rPr>
          <w:rFonts w:hint="cs"/>
          <w:rtl/>
        </w:rPr>
        <w:t xml:space="preserve"> ממאה אנשים ומאב אחד</w:t>
      </w:r>
      <w:r w:rsidR="00431196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54AB5609" w14:textId="67144199" w:rsidR="00F07A5B" w:rsidRPr="00F07A5B" w:rsidRDefault="00F07A5B" w:rsidP="00431196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28B5EFD4" w14:textId="31C10360" w:rsidR="00B93B58" w:rsidRPr="006F178A" w:rsidRDefault="00431196" w:rsidP="00B93B58">
      <w:pPr>
        <w:rPr>
          <w:rtl/>
        </w:rPr>
      </w:pPr>
      <w:r w:rsidRPr="00431196">
        <w:rPr>
          <w:rFonts w:hint="cs"/>
          <w:rtl/>
        </w:rPr>
        <w:t xml:space="preserve"> </w:t>
      </w:r>
      <w:r w:rsidR="00B93B58" w:rsidRPr="00431196">
        <w:rPr>
          <w:rStyle w:val="affff8"/>
          <w:rFonts w:hint="cs"/>
          <w:rtl/>
        </w:rPr>
        <w:t>וגלית</w:t>
      </w:r>
      <w:r w:rsidR="00B93B58" w:rsidRPr="00431196">
        <w:rPr>
          <w:rStyle w:val="affff8"/>
          <w:rtl/>
        </w:rPr>
        <w:t xml:space="preserve"> </w:t>
      </w:r>
      <w:r w:rsidR="00B93B58" w:rsidRPr="00431196">
        <w:rPr>
          <w:rStyle w:val="affff8"/>
          <w:rFonts w:hint="cs"/>
          <w:rtl/>
        </w:rPr>
        <w:t>שמו</w:t>
      </w:r>
      <w:r w:rsidR="00B93B58" w:rsidRPr="00431196">
        <w:rPr>
          <w:rStyle w:val="affff8"/>
          <w:rtl/>
        </w:rPr>
        <w:t xml:space="preserve"> </w:t>
      </w:r>
      <w:r w:rsidR="00B93B58" w:rsidRPr="00431196">
        <w:rPr>
          <w:rStyle w:val="affff8"/>
          <w:rFonts w:hint="cs"/>
          <w:rtl/>
        </w:rPr>
        <w:t>מגת</w:t>
      </w:r>
      <w:r w:rsidR="00B93B58" w:rsidRPr="00431196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431196">
        <w:rPr>
          <w:rStyle w:val="affffc"/>
          <w:rFonts w:hint="cs"/>
          <w:rtl/>
        </w:rPr>
        <w:t>תני</w:t>
      </w:r>
      <w:r w:rsidR="00B93B58" w:rsidRPr="00431196">
        <w:rPr>
          <w:rStyle w:val="affffc"/>
          <w:rtl/>
        </w:rPr>
        <w:t xml:space="preserve"> </w:t>
      </w:r>
      <w:r w:rsidR="00B93B58" w:rsidRPr="00431196">
        <w:rPr>
          <w:rStyle w:val="affffc"/>
          <w:rFonts w:hint="cs"/>
          <w:rtl/>
        </w:rPr>
        <w:t>רב</w:t>
      </w:r>
      <w:r w:rsidR="00B93B58" w:rsidRPr="00431196">
        <w:rPr>
          <w:rStyle w:val="affffc"/>
          <w:rtl/>
        </w:rPr>
        <w:t xml:space="preserve"> </w:t>
      </w:r>
      <w:r w:rsidR="00B93B58" w:rsidRPr="00431196">
        <w:rPr>
          <w:rStyle w:val="affffc"/>
          <w:rFonts w:hint="cs"/>
          <w:rtl/>
        </w:rPr>
        <w:t>יוסף</w:t>
      </w:r>
      <w:r w:rsidR="00B93B58" w:rsidRPr="00431196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שהכל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דשין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אמו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כגת</w:t>
      </w:r>
      <w:r w:rsidR="00B93B58" w:rsidRPr="006F178A">
        <w:rPr>
          <w:rtl/>
        </w:rPr>
        <w:t>.</w:t>
      </w:r>
    </w:p>
    <w:p w14:paraId="3037352B" w14:textId="2A9B3D1D" w:rsidR="00F07A5B" w:rsidRPr="00F07A5B" w:rsidRDefault="00F07A5B" w:rsidP="00431196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66BE6B2F" w14:textId="4C108125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'מערות'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וקרינן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מערכות</w:t>
      </w:r>
      <w:r w:rsidRPr="006F178A">
        <w:rPr>
          <w:rtl/>
        </w:rPr>
        <w:t xml:space="preserve"> - </w:t>
      </w:r>
      <w:r w:rsidRPr="00431196">
        <w:rPr>
          <w:rStyle w:val="affffc"/>
          <w:rFonts w:hint="cs"/>
          <w:rtl/>
        </w:rPr>
        <w:t>תני</w:t>
      </w:r>
      <w:r w:rsidRPr="00431196">
        <w:rPr>
          <w:rStyle w:val="affffc"/>
          <w:rtl/>
        </w:rPr>
        <w:t xml:space="preserve"> </w:t>
      </w:r>
      <w:r w:rsidRPr="00431196">
        <w:rPr>
          <w:rStyle w:val="affffc"/>
          <w:rFonts w:hint="cs"/>
          <w:rtl/>
        </w:rPr>
        <w:t>רב</w:t>
      </w:r>
      <w:r w:rsidRPr="00431196">
        <w:rPr>
          <w:rStyle w:val="affffc"/>
          <w:rtl/>
        </w:rPr>
        <w:t xml:space="preserve"> </w:t>
      </w:r>
      <w:r w:rsidRPr="00431196">
        <w:rPr>
          <w:rStyle w:val="affffc"/>
          <w:rFonts w:hint="cs"/>
          <w:rtl/>
        </w:rPr>
        <w:t>יוסף</w:t>
      </w:r>
      <w:r w:rsidRPr="0043119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באמו</w:t>
      </w:r>
      <w:r w:rsidRPr="006F178A">
        <w:rPr>
          <w:rtl/>
        </w:rPr>
        <w:t>.</w:t>
      </w:r>
    </w:p>
    <w:p w14:paraId="76BC5C89" w14:textId="5F7C1747" w:rsidR="00F07A5B" w:rsidRPr="00F07A5B" w:rsidRDefault="00FF3F1D" w:rsidP="00FF3F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Fonts w:hint="cs"/>
          <w:rtl/>
        </w:rPr>
        <w:t>:</w:t>
      </w:r>
    </w:p>
    <w:p w14:paraId="3222DBBE" w14:textId="50FF8C76" w:rsidR="00B93B58" w:rsidRPr="00431196" w:rsidRDefault="00B93B58" w:rsidP="00B93B58">
      <w:pPr>
        <w:rPr>
          <w:rtl/>
        </w:rPr>
      </w:pPr>
      <w:r w:rsidRPr="00431196">
        <w:rPr>
          <w:rFonts w:hint="eastAsia"/>
          <w:rtl/>
        </w:rPr>
        <w:t>אי</w:t>
      </w:r>
      <w:r w:rsidRPr="00431196">
        <w:rPr>
          <w:rtl/>
        </w:rPr>
        <w:t xml:space="preserve"> </w:t>
      </w:r>
      <w:r w:rsidRPr="00431196">
        <w:rPr>
          <w:rStyle w:val="affff8"/>
          <w:rFonts w:hint="eastAsia"/>
          <w:rtl/>
        </w:rPr>
        <w:t>הרפה</w:t>
      </w:r>
      <w:r w:rsidRPr="00431196">
        <w:rPr>
          <w:rtl/>
        </w:rPr>
        <w:t xml:space="preserve"> </w:t>
      </w:r>
      <w:r w:rsidRPr="00431196">
        <w:rPr>
          <w:rFonts w:hint="eastAsia"/>
          <w:rtl/>
        </w:rPr>
        <w:t>שמה</w:t>
      </w:r>
      <w:r w:rsidRPr="00431196">
        <w:rPr>
          <w:rtl/>
        </w:rPr>
        <w:t xml:space="preserve">, </w:t>
      </w:r>
      <w:r w:rsidRPr="00431196">
        <w:rPr>
          <w:rFonts w:hint="eastAsia"/>
          <w:rtl/>
        </w:rPr>
        <w:t>ונקראה</w:t>
      </w:r>
      <w:r w:rsidRPr="00431196">
        <w:rPr>
          <w:rtl/>
        </w:rPr>
        <w:t xml:space="preserve"> </w:t>
      </w:r>
      <w:r w:rsidRPr="00431196">
        <w:rPr>
          <w:rStyle w:val="affff8"/>
          <w:rFonts w:hint="eastAsia"/>
          <w:rtl/>
        </w:rPr>
        <w:t>ערפה</w:t>
      </w:r>
      <w:r w:rsidRPr="00431196">
        <w:rPr>
          <w:rtl/>
        </w:rPr>
        <w:t xml:space="preserve">? </w:t>
      </w:r>
      <w:r w:rsidRPr="00431196">
        <w:rPr>
          <w:rFonts w:hint="eastAsia"/>
          <w:rtl/>
        </w:rPr>
        <w:t>שהכל</w:t>
      </w:r>
      <w:r w:rsidRPr="00431196">
        <w:rPr>
          <w:rtl/>
        </w:rPr>
        <w:t xml:space="preserve"> </w:t>
      </w:r>
      <w:r w:rsidRPr="00431196">
        <w:rPr>
          <w:rFonts w:hint="eastAsia"/>
          <w:rtl/>
        </w:rPr>
        <w:t>עורפין</w:t>
      </w:r>
      <w:r w:rsidRPr="00431196">
        <w:rPr>
          <w:rtl/>
        </w:rPr>
        <w:t xml:space="preserve"> </w:t>
      </w:r>
      <w:r w:rsidRPr="00431196">
        <w:rPr>
          <w:rFonts w:hint="eastAsia"/>
          <w:rtl/>
        </w:rPr>
        <w:t>אותה</w:t>
      </w:r>
      <w:r w:rsidRPr="00431196">
        <w:rPr>
          <w:rtl/>
        </w:rPr>
        <w:t xml:space="preserve"> </w:t>
      </w:r>
      <w:r w:rsidRPr="00431196">
        <w:rPr>
          <w:rFonts w:hint="eastAsia"/>
          <w:rtl/>
        </w:rPr>
        <w:t>מאחריה</w:t>
      </w:r>
      <w:r w:rsidRPr="00431196">
        <w:rPr>
          <w:rtl/>
        </w:rPr>
        <w:t>;</w:t>
      </w:r>
    </w:p>
    <w:p w14:paraId="7E54D08D" w14:textId="0011DF6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</w:t>
      </w:r>
      <w:r w:rsidR="00431196">
        <w:rPr>
          <w:rFonts w:hint="cs"/>
          <w:rtl/>
        </w:rPr>
        <w:t>ו</w:t>
      </w:r>
      <w:r w:rsidRPr="006F178A">
        <w:rPr>
          <w:rFonts w:hint="cs"/>
          <w:rtl/>
        </w:rPr>
        <w:t xml:space="preserve"> ערפה שמה ונקראה הרפה שהכל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כהריפות</w:t>
      </w:r>
      <w:r w:rsidRPr="006F178A">
        <w:rPr>
          <w:rtl/>
        </w:rPr>
        <w:t>,</w:t>
      </w:r>
    </w:p>
    <w:p w14:paraId="5E2929FA" w14:textId="77777777" w:rsidR="00F07A5B" w:rsidRPr="00F07A5B" w:rsidRDefault="00B93B58" w:rsidP="00DB6D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וכן</w:t>
      </w:r>
      <w:del w:id="41228" w:author="Claude" w:date="2026-10-07T09:24:33Z">
        <w:r>
          <w:rPr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16D1AAD6" w14:textId="3336F386" w:rsidR="00B93B58" w:rsidRPr="00DB6DBD" w:rsidRDefault="00B93B58" w:rsidP="00B93B58">
      <w:pPr>
        <w:rPr>
          <w:spacing w:val="0"/>
          <w:rtl/>
        </w:rPr>
      </w:pPr>
      <w:r w:rsidRPr="00DB6DBD">
        <w:rPr>
          <w:rStyle w:val="affff8"/>
          <w:rFonts w:hint="cs"/>
          <w:spacing w:val="0"/>
          <w:rtl/>
        </w:rPr>
        <w:t>'ותקח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האשה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ותפרוש המסך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על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פני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הבאר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ותשטח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עליו</w:t>
      </w:r>
      <w:r w:rsidRPr="00DB6DBD">
        <w:rPr>
          <w:rStyle w:val="affff8"/>
          <w:spacing w:val="0"/>
          <w:rtl/>
        </w:rPr>
        <w:t xml:space="preserve"> </w:t>
      </w:r>
      <w:r w:rsidRPr="00DB6DBD">
        <w:rPr>
          <w:rStyle w:val="affff8"/>
          <w:rFonts w:hint="cs"/>
          <w:spacing w:val="0"/>
          <w:rtl/>
        </w:rPr>
        <w:t>הריפות</w:t>
      </w:r>
      <w:r w:rsidRPr="00DB6DBD">
        <w:rPr>
          <w:rStyle w:val="affff8"/>
          <w:spacing w:val="0"/>
          <w:rtl/>
        </w:rPr>
        <w:t>'</w:t>
      </w:r>
      <w:r w:rsidRPr="00DB6DBD">
        <w:rPr>
          <w:rStyle w:val="affff8"/>
          <w:rFonts w:hint="cs"/>
          <w:spacing w:val="0"/>
          <w:rtl/>
        </w:rPr>
        <w:t>,</w:t>
      </w:r>
    </w:p>
    <w:p w14:paraId="61921023" w14:textId="66022355" w:rsidR="00F07A5B" w:rsidRPr="00F07A5B" w:rsidRDefault="00431196" w:rsidP="00DB6DB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04937FBB" w14:textId="6C3C54E7" w:rsidR="00B93B58" w:rsidRPr="006F178A" w:rsidRDefault="00B93B58" w:rsidP="00FF3F1D">
      <w:pPr>
        <w:spacing w:after="60"/>
        <w:rPr>
          <w:rtl/>
        </w:rPr>
      </w:pPr>
      <w:r w:rsidRPr="00431196">
        <w:rPr>
          <w:rStyle w:val="affff8"/>
          <w:rFonts w:hint="cs"/>
          <w:rtl/>
        </w:rPr>
        <w:t>מ'אם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תכתש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את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האויל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במכתש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בתוך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הריפות</w:t>
      </w:r>
      <w:r w:rsidRPr="00431196">
        <w:rPr>
          <w:rStyle w:val="affff8"/>
          <w:rtl/>
        </w:rPr>
        <w:t xml:space="preserve"> </w:t>
      </w:r>
      <w:r w:rsidRPr="00431196">
        <w:rPr>
          <w:rStyle w:val="affff8"/>
          <w:rFonts w:hint="cs"/>
          <w:rtl/>
        </w:rPr>
        <w:t>בעלי</w:t>
      </w:r>
      <w:r w:rsidRPr="00431196">
        <w:rPr>
          <w:rStyle w:val="affff8"/>
          <w:rtl/>
        </w:rPr>
        <w:t>.</w:t>
      </w:r>
    </w:p>
    <w:p w14:paraId="02E2D454" w14:textId="2D9BF0EA" w:rsidR="00F07A5B" w:rsidRPr="00F07A5B" w:rsidRDefault="00FF3F1D" w:rsidP="00FF3F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ר''ח</w:t>
      </w:r>
      <w:r w:rsidR="00F07A5B" w:rsidRPr="00F07A5B">
        <w:rPr>
          <w:rFonts w:hint="cs"/>
          <w:rtl/>
        </w:rPr>
        <w:t>:</w:t>
      </w:r>
    </w:p>
    <w:p w14:paraId="2997CDF3" w14:textId="3B81F00C" w:rsidR="00B93B58" w:rsidRPr="006F178A" w:rsidRDefault="00B93B58" w:rsidP="00B93B58">
      <w:pPr>
        <w:rPr>
          <w:rtl/>
        </w:rPr>
      </w:pPr>
      <w:r w:rsidRPr="00431196">
        <w:rPr>
          <w:rStyle w:val="affff8"/>
          <w:rFonts w:hint="cs"/>
          <w:spacing w:val="0"/>
          <w:rtl/>
        </w:rPr>
        <w:t>'ואת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ארבעת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אלה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יולדו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להרפה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בגת</w:t>
      </w:r>
      <w:r w:rsidR="00FF3F1D">
        <w:rPr>
          <w:rStyle w:val="affff8"/>
          <w:rFonts w:hint="cs"/>
          <w:spacing w:val="0"/>
          <w:rtl/>
        </w:rPr>
        <w:t>'</w:t>
      </w:r>
      <w:r w:rsidRPr="00431196">
        <w:rPr>
          <w:rStyle w:val="affff8"/>
          <w:spacing w:val="0"/>
          <w:rtl/>
        </w:rPr>
        <w:t xml:space="preserve"> </w:t>
      </w:r>
      <w:r w:rsidRPr="006F178A">
        <w:rPr>
          <w:rFonts w:hint="cs"/>
          <w:rtl/>
        </w:rPr>
        <w:t>סף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ומדון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גלית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וישבי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בנוב</w:t>
      </w:r>
      <w:r w:rsidRPr="006F178A">
        <w:rPr>
          <w:rtl/>
        </w:rPr>
        <w:t>.</w:t>
      </w:r>
    </w:p>
    <w:p w14:paraId="1C3F0AA8" w14:textId="0C3A3706" w:rsidR="00F07A5B" w:rsidRPr="00F07A5B" w:rsidRDefault="00F07A5B" w:rsidP="00431196">
      <w:pPr>
        <w:pStyle w:val="36"/>
        <w:framePr w:wrap="notBeside" w:y="1"/>
        <w:rPr>
          <w:rtl/>
        </w:rPr>
      </w:pPr>
      <w:r w:rsidRPr="00F07A5B">
        <w:rPr>
          <w:rtl/>
        </w:rPr>
        <w:t>•</w:t>
      </w:r>
    </w:p>
    <w:p w14:paraId="0872942D" w14:textId="52F8576E" w:rsidR="00431196" w:rsidRPr="00431196" w:rsidRDefault="00B93B58" w:rsidP="00B93B58">
      <w:pPr>
        <w:rPr>
          <w:spacing w:val="0"/>
          <w:rtl/>
        </w:rPr>
      </w:pPr>
      <w:r w:rsidRPr="00431196">
        <w:rPr>
          <w:rStyle w:val="affff8"/>
          <w:rFonts w:hint="cs"/>
          <w:spacing w:val="0"/>
          <w:rtl/>
        </w:rPr>
        <w:t>'ויפלו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ביד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דוד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וביד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עבדיו' ד'ותשק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ערפה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לחמותה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ורות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דבקה</w:t>
      </w:r>
      <w:r w:rsidRPr="00431196">
        <w:rPr>
          <w:rStyle w:val="affff8"/>
          <w:spacing w:val="0"/>
          <w:rtl/>
        </w:rPr>
        <w:t xml:space="preserve"> </w:t>
      </w:r>
      <w:r w:rsidRPr="00431196">
        <w:rPr>
          <w:rStyle w:val="affff8"/>
          <w:rFonts w:hint="cs"/>
          <w:spacing w:val="0"/>
          <w:rtl/>
        </w:rPr>
        <w:t>בה</w:t>
      </w:r>
      <w:r w:rsidRPr="00431196">
        <w:rPr>
          <w:rStyle w:val="affff8"/>
          <w:spacing w:val="0"/>
          <w:rtl/>
        </w:rPr>
        <w:t>'</w:t>
      </w:r>
      <w:r w:rsidRPr="00431196">
        <w:rPr>
          <w:spacing w:val="0"/>
          <w:rtl/>
        </w:rPr>
        <w:t xml:space="preserve"> </w:t>
      </w:r>
    </w:p>
    <w:p w14:paraId="45512368" w14:textId="13FA1629" w:rsidR="00F07A5B" w:rsidRPr="00F07A5B" w:rsidRDefault="00B93B58" w:rsidP="004311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ארי</w:t>
      </w:r>
      <w:r w:rsidRPr="00F07A5B">
        <w:rPr>
          <w:rtl/>
        </w:rPr>
        <w:t>"</w:t>
      </w:r>
      <w:r w:rsidRPr="00F07A5B">
        <w:rPr>
          <w:rFonts w:hint="cs"/>
          <w:rtl/>
        </w:rPr>
        <w:t>צ</w:t>
      </w:r>
      <w:r w:rsidR="00F07A5B" w:rsidRPr="00F07A5B">
        <w:rPr>
          <w:rFonts w:hint="cs"/>
          <w:rtl/>
        </w:rPr>
        <w:t>:</w:t>
      </w:r>
    </w:p>
    <w:p w14:paraId="3FC4B2C7" w14:textId="39888488" w:rsidR="00B93B58" w:rsidRPr="00757D20" w:rsidRDefault="00B93B58" w:rsidP="00FF3F1D">
      <w:pPr>
        <w:spacing w:after="60"/>
        <w:rPr>
          <w:rtl/>
        </w:rPr>
      </w:pPr>
      <w:r w:rsidRPr="00431196">
        <w:rPr>
          <w:rStyle w:val="affffc"/>
          <w:rFonts w:hint="cs"/>
          <w:rtl/>
        </w:rPr>
        <w:t>אמר</w:t>
      </w:r>
      <w:r w:rsidRPr="00431196">
        <w:rPr>
          <w:rStyle w:val="affffc"/>
          <w:rtl/>
        </w:rPr>
        <w:t xml:space="preserve"> </w:t>
      </w:r>
      <w:r w:rsidRPr="00431196">
        <w:rPr>
          <w:rStyle w:val="affffc"/>
          <w:rFonts w:hint="cs"/>
          <w:rtl/>
        </w:rPr>
        <w:t>הקב</w:t>
      </w:r>
      <w:r w:rsidRPr="00431196">
        <w:rPr>
          <w:rStyle w:val="affffc"/>
          <w:rtl/>
        </w:rPr>
        <w:t>"</w:t>
      </w:r>
      <w:r w:rsidRPr="00431196">
        <w:rPr>
          <w:rStyle w:val="affffc"/>
          <w:rFonts w:hint="cs"/>
          <w:rtl/>
        </w:rPr>
        <w:t>ה</w:t>
      </w:r>
      <w:r w:rsidRPr="00431196">
        <w:rPr>
          <w:rStyle w:val="affffc"/>
          <w:rtl/>
        </w:rPr>
        <w:t xml:space="preserve">: </w:t>
      </w:r>
      <w:r w:rsidRPr="00757D20">
        <w:rPr>
          <w:rFonts w:hint="cs"/>
          <w:rtl/>
        </w:rPr>
        <w:t>יבואו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בני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הנשוקה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ויפלו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ביד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בני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הדבוקה</w:t>
      </w:r>
      <w:r w:rsidRPr="00757D20">
        <w:rPr>
          <w:rtl/>
        </w:rPr>
        <w:t>.</w:t>
      </w:r>
    </w:p>
    <w:p w14:paraId="1DFFCD9E" w14:textId="7815B242" w:rsidR="00F07A5B" w:rsidRPr="00F07A5B" w:rsidRDefault="00B93B58" w:rsidP="004311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דרש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780B4B6A" w14:textId="54C829FE" w:rsidR="00B93B58" w:rsidRPr="006F178A" w:rsidRDefault="00B93B58" w:rsidP="00FF3F1D">
      <w:pPr>
        <w:spacing w:after="60"/>
        <w:rPr>
          <w:rtl/>
        </w:rPr>
      </w:pPr>
      <w:r w:rsidRPr="006F178A">
        <w:rPr>
          <w:rFonts w:hint="cs"/>
          <w:rtl/>
        </w:rPr>
        <w:t>בשכר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שהורידה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ויצאו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גבורים</w:t>
      </w:r>
      <w:r w:rsidRPr="006F178A">
        <w:rPr>
          <w:rtl/>
        </w:rPr>
        <w:t xml:space="preserve">, </w:t>
      </w:r>
      <w:r w:rsidRPr="00FF3F1D">
        <w:rPr>
          <w:rStyle w:val="affffc"/>
          <w:rFonts w:hint="cs"/>
          <w:rtl/>
        </w:rPr>
        <w:t>שנאמר</w:t>
      </w:r>
      <w:r w:rsidRPr="00FF3F1D">
        <w:rPr>
          <w:rStyle w:val="affffc"/>
          <w:rtl/>
        </w:rPr>
        <w:t xml:space="preserve">: </w:t>
      </w:r>
      <w:r w:rsidRPr="00BF7DBF">
        <w:rPr>
          <w:rStyle w:val="affff8"/>
          <w:rFonts w:hint="cs"/>
          <w:rtl/>
        </w:rPr>
        <w:t>'ותשאנה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קולן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ותבכינה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עוד'</w:t>
      </w:r>
      <w:r w:rsidRPr="00BF7DBF">
        <w:rPr>
          <w:rStyle w:val="affff8"/>
          <w:rtl/>
        </w:rPr>
        <w:t>.</w:t>
      </w:r>
    </w:p>
    <w:p w14:paraId="39B94DD5" w14:textId="73E8C9DE" w:rsidR="00F07A5B" w:rsidRPr="00F07A5B" w:rsidRDefault="00FF3F1D" w:rsidP="00FF3F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Fonts w:hint="cs"/>
          <w:rtl/>
        </w:rPr>
        <w:t>:</w:t>
      </w:r>
    </w:p>
    <w:p w14:paraId="64591A84" w14:textId="797FDFCA" w:rsidR="00B93B58" w:rsidRPr="00757D20" w:rsidRDefault="00B93B58" w:rsidP="00B93B58">
      <w:pPr>
        <w:rPr>
          <w:rtl/>
        </w:rPr>
      </w:pPr>
      <w:r w:rsidRPr="00FF3F1D">
        <w:rPr>
          <w:rStyle w:val="affff8"/>
          <w:rFonts w:hint="cs"/>
          <w:rtl/>
        </w:rPr>
        <w:t>חץ</w:t>
      </w:r>
      <w:r w:rsidRPr="00FF3F1D">
        <w:rPr>
          <w:rStyle w:val="affff8"/>
          <w:rtl/>
        </w:rPr>
        <w:t xml:space="preserve"> </w:t>
      </w:r>
      <w:r w:rsidRPr="00FF3F1D">
        <w:rPr>
          <w:rStyle w:val="affff8"/>
          <w:rFonts w:hint="cs"/>
          <w:rtl/>
        </w:rPr>
        <w:t>חניתו</w:t>
      </w:r>
      <w:r w:rsidRPr="00757D20">
        <w:rPr>
          <w:rtl/>
        </w:rPr>
        <w:t xml:space="preserve"> </w:t>
      </w:r>
      <w:r w:rsidRPr="00FF3F1D">
        <w:rPr>
          <w:rStyle w:val="affffc"/>
          <w:rFonts w:hint="cs"/>
          <w:rtl/>
        </w:rPr>
        <w:t>קרינן</w:t>
      </w:r>
      <w:r w:rsidRPr="00BF7DBF">
        <w:rPr>
          <w:rStyle w:val="affff8"/>
          <w:rtl/>
        </w:rPr>
        <w:t xml:space="preserve"> </w:t>
      </w:r>
      <w:r w:rsidRPr="00FF3F1D">
        <w:rPr>
          <w:rFonts w:hint="cs"/>
          <w:rtl/>
        </w:rPr>
        <w:t>'עץ</w:t>
      </w:r>
      <w:r w:rsidRPr="00FF3F1D">
        <w:rPr>
          <w:rtl/>
        </w:rPr>
        <w:t xml:space="preserve"> </w:t>
      </w:r>
      <w:r w:rsidRPr="00FF3F1D">
        <w:rPr>
          <w:rFonts w:hint="cs"/>
          <w:rtl/>
        </w:rPr>
        <w:t>חניתו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עדיין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הגיענו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לחצי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שבחו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אותו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רשע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מכאן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שאסור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לספר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בשבחן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רשעים</w:t>
      </w:r>
      <w:r w:rsidRPr="00757D20">
        <w:rPr>
          <w:rtl/>
        </w:rPr>
        <w:t>.</w:t>
      </w:r>
    </w:p>
    <w:p w14:paraId="495B2147" w14:textId="6E902BC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כלל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- ל</w:t>
      </w:r>
      <w:r w:rsidR="00FF3F1D">
        <w:rPr>
          <w:rFonts w:hint="cs"/>
          <w:rtl/>
        </w:rPr>
        <w:t>הודיע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שבח</w:t>
      </w:r>
      <w:r w:rsidR="00FF3F1D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דדוד</w:t>
      </w:r>
      <w:r w:rsidRPr="006F178A">
        <w:rPr>
          <w:rtl/>
        </w:rPr>
        <w:t>.</w:t>
      </w:r>
    </w:p>
    <w:p w14:paraId="48188D24" w14:textId="60B355B0" w:rsidR="00B93B58" w:rsidRPr="006F178A" w:rsidRDefault="00E4644A" w:rsidP="00E4644A">
      <w:pPr>
        <w:pStyle w:val="affff5"/>
        <w:rPr>
          <w:del w:id="90218" w:author="מנוע עיצוב" w:date="2026-10-08T11:01:28Z"/>
          <w:rtl/>
        </w:rPr>
      </w:pPr>
      <w:del w:id="90217" w:author="מנוע עיצוב" w:date="2026-10-08T11:01:28Z">
        <w:r>
          <w:rPr>
            <w:rtl/>
          </w:rPr>
          <w:delText xml:space="preserve">****</w:delText>
        </w:r>
      </w:del>
    </w:p>
    <w:p w14:paraId="70EB6A94" w14:textId="77777777" w:rsidR="00B93B58" w:rsidRPr="006F178A" w:rsidRDefault="00B93B58" w:rsidP="005670C9">
      <w:pPr>
        <w:pStyle w:val="afffd"/>
        <w:rPr>
          <w:rtl/>
        </w:rPr>
      </w:pPr>
      <w:ins w:id="9891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בנצחונו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שובך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7045CBE2" w14:textId="77777777" w:rsidR="00FF3F1D" w:rsidRDefault="00FF3F1D" w:rsidP="00D16D7B">
      <w:pPr>
        <w:pStyle w:val="affffb"/>
        <w:rPr>
          <w:rtl/>
        </w:rPr>
      </w:pPr>
      <w:r w:rsidRPr="00FF3F1D">
        <w:rPr>
          <w:rFonts w:hint="cs"/>
          <w:rtl/>
        </w:rPr>
        <w:t xml:space="preserve">רב ושמואל </w:t>
      </w:r>
    </w:p>
    <w:p w14:paraId="12649B11" w14:textId="78CCD66E" w:rsidR="00B93B58" w:rsidRPr="00FF3F1D" w:rsidRDefault="00B93B58" w:rsidP="00B93B58">
      <w:pPr>
        <w:rPr>
          <w:rtl/>
        </w:rPr>
      </w:pPr>
      <w:r w:rsidRPr="00FF3F1D">
        <w:rPr>
          <w:rStyle w:val="affff8"/>
          <w:rtl/>
        </w:rPr>
        <w:t>'שובך',</w:t>
      </w:r>
      <w:r w:rsidRPr="00FF3F1D">
        <w:rPr>
          <w:rtl/>
        </w:rPr>
        <w:t xml:space="preserve"> </w:t>
      </w:r>
      <w:r w:rsidRPr="00FF3F1D">
        <w:rPr>
          <w:rStyle w:val="affffc"/>
          <w:rFonts w:hint="eastAsia"/>
          <w:rtl/>
        </w:rPr>
        <w:t>וכתיב</w:t>
      </w:r>
      <w:r w:rsidRPr="00FF3F1D">
        <w:rPr>
          <w:rStyle w:val="affff8"/>
          <w:rtl/>
        </w:rPr>
        <w:t xml:space="preserve"> 'שופך'</w:t>
      </w:r>
      <w:r w:rsidR="00FF3F1D">
        <w:rPr>
          <w:rFonts w:hint="cs"/>
          <w:rtl/>
        </w:rPr>
        <w:t xml:space="preserve"> אי </w:t>
      </w:r>
      <w:r w:rsidRPr="00FF3F1D">
        <w:rPr>
          <w:rStyle w:val="affff8"/>
          <w:rFonts w:hint="eastAsia"/>
          <w:rtl/>
        </w:rPr>
        <w:t>שופך</w:t>
      </w:r>
      <w:r w:rsidRPr="00FF3F1D">
        <w:rPr>
          <w:rtl/>
        </w:rPr>
        <w:t xml:space="preserve"> </w:t>
      </w:r>
      <w:r w:rsidRPr="00FF3F1D">
        <w:rPr>
          <w:rFonts w:hint="eastAsia"/>
          <w:rtl/>
        </w:rPr>
        <w:t>שמו</w:t>
      </w:r>
      <w:r w:rsidRPr="00FF3F1D">
        <w:rPr>
          <w:rtl/>
        </w:rPr>
        <w:t xml:space="preserve">, </w:t>
      </w:r>
      <w:r w:rsidR="00FF3F1D">
        <w:rPr>
          <w:rFonts w:hint="cs"/>
          <w:rtl/>
        </w:rPr>
        <w:t>ו</w:t>
      </w:r>
      <w:r w:rsidRPr="00FF3F1D">
        <w:rPr>
          <w:rFonts w:hint="eastAsia"/>
          <w:rtl/>
        </w:rPr>
        <w:t>נקרא</w:t>
      </w:r>
      <w:r w:rsidRPr="00FF3F1D">
        <w:rPr>
          <w:rtl/>
        </w:rPr>
        <w:t xml:space="preserve"> </w:t>
      </w:r>
      <w:r w:rsidRPr="00FF3F1D">
        <w:rPr>
          <w:rFonts w:hint="eastAsia"/>
          <w:rtl/>
        </w:rPr>
        <w:t>שובך</w:t>
      </w:r>
      <w:r w:rsidRPr="00FF3F1D">
        <w:rPr>
          <w:rtl/>
        </w:rPr>
        <w:t xml:space="preserve">? </w:t>
      </w:r>
      <w:r w:rsidRPr="00FF3F1D">
        <w:rPr>
          <w:rFonts w:hint="eastAsia"/>
          <w:rtl/>
        </w:rPr>
        <w:t>ש</w:t>
      </w:r>
      <w:r w:rsidR="00FF3F1D">
        <w:rPr>
          <w:rFonts w:hint="cs"/>
          <w:rtl/>
        </w:rPr>
        <w:t>גבוה</w:t>
      </w:r>
      <w:r w:rsidRPr="00FF3F1D">
        <w:rPr>
          <w:rtl/>
        </w:rPr>
        <w:t xml:space="preserve"> </w:t>
      </w:r>
      <w:r w:rsidRPr="00FF3F1D">
        <w:rPr>
          <w:rFonts w:hint="eastAsia"/>
          <w:rtl/>
        </w:rPr>
        <w:t>כשובך</w:t>
      </w:r>
      <w:r w:rsidRPr="00FF3F1D">
        <w:rPr>
          <w:rtl/>
        </w:rPr>
        <w:t>;</w:t>
      </w:r>
    </w:p>
    <w:p w14:paraId="389D92D9" w14:textId="27913775" w:rsidR="00B93B58" w:rsidRPr="00FF3F1D" w:rsidRDefault="00FF3F1D" w:rsidP="00B93B58">
      <w:pPr>
        <w:rPr>
          <w:spacing w:val="2"/>
          <w:rtl/>
        </w:rPr>
      </w:pPr>
      <w:r w:rsidRPr="00FF3F1D">
        <w:rPr>
          <w:rFonts w:hint="cs"/>
          <w:spacing w:val="2"/>
          <w:rtl/>
        </w:rPr>
        <w:t xml:space="preserve">או </w:t>
      </w:r>
      <w:r w:rsidR="00B93B58" w:rsidRPr="00FF3F1D">
        <w:rPr>
          <w:rStyle w:val="affff8"/>
          <w:rFonts w:hint="cs"/>
          <w:spacing w:val="2"/>
          <w:rtl/>
        </w:rPr>
        <w:t>שובך</w:t>
      </w:r>
      <w:r w:rsidR="00B93B58" w:rsidRPr="00FF3F1D">
        <w:rPr>
          <w:spacing w:val="2"/>
          <w:rtl/>
        </w:rPr>
        <w:t xml:space="preserve"> </w:t>
      </w:r>
      <w:r w:rsidR="00B93B58" w:rsidRPr="00FF3F1D">
        <w:rPr>
          <w:rFonts w:hint="cs"/>
          <w:spacing w:val="2"/>
          <w:rtl/>
        </w:rPr>
        <w:t>שמו</w:t>
      </w:r>
      <w:r w:rsidR="00B93B58" w:rsidRPr="00FF3F1D">
        <w:rPr>
          <w:spacing w:val="2"/>
          <w:rtl/>
        </w:rPr>
        <w:t xml:space="preserve">, </w:t>
      </w:r>
      <w:r w:rsidRPr="00FF3F1D">
        <w:rPr>
          <w:rFonts w:hint="cs"/>
          <w:spacing w:val="2"/>
          <w:rtl/>
        </w:rPr>
        <w:t>ו</w:t>
      </w:r>
      <w:r w:rsidR="00B93B58" w:rsidRPr="00FF3F1D">
        <w:rPr>
          <w:rFonts w:hint="cs"/>
          <w:spacing w:val="2"/>
          <w:rtl/>
        </w:rPr>
        <w:t>נקרא</w:t>
      </w:r>
      <w:r w:rsidR="00B93B58" w:rsidRPr="00FF3F1D">
        <w:rPr>
          <w:spacing w:val="2"/>
          <w:rtl/>
        </w:rPr>
        <w:t xml:space="preserve"> </w:t>
      </w:r>
      <w:r w:rsidR="00B93B58" w:rsidRPr="00FF3F1D">
        <w:rPr>
          <w:rFonts w:hint="cs"/>
          <w:spacing w:val="2"/>
          <w:rtl/>
        </w:rPr>
        <w:t>שופך</w:t>
      </w:r>
      <w:r w:rsidR="00B93B58" w:rsidRPr="00FF3F1D">
        <w:rPr>
          <w:spacing w:val="2"/>
          <w:rtl/>
        </w:rPr>
        <w:t xml:space="preserve">? </w:t>
      </w:r>
      <w:r w:rsidR="00B93B58" w:rsidRPr="00FF3F1D">
        <w:rPr>
          <w:rFonts w:hint="cs"/>
          <w:spacing w:val="2"/>
          <w:rtl/>
        </w:rPr>
        <w:t>שכל</w:t>
      </w:r>
      <w:r w:rsidR="00B93B58" w:rsidRPr="00FF3F1D">
        <w:rPr>
          <w:spacing w:val="2"/>
          <w:rtl/>
        </w:rPr>
        <w:t xml:space="preserve"> </w:t>
      </w:r>
      <w:r w:rsidR="00B93B58" w:rsidRPr="00FF3F1D">
        <w:rPr>
          <w:rFonts w:hint="cs"/>
          <w:spacing w:val="2"/>
          <w:rtl/>
        </w:rPr>
        <w:t>הרוא</w:t>
      </w:r>
      <w:r w:rsidRPr="00FF3F1D">
        <w:rPr>
          <w:rFonts w:hint="cs"/>
          <w:spacing w:val="2"/>
          <w:rtl/>
        </w:rPr>
        <w:t>הו</w:t>
      </w:r>
      <w:r w:rsidR="00B93B58" w:rsidRPr="00FF3F1D">
        <w:rPr>
          <w:spacing w:val="2"/>
          <w:rtl/>
        </w:rPr>
        <w:t xml:space="preserve"> </w:t>
      </w:r>
      <w:r w:rsidR="00B93B58" w:rsidRPr="00FF3F1D">
        <w:rPr>
          <w:rFonts w:hint="cs"/>
          <w:spacing w:val="2"/>
          <w:rtl/>
        </w:rPr>
        <w:t>נשפך</w:t>
      </w:r>
      <w:r w:rsidR="00B93B58" w:rsidRPr="00FF3F1D">
        <w:rPr>
          <w:spacing w:val="2"/>
          <w:rtl/>
        </w:rPr>
        <w:t xml:space="preserve"> </w:t>
      </w:r>
      <w:r w:rsidRPr="00FF3F1D">
        <w:rPr>
          <w:rStyle w:val="afffff2"/>
          <w:rFonts w:hint="cs"/>
          <w:spacing w:val="2"/>
          <w:rtl/>
        </w:rPr>
        <w:t xml:space="preserve">נרצח </w:t>
      </w:r>
      <w:r w:rsidR="00B93B58" w:rsidRPr="00FF3F1D">
        <w:rPr>
          <w:rFonts w:hint="cs"/>
          <w:spacing w:val="2"/>
          <w:rtl/>
        </w:rPr>
        <w:t>לפניו</w:t>
      </w:r>
      <w:r w:rsidR="00B93B58" w:rsidRPr="00FF3F1D">
        <w:rPr>
          <w:spacing w:val="2"/>
          <w:rtl/>
        </w:rPr>
        <w:t xml:space="preserve"> </w:t>
      </w:r>
      <w:r w:rsidR="00B93B58" w:rsidRPr="00FF3F1D">
        <w:rPr>
          <w:rFonts w:hint="cs"/>
          <w:spacing w:val="2"/>
          <w:rtl/>
        </w:rPr>
        <w:t>כקיתון</w:t>
      </w:r>
      <w:r w:rsidR="00B93B58" w:rsidRPr="00FF3F1D">
        <w:rPr>
          <w:spacing w:val="2"/>
          <w:rtl/>
        </w:rPr>
        <w:t>.</w:t>
      </w:r>
    </w:p>
    <w:p w14:paraId="30131CDE" w14:textId="2E618064" w:rsidR="00F07A5B" w:rsidRPr="00F07A5B" w:rsidRDefault="00FF3F1D" w:rsidP="00FF3F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 ושמואל</w:t>
      </w:r>
      <w:r w:rsidR="00F07A5B" w:rsidRPr="00F07A5B">
        <w:rPr>
          <w:rFonts w:hint="cs"/>
          <w:rtl/>
        </w:rPr>
        <w:t>:</w:t>
      </w:r>
    </w:p>
    <w:p w14:paraId="6CDB02DF" w14:textId="14EBAB30" w:rsidR="00B93B58" w:rsidRPr="006F178A" w:rsidRDefault="00B93B58" w:rsidP="00313F73">
      <w:pPr>
        <w:rPr>
          <w:rtl/>
        </w:rPr>
      </w:pPr>
      <w:r w:rsidRPr="00FF3F1D">
        <w:rPr>
          <w:rStyle w:val="affff8"/>
          <w:rFonts w:hint="cs"/>
          <w:rtl/>
        </w:rPr>
        <w:lastRenderedPageBreak/>
        <w:t>אשפתו</w:t>
      </w:r>
      <w:r w:rsidRPr="00FF3F1D">
        <w:rPr>
          <w:rStyle w:val="affff8"/>
          <w:rtl/>
        </w:rPr>
        <w:t xml:space="preserve"> </w:t>
      </w:r>
      <w:r w:rsidRPr="00FF3F1D">
        <w:rPr>
          <w:rStyle w:val="affff8"/>
          <w:rFonts w:hint="cs"/>
          <w:rtl/>
        </w:rPr>
        <w:t>כקבר</w:t>
      </w:r>
      <w:r w:rsidRPr="00FF3F1D">
        <w:rPr>
          <w:rStyle w:val="affff8"/>
          <w:rtl/>
        </w:rPr>
        <w:t xml:space="preserve"> </w:t>
      </w:r>
      <w:r w:rsidRPr="00FF3F1D">
        <w:rPr>
          <w:rStyle w:val="affff8"/>
          <w:rFonts w:hint="cs"/>
          <w:rtl/>
        </w:rPr>
        <w:t>פתוח</w:t>
      </w:r>
      <w:r w:rsidRPr="00FF3F1D">
        <w:rPr>
          <w:rStyle w:val="affff8"/>
          <w:rtl/>
        </w:rPr>
        <w:t xml:space="preserve"> </w:t>
      </w:r>
      <w:r w:rsidRPr="00FF3F1D">
        <w:rPr>
          <w:rStyle w:val="affff8"/>
          <w:rFonts w:hint="cs"/>
          <w:rtl/>
        </w:rPr>
        <w:t>כולם</w:t>
      </w:r>
      <w:r w:rsidRPr="00FF3F1D">
        <w:rPr>
          <w:rStyle w:val="affff8"/>
          <w:rtl/>
        </w:rPr>
        <w:t xml:space="preserve"> </w:t>
      </w:r>
      <w:r w:rsidRPr="00FF3F1D">
        <w:rPr>
          <w:rStyle w:val="affff8"/>
          <w:rFonts w:hint="cs"/>
          <w:rtl/>
        </w:rPr>
        <w:t>גבורים</w:t>
      </w:r>
      <w:r w:rsidR="00313F73">
        <w:rPr>
          <w:rStyle w:val="affff8"/>
          <w:rFonts w:hint="cs"/>
          <w:rtl/>
        </w:rPr>
        <w:t>'</w:t>
      </w:r>
      <w:r w:rsidR="00313F73">
        <w:rPr>
          <w:rFonts w:hint="cs"/>
          <w:rtl/>
        </w:rPr>
        <w:t xml:space="preserve"> </w:t>
      </w:r>
      <w:r w:rsidR="00313F73" w:rsidRPr="00313F73">
        <w:rPr>
          <w:rStyle w:val="affffc"/>
          <w:rFonts w:hint="cs"/>
          <w:rtl/>
        </w:rPr>
        <w:t>חד אמר</w:t>
      </w:r>
      <w:r w:rsidR="00313F73">
        <w:rPr>
          <w:rFonts w:hint="cs"/>
          <w:rtl/>
        </w:rPr>
        <w:t xml:space="preserve"> ד</w:t>
      </w:r>
      <w:r w:rsidR="00FF3F1D">
        <w:rPr>
          <w:rFonts w:hint="cs"/>
          <w:rtl/>
        </w:rPr>
        <w:t>כ</w:t>
      </w:r>
      <w:r w:rsidRPr="006F178A">
        <w:rPr>
          <w:rFonts w:hint="cs"/>
          <w:rtl/>
        </w:rPr>
        <w:t>שזורקין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חץ עושין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אשפתות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חללים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 שאומנין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בקרב</w:t>
      </w:r>
      <w:r w:rsidRPr="006F178A">
        <w:rPr>
          <w:rtl/>
        </w:rPr>
        <w:t xml:space="preserve"> </w:t>
      </w:r>
      <w:r w:rsidR="00313F73">
        <w:rPr>
          <w:rFonts w:hint="cs"/>
          <w:rtl/>
        </w:rPr>
        <w:t xml:space="preserve">אלא </w:t>
      </w:r>
      <w:r w:rsidRPr="00313F73">
        <w:rPr>
          <w:rStyle w:val="affff8"/>
          <w:rFonts w:hint="cs"/>
          <w:rtl/>
        </w:rPr>
        <w:t>כולם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גבורים'</w:t>
      </w:r>
      <w:r w:rsidRPr="006F178A">
        <w:rPr>
          <w:rtl/>
        </w:rPr>
        <w:t>;</w:t>
      </w:r>
    </w:p>
    <w:p w14:paraId="290A0838" w14:textId="7C5907BA" w:rsidR="00B93B58" w:rsidRPr="006F178A" w:rsidRDefault="00B93B58" w:rsidP="00B93B58">
      <w:pPr>
        <w:rPr>
          <w:rtl/>
        </w:rPr>
      </w:pPr>
      <w:r w:rsidRPr="00313F73">
        <w:rPr>
          <w:rStyle w:val="affffc"/>
          <w:rFonts w:hint="cs"/>
          <w:rtl/>
        </w:rPr>
        <w:t>וחד</w:t>
      </w:r>
      <w:r w:rsidRPr="00313F73">
        <w:rPr>
          <w:rStyle w:val="affffc"/>
          <w:rtl/>
        </w:rPr>
        <w:t xml:space="preserve"> </w:t>
      </w:r>
      <w:r w:rsidRPr="00313F73">
        <w:rPr>
          <w:rStyle w:val="affffc"/>
          <w:rFonts w:hint="cs"/>
          <w:rtl/>
        </w:rPr>
        <w:t>אמר</w:t>
      </w:r>
      <w:r w:rsidRPr="00313F73">
        <w:rPr>
          <w:rStyle w:val="affffc"/>
          <w:rtl/>
        </w:rPr>
        <w:t xml:space="preserve">: </w:t>
      </w:r>
      <w:r w:rsidR="00313F73">
        <w:rPr>
          <w:rFonts w:hint="cs"/>
          <w:rtl/>
        </w:rPr>
        <w:t>דכש</w:t>
      </w:r>
      <w:r w:rsidRPr="006F178A">
        <w:rPr>
          <w:rFonts w:hint="cs"/>
          <w:rtl/>
        </w:rPr>
        <w:t>עושין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צורכיהן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אשפתות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זבל</w:t>
      </w:r>
      <w:r w:rsidRPr="006F178A">
        <w:rPr>
          <w:rtl/>
        </w:rPr>
        <w:t xml:space="preserve">, </w:t>
      </w:r>
      <w:r w:rsidR="00313F73">
        <w:rPr>
          <w:rFonts w:hint="cs"/>
          <w:rtl/>
        </w:rPr>
        <w:t>ו</w:t>
      </w:r>
      <w:r w:rsidRPr="006F178A">
        <w:rPr>
          <w:rFonts w:hint="cs"/>
          <w:rtl/>
        </w:rPr>
        <w:t>לא 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הם </w:t>
      </w:r>
      <w:r w:rsidRPr="003215F9">
        <w:rPr>
          <w:rStyle w:val="affff8"/>
          <w:rFonts w:hint="cs"/>
          <w:rtl/>
        </w:rPr>
        <w:t>ד'כולם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גבורים'</w:t>
      </w:r>
      <w:r w:rsidRPr="003215F9">
        <w:rPr>
          <w:rStyle w:val="affff8"/>
          <w:rtl/>
        </w:rPr>
        <w:t>.</w:t>
      </w:r>
    </w:p>
    <w:p w14:paraId="0DD41F32" w14:textId="7B52292E" w:rsidR="00F07A5B" w:rsidRPr="00F07A5B" w:rsidRDefault="00B93B58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00EA12B5" w14:textId="68472E9D" w:rsidR="00B93B58" w:rsidRPr="00313F73" w:rsidRDefault="00313F73" w:rsidP="00B93B58">
      <w:pPr>
        <w:rPr>
          <w:spacing w:val="2"/>
          <w:rtl/>
        </w:rPr>
      </w:pPr>
      <w:r w:rsidRPr="00313F73">
        <w:rPr>
          <w:rFonts w:hint="cs"/>
          <w:spacing w:val="2"/>
          <w:rtl/>
        </w:rPr>
        <w:t>ש''מ</w:t>
      </w:r>
      <w:r w:rsidR="00B93B58" w:rsidRPr="00313F73">
        <w:rPr>
          <w:spacing w:val="2"/>
          <w:rtl/>
        </w:rPr>
        <w:t xml:space="preserve"> </w:t>
      </w:r>
      <w:r w:rsidRPr="00313F73">
        <w:rPr>
          <w:rFonts w:hint="cs"/>
          <w:spacing w:val="2"/>
          <w:rtl/>
        </w:rPr>
        <w:t>המרובה זבלו</w:t>
      </w:r>
      <w:r w:rsidR="00B93B58" w:rsidRPr="00313F73">
        <w:rPr>
          <w:spacing w:val="2"/>
          <w:rtl/>
        </w:rPr>
        <w:t xml:space="preserve"> </w:t>
      </w:r>
      <w:r w:rsidR="00B93B58" w:rsidRPr="00313F73">
        <w:rPr>
          <w:rFonts w:hint="cs"/>
          <w:spacing w:val="2"/>
          <w:rtl/>
        </w:rPr>
        <w:t>חולי</w:t>
      </w:r>
      <w:r w:rsidR="00B93B58" w:rsidRPr="00313F73">
        <w:rPr>
          <w:spacing w:val="2"/>
          <w:rtl/>
        </w:rPr>
        <w:t xml:space="preserve"> </w:t>
      </w:r>
      <w:r w:rsidR="00B93B58" w:rsidRPr="00313F73">
        <w:rPr>
          <w:rFonts w:hint="cs"/>
          <w:spacing w:val="2"/>
          <w:rtl/>
        </w:rPr>
        <w:t>מעיים</w:t>
      </w:r>
      <w:r w:rsidR="00B93B58" w:rsidRPr="00313F73">
        <w:rPr>
          <w:spacing w:val="2"/>
          <w:rtl/>
        </w:rPr>
        <w:t xml:space="preserve"> </w:t>
      </w:r>
      <w:r w:rsidR="00B93B58" w:rsidRPr="00313F73">
        <w:rPr>
          <w:rFonts w:hint="cs"/>
          <w:spacing w:val="2"/>
          <w:rtl/>
        </w:rPr>
        <w:t>הוא</w:t>
      </w:r>
      <w:r w:rsidR="00B93B58" w:rsidRPr="00313F73">
        <w:rPr>
          <w:spacing w:val="2"/>
          <w:rtl/>
        </w:rPr>
        <w:t>.</w:t>
      </w:r>
      <w:r w:rsidR="00B93B58" w:rsidRPr="00313F73">
        <w:rPr>
          <w:rFonts w:hint="cs"/>
          <w:spacing w:val="2"/>
          <w:rtl/>
        </w:rPr>
        <w:t xml:space="preserve"> </w:t>
      </w:r>
      <w:r w:rsidR="00B93B58" w:rsidRPr="00313F73">
        <w:rPr>
          <w:rFonts w:cs="BA Vilna Bold" w:hint="cs"/>
          <w:spacing w:val="2"/>
          <w:rtl/>
        </w:rPr>
        <w:t>ונפק</w:t>
      </w:r>
      <w:r w:rsidR="00B93B58" w:rsidRPr="00313F73">
        <w:rPr>
          <w:rFonts w:cs="BA Vilna Bold"/>
          <w:spacing w:val="2"/>
          <w:rtl/>
        </w:rPr>
        <w:t>"</w:t>
      </w:r>
      <w:r w:rsidR="00B93B58" w:rsidRPr="00313F73">
        <w:rPr>
          <w:rFonts w:cs="BA Vilna Bold" w:hint="cs"/>
          <w:spacing w:val="2"/>
          <w:rtl/>
        </w:rPr>
        <w:t>מ</w:t>
      </w:r>
      <w:r w:rsidR="00B93B58" w:rsidRPr="00313F73">
        <w:rPr>
          <w:spacing w:val="2"/>
          <w:rtl/>
        </w:rPr>
        <w:t xml:space="preserve"> </w:t>
      </w:r>
      <w:r w:rsidR="00B93B58" w:rsidRPr="00313F73">
        <w:rPr>
          <w:rFonts w:hint="cs"/>
          <w:spacing w:val="2"/>
          <w:rtl/>
        </w:rPr>
        <w:t>ליטרח</w:t>
      </w:r>
      <w:r w:rsidR="00B93B58" w:rsidRPr="00313F73">
        <w:rPr>
          <w:spacing w:val="2"/>
          <w:rtl/>
        </w:rPr>
        <w:t xml:space="preserve"> </w:t>
      </w:r>
      <w:r w:rsidR="00B93B58" w:rsidRPr="00313F73">
        <w:rPr>
          <w:rFonts w:hint="cs"/>
          <w:spacing w:val="2"/>
          <w:rtl/>
        </w:rPr>
        <w:t>לבקש רפואה</w:t>
      </w:r>
      <w:r w:rsidR="00B93B58" w:rsidRPr="00313F73">
        <w:rPr>
          <w:spacing w:val="2"/>
          <w:rtl/>
        </w:rPr>
        <w:t>.</w:t>
      </w:r>
    </w:p>
    <w:p w14:paraId="07E5CC9E" w14:textId="75684604" w:rsidR="00F07A5B" w:rsidRPr="00F07A5B" w:rsidRDefault="00313F73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ור''א</w:t>
      </w:r>
      <w:r w:rsidR="00F07A5B" w:rsidRPr="00F07A5B">
        <w:rPr>
          <w:rFonts w:hint="cs"/>
          <w:rtl/>
        </w:rPr>
        <w:t>:</w:t>
      </w:r>
    </w:p>
    <w:p w14:paraId="2EDC4C5F" w14:textId="1DBD72B2" w:rsidR="00B93B58" w:rsidRPr="00313F73" w:rsidRDefault="00B93B58" w:rsidP="00B93B58">
      <w:pPr>
        <w:rPr>
          <w:rtl/>
        </w:rPr>
      </w:pPr>
      <w:r w:rsidRPr="00313F73">
        <w:rPr>
          <w:rStyle w:val="affff8"/>
          <w:rtl/>
        </w:rPr>
        <w:t xml:space="preserve">'דאגה </w:t>
      </w:r>
      <w:r w:rsidRPr="00313F73">
        <w:rPr>
          <w:rStyle w:val="affff8"/>
          <w:rFonts w:hint="eastAsia"/>
          <w:rtl/>
        </w:rPr>
        <w:t>בלב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eastAsia"/>
          <w:rtl/>
        </w:rPr>
        <w:t>איש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eastAsia"/>
          <w:rtl/>
        </w:rPr>
        <w:t>ישחנה</w:t>
      </w:r>
      <w:r w:rsidRPr="00313F73">
        <w:rPr>
          <w:rStyle w:val="affff8"/>
          <w:rtl/>
        </w:rPr>
        <w:t xml:space="preserve">' </w:t>
      </w:r>
      <w:r w:rsidR="00313F73" w:rsidRPr="00313F73">
        <w:rPr>
          <w:rStyle w:val="affffc"/>
          <w:rFonts w:hint="cs"/>
          <w:rtl/>
        </w:rPr>
        <w:t>אי</w:t>
      </w:r>
      <w:r w:rsidRPr="00313F73">
        <w:rPr>
          <w:rStyle w:val="affffc"/>
          <w:rtl/>
        </w:rPr>
        <w:t xml:space="preserve"> </w:t>
      </w:r>
      <w:r w:rsidRPr="00313F73">
        <w:rPr>
          <w:rFonts w:hint="eastAsia"/>
          <w:rtl/>
        </w:rPr>
        <w:t>ישחנה</w:t>
      </w:r>
      <w:r w:rsidRPr="00313F73">
        <w:rPr>
          <w:rtl/>
        </w:rPr>
        <w:t xml:space="preserve"> </w:t>
      </w:r>
      <w:r w:rsidRPr="00313F73">
        <w:rPr>
          <w:rFonts w:hint="eastAsia"/>
          <w:rtl/>
        </w:rPr>
        <w:t>מדעתו</w:t>
      </w:r>
      <w:r w:rsidRPr="00313F73">
        <w:rPr>
          <w:rtl/>
        </w:rPr>
        <w:t xml:space="preserve">, </w:t>
      </w:r>
      <w:r w:rsidR="00313F73" w:rsidRPr="00313F73">
        <w:rPr>
          <w:rStyle w:val="affffc"/>
          <w:rFonts w:hint="cs"/>
          <w:rtl/>
        </w:rPr>
        <w:t>או:</w:t>
      </w:r>
      <w:r w:rsidRPr="00313F73">
        <w:rPr>
          <w:rStyle w:val="affffc"/>
          <w:rtl/>
        </w:rPr>
        <w:t xml:space="preserve"> </w:t>
      </w:r>
      <w:r w:rsidRPr="00313F73">
        <w:rPr>
          <w:rFonts w:hint="eastAsia"/>
          <w:rtl/>
        </w:rPr>
        <w:t>ישיחנה</w:t>
      </w:r>
      <w:r w:rsidRPr="00313F73">
        <w:rPr>
          <w:rtl/>
        </w:rPr>
        <w:t xml:space="preserve"> </w:t>
      </w:r>
      <w:r w:rsidRPr="00313F73">
        <w:rPr>
          <w:rFonts w:hint="eastAsia"/>
          <w:rtl/>
        </w:rPr>
        <w:t>לאחרים</w:t>
      </w:r>
      <w:r w:rsidRPr="00313F73">
        <w:rPr>
          <w:rtl/>
        </w:rPr>
        <w:t>.</w:t>
      </w:r>
    </w:p>
    <w:p w14:paraId="10820D9D" w14:textId="099FC843" w:rsidR="00B93B58" w:rsidRPr="001B6315" w:rsidRDefault="00E4644A" w:rsidP="00E4644A">
      <w:pPr>
        <w:pStyle w:val="affff5"/>
        <w:rPr>
          <w:del w:id="90220" w:author="מנוע עיצוב" w:date="2026-10-08T11:01:28Z"/>
          <w:rFonts w:ascii="BA חניכי הישיבות" w:hAnsi="BA חניכי הישיבות"/>
          <w:rtl/>
        </w:rPr>
      </w:pPr>
      <w:del w:id="90219" w:author="מנוע עיצוב" w:date="2026-10-08T11:01:28Z">
        <w:r>
          <w:rPr>
            <w:rtl/>
          </w:rPr>
          <w:delText xml:space="preserve">****</w:delText>
        </w:r>
      </w:del>
    </w:p>
    <w:p w14:paraId="1BD0494E" w14:textId="11406D9E" w:rsidR="00B93B58" w:rsidRPr="006F178A" w:rsidRDefault="00313F73" w:rsidP="005670C9">
      <w:pPr>
        <w:pStyle w:val="afffd"/>
        <w:ind w:end="0"/>
        <w:rPr>
          <w:rtl/>
        </w:rPr>
      </w:pPr>
      <w:bookmarkStart w:id="13" w:name="_Hlk134650327"/>
      <w:bookmarkEnd w:id="12"/>
      <w:r>
        <w:rPr>
          <w:rFonts w:hint="cs"/>
          <w:rtl/>
        </w:rPr>
        <w:t>מחנה הארון הולך עמכם</w:t>
      </w:r>
      <w:r w:rsidR="00B93B58" w:rsidRPr="006F178A">
        <w:rPr>
          <w:rtl/>
        </w:rPr>
        <w:t>.</w:t>
      </w:r>
    </w:p>
    <w:p w14:paraId="2098E43E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מג</w:t>
      </w:r>
      <w:r w:rsidRPr="006F178A">
        <w:rPr>
          <w:rFonts w:cs="FontbitDavid" w:hint="cs"/>
          <w:rtl/>
        </w:rPr>
        <w:t>.</w:t>
      </w:r>
    </w:p>
    <w:p w14:paraId="6B6C7D87" w14:textId="545D179D" w:rsidR="00F07A5B" w:rsidRPr="00F07A5B" w:rsidRDefault="00B93B58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כך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למ</w:t>
      </w:r>
      <w:r w:rsidR="00313F73"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:</w:t>
      </w:r>
    </w:p>
    <w:p w14:paraId="2478ED20" w14:textId="15E7747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כינויו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מונחין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בארון</w:t>
      </w:r>
      <w:r w:rsidRPr="006F178A">
        <w:rPr>
          <w:rtl/>
        </w:rPr>
        <w:t>.</w:t>
      </w:r>
    </w:p>
    <w:p w14:paraId="187E9558" w14:textId="7E6C69E5" w:rsidR="00F07A5B" w:rsidRPr="00F07A5B" w:rsidRDefault="00B93B58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אומר</w:t>
      </w:r>
      <w:r w:rsidR="00F07A5B" w:rsidRPr="00F07A5B">
        <w:rPr>
          <w:rtl/>
        </w:rPr>
        <w:t>:</w:t>
      </w:r>
    </w:p>
    <w:p w14:paraId="31BA3389" w14:textId="3C18A4FF" w:rsidR="00313F73" w:rsidRPr="00AC19A6" w:rsidRDefault="00B93B58" w:rsidP="00485B03">
      <w:pPr>
        <w:rPr>
          <w:rStyle w:val="affff8"/>
          <w:spacing w:val="0"/>
          <w:rtl/>
        </w:rPr>
      </w:pPr>
      <w:r w:rsidRPr="00AC19A6">
        <w:rPr>
          <w:rStyle w:val="affff8"/>
          <w:rFonts w:hint="cs"/>
          <w:spacing w:val="0"/>
          <w:rtl/>
        </w:rPr>
        <w:t>'וישלח</w:t>
      </w:r>
      <w:r w:rsidRPr="00AC19A6">
        <w:rPr>
          <w:rStyle w:val="affff8"/>
          <w:spacing w:val="0"/>
          <w:rtl/>
        </w:rPr>
        <w:t xml:space="preserve"> </w:t>
      </w:r>
      <w:r w:rsidRPr="00AC19A6">
        <w:rPr>
          <w:rStyle w:val="affff8"/>
          <w:rFonts w:hint="cs"/>
          <w:spacing w:val="0"/>
          <w:rtl/>
        </w:rPr>
        <w:t>אותם</w:t>
      </w:r>
      <w:r w:rsidRPr="00AC19A6">
        <w:rPr>
          <w:rStyle w:val="affff8"/>
          <w:spacing w:val="0"/>
          <w:rtl/>
        </w:rPr>
        <w:t xml:space="preserve"> </w:t>
      </w:r>
      <w:r w:rsidRPr="00AC19A6">
        <w:rPr>
          <w:rStyle w:val="affff8"/>
          <w:rFonts w:hint="cs"/>
          <w:spacing w:val="0"/>
          <w:rtl/>
        </w:rPr>
        <w:t>משה</w:t>
      </w:r>
      <w:r w:rsidRPr="00AC19A6">
        <w:rPr>
          <w:rStyle w:val="affff8"/>
          <w:spacing w:val="0"/>
          <w:rtl/>
        </w:rPr>
        <w:t xml:space="preserve"> </w:t>
      </w:r>
      <w:r w:rsidRPr="00AC19A6">
        <w:rPr>
          <w:rStyle w:val="affff8"/>
          <w:rFonts w:hint="cs"/>
          <w:spacing w:val="0"/>
          <w:rtl/>
        </w:rPr>
        <w:t>'אותם'</w:t>
      </w:r>
      <w:r w:rsidRPr="00AC19A6">
        <w:rPr>
          <w:rStyle w:val="affff8"/>
          <w:spacing w:val="0"/>
          <w:rtl/>
        </w:rPr>
        <w:t xml:space="preserve"> </w:t>
      </w:r>
      <w:r w:rsidRPr="00AC19A6">
        <w:rPr>
          <w:spacing w:val="0"/>
          <w:rtl/>
        </w:rPr>
        <w:t xml:space="preserve">- </w:t>
      </w:r>
      <w:r w:rsidRPr="00AC19A6">
        <w:rPr>
          <w:rFonts w:hint="cs"/>
          <w:spacing w:val="0"/>
          <w:rtl/>
        </w:rPr>
        <w:t>אלו</w:t>
      </w:r>
      <w:r w:rsidRPr="00AC19A6">
        <w:rPr>
          <w:spacing w:val="0"/>
          <w:rtl/>
        </w:rPr>
        <w:t xml:space="preserve"> </w:t>
      </w:r>
      <w:r w:rsidRPr="00AC19A6">
        <w:rPr>
          <w:rFonts w:hint="cs"/>
          <w:spacing w:val="0"/>
          <w:rtl/>
        </w:rPr>
        <w:t>סנהדרין</w:t>
      </w:r>
      <w:r w:rsidRPr="00AC19A6">
        <w:rPr>
          <w:spacing w:val="0"/>
          <w:rtl/>
        </w:rPr>
        <w:t xml:space="preserve">, </w:t>
      </w:r>
      <w:r w:rsidRPr="00AC19A6">
        <w:rPr>
          <w:rStyle w:val="affff8"/>
          <w:rFonts w:hint="cs"/>
          <w:spacing w:val="0"/>
          <w:rtl/>
        </w:rPr>
        <w:t>'פינחס'</w:t>
      </w:r>
      <w:r w:rsidRPr="00AC19A6">
        <w:rPr>
          <w:rStyle w:val="affff8"/>
          <w:spacing w:val="0"/>
          <w:rtl/>
        </w:rPr>
        <w:t xml:space="preserve"> </w:t>
      </w:r>
      <w:r w:rsidRPr="00AC19A6">
        <w:rPr>
          <w:rFonts w:hint="cs"/>
          <w:spacing w:val="0"/>
          <w:rtl/>
        </w:rPr>
        <w:t>זה</w:t>
      </w:r>
      <w:r w:rsidRPr="00AC19A6">
        <w:rPr>
          <w:spacing w:val="0"/>
          <w:rtl/>
        </w:rPr>
        <w:t xml:space="preserve"> </w:t>
      </w:r>
      <w:r w:rsidRPr="00AC19A6">
        <w:rPr>
          <w:rFonts w:hint="cs"/>
          <w:spacing w:val="0"/>
          <w:rtl/>
        </w:rPr>
        <w:t>משוח</w:t>
      </w:r>
      <w:r w:rsidRPr="00AC19A6">
        <w:rPr>
          <w:spacing w:val="0"/>
          <w:rtl/>
        </w:rPr>
        <w:t xml:space="preserve"> </w:t>
      </w:r>
      <w:r w:rsidRPr="00AC19A6">
        <w:rPr>
          <w:rFonts w:hint="cs"/>
          <w:spacing w:val="0"/>
          <w:rtl/>
        </w:rPr>
        <w:t>מלחמה</w:t>
      </w:r>
      <w:r w:rsidRPr="00AC19A6">
        <w:rPr>
          <w:spacing w:val="0"/>
          <w:rtl/>
        </w:rPr>
        <w:t>,</w:t>
      </w:r>
      <w:r w:rsidRPr="00AC19A6">
        <w:rPr>
          <w:rStyle w:val="affff8"/>
          <w:spacing w:val="0"/>
          <w:rtl/>
        </w:rPr>
        <w:t xml:space="preserve"> </w:t>
      </w:r>
    </w:p>
    <w:p w14:paraId="4E2DACDB" w14:textId="48530AEE" w:rsidR="00B93B58" w:rsidRPr="00313F73" w:rsidRDefault="00B93B58" w:rsidP="00313F73">
      <w:pPr>
        <w:rPr>
          <w:spacing w:val="2"/>
          <w:rtl/>
        </w:rPr>
      </w:pPr>
      <w:r w:rsidRPr="00313F73">
        <w:rPr>
          <w:rStyle w:val="affff8"/>
          <w:rFonts w:hint="cs"/>
          <w:spacing w:val="2"/>
          <w:rtl/>
        </w:rPr>
        <w:t>'וכלי</w:t>
      </w:r>
      <w:r w:rsidRPr="00313F73">
        <w:rPr>
          <w:rStyle w:val="affff8"/>
          <w:spacing w:val="2"/>
          <w:rtl/>
        </w:rPr>
        <w:t xml:space="preserve"> </w:t>
      </w:r>
      <w:r w:rsidRPr="00313F73">
        <w:rPr>
          <w:rStyle w:val="affff8"/>
          <w:rFonts w:hint="cs"/>
          <w:spacing w:val="2"/>
          <w:rtl/>
        </w:rPr>
        <w:t>הקודש'</w:t>
      </w:r>
      <w:r w:rsidRPr="00313F73">
        <w:rPr>
          <w:rStyle w:val="affff8"/>
          <w:spacing w:val="2"/>
          <w:rtl/>
        </w:rPr>
        <w:t xml:space="preserve"> </w:t>
      </w:r>
      <w:r w:rsidRPr="00313F73">
        <w:rPr>
          <w:spacing w:val="2"/>
          <w:rtl/>
        </w:rPr>
        <w:t xml:space="preserve">- </w:t>
      </w:r>
      <w:r w:rsidRPr="00313F73">
        <w:rPr>
          <w:rFonts w:hint="cs"/>
          <w:spacing w:val="2"/>
          <w:rtl/>
        </w:rPr>
        <w:t>זה</w:t>
      </w:r>
      <w:r w:rsidRPr="00313F73">
        <w:rPr>
          <w:spacing w:val="2"/>
          <w:rtl/>
        </w:rPr>
        <w:t xml:space="preserve"> </w:t>
      </w:r>
      <w:r w:rsidRPr="00313F73">
        <w:rPr>
          <w:rFonts w:hint="cs"/>
          <w:spacing w:val="2"/>
          <w:rtl/>
        </w:rPr>
        <w:t>ארון</w:t>
      </w:r>
      <w:r w:rsidRPr="00313F73">
        <w:rPr>
          <w:spacing w:val="2"/>
          <w:rtl/>
        </w:rPr>
        <w:t xml:space="preserve"> </w:t>
      </w:r>
      <w:r w:rsidRPr="00313F73">
        <w:rPr>
          <w:rFonts w:hint="cs"/>
          <w:spacing w:val="2"/>
          <w:rtl/>
        </w:rPr>
        <w:t>ולוחות</w:t>
      </w:r>
      <w:r w:rsidRPr="00313F73">
        <w:rPr>
          <w:spacing w:val="2"/>
          <w:rtl/>
        </w:rPr>
        <w:t xml:space="preserve"> </w:t>
      </w:r>
      <w:r w:rsidRPr="00313F73">
        <w:rPr>
          <w:rFonts w:hint="cs"/>
          <w:spacing w:val="2"/>
          <w:rtl/>
        </w:rPr>
        <w:t>שבו</w:t>
      </w:r>
      <w:r w:rsidRPr="00313F73">
        <w:rPr>
          <w:spacing w:val="2"/>
          <w:rtl/>
        </w:rPr>
        <w:t>,</w:t>
      </w:r>
      <w:r w:rsidRPr="00313F73">
        <w:rPr>
          <w:rStyle w:val="affff8"/>
          <w:spacing w:val="2"/>
          <w:rtl/>
        </w:rPr>
        <w:t xml:space="preserve"> </w:t>
      </w:r>
      <w:r w:rsidRPr="00313F73">
        <w:rPr>
          <w:rStyle w:val="affff8"/>
          <w:rFonts w:hint="cs"/>
          <w:spacing w:val="2"/>
          <w:rtl/>
        </w:rPr>
        <w:t>'וחצוצרות</w:t>
      </w:r>
      <w:r w:rsidRPr="00313F73">
        <w:rPr>
          <w:rStyle w:val="affff8"/>
          <w:spacing w:val="2"/>
          <w:rtl/>
        </w:rPr>
        <w:t xml:space="preserve"> </w:t>
      </w:r>
      <w:r w:rsidRPr="00313F73">
        <w:rPr>
          <w:rStyle w:val="affff8"/>
          <w:rFonts w:hint="cs"/>
          <w:spacing w:val="2"/>
          <w:rtl/>
        </w:rPr>
        <w:t>התרועה</w:t>
      </w:r>
      <w:r w:rsidRPr="00313F73">
        <w:rPr>
          <w:rStyle w:val="affff8"/>
          <w:spacing w:val="2"/>
          <w:rtl/>
        </w:rPr>
        <w:t>'</w:t>
      </w:r>
      <w:r w:rsidR="00313F73" w:rsidRPr="00313F73">
        <w:rPr>
          <w:rStyle w:val="affff8"/>
          <w:rFonts w:hint="cs"/>
          <w:spacing w:val="2"/>
          <w:rtl/>
        </w:rPr>
        <w:t>-</w:t>
      </w:r>
      <w:r w:rsidRPr="00313F73">
        <w:rPr>
          <w:rFonts w:hint="cs"/>
          <w:spacing w:val="2"/>
          <w:rtl/>
        </w:rPr>
        <w:t>שופרות</w:t>
      </w:r>
      <w:r w:rsidRPr="00313F73">
        <w:rPr>
          <w:spacing w:val="2"/>
          <w:rtl/>
        </w:rPr>
        <w:t>.</w:t>
      </w:r>
    </w:p>
    <w:p w14:paraId="262834C0" w14:textId="263AA3C0" w:rsidR="00F07A5B" w:rsidRPr="00F07A5B" w:rsidRDefault="00B93B58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494D2B4B" w14:textId="4B34081E" w:rsidR="00B93B58" w:rsidRPr="006F178A" w:rsidRDefault="00B93B58" w:rsidP="00313F73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לחנם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פינחס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למלחמה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ליפרע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</w:t>
      </w:r>
      <w:r w:rsidRPr="006F178A">
        <w:rPr>
          <w:rtl/>
        </w:rPr>
        <w:t>,</w:t>
      </w:r>
      <w:r w:rsidR="00313F73">
        <w:rPr>
          <w:rFonts w:hint="cs"/>
          <w:rtl/>
        </w:rPr>
        <w:t xml:space="preserve"> </w:t>
      </w:r>
      <w:r w:rsidRPr="006F178A">
        <w:rPr>
          <w:rtl/>
        </w:rPr>
        <w:t xml:space="preserve"> </w:t>
      </w:r>
      <w:r w:rsidR="00313F73">
        <w:rPr>
          <w:rStyle w:val="affff8"/>
          <w:rFonts w:hint="cs"/>
          <w:rtl/>
        </w:rPr>
        <w:t>ד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>והמדנים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מכרו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אותו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מצרים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וגו</w:t>
      </w:r>
      <w:r w:rsidRPr="00BF7DBF">
        <w:rPr>
          <w:rStyle w:val="affff8"/>
          <w:rtl/>
        </w:rPr>
        <w:t>'.</w:t>
      </w:r>
    </w:p>
    <w:p w14:paraId="6749B6D1" w14:textId="77777777" w:rsidR="00313F73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ופנחס</w:t>
      </w:r>
      <w:r w:rsidRPr="006F178A">
        <w:rPr>
          <w:rFonts w:hint="cs"/>
          <w:rtl/>
        </w:rPr>
        <w:t xml:space="preserve"> אי אבי אמו מיוסף</w:t>
      </w:r>
      <w:r w:rsidR="00313F73">
        <w:rPr>
          <w:rFonts w:hint="cs"/>
          <w:rtl/>
        </w:rPr>
        <w:t xml:space="preserve"> </w:t>
      </w:r>
      <w:r w:rsidRPr="00313F73">
        <w:rPr>
          <w:rStyle w:val="afffff2"/>
          <w:rFonts w:hint="cs"/>
          <w:rtl/>
        </w:rPr>
        <w:t xml:space="preserve">[שפטפט ביצרו] </w:t>
      </w:r>
      <w:r w:rsidRPr="006F178A">
        <w:rPr>
          <w:rFonts w:hint="cs"/>
          <w:rtl/>
        </w:rPr>
        <w:t xml:space="preserve">אם אמו מיתרו, </w:t>
      </w:r>
    </w:p>
    <w:p w14:paraId="3082BF01" w14:textId="3238B9D3" w:rsidR="00B93B58" w:rsidRPr="006F178A" w:rsidRDefault="00B93B58" w:rsidP="001B6315">
      <w:pPr>
        <w:ind w:left="226" w:firstLine="113"/>
        <w:rPr>
          <w:rtl/>
        </w:rPr>
      </w:pPr>
      <w:r w:rsidRPr="006F178A">
        <w:rPr>
          <w:rFonts w:hint="cs"/>
          <w:rtl/>
        </w:rPr>
        <w:t>ואי אם אמו מיוסף אבי אמו מיתרו</w:t>
      </w:r>
      <w:r w:rsidR="001B6315">
        <w:rPr>
          <w:rFonts w:hint="cs"/>
          <w:rtl/>
        </w:rPr>
        <w:t xml:space="preserve"> </w:t>
      </w:r>
      <w:r w:rsidRPr="00313F73">
        <w:rPr>
          <w:rStyle w:val="afffff2"/>
          <w:rFonts w:hint="cs"/>
          <w:rtl/>
        </w:rPr>
        <w:t>[ שפיטם לע</w:t>
      </w:r>
      <w:r w:rsidRPr="00313F73">
        <w:rPr>
          <w:rStyle w:val="afffff2"/>
          <w:rtl/>
        </w:rPr>
        <w:t>"</w:t>
      </w:r>
      <w:r w:rsidRPr="00313F73">
        <w:rPr>
          <w:rStyle w:val="afffff2"/>
          <w:rFonts w:hint="cs"/>
          <w:rtl/>
        </w:rPr>
        <w:t>ז]</w:t>
      </w:r>
      <w:r w:rsidRPr="006F178A">
        <w:rPr>
          <w:rFonts w:hint="cs"/>
          <w:rtl/>
        </w:rPr>
        <w:t xml:space="preserve">  </w:t>
      </w:r>
    </w:p>
    <w:p w14:paraId="153BBBC4" w14:textId="77777777" w:rsidR="00F07A5B" w:rsidRPr="00F07A5B" w:rsidRDefault="00B93B58" w:rsidP="00313F7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דיקא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נמי</w:t>
      </w:r>
      <w:r w:rsidR="00F07A5B" w:rsidRPr="00F07A5B">
        <w:rPr>
          <w:rtl/>
        </w:rPr>
        <w:t>:</w:t>
      </w:r>
    </w:p>
    <w:p w14:paraId="22E64C47" w14:textId="6F7C7906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ד'מבנות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פוטיאל'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משמע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ש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מ</w:t>
      </w:r>
      <w:r w:rsidRPr="0059138D">
        <w:rPr>
          <w:rFonts w:cs="BA Vilna Bold"/>
          <w:rtl/>
        </w:rPr>
        <w:t>.</w:t>
      </w:r>
    </w:p>
    <w:p w14:paraId="7808FB22" w14:textId="0D4E6EFC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B97422A" w14:textId="77777777" w:rsidR="00B93B58" w:rsidRPr="00F7040E" w:rsidRDefault="00B93B58" w:rsidP="00E24454">
      <w:pPr>
        <w:pStyle w:val="afffff"/>
        <w:framePr w:wrap="around"/>
        <w:rPr>
          <w:rtl/>
        </w:rPr>
      </w:pPr>
      <w:del w:id="20482" w:author="קלוד" w:date="2026-10-06T10:10:25Z">
        <w:r>
          <w:rPr>
            <w:rFonts w:hint="cs"/>
            <w:rtl/>
          </w:rPr>
          <w:delText xml:space="preserve">מתני</w:delText>
        </w:r>
      </w:del>
      <w:ins w:id="20483" w:author="קלוד" w:date="2026-10-06T10:10:25Z">
        <w:r>
          <w:rPr>
            <w:rFonts w:hint="cs"/>
            <w:rtl/>
          </w:rPr>
          <w:t xml:space="preserve">משנה ב</w:t>
        </w:r>
      </w:ins>
      <w:del w:id="20484" w:author="קלוד" w:date="2026-10-06T10:10:25Z">
        <w:r>
          <w:rPr>
            <w:rtl/>
          </w:rPr>
          <w:delText xml:space="preserve">'.</w:delText>
        </w:r>
      </w:del>
    </w:p>
    <w:p w14:paraId="44D1EDA5" w14:textId="73A59F23" w:rsidR="00B93B58" w:rsidRPr="00F7040E" w:rsidRDefault="00B93B58" w:rsidP="00B93B58">
      <w:pPr>
        <w:pStyle w:val="afff5"/>
        <w:spacing w:before="120"/>
        <w:rPr>
          <w:rtl/>
        </w:rPr>
        <w:pPrChange w:id="90025" w:author="קלוד" w:date="2026-10-08T12:08:16Z">
          <w:pPr>
            <w:pStyle w:val="afff5"/>
          </w:pPr>
        </w:pPrChange>
      </w:pPr>
      <w:r w:rsidRPr="00313F73">
        <w:rPr>
          <w:rStyle w:val="affff8"/>
          <w:rFonts w:hint="cs"/>
          <w:rtl/>
        </w:rPr>
        <w:t>מי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האיש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אשר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בנה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בית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חדש</w:t>
      </w:r>
      <w:r w:rsidRPr="00F7040E">
        <w:rPr>
          <w:rtl/>
        </w:rPr>
        <w:t xml:space="preserve"> </w:t>
      </w:r>
      <w:r w:rsidRPr="00313F73">
        <w:rPr>
          <w:rStyle w:val="affff8"/>
          <w:rFonts w:hint="cs"/>
          <w:rtl/>
        </w:rPr>
        <w:t>ולא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חנכו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ילך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וישוב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לביתו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וג</w:t>
      </w:r>
      <w:r w:rsidRPr="00F7040E">
        <w:rPr>
          <w:rFonts w:hint="cs"/>
          <w:rtl/>
        </w:rPr>
        <w:t>ו</w:t>
      </w:r>
      <w:r w:rsidRPr="00F7040E">
        <w:rPr>
          <w:rtl/>
        </w:rPr>
        <w:t xml:space="preserve">' </w:t>
      </w:r>
    </w:p>
    <w:p w14:paraId="4496A91C" w14:textId="49907860" w:rsidR="00B93B58" w:rsidRPr="00F7040E" w:rsidRDefault="00B93B58" w:rsidP="00313F73">
      <w:pPr>
        <w:pStyle w:val="afff5"/>
        <w:spacing w:after="60"/>
        <w:rPr>
          <w:rtl/>
        </w:rPr>
      </w:pPr>
      <w:r w:rsidRPr="00F7040E">
        <w:rPr>
          <w:rFonts w:hint="cs"/>
          <w:rtl/>
        </w:rPr>
        <w:t>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הבונה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התבן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הבקר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העצים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האוצרות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הבונה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הלוקח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היורש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שנתן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מתנה</w:t>
      </w:r>
      <w:r w:rsidRPr="00F7040E">
        <w:rPr>
          <w:rtl/>
        </w:rPr>
        <w:t>.</w:t>
      </w:r>
    </w:p>
    <w:p w14:paraId="62E26CAA" w14:textId="77777777" w:rsidR="00B93B58" w:rsidRPr="00F7040E" w:rsidRDefault="00B93B58" w:rsidP="00B93B58">
      <w:pPr>
        <w:pStyle w:val="afff5"/>
        <w:rPr>
          <w:rtl/>
        </w:rPr>
      </w:pPr>
      <w:r w:rsidRPr="00313F73">
        <w:rPr>
          <w:rStyle w:val="affff8"/>
          <w:rFonts w:hint="cs"/>
          <w:rtl/>
        </w:rPr>
        <w:t>ומי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האיש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אשר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נטע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כרם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ולא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חללו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וגו</w:t>
      </w:r>
      <w:r w:rsidRPr="00F7040E">
        <w:rPr>
          <w:rtl/>
        </w:rPr>
        <w:t xml:space="preserve">' </w:t>
      </w:r>
    </w:p>
    <w:p w14:paraId="236F9944" w14:textId="33305AA1" w:rsidR="00B93B58" w:rsidRPr="00F7040E" w:rsidRDefault="00B93B58" w:rsidP="00313F73">
      <w:pPr>
        <w:pStyle w:val="afff5"/>
        <w:spacing w:after="60"/>
        <w:rPr>
          <w:rtl/>
        </w:rPr>
      </w:pPr>
      <w:r w:rsidRPr="00F7040E">
        <w:rPr>
          <w:rFonts w:hint="cs"/>
          <w:rtl/>
        </w:rPr>
        <w:t>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הנוטע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כרם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הנוטע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חמשה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אילני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מאכל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ואפילו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מחמשת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המינין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הנוטע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המבריך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המרכיב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הלוקח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היורש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שנתן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מתנה</w:t>
      </w:r>
      <w:r w:rsidRPr="00F7040E">
        <w:rPr>
          <w:rtl/>
        </w:rPr>
        <w:t>.</w:t>
      </w:r>
    </w:p>
    <w:p w14:paraId="0B578193" w14:textId="77777777" w:rsidR="00B93B58" w:rsidRPr="00F7040E" w:rsidRDefault="00B93B58" w:rsidP="00B93B58">
      <w:pPr>
        <w:pStyle w:val="afff5"/>
        <w:rPr>
          <w:rtl/>
        </w:rPr>
      </w:pPr>
      <w:r w:rsidRPr="00313F73">
        <w:rPr>
          <w:rStyle w:val="affff8"/>
          <w:rFonts w:hint="cs"/>
          <w:rtl/>
        </w:rPr>
        <w:t>ומי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האיש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אשר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ארש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אשה</w:t>
      </w:r>
      <w:r w:rsidRPr="00313F73">
        <w:rPr>
          <w:rStyle w:val="affff8"/>
          <w:rtl/>
        </w:rPr>
        <w:t xml:space="preserve"> </w:t>
      </w:r>
      <w:r w:rsidRPr="00313F73">
        <w:rPr>
          <w:rStyle w:val="affff8"/>
          <w:rFonts w:hint="cs"/>
          <w:rtl/>
        </w:rPr>
        <w:t>וגו</w:t>
      </w:r>
      <w:r w:rsidRPr="00F7040E">
        <w:rPr>
          <w:rtl/>
        </w:rPr>
        <w:t xml:space="preserve">' </w:t>
      </w:r>
    </w:p>
    <w:p w14:paraId="37129CE6" w14:textId="09240898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cs"/>
          <w:rtl/>
        </w:rPr>
        <w:t>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המארס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הבתולה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ואחד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המארס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האלמנה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אפי</w:t>
      </w:r>
      <w:r w:rsidRPr="00F7040E">
        <w:rPr>
          <w:rtl/>
        </w:rPr>
        <w:t xml:space="preserve">' </w:t>
      </w:r>
      <w:r w:rsidRPr="00F7040E">
        <w:rPr>
          <w:rFonts w:hint="cs"/>
          <w:rtl/>
        </w:rPr>
        <w:t>שומרת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יבם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ואפי</w:t>
      </w:r>
      <w:r w:rsidRPr="00F7040E">
        <w:rPr>
          <w:rtl/>
        </w:rPr>
        <w:t xml:space="preserve">' </w:t>
      </w:r>
      <w:r w:rsidRPr="00F7040E">
        <w:rPr>
          <w:rFonts w:hint="cs"/>
          <w:rtl/>
        </w:rPr>
        <w:t>שמע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שמת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אחיו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במלחמה</w:t>
      </w:r>
      <w:r w:rsidRPr="00F7040E">
        <w:rPr>
          <w:rtl/>
        </w:rPr>
        <w:t xml:space="preserve"> - </w:t>
      </w:r>
      <w:r w:rsidRPr="00F7040E">
        <w:rPr>
          <w:rFonts w:hint="cs"/>
          <w:rtl/>
        </w:rPr>
        <w:t>חוזר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ובא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לו</w:t>
      </w:r>
      <w:r w:rsidRPr="00F7040E">
        <w:rPr>
          <w:rtl/>
        </w:rPr>
        <w:t>.</w:t>
      </w:r>
    </w:p>
    <w:p w14:paraId="6019FBBE" w14:textId="77777777" w:rsidR="00B93B58" w:rsidRPr="00F7040E" w:rsidRDefault="00B93B58" w:rsidP="00313F73">
      <w:pPr>
        <w:pStyle w:val="afff5"/>
        <w:spacing w:after="60"/>
        <w:rPr>
          <w:rtl/>
        </w:rPr>
      </w:pPr>
      <w:r w:rsidRPr="00F7040E">
        <w:rPr>
          <w:rFonts w:hint="cs"/>
          <w:rtl/>
        </w:rPr>
        <w:t>כל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אלו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ואלו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שומעין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דברי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כהן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מערכי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מלחמה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וחוזרין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ומספקין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מים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ומזון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ומתקנין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הדרכים</w:t>
      </w:r>
      <w:r w:rsidRPr="00F7040E">
        <w:rPr>
          <w:rtl/>
        </w:rPr>
        <w:t>.</w:t>
      </w:r>
    </w:p>
    <w:p w14:paraId="5FDBA035" w14:textId="77777777" w:rsidR="00B93B58" w:rsidRPr="00F7040E" w:rsidRDefault="00B93B58" w:rsidP="00B93B58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ואלו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שאינן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חוזרין</w:t>
      </w:r>
      <w:r w:rsidRPr="00FC1C11">
        <w:rPr>
          <w:rFonts w:cs="BA TM • Vilna Extra-Bold"/>
          <w:rtl/>
        </w:rPr>
        <w:t xml:space="preserve">: </w:t>
      </w:r>
      <w:r w:rsidRPr="00F7040E">
        <w:rPr>
          <w:rFonts w:hint="cs"/>
          <w:rtl/>
        </w:rPr>
        <w:t>הבונה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שער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אכסדרה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ומרפסת</w:t>
      </w:r>
      <w:r w:rsidRPr="00F7040E">
        <w:rPr>
          <w:rtl/>
        </w:rPr>
        <w:t>;</w:t>
      </w:r>
    </w:p>
    <w:p w14:paraId="079DF895" w14:textId="77C49CF9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cs"/>
          <w:rtl/>
        </w:rPr>
        <w:t>הנוטע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ארבע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אילני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מאכל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וחמשה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אילני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סרק</w:t>
      </w:r>
      <w:r w:rsidRPr="00F7040E">
        <w:rPr>
          <w:rtl/>
        </w:rPr>
        <w:t>;</w:t>
      </w:r>
    </w:p>
    <w:p w14:paraId="5256321C" w14:textId="63F0E271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eastAsia"/>
          <w:rtl/>
        </w:rPr>
        <w:t>המחזיר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גרושתו</w:t>
      </w:r>
      <w:r w:rsidRPr="00F7040E">
        <w:rPr>
          <w:rtl/>
        </w:rPr>
        <w:t xml:space="preserve">, </w:t>
      </w:r>
      <w:r w:rsidRPr="00F7040E">
        <w:rPr>
          <w:rFonts w:hint="eastAsia"/>
          <w:rtl/>
        </w:rPr>
        <w:t>אלמנה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לכה</w:t>
      </w:r>
      <w:r w:rsidR="0067063A">
        <w:rPr>
          <w:rFonts w:hint="cs"/>
          <w:rtl/>
        </w:rPr>
        <w:t>"ג</w:t>
      </w:r>
      <w:r w:rsidRPr="00F7040E">
        <w:rPr>
          <w:rtl/>
        </w:rPr>
        <w:t xml:space="preserve">, </w:t>
      </w:r>
      <w:r w:rsidRPr="00F7040E">
        <w:rPr>
          <w:rFonts w:hint="eastAsia"/>
          <w:rtl/>
        </w:rPr>
        <w:t>גרושה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וחלוצה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לכהן</w:t>
      </w:r>
      <w:r w:rsidRPr="00F7040E">
        <w:rPr>
          <w:rtl/>
        </w:rPr>
        <w:t xml:space="preserve"> </w:t>
      </w:r>
      <w:r w:rsidRPr="00F7040E">
        <w:rPr>
          <w:rFonts w:hint="eastAsia"/>
          <w:rtl/>
        </w:rPr>
        <w:t>הדיוט</w:t>
      </w:r>
      <w:r w:rsidRPr="00F7040E">
        <w:rPr>
          <w:rtl/>
        </w:rPr>
        <w:t xml:space="preserve">, </w:t>
      </w:r>
    </w:p>
    <w:p w14:paraId="4FCD4F09" w14:textId="5B469D0F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cs"/>
          <w:rtl/>
        </w:rPr>
        <w:t>ממזרת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ונתינה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לישראל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בת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ישראל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לממזר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ולנתין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לא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היה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חוזר</w:t>
      </w:r>
      <w:r w:rsidRPr="00F7040E">
        <w:rPr>
          <w:rtl/>
        </w:rPr>
        <w:t>.</w:t>
      </w:r>
    </w:p>
    <w:p w14:paraId="125DF792" w14:textId="575B6763" w:rsidR="00B93B58" w:rsidRPr="00F7040E" w:rsidRDefault="0067063A" w:rsidP="00B93B58">
      <w:pPr>
        <w:pStyle w:val="afff5"/>
        <w:rPr>
          <w:rtl/>
        </w:rPr>
      </w:pPr>
      <w:r w:rsidRPr="0067063A">
        <w:rPr>
          <w:rStyle w:val="TanaimMishna"/>
          <w:rFonts w:hint="cs"/>
          <w:rtl/>
          <w:rPrChange w:id="20265" w:author="קלוד" w:date="2026-10-06T10:10:25Z">
            <w:rPr>
              <w:rStyle w:val="affffc"/>
              <w:rFonts w:hint="cs"/>
              <w:rtl/>
            </w:rPr>
          </w:rPrChange>
        </w:rPr>
        <w:t>ר''י</w:t>
      </w:r>
      <w:r w:rsidR="00B93B58" w:rsidRPr="0067063A">
        <w:rPr>
          <w:rStyle w:val="TanaimMishna"/>
          <w:rtl/>
          <w:rPrChange w:id="20266" w:author="קלוד" w:date="2026-10-06T10:10:25Z">
            <w:rPr>
              <w:rStyle w:val="affffc"/>
              <w:rtl/>
            </w:rPr>
          </w:rPrChange>
        </w:rPr>
        <w:t>: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אף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הבונה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בית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על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מכונו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לא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היה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חוזר</w:t>
      </w:r>
      <w:r w:rsidR="00B93B58" w:rsidRPr="00F7040E">
        <w:rPr>
          <w:rtl/>
        </w:rPr>
        <w:t>.</w:t>
      </w:r>
    </w:p>
    <w:p w14:paraId="39EF53B6" w14:textId="7E1E4267" w:rsidR="00B93B58" w:rsidRPr="00F7040E" w:rsidRDefault="0067063A" w:rsidP="0067063A">
      <w:pPr>
        <w:pStyle w:val="afff5"/>
        <w:spacing w:after="60"/>
        <w:rPr>
          <w:rtl/>
        </w:rPr>
      </w:pPr>
      <w:r w:rsidRPr="0067063A">
        <w:rPr>
          <w:rStyle w:val="TanaimMishna"/>
          <w:rFonts w:hint="cs"/>
          <w:rtl/>
          <w:rPrChange w:id="20267" w:author="קלוד" w:date="2026-10-06T10:10:25Z">
            <w:rPr>
              <w:rStyle w:val="affffc"/>
              <w:rFonts w:hint="cs"/>
              <w:rtl/>
            </w:rPr>
          </w:rPrChange>
        </w:rPr>
        <w:t>ר''א</w:t>
      </w:r>
      <w:r w:rsidR="00B93B58" w:rsidRPr="0067063A">
        <w:rPr>
          <w:rStyle w:val="TanaimMishna"/>
          <w:rtl/>
          <w:rPrChange w:id="20268" w:author="קלוד" w:date="2026-10-06T10:10:25Z">
            <w:rPr>
              <w:rStyle w:val="affffc"/>
              <w:rtl/>
            </w:rPr>
          </w:rPrChange>
        </w:rPr>
        <w:t>: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אף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הבונה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בית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לבינים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בשרון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לא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היה</w:t>
      </w:r>
      <w:r w:rsidR="00B93B58" w:rsidRPr="00F7040E">
        <w:rPr>
          <w:rtl/>
        </w:rPr>
        <w:t xml:space="preserve"> </w:t>
      </w:r>
      <w:r w:rsidR="00B93B58" w:rsidRPr="00F7040E">
        <w:rPr>
          <w:rFonts w:hint="cs"/>
          <w:rtl/>
        </w:rPr>
        <w:t>חוזר</w:t>
      </w:r>
      <w:r w:rsidR="00B93B58" w:rsidRPr="00F7040E">
        <w:rPr>
          <w:rtl/>
        </w:rPr>
        <w:t>.</w:t>
      </w:r>
    </w:p>
    <w:p w14:paraId="2D6B4562" w14:textId="77777777" w:rsidR="00B93B58" w:rsidRPr="00F7040E" w:rsidRDefault="00B93B58" w:rsidP="0067063A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אלו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שאין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זזין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ממקומן</w:t>
      </w:r>
      <w:r w:rsidRPr="00FC1C11">
        <w:rPr>
          <w:rFonts w:cs="BA TM • Vilna Extra-Bold"/>
          <w:rtl/>
        </w:rPr>
        <w:t>: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בנה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בית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וחנכו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נטע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כרם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וחללו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הנושא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ארוסתו</w:t>
      </w:r>
      <w:r w:rsidRPr="00F7040E">
        <w:rPr>
          <w:rtl/>
        </w:rPr>
        <w:t xml:space="preserve">, </w:t>
      </w:r>
      <w:r w:rsidRPr="00F7040E">
        <w:rPr>
          <w:rFonts w:hint="cs"/>
          <w:rtl/>
        </w:rPr>
        <w:t>הכונס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יבמתו</w:t>
      </w:r>
      <w:r w:rsidRPr="00F7040E">
        <w:rPr>
          <w:rtl/>
        </w:rPr>
        <w:t xml:space="preserve">, </w:t>
      </w:r>
      <w:r w:rsidRPr="0067063A">
        <w:rPr>
          <w:rStyle w:val="TanaimMishna"/>
          <w:rFonts w:hint="cs"/>
          <w:rtl/>
          <w:rPrChange w:id="20269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Pr="0067063A">
        <w:rPr>
          <w:rStyle w:val="TanaimMishna"/>
          <w:rtl/>
          <w:rPrChange w:id="20270" w:author="קלוד" w:date="2026-10-06T10:10:25Z">
            <w:rPr>
              <w:rStyle w:val="affffc"/>
              <w:rtl/>
            </w:rPr>
          </w:rPrChange>
        </w:rPr>
        <w:t xml:space="preserve">': </w:t>
      </w:r>
      <w:r w:rsidRPr="0067063A">
        <w:rPr>
          <w:rStyle w:val="affff8"/>
          <w:rFonts w:hint="cs"/>
          <w:rtl/>
        </w:rPr>
        <w:t>נקי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יהיה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לביתו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שנה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אחת</w:t>
      </w:r>
      <w:r w:rsidRPr="0067063A">
        <w:rPr>
          <w:rStyle w:val="affff8"/>
          <w:rtl/>
        </w:rPr>
        <w:t>,</w:t>
      </w:r>
      <w:r w:rsidRPr="00F7040E">
        <w:rPr>
          <w:rtl/>
        </w:rPr>
        <w:t xml:space="preserve"> </w:t>
      </w:r>
      <w:r w:rsidRPr="0067063A">
        <w:rPr>
          <w:rStyle w:val="affff8"/>
          <w:rFonts w:hint="cs"/>
          <w:rtl/>
        </w:rPr>
        <w:t>לביתו</w:t>
      </w:r>
      <w:r w:rsidRPr="00F7040E">
        <w:rPr>
          <w:rtl/>
        </w:rPr>
        <w:t xml:space="preserve"> - </w:t>
      </w:r>
      <w:r w:rsidRPr="00F7040E">
        <w:rPr>
          <w:rFonts w:hint="cs"/>
          <w:rtl/>
        </w:rPr>
        <w:t>זה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ביתו</w:t>
      </w:r>
      <w:r w:rsidRPr="00F7040E">
        <w:rPr>
          <w:rtl/>
        </w:rPr>
        <w:t xml:space="preserve">, </w:t>
      </w:r>
      <w:r w:rsidRPr="0067063A">
        <w:rPr>
          <w:rStyle w:val="affff8"/>
          <w:rFonts w:hint="cs"/>
          <w:rtl/>
        </w:rPr>
        <w:t>יהיה</w:t>
      </w:r>
      <w:r w:rsidRPr="0067063A">
        <w:rPr>
          <w:rStyle w:val="affff8"/>
          <w:rtl/>
        </w:rPr>
        <w:t xml:space="preserve"> </w:t>
      </w:r>
      <w:r w:rsidRPr="00F7040E">
        <w:rPr>
          <w:rtl/>
        </w:rPr>
        <w:t xml:space="preserve">- </w:t>
      </w:r>
      <w:r w:rsidRPr="00F7040E">
        <w:rPr>
          <w:rFonts w:hint="cs"/>
          <w:rtl/>
        </w:rPr>
        <w:t>זה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כרמו</w:t>
      </w:r>
      <w:r w:rsidRPr="00F7040E">
        <w:rPr>
          <w:rtl/>
        </w:rPr>
        <w:t xml:space="preserve">, </w:t>
      </w:r>
      <w:r w:rsidRPr="0067063A">
        <w:rPr>
          <w:rStyle w:val="affff8"/>
          <w:rFonts w:hint="cs"/>
          <w:rtl/>
        </w:rPr>
        <w:t>ושמח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את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אשתו</w:t>
      </w:r>
      <w:r w:rsidRPr="0067063A">
        <w:rPr>
          <w:rStyle w:val="affff8"/>
          <w:rtl/>
        </w:rPr>
        <w:t xml:space="preserve"> </w:t>
      </w:r>
      <w:r w:rsidRPr="00F7040E">
        <w:rPr>
          <w:rtl/>
        </w:rPr>
        <w:t xml:space="preserve">- </w:t>
      </w:r>
      <w:r w:rsidRPr="00F7040E">
        <w:rPr>
          <w:rFonts w:hint="cs"/>
          <w:rtl/>
        </w:rPr>
        <w:t>זו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אשתו</w:t>
      </w:r>
      <w:r w:rsidRPr="00F7040E">
        <w:rPr>
          <w:rtl/>
        </w:rPr>
        <w:t xml:space="preserve">, </w:t>
      </w:r>
      <w:r w:rsidRPr="0067063A">
        <w:rPr>
          <w:rStyle w:val="affff8"/>
          <w:rFonts w:hint="cs"/>
          <w:rtl/>
        </w:rPr>
        <w:t>אשר</w:t>
      </w:r>
      <w:r w:rsidRPr="0067063A">
        <w:rPr>
          <w:rStyle w:val="affff8"/>
          <w:rtl/>
        </w:rPr>
        <w:t xml:space="preserve"> </w:t>
      </w:r>
      <w:r w:rsidRPr="0067063A">
        <w:rPr>
          <w:rStyle w:val="affff8"/>
          <w:rFonts w:hint="cs"/>
          <w:rtl/>
        </w:rPr>
        <w:t>לקח</w:t>
      </w:r>
      <w:r w:rsidRPr="00F7040E">
        <w:rPr>
          <w:rtl/>
        </w:rPr>
        <w:t xml:space="preserve"> - </w:t>
      </w:r>
      <w:r w:rsidRPr="00F7040E">
        <w:rPr>
          <w:rFonts w:hint="cs"/>
          <w:rtl/>
        </w:rPr>
        <w:t>להביא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יבמתו</w:t>
      </w:r>
      <w:r w:rsidRPr="00F7040E">
        <w:rPr>
          <w:rtl/>
        </w:rPr>
        <w:t xml:space="preserve">, </w:t>
      </w:r>
    </w:p>
    <w:p w14:paraId="07519965" w14:textId="77777777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cs"/>
          <w:rtl/>
        </w:rPr>
        <w:t>אין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מספיקין</w:t>
      </w:r>
      <w:r w:rsidRPr="00F7040E">
        <w:rPr>
          <w:rtl/>
        </w:rPr>
        <w:t xml:space="preserve"> (</w:t>
      </w:r>
      <w:r w:rsidRPr="00F7040E">
        <w:rPr>
          <w:rFonts w:hint="cs"/>
          <w:rtl/>
        </w:rPr>
        <w:t>להם</w:t>
      </w:r>
      <w:r w:rsidRPr="00F7040E">
        <w:rPr>
          <w:rtl/>
        </w:rPr>
        <w:t xml:space="preserve">) </w:t>
      </w:r>
      <w:r w:rsidRPr="00F7040E">
        <w:rPr>
          <w:rFonts w:hint="cs"/>
          <w:rtl/>
        </w:rPr>
        <w:t>מים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ומזון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ואין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מתקנין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את</w:t>
      </w:r>
      <w:r w:rsidRPr="00F7040E">
        <w:rPr>
          <w:rtl/>
        </w:rPr>
        <w:t xml:space="preserve"> </w:t>
      </w:r>
      <w:r w:rsidRPr="00F7040E">
        <w:rPr>
          <w:rFonts w:hint="cs"/>
          <w:rtl/>
        </w:rPr>
        <w:t>הדרכים</w:t>
      </w:r>
      <w:r w:rsidRPr="00F7040E">
        <w:rPr>
          <w:rtl/>
        </w:rPr>
        <w:t>.</w:t>
      </w:r>
    </w:p>
    <w:p w14:paraId="60767488" w14:textId="65479751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2D978D6" w14:textId="115FDA7D" w:rsidR="00F07A5B" w:rsidRPr="00F07A5B" w:rsidRDefault="00B93B58" w:rsidP="00281896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120A2919" w14:textId="2F9F06ED" w:rsidR="001B6315" w:rsidRDefault="00B93B58" w:rsidP="001B6315">
      <w:pPr>
        <w:jc w:val="left"/>
        <w:rPr>
          <w:rtl/>
        </w:rPr>
      </w:pPr>
      <w:r w:rsidRPr="00BF7DBF">
        <w:rPr>
          <w:rStyle w:val="affff8"/>
          <w:rFonts w:hint="cs"/>
          <w:rtl/>
        </w:rPr>
        <w:t>'ויספו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השוטרים'</w:t>
      </w:r>
      <w:r w:rsidRPr="00BF7DBF">
        <w:rPr>
          <w:rStyle w:val="affff8"/>
          <w:rtl/>
        </w:rPr>
        <w:t xml:space="preserve"> </w:t>
      </w:r>
      <w:r w:rsidR="00281896">
        <w:rPr>
          <w:rFonts w:hint="cs"/>
          <w:rtl/>
        </w:rPr>
        <w:t>-</w:t>
      </w:r>
      <w:r w:rsidRPr="006F178A">
        <w:rPr>
          <w:rFonts w:hint="cs"/>
          <w:rtl/>
        </w:rPr>
        <w:t>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עצמן</w:t>
      </w:r>
      <w:r w:rsidR="00281896"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3B617221" w14:textId="7E1F4E42" w:rsidR="00B93B58" w:rsidRPr="006F178A" w:rsidRDefault="00B93B58" w:rsidP="001B6315">
      <w:pPr>
        <w:rPr>
          <w:rtl/>
        </w:rPr>
      </w:pPr>
      <w:r w:rsidRPr="001B6315">
        <w:rPr>
          <w:rStyle w:val="affff8"/>
          <w:rFonts w:hint="cs"/>
          <w:spacing w:val="0"/>
          <w:rtl/>
        </w:rPr>
        <w:t>'ודברו</w:t>
      </w:r>
      <w:r w:rsidRPr="001B6315">
        <w:rPr>
          <w:rStyle w:val="affff8"/>
          <w:spacing w:val="0"/>
          <w:rtl/>
        </w:rPr>
        <w:t xml:space="preserve"> </w:t>
      </w:r>
      <w:r w:rsidRPr="001B6315">
        <w:rPr>
          <w:rStyle w:val="affff8"/>
          <w:rFonts w:hint="cs"/>
          <w:spacing w:val="0"/>
          <w:rtl/>
        </w:rPr>
        <w:t>השוטרים'</w:t>
      </w:r>
      <w:r w:rsidRPr="001B6315">
        <w:rPr>
          <w:rStyle w:val="affff8"/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בדברי</w:t>
      </w:r>
      <w:r w:rsidRPr="001B6315">
        <w:rPr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משוח</w:t>
      </w:r>
      <w:r w:rsidRPr="001B6315">
        <w:rPr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מלחמה</w:t>
      </w:r>
      <w:r w:rsidRPr="001B6315">
        <w:rPr>
          <w:spacing w:val="0"/>
          <w:rtl/>
        </w:rPr>
        <w:t xml:space="preserve">, </w:t>
      </w:r>
      <w:r w:rsidRPr="001B6315">
        <w:rPr>
          <w:rFonts w:hint="cs"/>
          <w:spacing w:val="0"/>
          <w:rtl/>
        </w:rPr>
        <w:t>שכהן</w:t>
      </w:r>
      <w:r w:rsidRPr="001B6315">
        <w:rPr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מדבר</w:t>
      </w:r>
      <w:r w:rsidRPr="001B6315">
        <w:rPr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ושוטר</w:t>
      </w:r>
      <w:r w:rsidRPr="001B6315">
        <w:rPr>
          <w:spacing w:val="0"/>
          <w:rtl/>
        </w:rPr>
        <w:t xml:space="preserve"> </w:t>
      </w:r>
      <w:r w:rsidRPr="001B6315">
        <w:rPr>
          <w:rFonts w:hint="cs"/>
          <w:spacing w:val="0"/>
          <w:rtl/>
        </w:rPr>
        <w:t>משמיע</w:t>
      </w:r>
      <w:r w:rsidRPr="006F178A">
        <w:rPr>
          <w:rtl/>
        </w:rPr>
        <w:t>.</w:t>
      </w:r>
    </w:p>
    <w:p w14:paraId="6EE02231" w14:textId="2FA044F0" w:rsidR="00F07A5B" w:rsidRPr="00F07A5B" w:rsidRDefault="00B93B58" w:rsidP="002818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חדא</w:t>
      </w:r>
      <w:r w:rsidR="00F07A5B" w:rsidRPr="00F07A5B">
        <w:rPr>
          <w:rtl/>
        </w:rPr>
        <w:t>:</w:t>
      </w:r>
    </w:p>
    <w:p w14:paraId="4482BC38" w14:textId="6BFD48D6" w:rsidR="001B6315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 xml:space="preserve">, </w:t>
      </w:r>
      <w:r w:rsidRPr="00281896">
        <w:rPr>
          <w:rStyle w:val="affffc"/>
          <w:rFonts w:hint="cs"/>
          <w:rtl/>
        </w:rPr>
        <w:t>ותניא</w:t>
      </w:r>
      <w:r w:rsidRPr="00281896">
        <w:rPr>
          <w:rStyle w:val="affffc"/>
          <w:rtl/>
        </w:rPr>
        <w:t xml:space="preserve"> </w:t>
      </w:r>
      <w:r w:rsidRPr="00281896">
        <w:rPr>
          <w:rStyle w:val="affffc"/>
          <w:rFonts w:hint="cs"/>
          <w:rtl/>
        </w:rPr>
        <w:t>אידך</w:t>
      </w:r>
      <w:r w:rsidRPr="0028189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 xml:space="preserve">, </w:t>
      </w:r>
    </w:p>
    <w:p w14:paraId="5A7BEEC8" w14:textId="77777777" w:rsidR="00F07A5B" w:rsidRPr="00F07A5B" w:rsidRDefault="00B93B58" w:rsidP="001B63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ותניא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אידך</w:t>
      </w:r>
      <w:r w:rsidRPr="00F07A5B">
        <w:rPr>
          <w:rtl/>
        </w:rPr>
        <w:t xml:space="preserve">: </w:t>
      </w:r>
      <w:r w:rsidR="00F07A5B" w:rsidRPr="00F07A5B">
        <w:rPr>
          <w:rtl/>
        </w:rPr>
        <w:t>:</w:t>
      </w:r>
    </w:p>
    <w:p w14:paraId="246424F8" w14:textId="278CAAA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>!</w:t>
      </w:r>
    </w:p>
    <w:p w14:paraId="74E033A3" w14:textId="2C216301" w:rsidR="00F07A5B" w:rsidRPr="00F07A5B" w:rsidRDefault="00B93B58" w:rsidP="0028189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5CFFDCEC" w14:textId="5F84633E" w:rsidR="00281896" w:rsidRDefault="00B93B58" w:rsidP="00281896">
      <w:pPr>
        <w:rPr>
          <w:rtl/>
        </w:rPr>
      </w:pPr>
      <w:r w:rsidRPr="006F178A">
        <w:rPr>
          <w:rFonts w:hint="cs"/>
          <w:rtl/>
        </w:rPr>
        <w:t>מ'</w:t>
      </w:r>
      <w:r w:rsidRPr="00281896">
        <w:rPr>
          <w:rStyle w:val="affff8"/>
          <w:rFonts w:hint="cs"/>
          <w:rtl/>
        </w:rPr>
        <w:t>ונגש</w:t>
      </w:r>
      <w:r w:rsidRPr="00281896">
        <w:rPr>
          <w:rStyle w:val="affff8"/>
          <w:rtl/>
        </w:rPr>
        <w:t xml:space="preserve"> </w:t>
      </w:r>
      <w:r w:rsidRPr="00281896">
        <w:rPr>
          <w:rStyle w:val="affff8"/>
          <w:rFonts w:hint="cs"/>
          <w:rtl/>
        </w:rPr>
        <w:t>ועד</w:t>
      </w:r>
      <w:r w:rsidRPr="00281896">
        <w:rPr>
          <w:rStyle w:val="affff8"/>
          <w:rtl/>
        </w:rPr>
        <w:t xml:space="preserve"> </w:t>
      </w:r>
      <w:r w:rsidRPr="00281896">
        <w:rPr>
          <w:rStyle w:val="affff8"/>
          <w:rFonts w:hint="cs"/>
          <w:rtl/>
        </w:rPr>
        <w:t>ודברו'</w:t>
      </w:r>
      <w:r w:rsidRPr="00281896">
        <w:rPr>
          <w:rStyle w:val="affff8"/>
          <w:rtl/>
        </w:rPr>
        <w:t xml:space="preserve"> 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 xml:space="preserve">, </w:t>
      </w:r>
    </w:p>
    <w:p w14:paraId="3A767EA3" w14:textId="77777777" w:rsidR="00281896" w:rsidRDefault="00B93B58" w:rsidP="00281896">
      <w:pPr>
        <w:rPr>
          <w:rtl/>
        </w:rPr>
      </w:pPr>
      <w:r w:rsidRPr="006F178A">
        <w:rPr>
          <w:rFonts w:hint="cs"/>
          <w:rtl/>
        </w:rPr>
        <w:t>מ'</w:t>
      </w:r>
      <w:r w:rsidRPr="00281896">
        <w:rPr>
          <w:rStyle w:val="affff8"/>
          <w:rFonts w:hint="cs"/>
          <w:rtl/>
        </w:rPr>
        <w:t>ודברו</w:t>
      </w:r>
      <w:r w:rsidRPr="00281896">
        <w:rPr>
          <w:rStyle w:val="affff8"/>
          <w:rtl/>
        </w:rPr>
        <w:t xml:space="preserve"> </w:t>
      </w:r>
      <w:r w:rsidRPr="00281896">
        <w:rPr>
          <w:rStyle w:val="affff8"/>
          <w:rFonts w:hint="cs"/>
          <w:rtl/>
        </w:rPr>
        <w:t>עד</w:t>
      </w:r>
      <w:r w:rsidRPr="00281896">
        <w:rPr>
          <w:rStyle w:val="affff8"/>
          <w:rtl/>
        </w:rPr>
        <w:t xml:space="preserve"> </w:t>
      </w:r>
      <w:r w:rsidRPr="00281896">
        <w:rPr>
          <w:rStyle w:val="affff8"/>
          <w:rFonts w:hint="cs"/>
          <w:rtl/>
        </w:rPr>
        <w:t>ויספו'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 xml:space="preserve">, </w:t>
      </w:r>
    </w:p>
    <w:p w14:paraId="458942ED" w14:textId="2954EF8B" w:rsidR="00B93B58" w:rsidRPr="006F178A" w:rsidRDefault="00B93B58" w:rsidP="00281896">
      <w:pPr>
        <w:rPr>
          <w:rtl/>
        </w:rPr>
      </w:pPr>
      <w:r w:rsidRPr="006F178A">
        <w:rPr>
          <w:rFonts w:hint="cs"/>
          <w:rtl/>
        </w:rPr>
        <w:t>מ</w:t>
      </w:r>
      <w:r w:rsidRPr="00281896">
        <w:rPr>
          <w:rStyle w:val="affff8"/>
          <w:rFonts w:hint="cs"/>
          <w:rtl/>
        </w:rPr>
        <w:t>'ויספו'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ואילך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ושוטר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משמיע</w:t>
      </w:r>
      <w:r w:rsidRPr="006F178A">
        <w:rPr>
          <w:rtl/>
        </w:rPr>
        <w:t>.</w:t>
      </w:r>
    </w:p>
    <w:p w14:paraId="3DD96B1E" w14:textId="337A6295" w:rsidR="00B93B58" w:rsidRPr="006F178A" w:rsidRDefault="00E4644A" w:rsidP="00E4644A">
      <w:pPr>
        <w:pStyle w:val="affff5"/>
        <w:rPr>
          <w:del w:id="90222" w:author="מנוע עיצוב" w:date="2026-10-08T11:01:28Z"/>
          <w:rtl/>
        </w:rPr>
      </w:pPr>
      <w:del w:id="90221" w:author="מנוע עיצוב" w:date="2026-10-08T11:01:28Z">
        <w:r>
          <w:rPr>
            <w:rtl/>
          </w:rPr>
          <w:delText xml:space="preserve">****</w:delText>
        </w:r>
      </w:del>
    </w:p>
    <w:p w14:paraId="58EF42C0" w14:textId="77777777" w:rsidR="00B93B58" w:rsidRPr="006F178A" w:rsidRDefault="00B93B58" w:rsidP="005670C9">
      <w:pPr>
        <w:pStyle w:val="afffd"/>
        <w:rPr>
          <w:rtl/>
        </w:rPr>
      </w:pPr>
      <w:ins w:id="9892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5A7EB69E" w14:textId="02CB5DB8" w:rsidR="00F07A5B" w:rsidRPr="00F07A5B" w:rsidRDefault="00B93B58" w:rsidP="00333966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ת</w:t>
      </w:r>
      <w:r w:rsidRPr="00F07A5B">
        <w:rPr>
          <w:rtl/>
        </w:rPr>
        <w:t>"</w:t>
      </w:r>
      <w:r w:rsidRPr="00F07A5B">
        <w:rPr>
          <w:rFonts w:hint="eastAsia"/>
          <w:rtl/>
        </w:rPr>
        <w:t>ר</w:t>
      </w:r>
      <w:r w:rsidR="00F07A5B" w:rsidRPr="00F07A5B">
        <w:rPr>
          <w:rtl/>
        </w:rPr>
        <w:t>:</w:t>
      </w:r>
    </w:p>
    <w:p w14:paraId="6DE0AC52" w14:textId="5829E68E" w:rsidR="00B93B58" w:rsidRPr="00225FF9" w:rsidRDefault="00333966" w:rsidP="00333966">
      <w:pPr>
        <w:rPr>
          <w:spacing w:val="-4"/>
          <w:rtl/>
        </w:rPr>
      </w:pPr>
      <w:r w:rsidRPr="00333966">
        <w:rPr>
          <w:rStyle w:val="affff8"/>
          <w:rFonts w:hint="cs"/>
          <w:b/>
          <w:bCs/>
          <w:rtl/>
        </w:rPr>
        <w:t xml:space="preserve">'מי האיש </w:t>
      </w:r>
      <w:r w:rsidRPr="00333966">
        <w:rPr>
          <w:rStyle w:val="affff8"/>
          <w:rFonts w:hint="cs"/>
          <w:rtl/>
        </w:rPr>
        <w:t>אשר בנה'</w:t>
      </w:r>
      <w:r w:rsidR="00B93B58" w:rsidRPr="00333966">
        <w:rPr>
          <w:rStyle w:val="affff8"/>
          <w:rtl/>
        </w:rPr>
        <w:t xml:space="preserve"> </w:t>
      </w:r>
      <w:r>
        <w:rPr>
          <w:spacing w:val="-4"/>
          <w:rtl/>
        </w:rPr>
        <w:t>–</w:t>
      </w:r>
      <w:r>
        <w:rPr>
          <w:rFonts w:hint="cs"/>
          <w:spacing w:val="-4"/>
          <w:rtl/>
        </w:rPr>
        <w:t xml:space="preserve"> </w:t>
      </w:r>
      <w:r w:rsidRPr="00333966">
        <w:rPr>
          <w:rFonts w:hint="cs"/>
          <w:rtl/>
        </w:rPr>
        <w:t xml:space="preserve">לרבות </w:t>
      </w:r>
      <w:r w:rsidR="00B93B58" w:rsidRPr="00333966">
        <w:rPr>
          <w:rFonts w:hint="eastAsia"/>
          <w:rtl/>
        </w:rPr>
        <w:t>לקח</w:t>
      </w:r>
      <w:r w:rsidR="00B93B58" w:rsidRPr="00333966">
        <w:rPr>
          <w:rtl/>
        </w:rPr>
        <w:t xml:space="preserve"> </w:t>
      </w:r>
      <w:r w:rsidR="00B93B58" w:rsidRPr="00333966">
        <w:rPr>
          <w:rFonts w:hint="eastAsia"/>
          <w:rtl/>
        </w:rPr>
        <w:t>וירש</w:t>
      </w:r>
      <w:r w:rsidR="00B93B58" w:rsidRPr="00333966">
        <w:rPr>
          <w:rtl/>
        </w:rPr>
        <w:t xml:space="preserve"> </w:t>
      </w:r>
      <w:r w:rsidR="00B93B58" w:rsidRPr="00333966">
        <w:rPr>
          <w:rFonts w:hint="eastAsia"/>
          <w:rtl/>
        </w:rPr>
        <w:t>וניתן</w:t>
      </w:r>
      <w:r w:rsidR="00B93B58" w:rsidRPr="00333966">
        <w:rPr>
          <w:rtl/>
        </w:rPr>
        <w:t xml:space="preserve"> </w:t>
      </w:r>
      <w:r w:rsidR="00B93B58" w:rsidRPr="00333966">
        <w:rPr>
          <w:rFonts w:hint="eastAsia"/>
          <w:rtl/>
        </w:rPr>
        <w:t>לו</w:t>
      </w:r>
      <w:r w:rsidR="00B93B58" w:rsidRPr="00333966">
        <w:rPr>
          <w:rtl/>
        </w:rPr>
        <w:t xml:space="preserve"> </w:t>
      </w:r>
      <w:r w:rsidR="00B93B58" w:rsidRPr="00333966">
        <w:rPr>
          <w:rFonts w:hint="eastAsia"/>
          <w:rtl/>
        </w:rPr>
        <w:t>במתנה</w:t>
      </w:r>
      <w:r w:rsidRPr="00333966">
        <w:rPr>
          <w:rFonts w:hint="cs"/>
          <w:rtl/>
        </w:rPr>
        <w:t>.</w:t>
      </w:r>
      <w:r w:rsidR="00B93B58" w:rsidRPr="00225FF9">
        <w:rPr>
          <w:spacing w:val="-4"/>
          <w:rtl/>
        </w:rPr>
        <w:t xml:space="preserve"> </w:t>
      </w:r>
    </w:p>
    <w:p w14:paraId="5F3FA732" w14:textId="10BE0A79" w:rsidR="00B93B58" w:rsidRPr="00333966" w:rsidRDefault="00B93B58" w:rsidP="00B93B58">
      <w:pPr>
        <w:rPr>
          <w:spacing w:val="0"/>
          <w:rtl/>
        </w:rPr>
      </w:pPr>
      <w:r w:rsidRPr="00333966">
        <w:rPr>
          <w:rStyle w:val="affff8"/>
          <w:rFonts w:hint="cs"/>
          <w:spacing w:val="0"/>
          <w:rtl/>
        </w:rPr>
        <w:t>'אשר בנה</w:t>
      </w:r>
      <w:r w:rsidRPr="00333966">
        <w:rPr>
          <w:rStyle w:val="affff8"/>
          <w:spacing w:val="0"/>
          <w:rtl/>
        </w:rPr>
        <w:t>'</w:t>
      </w:r>
      <w:r w:rsidRPr="00333966">
        <w:rPr>
          <w:rStyle w:val="affff8"/>
          <w:rFonts w:hint="cs"/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לרבות בית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התבן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ובית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הבקר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ובית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העצים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ובית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האוצרות</w:t>
      </w:r>
      <w:r w:rsidRPr="00333966">
        <w:rPr>
          <w:spacing w:val="0"/>
          <w:rtl/>
        </w:rPr>
        <w:t>.</w:t>
      </w:r>
    </w:p>
    <w:p w14:paraId="5789863D" w14:textId="626F403A" w:rsidR="00B93B58" w:rsidRPr="00333966" w:rsidRDefault="00B93B58" w:rsidP="00333966">
      <w:pPr>
        <w:rPr>
          <w:spacing w:val="0"/>
          <w:rtl/>
        </w:rPr>
      </w:pPr>
      <w:r w:rsidRPr="00333966">
        <w:rPr>
          <w:rStyle w:val="affff8"/>
          <w:rFonts w:hint="cs"/>
          <w:spacing w:val="0"/>
          <w:rtl/>
        </w:rPr>
        <w:t>'בית'</w:t>
      </w:r>
      <w:r w:rsidR="00333966">
        <w:rPr>
          <w:rStyle w:val="affff8"/>
          <w:rFonts w:hint="cs"/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הראוי לדירה ולא בית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שער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אכסדרה</w:t>
      </w:r>
      <w:r w:rsidRPr="00333966">
        <w:rPr>
          <w:spacing w:val="0"/>
          <w:rtl/>
        </w:rPr>
        <w:t xml:space="preserve"> </w:t>
      </w:r>
      <w:r w:rsidRPr="00333966">
        <w:rPr>
          <w:rFonts w:hint="cs"/>
          <w:spacing w:val="0"/>
          <w:rtl/>
        </w:rPr>
        <w:t>ומרפסת</w:t>
      </w:r>
      <w:r w:rsidR="00333966" w:rsidRPr="00333966">
        <w:rPr>
          <w:rFonts w:hint="cs"/>
          <w:spacing w:val="0"/>
          <w:rtl/>
        </w:rPr>
        <w:t xml:space="preserve">, </w:t>
      </w:r>
      <w:r w:rsidR="00333966" w:rsidRPr="00333966">
        <w:rPr>
          <w:rStyle w:val="affffc"/>
          <w:rFonts w:hint="cs"/>
          <w:spacing w:val="0"/>
          <w:rtl/>
        </w:rPr>
        <w:t>ראב</w:t>
      </w:r>
      <w:r w:rsidRPr="00333966">
        <w:rPr>
          <w:rStyle w:val="affffc"/>
          <w:spacing w:val="0"/>
          <w:rtl/>
        </w:rPr>
        <w:t>"</w:t>
      </w:r>
      <w:r w:rsidRPr="00333966">
        <w:rPr>
          <w:rStyle w:val="affffc"/>
          <w:rFonts w:hint="cs"/>
          <w:spacing w:val="0"/>
          <w:rtl/>
        </w:rPr>
        <w:t>י</w:t>
      </w:r>
      <w:r w:rsidRPr="00333966">
        <w:rPr>
          <w:rStyle w:val="affffc"/>
          <w:spacing w:val="0"/>
          <w:rtl/>
        </w:rPr>
        <w:t xml:space="preserve">: </w:t>
      </w:r>
      <w:r w:rsidRPr="00333966">
        <w:rPr>
          <w:rFonts w:hint="cs"/>
          <w:spacing w:val="0"/>
          <w:rtl/>
        </w:rPr>
        <w:t>כמשמעו</w:t>
      </w:r>
      <w:r w:rsidRPr="00333966">
        <w:rPr>
          <w:spacing w:val="0"/>
          <w:rtl/>
        </w:rPr>
        <w:t>.</w:t>
      </w:r>
    </w:p>
    <w:p w14:paraId="1A6B5506" w14:textId="77777777" w:rsidR="00333966" w:rsidRDefault="00B93B58" w:rsidP="00B93B58">
      <w:pPr>
        <w:rPr>
          <w:rStyle w:val="affffc"/>
          <w:rtl/>
        </w:rPr>
      </w:pPr>
      <w:r w:rsidRPr="00BF7DBF">
        <w:rPr>
          <w:rStyle w:val="affff8"/>
          <w:rFonts w:hint="cs"/>
          <w:rtl/>
        </w:rPr>
        <w:t>'לא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חנך'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3694C">
        <w:rPr>
          <w:rStyle w:val="affff8"/>
          <w:rFonts w:hint="cs"/>
          <w:rtl/>
        </w:rPr>
        <w:t>'ולא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חנכו'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לגזלן</w:t>
      </w:r>
      <w:r w:rsidRPr="006F178A">
        <w:rPr>
          <w:rtl/>
        </w:rPr>
        <w:t>.</w:t>
      </w:r>
      <w:r w:rsidR="00333966">
        <w:rPr>
          <w:rFonts w:hint="cs"/>
          <w:rtl/>
        </w:rPr>
        <w:t xml:space="preserve"> </w:t>
      </w:r>
    </w:p>
    <w:p w14:paraId="488A77F6" w14:textId="299943CE" w:rsidR="00F07A5B" w:rsidRPr="00F07A5B" w:rsidRDefault="00B93B58" w:rsidP="003339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="00333966" w:rsidRPr="00F07A5B">
        <w:rPr>
          <w:rFonts w:hint="cs"/>
          <w:rtl/>
        </w:rPr>
        <w:t>ף</w:t>
      </w:r>
      <w:r w:rsidRPr="00F07A5B">
        <w:rPr>
          <w:rFonts w:hint="cs"/>
          <w:rtl/>
        </w:rPr>
        <w:t xml:space="preserve"> כריה</w:t>
      </w:r>
      <w:r w:rsidRPr="00F07A5B">
        <w:rPr>
          <w:rtl/>
        </w:rPr>
        <w:t>"</w:t>
      </w: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:</w:t>
      </w:r>
    </w:p>
    <w:p w14:paraId="76946068" w14:textId="4A30ADDB" w:rsidR="00B93B58" w:rsidRPr="00225FF9" w:rsidRDefault="00333966" w:rsidP="00333966">
      <w:pPr>
        <w:rPr>
          <w:spacing w:val="-2"/>
          <w:rtl/>
        </w:rPr>
      </w:pPr>
      <w:r>
        <w:rPr>
          <w:rFonts w:hint="cs"/>
          <w:rtl/>
        </w:rPr>
        <w:t>ד</w:t>
      </w:r>
      <w:r w:rsidR="00B93B58" w:rsidRPr="00BF7DBF">
        <w:rPr>
          <w:rStyle w:val="affff8"/>
          <w:rFonts w:hint="cs"/>
          <w:rtl/>
        </w:rPr>
        <w:t xml:space="preserve">'ורך הלבב' </w:t>
      </w:r>
      <w:r w:rsidR="00B93B58" w:rsidRPr="006F178A">
        <w:rPr>
          <w:rFonts w:hint="cs"/>
          <w:rtl/>
        </w:rPr>
        <w:t xml:space="preserve">זה המתיירא מעבירות שבידו </w:t>
      </w:r>
      <w:r>
        <w:rPr>
          <w:rFonts w:hint="cs"/>
          <w:rtl/>
        </w:rPr>
        <w:t xml:space="preserve">- </w:t>
      </w:r>
      <w:r w:rsidRPr="00333966">
        <w:rPr>
          <w:rFonts w:hint="cs"/>
          <w:rtl/>
        </w:rPr>
        <w:t>כאן מיירי שעשה תשובה ונתן ממון</w:t>
      </w:r>
      <w:r>
        <w:rPr>
          <w:rFonts w:hint="cs"/>
          <w:rtl/>
        </w:rPr>
        <w:t>,</w:t>
      </w:r>
      <w:r w:rsidRPr="00333966">
        <w:rPr>
          <w:rFonts w:hint="cs"/>
          <w:rtl/>
        </w:rPr>
        <w:t xml:space="preserve"> </w:t>
      </w:r>
      <w:r w:rsidR="00B93B58" w:rsidRPr="00333966">
        <w:rPr>
          <w:rtl/>
        </w:rPr>
        <w:t>ולא נקרא לוקח</w:t>
      </w:r>
      <w:r>
        <w:rPr>
          <w:rFonts w:hint="cs"/>
          <w:rtl/>
        </w:rPr>
        <w:t>- שמתחילה ב</w:t>
      </w:r>
      <w:r w:rsidR="00B93B58" w:rsidRPr="00333966">
        <w:rPr>
          <w:rtl/>
        </w:rPr>
        <w:t xml:space="preserve">גזילה </w:t>
      </w:r>
      <w:r w:rsidRPr="00333966">
        <w:rPr>
          <w:rFonts w:hint="cs"/>
          <w:rtl/>
        </w:rPr>
        <w:t>בא</w:t>
      </w:r>
      <w:r w:rsidR="00B93B58" w:rsidRPr="00333966">
        <w:rPr>
          <w:rtl/>
        </w:rPr>
        <w:t xml:space="preserve"> לידו</w:t>
      </w:r>
      <w:r>
        <w:rPr>
          <w:rFonts w:hint="cs"/>
          <w:rtl/>
        </w:rPr>
        <w:t>,</w:t>
      </w:r>
      <w:r w:rsidR="00B93B58" w:rsidRPr="00225FF9">
        <w:rPr>
          <w:spacing w:val="-2"/>
          <w:rtl/>
        </w:rPr>
        <w:t xml:space="preserve"> </w:t>
      </w:r>
    </w:p>
    <w:p w14:paraId="35435E9B" w14:textId="0EA03A3E" w:rsidR="00B93B58" w:rsidRPr="006F178A" w:rsidRDefault="00E4644A" w:rsidP="00E4644A">
      <w:pPr>
        <w:pStyle w:val="affff5"/>
        <w:rPr>
          <w:del w:id="90224" w:author="מנוע עיצוב" w:date="2026-10-08T11:01:28Z"/>
          <w:rtl/>
        </w:rPr>
      </w:pPr>
      <w:del w:id="90223" w:author="מנוע עיצוב" w:date="2026-10-08T11:01:28Z">
        <w:r>
          <w:rPr>
            <w:rtl/>
          </w:rPr>
          <w:delText xml:space="preserve">****</w:delText>
        </w:r>
      </w:del>
    </w:p>
    <w:p w14:paraId="74913EA4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מג: </w:t>
      </w:r>
    </w:p>
    <w:p w14:paraId="031D0DB9" w14:textId="77777777" w:rsidR="00B93B58" w:rsidRPr="006F178A" w:rsidRDefault="00B93B58" w:rsidP="005670C9">
      <w:pPr>
        <w:pStyle w:val="afffd"/>
        <w:rPr>
          <w:rtl/>
        </w:rPr>
      </w:pPr>
      <w:ins w:id="9893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ומי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נטע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52C7251C" w14:textId="40315F0B" w:rsidR="00F07A5B" w:rsidRPr="00F07A5B" w:rsidRDefault="00B93B58" w:rsidP="003339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CA4144E" w14:textId="0328E433" w:rsidR="00B93B58" w:rsidRPr="006F178A" w:rsidRDefault="00B93B58" w:rsidP="00B93B58">
      <w:pPr>
        <w:rPr>
          <w:rtl/>
        </w:rPr>
      </w:pPr>
      <w:r w:rsidRPr="00333966">
        <w:rPr>
          <w:rStyle w:val="affff8"/>
          <w:rFonts w:hint="cs"/>
          <w:b/>
          <w:bCs/>
          <w:rtl/>
        </w:rPr>
        <w:t xml:space="preserve">'ומי האיש </w:t>
      </w:r>
      <w:r w:rsidRPr="0063694C">
        <w:rPr>
          <w:rStyle w:val="affff8"/>
          <w:rFonts w:hint="cs"/>
          <w:rtl/>
        </w:rPr>
        <w:t xml:space="preserve">אשר נטע' </w:t>
      </w:r>
      <w:r w:rsidRPr="006F178A">
        <w:rPr>
          <w:rFonts w:hint="cs"/>
          <w:rtl/>
        </w:rPr>
        <w:t xml:space="preserve">לרבות לקח וירש וניתן לו במתנה </w:t>
      </w:r>
    </w:p>
    <w:p w14:paraId="0DAB9A41" w14:textId="6E799551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 xml:space="preserve">'אשר נטע' </w:t>
      </w:r>
      <w:r w:rsidRPr="006F178A">
        <w:rPr>
          <w:rFonts w:hint="cs"/>
          <w:rtl/>
        </w:rPr>
        <w:t>לרבות חמשה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אילני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</w:t>
      </w:r>
      <w:r w:rsidR="00333966">
        <w:rPr>
          <w:rFonts w:hint="cs"/>
          <w:rtl/>
        </w:rPr>
        <w:t>פי'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מינין</w:t>
      </w:r>
    </w:p>
    <w:p w14:paraId="1C591D4D" w14:textId="3D455CA3" w:rsidR="00B93B58" w:rsidRPr="006F178A" w:rsidRDefault="00B93B58" w:rsidP="00333966">
      <w:pPr>
        <w:rPr>
          <w:rtl/>
        </w:rPr>
      </w:pPr>
      <w:r w:rsidRPr="0063694C">
        <w:rPr>
          <w:rStyle w:val="affff8"/>
          <w:rFonts w:hint="cs"/>
          <w:rtl/>
        </w:rPr>
        <w:t xml:space="preserve">'כרם' </w:t>
      </w:r>
      <w:r w:rsidRPr="006F178A">
        <w:rPr>
          <w:rFonts w:hint="cs"/>
          <w:rtl/>
        </w:rPr>
        <w:t xml:space="preserve">ולא </w:t>
      </w:r>
      <w:r w:rsidR="00333966">
        <w:rPr>
          <w:rFonts w:hint="cs"/>
          <w:rtl/>
        </w:rPr>
        <w:t>ד'</w:t>
      </w:r>
      <w:r w:rsidRPr="006F178A">
        <w:rPr>
          <w:rFonts w:hint="cs"/>
          <w:rtl/>
        </w:rPr>
        <w:t xml:space="preserve"> אילני מאכל ו</w:t>
      </w:r>
      <w:r w:rsidR="00333966">
        <w:rPr>
          <w:rFonts w:hint="cs"/>
          <w:rtl/>
        </w:rPr>
        <w:t>ה'</w:t>
      </w:r>
      <w:r w:rsidRPr="006F178A">
        <w:rPr>
          <w:rFonts w:hint="cs"/>
          <w:rtl/>
        </w:rPr>
        <w:t xml:space="preserve"> אילני סרק</w:t>
      </w:r>
      <w:r w:rsidR="00333966">
        <w:rPr>
          <w:rStyle w:val="affffc"/>
          <w:rFonts w:hint="cs"/>
          <w:rtl/>
        </w:rPr>
        <w:t xml:space="preserve"> </w:t>
      </w:r>
      <w:r w:rsidRPr="00333966">
        <w:rPr>
          <w:rStyle w:val="affffc"/>
          <w:rFonts w:hint="cs"/>
          <w:rtl/>
        </w:rPr>
        <w:t xml:space="preserve"> ראב</w:t>
      </w:r>
      <w:r w:rsidRPr="00333966">
        <w:rPr>
          <w:rStyle w:val="affffc"/>
          <w:rtl/>
        </w:rPr>
        <w:t>"</w:t>
      </w:r>
      <w:r w:rsidRPr="00333966">
        <w:rPr>
          <w:rStyle w:val="affffc"/>
          <w:rFonts w:hint="cs"/>
          <w:rtl/>
        </w:rPr>
        <w:t>י</w:t>
      </w:r>
      <w:r w:rsidRPr="0033396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כמשמעו</w:t>
      </w:r>
      <w:r w:rsidRPr="006F178A">
        <w:rPr>
          <w:rtl/>
        </w:rPr>
        <w:t>.</w:t>
      </w:r>
    </w:p>
    <w:p w14:paraId="21C5D925" w14:textId="77777777" w:rsidR="00B93B58" w:rsidRPr="006F178A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חילל</w:t>
      </w:r>
      <w:r w:rsidRPr="0063694C">
        <w:rPr>
          <w:rStyle w:val="affff8"/>
          <w:rtl/>
        </w:rPr>
        <w:t xml:space="preserve">, </w:t>
      </w:r>
      <w:r w:rsidRPr="0063694C">
        <w:rPr>
          <w:rStyle w:val="affff8"/>
          <w:rFonts w:hint="cs"/>
          <w:rtl/>
        </w:rPr>
        <w:t>ולא</w:t>
      </w:r>
      <w:r w:rsidRPr="0063694C">
        <w:rPr>
          <w:rStyle w:val="affff8"/>
          <w:rtl/>
        </w:rPr>
        <w:t xml:space="preserve"> </w:t>
      </w:r>
      <w:r w:rsidRPr="0063694C">
        <w:rPr>
          <w:rStyle w:val="affff8"/>
          <w:rFonts w:hint="cs"/>
          <w:rtl/>
        </w:rPr>
        <w:t>חיללו'</w:t>
      </w:r>
      <w:r w:rsidRPr="0063694C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למבריך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ולמרכיב</w:t>
      </w:r>
      <w:r w:rsidRPr="006F178A">
        <w:rPr>
          <w:rtl/>
        </w:rPr>
        <w:t>.</w:t>
      </w:r>
    </w:p>
    <w:p w14:paraId="1823DFB9" w14:textId="50122A59" w:rsidR="00F07A5B" w:rsidRPr="00F07A5B" w:rsidRDefault="00B93B58" w:rsidP="00D16D7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3E282B2F" w14:textId="3CE77FF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דאחד הנוטע ואחד המבריך ואחד המרכיב</w:t>
      </w:r>
      <w:r w:rsidR="00333966">
        <w:rPr>
          <w:rFonts w:hint="cs"/>
          <w:rtl/>
        </w:rPr>
        <w:t>-</w:t>
      </w:r>
      <w:r w:rsidRPr="006F178A">
        <w:rPr>
          <w:rFonts w:hint="cs"/>
          <w:rtl/>
        </w:rPr>
        <w:t xml:space="preserve"> היינו ילדה בזקינה,</w:t>
      </w:r>
    </w:p>
    <w:p w14:paraId="4CE73900" w14:textId="77777777" w:rsidR="00F07A5B" w:rsidRPr="00F07A5B" w:rsidRDefault="00B93B58" w:rsidP="003339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AF90AB3" w14:textId="334A8543" w:rsidR="00333966" w:rsidRDefault="00B93B58" w:rsidP="00B93B58">
      <w:pPr>
        <w:rPr>
          <w:rStyle w:val="afffff2"/>
          <w:rtl/>
        </w:rPr>
      </w:pPr>
      <w:r w:rsidRPr="006F178A">
        <w:rPr>
          <w:rFonts w:hint="cs"/>
          <w:rtl/>
        </w:rPr>
        <w:t>דכאן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בהרכבת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בהרכבת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היתר</w:t>
      </w:r>
      <w:r w:rsidR="00333966">
        <w:rPr>
          <w:rFonts w:hint="cs"/>
          <w:rtl/>
        </w:rPr>
        <w:t xml:space="preserve"> </w:t>
      </w:r>
      <w:r w:rsidRPr="00333966">
        <w:rPr>
          <w:rStyle w:val="afffff2"/>
          <w:rFonts w:hint="cs"/>
          <w:rtl/>
        </w:rPr>
        <w:t>[ילדה בילדה]</w:t>
      </w:r>
    </w:p>
    <w:p w14:paraId="74F95C69" w14:textId="77777777" w:rsidR="00F07A5B" w:rsidRPr="00F07A5B" w:rsidRDefault="00333966" w:rsidP="001B63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>
        <w:rPr>
          <w:rFonts w:hint="cs"/>
          <w:rtl/>
        </w:rPr>
        <w:t xml:space="preserve"> שיקשה</w:t>
      </w:r>
      <w:del w:id="41229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260D77E4" w14:textId="5D8290C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דתיפו</w:t>
      </w:r>
      <w:r w:rsidRPr="006F178A">
        <w:rPr>
          <w:rtl/>
        </w:rPr>
        <w:t>"</w:t>
      </w:r>
      <w:r w:rsidRPr="006F178A">
        <w:rPr>
          <w:rFonts w:hint="cs"/>
          <w:rtl/>
        </w:rPr>
        <w:t>ל דצריך לחזור משום ילדה ראשונה</w:t>
      </w:r>
      <w:r w:rsidR="00AC19A6">
        <w:rPr>
          <w:rFonts w:hint="cs"/>
          <w:rtl/>
        </w:rPr>
        <w:t>,</w:t>
      </w:r>
    </w:p>
    <w:p w14:paraId="4E472325" w14:textId="726F2580" w:rsidR="00F07A5B" w:rsidRPr="00F07A5B" w:rsidRDefault="00B93B58" w:rsidP="003339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והאמר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אבהו</w:t>
      </w:r>
      <w:r w:rsidR="00F07A5B" w:rsidRPr="00F07A5B">
        <w:rPr>
          <w:rtl/>
        </w:rPr>
        <w:t>:</w:t>
      </w:r>
    </w:p>
    <w:p w14:paraId="6DBD1E79" w14:textId="1D5B2FD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שסיבכה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בזקינה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בזקינה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ערלה</w:t>
      </w:r>
      <w:r w:rsidRPr="006F178A">
        <w:rPr>
          <w:rtl/>
        </w:rPr>
        <w:t>!</w:t>
      </w:r>
    </w:p>
    <w:p w14:paraId="45EB4B81" w14:textId="3E2D9A8E" w:rsidR="00F07A5B" w:rsidRPr="00F07A5B" w:rsidRDefault="00AC19A6" w:rsidP="00333966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tl/>
        </w:rPr>
        <w:t>ר</w:t>
      </w:r>
      <w:r w:rsidR="00B93B58" w:rsidRPr="00F07A5B">
        <w:rPr>
          <w:rFonts w:hint="cs"/>
          <w:rtl/>
        </w:rPr>
        <w:t>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B46EE16" w14:textId="1A1C2CB1" w:rsidR="00B93B58" w:rsidRPr="006F178A" w:rsidRDefault="00B93B58" w:rsidP="00B93B58"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בילדה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דנטע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קמייתא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לסייג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ולקורות</w:t>
      </w:r>
      <w:r w:rsidRPr="006F178A">
        <w:rPr>
          <w:rtl/>
        </w:rPr>
        <w:t xml:space="preserve">, </w:t>
      </w:r>
    </w:p>
    <w:p w14:paraId="5072A569" w14:textId="66EF508A" w:rsidR="00F07A5B" w:rsidRPr="00F07A5B" w:rsidRDefault="00B93B58" w:rsidP="00D16D7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דתנן</w:t>
      </w:r>
      <w:r w:rsidR="00F07A5B" w:rsidRPr="00F07A5B">
        <w:rPr>
          <w:rtl/>
        </w:rPr>
        <w:t>:</w:t>
      </w:r>
    </w:p>
    <w:p w14:paraId="3B288BA6" w14:textId="6EBC7F7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הנוטע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לסייג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ולקורות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פטור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הערלה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- 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בזקינה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דאי</w:t>
      </w:r>
      <w:r w:rsidRPr="006F178A">
        <w:rPr>
          <w:rtl/>
        </w:rPr>
        <w:t xml:space="preserve"> </w:t>
      </w:r>
      <w:r w:rsidR="00D16D7B">
        <w:rPr>
          <w:rFonts w:hint="cs"/>
          <w:rtl/>
        </w:rPr>
        <w:t>נמלך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מיהדר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ילדה בילדה לא בטלה דאי</w:t>
      </w:r>
      <w:r w:rsidRPr="006F178A">
        <w:rPr>
          <w:rtl/>
        </w:rPr>
        <w:t xml:space="preserve"> </w:t>
      </w:r>
      <w:r w:rsidR="00D16D7B">
        <w:rPr>
          <w:rFonts w:hint="cs"/>
          <w:rtl/>
        </w:rPr>
        <w:lastRenderedPageBreak/>
        <w:t>נמלך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מיהדר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דמעיקרא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לפירי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קיימא</w:t>
      </w:r>
      <w:r w:rsidRPr="006F178A">
        <w:rPr>
          <w:rtl/>
        </w:rPr>
        <w:t xml:space="preserve"> </w:t>
      </w:r>
      <w:r w:rsidR="00FA6188">
        <w:rPr>
          <w:rFonts w:hint="cs"/>
          <w:rtl/>
        </w:rPr>
        <w:t>כמו ב</w:t>
      </w:r>
      <w:r w:rsidRPr="006F178A">
        <w:rPr>
          <w:rFonts w:hint="cs"/>
          <w:rtl/>
        </w:rPr>
        <w:t>עלו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מאיליהן שחייבין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בערלה</w:t>
      </w:r>
      <w:r w:rsidRPr="006F178A">
        <w:rPr>
          <w:rtl/>
        </w:rPr>
        <w:t>.</w:t>
      </w:r>
    </w:p>
    <w:p w14:paraId="1E95200B" w14:textId="23009EDE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ומהך</w:t>
      </w:r>
      <w:r w:rsidR="00F07A5B" w:rsidRPr="00F07A5B">
        <w:rPr>
          <w:rFonts w:hint="cs"/>
          <w:rtl/>
        </w:rPr>
        <w:t>:</w:t>
      </w:r>
    </w:p>
    <w:p w14:paraId="1D8227FD" w14:textId="59409B5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דלא העמדנו בכרם של שני שותפין דכל אחד חוזר על שלו מוכח דאין חוזרין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מערכי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המלחמה</w:t>
      </w:r>
      <w:r w:rsidRPr="006F178A">
        <w:rPr>
          <w:rtl/>
        </w:rPr>
        <w:t>.</w:t>
      </w:r>
    </w:p>
    <w:p w14:paraId="10ADF5AD" w14:textId="249C0AEA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ושאני</w:t>
      </w:r>
      <w:r w:rsidR="00F07A5B" w:rsidRPr="00F07A5B">
        <w:rPr>
          <w:rFonts w:hint="cs"/>
          <w:rtl/>
        </w:rPr>
        <w:t>:</w:t>
      </w:r>
    </w:p>
    <w:p w14:paraId="45613A65" w14:textId="59FB16FE" w:rsidR="00FA6188" w:rsidRDefault="00B93B58" w:rsidP="00B93B58">
      <w:pPr>
        <w:rPr>
          <w:rtl/>
        </w:rPr>
      </w:pPr>
      <w:r w:rsidRPr="006F178A">
        <w:rPr>
          <w:rFonts w:hint="cs"/>
          <w:rtl/>
        </w:rPr>
        <w:t>מחמשה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במלחמה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חוזרין</w:t>
      </w:r>
      <w:r w:rsidR="00FA6188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092912DB" w14:textId="7B57AAA1" w:rsidR="00F07A5B" w:rsidRPr="00F07A5B" w:rsidRDefault="00D16D7B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A6188" w:rsidRPr="00F07A5B">
        <w:rPr>
          <w:rFonts w:hint="cs"/>
          <w:rtl/>
        </w:rPr>
        <w:t>דשם</w:t>
      </w:r>
      <w:r w:rsidR="00F07A5B" w:rsidRPr="00F07A5B">
        <w:rPr>
          <w:rFonts w:hint="cs"/>
          <w:rtl/>
        </w:rPr>
        <w:t>:</w:t>
      </w:r>
    </w:p>
    <w:p w14:paraId="2544CFBB" w14:textId="7CB6BACC" w:rsidR="00B93B58" w:rsidRPr="006F178A" w:rsidRDefault="00AC19A6" w:rsidP="00FA6188">
      <w:pPr>
        <w:spacing w:after="60"/>
        <w:rPr>
          <w:rtl/>
        </w:rPr>
      </w:pPr>
      <w:r>
        <w:rPr>
          <w:rFonts w:hint="cs"/>
          <w:rtl/>
        </w:rPr>
        <w:t xml:space="preserve">כל אחד זה נקרא </w:t>
      </w:r>
      <w:r w:rsidR="00B93B58" w:rsidRPr="006F178A">
        <w:rPr>
          <w:rFonts w:hint="cs"/>
          <w:rtl/>
        </w:rPr>
        <w:t>אשתו</w:t>
      </w:r>
      <w:r w:rsidR="00FA6188">
        <w:rPr>
          <w:rFonts w:hint="cs"/>
          <w:rtl/>
        </w:rPr>
        <w:t>,</w:t>
      </w:r>
      <w:r w:rsidR="00B93B58" w:rsidRPr="006F178A">
        <w:rPr>
          <w:rFonts w:hint="cs"/>
          <w:rtl/>
        </w:rPr>
        <w:t xml:space="preserve"> משא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כ</w:t>
      </w:r>
      <w:r w:rsidR="00FA6188">
        <w:rPr>
          <w:rFonts w:hint="cs"/>
          <w:rtl/>
        </w:rPr>
        <w:t xml:space="preserve"> כאן </w:t>
      </w:r>
      <w:r>
        <w:rPr>
          <w:rFonts w:hint="cs"/>
          <w:rtl/>
        </w:rPr>
        <w:t xml:space="preserve">כל אחד אין זה </w:t>
      </w:r>
      <w:r w:rsidR="00B93B58" w:rsidRPr="006F178A">
        <w:rPr>
          <w:rFonts w:hint="cs"/>
          <w:rtl/>
        </w:rPr>
        <w:t>כרמו</w:t>
      </w:r>
      <w:r>
        <w:rPr>
          <w:rFonts w:hint="cs"/>
          <w:rtl/>
        </w:rPr>
        <w:t>.</w:t>
      </w:r>
      <w:r w:rsidR="00B93B58" w:rsidRPr="006F178A">
        <w:rPr>
          <w:rFonts w:hint="cs"/>
          <w:rtl/>
        </w:rPr>
        <w:t xml:space="preserve"> </w:t>
      </w:r>
    </w:p>
    <w:p w14:paraId="30907EE8" w14:textId="77777777" w:rsidR="00F07A5B" w:rsidRPr="00F07A5B" w:rsidRDefault="00FA618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="00B93B58" w:rsidRPr="00F07A5B">
        <w:rPr>
          <w:rFonts w:hint="cs"/>
          <w:rtl/>
        </w:rPr>
        <w:t>נב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del w:id="41230" w:author="Claude" w:date="2026-10-07T09:24:33Z">
        <w:r>
          <w:rPr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7FAD0D2D" w14:textId="07C52105" w:rsidR="00AC19A6" w:rsidRDefault="00B93B58" w:rsidP="00FA6188">
      <w:pPr>
        <w:rPr>
          <w:rStyle w:val="affffc"/>
          <w:rtl/>
        </w:rPr>
      </w:pPr>
      <w:r w:rsidRPr="006F178A">
        <w:rPr>
          <w:rFonts w:hint="cs"/>
          <w:rtl/>
        </w:rPr>
        <w:t>במבריך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בירק</w:t>
      </w:r>
      <w:r w:rsidRPr="006F178A">
        <w:rPr>
          <w:rtl/>
        </w:rPr>
        <w:t xml:space="preserve">, </w:t>
      </w:r>
    </w:p>
    <w:p w14:paraId="089882E5" w14:textId="060EC520" w:rsidR="00B93B58" w:rsidRPr="00AC19A6" w:rsidRDefault="00FA6188" w:rsidP="00FA6188">
      <w:pPr>
        <w:rPr>
          <w:spacing w:val="2"/>
          <w:rtl/>
        </w:rPr>
      </w:pPr>
      <w:r w:rsidRPr="00AC19A6">
        <w:rPr>
          <w:rStyle w:val="affffc"/>
          <w:rFonts w:hint="cs"/>
          <w:spacing w:val="2"/>
          <w:rtl/>
        </w:rPr>
        <w:t>והתנא כדתניא: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Fonts w:hint="cs"/>
          <w:spacing w:val="2"/>
          <w:rtl/>
        </w:rPr>
        <w:t>המבריך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Fonts w:hint="cs"/>
          <w:spacing w:val="2"/>
          <w:rtl/>
        </w:rPr>
        <w:t>אילן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Fonts w:hint="cs"/>
          <w:spacing w:val="2"/>
          <w:rtl/>
        </w:rPr>
        <w:t>בירק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Style w:val="affffc"/>
          <w:rFonts w:hint="cs"/>
          <w:spacing w:val="2"/>
          <w:rtl/>
        </w:rPr>
        <w:t>רשב</w:t>
      </w:r>
      <w:r w:rsidR="00B93B58" w:rsidRPr="00AC19A6">
        <w:rPr>
          <w:rStyle w:val="affffc"/>
          <w:spacing w:val="2"/>
          <w:rtl/>
        </w:rPr>
        <w:t>"</w:t>
      </w:r>
      <w:r w:rsidR="00B93B58" w:rsidRPr="00AC19A6">
        <w:rPr>
          <w:rStyle w:val="affffc"/>
          <w:rFonts w:hint="cs"/>
          <w:spacing w:val="2"/>
          <w:rtl/>
        </w:rPr>
        <w:t>ג</w:t>
      </w:r>
      <w:r w:rsidRPr="00AC19A6">
        <w:rPr>
          <w:rFonts w:hint="cs"/>
          <w:spacing w:val="2"/>
          <w:rtl/>
        </w:rPr>
        <w:t xml:space="preserve"> </w:t>
      </w:r>
      <w:r w:rsidRPr="00AC19A6">
        <w:rPr>
          <w:rStyle w:val="affffc"/>
          <w:rFonts w:hint="cs"/>
          <w:spacing w:val="2"/>
          <w:rtl/>
        </w:rPr>
        <w:t>מריב''ג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Fonts w:hint="cs"/>
          <w:spacing w:val="2"/>
          <w:rtl/>
        </w:rPr>
        <w:t>מתיר</w:t>
      </w:r>
      <w:r w:rsidRPr="00AC19A6">
        <w:rPr>
          <w:rFonts w:hint="cs"/>
          <w:spacing w:val="2"/>
          <w:rtl/>
        </w:rPr>
        <w:t>,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Style w:val="affffc"/>
          <w:rFonts w:hint="cs"/>
          <w:spacing w:val="2"/>
          <w:rtl/>
        </w:rPr>
        <w:t>וחכמים</w:t>
      </w:r>
      <w:r w:rsidRPr="00AC19A6">
        <w:rPr>
          <w:rStyle w:val="affffc"/>
          <w:rFonts w:hint="cs"/>
          <w:spacing w:val="2"/>
          <w:rtl/>
        </w:rPr>
        <w:t>:</w:t>
      </w:r>
      <w:r w:rsidR="00B93B58" w:rsidRPr="00AC19A6">
        <w:rPr>
          <w:spacing w:val="2"/>
          <w:rtl/>
        </w:rPr>
        <w:t xml:space="preserve"> </w:t>
      </w:r>
      <w:r w:rsidR="00B93B58" w:rsidRPr="00AC19A6">
        <w:rPr>
          <w:rFonts w:hint="cs"/>
          <w:spacing w:val="2"/>
          <w:rtl/>
        </w:rPr>
        <w:t>אוסרין</w:t>
      </w:r>
      <w:r w:rsidR="00B93B58" w:rsidRPr="00AC19A6">
        <w:rPr>
          <w:spacing w:val="2"/>
          <w:rtl/>
        </w:rPr>
        <w:t>.</w:t>
      </w:r>
    </w:p>
    <w:p w14:paraId="58BBBF70" w14:textId="5E7B8BE9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ד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מרי</w:t>
      </w:r>
      <w:r w:rsidRPr="00F07A5B">
        <w:rPr>
          <w:rtl/>
        </w:rPr>
        <w:t>"</w:t>
      </w:r>
      <w:r w:rsidRPr="00F07A5B">
        <w:rPr>
          <w:rFonts w:hint="eastAsia"/>
          <w:rtl/>
        </w:rPr>
        <w:t>ו</w:t>
      </w:r>
      <w:r w:rsidR="00F07A5B" w:rsidRPr="00F07A5B">
        <w:rPr>
          <w:rtl/>
        </w:rPr>
        <w:t>:</w:t>
      </w:r>
    </w:p>
    <w:p w14:paraId="5DE23167" w14:textId="326145B3" w:rsidR="00B93B58" w:rsidRPr="00FA6188" w:rsidRDefault="00B93B58" w:rsidP="00B93B58">
      <w:pPr>
        <w:rPr>
          <w:spacing w:val="0"/>
          <w:rtl/>
        </w:rPr>
      </w:pPr>
      <w:r w:rsidRPr="00FA6188">
        <w:rPr>
          <w:rStyle w:val="affffc"/>
          <w:rFonts w:hint="eastAsia"/>
          <w:spacing w:val="0"/>
          <w:rtl/>
        </w:rPr>
        <w:t>כראב</w:t>
      </w:r>
      <w:r w:rsidRPr="00FA6188">
        <w:rPr>
          <w:rStyle w:val="affffc"/>
          <w:spacing w:val="0"/>
          <w:rtl/>
        </w:rPr>
        <w:t>"</w:t>
      </w:r>
      <w:r w:rsidRPr="00FA6188">
        <w:rPr>
          <w:rStyle w:val="affffc"/>
          <w:rFonts w:hint="eastAsia"/>
          <w:spacing w:val="0"/>
          <w:rtl/>
        </w:rPr>
        <w:t>י</w:t>
      </w:r>
      <w:r w:rsidRPr="00FA6188">
        <w:rPr>
          <w:rStyle w:val="affffc"/>
          <w:spacing w:val="0"/>
          <w:rtl/>
        </w:rPr>
        <w:t>-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דכרם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כמשמעו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ה</w:t>
      </w:r>
      <w:r w:rsidRPr="00FA6188">
        <w:rPr>
          <w:spacing w:val="0"/>
          <w:rtl/>
        </w:rPr>
        <w:t>"</w:t>
      </w:r>
      <w:r w:rsidRPr="00FA6188">
        <w:rPr>
          <w:rFonts w:hint="eastAsia"/>
          <w:spacing w:val="0"/>
          <w:rtl/>
        </w:rPr>
        <w:t>נ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נטע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כמשמעו</w:t>
      </w:r>
      <w:r w:rsidRPr="00FA6188">
        <w:rPr>
          <w:spacing w:val="0"/>
          <w:rtl/>
        </w:rPr>
        <w:t xml:space="preserve">, </w:t>
      </w:r>
      <w:r w:rsidRPr="00FA6188">
        <w:rPr>
          <w:rFonts w:hint="eastAsia"/>
          <w:spacing w:val="0"/>
          <w:rtl/>
        </w:rPr>
        <w:t>נוטע</w:t>
      </w:r>
      <w:r w:rsidRPr="00FA6188">
        <w:rPr>
          <w:spacing w:val="0"/>
          <w:rtl/>
        </w:rPr>
        <w:t xml:space="preserve"> </w:t>
      </w:r>
      <w:r w:rsidR="00FA6188" w:rsidRPr="00FA6188">
        <w:rPr>
          <w:rFonts w:hint="cs"/>
          <w:spacing w:val="0"/>
          <w:rtl/>
        </w:rPr>
        <w:t xml:space="preserve"> ולא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מבריך</w:t>
      </w:r>
      <w:r w:rsidRPr="00FA6188">
        <w:rPr>
          <w:spacing w:val="0"/>
          <w:rtl/>
        </w:rPr>
        <w:t xml:space="preserve"> </w:t>
      </w:r>
      <w:r w:rsidRPr="00FA6188">
        <w:rPr>
          <w:rFonts w:hint="eastAsia"/>
          <w:spacing w:val="0"/>
          <w:rtl/>
        </w:rPr>
        <w:t>ומרכיב</w:t>
      </w:r>
      <w:r w:rsidR="00FA6188" w:rsidRPr="00FA6188">
        <w:rPr>
          <w:rFonts w:hint="cs"/>
          <w:spacing w:val="0"/>
          <w:rtl/>
        </w:rPr>
        <w:t>.</w:t>
      </w:r>
    </w:p>
    <w:p w14:paraId="26D235E2" w14:textId="77777777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'ד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498E2EAF" w14:textId="35AC1C9B" w:rsidR="00B93B58" w:rsidRPr="006F178A" w:rsidRDefault="00B93B58" w:rsidP="00B93B58">
      <w:pPr>
        <w:rPr>
          <w:rtl/>
        </w:rPr>
      </w:pPr>
      <w:r w:rsidRPr="00FA6188">
        <w:rPr>
          <w:rStyle w:val="affffc"/>
          <w:rFonts w:hint="cs"/>
          <w:rtl/>
        </w:rPr>
        <w:t>מראב</w:t>
      </w:r>
      <w:r w:rsidRPr="00FA6188">
        <w:rPr>
          <w:rStyle w:val="affffc"/>
          <w:rtl/>
        </w:rPr>
        <w:t>"</w:t>
      </w:r>
      <w:r w:rsidRPr="00FA6188">
        <w:rPr>
          <w:rStyle w:val="affffc"/>
          <w:rFonts w:hint="cs"/>
          <w:rtl/>
        </w:rPr>
        <w:t>י</w:t>
      </w:r>
      <w:r w:rsidRPr="00FA6188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פחותה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מטפח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חייבת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בערלה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שנותיה</w:t>
      </w:r>
      <w:r w:rsidRPr="006F178A">
        <w:rPr>
          <w:rtl/>
        </w:rPr>
        <w:t xml:space="preserve">, </w:t>
      </w:r>
      <w:r w:rsidR="00FA6188">
        <w:rPr>
          <w:rFonts w:hint="cs"/>
          <w:rtl/>
        </w:rPr>
        <w:t>שנראית כבת שנה</w:t>
      </w:r>
      <w:r w:rsidRPr="006F178A">
        <w:rPr>
          <w:rtl/>
        </w:rPr>
        <w:t>.</w:t>
      </w:r>
    </w:p>
    <w:p w14:paraId="6EA1C97C" w14:textId="12B355EB" w:rsidR="00B93B58" w:rsidRPr="00E939A5" w:rsidRDefault="00FA6188" w:rsidP="00FA6188">
      <w:pPr>
        <w:spacing w:after="60"/>
        <w:rPr>
          <w:spacing w:val="2"/>
          <w:rtl/>
        </w:rPr>
      </w:pPr>
      <w:r w:rsidRPr="00E939A5">
        <w:rPr>
          <w:rStyle w:val="affffc"/>
          <w:rFonts w:hint="cs"/>
          <w:spacing w:val="2"/>
          <w:rtl/>
        </w:rPr>
        <w:t xml:space="preserve">וה''מ </w:t>
      </w:r>
      <w:r w:rsidR="00B93B58" w:rsidRPr="00E939A5">
        <w:rPr>
          <w:rFonts w:hint="cs"/>
          <w:spacing w:val="2"/>
          <w:rtl/>
        </w:rPr>
        <w:t>שתים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כנגד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שתים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ואחת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יוצאה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זנב</w:t>
      </w:r>
      <w:r w:rsidR="00B93B58" w:rsidRPr="00E939A5">
        <w:rPr>
          <w:spacing w:val="2"/>
          <w:rtl/>
        </w:rPr>
        <w:t xml:space="preserve">, </w:t>
      </w:r>
      <w:r w:rsidR="00B93B58" w:rsidRPr="00E939A5">
        <w:rPr>
          <w:rFonts w:hint="cs"/>
          <w:spacing w:val="2"/>
          <w:rtl/>
        </w:rPr>
        <w:t>אבל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כל</w:t>
      </w:r>
      <w:r w:rsidR="00B93B58" w:rsidRPr="00E939A5">
        <w:rPr>
          <w:spacing w:val="2"/>
          <w:rtl/>
        </w:rPr>
        <w:t xml:space="preserve"> </w:t>
      </w:r>
      <w:r w:rsidR="00B93B58" w:rsidRPr="00E939A5">
        <w:rPr>
          <w:rFonts w:hint="cs"/>
          <w:spacing w:val="2"/>
          <w:rtl/>
        </w:rPr>
        <w:t>כרם</w:t>
      </w:r>
      <w:r w:rsidR="00B93B58" w:rsidRPr="00E939A5">
        <w:rPr>
          <w:spacing w:val="2"/>
          <w:rtl/>
        </w:rPr>
        <w:t xml:space="preserve"> </w:t>
      </w:r>
      <w:r w:rsidRPr="00E939A5">
        <w:rPr>
          <w:spacing w:val="2"/>
          <w:rtl/>
        </w:rPr>
        <w:t>–</w:t>
      </w:r>
      <w:r w:rsidR="00B93B58" w:rsidRPr="00E939A5">
        <w:rPr>
          <w:spacing w:val="2"/>
          <w:rtl/>
        </w:rPr>
        <w:t xml:space="preserve"> </w:t>
      </w:r>
      <w:r w:rsidRPr="00E939A5">
        <w:rPr>
          <w:rFonts w:hint="cs"/>
          <w:spacing w:val="2"/>
          <w:rtl/>
        </w:rPr>
        <w:t xml:space="preserve">קול יש לו. </w:t>
      </w:r>
    </w:p>
    <w:p w14:paraId="20F04DB1" w14:textId="2FF69244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ד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מרי</w:t>
      </w:r>
      <w:r w:rsidRPr="00F07A5B">
        <w:rPr>
          <w:rtl/>
        </w:rPr>
        <w:t>"</w:t>
      </w:r>
      <w:r w:rsidRPr="00F07A5B">
        <w:rPr>
          <w:rFonts w:hint="eastAsia"/>
          <w:rtl/>
        </w:rPr>
        <w:t>ו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מראב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י</w:t>
      </w:r>
      <w:r w:rsidR="00F07A5B" w:rsidRPr="00F07A5B">
        <w:rPr>
          <w:rtl/>
        </w:rPr>
        <w:t>:</w:t>
      </w:r>
    </w:p>
    <w:p w14:paraId="4FBB990D" w14:textId="6969F531" w:rsidR="00B93B58" w:rsidRPr="00FA6188" w:rsidRDefault="00B93B58" w:rsidP="00B93B58">
      <w:pPr>
        <w:rPr>
          <w:rtl/>
        </w:rPr>
      </w:pPr>
      <w:r w:rsidRPr="00FA6188">
        <w:rPr>
          <w:rFonts w:hint="eastAsia"/>
          <w:rtl/>
        </w:rPr>
        <w:t>מת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תופס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ד</w:t>
      </w:r>
      <w:r w:rsidRPr="00FA6188">
        <w:rPr>
          <w:rtl/>
        </w:rPr>
        <w:t xml:space="preserve">' </w:t>
      </w:r>
      <w:r w:rsidRPr="00FA6188">
        <w:rPr>
          <w:rFonts w:hint="eastAsia"/>
          <w:rtl/>
        </w:rPr>
        <w:t>אמות</w:t>
      </w:r>
      <w:r w:rsidRPr="00FA6188">
        <w:rPr>
          <w:rtl/>
        </w:rPr>
        <w:t xml:space="preserve"> </w:t>
      </w:r>
      <w:r>
        <w:rPr>
          <w:rStyle w:val="affffc"/>
          <w:rFonts w:hint="eastAsia"/>
          <w:rtl/>
          <w:rPrChange w:id="9085" w:author="מנוע אמוראים" w:date="2026-10-05T16:41:03Z">
            <w:rPr>
              <w:rFonts w:hint="eastAsia"/>
              <w:rtl/>
            </w:rPr>
          </w:rPrChange>
        </w:rPr>
        <w:t xml:space="preserve">לקר</w:t>
      </w:r>
      <w:r>
        <w:rPr>
          <w:rStyle w:val="affffc"/>
          <w:rFonts w:hint="cs"/>
          <w:rtl/>
          <w:rPrChange w:id="9086" w:author="מנוע אמוראים" w:date="2026-10-05T16:41:03Z">
            <w:rPr>
              <w:rFonts w:hint="cs"/>
              <w:rtl/>
            </w:rPr>
          </w:rPrChange>
        </w:rPr>
        <w:t xml:space="preserve">"ש</w:t>
      </w:r>
      <w:r>
        <w:rPr>
          <w:rFonts w:hint="cs"/>
          <w:rtl/>
        </w:rPr>
        <w:t xml:space="preserve"> </w:t>
      </w:r>
      <w:r w:rsidRPr="00FA6188">
        <w:rPr>
          <w:rStyle w:val="afffff2"/>
          <w:rtl/>
        </w:rPr>
        <w:t xml:space="preserve">[דאסור לקרות]  </w:t>
      </w:r>
      <w:r w:rsidRPr="00FA6188">
        <w:rPr>
          <w:rFonts w:hint="eastAsia"/>
          <w:rtl/>
        </w:rPr>
        <w:t>ד</w:t>
      </w:r>
      <w:r w:rsidRPr="00FA6188">
        <w:rPr>
          <w:rStyle w:val="affff8"/>
          <w:rtl/>
        </w:rPr>
        <w:t xml:space="preserve">'לועג </w:t>
      </w:r>
      <w:r w:rsidRPr="00FA6188">
        <w:rPr>
          <w:rStyle w:val="affff8"/>
          <w:rFonts w:hint="eastAsia"/>
          <w:rtl/>
        </w:rPr>
        <w:t>לרש</w:t>
      </w:r>
      <w:r w:rsidRPr="00FA6188">
        <w:rPr>
          <w:rStyle w:val="affff8"/>
          <w:rtl/>
        </w:rPr>
        <w:t xml:space="preserve"> </w:t>
      </w:r>
      <w:r w:rsidRPr="00FA6188">
        <w:rPr>
          <w:rStyle w:val="affff8"/>
          <w:rFonts w:hint="eastAsia"/>
          <w:rtl/>
        </w:rPr>
        <w:t>חרף</w:t>
      </w:r>
      <w:r w:rsidRPr="00FA6188">
        <w:rPr>
          <w:rStyle w:val="affff8"/>
          <w:rtl/>
        </w:rPr>
        <w:t xml:space="preserve"> </w:t>
      </w:r>
      <w:r w:rsidRPr="00FA6188">
        <w:rPr>
          <w:rStyle w:val="affff8"/>
          <w:rFonts w:hint="eastAsia"/>
          <w:rtl/>
        </w:rPr>
        <w:t>עושהו</w:t>
      </w:r>
      <w:r w:rsidRPr="00FA6188">
        <w:rPr>
          <w:rStyle w:val="affff8"/>
          <w:rtl/>
        </w:rPr>
        <w:t>.</w:t>
      </w:r>
    </w:p>
    <w:p w14:paraId="0576B62C" w14:textId="7DC3B126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AEB5D10" w14:textId="3DE14090" w:rsidR="00B93B58" w:rsidRPr="00FA6188" w:rsidRDefault="00B93B58" w:rsidP="00B93B58">
      <w:pPr>
        <w:rPr>
          <w:spacing w:val="0"/>
          <w:rtl/>
        </w:rPr>
      </w:pPr>
      <w:r w:rsidRPr="00FA6188">
        <w:rPr>
          <w:rFonts w:hint="cs"/>
          <w:spacing w:val="0"/>
          <w:rtl/>
        </w:rPr>
        <w:t>בת חורגת הגדילה</w:t>
      </w:r>
      <w:r w:rsidRPr="00FA6188">
        <w:rPr>
          <w:spacing w:val="0"/>
          <w:rtl/>
        </w:rPr>
        <w:t xml:space="preserve"> </w:t>
      </w:r>
      <w:r w:rsidRPr="00FA6188">
        <w:rPr>
          <w:rFonts w:hint="cs"/>
          <w:spacing w:val="0"/>
          <w:rtl/>
        </w:rPr>
        <w:t>בין</w:t>
      </w:r>
      <w:r w:rsidRPr="00FA6188">
        <w:rPr>
          <w:spacing w:val="0"/>
          <w:rtl/>
        </w:rPr>
        <w:t xml:space="preserve"> </w:t>
      </w:r>
      <w:r w:rsidRPr="00FA6188">
        <w:rPr>
          <w:rFonts w:hint="cs"/>
          <w:spacing w:val="0"/>
          <w:rtl/>
        </w:rPr>
        <w:t>האחין</w:t>
      </w:r>
      <w:r w:rsidRPr="00FA6188">
        <w:rPr>
          <w:spacing w:val="0"/>
          <w:rtl/>
        </w:rPr>
        <w:t xml:space="preserve"> - </w:t>
      </w:r>
      <w:r w:rsidRPr="00FA6188">
        <w:rPr>
          <w:rFonts w:hint="cs"/>
          <w:spacing w:val="0"/>
          <w:rtl/>
        </w:rPr>
        <w:t>אסורה</w:t>
      </w:r>
      <w:r w:rsidRPr="00FA6188">
        <w:rPr>
          <w:spacing w:val="0"/>
          <w:rtl/>
        </w:rPr>
        <w:t xml:space="preserve"> </w:t>
      </w:r>
      <w:r w:rsidRPr="00FA6188">
        <w:rPr>
          <w:rFonts w:hint="cs"/>
          <w:spacing w:val="0"/>
          <w:rtl/>
        </w:rPr>
        <w:t>לינשא</w:t>
      </w:r>
      <w:r w:rsidRPr="00FA6188">
        <w:rPr>
          <w:spacing w:val="0"/>
          <w:rtl/>
        </w:rPr>
        <w:t xml:space="preserve"> </w:t>
      </w:r>
      <w:r w:rsidRPr="00FA6188">
        <w:rPr>
          <w:rFonts w:hint="cs"/>
          <w:spacing w:val="0"/>
          <w:rtl/>
        </w:rPr>
        <w:t>לאחין</w:t>
      </w:r>
      <w:r w:rsidRPr="00FA6188">
        <w:rPr>
          <w:spacing w:val="0"/>
          <w:rtl/>
        </w:rPr>
        <w:t xml:space="preserve">, </w:t>
      </w:r>
      <w:r w:rsidRPr="00FA6188">
        <w:rPr>
          <w:rFonts w:hint="cs"/>
          <w:spacing w:val="0"/>
          <w:rtl/>
        </w:rPr>
        <w:t xml:space="preserve">דנראית כאחותם </w:t>
      </w:r>
    </w:p>
    <w:p w14:paraId="625E2ABE" w14:textId="7EFDBCDD" w:rsidR="00B93B58" w:rsidRPr="006F178A" w:rsidRDefault="00FA6188" w:rsidP="00B93B58">
      <w:pPr>
        <w:rPr>
          <w:rtl/>
        </w:rPr>
      </w:pPr>
      <w:r>
        <w:rPr>
          <w:rFonts w:hint="cs"/>
          <w:rtl/>
        </w:rPr>
        <w:t xml:space="preserve">- </w:t>
      </w:r>
      <w:r w:rsidR="00B93B58" w:rsidRPr="006F178A">
        <w:rPr>
          <w:rFonts w:hint="cs"/>
          <w:rtl/>
        </w:rPr>
        <w:t>ולא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היא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דיש קול לדבר</w:t>
      </w:r>
      <w:r w:rsidR="00B93B58" w:rsidRPr="006F178A">
        <w:rPr>
          <w:rtl/>
        </w:rPr>
        <w:t>.</w:t>
      </w:r>
    </w:p>
    <w:p w14:paraId="081D56CD" w14:textId="7D604F70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519AA5A5" w14:textId="3637720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לקט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שעשאן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בגורן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הוקבעו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למעשר</w:t>
      </w:r>
      <w:r w:rsidRPr="006F178A">
        <w:rPr>
          <w:rtl/>
        </w:rPr>
        <w:t>.</w:t>
      </w:r>
    </w:p>
    <w:p w14:paraId="1BE43206" w14:textId="5B515AC8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עולא</w:t>
      </w:r>
      <w:r w:rsidR="00F07A5B" w:rsidRPr="00F07A5B">
        <w:rPr>
          <w:rtl/>
        </w:rPr>
        <w:t>:</w:t>
      </w:r>
    </w:p>
    <w:p w14:paraId="34D196FD" w14:textId="6897A00E" w:rsidR="00B93B58" w:rsidRPr="006F178A" w:rsidRDefault="00B93B58" w:rsidP="00E939A5">
      <w:pPr>
        <w:spacing w:after="60"/>
        <w:rPr>
          <w:rtl/>
        </w:rPr>
      </w:pPr>
      <w:r w:rsidRPr="006F178A">
        <w:rPr>
          <w:rFonts w:hint="cs"/>
          <w:rtl/>
        </w:rPr>
        <w:t>דווקא בשדה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בעיר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 xml:space="preserve">יש לזה קול </w:t>
      </w:r>
      <w:r w:rsidRPr="006F178A">
        <w:rPr>
          <w:rtl/>
        </w:rPr>
        <w:t>.</w:t>
      </w:r>
    </w:p>
    <w:p w14:paraId="21D90A95" w14:textId="3CB8D2FB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679A3EE6" w14:textId="1C5FCA1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ילדה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הפחותה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מטפח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מקדשת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הזרעים</w:t>
      </w:r>
      <w:r w:rsidRPr="006F178A">
        <w:rPr>
          <w:rtl/>
        </w:rPr>
        <w:t>.</w:t>
      </w:r>
    </w:p>
    <w:p w14:paraId="236BF957" w14:textId="5F1A8A09" w:rsidR="00B93B58" w:rsidRPr="006F178A" w:rsidRDefault="00B93B58" w:rsidP="00E939A5">
      <w:pPr>
        <w:spacing w:after="60"/>
        <w:rPr>
          <w:rtl/>
        </w:rPr>
      </w:pPr>
      <w:r w:rsidRPr="006F178A">
        <w:rPr>
          <w:rFonts w:hint="cs"/>
          <w:rtl/>
        </w:rPr>
        <w:t>וה</w:t>
      </w:r>
      <w:r w:rsidRPr="006F178A">
        <w:rPr>
          <w:rtl/>
        </w:rPr>
        <w:t>"</w:t>
      </w:r>
      <w:r w:rsidRPr="006F178A">
        <w:rPr>
          <w:rFonts w:hint="cs"/>
          <w:rtl/>
        </w:rPr>
        <w:t>מ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כנגד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יוצאה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זנב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FA6188">
        <w:rPr>
          <w:rFonts w:hint="cs"/>
          <w:rtl/>
        </w:rPr>
        <w:t>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כרם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מקדיש</w:t>
      </w:r>
      <w:r w:rsidRPr="006F178A">
        <w:rPr>
          <w:rtl/>
        </w:rPr>
        <w:t>.</w:t>
      </w:r>
    </w:p>
    <w:p w14:paraId="004934C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מד.</w:t>
      </w:r>
    </w:p>
    <w:p w14:paraId="74023F51" w14:textId="49D781F8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 מרי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מראב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137A9CA6" w14:textId="1E77C66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תופס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לטומאה</w:t>
      </w:r>
      <w:r w:rsidRPr="006F178A">
        <w:rPr>
          <w:rtl/>
        </w:rPr>
        <w:t>.</w:t>
      </w:r>
    </w:p>
    <w:p w14:paraId="41236D70" w14:textId="77777777" w:rsidR="00E939A5" w:rsidRDefault="00B93B58" w:rsidP="00B93B58">
      <w:pPr>
        <w:rPr>
          <w:rtl/>
        </w:rPr>
      </w:pPr>
      <w:r w:rsidRPr="00FA6188">
        <w:rPr>
          <w:rStyle w:val="affffc"/>
          <w:rFonts w:hint="eastAsia"/>
          <w:rtl/>
        </w:rPr>
        <w:t>ותנא</w:t>
      </w:r>
      <w:r w:rsidRPr="00FA6188">
        <w:rPr>
          <w:rStyle w:val="affffc"/>
          <w:rtl/>
        </w:rPr>
        <w:t xml:space="preserve"> </w:t>
      </w:r>
      <w:r w:rsidRPr="00FA6188">
        <w:rPr>
          <w:rFonts w:hint="eastAsia"/>
          <w:rtl/>
        </w:rPr>
        <w:t>חצר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הקבר</w:t>
      </w:r>
      <w:r w:rsidRPr="00FA6188">
        <w:rPr>
          <w:rtl/>
        </w:rPr>
        <w:t xml:space="preserve">, </w:t>
      </w:r>
      <w:r w:rsidRPr="00FA6188">
        <w:rPr>
          <w:rFonts w:hint="eastAsia"/>
          <w:rtl/>
        </w:rPr>
        <w:t>העומד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בתוכה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טהור</w:t>
      </w:r>
      <w:r w:rsidRPr="00FA6188">
        <w:rPr>
          <w:rtl/>
        </w:rPr>
        <w:t xml:space="preserve">, </w:t>
      </w:r>
    </w:p>
    <w:p w14:paraId="61D8446D" w14:textId="6866BDDC" w:rsidR="00B93B58" w:rsidRPr="00FA6188" w:rsidRDefault="00B93B58" w:rsidP="00E939A5">
      <w:pPr>
        <w:ind w:left="113" w:firstLine="113"/>
        <w:rPr>
          <w:rtl/>
        </w:rPr>
      </w:pPr>
      <w:r w:rsidRPr="00FA6188">
        <w:rPr>
          <w:rFonts w:hint="eastAsia"/>
          <w:rtl/>
        </w:rPr>
        <w:t>והוא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שיהיו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בה</w:t>
      </w:r>
      <w:r w:rsidR="00E939A5">
        <w:rPr>
          <w:rFonts w:hint="cs"/>
          <w:rtl/>
        </w:rPr>
        <w:t>:</w:t>
      </w:r>
      <w:r w:rsidRPr="00FA6188">
        <w:rPr>
          <w:rtl/>
        </w:rPr>
        <w:t xml:space="preserve"> </w:t>
      </w:r>
      <w:r w:rsidRPr="00FA6188">
        <w:rPr>
          <w:rStyle w:val="affffc"/>
          <w:rFonts w:hint="eastAsia"/>
          <w:rtl/>
        </w:rPr>
        <w:t>לב</w:t>
      </w:r>
      <w:r w:rsidRPr="00FA6188">
        <w:rPr>
          <w:rStyle w:val="affffc"/>
          <w:rtl/>
        </w:rPr>
        <w:t>"</w:t>
      </w:r>
      <w:r w:rsidRPr="00FA6188">
        <w:rPr>
          <w:rStyle w:val="affffc"/>
          <w:rFonts w:hint="eastAsia"/>
          <w:rtl/>
        </w:rPr>
        <w:t>ש</w:t>
      </w:r>
      <w:r w:rsidRPr="00FA6188">
        <w:rPr>
          <w:rtl/>
        </w:rPr>
        <w:t xml:space="preserve">- </w:t>
      </w:r>
      <w:r w:rsidRPr="00FA6188">
        <w:rPr>
          <w:rFonts w:hint="eastAsia"/>
          <w:rtl/>
        </w:rPr>
        <w:t>ד</w:t>
      </w:r>
      <w:r w:rsidRPr="00FA6188">
        <w:rPr>
          <w:rtl/>
        </w:rPr>
        <w:t xml:space="preserve">' </w:t>
      </w:r>
      <w:r w:rsidRPr="00FA6188">
        <w:rPr>
          <w:rFonts w:hint="eastAsia"/>
          <w:rtl/>
        </w:rPr>
        <w:t>אמות</w:t>
      </w:r>
      <w:r w:rsidRPr="00FA6188">
        <w:rPr>
          <w:rtl/>
        </w:rPr>
        <w:t xml:space="preserve">, </w:t>
      </w:r>
      <w:r w:rsidRPr="00FA6188">
        <w:rPr>
          <w:rStyle w:val="affffc"/>
          <w:rtl/>
        </w:rPr>
        <w:t>ולב"</w:t>
      </w:r>
      <w:r w:rsidRPr="00FA6188">
        <w:rPr>
          <w:rStyle w:val="affffc"/>
          <w:rFonts w:hint="eastAsia"/>
          <w:rtl/>
        </w:rPr>
        <w:t>ה</w:t>
      </w:r>
      <w:r w:rsidRPr="00FA6188">
        <w:rPr>
          <w:rStyle w:val="affffc"/>
          <w:rtl/>
        </w:rPr>
        <w:t>:</w:t>
      </w:r>
      <w:r w:rsidRPr="00FA6188">
        <w:rPr>
          <w:rtl/>
        </w:rPr>
        <w:t xml:space="preserve"> </w:t>
      </w:r>
      <w:r w:rsidRPr="00FA6188">
        <w:rPr>
          <w:rFonts w:hint="eastAsia"/>
          <w:rtl/>
        </w:rPr>
        <w:t>ד</w:t>
      </w:r>
      <w:r w:rsidRPr="00FA6188">
        <w:rPr>
          <w:rtl/>
        </w:rPr>
        <w:t xml:space="preserve">' </w:t>
      </w:r>
      <w:r w:rsidRPr="00FA6188">
        <w:rPr>
          <w:rFonts w:hint="eastAsia"/>
          <w:rtl/>
        </w:rPr>
        <w:t>טפחים</w:t>
      </w:r>
      <w:r w:rsidRPr="00FA6188">
        <w:rPr>
          <w:rtl/>
        </w:rPr>
        <w:t>;</w:t>
      </w:r>
    </w:p>
    <w:p w14:paraId="40C5F3AD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בד</w:t>
      </w:r>
      <w:r w:rsidRPr="006F178A">
        <w:rPr>
          <w:rtl/>
        </w:rPr>
        <w:t>"</w:t>
      </w:r>
      <w:r w:rsidRPr="006F178A">
        <w:rPr>
          <w:rFonts w:hint="cs"/>
          <w:rtl/>
        </w:rPr>
        <w:t>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שפתחה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הצד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פתחה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מלמעלה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>ד'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אמות</w:t>
      </w:r>
      <w:r w:rsidRPr="006F178A">
        <w:rPr>
          <w:rtl/>
        </w:rPr>
        <w:t>;</w:t>
      </w:r>
    </w:p>
    <w:p w14:paraId="6C3DF190" w14:textId="3DFF6E52" w:rsidR="00F07A5B" w:rsidRPr="00F07A5B" w:rsidRDefault="00B93B58" w:rsidP="00FA6188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Fonts w:hint="cs"/>
          <w:rtl/>
        </w:rPr>
        <w:t>:</w:t>
      </w:r>
    </w:p>
    <w:p w14:paraId="05221D5A" w14:textId="1543FC9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חצר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הקבר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דמסיימא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מחיצתא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בעלמא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תפיס</w:t>
      </w:r>
      <w:r w:rsidRPr="006F178A">
        <w:rPr>
          <w:rtl/>
        </w:rPr>
        <w:t>.</w:t>
      </w:r>
    </w:p>
    <w:bookmarkEnd w:id="13"/>
    <w:p w14:paraId="08CCAF95" w14:textId="53B083DB" w:rsidR="00B93B58" w:rsidRPr="006F178A" w:rsidRDefault="00E4644A" w:rsidP="00E4644A">
      <w:pPr>
        <w:pStyle w:val="affff5"/>
        <w:rPr>
          <w:del w:id="90226" w:author="מנוע עיצוב" w:date="2026-10-08T11:01:28Z"/>
          <w:rtl/>
        </w:rPr>
      </w:pPr>
      <w:del w:id="90225" w:author="מנוע עיצוב" w:date="2026-10-08T11:01:28Z">
        <w:r>
          <w:rPr>
            <w:rtl/>
          </w:rPr>
          <w:delText xml:space="preserve">****</w:delText>
        </w:r>
      </w:del>
    </w:p>
    <w:p w14:paraId="2F78AF36" w14:textId="77777777" w:rsidR="00B93B58" w:rsidRPr="006F178A" w:rsidRDefault="00B93B58" w:rsidP="005670C9">
      <w:pPr>
        <w:pStyle w:val="afffd"/>
        <w:rPr>
          <w:rtl/>
        </w:rPr>
      </w:pPr>
      <w:ins w:id="9894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1CB69378" w14:textId="0394F7A5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tl/>
        </w:rPr>
        <w:t>• ת"ר</w:t>
      </w:r>
      <w:r w:rsidR="00F07A5B" w:rsidRPr="00F07A5B">
        <w:rPr>
          <w:rtl/>
        </w:rPr>
        <w:t>:</w:t>
      </w:r>
    </w:p>
    <w:p w14:paraId="43E67A6A" w14:textId="1F6910CF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ארס'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המארס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הבתולה</w:t>
      </w:r>
      <w:r w:rsidR="00E939A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האלמנה</w:t>
      </w:r>
      <w:r w:rsidR="00E939A5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E939A5">
        <w:rPr>
          <w:rFonts w:hint="cs"/>
          <w:rtl/>
        </w:rPr>
        <w:t>ו</w:t>
      </w:r>
      <w:r w:rsidRPr="006F178A">
        <w:rPr>
          <w:rFonts w:hint="cs"/>
          <w:rtl/>
        </w:rPr>
        <w:t>שומרת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יבם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במלחמה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חוזרין</w:t>
      </w:r>
      <w:r w:rsidRPr="006F178A">
        <w:rPr>
          <w:rtl/>
        </w:rPr>
        <w:t xml:space="preserve"> </w:t>
      </w:r>
    </w:p>
    <w:p w14:paraId="7BF31F81" w14:textId="77777777" w:rsidR="00B93B58" w:rsidRPr="006F178A" w:rsidRDefault="00B93B58" w:rsidP="00B93B58">
      <w:pPr>
        <w:rPr>
          <w:rtl/>
        </w:rPr>
      </w:pPr>
      <w:r w:rsidRPr="00CC56D5">
        <w:rPr>
          <w:rStyle w:val="affff8"/>
          <w:rFonts w:hint="cs"/>
          <w:rtl/>
        </w:rPr>
        <w:t>'לא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לקח</w:t>
      </w:r>
      <w:r w:rsidRPr="00CC56D5">
        <w:rPr>
          <w:rStyle w:val="affff8"/>
          <w:rtl/>
        </w:rPr>
        <w:t xml:space="preserve">, </w:t>
      </w:r>
      <w:r w:rsidRPr="00CC56D5">
        <w:rPr>
          <w:rStyle w:val="affff8"/>
          <w:rFonts w:hint="cs"/>
          <w:rtl/>
        </w:rPr>
        <w:t>ולא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לקחה</w:t>
      </w:r>
      <w:r w:rsidRPr="00CC56D5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לאלמנה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</w:t>
      </w:r>
      <w:r w:rsidRPr="006F178A">
        <w:rPr>
          <w:rtl/>
        </w:rPr>
        <w:t>"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גרושה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וחלוצה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הדיוט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ממזרת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לממזר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ולנתין</w:t>
      </w:r>
      <w:r w:rsidRPr="006F178A">
        <w:rPr>
          <w:rtl/>
        </w:rPr>
        <w:t>.</w:t>
      </w:r>
    </w:p>
    <w:p w14:paraId="05BC25F7" w14:textId="77777777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ואפי</w:t>
      </w:r>
      <w:r w:rsidRPr="00F07A5B">
        <w:rPr>
          <w:rtl/>
        </w:rPr>
        <w:t xml:space="preserve">' </w:t>
      </w:r>
      <w:r w:rsidRPr="00F07A5B">
        <w:rPr>
          <w:rFonts w:hint="eastAsia"/>
          <w:rtl/>
        </w:rPr>
        <w:t>כריה</w:t>
      </w:r>
      <w:r w:rsidRPr="00F07A5B">
        <w:rPr>
          <w:rtl/>
        </w:rPr>
        <w:t>"</w:t>
      </w:r>
      <w:r w:rsidRPr="00F07A5B">
        <w:rPr>
          <w:rFonts w:hint="eastAsia"/>
          <w:rtl/>
        </w:rPr>
        <w:t>ג</w:t>
      </w:r>
      <w:r w:rsidR="00F07A5B" w:rsidRPr="00F07A5B">
        <w:rPr>
          <w:rtl/>
        </w:rPr>
        <w:t>:</w:t>
      </w:r>
    </w:p>
    <w:p w14:paraId="390C8064" w14:textId="234413E6" w:rsidR="00B93B58" w:rsidRPr="00E939A5" w:rsidRDefault="00B93B58" w:rsidP="00B93B58">
      <w:pPr>
        <w:rPr>
          <w:rtl/>
        </w:rPr>
      </w:pPr>
      <w:r w:rsidRPr="00E939A5">
        <w:rPr>
          <w:rFonts w:hint="eastAsia"/>
          <w:rtl/>
        </w:rPr>
        <w:t>ד</w:t>
      </w:r>
      <w:r w:rsidRPr="00E939A5">
        <w:rPr>
          <w:rStyle w:val="affff8"/>
          <w:rtl/>
        </w:rPr>
        <w:t xml:space="preserve">'הירא </w:t>
      </w:r>
      <w:r w:rsidRPr="00E939A5">
        <w:rPr>
          <w:rStyle w:val="affff8"/>
          <w:rFonts w:hint="eastAsia"/>
          <w:rtl/>
        </w:rPr>
        <w:t>ורך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הלבב</w:t>
      </w:r>
      <w:r w:rsidRPr="00E939A5">
        <w:rPr>
          <w:rStyle w:val="affff8"/>
          <w:rtl/>
        </w:rPr>
        <w:t xml:space="preserve">' </w:t>
      </w:r>
      <w:r w:rsidRPr="00E939A5">
        <w:rPr>
          <w:rFonts w:hint="eastAsia"/>
          <w:rtl/>
        </w:rPr>
        <w:t>זה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מתיירא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מעבירות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שבידו</w:t>
      </w:r>
      <w:r w:rsidRPr="00E939A5">
        <w:rPr>
          <w:rtl/>
        </w:rPr>
        <w:t xml:space="preserve">! דלעולם </w:t>
      </w:r>
      <w:r w:rsidRPr="00E939A5">
        <w:rPr>
          <w:rFonts w:hint="eastAsia"/>
          <w:rtl/>
        </w:rPr>
        <w:t>אינו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חייב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עד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שיבעול</w:t>
      </w:r>
      <w:r w:rsidRPr="00E939A5">
        <w:rPr>
          <w:rtl/>
        </w:rPr>
        <w:t xml:space="preserve">, </w:t>
      </w:r>
    </w:p>
    <w:p w14:paraId="2FA63ECA" w14:textId="77777777" w:rsidR="00B93B58" w:rsidRPr="006F178A" w:rsidRDefault="00B93B58" w:rsidP="00E939A5">
      <w:pPr>
        <w:spacing w:after="60"/>
        <w:rPr>
          <w:rtl/>
        </w:rPr>
      </w:pPr>
      <w:r w:rsidRPr="00CC56D5">
        <w:rPr>
          <w:rStyle w:val="affff8"/>
          <w:rFonts w:hint="cs"/>
          <w:rtl/>
        </w:rPr>
        <w:t xml:space="preserve">'ולא יקח' </w:t>
      </w:r>
      <w:r w:rsidRPr="006F178A">
        <w:rPr>
          <w:rFonts w:hint="cs"/>
          <w:rtl/>
        </w:rPr>
        <w:t>משום</w:t>
      </w:r>
      <w:r w:rsidRPr="00BF7DBF">
        <w:rPr>
          <w:rStyle w:val="affff8"/>
          <w:rFonts w:hint="cs"/>
          <w:rtl/>
        </w:rPr>
        <w:t xml:space="preserve"> 'לא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יחלל'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</w:t>
      </w:r>
      <w:r w:rsidRPr="006F178A">
        <w:rPr>
          <w:rtl/>
        </w:rPr>
        <w:t>"</w:t>
      </w:r>
      <w:r w:rsidRPr="006F178A">
        <w:rPr>
          <w:rFonts w:hint="cs"/>
          <w:rtl/>
        </w:rPr>
        <w:t>ה אינו לוקה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שיבעול</w:t>
      </w:r>
      <w:r w:rsidRPr="006F178A">
        <w:rPr>
          <w:rtl/>
        </w:rPr>
        <w:t>.</w:t>
      </w:r>
    </w:p>
    <w:p w14:paraId="60F0A412" w14:textId="19C41C14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2A83C7EE" w14:textId="1E092C2E" w:rsidR="00E939A5" w:rsidRDefault="00B93B58" w:rsidP="00B93B58">
      <w:pPr>
        <w:rPr>
          <w:rStyle w:val="affff8"/>
          <w:rtl/>
        </w:rPr>
      </w:pPr>
      <w:r w:rsidRPr="00BF7DBF">
        <w:rPr>
          <w:rStyle w:val="affff8"/>
          <w:rFonts w:hint="cs"/>
          <w:rtl/>
        </w:rPr>
        <w:t>'אשר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בנה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נטע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ארש'</w:t>
      </w:r>
      <w:r w:rsidRPr="00BF7DBF">
        <w:rPr>
          <w:rStyle w:val="affff8"/>
          <w:rtl/>
        </w:rPr>
        <w:t xml:space="preserve"> </w:t>
      </w:r>
    </w:p>
    <w:p w14:paraId="17C3A9A5" w14:textId="377BA494" w:rsidR="00B93B58" w:rsidRPr="00E939A5" w:rsidRDefault="00B93B58" w:rsidP="00B93B58">
      <w:pPr>
        <w:rPr>
          <w:rFonts w:cs="BA Vilna Bold"/>
          <w:spacing w:val="0"/>
          <w:rtl/>
        </w:rPr>
      </w:pPr>
      <w:r w:rsidRPr="00E939A5">
        <w:rPr>
          <w:rFonts w:hint="cs"/>
          <w:spacing w:val="0"/>
          <w:rtl/>
        </w:rPr>
        <w:t>לימדה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תורה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דרך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ארץ</w:t>
      </w:r>
      <w:r w:rsidRPr="00E939A5">
        <w:rPr>
          <w:spacing w:val="0"/>
          <w:rtl/>
        </w:rPr>
        <w:t xml:space="preserve">, </w:t>
      </w:r>
      <w:r w:rsidRPr="00E939A5">
        <w:rPr>
          <w:rFonts w:hint="cs"/>
          <w:spacing w:val="0"/>
          <w:rtl/>
        </w:rPr>
        <w:t>שיבנה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אדם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בית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ויטע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כרם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ואח</w:t>
      </w:r>
      <w:r w:rsidRPr="00E939A5">
        <w:rPr>
          <w:spacing w:val="0"/>
          <w:rtl/>
        </w:rPr>
        <w:t>"</w:t>
      </w:r>
      <w:r w:rsidRPr="00E939A5">
        <w:rPr>
          <w:rFonts w:hint="cs"/>
          <w:spacing w:val="0"/>
          <w:rtl/>
        </w:rPr>
        <w:t>כ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ישא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אשה</w:t>
      </w:r>
      <w:r w:rsidRPr="00E939A5">
        <w:rPr>
          <w:spacing w:val="0"/>
          <w:rtl/>
        </w:rPr>
        <w:t>.</w:t>
      </w:r>
    </w:p>
    <w:p w14:paraId="62400761" w14:textId="67C7BFFC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.</w:t>
      </w:r>
    </w:p>
    <w:p w14:paraId="484FE5C0" w14:textId="0AD32BB2" w:rsidR="00B93B58" w:rsidRPr="0059138D" w:rsidRDefault="00B93B58" w:rsidP="00B93B58">
      <w:pPr>
        <w:rPr>
          <w:rFonts w:cs="BA Vilna Bold"/>
          <w:rtl/>
        </w:rPr>
      </w:pPr>
      <w:r w:rsidRPr="00AC19A6">
        <w:rPr>
          <w:rStyle w:val="affffc"/>
          <w:rFonts w:hint="cs"/>
          <w:rtl/>
        </w:rPr>
        <w:t>ואף</w:t>
      </w:r>
      <w:r w:rsidRPr="00AC19A6">
        <w:rPr>
          <w:rStyle w:val="affffc"/>
          <w:rtl/>
        </w:rPr>
        <w:t xml:space="preserve"> </w:t>
      </w:r>
      <w:r w:rsidRPr="00AC19A6">
        <w:rPr>
          <w:rStyle w:val="affffc"/>
          <w:rFonts w:hint="cs"/>
          <w:rtl/>
        </w:rPr>
        <w:t>שלמה</w:t>
      </w:r>
      <w:r w:rsidRPr="00AC19A6">
        <w:rPr>
          <w:rStyle w:val="affffc"/>
          <w:rtl/>
        </w:rPr>
        <w:t xml:space="preserve"> </w:t>
      </w:r>
      <w:r w:rsidRPr="00AC19A6">
        <w:rPr>
          <w:rStyle w:val="affffc"/>
          <w:rFonts w:hint="cs"/>
          <w:rtl/>
        </w:rPr>
        <w:t>אמר</w:t>
      </w:r>
      <w:r w:rsidRPr="00AC19A6">
        <w:rPr>
          <w:rStyle w:val="affffc"/>
          <w:rtl/>
        </w:rPr>
        <w:t xml:space="preserve"> </w:t>
      </w:r>
      <w:r w:rsidRPr="00AC19A6">
        <w:rPr>
          <w:rStyle w:val="affffc"/>
          <w:rFonts w:hint="cs"/>
          <w:rtl/>
        </w:rPr>
        <w:t>בחכמתו</w:t>
      </w:r>
      <w:r w:rsidRPr="00AC19A6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E939A5">
        <w:rPr>
          <w:rStyle w:val="affff8"/>
          <w:rFonts w:hint="cs"/>
          <w:rtl/>
        </w:rPr>
        <w:t>'הכן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בחוץ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מלאכתך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ועתדה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בשדה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לך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אחר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ובנית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ביתך</w:t>
      </w:r>
      <w:r w:rsidRPr="00E939A5">
        <w:rPr>
          <w:rStyle w:val="affff8"/>
          <w:rtl/>
        </w:rPr>
        <w:t xml:space="preserve">, </w:t>
      </w:r>
    </w:p>
    <w:p w14:paraId="2B8EF41D" w14:textId="78FFF575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5B020430" w14:textId="4D680B86" w:rsidR="00AC19A6" w:rsidRDefault="00B93B58" w:rsidP="00B93B58">
      <w:pPr>
        <w:rPr>
          <w:rStyle w:val="affff8"/>
          <w:rtl/>
        </w:rPr>
      </w:pPr>
      <w:r w:rsidRPr="00BF7DBF">
        <w:rPr>
          <w:rStyle w:val="affff8"/>
          <w:rFonts w:hint="cs"/>
          <w:rtl/>
        </w:rPr>
        <w:t>'הכן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בחוץ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מלאכתך'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</w:p>
    <w:p w14:paraId="3C2DC32D" w14:textId="08B6770E" w:rsidR="00B93B58" w:rsidRPr="0059138D" w:rsidRDefault="00B93B58" w:rsidP="00B93B58">
      <w:pPr>
        <w:rPr>
          <w:rFonts w:cs="BA Vilna Bold"/>
          <w:rtl/>
        </w:rPr>
      </w:pPr>
      <w:r w:rsidRPr="00BF7DBF">
        <w:rPr>
          <w:rStyle w:val="affff8"/>
          <w:rFonts w:hint="cs"/>
          <w:rtl/>
        </w:rPr>
        <w:t>'ועתדה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בשדה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כרם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'אחר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ובנית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ביתך'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אשה</w:t>
      </w:r>
      <w:r w:rsidRPr="006F178A">
        <w:rPr>
          <w:rtl/>
        </w:rPr>
        <w:t>.</w:t>
      </w:r>
    </w:p>
    <w:p w14:paraId="45D7A1AE" w14:textId="3D53E406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4C73EA07" w14:textId="2637CD9C" w:rsidR="00E939A5" w:rsidRPr="00E939A5" w:rsidRDefault="00B93B58" w:rsidP="00B93B58">
      <w:pPr>
        <w:rPr>
          <w:spacing w:val="2"/>
          <w:rtl/>
        </w:rPr>
      </w:pPr>
      <w:r w:rsidRPr="00E939A5">
        <w:rPr>
          <w:rStyle w:val="affff8"/>
          <w:rFonts w:hint="cs"/>
          <w:spacing w:val="2"/>
          <w:rtl/>
        </w:rPr>
        <w:t>'הכן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rStyle w:val="affff8"/>
          <w:rFonts w:hint="cs"/>
          <w:spacing w:val="2"/>
          <w:rtl/>
        </w:rPr>
        <w:t>בחוץ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rStyle w:val="affff8"/>
          <w:rFonts w:hint="cs"/>
          <w:spacing w:val="2"/>
          <w:rtl/>
        </w:rPr>
        <w:t>מלאכתך'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spacing w:val="2"/>
          <w:rtl/>
        </w:rPr>
        <w:t xml:space="preserve">- </w:t>
      </w:r>
      <w:r w:rsidRPr="00E939A5">
        <w:rPr>
          <w:rFonts w:hint="cs"/>
          <w:spacing w:val="2"/>
          <w:rtl/>
        </w:rPr>
        <w:t>זה</w:t>
      </w:r>
      <w:r w:rsidRPr="00E939A5">
        <w:rPr>
          <w:spacing w:val="2"/>
          <w:rtl/>
        </w:rPr>
        <w:t xml:space="preserve"> </w:t>
      </w:r>
      <w:r w:rsidRPr="00E939A5">
        <w:rPr>
          <w:rFonts w:hint="cs"/>
          <w:spacing w:val="2"/>
          <w:rtl/>
        </w:rPr>
        <w:t>מקרא</w:t>
      </w:r>
      <w:r w:rsidRPr="00E939A5">
        <w:rPr>
          <w:spacing w:val="2"/>
          <w:rtl/>
        </w:rPr>
        <w:t>,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rStyle w:val="affff8"/>
          <w:rFonts w:hint="cs"/>
          <w:spacing w:val="2"/>
          <w:rtl/>
        </w:rPr>
        <w:t>'ועתדה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rStyle w:val="affff8"/>
          <w:rFonts w:hint="cs"/>
          <w:spacing w:val="2"/>
          <w:rtl/>
        </w:rPr>
        <w:t>בשדה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rStyle w:val="affff8"/>
          <w:rFonts w:hint="cs"/>
          <w:spacing w:val="2"/>
          <w:rtl/>
        </w:rPr>
        <w:t>לך'</w:t>
      </w:r>
      <w:r w:rsidRPr="00E939A5">
        <w:rPr>
          <w:rStyle w:val="affff8"/>
          <w:spacing w:val="2"/>
          <w:rtl/>
        </w:rPr>
        <w:t xml:space="preserve"> </w:t>
      </w:r>
      <w:r w:rsidRPr="00E939A5">
        <w:rPr>
          <w:spacing w:val="2"/>
          <w:rtl/>
        </w:rPr>
        <w:t xml:space="preserve">- </w:t>
      </w:r>
      <w:r w:rsidRPr="00E939A5">
        <w:rPr>
          <w:rFonts w:hint="cs"/>
          <w:spacing w:val="2"/>
          <w:rtl/>
        </w:rPr>
        <w:t>זה</w:t>
      </w:r>
      <w:r w:rsidRPr="00E939A5">
        <w:rPr>
          <w:spacing w:val="2"/>
          <w:rtl/>
        </w:rPr>
        <w:t xml:space="preserve"> </w:t>
      </w:r>
      <w:r w:rsidRPr="00E939A5">
        <w:rPr>
          <w:rFonts w:hint="cs"/>
          <w:spacing w:val="2"/>
          <w:rtl/>
        </w:rPr>
        <w:t>משנה</w:t>
      </w:r>
      <w:r w:rsidRPr="00E939A5">
        <w:rPr>
          <w:spacing w:val="2"/>
          <w:rtl/>
        </w:rPr>
        <w:t>,</w:t>
      </w:r>
    </w:p>
    <w:p w14:paraId="42A579AD" w14:textId="23167963" w:rsidR="00B93B58" w:rsidRPr="0059138D" w:rsidRDefault="00B93B58" w:rsidP="00B93B58">
      <w:pPr>
        <w:rPr>
          <w:rFonts w:cs="BA Vilna Bold"/>
          <w:rtl/>
        </w:rPr>
      </w:pPr>
      <w:r w:rsidRPr="00BF7DBF">
        <w:rPr>
          <w:rStyle w:val="affff8"/>
          <w:rFonts w:hint="cs"/>
          <w:rtl/>
        </w:rPr>
        <w:t>'אחר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ובנית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ביתך'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גמ</w:t>
      </w:r>
      <w:r w:rsidRPr="006F178A">
        <w:rPr>
          <w:rtl/>
        </w:rPr>
        <w:t>'.</w:t>
      </w:r>
    </w:p>
    <w:p w14:paraId="63FEC3C0" w14:textId="2BA476A7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.</w:t>
      </w:r>
    </w:p>
    <w:p w14:paraId="3ACD9A64" w14:textId="7C62590A" w:rsidR="00E939A5" w:rsidRDefault="00B93B58" w:rsidP="00B93B58">
      <w:pPr>
        <w:rPr>
          <w:rStyle w:val="affff8"/>
          <w:rtl/>
        </w:rPr>
      </w:pPr>
      <w:r w:rsidRPr="00E939A5">
        <w:rPr>
          <w:rStyle w:val="affff8"/>
          <w:rFonts w:hint="cs"/>
          <w:spacing w:val="0"/>
          <w:rtl/>
        </w:rPr>
        <w:t>'הכן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Style w:val="affff8"/>
          <w:rFonts w:hint="cs"/>
          <w:spacing w:val="0"/>
          <w:rtl/>
        </w:rPr>
        <w:t>בחוץ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Style w:val="affff8"/>
          <w:rFonts w:hint="cs"/>
          <w:spacing w:val="0"/>
          <w:rtl/>
        </w:rPr>
        <w:t>מלאכתך'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זה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מקרא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ומשנה</w:t>
      </w:r>
      <w:r w:rsidRPr="00E939A5">
        <w:rPr>
          <w:spacing w:val="0"/>
          <w:rtl/>
        </w:rPr>
        <w:t>,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Style w:val="affff8"/>
          <w:rFonts w:hint="cs"/>
          <w:spacing w:val="0"/>
          <w:rtl/>
        </w:rPr>
        <w:t>'ועתדה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Style w:val="affff8"/>
          <w:rFonts w:hint="cs"/>
          <w:spacing w:val="0"/>
          <w:rtl/>
        </w:rPr>
        <w:t>בשדה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Style w:val="affff8"/>
          <w:rFonts w:hint="cs"/>
          <w:spacing w:val="0"/>
          <w:rtl/>
        </w:rPr>
        <w:t>לך'</w:t>
      </w:r>
      <w:r w:rsidRPr="00E939A5">
        <w:rPr>
          <w:rStyle w:val="affff8"/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זה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גמרא</w:t>
      </w:r>
      <w:r w:rsidRPr="00E939A5">
        <w:rPr>
          <w:spacing w:val="0"/>
          <w:rtl/>
        </w:rPr>
        <w:t>,</w:t>
      </w:r>
      <w:r w:rsidRPr="00E939A5">
        <w:rPr>
          <w:rStyle w:val="affff8"/>
          <w:spacing w:val="0"/>
          <w:rtl/>
        </w:rPr>
        <w:t xml:space="preserve"> </w:t>
      </w:r>
    </w:p>
    <w:p w14:paraId="6139C401" w14:textId="5CB58574" w:rsidR="00B93B58" w:rsidRPr="0059138D" w:rsidRDefault="00B93B58" w:rsidP="00B93B58">
      <w:pPr>
        <w:rPr>
          <w:rFonts w:cs="BA Vilna Bold"/>
          <w:rtl/>
        </w:rPr>
      </w:pPr>
      <w:r w:rsidRPr="00BF7DBF">
        <w:rPr>
          <w:rStyle w:val="affff8"/>
          <w:rFonts w:hint="cs"/>
          <w:rtl/>
        </w:rPr>
        <w:t>'אחר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ובנית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ביתך'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טובים</w:t>
      </w:r>
      <w:r w:rsidRPr="006F178A">
        <w:rPr>
          <w:rtl/>
        </w:rPr>
        <w:t>.</w:t>
      </w:r>
    </w:p>
    <w:p w14:paraId="3F0237B2" w14:textId="2F7B47D4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ה. 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א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בריה</w:t>
      </w:r>
      <w:r w:rsidRPr="00F07A5B">
        <w:rPr>
          <w:rtl/>
        </w:rPr>
        <w:t>"</w:t>
      </w:r>
      <w:r w:rsidRPr="00F07A5B">
        <w:rPr>
          <w:rFonts w:hint="eastAsia"/>
          <w:rtl/>
        </w:rPr>
        <w:t>ג</w:t>
      </w:r>
      <w:r w:rsidR="00F07A5B" w:rsidRPr="00F07A5B">
        <w:rPr>
          <w:rtl/>
        </w:rPr>
        <w:t>:</w:t>
      </w:r>
    </w:p>
    <w:p w14:paraId="1491C3EE" w14:textId="3FA884FA" w:rsidR="00B93B58" w:rsidRPr="006F178A" w:rsidRDefault="00B93B58" w:rsidP="00E939A5">
      <w:pPr>
        <w:rPr>
          <w:rtl/>
        </w:rPr>
      </w:pPr>
      <w:r w:rsidRPr="00D454EC">
        <w:rPr>
          <w:rStyle w:val="affff8"/>
          <w:rtl/>
        </w:rPr>
        <w:t xml:space="preserve">'הכן </w:t>
      </w:r>
      <w:r w:rsidRPr="00D454EC">
        <w:rPr>
          <w:rStyle w:val="affff8"/>
          <w:rFonts w:hint="eastAsia"/>
          <w:rtl/>
        </w:rPr>
        <w:t>בחוץ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מלאכתך</w:t>
      </w:r>
      <w:r w:rsidRPr="00D454EC">
        <w:rPr>
          <w:rStyle w:val="affff8"/>
          <w:rtl/>
        </w:rPr>
        <w:t xml:space="preserve">' </w:t>
      </w:r>
      <w:r w:rsidRPr="00D454EC">
        <w:rPr>
          <w:rtl/>
        </w:rPr>
        <w:t xml:space="preserve">- </w:t>
      </w:r>
      <w:r w:rsidRPr="00D454EC">
        <w:rPr>
          <w:rFonts w:hint="eastAsia"/>
          <w:rtl/>
        </w:rPr>
        <w:t>זה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מקרא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ומשנה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וגמרא</w:t>
      </w:r>
      <w:r w:rsidRPr="00D454EC">
        <w:rPr>
          <w:rtl/>
        </w:rPr>
        <w:t>,</w:t>
      </w:r>
      <w:r w:rsidRPr="00D454EC">
        <w:rPr>
          <w:rStyle w:val="affff8"/>
          <w:rtl/>
        </w:rPr>
        <w:t xml:space="preserve"> 'ועתדה </w:t>
      </w:r>
      <w:r w:rsidRPr="00D454EC">
        <w:rPr>
          <w:rStyle w:val="affff8"/>
          <w:rFonts w:hint="eastAsia"/>
          <w:rtl/>
        </w:rPr>
        <w:t>בשדה</w:t>
      </w:r>
      <w:r w:rsidRPr="00D454EC">
        <w:rPr>
          <w:rStyle w:val="affff8"/>
          <w:rtl/>
        </w:rPr>
        <w:t xml:space="preserve"> </w:t>
      </w:r>
      <w:r w:rsidRPr="00D454EC">
        <w:rPr>
          <w:rStyle w:val="affff8"/>
          <w:rFonts w:hint="eastAsia"/>
          <w:rtl/>
        </w:rPr>
        <w:t>לך</w:t>
      </w:r>
      <w:r w:rsidRPr="00D454EC">
        <w:rPr>
          <w:rStyle w:val="affff8"/>
          <w:rtl/>
        </w:rPr>
        <w:t xml:space="preserve">' </w:t>
      </w:r>
      <w:r w:rsidRPr="00D454EC">
        <w:rPr>
          <w:rtl/>
        </w:rPr>
        <w:t xml:space="preserve">- </w:t>
      </w:r>
      <w:r w:rsidRPr="00D454EC">
        <w:rPr>
          <w:rFonts w:hint="eastAsia"/>
          <w:rtl/>
        </w:rPr>
        <w:t>אלו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מעשים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טובים</w:t>
      </w:r>
      <w:r w:rsidRPr="00D454EC">
        <w:rPr>
          <w:rtl/>
        </w:rPr>
        <w:t xml:space="preserve">, </w:t>
      </w:r>
      <w:r w:rsidRPr="00CC56D5">
        <w:rPr>
          <w:rStyle w:val="affff8"/>
          <w:rFonts w:hint="cs"/>
          <w:rtl/>
        </w:rPr>
        <w:t>'אחר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ובנית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ביתך'</w:t>
      </w:r>
      <w:r w:rsidRPr="00CC56D5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דרוש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שכר</w:t>
      </w:r>
      <w:r w:rsidRPr="006F178A">
        <w:rPr>
          <w:rtl/>
        </w:rPr>
        <w:t>.</w:t>
      </w:r>
    </w:p>
    <w:p w14:paraId="37162C8C" w14:textId="07F5571D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CCF9555" w14:textId="7770C794" w:rsidR="00E939A5" w:rsidRDefault="00B93B58" w:rsidP="00E939A5">
      <w:pPr>
        <w:jc w:val="center"/>
        <w:rPr>
          <w:rtl/>
        </w:rPr>
      </w:pPr>
      <w:r w:rsidRPr="00F7040E">
        <w:rPr>
          <w:rStyle w:val="afffe"/>
          <w:rFonts w:hint="cs"/>
          <w:b/>
          <w:sz w:val="20"/>
          <w:rtl/>
        </w:rPr>
        <w:t>ואלו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שאינן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חוזרין</w:t>
      </w:r>
      <w:r w:rsidRPr="00F7040E">
        <w:rPr>
          <w:rStyle w:val="afffe"/>
          <w:b/>
          <w:sz w:val="20"/>
          <w:rtl/>
        </w:rPr>
        <w:t xml:space="preserve">: </w:t>
      </w:r>
      <w:r w:rsidRPr="00F7040E">
        <w:rPr>
          <w:rStyle w:val="afffe"/>
          <w:rFonts w:hint="cs"/>
          <w:b/>
          <w:sz w:val="20"/>
          <w:rtl/>
        </w:rPr>
        <w:t>הבונה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בית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שער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כו</w:t>
      </w:r>
      <w:r w:rsidRPr="00F7040E">
        <w:rPr>
          <w:rStyle w:val="afffe"/>
          <w:b/>
          <w:sz w:val="20"/>
          <w:rtl/>
        </w:rPr>
        <w:t>'</w:t>
      </w:r>
      <w:r w:rsidRPr="00D454EC">
        <w:rPr>
          <w:rStyle w:val="afffe"/>
          <w:b/>
          <w:spacing w:val="0"/>
          <w:sz w:val="20"/>
          <w:rtl/>
        </w:rPr>
        <w:t>.</w:t>
      </w:r>
    </w:p>
    <w:p w14:paraId="7CCEAB7A" w14:textId="5E4C0562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 תנא</w:t>
      </w:r>
      <w:r w:rsidR="00F07A5B" w:rsidRPr="00F07A5B">
        <w:rPr>
          <w:rtl/>
        </w:rPr>
        <w:t>:</w:t>
      </w:r>
    </w:p>
    <w:p w14:paraId="68B7C9B6" w14:textId="531F8F70" w:rsidR="00B93B58" w:rsidRPr="00D454EC" w:rsidRDefault="00B93B58" w:rsidP="00F7040E">
      <w:pPr>
        <w:rPr>
          <w:rtl/>
        </w:rPr>
      </w:pPr>
      <w:r w:rsidRPr="00D454EC">
        <w:rPr>
          <w:rFonts w:hint="cs"/>
          <w:rtl/>
        </w:rPr>
        <w:t>אם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הוסיף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בו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דימוס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אחד</w:t>
      </w:r>
      <w:r w:rsidRPr="00D454EC">
        <w:rPr>
          <w:rtl/>
        </w:rPr>
        <w:t xml:space="preserve"> - </w:t>
      </w:r>
      <w:r w:rsidRPr="00D454EC">
        <w:rPr>
          <w:rFonts w:hint="cs"/>
          <w:rtl/>
        </w:rPr>
        <w:t>חוזר</w:t>
      </w:r>
      <w:r w:rsidRPr="00D454EC">
        <w:rPr>
          <w:rtl/>
        </w:rPr>
        <w:t>.</w:t>
      </w:r>
    </w:p>
    <w:p w14:paraId="02E1BC4F" w14:textId="75DE1BE4" w:rsidR="00E939A5" w:rsidRDefault="00B93B58" w:rsidP="00E939A5">
      <w:pPr>
        <w:jc w:val="center"/>
        <w:rPr>
          <w:spacing w:val="-2"/>
          <w:rtl/>
        </w:rPr>
      </w:pPr>
      <w:r>
        <w:rPr>
          <w:rStyle w:val="affffc"/>
          <w:rFonts w:hint="cs"/>
          <w:b/>
          <w:sz w:val="20"/>
          <w:rtl/>
          <w:rPrChange w:id="9087" w:author="מנוע אמוראים" w:date="2026-10-05T16:41:03Z">
            <w:rPr>
              <w:rStyle w:val="afffe"/>
              <w:rFonts w:hint="cs"/>
              <w:b/>
              <w:sz w:val="20"/>
              <w:rtl/>
            </w:rPr>
          </w:rPrChange>
        </w:rPr>
        <w:t xml:space="preserve">ר</w:t>
      </w:r>
      <w:r>
        <w:rPr>
          <w:rStyle w:val="affffc"/>
          <w:b/>
          <w:sz w:val="20"/>
          <w:rtl/>
          <w:rPrChange w:id="9088" w:author="מנוע אמוראים" w:date="2026-10-05T16:41:03Z">
            <w:rPr>
              <w:rStyle w:val="afffe"/>
              <w:b/>
              <w:sz w:val="20"/>
              <w:rtl/>
            </w:rPr>
          </w:rPrChange>
        </w:rPr>
        <w:t xml:space="preserve">"</w:t>
      </w:r>
      <w:r>
        <w:rPr>
          <w:rStyle w:val="affffc"/>
          <w:rFonts w:hint="cs"/>
          <w:b/>
          <w:sz w:val="20"/>
          <w:rtl/>
          <w:rPrChange w:id="9089" w:author="מנוע אמוראים" w:date="2026-10-05T16:41:03Z">
            <w:rPr>
              <w:rStyle w:val="afffe"/>
              <w:rFonts w:hint="cs"/>
              <w:b/>
              <w:sz w:val="20"/>
              <w:rtl/>
            </w:rPr>
          </w:rPrChange>
        </w:rPr>
        <w:t xml:space="preserve">א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אומר</w:t>
      </w:r>
      <w:r w:rsidRPr="00F7040E">
        <w:rPr>
          <w:rStyle w:val="afffe"/>
          <w:b/>
          <w:sz w:val="20"/>
          <w:rtl/>
        </w:rPr>
        <w:t xml:space="preserve">: </w:t>
      </w:r>
      <w:r w:rsidRPr="00F7040E">
        <w:rPr>
          <w:rStyle w:val="afffe"/>
          <w:rFonts w:hint="cs"/>
          <w:b/>
          <w:sz w:val="20"/>
          <w:rtl/>
        </w:rPr>
        <w:t>אף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הבונה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בית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לבנים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בשרון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לא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היה</w:t>
      </w:r>
      <w:r w:rsidRPr="00F7040E">
        <w:rPr>
          <w:rStyle w:val="afffe"/>
          <w:b/>
          <w:sz w:val="20"/>
          <w:rtl/>
        </w:rPr>
        <w:t xml:space="preserve"> </w:t>
      </w:r>
      <w:r w:rsidRPr="00F7040E">
        <w:rPr>
          <w:rStyle w:val="afffe"/>
          <w:rFonts w:hint="cs"/>
          <w:b/>
          <w:sz w:val="20"/>
          <w:rtl/>
        </w:rPr>
        <w:t>חוזר</w:t>
      </w:r>
    </w:p>
    <w:p w14:paraId="41BCD0E9" w14:textId="726D4956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6DC228C6" w14:textId="1F9567D3" w:rsidR="00B93B58" w:rsidRPr="00E939A5" w:rsidRDefault="00B93B58" w:rsidP="00F7040E">
      <w:pPr>
        <w:rPr>
          <w:rtl/>
        </w:rPr>
      </w:pPr>
      <w:r w:rsidRPr="00E939A5">
        <w:rPr>
          <w:rFonts w:hint="cs"/>
          <w:rtl/>
        </w:rPr>
        <w:t>מפני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שמחדשין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אותו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פעמים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בשבוע</w:t>
      </w:r>
      <w:r w:rsidRPr="00E939A5">
        <w:rPr>
          <w:rtl/>
        </w:rPr>
        <w:t>.</w:t>
      </w:r>
    </w:p>
    <w:p w14:paraId="2C5E8ABD" w14:textId="77777777" w:rsidR="00B93B58" w:rsidRPr="007A502F" w:rsidRDefault="00B93B58" w:rsidP="007A502F">
      <w:pPr>
        <w:pStyle w:val="afffd"/>
        <w:rPr>
          <w:rtl/>
        </w:rPr>
      </w:pPr>
      <w:ins w:id="9895" w:author="מספור קטעי משנה" w:date="2026-10-06T06:45:52Z">
        <w:r>
          <w:rPr>
            <w:rStyle w:val="MisparKeta"/>
          </w:rPr>
          <w:t xml:space="preserve">ב. </w:t>
        </w:r>
      </w:ins>
      <w:r w:rsidRPr="007A502F">
        <w:rPr>
          <w:rFonts w:hint="cs"/>
          <w:rtl/>
        </w:rPr>
        <w:t>ואלו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שאין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זזין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ממקומן</w:t>
      </w:r>
      <w:r w:rsidRPr="007A502F">
        <w:rPr>
          <w:rtl/>
        </w:rPr>
        <w:t xml:space="preserve">: </w:t>
      </w:r>
      <w:r w:rsidRPr="007A502F">
        <w:rPr>
          <w:rFonts w:hint="cs"/>
          <w:rtl/>
        </w:rPr>
        <w:t>בנה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בית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חדש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וחנכו</w:t>
      </w:r>
      <w:r w:rsidRPr="007A502F">
        <w:rPr>
          <w:rtl/>
        </w:rPr>
        <w:t xml:space="preserve"> </w:t>
      </w:r>
      <w:r w:rsidRPr="007A502F">
        <w:rPr>
          <w:rFonts w:hint="cs"/>
          <w:rtl/>
        </w:rPr>
        <w:t>וכו</w:t>
      </w:r>
      <w:r w:rsidRPr="007A502F">
        <w:rPr>
          <w:rtl/>
        </w:rPr>
        <w:t>'.</w:t>
      </w:r>
    </w:p>
    <w:p w14:paraId="43E29BEB" w14:textId="46B188C4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780A23D6" w14:textId="03A74A86" w:rsidR="00E939A5" w:rsidRDefault="00B93B58" w:rsidP="00B93B58">
      <w:pPr>
        <w:rPr>
          <w:rStyle w:val="affff8"/>
          <w:rtl/>
        </w:rPr>
      </w:pPr>
      <w:r w:rsidRPr="00BF7DBF">
        <w:rPr>
          <w:rStyle w:val="affff8"/>
          <w:rFonts w:hint="cs"/>
          <w:rtl/>
        </w:rPr>
        <w:t>'אשה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 xml:space="preserve"> </w:t>
      </w:r>
      <w:r w:rsidR="00E939A5">
        <w:rPr>
          <w:rFonts w:hint="cs"/>
          <w:rtl/>
        </w:rPr>
        <w:t>אף</w:t>
      </w:r>
      <w:r w:rsidRPr="006F178A">
        <w:rPr>
          <w:rFonts w:hint="cs"/>
          <w:rtl/>
        </w:rPr>
        <w:t xml:space="preserve"> אלמנה וגרושה</w:t>
      </w:r>
      <w:r w:rsidRPr="00BF7DBF">
        <w:rPr>
          <w:rStyle w:val="affff8"/>
          <w:rFonts w:hint="cs"/>
          <w:rtl/>
        </w:rPr>
        <w:t xml:space="preserve"> </w:t>
      </w:r>
    </w:p>
    <w:p w14:paraId="41FD3699" w14:textId="7079499E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'אשה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חדשה</w:t>
      </w:r>
      <w:r w:rsidRPr="00BF7DBF">
        <w:rPr>
          <w:rStyle w:val="affff8"/>
          <w:rtl/>
        </w:rPr>
        <w:t xml:space="preserve">'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שחדשה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מחזיר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גרושתו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>.</w:t>
      </w:r>
    </w:p>
    <w:p w14:paraId="5E01170D" w14:textId="4B2DB792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2A245F6E" w14:textId="67846AC6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 xml:space="preserve">'ולא יעבור עליו' </w:t>
      </w:r>
      <w:r w:rsidRPr="006F178A">
        <w:rPr>
          <w:rFonts w:hint="cs"/>
          <w:rtl/>
        </w:rPr>
        <w:t>שלא יספיק מים</w:t>
      </w:r>
      <w:r w:rsidR="00E939A5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ומזון ויתקן הדרכים </w:t>
      </w:r>
    </w:p>
    <w:p w14:paraId="506DBC40" w14:textId="0C9EC827" w:rsidR="00B93B58" w:rsidRPr="00E939A5" w:rsidRDefault="00B93B58" w:rsidP="00B93B58">
      <w:pPr>
        <w:rPr>
          <w:spacing w:val="0"/>
          <w:rtl/>
        </w:rPr>
      </w:pPr>
      <w:r w:rsidRPr="00E939A5">
        <w:rPr>
          <w:rStyle w:val="affff8"/>
          <w:rFonts w:hint="cs"/>
          <w:spacing w:val="0"/>
          <w:rtl/>
        </w:rPr>
        <w:t>'עליו'-</w:t>
      </w:r>
      <w:r w:rsidRPr="00E939A5">
        <w:rPr>
          <w:spacing w:val="0"/>
          <w:rtl/>
        </w:rPr>
        <w:t xml:space="preserve"> </w:t>
      </w:r>
      <w:r w:rsidR="00E939A5" w:rsidRPr="00E939A5">
        <w:rPr>
          <w:rFonts w:hint="cs"/>
          <w:spacing w:val="0"/>
          <w:rtl/>
        </w:rPr>
        <w:t xml:space="preserve">א''א </w:t>
      </w:r>
      <w:r w:rsidRPr="00E939A5">
        <w:rPr>
          <w:rFonts w:hint="cs"/>
          <w:spacing w:val="0"/>
          <w:rtl/>
        </w:rPr>
        <w:t>מעביר</w:t>
      </w:r>
      <w:r w:rsidRPr="00E939A5">
        <w:rPr>
          <w:spacing w:val="0"/>
          <w:rtl/>
        </w:rPr>
        <w:t xml:space="preserve">, </w:t>
      </w:r>
      <w:r w:rsidRPr="00E939A5">
        <w:rPr>
          <w:rFonts w:hint="cs"/>
          <w:spacing w:val="0"/>
          <w:rtl/>
        </w:rPr>
        <w:t>אבל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אתה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מעביר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>על</w:t>
      </w:r>
      <w:r w:rsidRPr="00E939A5">
        <w:rPr>
          <w:spacing w:val="0"/>
          <w:rtl/>
        </w:rPr>
        <w:t xml:space="preserve"> </w:t>
      </w:r>
      <w:r w:rsidRPr="00E939A5">
        <w:rPr>
          <w:rFonts w:hint="cs"/>
          <w:spacing w:val="0"/>
          <w:rtl/>
        </w:rPr>
        <w:t xml:space="preserve">אחרים </w:t>
      </w:r>
      <w:r w:rsidRPr="00E939A5">
        <w:rPr>
          <w:rStyle w:val="afffff2"/>
          <w:rFonts w:hint="cs"/>
          <w:spacing w:val="0"/>
          <w:rtl/>
        </w:rPr>
        <w:t>[בנה בית ונטע כרם וכו']</w:t>
      </w:r>
      <w:r w:rsidRPr="00E939A5">
        <w:rPr>
          <w:rStyle w:val="afffff2"/>
          <w:spacing w:val="0"/>
          <w:rtl/>
        </w:rPr>
        <w:t>.</w:t>
      </w:r>
    </w:p>
    <w:p w14:paraId="1CDBD36C" w14:textId="77777777" w:rsidR="00B93B58" w:rsidRPr="006F178A" w:rsidRDefault="00B93B58" w:rsidP="00B93B58">
      <w:pPr>
        <w:rPr>
          <w:rtl/>
        </w:rPr>
      </w:pPr>
      <w:r w:rsidRPr="00CC56D5">
        <w:rPr>
          <w:rStyle w:val="affff8"/>
          <w:rFonts w:hint="cs"/>
          <w:rtl/>
        </w:rPr>
        <w:t>'לא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יצא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בצבא'-</w:t>
      </w:r>
      <w:r w:rsidRPr="006F178A">
        <w:rPr>
          <w:rFonts w:hint="cs"/>
          <w:rtl/>
        </w:rPr>
        <w:t xml:space="preserve"> לעבור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לאוין</w:t>
      </w:r>
      <w:r w:rsidRPr="006F178A">
        <w:rPr>
          <w:rtl/>
        </w:rPr>
        <w:t>.</w:t>
      </w:r>
    </w:p>
    <w:p w14:paraId="384A867D" w14:textId="441EF607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1E16425A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85" w:author="קלוד" w:date="2026-10-06T10:10:25Z">
        <w:r>
          <w:rPr>
            <w:rFonts w:hint="cs"/>
            <w:rtl/>
          </w:rPr>
          <w:delText xml:space="preserve">מתני</w:delText>
        </w:r>
      </w:del>
      <w:ins w:id="20486" w:author="קלוד" w:date="2026-10-06T10:10:25Z">
        <w:r>
          <w:rPr>
            <w:rFonts w:hint="cs"/>
            <w:rtl/>
          </w:rPr>
          <w:t xml:space="preserve">משנה ה</w:t>
        </w:r>
      </w:ins>
      <w:del w:id="20487" w:author="קלוד" w:date="2026-10-06T10:10:25Z">
        <w:r>
          <w:rPr>
            <w:rtl/>
          </w:rPr>
          <w:delText xml:space="preserve">'.</w:delText>
        </w:r>
      </w:del>
    </w:p>
    <w:p w14:paraId="56FC4179" w14:textId="77777777" w:rsidR="00B93B58" w:rsidRPr="006F178A" w:rsidRDefault="00B93B58" w:rsidP="00B93B58">
      <w:pPr>
        <w:pStyle w:val="afff5"/>
        <w:spacing w:before="120"/>
        <w:rPr>
          <w:rtl/>
        </w:rPr>
        <w:pPrChange w:id="90026" w:author="קלוד" w:date="2026-10-08T12:08:16Z">
          <w:pPr>
            <w:pStyle w:val="afff5"/>
          </w:pPr>
        </w:pPrChange>
      </w:pPr>
      <w:r w:rsidRPr="00E939A5">
        <w:rPr>
          <w:rStyle w:val="affff8"/>
          <w:rFonts w:hint="cs"/>
          <w:rtl/>
        </w:rPr>
        <w:t>ויספו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השוטרים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לדבר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אל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העם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וגו</w:t>
      </w:r>
      <w:r w:rsidRPr="00E939A5">
        <w:rPr>
          <w:rStyle w:val="affff8"/>
          <w:rtl/>
        </w:rPr>
        <w:t>'</w:t>
      </w:r>
      <w:r w:rsidRPr="006F178A">
        <w:rPr>
          <w:rtl/>
        </w:rPr>
        <w:t xml:space="preserve"> </w:t>
      </w:r>
    </w:p>
    <w:p w14:paraId="2668A370" w14:textId="12065A4F" w:rsidR="00B93B58" w:rsidRPr="006F178A" w:rsidRDefault="00B93B58" w:rsidP="00B93B58">
      <w:pPr>
        <w:pStyle w:val="afff5"/>
        <w:rPr>
          <w:rtl/>
        </w:rPr>
      </w:pPr>
      <w:r w:rsidRPr="00E939A5">
        <w:rPr>
          <w:rStyle w:val="TanaimMishna"/>
          <w:rFonts w:hint="cs"/>
          <w:rtl/>
          <w:rPrChange w:id="20271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E939A5">
        <w:rPr>
          <w:rStyle w:val="TanaimMishna"/>
          <w:rtl/>
          <w:rPrChange w:id="20272" w:author="קלוד" w:date="2026-10-06T10:10:25Z">
            <w:rPr>
              <w:rStyle w:val="affffc"/>
              <w:rtl/>
            </w:rPr>
          </w:rPrChange>
        </w:rPr>
        <w:t>"</w:t>
      </w:r>
      <w:r w:rsidRPr="00E939A5">
        <w:rPr>
          <w:rStyle w:val="TanaimMishna"/>
          <w:rFonts w:hint="cs"/>
          <w:rtl/>
          <w:rPrChange w:id="20273" w:author="קלוד" w:date="2026-10-06T10:10:25Z">
            <w:rPr>
              <w:rStyle w:val="affffc"/>
              <w:rFonts w:hint="cs"/>
              <w:rtl/>
            </w:rPr>
          </w:rPrChange>
        </w:rPr>
        <w:t>ע</w:t>
      </w:r>
      <w:r>
        <w:rPr>
          <w:rStyle w:val="TanaimMishna"/>
          <w:rtl/>
          <w:rPrChange w:id="41231" w:author="Claude" w:date="2026-10-07T09:24:33Z">
            <w:rPr>
              <w:rtl/>
            </w:rPr>
          </w:rPrChange>
        </w:rPr>
        <w:t xml:space="preserve">:</w:t>
      </w:r>
      <w:r>
        <w:rPr>
          <w:rtl/>
        </w:rPr>
        <w:t xml:space="preserve"> </w:t>
      </w:r>
      <w:r w:rsidRPr="00E939A5">
        <w:rPr>
          <w:rStyle w:val="affff8"/>
          <w:rFonts w:hint="cs"/>
          <w:rtl/>
        </w:rPr>
        <w:t>הירא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ורך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הלבב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כמשמעו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לעמוד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בקשרי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המלחמה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ולראות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שלופה</w:t>
      </w:r>
      <w:r w:rsidRPr="006F178A">
        <w:rPr>
          <w:rtl/>
        </w:rPr>
        <w:t>.</w:t>
      </w:r>
    </w:p>
    <w:p w14:paraId="1752C96B" w14:textId="0A6BEE02" w:rsidR="00B93B58" w:rsidRPr="006F178A" w:rsidRDefault="00B93B58" w:rsidP="00B93B58">
      <w:pPr>
        <w:pStyle w:val="afff5"/>
        <w:rPr>
          <w:rtl/>
        </w:rPr>
      </w:pPr>
      <w:r w:rsidRPr="00E939A5">
        <w:rPr>
          <w:rStyle w:val="TanaimMishna"/>
          <w:rFonts w:hint="cs"/>
          <w:rtl/>
          <w:rPrChange w:id="20274" w:author="קלוד" w:date="2026-10-06T10:10:25Z">
            <w:rPr>
              <w:rStyle w:val="affffc"/>
              <w:rFonts w:hint="cs"/>
              <w:rtl/>
            </w:rPr>
          </w:rPrChange>
        </w:rPr>
        <w:t>ריה</w:t>
      </w:r>
      <w:r w:rsidRPr="00E939A5">
        <w:rPr>
          <w:rStyle w:val="TanaimMishna"/>
          <w:rtl/>
          <w:rPrChange w:id="20275" w:author="קלוד" w:date="2026-10-06T10:10:25Z">
            <w:rPr>
              <w:rStyle w:val="affffc"/>
              <w:rtl/>
            </w:rPr>
          </w:rPrChange>
        </w:rPr>
        <w:t>"</w:t>
      </w:r>
      <w:r w:rsidRPr="00E939A5">
        <w:rPr>
          <w:rStyle w:val="TanaimMishna"/>
          <w:rFonts w:hint="cs"/>
          <w:rtl/>
          <w:rPrChange w:id="20276" w:author="קלוד" w:date="2026-10-06T10:10:25Z">
            <w:rPr>
              <w:rStyle w:val="affffc"/>
              <w:rFonts w:hint="cs"/>
              <w:rtl/>
            </w:rPr>
          </w:rPrChange>
        </w:rPr>
        <w:t>ג</w:t>
      </w:r>
      <w:r w:rsidRPr="00E939A5">
        <w:rPr>
          <w:rStyle w:val="TanaimMishna"/>
          <w:rtl/>
          <w:rPrChange w:id="20277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המתיירא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העבירות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שבידו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לפיכך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בגללן</w:t>
      </w:r>
      <w:r w:rsidRPr="006F178A">
        <w:rPr>
          <w:rtl/>
        </w:rPr>
        <w:t>.</w:t>
      </w:r>
    </w:p>
    <w:p w14:paraId="5E05DD85" w14:textId="2298F17B" w:rsidR="00B93B58" w:rsidRPr="006F178A" w:rsidRDefault="00B93B58" w:rsidP="00E939A5">
      <w:pPr>
        <w:pStyle w:val="afff5"/>
        <w:spacing w:after="60"/>
        <w:rPr>
          <w:rtl/>
        </w:rPr>
      </w:pPr>
      <w:r w:rsidRPr="00E939A5">
        <w:rPr>
          <w:rStyle w:val="TanaimMishna"/>
          <w:rFonts w:hint="cs"/>
          <w:rtl/>
          <w:rPrChange w:id="20278" w:author="קלוד" w:date="2026-10-06T10:10:25Z">
            <w:rPr>
              <w:rStyle w:val="affffc"/>
              <w:rFonts w:hint="cs"/>
              <w:rtl/>
            </w:rPr>
          </w:rPrChange>
        </w:rPr>
        <w:t>רבי</w:t>
      </w:r>
      <w:r w:rsidRPr="00E939A5">
        <w:rPr>
          <w:rStyle w:val="TanaimMishna"/>
          <w:rtl/>
          <w:rPrChange w:id="20279" w:author="קלוד" w:date="2026-10-06T10:10:25Z">
            <w:rPr>
              <w:rStyle w:val="affffc"/>
              <w:rtl/>
            </w:rPr>
          </w:rPrChange>
        </w:rPr>
        <w:t xml:space="preserve"> </w:t>
      </w:r>
      <w:r w:rsidRPr="00E939A5">
        <w:rPr>
          <w:rStyle w:val="TanaimMishna"/>
          <w:rFonts w:hint="cs"/>
          <w:rtl/>
          <w:rPrChange w:id="20280" w:author="קלוד" w:date="2026-10-06T10:10:25Z">
            <w:rPr>
              <w:rStyle w:val="affffc"/>
              <w:rFonts w:hint="cs"/>
              <w:rtl/>
            </w:rPr>
          </w:rPrChange>
        </w:rPr>
        <w:t>יוסי</w:t>
      </w:r>
      <w:r w:rsidRPr="00E939A5">
        <w:rPr>
          <w:rStyle w:val="TanaimMishna"/>
          <w:rtl/>
          <w:rPrChange w:id="20281" w:author="קלוד" w:date="2026-10-06T10:10:25Z">
            <w:rPr>
              <w:rStyle w:val="affffc"/>
              <w:rtl/>
            </w:rPr>
          </w:rPrChange>
        </w:rPr>
        <w:t xml:space="preserve">: </w:t>
      </w:r>
      <w:r w:rsidR="00E939A5" w:rsidRPr="00E939A5">
        <w:rPr>
          <w:rFonts w:hint="cs"/>
          <w:rtl/>
        </w:rPr>
        <w:t xml:space="preserve">זה </w:t>
      </w:r>
      <w:r w:rsidRPr="00E939A5">
        <w:rPr>
          <w:rFonts w:hint="cs"/>
          <w:rtl/>
        </w:rPr>
        <w:t>אלמנה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לכהן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גדול</w:t>
      </w:r>
      <w:r w:rsidRPr="00E939A5">
        <w:rPr>
          <w:rtl/>
        </w:rPr>
        <w:t xml:space="preserve">, </w:t>
      </w:r>
      <w:r w:rsidRPr="00E939A5">
        <w:rPr>
          <w:rFonts w:hint="cs"/>
          <w:rtl/>
        </w:rPr>
        <w:t>גרושה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וחלוצה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לכהן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הדיוט</w:t>
      </w:r>
      <w:r w:rsidRPr="00E939A5">
        <w:rPr>
          <w:rtl/>
        </w:rPr>
        <w:t xml:space="preserve">, </w:t>
      </w:r>
      <w:r w:rsidRPr="00E939A5">
        <w:rPr>
          <w:rFonts w:hint="cs"/>
          <w:rtl/>
        </w:rPr>
        <w:t>ממזרת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ונתינה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לישראל</w:t>
      </w:r>
      <w:r w:rsidRPr="00E939A5">
        <w:rPr>
          <w:rtl/>
        </w:rPr>
        <w:t xml:space="preserve">, </w:t>
      </w:r>
      <w:r w:rsidRPr="00E939A5">
        <w:rPr>
          <w:rFonts w:hint="eastAsia"/>
          <w:rtl/>
        </w:rPr>
        <w:t>בת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ישראל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לממזר</w:t>
      </w:r>
      <w:r w:rsidRPr="00E939A5">
        <w:rPr>
          <w:rtl/>
        </w:rPr>
        <w:t xml:space="preserve"> </w:t>
      </w:r>
      <w:r w:rsidRPr="00E939A5">
        <w:rPr>
          <w:rFonts w:hint="eastAsia"/>
          <w:rtl/>
        </w:rPr>
        <w:t>ולנתין</w:t>
      </w:r>
      <w:r w:rsidRPr="00E939A5">
        <w:rPr>
          <w:rtl/>
        </w:rPr>
        <w:t xml:space="preserve"> </w:t>
      </w:r>
    </w:p>
    <w:p w14:paraId="22101461" w14:textId="77777777" w:rsidR="00B93B58" w:rsidRPr="00B15076" w:rsidRDefault="00B93B58" w:rsidP="00B93B58">
      <w:pPr>
        <w:pStyle w:val="afff5"/>
        <w:rPr>
          <w:rtl/>
        </w:rPr>
      </w:pPr>
      <w:r w:rsidRPr="00E939A5">
        <w:rPr>
          <w:rStyle w:val="affff8"/>
          <w:rFonts w:hint="cs"/>
          <w:rtl/>
        </w:rPr>
        <w:t>והיה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ככלות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השוטרים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לדבר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אל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העם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ופקדו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שרי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צבאות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בראש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העם</w:t>
      </w:r>
      <w:r w:rsidRPr="00E939A5">
        <w:rPr>
          <w:rStyle w:val="affff8"/>
          <w:rtl/>
        </w:rPr>
        <w:t xml:space="preserve">, </w:t>
      </w:r>
      <w:r w:rsidRPr="00E939A5">
        <w:rPr>
          <w:rStyle w:val="affff8"/>
          <w:rFonts w:hint="cs"/>
          <w:rtl/>
        </w:rPr>
        <w:t>ובעקיבו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של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עם</w:t>
      </w:r>
      <w:r w:rsidRPr="00E939A5">
        <w:rPr>
          <w:rStyle w:val="affff8"/>
          <w:rtl/>
        </w:rPr>
        <w:t>,</w:t>
      </w:r>
    </w:p>
    <w:p w14:paraId="5DEA97A4" w14:textId="2A8E89D3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מעמידין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זקיפין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מאחוריהם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וכשילין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ברזל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בידיהן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המבקש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לקפח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שוקיו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lastRenderedPageBreak/>
        <w:t>שתחילת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נפילה</w:t>
      </w:r>
      <w:r w:rsidRPr="006F178A">
        <w:rPr>
          <w:rtl/>
        </w:rPr>
        <w:t xml:space="preserve">, </w:t>
      </w:r>
      <w:r w:rsidRPr="00E939A5">
        <w:rPr>
          <w:rStyle w:val="TanaimMishna"/>
          <w:rFonts w:hint="cs"/>
          <w:rtl/>
          <w:rPrChange w:id="20282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Pr="00E939A5">
        <w:rPr>
          <w:rStyle w:val="TanaimMishna"/>
          <w:rtl/>
          <w:rPrChange w:id="20283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E939A5">
        <w:rPr>
          <w:rStyle w:val="affff8"/>
          <w:rFonts w:hint="cs"/>
          <w:rtl/>
        </w:rPr>
        <w:t>נס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ישראל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לפני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פלשתים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וגם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מגפה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גדולה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היתה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cs"/>
          <w:rtl/>
        </w:rPr>
        <w:t>בעם</w:t>
      </w:r>
      <w:r w:rsidRPr="00E939A5">
        <w:rPr>
          <w:rStyle w:val="affff8"/>
          <w:rtl/>
        </w:rPr>
        <w:t>,</w:t>
      </w:r>
      <w:r w:rsidRPr="00E939A5">
        <w:rPr>
          <w:rStyle w:val="TanaimMishna"/>
          <w:rtl/>
          <w:rPrChange w:id="2028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E939A5">
        <w:rPr>
          <w:rStyle w:val="TanaimMishna"/>
          <w:rFonts w:hint="cs"/>
          <w:rtl/>
          <w:rPrChange w:id="20285" w:author="קלוד" w:date="2026-10-06T10:10:25Z">
            <w:rPr>
              <w:rStyle w:val="affffc"/>
              <w:rFonts w:hint="cs"/>
              <w:rtl/>
            </w:rPr>
          </w:rPrChange>
        </w:rPr>
        <w:t>ולהלן</w:t>
      </w:r>
      <w:r w:rsidRPr="00E939A5">
        <w:rPr>
          <w:rStyle w:val="TanaimMishna"/>
          <w:rtl/>
          <w:rPrChange w:id="20286" w:author="קלוד" w:date="2026-10-06T10:10:25Z">
            <w:rPr>
              <w:rStyle w:val="affffc"/>
              <w:rtl/>
            </w:rPr>
          </w:rPrChange>
        </w:rPr>
        <w:t xml:space="preserve"> </w:t>
      </w:r>
      <w:r w:rsidRPr="00E939A5">
        <w:rPr>
          <w:rStyle w:val="TanaimMishna"/>
          <w:rFonts w:hint="eastAsia"/>
          <w:rtl/>
          <w:rPrChange w:id="20287" w:author="קלוד" w:date="2026-10-06T10:10:25Z">
            <w:rPr>
              <w:rStyle w:val="affffc"/>
              <w:rFonts w:hint="eastAsia"/>
              <w:rtl/>
            </w:rPr>
          </w:rPrChange>
        </w:rPr>
        <w:t>אומר</w:t>
      </w:r>
      <w:r w:rsidRPr="00E939A5">
        <w:rPr>
          <w:rStyle w:val="TanaimMishna"/>
          <w:rtl/>
          <w:rPrChange w:id="20288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E939A5">
        <w:rPr>
          <w:rStyle w:val="affff8"/>
          <w:rFonts w:hint="eastAsia"/>
          <w:rtl/>
        </w:rPr>
        <w:t>וינוסו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אנשי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ישראל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מפני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פלשתים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ויפלו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חללים</w:t>
      </w:r>
      <w:r w:rsidRPr="00E939A5">
        <w:rPr>
          <w:rStyle w:val="affff8"/>
          <w:rtl/>
        </w:rPr>
        <w:t xml:space="preserve"> </w:t>
      </w:r>
      <w:r w:rsidRPr="00E939A5">
        <w:rPr>
          <w:rStyle w:val="affff8"/>
          <w:rFonts w:hint="eastAsia"/>
          <w:rtl/>
        </w:rPr>
        <w:t>וגו</w:t>
      </w:r>
    </w:p>
    <w:p w14:paraId="0BC8569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מד:</w:t>
      </w:r>
    </w:p>
    <w:p>
      <w:pPr>
        <w:pStyle w:val="afffff"/>
        <w:rPr>
          <w:ins w:id="20509" w:author="קלוד" w:date="2026-10-06T10:10:25Z"/>
        </w:rPr>
      </w:pPr>
      <w:ins w:id="20508" w:author="קלוד" w:date="2026-10-06T10:10:25Z">
        <w:r>
          <w:t xml:space="preserve">משנה ז</w:t>
        </w:r>
      </w:ins>
    </w:p>
    <w:p w14:paraId="42C880F5" w14:textId="77777777" w:rsidR="00E939A5" w:rsidRDefault="00B93B58" w:rsidP="00B93B58">
      <w:pPr>
        <w:pStyle w:val="01"/>
        <w:rPr>
          <w:spacing w:val="2"/>
          <w:rtl/>
        </w:rPr>
      </w:pPr>
      <w:r w:rsidRPr="00E939A5">
        <w:rPr>
          <w:rStyle w:val="TanaimMishna"/>
          <w:rFonts w:hint="cs"/>
          <w:rtl/>
          <w:rPrChange w:id="20289" w:author="קלוד" w:date="2026-10-06T10:10:25Z">
            <w:rPr>
              <w:rStyle w:val="affffc"/>
              <w:rFonts w:hint="cs"/>
              <w:rtl/>
            </w:rPr>
          </w:rPrChange>
        </w:rPr>
        <w:t>בד</w:t>
      </w:r>
      <w:r w:rsidRPr="00E939A5">
        <w:rPr>
          <w:rStyle w:val="TanaimMishna"/>
          <w:rtl/>
          <w:rPrChange w:id="20290" w:author="קלוד" w:date="2026-10-06T10:10:25Z">
            <w:rPr>
              <w:rStyle w:val="affffc"/>
              <w:rtl/>
            </w:rPr>
          </w:rPrChange>
        </w:rPr>
        <w:t>"</w:t>
      </w:r>
      <w:r w:rsidRPr="00E939A5">
        <w:rPr>
          <w:rStyle w:val="TanaimMishna"/>
          <w:rFonts w:hint="cs"/>
          <w:rtl/>
          <w:rPrChange w:id="20291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B15076">
        <w:rPr>
          <w:spacing w:val="2"/>
          <w:rtl/>
        </w:rPr>
        <w:t xml:space="preserve"> </w:t>
      </w:r>
      <w:r w:rsidRPr="00B15076">
        <w:rPr>
          <w:rFonts w:hint="cs"/>
          <w:spacing w:val="2"/>
          <w:rtl/>
        </w:rPr>
        <w:t>במלחמות</w:t>
      </w:r>
      <w:r w:rsidRPr="00B15076">
        <w:rPr>
          <w:spacing w:val="2"/>
          <w:rtl/>
        </w:rPr>
        <w:t xml:space="preserve"> </w:t>
      </w:r>
      <w:r w:rsidRPr="00FC1C11">
        <w:rPr>
          <w:rFonts w:cs="BA TM • Vilna Extra-Bold" w:hint="cs"/>
          <w:b w:val="0"/>
          <w:spacing w:val="2"/>
          <w:rtl/>
        </w:rPr>
        <w:t>הרשות</w:t>
      </w:r>
      <w:r w:rsidRPr="00B15076">
        <w:rPr>
          <w:spacing w:val="2"/>
          <w:rtl/>
        </w:rPr>
        <w:t xml:space="preserve">, </w:t>
      </w:r>
    </w:p>
    <w:p w14:paraId="1FAE4A1A" w14:textId="3E9A5C02" w:rsidR="00B93B58" w:rsidRPr="00D16D7B" w:rsidRDefault="00B93B58" w:rsidP="00B93B58">
      <w:pPr>
        <w:pStyle w:val="01"/>
        <w:rPr>
          <w:spacing w:val="0"/>
          <w:rtl/>
        </w:rPr>
      </w:pPr>
      <w:r w:rsidRPr="00D16D7B">
        <w:rPr>
          <w:rFonts w:hint="cs"/>
          <w:spacing w:val="0"/>
          <w:rtl/>
        </w:rPr>
        <w:t>אבל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במלחמות</w:t>
      </w:r>
      <w:r w:rsidRPr="00D16D7B">
        <w:rPr>
          <w:spacing w:val="0"/>
          <w:rtl/>
        </w:rPr>
        <w:t xml:space="preserve"> </w:t>
      </w:r>
      <w:r w:rsidRPr="00FC1C11">
        <w:rPr>
          <w:rFonts w:cs="BA TM • Vilna Extra-Bold" w:hint="cs"/>
          <w:b w:val="0"/>
          <w:spacing w:val="0"/>
          <w:rtl/>
        </w:rPr>
        <w:t>מצוה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הכל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יוצאין</w:t>
      </w:r>
      <w:r w:rsidRPr="00D16D7B">
        <w:rPr>
          <w:spacing w:val="0"/>
          <w:rtl/>
        </w:rPr>
        <w:t xml:space="preserve">, </w:t>
      </w:r>
      <w:r w:rsidRPr="00D16D7B">
        <w:rPr>
          <w:rFonts w:hint="cs"/>
          <w:spacing w:val="0"/>
          <w:rtl/>
        </w:rPr>
        <w:t>אפילו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חתן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מחדרו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וכלה</w:t>
      </w:r>
      <w:r w:rsidRPr="00D16D7B">
        <w:rPr>
          <w:spacing w:val="0"/>
          <w:rtl/>
        </w:rPr>
        <w:t xml:space="preserve"> </w:t>
      </w:r>
      <w:r w:rsidRPr="00D16D7B">
        <w:rPr>
          <w:rFonts w:hint="cs"/>
          <w:spacing w:val="0"/>
          <w:rtl/>
        </w:rPr>
        <w:t>מחופתה</w:t>
      </w:r>
      <w:r w:rsidRPr="00D16D7B">
        <w:rPr>
          <w:spacing w:val="0"/>
          <w:rtl/>
        </w:rPr>
        <w:t>;</w:t>
      </w:r>
    </w:p>
    <w:p w14:paraId="43D578F3" w14:textId="69E55AE3" w:rsidR="00E939A5" w:rsidRDefault="00B93B58" w:rsidP="00B93B58">
      <w:pPr>
        <w:pStyle w:val="afff5"/>
        <w:rPr>
          <w:b/>
          <w:sz w:val="20"/>
          <w:rtl/>
        </w:rPr>
      </w:pPr>
      <w:r w:rsidRPr="00E939A5">
        <w:rPr>
          <w:rStyle w:val="TanaimMishna"/>
          <w:rFonts w:hint="cs"/>
          <w:rtl/>
          <w:rPrChange w:id="20292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="00D16D7B">
        <w:rPr>
          <w:rStyle w:val="TanaimMishna"/>
          <w:rFonts w:hint="cs"/>
          <w:rtl/>
          <w:rPrChange w:id="20293" w:author="קלוד" w:date="2026-10-06T10:10:25Z">
            <w:rPr>
              <w:rStyle w:val="affffc"/>
              <w:rFonts w:hint="cs"/>
              <w:rtl/>
            </w:rPr>
          </w:rPrChange>
        </w:rPr>
        <w:t>"י</w:t>
      </w:r>
      <w:r w:rsidRPr="00E939A5">
        <w:rPr>
          <w:rStyle w:val="TanaimMishna"/>
          <w:rtl/>
          <w:rPrChange w:id="20294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b/>
          <w:rtl/>
          <w:rPrChange w:id="40155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D16D7B">
        <w:rPr>
          <w:rStyle w:val="TanaimMishna"/>
          <w:rFonts w:hint="cs"/>
          <w:rtl/>
          <w:rPrChange w:id="20295" w:author="קלוד" w:date="2026-10-06T10:10:25Z">
            <w:rPr>
              <w:rStyle w:val="affffc"/>
              <w:rFonts w:hint="cs"/>
              <w:rtl/>
            </w:rPr>
          </w:rPrChange>
        </w:rPr>
        <w:t>בד</w:t>
      </w:r>
      <w:r w:rsidRPr="00D16D7B">
        <w:rPr>
          <w:rStyle w:val="TanaimMishna"/>
          <w:rtl/>
          <w:rPrChange w:id="20296" w:author="קלוד" w:date="2026-10-06T10:10:25Z">
            <w:rPr>
              <w:rStyle w:val="affffc"/>
              <w:rtl/>
            </w:rPr>
          </w:rPrChange>
        </w:rPr>
        <w:t>"</w:t>
      </w:r>
      <w:r w:rsidRPr="00D16D7B">
        <w:rPr>
          <w:rStyle w:val="TanaimMishna"/>
          <w:rFonts w:hint="cs"/>
          <w:rtl/>
          <w:rPrChange w:id="20297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="00D16D7B">
        <w:rPr>
          <w:rStyle w:val="TanaimMishna"/>
          <w:rFonts w:hint="cs"/>
          <w:rtl/>
          <w:rPrChange w:id="20298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Pr="00D16D7B">
        <w:rPr>
          <w:rStyle w:val="TanaimMishna"/>
          <w:rFonts w:hint="cs"/>
          <w:rtl/>
          <w:rPrChange w:id="20299" w:author="קלוד" w:date="2026-10-06T10:10:25Z">
            <w:rPr>
              <w:rStyle w:val="affffc"/>
              <w:rFonts w:hint="cs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56" w:author="Claude" w:date="2026-10-06T13:34:15Z">
            <w:rPr>
              <w:rFonts w:hint="cs"/>
              <w:b/>
              <w:sz w:val="20"/>
              <w:rtl/>
            </w:rPr>
          </w:rPrChange>
        </w:rPr>
        <w:t>במלחמות</w:t>
      </w:r>
      <w:r w:rsidRPr="006F178A">
        <w:rPr>
          <w:b/>
          <w:rtl/>
          <w:rPrChange w:id="40157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6F178A">
        <w:rPr>
          <w:rFonts w:hint="cs"/>
          <w:b/>
          <w:rtl/>
          <w:rPrChange w:id="40158" w:author="Claude" w:date="2026-10-06T13:34:15Z">
            <w:rPr>
              <w:rFonts w:hint="cs"/>
              <w:b/>
              <w:sz w:val="20"/>
              <w:rtl/>
            </w:rPr>
          </w:rPrChange>
        </w:rPr>
        <w:t>מצוה</w:t>
      </w:r>
      <w:r w:rsidRPr="006F178A">
        <w:rPr>
          <w:b/>
          <w:rtl/>
          <w:rPrChange w:id="40159" w:author="Claude" w:date="2026-10-06T13:34:15Z">
            <w:rPr>
              <w:b/>
              <w:sz w:val="20"/>
              <w:rtl/>
            </w:rPr>
          </w:rPrChange>
        </w:rPr>
        <w:t xml:space="preserve">, </w:t>
      </w:r>
    </w:p>
    <w:p w14:paraId="7C5D9538" w14:textId="41145389" w:rsidR="00B93B58" w:rsidRPr="00E939A5" w:rsidRDefault="00B93B58" w:rsidP="00B93B58">
      <w:pPr>
        <w:pStyle w:val="afff5"/>
        <w:rPr>
          <w:spacing w:val="0"/>
          <w:rtl/>
        </w:rPr>
      </w:pPr>
      <w:r w:rsidRPr="00E939A5">
        <w:rPr>
          <w:rFonts w:hint="cs"/>
          <w:b/>
          <w:spacing w:val="0"/>
          <w:rtl/>
          <w:rPrChange w:id="4016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אבל</w:t>
      </w:r>
      <w:r w:rsidRPr="00E939A5">
        <w:rPr>
          <w:b/>
          <w:spacing w:val="0"/>
          <w:rtl/>
          <w:rPrChange w:id="4016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6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במלחמות</w:t>
      </w:r>
      <w:r w:rsidRPr="00E939A5">
        <w:rPr>
          <w:b/>
          <w:spacing w:val="0"/>
          <w:rtl/>
          <w:rPrChange w:id="40163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FC1C11">
        <w:rPr>
          <w:rFonts w:cs="BA TM • Vilna Extra-Bold" w:hint="cs"/>
          <w:spacing w:val="0"/>
          <w:rtl/>
          <w:rPrChange w:id="40164" w:author="Claude" w:date="2026-10-06T13:34:15Z">
            <w:rPr>
              <w:rFonts w:cs="BA TM • Vilna Extra-Bold" w:hint="cs"/>
              <w:spacing w:val="0"/>
              <w:sz w:val="20"/>
              <w:rtl/>
            </w:rPr>
          </w:rPrChange>
        </w:rPr>
        <w:t>חובה</w:t>
      </w:r>
      <w:r w:rsidRPr="00E939A5">
        <w:rPr>
          <w:b/>
          <w:spacing w:val="0"/>
          <w:rtl/>
          <w:rPrChange w:id="4016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6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הכל</w:t>
      </w:r>
      <w:r w:rsidRPr="00E939A5">
        <w:rPr>
          <w:b/>
          <w:spacing w:val="0"/>
          <w:rtl/>
          <w:rPrChange w:id="4016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6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יוצאין</w:t>
      </w:r>
      <w:r w:rsidRPr="00E939A5">
        <w:rPr>
          <w:b/>
          <w:spacing w:val="0"/>
          <w:rtl/>
          <w:rPrChange w:id="40169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, </w:t>
      </w:r>
      <w:r w:rsidRPr="00E939A5">
        <w:rPr>
          <w:rFonts w:hint="cs"/>
          <w:b/>
          <w:spacing w:val="0"/>
          <w:rtl/>
          <w:rPrChange w:id="40170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אפי</w:t>
      </w:r>
      <w:r w:rsidRPr="00E939A5">
        <w:rPr>
          <w:b/>
          <w:spacing w:val="0"/>
          <w:rtl/>
          <w:rPrChange w:id="40171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' </w:t>
      </w:r>
      <w:r w:rsidRPr="00E939A5">
        <w:rPr>
          <w:rFonts w:hint="cs"/>
          <w:b/>
          <w:spacing w:val="0"/>
          <w:rtl/>
          <w:rPrChange w:id="40172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חתן</w:t>
      </w:r>
      <w:r w:rsidRPr="00E939A5">
        <w:rPr>
          <w:b/>
          <w:spacing w:val="0"/>
          <w:rtl/>
          <w:rPrChange w:id="40173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74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מחדרו</w:t>
      </w:r>
      <w:r w:rsidRPr="00E939A5">
        <w:rPr>
          <w:b/>
          <w:spacing w:val="0"/>
          <w:rtl/>
          <w:rPrChange w:id="40175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76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וכלה</w:t>
      </w:r>
      <w:r w:rsidRPr="00E939A5">
        <w:rPr>
          <w:b/>
          <w:spacing w:val="0"/>
          <w:rtl/>
          <w:rPrChange w:id="40177" w:author="Claude" w:date="2026-10-06T13:34:15Z">
            <w:rPr>
              <w:b/>
              <w:spacing w:val="0"/>
              <w:sz w:val="20"/>
              <w:rtl/>
            </w:rPr>
          </w:rPrChange>
        </w:rPr>
        <w:t xml:space="preserve"> </w:t>
      </w:r>
      <w:r w:rsidRPr="00E939A5">
        <w:rPr>
          <w:rFonts w:hint="cs"/>
          <w:b/>
          <w:spacing w:val="0"/>
          <w:rtl/>
          <w:rPrChange w:id="40178" w:author="Claude" w:date="2026-10-06T13:34:15Z">
            <w:rPr>
              <w:rFonts w:hint="cs"/>
              <w:b/>
              <w:spacing w:val="0"/>
              <w:sz w:val="20"/>
              <w:rtl/>
            </w:rPr>
          </w:rPrChange>
        </w:rPr>
        <w:t>מחופתה</w:t>
      </w:r>
      <w:r w:rsidRPr="00E939A5">
        <w:rPr>
          <w:b/>
          <w:spacing w:val="0"/>
          <w:rtl/>
          <w:rPrChange w:id="40179" w:author="Claude" w:date="2026-10-06T13:34:15Z">
            <w:rPr>
              <w:b/>
              <w:spacing w:val="0"/>
              <w:sz w:val="20"/>
              <w:rtl/>
            </w:rPr>
          </w:rPrChange>
        </w:rPr>
        <w:t>.</w:t>
      </w:r>
    </w:p>
    <w:p w14:paraId="2D327404" w14:textId="5EFD2F02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C77793E" w14:textId="6D5C766F" w:rsidR="00F07A5B" w:rsidRPr="00F07A5B" w:rsidRDefault="00E939A5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נפק''מ</w:t>
      </w:r>
      <w:r w:rsidR="00F07A5B" w:rsidRPr="00F07A5B">
        <w:rPr>
          <w:rFonts w:hint="cs"/>
          <w:rtl/>
        </w:rPr>
        <w:t>:</w:t>
      </w:r>
    </w:p>
    <w:p w14:paraId="03997BDF" w14:textId="6ADE47DA" w:rsidR="00B93B58" w:rsidRPr="006F178A" w:rsidRDefault="00B93B58" w:rsidP="00B93B58">
      <w:pPr>
        <w:rPr>
          <w:rtl/>
        </w:rPr>
      </w:pPr>
      <w:r>
        <w:rPr>
          <w:rFonts w:hint="cs"/>
          <w:rtl/>
        </w:rPr>
        <w:t xml:space="preserve">בין </w:t>
      </w:r>
      <w:r>
        <w:rPr>
          <w:rStyle w:val="affffc"/>
          <w:rFonts w:hint="cs"/>
          <w:rtl/>
          <w:rPrChange w:id="9090" w:author="מנוע אמוראים" w:date="2026-10-05T16:41:03Z">
            <w:rPr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091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92" w:author="מנוע אמוראים" w:date="2026-10-05T16:41:03Z">
            <w:rPr>
              <w:rFonts w:hint="cs"/>
              <w:rtl/>
            </w:rPr>
          </w:rPrChange>
        </w:rPr>
        <w:t xml:space="preserve">י</w:t>
      </w:r>
      <w:r>
        <w:rPr>
          <w:rFonts w:hint="cs"/>
          <w:rtl/>
        </w:rPr>
        <w:t xml:space="preserve"> </w:t>
      </w:r>
      <w:r>
        <w:rPr>
          <w:rStyle w:val="affffc"/>
          <w:rFonts w:hint="cs"/>
          <w:rtl/>
          <w:rPrChange w:id="9093" w:author="מנוע אמוראים" w:date="2026-10-05T16:41:03Z">
            <w:rPr>
              <w:rFonts w:hint="cs"/>
              <w:rtl/>
            </w:rPr>
          </w:rPrChange>
        </w:rPr>
        <w:t xml:space="preserve">לריה</w:t>
      </w:r>
      <w:r>
        <w:rPr>
          <w:rStyle w:val="affffc"/>
          <w:rtl/>
          <w:rPrChange w:id="9094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95" w:author="מנוע אמוראים" w:date="2026-10-05T16:41:03Z">
            <w:rPr>
              <w:rFonts w:hint="cs"/>
              <w:rtl/>
            </w:rPr>
          </w:rPrChange>
        </w:rPr>
        <w:t xml:space="preserve">ג</w:t>
      </w:r>
      <w:r>
        <w:rPr>
          <w:rFonts w:hint="cs"/>
          <w:rtl/>
        </w:rPr>
        <w:t xml:space="preserve"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דרבנן</w:t>
      </w:r>
      <w:r w:rsidRPr="006F178A">
        <w:rPr>
          <w:rtl/>
        </w:rPr>
        <w:t>.</w:t>
      </w:r>
    </w:p>
    <w:p w14:paraId="649A68C0" w14:textId="77777777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וה</w:t>
      </w:r>
      <w:r w:rsidR="00E939A5" w:rsidRPr="00F07A5B">
        <w:rPr>
          <w:rFonts w:hint="cs"/>
          <w:rtl/>
        </w:rPr>
        <w:t>ך</w:t>
      </w:r>
      <w:r w:rsidR="00F07A5B" w:rsidRPr="00F07A5B">
        <w:rPr>
          <w:rtl/>
        </w:rPr>
        <w:t>:</w:t>
      </w:r>
    </w:p>
    <w:p w14:paraId="3231D941" w14:textId="3E7333E3" w:rsidR="00B93B58" w:rsidRPr="00E939A5" w:rsidRDefault="00E939A5" w:rsidP="00B93B58">
      <w:pPr>
        <w:rPr>
          <w:spacing w:val="-4"/>
          <w:rtl/>
        </w:rPr>
      </w:pPr>
      <w:r w:rsidRPr="00E939A5">
        <w:rPr>
          <w:rFonts w:hint="cs"/>
          <w:spacing w:val="-4"/>
          <w:rtl/>
        </w:rPr>
        <w:t>ד</w:t>
      </w:r>
      <w:r w:rsidR="00B93B58" w:rsidRPr="00E939A5">
        <w:rPr>
          <w:rFonts w:hint="eastAsia"/>
          <w:spacing w:val="-4"/>
          <w:rtl/>
        </w:rPr>
        <w:t>שח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בין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תפילה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לתפילה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עבירה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בידו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וחוזר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עליה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מעורכי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Fonts w:hint="eastAsia"/>
          <w:spacing w:val="-4"/>
          <w:rtl/>
        </w:rPr>
        <w:t>המלחמה</w:t>
      </w:r>
      <w:r w:rsidR="00B93B58" w:rsidRPr="00E939A5">
        <w:rPr>
          <w:spacing w:val="-4"/>
          <w:rtl/>
        </w:rPr>
        <w:t xml:space="preserve"> </w:t>
      </w:r>
      <w:r w:rsidR="00B93B58" w:rsidRPr="00E939A5">
        <w:rPr>
          <w:rStyle w:val="affffc"/>
          <w:rFonts w:hint="eastAsia"/>
          <w:spacing w:val="-4"/>
          <w:rtl/>
        </w:rPr>
        <w:t>כריה</w:t>
      </w:r>
      <w:r w:rsidR="00B93B58" w:rsidRPr="00E939A5">
        <w:rPr>
          <w:rStyle w:val="affffc"/>
          <w:spacing w:val="-4"/>
          <w:rtl/>
        </w:rPr>
        <w:t>"</w:t>
      </w:r>
      <w:r w:rsidR="00B93B58" w:rsidRPr="00E939A5">
        <w:rPr>
          <w:rStyle w:val="affffc"/>
          <w:rFonts w:hint="eastAsia"/>
          <w:spacing w:val="-4"/>
          <w:rtl/>
        </w:rPr>
        <w:t>ג</w:t>
      </w:r>
      <w:r w:rsidR="00B93B58" w:rsidRPr="00E939A5">
        <w:rPr>
          <w:rStyle w:val="affffc"/>
          <w:spacing w:val="-4"/>
          <w:rtl/>
        </w:rPr>
        <w:t>.</w:t>
      </w:r>
    </w:p>
    <w:p w14:paraId="3BB1B416" w14:textId="77777777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3D6851C7" w14:textId="12B16D10" w:rsidR="00B93B58" w:rsidRPr="006F178A" w:rsidRDefault="00E939A5" w:rsidP="00B93B58">
      <w:pPr>
        <w:rPr>
          <w:rtl/>
        </w:rPr>
      </w:pP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שמע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קול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קרנות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והרתיע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הגפת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תריסין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והרתיע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צחצוח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חרבות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ומים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שותתין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ברכיו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חוזר</w:t>
      </w:r>
      <w:r w:rsidR="00B93B58" w:rsidRPr="006F178A">
        <w:rPr>
          <w:rtl/>
        </w:rPr>
        <w:t xml:space="preserve">, </w:t>
      </w:r>
    </w:p>
    <w:p w14:paraId="32CA185A" w14:textId="77777777" w:rsidR="00F07A5B" w:rsidRPr="00F07A5B" w:rsidRDefault="00E939A5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66161DDA" w14:textId="2B568F74" w:rsidR="00B93B58" w:rsidRPr="006F178A" w:rsidRDefault="00E939A5" w:rsidP="00EA07D3">
      <w:pPr>
        <w:spacing w:after="60"/>
        <w:rPr>
          <w:rtl/>
        </w:rPr>
      </w:pPr>
      <w:r>
        <w:rPr>
          <w:rFonts w:hint="cs"/>
          <w:rtl/>
        </w:rPr>
        <w:t>בזה</w:t>
      </w:r>
      <w:r>
        <w:rPr>
          <w:rFonts w:hint="cs"/>
          <w:rtl/>
        </w:rPr>
        <w:t xml:space="preserve"> אפי </w:t>
      </w:r>
      <w:r>
        <w:rPr>
          <w:rStyle w:val="affffc"/>
          <w:rFonts w:hint="cs"/>
          <w:rtl/>
          <w:rPrChange w:id="9096" w:author="מנוע אמוראים" w:date="2026-10-05T16:41:03Z">
            <w:rPr>
              <w:rFonts w:hint="cs"/>
              <w:rtl/>
            </w:rPr>
          </w:rPrChange>
        </w:rPr>
        <w:t xml:space="preserve">ריה</w:t>
      </w:r>
      <w:r>
        <w:rPr>
          <w:rStyle w:val="affffc"/>
          <w:rtl/>
          <w:rPrChange w:id="9097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098" w:author="מנוע אמוראים" w:date="2026-10-05T16:41:03Z">
            <w:rPr>
              <w:rFonts w:hint="cs"/>
              <w:rtl/>
            </w:rPr>
          </w:rPrChange>
        </w:rPr>
        <w:t xml:space="preserve">ג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מודה משום ד'</w:t>
      </w:r>
      <w:r w:rsidR="00B93B58" w:rsidRPr="00E939A5">
        <w:rPr>
          <w:rStyle w:val="affff8"/>
          <w:rFonts w:hint="cs"/>
          <w:rtl/>
        </w:rPr>
        <w:t>ולא</w:t>
      </w:r>
      <w:r w:rsidR="00B93B58" w:rsidRPr="00E939A5">
        <w:rPr>
          <w:rStyle w:val="affff8"/>
          <w:rtl/>
        </w:rPr>
        <w:t xml:space="preserve"> </w:t>
      </w:r>
      <w:r w:rsidR="00B93B58" w:rsidRPr="00E939A5">
        <w:rPr>
          <w:rStyle w:val="affff8"/>
          <w:rFonts w:hint="cs"/>
          <w:rtl/>
        </w:rPr>
        <w:t>ימס</w:t>
      </w:r>
      <w:r w:rsidR="00B93B58" w:rsidRPr="00E939A5">
        <w:rPr>
          <w:rStyle w:val="affff8"/>
          <w:rtl/>
        </w:rPr>
        <w:t xml:space="preserve"> </w:t>
      </w:r>
      <w:r w:rsidR="00B93B58" w:rsidRPr="00E939A5">
        <w:rPr>
          <w:rStyle w:val="affff8"/>
          <w:rFonts w:hint="cs"/>
          <w:rtl/>
        </w:rPr>
        <w:t>את</w:t>
      </w:r>
      <w:r w:rsidR="00B93B58" w:rsidRPr="00E939A5">
        <w:rPr>
          <w:rStyle w:val="affff8"/>
          <w:rtl/>
        </w:rPr>
        <w:t xml:space="preserve"> </w:t>
      </w:r>
      <w:r w:rsidR="00B93B58" w:rsidRPr="00E939A5">
        <w:rPr>
          <w:rStyle w:val="affff8"/>
          <w:rFonts w:hint="cs"/>
          <w:rtl/>
        </w:rPr>
        <w:t>לבב</w:t>
      </w:r>
      <w:r w:rsidR="00B93B58" w:rsidRPr="00E939A5">
        <w:rPr>
          <w:rStyle w:val="affff8"/>
          <w:rtl/>
        </w:rPr>
        <w:t xml:space="preserve"> </w:t>
      </w:r>
      <w:r w:rsidR="00B93B58" w:rsidRPr="00E939A5">
        <w:rPr>
          <w:rStyle w:val="affff8"/>
          <w:rFonts w:hint="cs"/>
          <w:rtl/>
        </w:rPr>
        <w:t>אחיו</w:t>
      </w:r>
      <w:r w:rsidR="00B93B58" w:rsidRPr="00E939A5">
        <w:rPr>
          <w:rStyle w:val="affff8"/>
          <w:rtl/>
        </w:rPr>
        <w:t xml:space="preserve"> </w:t>
      </w:r>
      <w:r w:rsidR="00B93B58" w:rsidRPr="00E939A5">
        <w:rPr>
          <w:rStyle w:val="affff8"/>
          <w:rFonts w:hint="cs"/>
          <w:rtl/>
        </w:rPr>
        <w:t>כלבבו'</w:t>
      </w:r>
      <w:r w:rsidR="00B93B58" w:rsidRPr="00E939A5">
        <w:rPr>
          <w:rStyle w:val="affff8"/>
          <w:rtl/>
        </w:rPr>
        <w:t>.</w:t>
      </w:r>
    </w:p>
    <w:p w14:paraId="5B6E71AE" w14:textId="771ECA39" w:rsidR="00B93B58" w:rsidRPr="00E939A5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והיה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ככלות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השוטרים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כו</w:t>
      </w:r>
      <w:r w:rsidRPr="006F178A">
        <w:rPr>
          <w:rStyle w:val="afffe"/>
          <w:b/>
          <w:sz w:val="20"/>
          <w:rtl/>
        </w:rPr>
        <w:t>'.</w:t>
      </w:r>
      <w:r w:rsidRPr="006F178A">
        <w:rPr>
          <w:rStyle w:val="afffe"/>
          <w:rFonts w:hint="cs"/>
          <w:b/>
          <w:sz w:val="20"/>
          <w:rtl/>
        </w:rPr>
        <w:t>-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מפני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שתחילת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נפילה</w:t>
      </w:r>
      <w:r w:rsidRPr="00E939A5">
        <w:rPr>
          <w:rtl/>
        </w:rPr>
        <w:t xml:space="preserve"> </w:t>
      </w:r>
      <w:r w:rsidRPr="00E939A5">
        <w:rPr>
          <w:rFonts w:hint="cs"/>
          <w:rtl/>
        </w:rPr>
        <w:t>ניסה</w:t>
      </w:r>
      <w:r w:rsidRPr="00E939A5">
        <w:rPr>
          <w:rtl/>
        </w:rPr>
        <w:t>.</w:t>
      </w:r>
    </w:p>
    <w:p w14:paraId="370C060A" w14:textId="7626A908" w:rsidR="00B93B58" w:rsidRPr="006F178A" w:rsidRDefault="00E4644A" w:rsidP="00E4644A">
      <w:pPr>
        <w:pStyle w:val="affff5"/>
        <w:rPr>
          <w:del w:id="90228" w:author="מנוע עיצוב" w:date="2026-10-08T11:01:28Z"/>
          <w:rtl/>
        </w:rPr>
      </w:pPr>
      <w:del w:id="90227" w:author="מנוע עיצוב" w:date="2026-10-08T11:01:28Z">
        <w:r>
          <w:rPr>
            <w:rtl/>
          </w:rPr>
          <w:delText xml:space="preserve">****</w:delText>
        </w:r>
      </w:del>
    </w:p>
    <w:p w14:paraId="635081B3" w14:textId="77777777" w:rsidR="00B93B58" w:rsidRPr="006F178A" w:rsidRDefault="00B93B58" w:rsidP="005670C9">
      <w:pPr>
        <w:pStyle w:val="afffd"/>
        <w:rPr>
          <w:rtl/>
        </w:rPr>
      </w:pPr>
      <w:ins w:id="9897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בד</w:t>
      </w:r>
      <w:r w:rsidRPr="006F178A">
        <w:rPr>
          <w:rtl/>
        </w:rPr>
        <w:t>"</w:t>
      </w:r>
      <w:r w:rsidRPr="006F178A">
        <w:rPr>
          <w:rFonts w:hint="cs"/>
          <w:rtl/>
        </w:rPr>
        <w:t>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במלחמות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5876D3F7" w14:textId="0587EE24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יוחנן</w:t>
      </w:r>
      <w:r w:rsidR="00F07A5B" w:rsidRPr="00F07A5B">
        <w:rPr>
          <w:rtl/>
        </w:rPr>
        <w:t>:</w:t>
      </w:r>
    </w:p>
    <w:p w14:paraId="228CA897" w14:textId="0E150BE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E939A5">
        <w:rPr>
          <w:rStyle w:val="affffc"/>
          <w:rtl/>
        </w:rPr>
        <w:t xml:space="preserve"> </w:t>
      </w:r>
      <w:r w:rsidRPr="00E939A5">
        <w:rPr>
          <w:rStyle w:val="affffc"/>
          <w:rFonts w:hint="cs"/>
          <w:rtl/>
        </w:rPr>
        <w:t>דר</w:t>
      </w:r>
      <w:r w:rsidR="00E939A5" w:rsidRPr="00E939A5">
        <w:rPr>
          <w:rStyle w:val="affffc"/>
          <w:rFonts w:hint="cs"/>
          <w:rtl/>
        </w:rPr>
        <w:t>"י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חובה</w:t>
      </w:r>
      <w:r w:rsidRPr="006F178A">
        <w:rPr>
          <w:rtl/>
        </w:rPr>
        <w:t xml:space="preserve"> </w:t>
      </w:r>
      <w:r w:rsidRPr="00E939A5">
        <w:rPr>
          <w:rStyle w:val="affffc"/>
          <w:rFonts w:hint="cs"/>
          <w:rtl/>
        </w:rPr>
        <w:t>ד</w:t>
      </w:r>
      <w:r w:rsidR="00E939A5">
        <w:rPr>
          <w:rStyle w:val="affffc"/>
          <w:rFonts w:hint="cs"/>
          <w:rtl/>
        </w:rPr>
        <w:t>ר"י</w:t>
      </w:r>
      <w:r w:rsidRPr="00E939A5">
        <w:rPr>
          <w:rStyle w:val="affffc"/>
          <w:rtl/>
        </w:rPr>
        <w:t>.</w:t>
      </w:r>
    </w:p>
    <w:p w14:paraId="036D952F" w14:textId="65AEC401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רבא</w:t>
      </w:r>
      <w:r w:rsidR="00F07A5B" w:rsidRPr="00F07A5B">
        <w:rPr>
          <w:rtl/>
        </w:rPr>
        <w:t>:</w:t>
      </w:r>
    </w:p>
    <w:p w14:paraId="092C664D" w14:textId="61AEA144" w:rsidR="00B93B58" w:rsidRPr="00225FF9" w:rsidRDefault="00B93B58" w:rsidP="00B93B58">
      <w:pPr>
        <w:rPr>
          <w:spacing w:val="-6"/>
          <w:rtl/>
        </w:rPr>
      </w:pPr>
      <w:r w:rsidRPr="00225FF9">
        <w:rPr>
          <w:rFonts w:hint="eastAsia"/>
          <w:spacing w:val="-6"/>
          <w:rtl/>
        </w:rPr>
        <w:t>מלחמות</w:t>
      </w:r>
      <w:r w:rsidRPr="00225FF9">
        <w:rPr>
          <w:spacing w:val="-6"/>
          <w:rtl/>
        </w:rPr>
        <w:t xml:space="preserve"> </w:t>
      </w:r>
      <w:r w:rsidRPr="00225FF9">
        <w:rPr>
          <w:rFonts w:hint="eastAsia"/>
          <w:spacing w:val="-6"/>
          <w:rtl/>
        </w:rPr>
        <w:t>יהושע</w:t>
      </w:r>
      <w:r w:rsidRPr="00225FF9">
        <w:rPr>
          <w:spacing w:val="-6"/>
          <w:rtl/>
        </w:rPr>
        <w:t xml:space="preserve"> </w:t>
      </w:r>
      <w:r w:rsidRPr="00181B70">
        <w:rPr>
          <w:rFonts w:cs="BA Vilna Bold" w:hint="eastAsia"/>
          <w:spacing w:val="-6"/>
          <w:rtl/>
        </w:rPr>
        <w:t>לכבש</w:t>
      </w:r>
      <w:r w:rsidRPr="00225FF9">
        <w:rPr>
          <w:spacing w:val="-6"/>
          <w:rtl/>
        </w:rPr>
        <w:t xml:space="preserve"> </w:t>
      </w:r>
      <w:r w:rsidR="00E939A5">
        <w:rPr>
          <w:rFonts w:hint="cs"/>
          <w:spacing w:val="-6"/>
          <w:rtl/>
        </w:rPr>
        <w:t xml:space="preserve"> </w:t>
      </w:r>
      <w:r w:rsidR="00E939A5" w:rsidRPr="00E939A5">
        <w:rPr>
          <w:rStyle w:val="affffc"/>
          <w:rFonts w:hint="cs"/>
          <w:rtl/>
        </w:rPr>
        <w:t>לכו''ע</w:t>
      </w:r>
      <w:r w:rsidRPr="00225FF9">
        <w:rPr>
          <w:spacing w:val="-6"/>
          <w:rtl/>
        </w:rPr>
        <w:t xml:space="preserve"> </w:t>
      </w:r>
      <w:r w:rsidRPr="00225FF9">
        <w:rPr>
          <w:rFonts w:hint="eastAsia"/>
          <w:spacing w:val="-6"/>
          <w:rtl/>
        </w:rPr>
        <w:t>חובה</w:t>
      </w:r>
      <w:r w:rsidRPr="00225FF9">
        <w:rPr>
          <w:spacing w:val="-6"/>
          <w:rtl/>
        </w:rPr>
        <w:t xml:space="preserve">, </w:t>
      </w:r>
      <w:r w:rsidRPr="00225FF9">
        <w:rPr>
          <w:rFonts w:hint="eastAsia"/>
          <w:spacing w:val="-6"/>
          <w:rtl/>
        </w:rPr>
        <w:t>מלחמות</w:t>
      </w:r>
      <w:r w:rsidRPr="00225FF9">
        <w:rPr>
          <w:spacing w:val="-6"/>
          <w:rtl/>
        </w:rPr>
        <w:t xml:space="preserve"> </w:t>
      </w:r>
      <w:r w:rsidRPr="00225FF9">
        <w:rPr>
          <w:rFonts w:hint="eastAsia"/>
          <w:spacing w:val="-6"/>
          <w:rtl/>
        </w:rPr>
        <w:t>בית</w:t>
      </w:r>
      <w:r w:rsidRPr="00225FF9">
        <w:rPr>
          <w:spacing w:val="-6"/>
          <w:rtl/>
        </w:rPr>
        <w:t xml:space="preserve"> </w:t>
      </w:r>
      <w:r w:rsidRPr="00225FF9">
        <w:rPr>
          <w:rFonts w:hint="eastAsia"/>
          <w:spacing w:val="-6"/>
          <w:rtl/>
        </w:rPr>
        <w:t>דוד</w:t>
      </w:r>
      <w:r w:rsidRPr="00225FF9">
        <w:rPr>
          <w:spacing w:val="-6"/>
          <w:rtl/>
        </w:rPr>
        <w:t xml:space="preserve"> </w:t>
      </w:r>
      <w:r w:rsidRPr="00181B70">
        <w:rPr>
          <w:rFonts w:cs="BA Vilna Bold" w:hint="eastAsia"/>
          <w:spacing w:val="-6"/>
          <w:rtl/>
        </w:rPr>
        <w:t>לרווחה</w:t>
      </w:r>
      <w:r w:rsidRPr="00225FF9">
        <w:rPr>
          <w:spacing w:val="-6"/>
          <w:rtl/>
        </w:rPr>
        <w:t xml:space="preserve"> </w:t>
      </w:r>
      <w:r w:rsidR="00E939A5" w:rsidRPr="00E939A5">
        <w:rPr>
          <w:rStyle w:val="affffc"/>
          <w:rFonts w:hint="cs"/>
          <w:rtl/>
        </w:rPr>
        <w:t>לכו''ע</w:t>
      </w:r>
      <w:r w:rsidRPr="00225FF9">
        <w:rPr>
          <w:spacing w:val="-6"/>
          <w:rtl/>
        </w:rPr>
        <w:t xml:space="preserve"> </w:t>
      </w:r>
      <w:r w:rsidRPr="00225FF9">
        <w:rPr>
          <w:rFonts w:hint="eastAsia"/>
          <w:spacing w:val="-6"/>
          <w:rtl/>
        </w:rPr>
        <w:t>רשות</w:t>
      </w:r>
      <w:r w:rsidRPr="00225FF9">
        <w:rPr>
          <w:spacing w:val="-6"/>
          <w:rtl/>
        </w:rPr>
        <w:t xml:space="preserve">, </w:t>
      </w:r>
    </w:p>
    <w:p w14:paraId="21A9E01D" w14:textId="77777777" w:rsidR="00F07A5B" w:rsidRPr="00F07A5B" w:rsidRDefault="00E939A5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075D495B" w14:textId="1E00D9A2" w:rsidR="00B93B58" w:rsidRPr="006F178A" w:rsidRDefault="00E939A5" w:rsidP="00B93B58">
      <w:pPr>
        <w:rPr>
          <w:rtl/>
        </w:rPr>
      </w:pPr>
      <w:r>
        <w:rPr>
          <w:rFonts w:hint="cs"/>
          <w:rtl/>
        </w:rPr>
        <w:t xml:space="preserve">למעט עכו''ם שלא יבוא עליהם אי קרי רשות או מצוה, </w:t>
      </w:r>
    </w:p>
    <w:p w14:paraId="73820155" w14:textId="77777777" w:rsidR="00F07A5B" w:rsidRPr="00F07A5B" w:rsidRDefault="00B93B58" w:rsidP="00E939A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נפק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Pr="00F07A5B">
        <w:rPr>
          <w:rtl/>
        </w:rPr>
        <w:t>?</w:t>
      </w:r>
      <w:r w:rsidR="00F07A5B" w:rsidRPr="00F07A5B">
        <w:rPr>
          <w:rtl/>
        </w:rPr>
        <w:t>:</w:t>
      </w:r>
    </w:p>
    <w:p w14:paraId="20D3D013" w14:textId="0D077E3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לעוסק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שפטור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המצוה</w:t>
      </w:r>
      <w:r w:rsidRPr="006F178A">
        <w:rPr>
          <w:rtl/>
        </w:rPr>
        <w:t>.</w:t>
      </w:r>
    </w:p>
    <w:p w14:paraId="78E21C3A" w14:textId="77777777" w:rsidR="00B93B58" w:rsidRPr="0059138D" w:rsidRDefault="00B93B58" w:rsidP="00B93B58">
      <w:pPr>
        <w:pStyle w:val="afffb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284"/>
          <w:titlePg/>
          <w:bidi/>
          <w:rtlGutter/>
          <w:docGrid w:linePitch="360"/>
        </w:sectPr>
      </w:pPr>
    </w:p>
    <w:p w14:paraId="1561C72C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sectPr w:rsidR="00B93B58" w:rsidRPr="0059138D" w:rsidSect="003207F4">
          <w:type w:val="continuous"/>
          <w:pgSz w:w="5103" w:h="16840" w:code="8"/>
          <w:pgMar w:top="567" w:right="1134" w:bottom="567" w:left="567" w:header="284" w:footer="284" w:gutter="0"/>
          <w:pgBorders w:offsetFrom="page">
            <w:top w:val="thinThickMediumGap" w:sz="24" w:space="1" w:color="BF8F00" w:themeColor="accent4" w:themeShade="BF"/>
            <w:left w:val="thinThickMediumGap" w:sz="24" w:space="1" w:color="BF8F00" w:themeColor="accent4" w:themeShade="BF"/>
            <w:bottom w:val="thickThinMediumGap" w:sz="24" w:space="1" w:color="BF8F00" w:themeColor="accent4" w:themeShade="BF"/>
            <w:right w:val="thickThinMediumGap" w:sz="24" w:space="1" w:color="BF8F00" w:themeColor="accent4" w:themeShade="BF"/>
          </w:pgBorders>
          <w:pgNumType w:start="1"/>
          <w:cols w:space="720"/>
          <w:titlePg/>
          <w:bidi/>
          <w:rtlGutter/>
          <w:docGrid w:linePitch="360"/>
        </w:sectPr>
        <w:pPrChange w:id="91296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  <w:sectPr w:rsidR="00B93B58" w:rsidRPr="0059138D" w:rsidSect="003207F4">
              <w:type w:val="continuous"/>
              <w:pgSz w:w="5103" w:h="16840" w:code="8"/>
              <w:pgMar w:top="567" w:right="1134" w:bottom="567" w:left="567" w:header="284" w:footer="284" w:gutter="0"/>
              <w:pgBorders w:offsetFrom="page">
                <w:top w:val="thinThickMediumGap" w:sz="24" w:space="1" w:color="BF8F00" w:themeColor="accent4" w:themeShade="BF"/>
                <w:left w:val="thinThickMediumGap" w:sz="24" w:space="1" w:color="BF8F00" w:themeColor="accent4" w:themeShade="BF"/>
                <w:bottom w:val="thickThinMediumGap" w:sz="24" w:space="1" w:color="BF8F00" w:themeColor="accent4" w:themeShade="BF"/>
                <w:right w:val="thickThinMediumGap" w:sz="24" w:space="1" w:color="BF8F00" w:themeColor="accent4" w:themeShade="BF"/>
              </w:pgBorders>
              <w:pgNumType w:start="1"/>
              <w:cols w:space="720"/>
              <w:titlePg/>
              <w:bidi/>
              <w:rtlGutter/>
              <w:docGrid w:linePitch="360"/>
            </w:sect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משוח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מלחמה</w:t>
      </w:r>
      <w:r w:rsidRPr="0059138D">
        <w:rPr>
          <w:rFonts w:cs="BA Vilna Bold"/>
          <w:bCs w:val="0"/>
          <w:sz w:val="20"/>
          <w:rtl/>
        </w:rPr>
        <w:t>.</w:t>
      </w:r>
    </w:p>
    <w:p w14:paraId="2DA8F0FE" w14:textId="77777777" w:rsidR="00B93B58" w:rsidRPr="006F178A" w:rsidRDefault="00B93B58" w:rsidP="00B93B58">
      <w:pPr>
        <w:pStyle w:val="afff2"/>
        <w:framePr w:wrap="around"/>
        <w:spacing w:line="276" w:lineRule="auto"/>
        <w:rPr>
          <w:del w:id="41287" w:author="Claude" w:date="2026-10-07T09:24:33Z"/>
          <w:sz w:val="20"/>
          <w:rtl/>
        </w:rPr>
      </w:pPr>
      <w:del w:id="41286" w:author="Claude" w:date="2026-10-07T09:24:33Z">
        <w:r w:rsidRPr="006F178A">
          <w:rPr>
            <w:rFonts w:hint="cs"/>
            <w:sz w:val="20"/>
            <w:rtl/>
          </w:rPr>
          <w:lastRenderedPageBreak/>
          <w:delText xml:space="preserve">פרק תשיעי </w:delText>
        </w:r>
      </w:del>
    </w:p>
    <w:p w14:paraId="45321D69" w14:textId="77777777" w:rsidR="00B93B58" w:rsidRPr="006F178A" w:rsidRDefault="00B93B58" w:rsidP="00B93B58">
      <w:pPr>
        <w:pStyle w:val="afff3"/>
        <w:framePr w:wrap="around"/>
        <w:spacing w:line="276" w:lineRule="auto"/>
        <w:rPr>
          <w:del w:id="41289" w:author="Claude" w:date="2026-10-07T09:24:33Z"/>
          <w:sz w:val="20"/>
          <w:rtl/>
        </w:rPr>
      </w:pPr>
      <w:del w:id="41288" w:author="Claude" w:date="2026-10-07T09:24:33Z">
        <w:r w:rsidRPr="006F178A">
          <w:rPr>
            <w:rFonts w:hint="cs"/>
            <w:sz w:val="20"/>
            <w:rtl/>
          </w:rPr>
          <w:delText xml:space="preserve">עגלה ערופה </w:delText>
        </w:r>
      </w:del>
    </w:p>
    <w:p w14:paraId="2E9F1685" w14:textId="77777777" w:rsidR="00B93B58" w:rsidRPr="006F178A" w:rsidRDefault="00B93B58" w:rsidP="00B93B58">
      <w:pPr>
        <w:pStyle w:val="afff4"/>
        <w:framePr w:wrap="around"/>
        <w:spacing w:after="0" w:line="276" w:lineRule="auto"/>
        <w:rPr>
          <w:rtl/>
        </w:rPr>
      </w:pPr>
      <w:r w:rsidRPr="006F178A">
        <w:rPr>
          <w:rFonts w:hint="cs"/>
          <w:rtl/>
        </w:rPr>
        <w:t>מד: - מט:</w:t>
      </w:r>
    </w:p>
    <w:p>
      <w:pPr>
        <w:pStyle w:val="PetichatPerek"/>
        <w:rPr>
          <w:ins w:id="41285" w:author="Claude" w:date="2026-10-07T09:24:33Z"/>
        </w:rPr>
      </w:pPr>
      <w:ins w:id="41284" w:author="Claude" w:date="2026-10-07T09:24:33Z">
        <w:r>
          <w:rPr>
            <w:rFonts w:hint="cs"/>
            <w:sz w:val="20"/>
            <w:rtl/>
          </w:rPr>
          <w:t xml:space="preserve">פרק תשיעי</w:t>
        </w:r>
        <w:r>
          <w:rPr>
            <w:rFonts w:hint="cs"/>
            <w:sz w:val="20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עגלה ערופה</w:t>
        </w:r>
      </w:ins>
    </w:p>
    <w:p w14:paraId="282FA9D6" w14:textId="07C6A8EC" w:rsidR="00B93B58" w:rsidRPr="006F178A" w:rsidRDefault="00B93B58" w:rsidP="00E24454">
      <w:pPr>
        <w:pStyle w:val="afffff"/>
        <w:framePr w:wrap="around"/>
        <w:rPr>
          <w:rtl/>
        </w:rPr>
      </w:pPr>
      <w:del w:id="20488" w:author="קלוד" w:date="2026-10-06T10:10:25Z">
        <w:r>
          <w:rPr>
            <w:rFonts w:hint="cs"/>
            <w:rtl/>
          </w:rPr>
          <w:delText xml:space="preserve">מתני</w:delText>
        </w:r>
      </w:del>
      <w:ins w:id="20489" w:author="קלוד" w:date="2026-10-06T10:10:25Z">
        <w:r>
          <w:rPr>
            <w:rFonts w:hint="cs"/>
            <w:rtl/>
          </w:rPr>
          <w:t xml:space="preserve">משנה א</w:t>
        </w:r>
      </w:ins>
      <w:del w:id="20490" w:author="קלוד" w:date="2026-10-06T10:10:25Z">
        <w:r>
          <w:rPr>
            <w:rtl/>
          </w:rPr>
          <w:delText xml:space="preserve">'</w:delText>
        </w:r>
      </w:del>
    </w:p>
    <w:p w14:paraId="47932F17" w14:textId="2B235FB0" w:rsidR="00B93B58" w:rsidRPr="00FC1C11" w:rsidRDefault="00B93B58" w:rsidP="007723BE">
      <w:pPr>
        <w:pStyle w:val="afff5"/>
        <w:spacing w:after="60" w:before="120"/>
        <w:rPr>
          <w:spacing w:val="0"/>
          <w:rtl/>
        </w:rPr>
        <w:pPrChange w:id="90027" w:author="קלוד" w:date="2026-10-08T12:08:16Z">
          <w:pPr>
            <w:pStyle w:val="afff5"/>
            <w:spacing w:after="60"/>
          </w:pPr>
        </w:pPrChange>
      </w:pPr>
      <w:r w:rsidRPr="00FC1C11">
        <w:rPr>
          <w:rFonts w:cs="BA TM • Vilna Extra-Bold" w:hint="cs"/>
          <w:spacing w:val="0"/>
          <w:rtl/>
        </w:rPr>
        <w:t>עגלה</w:t>
      </w:r>
      <w:r w:rsidRPr="00FC1C11">
        <w:rPr>
          <w:rFonts w:cs="BA TM • Vilna Extra-Bold"/>
          <w:spacing w:val="0"/>
          <w:rtl/>
        </w:rPr>
        <w:t xml:space="preserve"> </w:t>
      </w:r>
      <w:r w:rsidRPr="00FC1C11">
        <w:rPr>
          <w:rFonts w:cs="BA TM • Vilna Extra-Bold" w:hint="cs"/>
          <w:spacing w:val="0"/>
          <w:rtl/>
        </w:rPr>
        <w:t>ערופה</w:t>
      </w:r>
      <w:r w:rsidRPr="00FC1C11">
        <w:rPr>
          <w:rFonts w:cs="BA TM • Vilna Extra-Bold"/>
          <w:spacing w:val="0"/>
          <w:rtl/>
        </w:rPr>
        <w:t xml:space="preserve"> </w:t>
      </w:r>
      <w:r w:rsidRPr="00FC1C11">
        <w:rPr>
          <w:rFonts w:cs="BA TM • Vilna Extra-Bold" w:hint="cs"/>
          <w:spacing w:val="0"/>
          <w:rtl/>
        </w:rPr>
        <w:t>בל</w:t>
      </w:r>
      <w:r w:rsidR="007723BE" w:rsidRPr="00FC1C11">
        <w:rPr>
          <w:rFonts w:cs="BA TM • Vilna Extra-Bold" w:hint="cs"/>
          <w:spacing w:val="0"/>
          <w:rtl/>
        </w:rPr>
        <w:t>ה"ק</w:t>
      </w:r>
      <w:r w:rsidRPr="00FC1C11">
        <w:rPr>
          <w:spacing w:val="0"/>
          <w:rtl/>
        </w:rPr>
        <w:t xml:space="preserve"> </w:t>
      </w:r>
      <w:r w:rsidR="007723BE" w:rsidRPr="00FC1C11">
        <w:rPr>
          <w:rStyle w:val="affff8"/>
          <w:rFonts w:hint="cs"/>
          <w:spacing w:val="0"/>
          <w:rtl/>
        </w:rPr>
        <w:t>ד</w:t>
      </w:r>
      <w:r w:rsidRPr="00FC1C11">
        <w:rPr>
          <w:rStyle w:val="affff8"/>
          <w:rFonts w:hint="eastAsia"/>
          <w:spacing w:val="0"/>
          <w:rtl/>
        </w:rPr>
        <w:t>כי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ימצא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חלל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באדמה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ויצאו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זקניך</w:t>
      </w:r>
      <w:r w:rsidRPr="00FC1C11">
        <w:rPr>
          <w:rStyle w:val="affff8"/>
          <w:spacing w:val="0"/>
          <w:rtl/>
        </w:rPr>
        <w:t xml:space="preserve"> </w:t>
      </w:r>
      <w:r w:rsidRPr="00FC1C11">
        <w:rPr>
          <w:rStyle w:val="affff8"/>
          <w:rFonts w:hint="eastAsia"/>
          <w:spacing w:val="0"/>
          <w:rtl/>
        </w:rPr>
        <w:t>ושופטיך</w:t>
      </w:r>
      <w:r w:rsidRPr="00FC1C11">
        <w:rPr>
          <w:rStyle w:val="affff8"/>
          <w:spacing w:val="0"/>
          <w:rtl/>
        </w:rPr>
        <w:t xml:space="preserve">, </w:t>
      </w:r>
    </w:p>
    <w:p w14:paraId="74824F9B" w14:textId="77777777" w:rsidR="00B93B58" w:rsidRPr="006F178A" w:rsidRDefault="00B93B58" w:rsidP="00B93B58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שלשה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שבירושלים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יוצאין</w:t>
      </w:r>
      <w:r w:rsidRPr="006F178A">
        <w:rPr>
          <w:rtl/>
        </w:rPr>
        <w:t>;</w:t>
      </w:r>
    </w:p>
    <w:p w14:paraId="2076B6F8" w14:textId="77777777" w:rsidR="007723BE" w:rsidRDefault="007723BE" w:rsidP="00B93B58">
      <w:pPr>
        <w:pStyle w:val="afff5"/>
        <w:rPr>
          <w:rtl/>
        </w:rPr>
      </w:pPr>
      <w:r w:rsidRPr="007723BE">
        <w:rPr>
          <w:rStyle w:val="TanaimMishna"/>
          <w:rFonts w:hint="cs"/>
          <w:rtl/>
          <w:rPrChange w:id="20300" w:author="קלוד" w:date="2026-10-06T10:10:25Z">
            <w:rPr>
              <w:rStyle w:val="affffc"/>
              <w:rFonts w:hint="cs"/>
              <w:rtl/>
            </w:rPr>
          </w:rPrChange>
        </w:rPr>
        <w:t>ר"י</w:t>
      </w:r>
      <w:r w:rsidR="00B93B58" w:rsidRPr="007723BE">
        <w:rPr>
          <w:rStyle w:val="TanaimMishna"/>
          <w:rtl/>
          <w:rPrChange w:id="20301" w:author="קלוד" w:date="2026-10-06T10:10:25Z">
            <w:rPr>
              <w:rStyle w:val="affffc"/>
              <w:rtl/>
            </w:rPr>
          </w:rPrChange>
        </w:rPr>
        <w:t>:</w:t>
      </w:r>
      <w:r w:rsidR="00B93B58" w:rsidRPr="006F178A">
        <w:rPr>
          <w:rtl/>
        </w:rPr>
        <w:t xml:space="preserve"> </w:t>
      </w:r>
      <w:r w:rsidR="00B93B58" w:rsidRPr="00FC1C11">
        <w:rPr>
          <w:rFonts w:cs="BA TM • Vilna Extra-Bold" w:hint="cs"/>
          <w:rtl/>
        </w:rPr>
        <w:t>חמשה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="00B93B58" w:rsidRPr="007723BE">
        <w:rPr>
          <w:rStyle w:val="affff8"/>
          <w:rFonts w:hint="cs"/>
          <w:rtl/>
        </w:rPr>
        <w:t>זקניך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, </w:t>
      </w:r>
      <w:r w:rsidR="00B93B58" w:rsidRPr="007723BE">
        <w:rPr>
          <w:rStyle w:val="affff8"/>
          <w:rFonts w:hint="cs"/>
          <w:rtl/>
        </w:rPr>
        <w:t>ושופטיך</w:t>
      </w:r>
      <w:r w:rsidR="00B93B58" w:rsidRPr="007723BE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, </w:t>
      </w:r>
    </w:p>
    <w:p w14:paraId="4634EDBC" w14:textId="72FC017E" w:rsidR="00B93B58" w:rsidRPr="006F178A" w:rsidRDefault="007723BE" w:rsidP="007723BE">
      <w:pPr>
        <w:pStyle w:val="afff5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B93B58" w:rsidRPr="006F178A">
        <w:rPr>
          <w:rFonts w:hint="cs"/>
          <w:rtl/>
        </w:rPr>
        <w:t>ואין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</w:t>
      </w:r>
      <w:r>
        <w:rPr>
          <w:rFonts w:hint="cs"/>
          <w:rtl/>
        </w:rPr>
        <w:t>"ד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שקול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מוסיפין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עליהן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>.</w:t>
      </w:r>
    </w:p>
    <w:p w14:paraId="77912C05" w14:textId="77777777" w:rsidR="00B93B58" w:rsidRPr="007723BE" w:rsidRDefault="00B93B58" w:rsidP="00B93B58">
      <w:pPr>
        <w:pStyle w:val="afff5"/>
        <w:rPr>
          <w:spacing w:val="0"/>
          <w:rtl/>
        </w:rPr>
      </w:pPr>
      <w:r w:rsidRPr="007723BE">
        <w:rPr>
          <w:rFonts w:hint="cs"/>
          <w:spacing w:val="0"/>
          <w:rtl/>
        </w:rPr>
        <w:t>נמצא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טמון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בגל</w:t>
      </w:r>
      <w:r w:rsidRPr="007723BE">
        <w:rPr>
          <w:spacing w:val="0"/>
          <w:rtl/>
        </w:rPr>
        <w:t xml:space="preserve">, </w:t>
      </w:r>
      <w:r w:rsidRPr="007723BE">
        <w:rPr>
          <w:rFonts w:hint="cs"/>
          <w:spacing w:val="0"/>
          <w:rtl/>
        </w:rPr>
        <w:t>או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תלוי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באילן</w:t>
      </w:r>
      <w:r w:rsidRPr="007723BE">
        <w:rPr>
          <w:spacing w:val="0"/>
          <w:rtl/>
        </w:rPr>
        <w:t xml:space="preserve">, </w:t>
      </w:r>
      <w:r w:rsidRPr="007723BE">
        <w:rPr>
          <w:rFonts w:hint="cs"/>
          <w:spacing w:val="0"/>
          <w:rtl/>
        </w:rPr>
        <w:t>או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צף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על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פני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המים</w:t>
      </w:r>
      <w:r w:rsidRPr="007723BE">
        <w:rPr>
          <w:spacing w:val="0"/>
          <w:rtl/>
        </w:rPr>
        <w:t xml:space="preserve"> - </w:t>
      </w:r>
      <w:r w:rsidRPr="007723BE">
        <w:rPr>
          <w:rFonts w:hint="cs"/>
          <w:spacing w:val="0"/>
          <w:rtl/>
        </w:rPr>
        <w:t>לא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היו</w:t>
      </w:r>
      <w:r w:rsidRPr="007723BE">
        <w:rPr>
          <w:spacing w:val="0"/>
          <w:rtl/>
        </w:rPr>
        <w:t xml:space="preserve"> </w:t>
      </w:r>
      <w:r w:rsidRPr="007723BE">
        <w:rPr>
          <w:rFonts w:hint="cs"/>
          <w:spacing w:val="0"/>
          <w:rtl/>
        </w:rPr>
        <w:t>עורפין</w:t>
      </w:r>
      <w:r w:rsidRPr="007723BE">
        <w:rPr>
          <w:spacing w:val="0"/>
          <w:rtl/>
        </w:rPr>
        <w:t xml:space="preserve">, </w:t>
      </w:r>
    </w:p>
    <w:p w14:paraId="1752BD25" w14:textId="74283CEE" w:rsidR="00B93B58" w:rsidRPr="00D454EC" w:rsidRDefault="007723BE" w:rsidP="00B93B58">
      <w:pPr>
        <w:pStyle w:val="afff5"/>
        <w:rPr>
          <w:spacing w:val="0"/>
          <w:rtl/>
        </w:rPr>
      </w:pPr>
      <w:r>
        <w:rPr>
          <w:rFonts w:hint="cs"/>
          <w:spacing w:val="0"/>
          <w:rtl/>
        </w:rPr>
        <w:t>ד</w:t>
      </w:r>
      <w:r w:rsidR="00B93B58" w:rsidRPr="007723BE">
        <w:rPr>
          <w:rStyle w:val="affff8"/>
          <w:rFonts w:hint="cs"/>
          <w:rtl/>
        </w:rPr>
        <w:t>באדמה</w:t>
      </w:r>
      <w:r w:rsidR="00B93B58" w:rsidRPr="00D454EC">
        <w:rPr>
          <w:spacing w:val="0"/>
          <w:rtl/>
        </w:rPr>
        <w:t xml:space="preserve"> - </w:t>
      </w:r>
      <w:r w:rsidR="00B93B58" w:rsidRPr="00D454EC">
        <w:rPr>
          <w:rFonts w:hint="cs"/>
          <w:spacing w:val="0"/>
          <w:rtl/>
        </w:rPr>
        <w:t>ולא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בגל</w:t>
      </w:r>
      <w:r w:rsidR="00B93B58" w:rsidRPr="00D454EC">
        <w:rPr>
          <w:spacing w:val="0"/>
          <w:rtl/>
        </w:rPr>
        <w:t xml:space="preserve">, </w:t>
      </w:r>
      <w:r w:rsidR="00B93B58" w:rsidRPr="007723BE">
        <w:rPr>
          <w:rStyle w:val="affff8"/>
          <w:rFonts w:hint="cs"/>
          <w:rtl/>
        </w:rPr>
        <w:t>נופל</w:t>
      </w:r>
      <w:r w:rsidR="00B93B58" w:rsidRPr="00D454EC">
        <w:rPr>
          <w:spacing w:val="0"/>
          <w:rtl/>
        </w:rPr>
        <w:t xml:space="preserve"> - </w:t>
      </w:r>
      <w:r w:rsidR="00B93B58" w:rsidRPr="00D454EC">
        <w:rPr>
          <w:rFonts w:hint="cs"/>
          <w:spacing w:val="0"/>
          <w:rtl/>
        </w:rPr>
        <w:t>ולא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באילן</w:t>
      </w:r>
      <w:r w:rsidR="00B93B58" w:rsidRPr="00D454EC">
        <w:rPr>
          <w:spacing w:val="0"/>
          <w:rtl/>
        </w:rPr>
        <w:t xml:space="preserve">, </w:t>
      </w:r>
      <w:r w:rsidR="00B93B58" w:rsidRPr="007723BE">
        <w:rPr>
          <w:rStyle w:val="affff8"/>
          <w:rFonts w:hint="cs"/>
          <w:rtl/>
        </w:rPr>
        <w:t>בשדה</w:t>
      </w:r>
      <w:r w:rsidR="00B93B58" w:rsidRPr="007723BE">
        <w:rPr>
          <w:rStyle w:val="affff8"/>
          <w:rtl/>
        </w:rPr>
        <w:t xml:space="preserve"> </w:t>
      </w:r>
      <w:r w:rsidR="00B93B58" w:rsidRPr="00D454EC">
        <w:rPr>
          <w:spacing w:val="0"/>
          <w:rtl/>
        </w:rPr>
        <w:t xml:space="preserve">- </w:t>
      </w:r>
      <w:r w:rsidR="00B93B58" w:rsidRPr="00D454EC">
        <w:rPr>
          <w:rFonts w:hint="cs"/>
          <w:spacing w:val="0"/>
          <w:rtl/>
        </w:rPr>
        <w:t>ולא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על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פני</w:t>
      </w:r>
      <w:r w:rsidR="00B93B58" w:rsidRPr="00D454EC">
        <w:rPr>
          <w:spacing w:val="0"/>
          <w:rtl/>
        </w:rPr>
        <w:t xml:space="preserve"> </w:t>
      </w:r>
      <w:r w:rsidR="00B93B58" w:rsidRPr="00D454EC">
        <w:rPr>
          <w:rFonts w:hint="cs"/>
          <w:spacing w:val="0"/>
          <w:rtl/>
        </w:rPr>
        <w:t>המים</w:t>
      </w:r>
      <w:r w:rsidR="00B93B58" w:rsidRPr="00D454EC">
        <w:rPr>
          <w:spacing w:val="0"/>
          <w:rtl/>
        </w:rPr>
        <w:t>.</w:t>
      </w:r>
    </w:p>
    <w:p w14:paraId="5C2EFBB2" w14:textId="2B2770CD" w:rsidR="00B93B58" w:rsidRPr="00D454EC" w:rsidRDefault="00B93B58" w:rsidP="007723BE">
      <w:pPr>
        <w:pStyle w:val="afff5"/>
        <w:spacing w:after="60"/>
        <w:rPr>
          <w:spacing w:val="0"/>
          <w:rtl/>
        </w:rPr>
      </w:pPr>
      <w:r w:rsidRPr="00D454EC">
        <w:rPr>
          <w:rFonts w:hint="cs"/>
          <w:spacing w:val="0"/>
          <w:rtl/>
        </w:rPr>
        <w:t>נמצא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סמוך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לספר</w:t>
      </w:r>
      <w:r w:rsidRPr="00D454EC">
        <w:rPr>
          <w:spacing w:val="0"/>
          <w:rtl/>
        </w:rPr>
        <w:t xml:space="preserve">, </w:t>
      </w:r>
      <w:r w:rsidRPr="00D454EC">
        <w:rPr>
          <w:rFonts w:hint="cs"/>
          <w:spacing w:val="0"/>
          <w:rtl/>
        </w:rPr>
        <w:t>או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לעיר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שרובה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ע</w:t>
      </w:r>
      <w:r w:rsidR="007723BE">
        <w:rPr>
          <w:rFonts w:hint="cs"/>
          <w:spacing w:val="0"/>
          <w:rtl/>
        </w:rPr>
        <w:t>''ז</w:t>
      </w:r>
      <w:r w:rsidRPr="00D454EC">
        <w:rPr>
          <w:spacing w:val="0"/>
          <w:rtl/>
        </w:rPr>
        <w:t xml:space="preserve">, </w:t>
      </w:r>
      <w:r w:rsidRPr="00D454EC">
        <w:rPr>
          <w:rFonts w:hint="cs"/>
          <w:spacing w:val="0"/>
          <w:rtl/>
        </w:rPr>
        <w:t>או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לעיר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שאין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בה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ב</w:t>
      </w:r>
      <w:r w:rsidRPr="00D454EC">
        <w:rPr>
          <w:spacing w:val="0"/>
          <w:rtl/>
        </w:rPr>
        <w:t>"</w:t>
      </w:r>
      <w:r w:rsidRPr="00D454EC">
        <w:rPr>
          <w:rFonts w:hint="cs"/>
          <w:spacing w:val="0"/>
          <w:rtl/>
        </w:rPr>
        <w:t>ד</w:t>
      </w:r>
      <w:r w:rsidRPr="00D454EC">
        <w:rPr>
          <w:spacing w:val="0"/>
          <w:rtl/>
        </w:rPr>
        <w:t xml:space="preserve"> - </w:t>
      </w:r>
      <w:r w:rsidRPr="00D454EC">
        <w:rPr>
          <w:rFonts w:hint="cs"/>
          <w:spacing w:val="0"/>
          <w:rtl/>
        </w:rPr>
        <w:t>לא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היו</w:t>
      </w:r>
      <w:r w:rsidRPr="00D454EC">
        <w:rPr>
          <w:spacing w:val="0"/>
          <w:rtl/>
        </w:rPr>
        <w:t xml:space="preserve"> </w:t>
      </w:r>
      <w:r w:rsidRPr="00D454EC">
        <w:rPr>
          <w:rFonts w:hint="cs"/>
          <w:spacing w:val="0"/>
          <w:rtl/>
        </w:rPr>
        <w:t>עורפין</w:t>
      </w:r>
      <w:r w:rsidRPr="00D454EC">
        <w:rPr>
          <w:spacing w:val="0"/>
          <w:rtl/>
        </w:rPr>
        <w:t>.</w:t>
      </w:r>
    </w:p>
    <w:p w14:paraId="117AD1E7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>.</w:t>
      </w:r>
    </w:p>
    <w:p w14:paraId="2FD35686" w14:textId="6FBA89A0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2F9DD0EF" w14:textId="796B3603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Pr="00F07A5B">
        <w:rPr>
          <w:rtl/>
        </w:rPr>
        <w:t>:</w:t>
      </w:r>
      <w:r w:rsidR="007723BE" w:rsidRPr="00F07A5B">
        <w:rPr>
          <w:rFonts w:hint="cs"/>
          <w:rtl/>
        </w:rPr>
        <w:t xml:space="preserve"> ה''ק</w:t>
      </w:r>
      <w:r w:rsidR="00F07A5B" w:rsidRPr="00F07A5B">
        <w:rPr>
          <w:rFonts w:hint="cs"/>
          <w:rtl/>
        </w:rPr>
        <w:t>:</w:t>
      </w:r>
    </w:p>
    <w:p w14:paraId="59AB10B8" w14:textId="5D7A15A9" w:rsidR="00B93B58" w:rsidRPr="00E44A49" w:rsidRDefault="007723BE" w:rsidP="007723BE">
      <w:pPr>
        <w:rPr>
          <w:spacing w:val="2"/>
          <w:rtl/>
        </w:rPr>
      </w:pPr>
      <w:r w:rsidRPr="00E44A49">
        <w:rPr>
          <w:rFonts w:hint="cs"/>
          <w:spacing w:val="2"/>
          <w:rtl/>
        </w:rPr>
        <w:t>ד</w:t>
      </w:r>
      <w:r w:rsidR="00B93B58" w:rsidRPr="00E44A49">
        <w:rPr>
          <w:rStyle w:val="affff8"/>
          <w:rFonts w:hint="cs"/>
          <w:spacing w:val="2"/>
          <w:rtl/>
        </w:rPr>
        <w:t>'וענו</w:t>
      </w:r>
      <w:r w:rsidR="00B93B58" w:rsidRPr="00E44A49">
        <w:rPr>
          <w:rStyle w:val="affff8"/>
          <w:spacing w:val="2"/>
          <w:rtl/>
        </w:rPr>
        <w:t xml:space="preserve"> </w:t>
      </w:r>
      <w:r w:rsidR="00B93B58" w:rsidRPr="00E44A49">
        <w:rPr>
          <w:rStyle w:val="affff8"/>
          <w:rFonts w:hint="cs"/>
          <w:spacing w:val="2"/>
          <w:rtl/>
        </w:rPr>
        <w:t>ואמרו'</w:t>
      </w:r>
      <w:r w:rsidR="00B93B58" w:rsidRPr="00E44A49">
        <w:rPr>
          <w:rStyle w:val="affff8"/>
          <w:spacing w:val="2"/>
          <w:rtl/>
        </w:rPr>
        <w:t>,</w:t>
      </w:r>
      <w:r w:rsidR="00B93B58" w:rsidRPr="00E44A49">
        <w:rPr>
          <w:spacing w:val="2"/>
          <w:rtl/>
        </w:rPr>
        <w:t xml:space="preserve"> </w:t>
      </w:r>
      <w:r w:rsidR="00B93B58" w:rsidRPr="00E44A49">
        <w:rPr>
          <w:rStyle w:val="affffc"/>
          <w:rFonts w:hint="cs"/>
          <w:spacing w:val="2"/>
          <w:rtl/>
        </w:rPr>
        <w:t>ולהלן</w:t>
      </w:r>
      <w:r w:rsidR="00B93B58" w:rsidRPr="00E44A49">
        <w:rPr>
          <w:rStyle w:val="affffc"/>
          <w:spacing w:val="2"/>
          <w:rtl/>
        </w:rPr>
        <w:t>:</w:t>
      </w:r>
      <w:r w:rsidR="00B93B58" w:rsidRPr="00E44A49">
        <w:rPr>
          <w:rStyle w:val="affff8"/>
          <w:spacing w:val="2"/>
          <w:rtl/>
        </w:rPr>
        <w:t xml:space="preserve"> </w:t>
      </w:r>
      <w:r w:rsidR="00B93B58" w:rsidRPr="00E44A49">
        <w:rPr>
          <w:rStyle w:val="affff8"/>
          <w:rFonts w:hint="cs"/>
          <w:spacing w:val="2"/>
          <w:rtl/>
        </w:rPr>
        <w:t>'וענו</w:t>
      </w:r>
      <w:r w:rsidR="00B93B58" w:rsidRPr="00E44A49">
        <w:rPr>
          <w:rStyle w:val="affff8"/>
          <w:spacing w:val="2"/>
          <w:rtl/>
        </w:rPr>
        <w:t xml:space="preserve"> </w:t>
      </w:r>
      <w:r w:rsidR="00B93B58" w:rsidRPr="00E44A49">
        <w:rPr>
          <w:rStyle w:val="affff8"/>
          <w:rFonts w:hint="cs"/>
          <w:spacing w:val="2"/>
          <w:rtl/>
        </w:rPr>
        <w:t>הלוים</w:t>
      </w:r>
      <w:r w:rsidR="00B93B58" w:rsidRPr="00E44A49">
        <w:rPr>
          <w:rStyle w:val="affff8"/>
          <w:spacing w:val="2"/>
          <w:rtl/>
        </w:rPr>
        <w:t xml:space="preserve"> </w:t>
      </w:r>
      <w:r w:rsidR="00B93B58" w:rsidRPr="00E44A49">
        <w:rPr>
          <w:rStyle w:val="affff8"/>
          <w:rFonts w:hint="cs"/>
          <w:spacing w:val="2"/>
          <w:rtl/>
        </w:rPr>
        <w:t>ואמרו</w:t>
      </w:r>
      <w:r w:rsidR="00B93B58" w:rsidRPr="00E44A49">
        <w:rPr>
          <w:rStyle w:val="affff8"/>
          <w:spacing w:val="2"/>
          <w:rtl/>
        </w:rPr>
        <w:t xml:space="preserve"> </w:t>
      </w:r>
      <w:r w:rsidR="00B93B58" w:rsidRPr="00E44A49">
        <w:rPr>
          <w:rStyle w:val="affff8"/>
          <w:rFonts w:hint="cs"/>
          <w:spacing w:val="2"/>
          <w:rtl/>
        </w:rPr>
        <w:t>וגו</w:t>
      </w:r>
      <w:r w:rsidR="00B93B58" w:rsidRPr="00E44A49">
        <w:rPr>
          <w:rStyle w:val="affff8"/>
          <w:spacing w:val="2"/>
          <w:rtl/>
        </w:rPr>
        <w:t>',</w:t>
      </w:r>
      <w:r w:rsidR="00B93B58" w:rsidRPr="00E44A49">
        <w:rPr>
          <w:spacing w:val="2"/>
          <w:rtl/>
        </w:rPr>
        <w:t xml:space="preserve"> </w:t>
      </w:r>
      <w:r w:rsidRPr="00E44A49">
        <w:rPr>
          <w:rFonts w:hint="cs"/>
          <w:spacing w:val="2"/>
          <w:rtl/>
        </w:rPr>
        <w:t>בלה''ק אף כאן בלה''ק.</w:t>
      </w:r>
    </w:p>
    <w:p w14:paraId="143C47C5" w14:textId="57AE5F94" w:rsidR="007723BE" w:rsidRPr="00E44A49" w:rsidRDefault="00B93B58" w:rsidP="00B93B58">
      <w:pPr>
        <w:rPr>
          <w:rStyle w:val="affff8"/>
          <w:spacing w:val="-2"/>
          <w:rtl/>
        </w:rPr>
      </w:pPr>
      <w:r w:rsidRPr="00E44A49">
        <w:rPr>
          <w:rFonts w:hint="cs"/>
          <w:spacing w:val="-2"/>
          <w:rtl/>
        </w:rPr>
        <w:t>וסדר</w:t>
      </w:r>
      <w:r w:rsidRPr="00E44A49">
        <w:rPr>
          <w:spacing w:val="-2"/>
          <w:rtl/>
        </w:rPr>
        <w:t xml:space="preserve"> </w:t>
      </w:r>
      <w:r w:rsidRPr="00E44A49">
        <w:rPr>
          <w:rFonts w:hint="cs"/>
          <w:spacing w:val="-2"/>
          <w:rtl/>
        </w:rPr>
        <w:t>עגלה</w:t>
      </w:r>
      <w:r w:rsidRPr="00E44A49">
        <w:rPr>
          <w:spacing w:val="-2"/>
          <w:rtl/>
        </w:rPr>
        <w:t xml:space="preserve"> </w:t>
      </w:r>
      <w:r w:rsidRPr="00E44A49">
        <w:rPr>
          <w:rFonts w:hint="cs"/>
          <w:spacing w:val="-2"/>
          <w:rtl/>
        </w:rPr>
        <w:t>ערופה</w:t>
      </w:r>
      <w:r w:rsidRPr="00E44A49">
        <w:rPr>
          <w:spacing w:val="-2"/>
          <w:rtl/>
        </w:rPr>
        <w:t xml:space="preserve"> </w:t>
      </w:r>
      <w:r w:rsidRPr="00E44A49">
        <w:rPr>
          <w:rFonts w:hint="cs"/>
          <w:spacing w:val="-2"/>
          <w:rtl/>
        </w:rPr>
        <w:t>כיצד</w:t>
      </w:r>
      <w:r w:rsidRPr="00E44A49">
        <w:rPr>
          <w:spacing w:val="-2"/>
          <w:rtl/>
        </w:rPr>
        <w:t>?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'כי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ימצא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חלל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באדמה ויצאו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זקניך</w:t>
      </w:r>
      <w:r w:rsidRPr="00E44A49">
        <w:rPr>
          <w:rStyle w:val="affff8"/>
          <w:spacing w:val="-2"/>
          <w:rtl/>
        </w:rPr>
        <w:t xml:space="preserve"> </w:t>
      </w:r>
      <w:r w:rsidRPr="00E44A49">
        <w:rPr>
          <w:rStyle w:val="affff8"/>
          <w:rFonts w:hint="cs"/>
          <w:spacing w:val="-2"/>
          <w:rtl/>
        </w:rPr>
        <w:t>ושופטיך'</w:t>
      </w:r>
    </w:p>
    <w:p w14:paraId="1D483CDE" w14:textId="77777777" w:rsidR="00B93B58" w:rsidRPr="006F178A" w:rsidRDefault="00B93B58" w:rsidP="005670C9">
      <w:pPr>
        <w:pStyle w:val="afffd"/>
        <w:rPr>
          <w:rtl/>
        </w:rPr>
      </w:pPr>
      <w:ins w:id="9899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חמשה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46A8AA0C" w14:textId="3212D346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7753C6F8" w14:textId="546520D0" w:rsidR="00B93B58" w:rsidRPr="00757D20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'ויצאו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זקניך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ושופטיך'</w:t>
      </w:r>
      <w:r w:rsidRPr="00BF7DBF">
        <w:rPr>
          <w:rStyle w:val="affff8"/>
          <w:rtl/>
        </w:rPr>
        <w:t>,</w:t>
      </w:r>
      <w:r w:rsidRPr="007723BE">
        <w:rPr>
          <w:rStyle w:val="affffc"/>
          <w:rtl/>
        </w:rPr>
        <w:t xml:space="preserve"> </w:t>
      </w:r>
      <w:r w:rsidRPr="007723BE">
        <w:rPr>
          <w:rStyle w:val="affffc"/>
          <w:rFonts w:hint="cs"/>
          <w:rtl/>
        </w:rPr>
        <w:t>לר</w:t>
      </w:r>
      <w:r w:rsidRPr="007723BE">
        <w:rPr>
          <w:rStyle w:val="affffc"/>
          <w:rtl/>
        </w:rPr>
        <w:t>"</w:t>
      </w:r>
      <w:r w:rsidRPr="007723BE">
        <w:rPr>
          <w:rStyle w:val="affffc"/>
          <w:rFonts w:hint="cs"/>
          <w:rtl/>
        </w:rPr>
        <w:t>י</w:t>
      </w:r>
      <w:r w:rsidRPr="00BF7DBF">
        <w:rPr>
          <w:rStyle w:val="affff8"/>
          <w:rFonts w:hint="cs"/>
          <w:rtl/>
        </w:rPr>
        <w:t xml:space="preserve"> 'זקניך'</w:t>
      </w:r>
      <w:r w:rsidRPr="00BF7DBF">
        <w:rPr>
          <w:rStyle w:val="affff8"/>
          <w:rtl/>
        </w:rPr>
        <w:t xml:space="preserve">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שנים</w:t>
      </w:r>
      <w:r w:rsidRPr="00757D20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'ושופטיך'</w:t>
      </w:r>
      <w:r w:rsidRPr="00BF7DBF">
        <w:rPr>
          <w:rStyle w:val="affff8"/>
          <w:rtl/>
        </w:rPr>
        <w:t xml:space="preserve">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שנים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ואין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</w:t>
      </w:r>
      <w:r w:rsidRPr="00757D20">
        <w:rPr>
          <w:rtl/>
        </w:rPr>
        <w:t>"</w:t>
      </w:r>
      <w:r w:rsidRPr="00757D20">
        <w:rPr>
          <w:rFonts w:hint="cs"/>
          <w:rtl/>
        </w:rPr>
        <w:t>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שקול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מוסיפין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עליהן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עוד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אחד</w:t>
      </w:r>
      <w:r w:rsidRPr="00757D20">
        <w:rPr>
          <w:rtl/>
        </w:rPr>
        <w:t xml:space="preserve"> - </w:t>
      </w:r>
      <w:r w:rsidRPr="00757D20">
        <w:rPr>
          <w:rFonts w:hint="cs"/>
          <w:rtl/>
        </w:rPr>
        <w:t>הרי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כאן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חמשה</w:t>
      </w:r>
      <w:r w:rsidRPr="00757D20">
        <w:rPr>
          <w:rtl/>
        </w:rPr>
        <w:t>,</w:t>
      </w:r>
    </w:p>
    <w:p w14:paraId="72421AF7" w14:textId="0A332F76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64050C61" w14:textId="4F906A12" w:rsidR="00B93B58" w:rsidRPr="00E44A49" w:rsidRDefault="00B93B58" w:rsidP="00B93B58">
      <w:pPr>
        <w:rPr>
          <w:spacing w:val="0"/>
          <w:rtl/>
        </w:rPr>
      </w:pPr>
      <w:r w:rsidRPr="00E44A49">
        <w:rPr>
          <w:rStyle w:val="affff8"/>
          <w:rFonts w:hint="cs"/>
          <w:spacing w:val="0"/>
          <w:rtl/>
        </w:rPr>
        <w:t>'זקניך'</w:t>
      </w:r>
      <w:r w:rsidRPr="00E44A49">
        <w:rPr>
          <w:rStyle w:val="affff8"/>
          <w:spacing w:val="0"/>
          <w:rtl/>
        </w:rPr>
        <w:t xml:space="preserve"> 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שנים</w:t>
      </w:r>
      <w:r w:rsidRPr="00E44A49">
        <w:rPr>
          <w:spacing w:val="0"/>
          <w:rtl/>
        </w:rPr>
        <w:t xml:space="preserve">, </w:t>
      </w:r>
      <w:r w:rsidRPr="00E44A49">
        <w:rPr>
          <w:rFonts w:hint="cs"/>
          <w:spacing w:val="0"/>
          <w:rtl/>
        </w:rPr>
        <w:t>ואין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ב</w:t>
      </w:r>
      <w:r w:rsidRPr="00E44A49">
        <w:rPr>
          <w:spacing w:val="0"/>
          <w:rtl/>
        </w:rPr>
        <w:t>"</w:t>
      </w:r>
      <w:r w:rsidRPr="00E44A49">
        <w:rPr>
          <w:rFonts w:hint="cs"/>
          <w:spacing w:val="0"/>
          <w:rtl/>
        </w:rPr>
        <w:t>ד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שקול</w:t>
      </w:r>
      <w:r w:rsidRPr="00E44A49">
        <w:rPr>
          <w:spacing w:val="0"/>
          <w:rtl/>
        </w:rPr>
        <w:t xml:space="preserve">, </w:t>
      </w:r>
      <w:r w:rsidRPr="00E44A49">
        <w:rPr>
          <w:rFonts w:hint="cs"/>
          <w:spacing w:val="0"/>
          <w:rtl/>
        </w:rPr>
        <w:t>מוסיפין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עליהן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עוד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אחד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הרי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כאן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שלשה</w:t>
      </w:r>
      <w:r w:rsidRPr="00E44A49">
        <w:rPr>
          <w:spacing w:val="0"/>
          <w:rtl/>
        </w:rPr>
        <w:t>.</w:t>
      </w:r>
    </w:p>
    <w:p w14:paraId="4DE3F1D1" w14:textId="77777777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30B8E1D8" w14:textId="6D115B2E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 xml:space="preserve">'ושופטיך' </w:t>
      </w:r>
      <w:r w:rsidRPr="006F178A">
        <w:rPr>
          <w:rFonts w:hint="cs"/>
          <w:rtl/>
        </w:rPr>
        <w:t>מיבעי למיוחדין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שבשופטיך</w:t>
      </w:r>
      <w:r w:rsidRPr="006F178A">
        <w:rPr>
          <w:rtl/>
        </w:rPr>
        <w:t>.</w:t>
      </w:r>
    </w:p>
    <w:p w14:paraId="46C81C88" w14:textId="77777777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3FBCF7EE" w14:textId="3CC0AD60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'זקניך'</w:t>
      </w:r>
      <w:r w:rsidRPr="00BF7DBF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נפקא</w:t>
      </w:r>
      <w:r w:rsidRPr="006F178A">
        <w:rPr>
          <w:rtl/>
        </w:rPr>
        <w:t>.</w:t>
      </w:r>
    </w:p>
    <w:p w14:paraId="1A86589C" w14:textId="77777777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4F8044D8" w14:textId="05FB7363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 xml:space="preserve">'זקניך' </w:t>
      </w:r>
      <w:r w:rsidRPr="006F178A">
        <w:rPr>
          <w:rFonts w:hint="cs"/>
          <w:rtl/>
        </w:rPr>
        <w:t>ולא זקני השוק ו</w:t>
      </w:r>
      <w:r w:rsidRPr="007723BE">
        <w:rPr>
          <w:rStyle w:val="affff8"/>
          <w:rFonts w:hint="cs"/>
          <w:rtl/>
        </w:rPr>
        <w:t>'שופטיך'</w:t>
      </w:r>
      <w:r w:rsidRPr="006F178A">
        <w:rPr>
          <w:rFonts w:hint="cs"/>
          <w:rtl/>
        </w:rPr>
        <w:t xml:space="preserve"> למיוחדין שבשופטיך</w:t>
      </w:r>
      <w:r w:rsidRPr="006F178A">
        <w:rPr>
          <w:rtl/>
        </w:rPr>
        <w:t>.</w:t>
      </w:r>
    </w:p>
    <w:p w14:paraId="7FF738AD" w14:textId="77777777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06DDF514" w14:textId="2F0222A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גמר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'זקני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זקני'</w:t>
      </w:r>
      <w:r w:rsidRPr="00BF7DBF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מזקני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העדה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להלן 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מיוחדין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שבעדה</w:t>
      </w:r>
      <w:r w:rsidRPr="006F178A">
        <w:rPr>
          <w:rtl/>
        </w:rPr>
        <w:t>.</w:t>
      </w:r>
      <w:r w:rsidRPr="00BF7DBF">
        <w:rPr>
          <w:rStyle w:val="affff8"/>
          <w:rFonts w:hint="cs"/>
          <w:rtl/>
        </w:rPr>
        <w:t xml:space="preserve"> 'ושופטיך' </w:t>
      </w:r>
      <w:r w:rsidRPr="006F178A">
        <w:rPr>
          <w:rFonts w:hint="cs"/>
          <w:rtl/>
        </w:rPr>
        <w:t>למנינא</w:t>
      </w:r>
    </w:p>
    <w:p w14:paraId="0C0FB53E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מה.</w:t>
      </w:r>
    </w:p>
    <w:p w14:paraId="03752540" w14:textId="5586D7A6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Fonts w:hint="cs"/>
          <w:rtl/>
        </w:rPr>
        <w:t>:</w:t>
      </w:r>
    </w:p>
    <w:p w14:paraId="51A8CF1C" w14:textId="4A463BE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וי</w:t>
      </w:r>
      <w:r w:rsidRPr="006F178A">
        <w:rPr>
          <w:rtl/>
        </w:rPr>
        <w:t>"</w:t>
      </w:r>
      <w:r w:rsidRPr="006F178A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משמע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</w:t>
      </w:r>
      <w:r w:rsidRPr="006F178A">
        <w:rPr>
          <w:rtl/>
        </w:rPr>
        <w:t>.</w:t>
      </w:r>
    </w:p>
    <w:p w14:paraId="541E38DE" w14:textId="77777777" w:rsidR="00B93B58" w:rsidRPr="006F178A" w:rsidRDefault="00B93B58" w:rsidP="00B93B58">
      <w:pPr>
        <w:rPr>
          <w:rtl/>
        </w:rPr>
      </w:pPr>
    </w:p>
    <w:p w14:paraId="111DEE03" w14:textId="77777777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2678725E" w14:textId="4022C64A" w:rsidR="00B93B58" w:rsidRPr="00E44A49" w:rsidRDefault="00B93B58" w:rsidP="00B93B58">
      <w:pPr>
        <w:rPr>
          <w:spacing w:val="0"/>
          <w:rtl/>
        </w:rPr>
      </w:pPr>
      <w:r w:rsidRPr="00E44A49">
        <w:rPr>
          <w:rStyle w:val="affff8"/>
          <w:rFonts w:hint="cs"/>
          <w:spacing w:val="0"/>
          <w:rtl/>
        </w:rPr>
        <w:t>'ויצאו'</w:t>
      </w:r>
      <w:r w:rsidRPr="00E44A49">
        <w:rPr>
          <w:rStyle w:val="affff8"/>
          <w:spacing w:val="0"/>
          <w:rtl/>
        </w:rPr>
        <w:t xml:space="preserve"> </w:t>
      </w:r>
      <w:r w:rsidRPr="00E44A49">
        <w:rPr>
          <w:spacing w:val="0"/>
          <w:rtl/>
        </w:rPr>
        <w:t xml:space="preserve">- </w:t>
      </w:r>
      <w:r w:rsidRPr="00E44A49">
        <w:rPr>
          <w:rFonts w:hint="cs"/>
          <w:spacing w:val="0"/>
          <w:rtl/>
        </w:rPr>
        <w:t>שנים</w:t>
      </w:r>
      <w:r w:rsidRPr="00E44A49">
        <w:rPr>
          <w:rStyle w:val="affff8"/>
          <w:spacing w:val="0"/>
          <w:rtl/>
        </w:rPr>
        <w:t xml:space="preserve"> </w:t>
      </w:r>
      <w:r w:rsidRPr="00E44A49">
        <w:rPr>
          <w:rStyle w:val="affff8"/>
          <w:rFonts w:hint="cs"/>
          <w:spacing w:val="0"/>
          <w:rtl/>
        </w:rPr>
        <w:t>'ומדדו'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שנים</w:t>
      </w:r>
      <w:r w:rsidRPr="00E44A49">
        <w:rPr>
          <w:spacing w:val="0"/>
          <w:rtl/>
        </w:rPr>
        <w:t xml:space="preserve">, </w:t>
      </w:r>
      <w:r w:rsidRPr="00E44A49">
        <w:rPr>
          <w:rStyle w:val="affffc"/>
          <w:rFonts w:hint="cs"/>
          <w:spacing w:val="0"/>
          <w:rtl/>
        </w:rPr>
        <w:t>לר</w:t>
      </w:r>
      <w:r w:rsidRPr="00E44A49">
        <w:rPr>
          <w:rStyle w:val="affffc"/>
          <w:spacing w:val="0"/>
          <w:rtl/>
        </w:rPr>
        <w:t>"</w:t>
      </w:r>
      <w:r w:rsidRPr="00E44A49">
        <w:rPr>
          <w:rStyle w:val="affffc"/>
          <w:rFonts w:hint="cs"/>
          <w:spacing w:val="0"/>
          <w:rtl/>
        </w:rPr>
        <w:t xml:space="preserve">י </w:t>
      </w:r>
      <w:r w:rsidRPr="00E44A49">
        <w:rPr>
          <w:rFonts w:hint="cs"/>
          <w:spacing w:val="0"/>
          <w:rtl/>
        </w:rPr>
        <w:t xml:space="preserve">האי כאן תשעה </w:t>
      </w:r>
      <w:r w:rsidRPr="00E44A49">
        <w:rPr>
          <w:rStyle w:val="affffc"/>
          <w:rFonts w:hint="cs"/>
          <w:spacing w:val="0"/>
          <w:rtl/>
        </w:rPr>
        <w:t>לר</w:t>
      </w:r>
      <w:r w:rsidRPr="00E44A49">
        <w:rPr>
          <w:rStyle w:val="affffc"/>
          <w:spacing w:val="0"/>
          <w:rtl/>
        </w:rPr>
        <w:t>"</w:t>
      </w:r>
      <w:r w:rsidRPr="00E44A49">
        <w:rPr>
          <w:rStyle w:val="affffc"/>
          <w:rFonts w:hint="cs"/>
          <w:spacing w:val="0"/>
          <w:rtl/>
        </w:rPr>
        <w:t xml:space="preserve">ש </w:t>
      </w:r>
      <w:r w:rsidRPr="00E44A49">
        <w:rPr>
          <w:rFonts w:hint="cs"/>
          <w:spacing w:val="0"/>
          <w:rtl/>
        </w:rPr>
        <w:t>הרי כאן שבעה</w:t>
      </w:r>
    </w:p>
    <w:p w14:paraId="7CDA62D2" w14:textId="2D2AE78E" w:rsidR="00F07A5B" w:rsidRPr="00F07A5B" w:rsidRDefault="007723BE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בעי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לכדתניא</w:t>
      </w:r>
      <w:r w:rsidR="00F07A5B" w:rsidRPr="00F07A5B">
        <w:rPr>
          <w:rtl/>
        </w:rPr>
        <w:t>:</w:t>
      </w:r>
    </w:p>
    <w:p w14:paraId="75C85231" w14:textId="4440967F" w:rsidR="00B93B58" w:rsidRPr="006F178A" w:rsidRDefault="00B93B58" w:rsidP="00B93B58">
      <w:r w:rsidRPr="00BF7DBF">
        <w:rPr>
          <w:rStyle w:val="affff8"/>
          <w:rFonts w:hint="cs"/>
          <w:rtl/>
        </w:rPr>
        <w:t>'ויצאו'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שלוחיהן</w:t>
      </w:r>
      <w:r w:rsidRPr="006F178A">
        <w:rPr>
          <w:rtl/>
        </w:rPr>
        <w:t xml:space="preserve">, </w:t>
      </w:r>
    </w:p>
    <w:p w14:paraId="21061E09" w14:textId="46AEEF04" w:rsidR="00B93B58" w:rsidRPr="00E44A49" w:rsidRDefault="00B93B58" w:rsidP="00B93B58">
      <w:pPr>
        <w:rPr>
          <w:spacing w:val="0"/>
          <w:rtl/>
        </w:rPr>
      </w:pPr>
      <w:r w:rsidRPr="00E44A49">
        <w:rPr>
          <w:rStyle w:val="affff8"/>
          <w:rFonts w:hint="cs"/>
          <w:spacing w:val="0"/>
          <w:rtl/>
        </w:rPr>
        <w:t>'ומדדו'</w:t>
      </w:r>
      <w:r w:rsidRPr="00E44A49">
        <w:rPr>
          <w:rStyle w:val="affff8"/>
          <w:spacing w:val="0"/>
          <w:rtl/>
        </w:rPr>
        <w:t xml:space="preserve"> 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שאפי</w:t>
      </w:r>
      <w:r w:rsidRPr="00E44A49">
        <w:rPr>
          <w:spacing w:val="0"/>
          <w:rtl/>
        </w:rPr>
        <w:t xml:space="preserve">' </w:t>
      </w:r>
      <w:r w:rsidRPr="00E44A49">
        <w:rPr>
          <w:rFonts w:hint="cs"/>
          <w:spacing w:val="0"/>
          <w:rtl/>
        </w:rPr>
        <w:t>נמצא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בעליל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לעיר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היו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מודדין</w:t>
      </w:r>
      <w:r w:rsidRPr="00E44A49">
        <w:rPr>
          <w:spacing w:val="0"/>
          <w:rtl/>
        </w:rPr>
        <w:t xml:space="preserve">, </w:t>
      </w:r>
      <w:r w:rsidRPr="00E44A49">
        <w:rPr>
          <w:rFonts w:hint="cs"/>
          <w:spacing w:val="0"/>
          <w:rtl/>
        </w:rPr>
        <w:t>שמצוה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לעסוק</w:t>
      </w:r>
      <w:r w:rsidRPr="00E44A49">
        <w:rPr>
          <w:spacing w:val="0"/>
          <w:rtl/>
        </w:rPr>
        <w:t xml:space="preserve"> </w:t>
      </w:r>
      <w:r w:rsidRPr="00E44A49">
        <w:rPr>
          <w:rFonts w:hint="cs"/>
          <w:spacing w:val="0"/>
          <w:rtl/>
        </w:rPr>
        <w:t>במדידה</w:t>
      </w:r>
    </w:p>
    <w:p w14:paraId="02BAF90B" w14:textId="23AEE269" w:rsidR="00B93B58" w:rsidRPr="006F178A" w:rsidRDefault="00B93B58" w:rsidP="00B93B58">
      <w:pPr>
        <w:rPr>
          <w:rtl/>
        </w:rPr>
      </w:pPr>
      <w:r w:rsidRPr="007723BE">
        <w:rPr>
          <w:rStyle w:val="affffc"/>
          <w:rFonts w:hint="cs"/>
          <w:rtl/>
        </w:rPr>
        <w:t>מתני</w:t>
      </w:r>
      <w:r w:rsidR="007723BE" w:rsidRPr="007723BE">
        <w:rPr>
          <w:rStyle w:val="affffc"/>
          <w:rFonts w:hint="cs"/>
          <w:rtl/>
        </w:rPr>
        <w:t>'</w:t>
      </w:r>
      <w:r w:rsidRPr="007723BE">
        <w:rPr>
          <w:rStyle w:val="affffc"/>
          <w:rtl/>
        </w:rPr>
        <w:t xml:space="preserve"> </w:t>
      </w:r>
      <w:r w:rsidRPr="007723BE">
        <w:rPr>
          <w:rStyle w:val="affffc"/>
          <w:rFonts w:hint="cs"/>
          <w:rtl/>
        </w:rPr>
        <w:t>לא</w:t>
      </w:r>
      <w:r w:rsidRPr="007723BE">
        <w:rPr>
          <w:rStyle w:val="affffc"/>
          <w:rtl/>
        </w:rPr>
        <w:t xml:space="preserve"> </w:t>
      </w:r>
      <w:r w:rsidRPr="007723BE">
        <w:rPr>
          <w:rStyle w:val="affffc"/>
          <w:rFonts w:hint="cs"/>
          <w:rtl/>
        </w:rPr>
        <w:t>כראב</w:t>
      </w:r>
      <w:r w:rsidRPr="007723BE">
        <w:rPr>
          <w:rStyle w:val="affffc"/>
          <w:rtl/>
        </w:rPr>
        <w:t>"</w:t>
      </w:r>
      <w:r w:rsidRPr="007723BE">
        <w:rPr>
          <w:rStyle w:val="affffc"/>
          <w:rFonts w:hint="cs"/>
          <w:rtl/>
        </w:rPr>
        <w:t xml:space="preserve">י </w:t>
      </w:r>
      <w:r w:rsidR="007723BE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'זקניך'</w:t>
      </w:r>
      <w:r w:rsidRPr="00BF7DBF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סנהדרין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'שופטיך'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>;</w:t>
      </w:r>
    </w:p>
    <w:p w14:paraId="3AC4F2C5" w14:textId="36A3094E" w:rsidR="007723BE" w:rsidRDefault="00B93B58" w:rsidP="00B93B58">
      <w:pPr>
        <w:rPr>
          <w:rtl/>
        </w:rPr>
      </w:pPr>
      <w:r w:rsidRPr="0063694C">
        <w:rPr>
          <w:rStyle w:val="affff8"/>
          <w:rFonts w:hint="cs"/>
          <w:rtl/>
        </w:rPr>
        <w:t>'מלך'</w:t>
      </w:r>
      <w:r w:rsidRPr="0063694C">
        <w:rPr>
          <w:rStyle w:val="affff8"/>
          <w:rtl/>
        </w:rPr>
        <w:t>,</w:t>
      </w:r>
      <w:r w:rsidR="007723BE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במשפט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יעמיד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ארץ</w:t>
      </w:r>
      <w:r w:rsidRPr="006F178A">
        <w:rPr>
          <w:rtl/>
        </w:rPr>
        <w:t xml:space="preserve">, </w:t>
      </w:r>
    </w:p>
    <w:p w14:paraId="59F0D032" w14:textId="1C3B2B09" w:rsidR="00B93B58" w:rsidRPr="006F178A" w:rsidRDefault="00B93B58" w:rsidP="007723BE">
      <w:pPr>
        <w:spacing w:after="60"/>
        <w:rPr>
          <w:rtl/>
        </w:rPr>
      </w:pPr>
      <w:r w:rsidRPr="006F178A">
        <w:rPr>
          <w:rFonts w:hint="cs"/>
          <w:rtl/>
        </w:rPr>
        <w:t>כה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ג </w:t>
      </w:r>
      <w:r w:rsidR="007723BE">
        <w:rPr>
          <w:rFonts w:hint="cs"/>
          <w:rtl/>
        </w:rPr>
        <w:t xml:space="preserve">- </w:t>
      </w:r>
      <w:r w:rsidRPr="003215F9">
        <w:rPr>
          <w:rStyle w:val="affff8"/>
          <w:rFonts w:hint="cs"/>
          <w:rtl/>
        </w:rPr>
        <w:t>ד'ובאת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הכהנים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הלוים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השופט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אשר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יהיה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וגו</w:t>
      </w:r>
      <w:r w:rsidRPr="003215F9">
        <w:rPr>
          <w:rStyle w:val="affff8"/>
          <w:rtl/>
        </w:rPr>
        <w:t>'.</w:t>
      </w:r>
    </w:p>
    <w:p w14:paraId="77E565A0" w14:textId="77777777" w:rsidR="00E4644A" w:rsidRPr="00255160" w:rsidRDefault="00E4644A" w:rsidP="00E4644A">
      <w:pPr>
        <w:jc w:val="center"/>
        <w:rPr>
          <w:del w:id="90230" w:author="מנוע עיצוב" w:date="2026-10-08T11:01:28Z"/>
          <w:rFonts w:ascii="BA • Vilna Light" w:hAnsi="BA • Vilna Light" w:cs="BA • Vilna Light"/>
          <w:rtl/>
        </w:rPr>
      </w:pPr>
      <w:del w:id="90229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0DF0995F" w14:textId="3CB7DE1A" w:rsidR="00B93B58" w:rsidRPr="006F178A" w:rsidRDefault="00B93B58" w:rsidP="006C7D1C">
      <w:pPr>
        <w:pStyle w:val="affffd"/>
        <w:rPr>
          <w:rtl/>
        </w:rPr>
      </w:pPr>
      <w:r w:rsidRPr="0059138D">
        <w:rPr>
          <w:rFonts w:cs="BA Vilna Bold" w:hint="cs"/>
          <w:rtl/>
        </w:rPr>
        <w:t>איבעיא</w:t>
      </w:r>
      <w:r w:rsidRPr="006F178A">
        <w:rPr>
          <w:rtl/>
        </w:rPr>
        <w:t xml:space="preserve">: </w:t>
      </w:r>
      <w:r w:rsidR="007723BE">
        <w:rPr>
          <w:rFonts w:hint="cs"/>
          <w:rtl/>
        </w:rPr>
        <w:t xml:space="preserve">אי </w:t>
      </w:r>
      <w:r w:rsidRPr="006F178A">
        <w:rPr>
          <w:rFonts w:hint="cs"/>
          <w:rtl/>
        </w:rPr>
        <w:t>ראב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י </w:t>
      </w:r>
      <w:r w:rsidR="007723BE">
        <w:rPr>
          <w:rFonts w:hint="cs"/>
          <w:rtl/>
        </w:rPr>
        <w:t xml:space="preserve">חלק במלך וכה''ג או אף בסנה' בעי' כולה </w:t>
      </w:r>
    </w:p>
    <w:p w14:paraId="721F3201" w14:textId="02A96E86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623878EC" w14:textId="610E0693" w:rsidR="00B93B58" w:rsidRPr="006F178A" w:rsidRDefault="00B93B58" w:rsidP="00B93B58">
      <w:pPr>
        <w:rPr>
          <w:rtl/>
        </w:rPr>
      </w:pPr>
      <w:r w:rsidRPr="007723BE">
        <w:rPr>
          <w:rStyle w:val="affff8"/>
          <w:rFonts w:hint="cs"/>
          <w:rtl/>
        </w:rPr>
        <w:t>'מצאן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זקן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ממרא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אבי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פגי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והמרה</w:t>
      </w:r>
      <w:r w:rsidRPr="007723BE">
        <w:rPr>
          <w:rStyle w:val="affff8"/>
          <w:rtl/>
        </w:rPr>
        <w:t xml:space="preserve"> </w:t>
      </w:r>
      <w:r w:rsidRPr="007723BE">
        <w:rPr>
          <w:rStyle w:val="affff8"/>
          <w:rFonts w:hint="cs"/>
          <w:rtl/>
        </w:rPr>
        <w:t>עליהן</w:t>
      </w:r>
      <w:r w:rsidRPr="007723BE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יכול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המראתו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המראה</w:t>
      </w:r>
      <w:r w:rsidRPr="006F178A">
        <w:rPr>
          <w:rtl/>
        </w:rPr>
        <w:t xml:space="preserve">? </w:t>
      </w:r>
      <w:r w:rsidRPr="007723BE">
        <w:rPr>
          <w:rStyle w:val="affffc"/>
          <w:rFonts w:hint="cs"/>
          <w:rtl/>
        </w:rPr>
        <w:t>ת</w:t>
      </w:r>
      <w:r w:rsidRPr="007723BE">
        <w:rPr>
          <w:rStyle w:val="affffc"/>
          <w:rtl/>
        </w:rPr>
        <w:t>"</w:t>
      </w:r>
      <w:r w:rsidRPr="007723BE">
        <w:rPr>
          <w:rStyle w:val="affffc"/>
          <w:rFonts w:hint="cs"/>
          <w:rtl/>
        </w:rPr>
        <w:t>ל</w:t>
      </w:r>
      <w:r w:rsidRPr="007723BE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'וקמת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ועלית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המקום'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גורם</w:t>
      </w:r>
      <w:r w:rsidRPr="006F178A">
        <w:rPr>
          <w:rtl/>
        </w:rPr>
        <w:t>;</w:t>
      </w:r>
    </w:p>
    <w:p w14:paraId="2B83E468" w14:textId="4C26077C" w:rsidR="00B93B58" w:rsidRPr="006F178A" w:rsidRDefault="007723BE" w:rsidP="002D7C02">
      <w:pPr>
        <w:rPr>
          <w:rtl/>
        </w:rPr>
      </w:pPr>
      <w:r w:rsidRPr="002D7C02">
        <w:rPr>
          <w:rFonts w:hint="cs"/>
          <w:spacing w:val="2"/>
          <w:rtl/>
        </w:rPr>
        <w:t>ובהכרח שיצאו כולם ולא</w:t>
      </w:r>
      <w:r w:rsidR="00B93B58" w:rsidRPr="002D7C02">
        <w:rPr>
          <w:rFonts w:hint="cs"/>
          <w:spacing w:val="2"/>
          <w:rtl/>
        </w:rPr>
        <w:t xml:space="preserve"> לדבר הרשות דאסור לצאת </w:t>
      </w:r>
      <w:r w:rsidR="00B93B58" w:rsidRPr="002D7C02">
        <w:rPr>
          <w:rStyle w:val="affff8"/>
          <w:rFonts w:hint="cs"/>
          <w:spacing w:val="2"/>
          <w:rtl/>
        </w:rPr>
        <w:t>ד'שררך</w:t>
      </w:r>
      <w:r w:rsidR="00B93B58" w:rsidRPr="002D7C02">
        <w:rPr>
          <w:rStyle w:val="affff8"/>
          <w:spacing w:val="2"/>
          <w:rtl/>
        </w:rPr>
        <w:t xml:space="preserve"> </w:t>
      </w:r>
      <w:r w:rsidR="00B93B58" w:rsidRPr="002D7C02">
        <w:rPr>
          <w:rStyle w:val="affff8"/>
          <w:rFonts w:hint="cs"/>
          <w:spacing w:val="2"/>
          <w:rtl/>
        </w:rPr>
        <w:t>אגן</w:t>
      </w:r>
      <w:r w:rsidR="00B93B58" w:rsidRPr="002D7C02">
        <w:rPr>
          <w:rStyle w:val="affff8"/>
          <w:spacing w:val="2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הסהר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אל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יחסר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המזג'</w:t>
      </w:r>
      <w:r w:rsidR="00B93B58" w:rsidRPr="003215F9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2D7C02">
        <w:rPr>
          <w:rFonts w:hint="cs"/>
          <w:rtl/>
        </w:rPr>
        <w:t xml:space="preserve">דרק </w:t>
      </w:r>
      <w:r w:rsidR="00B93B58" w:rsidRPr="006F178A">
        <w:rPr>
          <w:rFonts w:hint="cs"/>
          <w:rtl/>
        </w:rPr>
        <w:t>אם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ג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כנגד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סנהדרי</w:t>
      </w:r>
      <w:r w:rsidR="002D7C02">
        <w:rPr>
          <w:rFonts w:hint="cs"/>
          <w:rtl/>
        </w:rPr>
        <w:t>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קטנה</w:t>
      </w:r>
      <w:r w:rsidR="002D7C02">
        <w:rPr>
          <w:rFonts w:hint="cs"/>
          <w:rtl/>
        </w:rPr>
        <w:t>,</w:t>
      </w:r>
    </w:p>
    <w:p w14:paraId="7DDE281E" w14:textId="659DE3B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לדבר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ולמדידת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, </w:t>
      </w:r>
      <w:r w:rsidRPr="007723BE">
        <w:rPr>
          <w:rStyle w:val="affffc"/>
          <w:rFonts w:hint="cs"/>
          <w:rtl/>
        </w:rPr>
        <w:t>וכאב</w:t>
      </w:r>
      <w:r w:rsidRPr="007723BE">
        <w:rPr>
          <w:rStyle w:val="affffc"/>
          <w:rtl/>
        </w:rPr>
        <w:t>"</w:t>
      </w:r>
      <w:r w:rsidRPr="007723BE">
        <w:rPr>
          <w:rStyle w:val="affffc"/>
          <w:rFonts w:hint="cs"/>
          <w:rtl/>
        </w:rPr>
        <w:t>י</w:t>
      </w:r>
      <w:r w:rsidR="007723BE">
        <w:rPr>
          <w:rStyle w:val="affffc"/>
          <w:rFonts w:hint="cs"/>
          <w:rtl/>
        </w:rPr>
        <w:t>.</w:t>
      </w:r>
      <w:r w:rsidRPr="007723BE">
        <w:rPr>
          <w:rStyle w:val="affffc"/>
          <w:rFonts w:hint="cs"/>
          <w:rtl/>
        </w:rPr>
        <w:t xml:space="preserve"> </w:t>
      </w:r>
    </w:p>
    <w:p w14:paraId="535A37F8" w14:textId="14D46018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ודחאו אביי</w:t>
      </w:r>
      <w:r w:rsidR="00F07A5B" w:rsidRPr="00F07A5B">
        <w:rPr>
          <w:rFonts w:hint="cs"/>
          <w:rtl/>
        </w:rPr>
        <w:t>:</w:t>
      </w:r>
    </w:p>
    <w:p w14:paraId="4EB60BE5" w14:textId="31CE5330" w:rsidR="00B93B58" w:rsidRPr="006F178A" w:rsidRDefault="00B93B58" w:rsidP="00B93B58">
      <w:pPr>
        <w:rPr>
          <w:rtl/>
        </w:rPr>
      </w:pPr>
      <w:r>
        <w:rPr>
          <w:rFonts w:hint="cs"/>
          <w:rtl/>
        </w:rPr>
        <w:t>שמא</w:t>
      </w:r>
      <w:r w:rsidRPr="006F178A">
        <w:rPr>
          <w:rFonts w:hint="cs"/>
          <w:rtl/>
        </w:rPr>
        <w:t xml:space="preserve"> </w:t>
      </w:r>
      <w:r w:rsidR="007723BE">
        <w:rPr>
          <w:rFonts w:hint="cs"/>
          <w:rtl/>
        </w:rPr>
        <w:t>יצאו</w:t>
      </w:r>
      <w:r w:rsidRPr="006F178A">
        <w:rPr>
          <w:rFonts w:hint="cs"/>
          <w:rtl/>
        </w:rPr>
        <w:t xml:space="preserve"> לדבר מצווה להוסיף על העיר ועל העזרות דרק בב</w:t>
      </w:r>
      <w:r w:rsidRPr="006F178A">
        <w:rPr>
          <w:rtl/>
        </w:rPr>
        <w:t>"</w:t>
      </w:r>
      <w:r w:rsidRPr="006F178A">
        <w:rPr>
          <w:rFonts w:hint="cs"/>
          <w:rtl/>
        </w:rPr>
        <w:t>ד של ע</w:t>
      </w:r>
      <w:r w:rsidRPr="006F178A">
        <w:rPr>
          <w:rtl/>
        </w:rPr>
        <w:t>"</w:t>
      </w:r>
      <w:r w:rsidRPr="006F178A">
        <w:rPr>
          <w:rFonts w:hint="cs"/>
          <w:rtl/>
        </w:rPr>
        <w:t>א</w:t>
      </w:r>
    </w:p>
    <w:p w14:paraId="01A4E150" w14:textId="22293D5B" w:rsidR="00F07A5B" w:rsidRPr="00F07A5B" w:rsidRDefault="00B93B58" w:rsidP="007723B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  <w:r w:rsidRPr="00F07A5B">
        <w:rPr>
          <w:rFonts w:hint="cs"/>
          <w:rtl/>
        </w:rPr>
        <w:t xml:space="preserve"> ת</w:t>
      </w:r>
      <w:r w:rsidRPr="00F07A5B">
        <w:rPr>
          <w:rtl/>
        </w:rPr>
        <w:t>"</w:t>
      </w:r>
      <w:r w:rsidRPr="00F07A5B">
        <w:rPr>
          <w:rFonts w:hint="cs"/>
          <w:rtl/>
        </w:rPr>
        <w:t>כ דרב יוסף</w:t>
      </w:r>
      <w:r w:rsidR="00F07A5B" w:rsidRPr="00F07A5B">
        <w:rPr>
          <w:rtl/>
        </w:rPr>
        <w:t>:</w:t>
      </w:r>
    </w:p>
    <w:p w14:paraId="38F339EA" w14:textId="472215A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מצאן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פגי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כגון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שיצאו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למדידת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להוסיף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D454EC">
        <w:rPr>
          <w:rFonts w:hint="cs"/>
          <w:rtl/>
        </w:rPr>
        <w:t>העיר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ועל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העזרות</w:t>
      </w:r>
      <w:r w:rsidRPr="00D454EC">
        <w:rPr>
          <w:rtl/>
        </w:rPr>
        <w:t xml:space="preserve">, </w:t>
      </w:r>
      <w:r w:rsidRPr="00D454EC">
        <w:rPr>
          <w:rFonts w:hint="cs"/>
          <w:rtl/>
        </w:rPr>
        <w:t>יכול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תהא</w:t>
      </w:r>
      <w:r w:rsidRPr="00D454EC">
        <w:rPr>
          <w:rtl/>
        </w:rPr>
        <w:t xml:space="preserve"> </w:t>
      </w:r>
      <w:r w:rsidRPr="00D454EC">
        <w:rPr>
          <w:rFonts w:hint="cs"/>
          <w:rtl/>
        </w:rPr>
        <w:t>המראתו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המראה</w:t>
      </w:r>
      <w:r w:rsidRPr="00D454EC">
        <w:rPr>
          <w:rtl/>
        </w:rPr>
        <w:t xml:space="preserve">? </w:t>
      </w:r>
      <w:r w:rsidRPr="002D7C02">
        <w:rPr>
          <w:rStyle w:val="affffc"/>
          <w:rFonts w:hint="eastAsia"/>
          <w:rtl/>
        </w:rPr>
        <w:t>ת</w:t>
      </w:r>
      <w:r w:rsidRPr="002D7C02">
        <w:rPr>
          <w:rStyle w:val="affffc"/>
          <w:rtl/>
        </w:rPr>
        <w:t>"</w:t>
      </w:r>
      <w:r w:rsidRPr="002D7C02">
        <w:rPr>
          <w:rStyle w:val="affffc"/>
          <w:rFonts w:hint="eastAsia"/>
          <w:rtl/>
        </w:rPr>
        <w:t>ל</w:t>
      </w:r>
      <w:r w:rsidRPr="002D7C02">
        <w:rPr>
          <w:rStyle w:val="affffc"/>
          <w:rtl/>
        </w:rPr>
        <w:t>:</w:t>
      </w:r>
      <w:r w:rsidRPr="00D454EC">
        <w:rPr>
          <w:rStyle w:val="affff8"/>
          <w:rtl/>
        </w:rPr>
        <w:t xml:space="preserve"> 'וקמת </w:t>
      </w:r>
      <w:r w:rsidRPr="00D454EC">
        <w:rPr>
          <w:rStyle w:val="affff8"/>
          <w:rFonts w:hint="eastAsia"/>
          <w:rtl/>
        </w:rPr>
        <w:t>ועלית</w:t>
      </w:r>
      <w:r w:rsidRPr="00D454EC">
        <w:rPr>
          <w:rStyle w:val="affff8"/>
          <w:rtl/>
        </w:rPr>
        <w:t>',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מלמד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שהמקום</w:t>
      </w:r>
      <w:r w:rsidRPr="00D454EC">
        <w:rPr>
          <w:rtl/>
        </w:rPr>
        <w:t xml:space="preserve"> </w:t>
      </w:r>
      <w:r w:rsidRPr="00D454EC">
        <w:rPr>
          <w:rFonts w:hint="eastAsia"/>
          <w:rtl/>
        </w:rPr>
        <w:t>גורם</w:t>
      </w:r>
      <w:r w:rsidRPr="00D454EC">
        <w:rPr>
          <w:rtl/>
        </w:rPr>
        <w:t>.</w:t>
      </w:r>
    </w:p>
    <w:p w14:paraId="6601AB29" w14:textId="19B2488C" w:rsidR="00B93B58" w:rsidRPr="006F178A" w:rsidRDefault="00E4644A" w:rsidP="00E4644A">
      <w:pPr>
        <w:pStyle w:val="affff5"/>
        <w:rPr>
          <w:del w:id="90232" w:author="מנוע עיצוב" w:date="2026-10-08T11:01:28Z"/>
          <w:rtl/>
        </w:rPr>
      </w:pPr>
      <w:del w:id="90231" w:author="מנוע עיצוב" w:date="2026-10-08T11:01:28Z">
        <w:r>
          <w:rPr>
            <w:rtl/>
          </w:rPr>
          <w:delText xml:space="preserve">****</w:delText>
        </w:r>
      </w:del>
    </w:p>
    <w:p w14:paraId="691025F9" w14:textId="77777777" w:rsidR="00B93B58" w:rsidRPr="006F178A" w:rsidRDefault="00B93B58" w:rsidP="005670C9">
      <w:pPr>
        <w:pStyle w:val="afffd"/>
        <w:rPr>
          <w:rtl/>
        </w:rPr>
      </w:pPr>
      <w:ins w:id="9900" w:author="מספור קטעי משנה" w:date="2026-10-06T06:45:52Z">
        <w:r>
          <w:rPr>
            <w:rStyle w:val="MisparKeta"/>
          </w:rPr>
          <w:t xml:space="preserve">ב. </w:t>
        </w:r>
      </w:ins>
      <w:r w:rsidRPr="006F178A">
        <w:rPr>
          <w:rFonts w:hint="cs"/>
          <w:rtl/>
        </w:rPr>
        <w:t>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באילן</w:t>
      </w:r>
      <w:r w:rsidRPr="006F178A">
        <w:rPr>
          <w:rtl/>
        </w:rPr>
        <w:t>.</w:t>
      </w:r>
    </w:p>
    <w:p w14:paraId="0351DBB6" w14:textId="23A13F4A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מתני</w:t>
      </w:r>
      <w:r w:rsidR="002D7C02" w:rsidRPr="00F07A5B">
        <w:rPr>
          <w:rFonts w:hint="cs"/>
          <w:rtl/>
        </w:rPr>
        <w:t>' כר''י</w:t>
      </w:r>
      <w:r w:rsidR="00F07A5B" w:rsidRPr="00F07A5B">
        <w:rPr>
          <w:rFonts w:hint="cs"/>
          <w:rtl/>
        </w:rPr>
        <w:t>:</w:t>
      </w:r>
    </w:p>
    <w:p w14:paraId="2B8DB8BF" w14:textId="2D647E66" w:rsidR="00B93B58" w:rsidRPr="002D7C02" w:rsidRDefault="00B93B58" w:rsidP="002D7C02">
      <w:pPr>
        <w:rPr>
          <w:spacing w:val="2"/>
          <w:rtl/>
        </w:rPr>
      </w:pPr>
      <w:r w:rsidRPr="002D7C02">
        <w:rPr>
          <w:rFonts w:hint="cs"/>
          <w:spacing w:val="2"/>
          <w:rtl/>
        </w:rPr>
        <w:t>ד</w:t>
      </w:r>
      <w:r w:rsidRPr="002D7C02">
        <w:rPr>
          <w:rStyle w:val="affff8"/>
          <w:rFonts w:hint="cs"/>
          <w:spacing w:val="2"/>
          <w:rtl/>
        </w:rPr>
        <w:t>'ושכחת</w:t>
      </w:r>
      <w:r w:rsidRPr="002D7C02">
        <w:rPr>
          <w:rStyle w:val="affff8"/>
          <w:spacing w:val="2"/>
          <w:rtl/>
        </w:rPr>
        <w:t xml:space="preserve"> </w:t>
      </w:r>
      <w:r w:rsidRPr="002D7C02">
        <w:rPr>
          <w:rStyle w:val="affff8"/>
          <w:rFonts w:hint="cs"/>
          <w:spacing w:val="2"/>
          <w:rtl/>
        </w:rPr>
        <w:t>עומר</w:t>
      </w:r>
      <w:r w:rsidRPr="002D7C02">
        <w:rPr>
          <w:rStyle w:val="affff8"/>
          <w:spacing w:val="2"/>
          <w:rtl/>
        </w:rPr>
        <w:t xml:space="preserve"> </w:t>
      </w:r>
      <w:r w:rsidRPr="002D7C02">
        <w:rPr>
          <w:rStyle w:val="affff8"/>
          <w:rFonts w:hint="eastAsia"/>
          <w:spacing w:val="2"/>
          <w:rtl/>
        </w:rPr>
        <w:t>בשדה</w:t>
      </w:r>
      <w:r w:rsidRPr="002D7C02">
        <w:rPr>
          <w:rStyle w:val="affff8"/>
          <w:spacing w:val="2"/>
          <w:rtl/>
        </w:rPr>
        <w:t>'</w:t>
      </w:r>
      <w:r w:rsidRPr="002D7C02">
        <w:rPr>
          <w:spacing w:val="2"/>
          <w:rtl/>
        </w:rPr>
        <w:t xml:space="preserve"> </w:t>
      </w:r>
      <w:r w:rsidRPr="002D7C02">
        <w:rPr>
          <w:rStyle w:val="affffc"/>
          <w:rFonts w:hint="eastAsia"/>
          <w:spacing w:val="2"/>
          <w:rtl/>
        </w:rPr>
        <w:t>לר</w:t>
      </w:r>
      <w:r w:rsidRPr="002D7C02">
        <w:rPr>
          <w:rStyle w:val="affffc"/>
          <w:spacing w:val="2"/>
          <w:rtl/>
        </w:rPr>
        <w:t>"</w:t>
      </w:r>
      <w:r w:rsidRPr="002D7C02">
        <w:rPr>
          <w:rStyle w:val="affffc"/>
          <w:rFonts w:hint="eastAsia"/>
          <w:spacing w:val="2"/>
          <w:rtl/>
        </w:rPr>
        <w:t>י</w:t>
      </w:r>
      <w:r w:rsidRPr="002D7C02">
        <w:rPr>
          <w:rStyle w:val="affffc"/>
          <w:spacing w:val="2"/>
          <w:rtl/>
        </w:rPr>
        <w:t>:</w:t>
      </w:r>
      <w:r w:rsidRPr="002D7C02">
        <w:rPr>
          <w:spacing w:val="2"/>
          <w:rtl/>
        </w:rPr>
        <w:t xml:space="preserve"> </w:t>
      </w:r>
      <w:r w:rsidRPr="002D7C02">
        <w:rPr>
          <w:rFonts w:hint="eastAsia"/>
          <w:spacing w:val="2"/>
          <w:rtl/>
        </w:rPr>
        <w:t>פרט</w:t>
      </w:r>
      <w:r w:rsidRPr="002D7C02">
        <w:rPr>
          <w:spacing w:val="2"/>
          <w:rtl/>
        </w:rPr>
        <w:t xml:space="preserve"> </w:t>
      </w:r>
      <w:r w:rsidRPr="002D7C02">
        <w:rPr>
          <w:rFonts w:hint="eastAsia"/>
          <w:spacing w:val="2"/>
          <w:rtl/>
        </w:rPr>
        <w:t>לטמון</w:t>
      </w:r>
      <w:r w:rsidRPr="002D7C02">
        <w:rPr>
          <w:spacing w:val="2"/>
          <w:rtl/>
        </w:rPr>
        <w:t xml:space="preserve">, </w:t>
      </w:r>
      <w:r w:rsidRPr="002D7C02">
        <w:rPr>
          <w:spacing w:val="2"/>
          <w:rtl/>
        </w:rPr>
        <w:tab/>
      </w:r>
      <w:r w:rsidRPr="002D7C02">
        <w:rPr>
          <w:rStyle w:val="affffc"/>
          <w:rFonts w:hint="eastAsia"/>
          <w:spacing w:val="2"/>
          <w:rtl/>
        </w:rPr>
        <w:t>וחכ</w:t>
      </w:r>
      <w:r w:rsidRPr="002D7C02">
        <w:rPr>
          <w:rStyle w:val="affffc"/>
          <w:spacing w:val="2"/>
          <w:rtl/>
        </w:rPr>
        <w:t>"</w:t>
      </w:r>
      <w:r w:rsidRPr="002D7C02">
        <w:rPr>
          <w:rStyle w:val="affffc"/>
          <w:rFonts w:hint="eastAsia"/>
          <w:spacing w:val="2"/>
          <w:rtl/>
        </w:rPr>
        <w:t>א</w:t>
      </w:r>
      <w:r w:rsidRPr="002D7C02">
        <w:rPr>
          <w:rStyle w:val="affffc"/>
          <w:spacing w:val="2"/>
          <w:rtl/>
        </w:rPr>
        <w:t>:</w:t>
      </w:r>
      <w:r w:rsidR="002D7C02" w:rsidRPr="002D7C02">
        <w:rPr>
          <w:rFonts w:hint="cs"/>
          <w:spacing w:val="2"/>
          <w:rtl/>
        </w:rPr>
        <w:t xml:space="preserve"> </w:t>
      </w:r>
      <w:r w:rsidRPr="002D7C02">
        <w:rPr>
          <w:rFonts w:hint="eastAsia"/>
          <w:spacing w:val="2"/>
          <w:rtl/>
        </w:rPr>
        <w:t>לרבות</w:t>
      </w:r>
      <w:r w:rsidRPr="002D7C02">
        <w:rPr>
          <w:spacing w:val="2"/>
          <w:rtl/>
        </w:rPr>
        <w:t xml:space="preserve"> </w:t>
      </w:r>
      <w:r w:rsidRPr="002D7C02">
        <w:rPr>
          <w:rFonts w:hint="eastAsia"/>
          <w:spacing w:val="2"/>
          <w:rtl/>
        </w:rPr>
        <w:t>את</w:t>
      </w:r>
      <w:r w:rsidR="002D7C02" w:rsidRPr="002D7C02">
        <w:rPr>
          <w:rFonts w:hint="cs"/>
          <w:spacing w:val="2"/>
          <w:rtl/>
        </w:rPr>
        <w:t xml:space="preserve"> </w:t>
      </w:r>
      <w:r w:rsidRPr="002D7C02">
        <w:rPr>
          <w:rFonts w:hint="eastAsia"/>
          <w:spacing w:val="2"/>
          <w:rtl/>
        </w:rPr>
        <w:t>הטמון</w:t>
      </w:r>
    </w:p>
    <w:p w14:paraId="5740E911" w14:textId="02DDDCD2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76F53174" w14:textId="76668D2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אפי</w:t>
      </w:r>
      <w:r w:rsidRPr="006F178A">
        <w:rPr>
          <w:rtl/>
        </w:rPr>
        <w:t xml:space="preserve">' </w:t>
      </w:r>
      <w:r w:rsidR="002D7C02">
        <w:rPr>
          <w:rFonts w:hint="cs"/>
          <w:rtl/>
        </w:rPr>
        <w:t>כ</w:t>
      </w:r>
      <w:r w:rsidRPr="006F178A">
        <w:rPr>
          <w:rFonts w:hint="cs"/>
          <w:rtl/>
        </w:rPr>
        <w:t>רבנן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הכא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מענייניה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דקרא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מענייניה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דקרא</w:t>
      </w:r>
      <w:r w:rsidRPr="006F178A">
        <w:rPr>
          <w:rtl/>
        </w:rPr>
        <w:t>;</w:t>
      </w:r>
    </w:p>
    <w:p w14:paraId="37772694" w14:textId="53475A02" w:rsidR="00B93B58" w:rsidRPr="006F178A" w:rsidRDefault="00B93B58" w:rsidP="00B93B58">
      <w:pPr>
        <w:rPr>
          <w:rtl/>
        </w:rPr>
      </w:pPr>
      <w:r w:rsidRPr="003215F9">
        <w:rPr>
          <w:rStyle w:val="affff8"/>
          <w:rFonts w:hint="cs"/>
          <w:rtl/>
        </w:rPr>
        <w:t>ד'כי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ימצא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חלל'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היכ</w:t>
      </w:r>
      <w:r w:rsidR="002D7C02">
        <w:rPr>
          <w:rFonts w:hint="cs"/>
          <w:rtl/>
        </w:rPr>
        <w:t>ן שימצא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'באדמה</w:t>
      </w:r>
      <w:r w:rsidRPr="00BF7DBF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לטמון</w:t>
      </w:r>
      <w:r w:rsidRPr="006F178A">
        <w:rPr>
          <w:rtl/>
        </w:rPr>
        <w:t>;</w:t>
      </w:r>
    </w:p>
    <w:p w14:paraId="710FC3EB" w14:textId="1511D802" w:rsidR="00B93B58" w:rsidRPr="006F178A" w:rsidRDefault="00B93B58" w:rsidP="00B93B58">
      <w:pPr>
        <w:rPr>
          <w:rtl/>
        </w:rPr>
      </w:pPr>
      <w:r w:rsidRPr="002D7C02">
        <w:rPr>
          <w:rStyle w:val="affffc"/>
          <w:rFonts w:hint="cs"/>
          <w:rtl/>
        </w:rPr>
        <w:t>והתם</w:t>
      </w:r>
      <w:r w:rsidRPr="002D7C02">
        <w:rPr>
          <w:rStyle w:val="affffc"/>
          <w:rtl/>
        </w:rPr>
        <w:t xml:space="preserve"> </w:t>
      </w:r>
      <w:r w:rsidRPr="002D7C02">
        <w:rPr>
          <w:rStyle w:val="affffc"/>
          <w:rFonts w:hint="cs"/>
          <w:rtl/>
        </w:rPr>
        <w:t>מענייניה</w:t>
      </w:r>
      <w:r w:rsidRPr="002D7C02">
        <w:rPr>
          <w:rStyle w:val="affffc"/>
          <w:rtl/>
        </w:rPr>
        <w:t xml:space="preserve"> </w:t>
      </w:r>
      <w:r w:rsidRPr="002D7C02">
        <w:rPr>
          <w:rStyle w:val="affffc"/>
          <w:rFonts w:hint="cs"/>
          <w:rtl/>
        </w:rPr>
        <w:t>דקרא</w:t>
      </w:r>
      <w:r w:rsidR="002D7C02">
        <w:rPr>
          <w:rStyle w:val="affffc"/>
          <w:rFonts w:hint="cs"/>
          <w:rtl/>
        </w:rPr>
        <w:t>:</w:t>
      </w:r>
      <w:r w:rsidRPr="002D7C02">
        <w:rPr>
          <w:rStyle w:val="affffc"/>
          <w:rtl/>
        </w:rPr>
        <w:t xml:space="preserve"> </w:t>
      </w:r>
      <w:r w:rsidRPr="003215F9">
        <w:rPr>
          <w:rStyle w:val="affff8"/>
          <w:rFonts w:hint="cs"/>
          <w:rtl/>
        </w:rPr>
        <w:t>ד'כי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תקצור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קצירך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בשדך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ושכחת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עומר'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2D7C02">
        <w:rPr>
          <w:rFonts w:hint="cs"/>
          <w:spacing w:val="2"/>
          <w:rtl/>
        </w:rPr>
        <w:t>שכחה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דומיא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דקציר דבגלוי</w:t>
      </w:r>
      <w:r w:rsidRPr="002D7C02">
        <w:rPr>
          <w:spacing w:val="2"/>
          <w:rtl/>
        </w:rPr>
        <w:t xml:space="preserve">, </w:t>
      </w:r>
      <w:r w:rsidRPr="002D7C02">
        <w:rPr>
          <w:rStyle w:val="affffc"/>
          <w:rFonts w:hint="cs"/>
          <w:spacing w:val="2"/>
          <w:rtl/>
        </w:rPr>
        <w:t>כתב</w:t>
      </w:r>
      <w:r w:rsidRPr="002D7C02">
        <w:rPr>
          <w:rStyle w:val="affffc"/>
          <w:spacing w:val="2"/>
          <w:rtl/>
        </w:rPr>
        <w:t xml:space="preserve"> </w:t>
      </w:r>
      <w:r w:rsidRPr="002D7C02">
        <w:rPr>
          <w:rStyle w:val="affffc"/>
          <w:rFonts w:hint="cs"/>
          <w:spacing w:val="2"/>
          <w:rtl/>
        </w:rPr>
        <w:t>רחמנא</w:t>
      </w:r>
      <w:r w:rsidRPr="002D7C02">
        <w:rPr>
          <w:rStyle w:val="affffc"/>
          <w:spacing w:val="2"/>
          <w:rtl/>
        </w:rPr>
        <w:t xml:space="preserve"> </w:t>
      </w:r>
      <w:r w:rsidRPr="002D7C02">
        <w:rPr>
          <w:rStyle w:val="affff8"/>
          <w:rFonts w:hint="cs"/>
          <w:spacing w:val="2"/>
          <w:rtl/>
        </w:rPr>
        <w:t>'בשדה</w:t>
      </w:r>
      <w:r w:rsidRPr="002D7C02">
        <w:rPr>
          <w:rStyle w:val="affff8"/>
          <w:spacing w:val="2"/>
          <w:rtl/>
        </w:rPr>
        <w:t>'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לרבות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את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הטמון</w:t>
      </w:r>
      <w:r w:rsidRPr="002D7C02">
        <w:rPr>
          <w:spacing w:val="2"/>
          <w:rtl/>
        </w:rPr>
        <w:t>.</w:t>
      </w:r>
    </w:p>
    <w:p w14:paraId="01298313" w14:textId="77777777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04DC0B81" w14:textId="703A21A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דומיא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דקציר</w:t>
      </w:r>
      <w:r w:rsidRPr="006F178A">
        <w:rPr>
          <w:rtl/>
        </w:rPr>
        <w:t>!</w:t>
      </w:r>
      <w:r w:rsidRPr="006F178A">
        <w:rPr>
          <w:rFonts w:hint="cs"/>
          <w:rtl/>
        </w:rPr>
        <w:t xml:space="preserve"> </w:t>
      </w:r>
      <w:r w:rsidR="002D7C02">
        <w:rPr>
          <w:rStyle w:val="affff8"/>
          <w:rFonts w:hint="cs"/>
          <w:rtl/>
        </w:rPr>
        <w:t>ו</w:t>
      </w:r>
      <w:r w:rsidRPr="00BF7DBF">
        <w:rPr>
          <w:rStyle w:val="affff8"/>
          <w:rFonts w:hint="cs"/>
          <w:rtl/>
        </w:rPr>
        <w:t>'בשדה</w:t>
      </w:r>
      <w:r w:rsidRPr="00BF7DBF">
        <w:rPr>
          <w:rStyle w:val="affff8"/>
          <w:rtl/>
        </w:rPr>
        <w:t xml:space="preserve">' </w:t>
      </w:r>
      <w:r w:rsidRPr="006F178A">
        <w:rPr>
          <w:rFonts w:hint="cs"/>
          <w:rtl/>
        </w:rPr>
        <w:t xml:space="preserve">מיבעי </w:t>
      </w:r>
      <w:r w:rsidRPr="00181B70">
        <w:rPr>
          <w:rFonts w:cs="BA Vilna Bold" w:hint="cs"/>
          <w:rtl/>
        </w:rPr>
        <w:t>לרבות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קמה</w:t>
      </w:r>
      <w:r w:rsidRPr="006F178A">
        <w:rPr>
          <w:rtl/>
        </w:rPr>
        <w:t>.</w:t>
      </w:r>
    </w:p>
    <w:p w14:paraId="083D2FEB" w14:textId="363BA2A4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08B21488" w14:textId="309611F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שכחת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נפיק </w:t>
      </w:r>
      <w:r w:rsidRPr="009C2527">
        <w:rPr>
          <w:rStyle w:val="affff8"/>
          <w:rFonts w:hint="cs"/>
          <w:rtl/>
        </w:rPr>
        <w:t>מ'כי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תקצור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קצירך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בשדך'</w:t>
      </w:r>
      <w:r w:rsidRPr="009C2527">
        <w:rPr>
          <w:rStyle w:val="affff8"/>
          <w:rtl/>
        </w:rPr>
        <w:t>.</w:t>
      </w:r>
    </w:p>
    <w:p w14:paraId="4E43419A" w14:textId="77777777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32CA4F84" w14:textId="2E6405E7" w:rsidR="00B93B58" w:rsidRPr="006F178A" w:rsidRDefault="00B93B58" w:rsidP="00B93B58">
      <w:pPr>
        <w:rPr>
          <w:rtl/>
        </w:rPr>
      </w:pPr>
      <w:r w:rsidRPr="002D7C02">
        <w:rPr>
          <w:rStyle w:val="affffc"/>
          <w:rFonts w:hint="cs"/>
          <w:rtl/>
        </w:rPr>
        <w:t>מיבעי לכד</w:t>
      </w:r>
      <w:r w:rsidRPr="002D7C02">
        <w:rPr>
          <w:rStyle w:val="affffc"/>
          <w:rtl/>
        </w:rPr>
        <w:t>"</w:t>
      </w:r>
      <w:r w:rsidRPr="002D7C02">
        <w:rPr>
          <w:rStyle w:val="affffc"/>
          <w:rFonts w:hint="cs"/>
          <w:rtl/>
        </w:rPr>
        <w:t>א מר</w:t>
      </w:r>
      <w:r w:rsidRPr="002D7C02">
        <w:rPr>
          <w:rStyle w:val="affffc"/>
          <w:rtl/>
        </w:rPr>
        <w:t>"</w:t>
      </w:r>
      <w:r w:rsidRPr="002D7C02">
        <w:rPr>
          <w:rStyle w:val="affffc"/>
          <w:rFonts w:hint="cs"/>
          <w:rtl/>
        </w:rPr>
        <w:t>א</w:t>
      </w:r>
      <w:r w:rsidRPr="002D7C02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לשצפו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עומרין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ולא למד </w:t>
      </w:r>
      <w:r w:rsidRPr="009C2527">
        <w:rPr>
          <w:rStyle w:val="affff8"/>
          <w:rFonts w:hint="cs"/>
          <w:rtl/>
        </w:rPr>
        <w:t xml:space="preserve">מ'בשדך' </w:t>
      </w:r>
      <w:r w:rsidRPr="006F178A">
        <w:rPr>
          <w:rFonts w:hint="cs"/>
          <w:rtl/>
        </w:rPr>
        <w:t>דלא משמע ליה</w:t>
      </w:r>
    </w:p>
    <w:p w14:paraId="64D966AC" w14:textId="7C672709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ורבנן</w:t>
      </w:r>
      <w:r w:rsidR="00F07A5B" w:rsidRPr="00F07A5B">
        <w:rPr>
          <w:rFonts w:hint="cs"/>
          <w:rtl/>
        </w:rPr>
        <w:t>:</w:t>
      </w:r>
    </w:p>
    <w:p w14:paraId="165957F1" w14:textId="05388881" w:rsidR="00B93B58" w:rsidRPr="006F178A" w:rsidRDefault="00B93B58" w:rsidP="002D7C02">
      <w:pPr>
        <w:spacing w:after="60"/>
        <w:rPr>
          <w:rtl/>
        </w:rPr>
      </w:pPr>
      <w:r w:rsidRPr="006F178A">
        <w:rPr>
          <w:rFonts w:hint="cs"/>
          <w:rtl/>
        </w:rPr>
        <w:t>יליף מבשדה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'בשדך'</w:t>
      </w:r>
      <w:r w:rsidRPr="00BF7DBF">
        <w:rPr>
          <w:rStyle w:val="affff8"/>
          <w:rtl/>
        </w:rPr>
        <w:t>.</w:t>
      </w:r>
    </w:p>
    <w:p w14:paraId="20DDDB17" w14:textId="77777777" w:rsidR="00E4644A" w:rsidRPr="00255160" w:rsidRDefault="00E4644A" w:rsidP="00E4644A">
      <w:pPr>
        <w:jc w:val="center"/>
        <w:rPr>
          <w:del w:id="90234" w:author="מנוע עיצוב" w:date="2026-10-08T11:01:28Z"/>
          <w:rFonts w:ascii="BA • Vilna Light" w:hAnsi="BA • Vilna Light" w:cs="BA • Vilna Light"/>
          <w:rtl/>
        </w:rPr>
      </w:pPr>
      <w:del w:id="9023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C8F7BFC" w14:textId="0D301149" w:rsidR="00B93B58" w:rsidRPr="006F178A" w:rsidRDefault="00B93B58" w:rsidP="006C7D1C">
      <w:pPr>
        <w:pStyle w:val="affffd"/>
        <w:rPr>
          <w:rtl/>
        </w:rPr>
      </w:pPr>
      <w:r w:rsidRPr="002D7C02">
        <w:rPr>
          <w:rStyle w:val="affffc"/>
          <w:rFonts w:hint="cs"/>
          <w:rtl/>
        </w:rPr>
        <w:t>בעי</w:t>
      </w:r>
      <w:r w:rsidRPr="002D7C02">
        <w:rPr>
          <w:rStyle w:val="affffc"/>
          <w:rtl/>
        </w:rPr>
        <w:t xml:space="preserve"> </w:t>
      </w:r>
      <w:r w:rsidRPr="002D7C02">
        <w:rPr>
          <w:rStyle w:val="affffc"/>
          <w:rFonts w:hint="cs"/>
          <w:rtl/>
        </w:rPr>
        <w:t>ר</w:t>
      </w:r>
      <w:r w:rsidRPr="002D7C02">
        <w:rPr>
          <w:rStyle w:val="affffc"/>
          <w:rtl/>
        </w:rPr>
        <w:t xml:space="preserve">' </w:t>
      </w:r>
      <w:r w:rsidRPr="002D7C02">
        <w:rPr>
          <w:rStyle w:val="affffc"/>
          <w:rFonts w:hint="cs"/>
          <w:rtl/>
        </w:rPr>
        <w:t>ירמיה</w:t>
      </w:r>
      <w:r w:rsidRPr="002D7C02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צפו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עומרין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אויר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כשדה</w:t>
      </w:r>
      <w:r w:rsidRPr="006F178A">
        <w:rPr>
          <w:rtl/>
        </w:rPr>
        <w:t xml:space="preserve"> </w:t>
      </w:r>
      <w:r w:rsidR="002D7C02">
        <w:rPr>
          <w:rFonts w:hint="cs"/>
          <w:rtl/>
        </w:rPr>
        <w:t>או לא</w:t>
      </w:r>
      <w:r w:rsidRPr="006F178A">
        <w:rPr>
          <w:rtl/>
        </w:rPr>
        <w:t xml:space="preserve">? </w:t>
      </w:r>
    </w:p>
    <w:p w14:paraId="7EEBA049" w14:textId="7D3D1452" w:rsidR="00F07A5B" w:rsidRPr="00F07A5B" w:rsidRDefault="002D7C02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תפשוט </w:t>
      </w:r>
      <w:r w:rsidR="00B93B58" w:rsidRPr="00F07A5B">
        <w:rPr>
          <w:rFonts w:hint="cs"/>
          <w:rtl/>
        </w:rPr>
        <w:t>מר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27945EAC" w14:textId="0344BBF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דפרט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לשצפו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עומרין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</w:t>
      </w:r>
      <w:r w:rsidRPr="006F178A">
        <w:rPr>
          <w:rtl/>
        </w:rPr>
        <w:t xml:space="preserve"> </w:t>
      </w:r>
      <w:r w:rsidRPr="00181B70">
        <w:rPr>
          <w:rFonts w:cs="BA Vilna Bold" w:hint="cs"/>
          <w:rtl/>
        </w:rPr>
        <w:t>חבירו</w:t>
      </w:r>
      <w:r w:rsidRPr="006F178A">
        <w:rPr>
          <w:rtl/>
        </w:rPr>
        <w:t>,</w:t>
      </w:r>
      <w:r w:rsidR="002D7C02">
        <w:rPr>
          <w:rFonts w:hint="cs"/>
          <w:rtl/>
        </w:rPr>
        <w:t xml:space="preserve">  הא </w:t>
      </w: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>!</w:t>
      </w:r>
    </w:p>
    <w:p w14:paraId="795F9720" w14:textId="0BA0CA3B" w:rsidR="00F07A5B" w:rsidRPr="00F07A5B" w:rsidRDefault="002D7C02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Fonts w:hint="cs"/>
          <w:rtl/>
        </w:rPr>
        <w:t>:</w:t>
      </w:r>
    </w:p>
    <w:p w14:paraId="0200A429" w14:textId="3070FB2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צפו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מונחין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בעינן</w:t>
      </w:r>
      <w:r w:rsidRPr="006F178A">
        <w:rPr>
          <w:rtl/>
        </w:rPr>
        <w:t xml:space="preserve"> </w:t>
      </w:r>
      <w:r w:rsidRPr="002D7C02">
        <w:rPr>
          <w:rStyle w:val="affff8"/>
          <w:rFonts w:hint="cs"/>
          <w:rtl/>
        </w:rPr>
        <w:t>בשדך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וליכא</w:t>
      </w:r>
      <w:r w:rsidRPr="006F178A">
        <w:rPr>
          <w:rtl/>
        </w:rPr>
        <w:t>!</w:t>
      </w:r>
    </w:p>
    <w:p w14:paraId="6DA66ACB" w14:textId="6300C1C7" w:rsidR="00B93B58" w:rsidRPr="00FC1C11" w:rsidRDefault="00B93B58" w:rsidP="002D7C02">
      <w:pPr>
        <w:spacing w:after="60"/>
        <w:rPr>
          <w:rtl/>
        </w:rPr>
      </w:pPr>
      <w:r w:rsidRPr="00FC1C11">
        <w:rPr>
          <w:rFonts w:hint="cs"/>
          <w:rtl/>
        </w:rPr>
        <w:t>אלא</w:t>
      </w:r>
      <w:r w:rsidRPr="00FC1C11">
        <w:rPr>
          <w:rtl/>
        </w:rPr>
        <w:t xml:space="preserve">, </w:t>
      </w:r>
      <w:r w:rsidRPr="00FC1C11">
        <w:rPr>
          <w:rFonts w:hint="cs"/>
          <w:rtl/>
        </w:rPr>
        <w:t>לתוך</w:t>
      </w:r>
      <w:r w:rsidRPr="00FC1C11">
        <w:rPr>
          <w:rtl/>
        </w:rPr>
        <w:t xml:space="preserve"> </w:t>
      </w:r>
      <w:r w:rsidRPr="00FC1C11">
        <w:rPr>
          <w:rFonts w:hint="cs"/>
          <w:rtl/>
        </w:rPr>
        <w:t>שדה</w:t>
      </w:r>
      <w:r w:rsidRPr="00FC1C11">
        <w:rPr>
          <w:rtl/>
        </w:rPr>
        <w:t xml:space="preserve"> </w:t>
      </w:r>
      <w:r w:rsidRPr="00FC1C11">
        <w:rPr>
          <w:rFonts w:hint="cs"/>
          <w:rtl/>
        </w:rPr>
        <w:t>חבירו</w:t>
      </w:r>
      <w:r w:rsidRPr="00FC1C11">
        <w:rPr>
          <w:rtl/>
        </w:rPr>
        <w:t xml:space="preserve"> </w:t>
      </w:r>
      <w:r w:rsidRPr="00FC1C11">
        <w:rPr>
          <w:rFonts w:hint="cs"/>
          <w:rtl/>
        </w:rPr>
        <w:t>וא</w:t>
      </w:r>
      <w:r w:rsidR="002D7C02" w:rsidRPr="00FC1C11">
        <w:rPr>
          <w:rFonts w:hint="cs"/>
          <w:rtl/>
        </w:rPr>
        <w:t xml:space="preserve">ף </w:t>
      </w:r>
      <w:r w:rsidRPr="00FC1C11">
        <w:rPr>
          <w:rFonts w:hint="cs"/>
          <w:rtl/>
        </w:rPr>
        <w:t>מונחין</w:t>
      </w:r>
      <w:r w:rsidRPr="00FC1C11">
        <w:rPr>
          <w:rtl/>
        </w:rPr>
        <w:t xml:space="preserve">, </w:t>
      </w:r>
      <w:r w:rsidR="002D7C02" w:rsidRPr="00FC1C11">
        <w:rPr>
          <w:rFonts w:hint="cs"/>
          <w:rtl/>
        </w:rPr>
        <w:t xml:space="preserve">ואמר צפה שרק כך מצוי </w:t>
      </w:r>
    </w:p>
    <w:p w14:paraId="1A84D941" w14:textId="30699D9F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49093ED8" w14:textId="63359AE9" w:rsidR="002D7C02" w:rsidRDefault="00B93B58" w:rsidP="00B93B58">
      <w:pPr>
        <w:rPr>
          <w:rtl/>
        </w:rPr>
      </w:pPr>
      <w:r w:rsidRPr="006F178A">
        <w:rPr>
          <w:rFonts w:hint="cs"/>
          <w:rtl/>
        </w:rPr>
        <w:t>עומר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שהחזיק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להוליכו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והניחו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ושכחו</w:t>
      </w:r>
      <w:r w:rsidRPr="006F178A">
        <w:rPr>
          <w:rtl/>
        </w:rPr>
        <w:t xml:space="preserve"> </w:t>
      </w:r>
    </w:p>
    <w:p w14:paraId="14E54D81" w14:textId="77777777" w:rsidR="00F07A5B" w:rsidRPr="00F07A5B" w:rsidRDefault="002D7C02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ת'ק</w:t>
      </w:r>
      <w:r w:rsidR="00F07A5B" w:rsidRPr="00F07A5B">
        <w:rPr>
          <w:rtl/>
        </w:rPr>
        <w:t>:</w:t>
      </w:r>
    </w:p>
    <w:p w14:paraId="245BECE7" w14:textId="758F48B5" w:rsidR="00B93B58" w:rsidRPr="006F178A" w:rsidRDefault="00B93B58" w:rsidP="00B93B58">
      <w:pPr>
        <w:rPr>
          <w:rtl/>
        </w:rPr>
      </w:pPr>
      <w:r w:rsidRPr="002D7C02">
        <w:rPr>
          <w:rtl/>
        </w:rPr>
        <w:t xml:space="preserve"> </w:t>
      </w:r>
      <w:r w:rsidRPr="006F178A">
        <w:rPr>
          <w:rFonts w:hint="cs"/>
          <w:rtl/>
        </w:rPr>
        <w:t>התחתון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והעליון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>;</w:t>
      </w:r>
    </w:p>
    <w:p w14:paraId="5D226904" w14:textId="047C0BD7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7FFD96EB" w14:textId="3BDB0A2E" w:rsidR="002D7C02" w:rsidRPr="002D7C02" w:rsidRDefault="00B93B58" w:rsidP="002D7C02">
      <w:pPr>
        <w:rPr>
          <w:spacing w:val="2"/>
          <w:rtl/>
        </w:rPr>
      </w:pPr>
      <w:r w:rsidRPr="002D7C02">
        <w:rPr>
          <w:rFonts w:hint="cs"/>
          <w:spacing w:val="2"/>
          <w:rtl/>
        </w:rPr>
        <w:t>שניהם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אינן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שכחה</w:t>
      </w:r>
      <w:r w:rsidRPr="002D7C02">
        <w:rPr>
          <w:spacing w:val="2"/>
          <w:rtl/>
        </w:rPr>
        <w:t xml:space="preserve">, </w:t>
      </w:r>
      <w:r w:rsidRPr="00181B70">
        <w:rPr>
          <w:rFonts w:cs="BA Vilna Bold" w:hint="cs"/>
          <w:spacing w:val="2"/>
          <w:rtl/>
        </w:rPr>
        <w:t>תחתון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מפני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שהוא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טמון</w:t>
      </w:r>
      <w:r w:rsidRPr="002D7C02">
        <w:rPr>
          <w:spacing w:val="2"/>
          <w:rtl/>
        </w:rPr>
        <w:t xml:space="preserve">, </w:t>
      </w:r>
      <w:r w:rsidRPr="00181B70">
        <w:rPr>
          <w:rFonts w:cs="BA Vilna Bold" w:hint="cs"/>
          <w:spacing w:val="2"/>
          <w:rtl/>
        </w:rPr>
        <w:t>ועליון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מפני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שהוא</w:t>
      </w:r>
      <w:r w:rsidRPr="002D7C02">
        <w:rPr>
          <w:spacing w:val="2"/>
          <w:rtl/>
        </w:rPr>
        <w:t xml:space="preserve"> </w:t>
      </w:r>
      <w:r w:rsidRPr="002D7C02">
        <w:rPr>
          <w:rFonts w:hint="cs"/>
          <w:spacing w:val="2"/>
          <w:rtl/>
        </w:rPr>
        <w:t>צף</w:t>
      </w:r>
      <w:r w:rsidRPr="002D7C02">
        <w:rPr>
          <w:spacing w:val="2"/>
          <w:rtl/>
        </w:rPr>
        <w:t>;</w:t>
      </w:r>
    </w:p>
    <w:p w14:paraId="4E62323A" w14:textId="7621AD8B" w:rsidR="00F07A5B" w:rsidRPr="00F07A5B" w:rsidRDefault="002D7C02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Fonts w:hint="cs"/>
          <w:rtl/>
        </w:rPr>
        <w:t>:</w:t>
      </w:r>
    </w:p>
    <w:p w14:paraId="4C567CDA" w14:textId="0C23A449" w:rsidR="002D7C02" w:rsidRDefault="00B93B58" w:rsidP="002D7C02">
      <w:pPr>
        <w:rPr>
          <w:rtl/>
        </w:rPr>
      </w:pPr>
      <w:r w:rsidRPr="002D7C02">
        <w:rPr>
          <w:rtl/>
        </w:rPr>
        <w:t xml:space="preserve"> </w:t>
      </w:r>
      <w:r w:rsidRPr="006F178A">
        <w:rPr>
          <w:rFonts w:hint="cs"/>
          <w:rtl/>
        </w:rPr>
        <w:t>בתחתון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בעליון</w:t>
      </w:r>
      <w:r w:rsidRPr="006F178A">
        <w:rPr>
          <w:rtl/>
        </w:rPr>
        <w:t xml:space="preserve"> </w:t>
      </w:r>
      <w:r w:rsidR="002D7C02" w:rsidRPr="002D7C02">
        <w:rPr>
          <w:rStyle w:val="affffc"/>
          <w:rFonts w:hint="cs"/>
          <w:rtl/>
        </w:rPr>
        <w:t>לכו''ע</w:t>
      </w:r>
      <w:r w:rsidR="002D7C02">
        <w:rPr>
          <w:rFonts w:hint="cs"/>
          <w:rtl/>
        </w:rPr>
        <w:t xml:space="preserve"> אינו </w:t>
      </w:r>
      <w:r w:rsidRPr="006F178A">
        <w:rPr>
          <w:rFonts w:hint="cs"/>
          <w:rtl/>
        </w:rPr>
        <w:t>שכחה</w:t>
      </w:r>
      <w:r w:rsidRPr="006F178A">
        <w:rPr>
          <w:rtl/>
        </w:rPr>
        <w:t>.</w:t>
      </w:r>
    </w:p>
    <w:p w14:paraId="7B5CED81" w14:textId="5425A631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שאני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התם</w:t>
      </w:r>
      <w:r w:rsidR="00F07A5B" w:rsidRPr="00F07A5B">
        <w:rPr>
          <w:rtl/>
        </w:rPr>
        <w:t>:</w:t>
      </w:r>
    </w:p>
    <w:p w14:paraId="716C5317" w14:textId="282DAD45" w:rsidR="00B93B58" w:rsidRPr="006F178A" w:rsidRDefault="00B93B58" w:rsidP="00B93B58">
      <w:pPr>
        <w:rPr>
          <w:rtl/>
        </w:rPr>
      </w:pPr>
      <w:r w:rsidRPr="002D7C02">
        <w:rPr>
          <w:rtl/>
        </w:rPr>
        <w:t xml:space="preserve">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="002D7C02">
        <w:rPr>
          <w:rFonts w:hint="cs"/>
          <w:rtl/>
        </w:rPr>
        <w:t>שהחזיק בזה זכה בו.</w:t>
      </w:r>
    </w:p>
    <w:p w14:paraId="0C0AD78C" w14:textId="77777777" w:rsidR="00F07A5B" w:rsidRPr="00F07A5B" w:rsidRDefault="00B93B58" w:rsidP="002D7C0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63BC7DE8" w14:textId="37106BF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דע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ג חבירו אפי' בשדה והך דתני </w:t>
      </w:r>
      <w:r w:rsidR="002D7C02">
        <w:rPr>
          <w:rFonts w:hint="cs"/>
          <w:rtl/>
        </w:rPr>
        <w:t xml:space="preserve">ע''ג </w:t>
      </w:r>
      <w:r w:rsidRPr="006F178A">
        <w:rPr>
          <w:rFonts w:hint="cs"/>
          <w:rtl/>
        </w:rPr>
        <w:t xml:space="preserve">חבירו משותם תחתון ואימא מפני שהוא </w:t>
      </w:r>
      <w:r w:rsidRPr="0059138D">
        <w:rPr>
          <w:rFonts w:cs="BA Vilna Bold" w:hint="cs"/>
          <w:rtl/>
        </w:rPr>
        <w:t>כ</w:t>
      </w:r>
      <w:r w:rsidRPr="006F178A">
        <w:rPr>
          <w:rFonts w:hint="cs"/>
          <w:rtl/>
        </w:rPr>
        <w:t>צף</w:t>
      </w:r>
    </w:p>
    <w:p w14:paraId="5137247E" w14:textId="787CE1EB" w:rsidR="00B93B58" w:rsidRPr="006F178A" w:rsidRDefault="00FA4823" w:rsidP="00FC1C11">
      <w:pPr>
        <w:pStyle w:val="affff5"/>
        <w:rPr>
          <w:rtl/>
        </w:rPr>
      </w:pPr>
      <w:r>
        <w:rPr>
          <w:rFonts w:hint="cs"/>
          <w:rtl/>
        </w:rPr>
        <w:t>***</w:t>
      </w:r>
    </w:p>
    <w:p w14:paraId="556D4E25" w14:textId="2D1ED1AC" w:rsidR="00F07A5B" w:rsidRPr="00F07A5B" w:rsidRDefault="00B93B58" w:rsidP="00FA4823">
      <w:pPr>
        <w:pStyle w:val="36"/>
        <w:framePr w:wrap="notBeside"/>
        <w:rPr>
          <w:rtl/>
        </w:rPr>
      </w:pPr>
      <w:r w:rsidRPr="00F07A5B">
        <w:rPr>
          <w:rtl/>
        </w:rPr>
        <w:t xml:space="preserve"> </w:t>
      </w:r>
      <w:r w:rsidRPr="00F07A5B">
        <w:rPr>
          <w:rFonts w:hint="cs"/>
          <w:rtl/>
        </w:rPr>
        <w:t>אביי</w:t>
      </w:r>
      <w:r w:rsidR="00F07A5B" w:rsidRPr="00F07A5B">
        <w:rPr>
          <w:rFonts w:hint="cs"/>
          <w:rtl/>
        </w:rPr>
        <w:t>:</w:t>
      </w:r>
    </w:p>
    <w:p w14:paraId="4B7FCF3D" w14:textId="16FBD028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הריני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בשוקי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טבריא</w:t>
      </w:r>
      <w:r w:rsidRPr="006F178A">
        <w:rPr>
          <w:rtl/>
        </w:rPr>
        <w:t>!</w:t>
      </w:r>
    </w:p>
    <w:p w14:paraId="12C8E69D" w14:textId="7E732E34" w:rsidR="00E4644A" w:rsidRPr="00E4644A" w:rsidRDefault="00E4644A" w:rsidP="00E4644A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2465DCBC" w14:textId="505D9AF4" w:rsidR="00F07A5B" w:rsidRPr="00F07A5B" w:rsidRDefault="00B93B58" w:rsidP="00FA482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ההוא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מדרבנן</w:t>
      </w:r>
      <w:r w:rsidR="00F07A5B" w:rsidRPr="00F07A5B">
        <w:rPr>
          <w:rFonts w:hint="cs"/>
          <w:rtl/>
        </w:rPr>
        <w:t>:</w:t>
      </w:r>
    </w:p>
    <w:p w14:paraId="013E2C5C" w14:textId="5D5BC372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lastRenderedPageBreak/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</w:t>
      </w:r>
      <w:r w:rsidRPr="006F178A">
        <w:rPr>
          <w:rtl/>
        </w:rPr>
        <w:t xml:space="preserve">? </w:t>
      </w:r>
    </w:p>
    <w:p w14:paraId="493866B1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ומעל 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</w:t>
      </w:r>
      <w:r w:rsidRPr="006F178A">
        <w:rPr>
          <w:rtl/>
        </w:rPr>
        <w:t xml:space="preserve">, </w:t>
      </w:r>
    </w:p>
    <w:p w14:paraId="13C860A8" w14:textId="77777777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או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ומתחתון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</w:t>
      </w:r>
      <w:r w:rsidRPr="006F178A">
        <w:rPr>
          <w:rtl/>
        </w:rPr>
        <w:t xml:space="preserve">, </w:t>
      </w:r>
    </w:p>
    <w:p w14:paraId="0930CF7F" w14:textId="6F29CE84" w:rsidR="00B93B58" w:rsidRPr="006F178A" w:rsidRDefault="00B93B58" w:rsidP="00B93B58">
      <w:pPr>
        <w:rPr>
          <w:rtl/>
        </w:rPr>
      </w:pPr>
      <w:r w:rsidRPr="0059138D">
        <w:rPr>
          <w:rFonts w:cs="BA Vilna Bold" w:hint="cs"/>
          <w:rtl/>
        </w:rPr>
        <w:t>או</w:t>
      </w:r>
      <w:r w:rsidRPr="0059138D">
        <w:rPr>
          <w:rFonts w:cs="BA Vilna Bold"/>
          <w:rtl/>
        </w:rPr>
        <w:t>"</w:t>
      </w:r>
      <w:r w:rsidRPr="0059138D">
        <w:rPr>
          <w:rFonts w:cs="BA Vilna Bold"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="00FA4823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FA4823">
        <w:rPr>
          <w:rFonts w:hint="cs"/>
          <w:rtl/>
        </w:rPr>
        <w:t>ו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מתחתון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מעליון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</w:t>
      </w:r>
      <w:r w:rsidRPr="006F178A">
        <w:rPr>
          <w:rtl/>
        </w:rPr>
        <w:t xml:space="preserve">? </w:t>
      </w:r>
    </w:p>
    <w:p w14:paraId="3094F309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מה:</w:t>
      </w:r>
    </w:p>
    <w:p w14:paraId="771E4A1B" w14:textId="6C8B8604" w:rsidR="00F07A5B" w:rsidRPr="00F07A5B" w:rsidRDefault="00B93B58" w:rsidP="00FA482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תניתוה</w:t>
      </w:r>
      <w:r w:rsidR="00F07A5B" w:rsidRPr="00F07A5B">
        <w:rPr>
          <w:rtl/>
        </w:rPr>
        <w:t>:</w:t>
      </w:r>
    </w:p>
    <w:p w14:paraId="100EC96B" w14:textId="72D1D67C" w:rsidR="000B52EE" w:rsidRDefault="00B93B58" w:rsidP="00B93B58">
      <w:pPr>
        <w:rPr>
          <w:rtl/>
        </w:rPr>
      </w:pPr>
      <w:r w:rsidRPr="006F178A">
        <w:rPr>
          <w:rFonts w:hint="cs"/>
          <w:rtl/>
        </w:rPr>
        <w:t>עומר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שהחזיק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להוליכו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והניחו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Pr="006F178A">
        <w:rPr>
          <w:rtl/>
        </w:rPr>
        <w:t>"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ושכחו</w:t>
      </w:r>
      <w:r w:rsidRPr="006F178A">
        <w:rPr>
          <w:rtl/>
        </w:rPr>
        <w:t xml:space="preserve"> </w:t>
      </w:r>
    </w:p>
    <w:p w14:paraId="0F4E9369" w14:textId="27B17C17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tl/>
        </w:rPr>
        <w:t>-</w:t>
      </w:r>
      <w:r w:rsidR="000B52EE" w:rsidRPr="00F07A5B">
        <w:rPr>
          <w:rFonts w:hint="cs"/>
          <w:rtl/>
        </w:rPr>
        <w:t>ת''ק</w:t>
      </w:r>
      <w:r w:rsidR="00F07A5B" w:rsidRPr="00F07A5B">
        <w:rPr>
          <w:rFonts w:hint="cs"/>
          <w:rtl/>
        </w:rPr>
        <w:t>:</w:t>
      </w:r>
    </w:p>
    <w:p w14:paraId="5D3C6713" w14:textId="600DDFC6" w:rsidR="00B93B58" w:rsidRPr="006F178A" w:rsidRDefault="00B93B58" w:rsidP="00B93B58">
      <w:pPr>
        <w:rPr>
          <w:rtl/>
        </w:rPr>
      </w:pPr>
      <w:r w:rsidRPr="000B52EE">
        <w:rPr>
          <w:rtl/>
        </w:rPr>
        <w:t xml:space="preserve"> </w:t>
      </w:r>
      <w:r w:rsidRPr="006F178A">
        <w:rPr>
          <w:rFonts w:hint="cs"/>
          <w:rtl/>
        </w:rPr>
        <w:t>התחתון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והעליון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>;</w:t>
      </w:r>
    </w:p>
    <w:p w14:paraId="64811D06" w14:textId="0F4B8913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714B36B1" w14:textId="5479ECE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שניהן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שכחה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תחתון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עליון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>;</w:t>
      </w:r>
    </w:p>
    <w:p w14:paraId="58D0B0ED" w14:textId="3F698077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סברוה</w:t>
      </w:r>
      <w:r w:rsidR="00F07A5B" w:rsidRPr="00F07A5B">
        <w:rPr>
          <w:rFonts w:hint="cs"/>
          <w:rtl/>
        </w:rPr>
        <w:t>:</w:t>
      </w:r>
    </w:p>
    <w:p w14:paraId="6D7E08A1" w14:textId="48434C3E" w:rsidR="00B93B58" w:rsidRPr="000B52EE" w:rsidRDefault="00B93B58" w:rsidP="00B93B58">
      <w:pPr>
        <w:rPr>
          <w:spacing w:val="2"/>
          <w:rtl/>
        </w:rPr>
      </w:pPr>
      <w:r w:rsidRPr="000B52EE">
        <w:rPr>
          <w:rStyle w:val="affffc"/>
          <w:rFonts w:hint="cs"/>
          <w:spacing w:val="2"/>
          <w:rtl/>
        </w:rPr>
        <w:t>דתנאי</w:t>
      </w:r>
      <w:r w:rsidRPr="000B52EE">
        <w:rPr>
          <w:rStyle w:val="affffc"/>
          <w:spacing w:val="2"/>
          <w:rtl/>
        </w:rPr>
        <w:t xml:space="preserve"> </w:t>
      </w:r>
      <w:r w:rsidRPr="000B52EE">
        <w:rPr>
          <w:rStyle w:val="affffc"/>
          <w:rFonts w:hint="cs"/>
          <w:spacing w:val="2"/>
          <w:rtl/>
        </w:rPr>
        <w:t>כר</w:t>
      </w:r>
      <w:r w:rsidRPr="000B52EE">
        <w:rPr>
          <w:rStyle w:val="affffc"/>
          <w:spacing w:val="2"/>
          <w:rtl/>
        </w:rPr>
        <w:t>"</w:t>
      </w:r>
      <w:r w:rsidRPr="000B52EE">
        <w:rPr>
          <w:rStyle w:val="affffc"/>
          <w:rFonts w:hint="cs"/>
          <w:spacing w:val="2"/>
          <w:rtl/>
        </w:rPr>
        <w:t xml:space="preserve">י </w:t>
      </w:r>
      <w:r w:rsidRPr="000B52EE">
        <w:rPr>
          <w:rStyle w:val="affff8"/>
          <w:rFonts w:hint="cs"/>
          <w:spacing w:val="2"/>
          <w:rtl/>
        </w:rPr>
        <w:t>ד'בשדה</w:t>
      </w:r>
      <w:r w:rsidRPr="000B52EE">
        <w:rPr>
          <w:rStyle w:val="affff8"/>
          <w:spacing w:val="2"/>
          <w:rtl/>
        </w:rPr>
        <w:t xml:space="preserve">' </w:t>
      </w:r>
      <w:r w:rsidRPr="000B52EE">
        <w:rPr>
          <w:rFonts w:hint="cs"/>
          <w:spacing w:val="2"/>
          <w:rtl/>
        </w:rPr>
        <w:t>פרט</w:t>
      </w:r>
      <w:r w:rsidRPr="000B52EE">
        <w:rPr>
          <w:spacing w:val="2"/>
          <w:rtl/>
        </w:rPr>
        <w:t xml:space="preserve"> </w:t>
      </w:r>
      <w:r w:rsidRPr="000B52EE">
        <w:rPr>
          <w:rFonts w:hint="cs"/>
          <w:spacing w:val="2"/>
          <w:rtl/>
        </w:rPr>
        <w:t>לטמון</w:t>
      </w:r>
      <w:r w:rsidRPr="000B52EE">
        <w:rPr>
          <w:spacing w:val="2"/>
          <w:rtl/>
        </w:rPr>
        <w:t>,</w:t>
      </w:r>
      <w:r w:rsidRPr="000B52EE">
        <w:rPr>
          <w:rFonts w:hint="cs"/>
          <w:spacing w:val="2"/>
          <w:rtl/>
        </w:rPr>
        <w:t xml:space="preserve"> </w:t>
      </w:r>
      <w:r w:rsidRPr="000B52EE">
        <w:rPr>
          <w:rStyle w:val="affffc"/>
          <w:rFonts w:hint="cs"/>
          <w:spacing w:val="2"/>
          <w:rtl/>
        </w:rPr>
        <w:t>ו</w:t>
      </w:r>
      <w:r w:rsidR="000B52EE" w:rsidRPr="000B52EE">
        <w:rPr>
          <w:rStyle w:val="affffc"/>
          <w:rFonts w:hint="cs"/>
          <w:spacing w:val="2"/>
          <w:rtl/>
        </w:rPr>
        <w:t xml:space="preserve">חלקו </w:t>
      </w:r>
      <w:r w:rsidRPr="000B52EE">
        <w:rPr>
          <w:rFonts w:hint="cs"/>
          <w:spacing w:val="2"/>
          <w:rtl/>
        </w:rPr>
        <w:t>אי מין</w:t>
      </w:r>
      <w:r w:rsidRPr="000B52EE">
        <w:rPr>
          <w:spacing w:val="2"/>
          <w:rtl/>
        </w:rPr>
        <w:t xml:space="preserve"> </w:t>
      </w:r>
      <w:r w:rsidRPr="000B52EE">
        <w:rPr>
          <w:rFonts w:hint="cs"/>
          <w:spacing w:val="2"/>
          <w:rtl/>
        </w:rPr>
        <w:t>במינו</w:t>
      </w:r>
      <w:r w:rsidRPr="000B52EE">
        <w:rPr>
          <w:spacing w:val="2"/>
          <w:rtl/>
        </w:rPr>
        <w:t xml:space="preserve"> </w:t>
      </w:r>
      <w:r w:rsidRPr="000B52EE">
        <w:rPr>
          <w:rFonts w:hint="cs"/>
          <w:spacing w:val="2"/>
          <w:rtl/>
        </w:rPr>
        <w:t>הוי</w:t>
      </w:r>
      <w:r w:rsidRPr="000B52EE">
        <w:rPr>
          <w:spacing w:val="2"/>
          <w:rtl/>
        </w:rPr>
        <w:t xml:space="preserve"> </w:t>
      </w:r>
      <w:r w:rsidRPr="000B52EE">
        <w:rPr>
          <w:rFonts w:hint="cs"/>
          <w:spacing w:val="2"/>
          <w:rtl/>
        </w:rPr>
        <w:t>טמון</w:t>
      </w:r>
      <w:r w:rsidRPr="000B52EE">
        <w:rPr>
          <w:spacing w:val="2"/>
          <w:rtl/>
        </w:rPr>
        <w:t xml:space="preserve">, </w:t>
      </w:r>
      <w:r w:rsidRPr="000B52EE">
        <w:rPr>
          <w:rFonts w:hint="cs"/>
          <w:spacing w:val="2"/>
          <w:rtl/>
        </w:rPr>
        <w:t>או לא</w:t>
      </w:r>
      <w:r w:rsidR="000B52EE" w:rsidRPr="000B52EE">
        <w:rPr>
          <w:rFonts w:hint="cs"/>
          <w:spacing w:val="2"/>
          <w:rtl/>
        </w:rPr>
        <w:t>.</w:t>
      </w:r>
    </w:p>
    <w:p w14:paraId="497A096B" w14:textId="31CF2857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Fonts w:hint="cs"/>
          <w:rtl/>
        </w:rPr>
        <w:t>:</w:t>
      </w:r>
    </w:p>
    <w:p w14:paraId="171DEAB9" w14:textId="59205C19" w:rsidR="00B93B58" w:rsidRPr="000B52EE" w:rsidRDefault="00B93B58" w:rsidP="00B93B58">
      <w:pPr>
        <w:rPr>
          <w:rStyle w:val="affffc"/>
          <w:rtl/>
        </w:rPr>
      </w:pPr>
      <w:r w:rsidRPr="000B52EE">
        <w:rPr>
          <w:rStyle w:val="affffc"/>
          <w:rFonts w:hint="cs"/>
          <w:rtl/>
        </w:rPr>
        <w:t>אי</w:t>
      </w:r>
      <w:r w:rsidRPr="000B52EE">
        <w:rPr>
          <w:rStyle w:val="affffc"/>
          <w:rtl/>
        </w:rPr>
        <w:t xml:space="preserve"> </w:t>
      </w:r>
      <w:r w:rsidR="000B52EE" w:rsidRPr="000B52EE">
        <w:rPr>
          <w:rStyle w:val="affffc"/>
          <w:rFonts w:hint="cs"/>
          <w:rtl/>
        </w:rPr>
        <w:t xml:space="preserve">ס''ל </w:t>
      </w:r>
      <w:r w:rsidRPr="000B52EE">
        <w:rPr>
          <w:rStyle w:val="affffc"/>
          <w:rFonts w:hint="cs"/>
          <w:rtl/>
        </w:rPr>
        <w:t>כר</w:t>
      </w:r>
      <w:r w:rsidRPr="000B52EE">
        <w:rPr>
          <w:rStyle w:val="affffc"/>
          <w:rtl/>
        </w:rPr>
        <w:t>"</w:t>
      </w:r>
      <w:r w:rsidRPr="000B52EE">
        <w:rPr>
          <w:rStyle w:val="affffc"/>
          <w:rFonts w:hint="cs"/>
          <w:rtl/>
        </w:rPr>
        <w:t>י</w:t>
      </w:r>
      <w:r w:rsidRPr="000B52EE">
        <w:rPr>
          <w:rStyle w:val="affffc"/>
          <w:rtl/>
        </w:rPr>
        <w:t xml:space="preserve"> </w:t>
      </w:r>
      <w:r w:rsidRPr="000B52EE">
        <w:rPr>
          <w:rStyle w:val="affffc"/>
          <w:rFonts w:hint="cs"/>
          <w:rtl/>
        </w:rPr>
        <w:t>דכ</w:t>
      </w:r>
      <w:r w:rsidRPr="000B52EE">
        <w:rPr>
          <w:rStyle w:val="affffc"/>
          <w:rtl/>
        </w:rPr>
        <w:t>"</w:t>
      </w:r>
      <w:r w:rsidRPr="000B52EE">
        <w:rPr>
          <w:rStyle w:val="affffc"/>
          <w:rFonts w:hint="cs"/>
          <w:rtl/>
        </w:rPr>
        <w:t>ע</w:t>
      </w:r>
      <w:r w:rsidRPr="000B52EE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</w:t>
      </w:r>
      <w:r w:rsidR="000B52EE">
        <w:rPr>
          <w:rFonts w:hint="cs"/>
          <w:rtl/>
        </w:rPr>
        <w:t>נחלקו</w:t>
      </w:r>
      <w:r w:rsidR="000B52EE" w:rsidRPr="000B52EE">
        <w:rPr>
          <w:rStyle w:val="affffc"/>
          <w:rFonts w:hint="cs"/>
          <w:rtl/>
        </w:rPr>
        <w:t xml:space="preserve"> ב</w:t>
      </w:r>
      <w:r w:rsidRPr="000B52EE">
        <w:rPr>
          <w:rStyle w:val="affffc"/>
          <w:rFonts w:hint="cs"/>
          <w:rtl/>
        </w:rPr>
        <w:t>ר</w:t>
      </w:r>
      <w:r w:rsidRPr="000B52EE">
        <w:rPr>
          <w:rStyle w:val="affffc"/>
          <w:rtl/>
        </w:rPr>
        <w:t>"</w:t>
      </w:r>
      <w:r w:rsidRPr="000B52EE">
        <w:rPr>
          <w:rStyle w:val="affffc"/>
          <w:rFonts w:hint="cs"/>
          <w:rtl/>
        </w:rPr>
        <w:t>י ורבנן</w:t>
      </w:r>
      <w:r w:rsidR="000B52EE" w:rsidRPr="000B52EE">
        <w:rPr>
          <w:rStyle w:val="affffc"/>
          <w:rFonts w:hint="cs"/>
          <w:rtl/>
        </w:rPr>
        <w:t>,</w:t>
      </w:r>
      <w:r w:rsidRPr="000B52EE">
        <w:rPr>
          <w:rStyle w:val="affffc"/>
          <w:rtl/>
        </w:rPr>
        <w:t xml:space="preserve"> </w:t>
      </w:r>
      <w:r w:rsidR="000B52EE" w:rsidRPr="000B52EE">
        <w:rPr>
          <w:rStyle w:val="affffc"/>
          <w:rFonts w:hint="cs"/>
          <w:rtl/>
        </w:rPr>
        <w:t>ד</w:t>
      </w:r>
      <w:r w:rsidRPr="000B52EE">
        <w:rPr>
          <w:rStyle w:val="affffc"/>
          <w:rFonts w:hint="cs"/>
          <w:rtl/>
        </w:rPr>
        <w:t>רשב</w:t>
      </w:r>
      <w:r w:rsidRPr="000B52EE">
        <w:rPr>
          <w:rStyle w:val="affffc"/>
          <w:rtl/>
        </w:rPr>
        <w:t>"</w:t>
      </w:r>
      <w:r w:rsidRPr="000B52EE">
        <w:rPr>
          <w:rStyle w:val="affffc"/>
          <w:rFonts w:hint="cs"/>
          <w:rtl/>
        </w:rPr>
        <w:t>י כר</w:t>
      </w:r>
      <w:r w:rsidRPr="000B52EE">
        <w:rPr>
          <w:rStyle w:val="affffc"/>
          <w:rtl/>
        </w:rPr>
        <w:t>"</w:t>
      </w:r>
      <w:r w:rsidRPr="000B52EE">
        <w:rPr>
          <w:rStyle w:val="affffc"/>
          <w:rFonts w:hint="cs"/>
          <w:rtl/>
        </w:rPr>
        <w:t>י</w:t>
      </w:r>
      <w:r w:rsidRPr="000B52EE">
        <w:rPr>
          <w:rStyle w:val="affffc"/>
          <w:rtl/>
        </w:rPr>
        <w:t>.</w:t>
      </w:r>
    </w:p>
    <w:p w14:paraId="3CD9779C" w14:textId="2D4C3E45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Fonts w:hint="cs"/>
          <w:rtl/>
        </w:rPr>
        <w:t>:</w:t>
      </w:r>
    </w:p>
    <w:p w14:paraId="6BC8A741" w14:textId="69C81BA5" w:rsidR="000B52EE" w:rsidRDefault="00B93B58" w:rsidP="00B93B58">
      <w:pPr>
        <w:rPr>
          <w:rStyle w:val="affffc"/>
          <w:rtl/>
        </w:rPr>
      </w:pPr>
      <w:r w:rsidRPr="000B52EE">
        <w:rPr>
          <w:rFonts w:hint="cs"/>
          <w:rtl/>
        </w:rPr>
        <w:t>דע</w:t>
      </w:r>
      <w:r w:rsidRPr="000B52EE">
        <w:rPr>
          <w:rtl/>
        </w:rPr>
        <w:t>"</w:t>
      </w:r>
      <w:r w:rsidRPr="000B52EE">
        <w:rPr>
          <w:rFonts w:hint="cs"/>
          <w:rtl/>
        </w:rPr>
        <w:t>ג חבירו</w:t>
      </w:r>
      <w:r w:rsidR="000B52EE">
        <w:rPr>
          <w:rFonts w:hint="cs"/>
          <w:rtl/>
        </w:rPr>
        <w:t>,</w:t>
      </w:r>
      <w:r w:rsidRPr="000B52EE">
        <w:rPr>
          <w:rFonts w:hint="cs"/>
          <w:rtl/>
        </w:rPr>
        <w:t xml:space="preserve"> הא אפי</w:t>
      </w:r>
      <w:r w:rsidRPr="000B52EE">
        <w:rPr>
          <w:rtl/>
        </w:rPr>
        <w:t xml:space="preserve">' </w:t>
      </w:r>
      <w:r w:rsidRPr="000B52EE">
        <w:rPr>
          <w:rFonts w:hint="cs"/>
          <w:rtl/>
        </w:rPr>
        <w:t>בעפר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ובצרור</w:t>
      </w:r>
      <w:r w:rsidRPr="000B52EE">
        <w:rPr>
          <w:rStyle w:val="affffc"/>
          <w:rFonts w:hint="cs"/>
          <w:rtl/>
        </w:rPr>
        <w:t xml:space="preserve">, </w:t>
      </w:r>
    </w:p>
    <w:p w14:paraId="71C273C6" w14:textId="25B6AAF1" w:rsidR="00B93B58" w:rsidRPr="000B52EE" w:rsidRDefault="00B93B58" w:rsidP="000B52EE">
      <w:pPr>
        <w:spacing w:after="60"/>
        <w:rPr>
          <w:rtl/>
        </w:rPr>
      </w:pPr>
      <w:r w:rsidRPr="00181B70">
        <w:rPr>
          <w:rFonts w:cs="BA Vilna Bold" w:hint="cs"/>
          <w:rtl/>
        </w:rPr>
        <w:t>ולהודיעך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כחו</w:t>
      </w:r>
      <w:r w:rsidRPr="00181B70">
        <w:rPr>
          <w:rFonts w:cs="BA Vilna Bold"/>
          <w:rtl/>
        </w:rPr>
        <w:t xml:space="preserve"> </w:t>
      </w:r>
      <w:r>
        <w:rPr>
          <w:rStyle w:val="affffc"/>
          <w:rFonts w:cs="BA Vilna Bold" w:hint="cs"/>
          <w:rtl/>
          <w:rPrChange w:id="9099" w:author="מנוע אמוראים" w:date="2026-10-05T16:41:03Z">
            <w:rPr>
              <w:rFonts w:cs="BA Vilna Bold" w:hint="cs"/>
              <w:rtl/>
            </w:rPr>
          </w:rPrChange>
        </w:rPr>
        <w:t xml:space="preserve">דר</w:t>
      </w:r>
      <w:r>
        <w:rPr>
          <w:rStyle w:val="affffc"/>
          <w:rFonts w:cs="BA Vilna Bold"/>
          <w:rtl/>
          <w:rPrChange w:id="9100" w:author="מנוע אמוראים" w:date="2026-10-05T16:41:03Z">
            <w:rPr>
              <w:rFonts w:cs="BA Vilna Bold"/>
              <w:rtl/>
            </w:rPr>
          </w:rPrChange>
        </w:rPr>
        <w:t xml:space="preserve">"</w:t>
      </w:r>
      <w:r>
        <w:rPr>
          <w:rStyle w:val="affffc"/>
          <w:rFonts w:cs="BA Vilna Bold" w:hint="cs"/>
          <w:rtl/>
          <w:rPrChange w:id="9101" w:author="מנוע אמוראים" w:date="2026-10-05T16:41:03Z">
            <w:rPr>
              <w:rFonts w:cs="BA Vilna Bold" w:hint="cs"/>
              <w:rtl/>
            </w:rPr>
          </w:rPrChange>
        </w:rPr>
        <w:t xml:space="preserve">י</w:t>
      </w:r>
      <w:r>
        <w:rPr>
          <w:rFonts w:cs="BA Vilna Bold" w:hint="cs"/>
          <w:rtl/>
        </w:rPr>
        <w:t xml:space="preserve"> </w:t>
      </w:r>
      <w:r w:rsidR="000B52EE">
        <w:rPr>
          <w:rFonts w:hint="cs"/>
          <w:rtl/>
        </w:rPr>
        <w:t>ד</w:t>
      </w:r>
      <w:r w:rsidRPr="000B52EE">
        <w:rPr>
          <w:rFonts w:hint="cs"/>
          <w:rtl/>
        </w:rPr>
        <w:t>אפי</w:t>
      </w:r>
      <w:r w:rsidRPr="000B52EE">
        <w:rPr>
          <w:rtl/>
        </w:rPr>
        <w:t xml:space="preserve">' </w:t>
      </w:r>
      <w:r w:rsidRPr="000B52EE">
        <w:rPr>
          <w:rFonts w:hint="cs"/>
          <w:rtl/>
        </w:rPr>
        <w:t>מין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במינו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הוי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טמון</w:t>
      </w:r>
      <w:r w:rsidRPr="000B52EE">
        <w:rPr>
          <w:rtl/>
        </w:rPr>
        <w:t>.</w:t>
      </w:r>
    </w:p>
    <w:p w14:paraId="761FC182" w14:textId="00D1AEC9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49D97C7D" w14:textId="7DCE805F" w:rsidR="000B52EE" w:rsidRDefault="00B93B58" w:rsidP="00B93B58">
      <w:pPr>
        <w:rPr>
          <w:rStyle w:val="affff8"/>
          <w:rtl/>
        </w:rPr>
      </w:pPr>
      <w:r w:rsidRPr="00BF7DBF">
        <w:rPr>
          <w:rStyle w:val="affff8"/>
          <w:rFonts w:hint="cs"/>
          <w:rtl/>
        </w:rPr>
        <w:t>'חלל'</w:t>
      </w:r>
      <w:r w:rsidRPr="00BF7DBF">
        <w:rPr>
          <w:rStyle w:val="affff8"/>
          <w:rtl/>
        </w:rPr>
        <w:t xml:space="preserve">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ולא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חנוק</w:t>
      </w:r>
      <w:r w:rsidRPr="00757D20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757D20">
        <w:rPr>
          <w:rFonts w:hint="cs"/>
          <w:rtl/>
        </w:rPr>
        <w:t>ולא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מפרפר</w:t>
      </w:r>
      <w:r w:rsidRPr="00757D20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'באדמה</w:t>
      </w:r>
      <w:r w:rsidRPr="00BF7DBF">
        <w:rPr>
          <w:rStyle w:val="affff8"/>
          <w:rtl/>
        </w:rPr>
        <w:t xml:space="preserve">'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ולא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טמון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בגל</w:t>
      </w:r>
      <w:r w:rsidRPr="00757D20">
        <w:rPr>
          <w:rtl/>
        </w:rPr>
        <w:t>,</w:t>
      </w:r>
      <w:r w:rsidRPr="00BF7DBF">
        <w:rPr>
          <w:rStyle w:val="affff8"/>
          <w:rtl/>
        </w:rPr>
        <w:t xml:space="preserve"> </w:t>
      </w:r>
    </w:p>
    <w:p w14:paraId="4BE07874" w14:textId="46411543" w:rsidR="00B93B58" w:rsidRPr="00757D20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'נופל'</w:t>
      </w:r>
      <w:r w:rsidRPr="00BF7DBF">
        <w:rPr>
          <w:rStyle w:val="affff8"/>
          <w:rtl/>
        </w:rPr>
        <w:t xml:space="preserve">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ולא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תלוי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באילן</w:t>
      </w:r>
      <w:r w:rsidRPr="00757D20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'בשדה</w:t>
      </w:r>
      <w:r w:rsidRPr="00BF7DBF">
        <w:rPr>
          <w:rStyle w:val="affff8"/>
          <w:rtl/>
        </w:rPr>
        <w:t xml:space="preserve">' </w:t>
      </w:r>
      <w:r w:rsidRPr="00757D20">
        <w:rPr>
          <w:rFonts w:hint="cs"/>
          <w:rtl/>
        </w:rPr>
        <w:t>ולא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צף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פני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המים</w:t>
      </w:r>
      <w:r w:rsidRPr="00757D20">
        <w:rPr>
          <w:rtl/>
        </w:rPr>
        <w:t>;</w:t>
      </w:r>
    </w:p>
    <w:p w14:paraId="74392C81" w14:textId="172B963F" w:rsidR="00F07A5B" w:rsidRPr="00F07A5B" w:rsidRDefault="000B52EE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Fonts w:hint="cs"/>
          <w:rtl/>
        </w:rPr>
        <w:t>:</w:t>
      </w:r>
    </w:p>
    <w:p w14:paraId="7D79C7FD" w14:textId="3B4F81F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בכולן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חלל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.</w:t>
      </w:r>
    </w:p>
    <w:p w14:paraId="095392F6" w14:textId="05F45A32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="000B52EE" w:rsidRPr="00F07A5B">
        <w:rPr>
          <w:rFonts w:hint="cs"/>
          <w:rtl/>
        </w:rPr>
        <w:t xml:space="preserve"> אמרו לר''א</w:t>
      </w:r>
      <w:r w:rsidR="00F07A5B" w:rsidRPr="00F07A5B">
        <w:rPr>
          <w:rFonts w:hint="cs"/>
          <w:rtl/>
        </w:rPr>
        <w:t>:</w:t>
      </w:r>
    </w:p>
    <w:p w14:paraId="43FA2A8C" w14:textId="506D39E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חנוק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ומוטל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באשפה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 xml:space="preserve">? </w:t>
      </w:r>
    </w:p>
    <w:p w14:paraId="5654F922" w14:textId="77777777" w:rsidR="000B52EE" w:rsidRDefault="00B93B58" w:rsidP="00B93B58">
      <w:pPr>
        <w:rPr>
          <w:rStyle w:val="affff8"/>
          <w:rtl/>
        </w:rPr>
      </w:pPr>
      <w:r w:rsidRPr="006F178A">
        <w:rPr>
          <w:rFonts w:hint="cs"/>
          <w:rtl/>
        </w:rPr>
        <w:t>אלמא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'חלל'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חנוק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נ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באדמה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טמון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בגל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</w:p>
    <w:p w14:paraId="6F3F1D97" w14:textId="59456588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'נופל'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באילן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'בשדה</w:t>
      </w:r>
      <w:r w:rsidRPr="00BF7DBF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מים</w:t>
      </w:r>
      <w:r w:rsidRPr="006F178A">
        <w:rPr>
          <w:rtl/>
        </w:rPr>
        <w:t>.</w:t>
      </w:r>
    </w:p>
    <w:p w14:paraId="4E181E0F" w14:textId="77777777" w:rsidR="00F07A5B" w:rsidRPr="00F07A5B" w:rsidRDefault="00B93B58" w:rsidP="000B52E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Pr="00F07A5B">
        <w:rPr>
          <w:rtl/>
        </w:rPr>
        <w:t>"</w:t>
      </w:r>
      <w:r w:rsidRPr="00F07A5B">
        <w:rPr>
          <w:rFonts w:hint="cs"/>
          <w:rtl/>
        </w:rPr>
        <w:t>א-</w:t>
      </w:r>
      <w:r w:rsidR="00F07A5B" w:rsidRPr="00F07A5B">
        <w:rPr>
          <w:rtl/>
        </w:rPr>
        <w:t>:</w:t>
      </w:r>
    </w:p>
    <w:p w14:paraId="635F16CD" w14:textId="6639AFBF" w:rsidR="00B93B58" w:rsidRPr="006F178A" w:rsidRDefault="00B93B58" w:rsidP="00B93B58">
      <w:pPr>
        <w:rPr>
          <w:rtl/>
        </w:rPr>
      </w:pP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יתירא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כתיב</w:t>
      </w:r>
      <w:r w:rsidRPr="006F178A">
        <w:rPr>
          <w:rtl/>
        </w:rPr>
        <w:t>.</w:t>
      </w:r>
    </w:p>
    <w:p w14:paraId="51FA9482" w14:textId="7C717A36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1520177F" w14:textId="429FC6C6" w:rsidR="00B93B58" w:rsidRPr="000B52EE" w:rsidRDefault="00B93B58" w:rsidP="000B52EE">
      <w:pPr>
        <w:rPr>
          <w:rtl/>
        </w:rPr>
      </w:pPr>
      <w:r w:rsidRPr="00392931">
        <w:rPr>
          <w:rStyle w:val="afffe"/>
          <w:rFonts w:hint="cs"/>
          <w:b/>
          <w:sz w:val="20"/>
          <w:rtl/>
        </w:rPr>
        <w:t>נמצא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סמוך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לספר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או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לעיר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שרובה</w:t>
      </w:r>
      <w:r w:rsidRPr="00392931">
        <w:rPr>
          <w:rStyle w:val="afffe"/>
          <w:b/>
          <w:sz w:val="20"/>
          <w:rtl/>
        </w:rPr>
        <w:t xml:space="preserve"> </w:t>
      </w:r>
      <w:r w:rsidRPr="00392931">
        <w:rPr>
          <w:rStyle w:val="afffe"/>
          <w:rFonts w:hint="cs"/>
          <w:b/>
          <w:sz w:val="20"/>
          <w:rtl/>
        </w:rPr>
        <w:t>ע</w:t>
      </w:r>
      <w:r w:rsidR="000B52EE">
        <w:rPr>
          <w:rStyle w:val="afffe"/>
          <w:rFonts w:hint="cs"/>
          <w:b/>
          <w:sz w:val="20"/>
          <w:rtl/>
        </w:rPr>
        <w:t xml:space="preserve">"ז- </w:t>
      </w:r>
      <w:r w:rsidRPr="000B52EE">
        <w:rPr>
          <w:rStyle w:val="affff8"/>
          <w:rFonts w:hint="cs"/>
          <w:rtl/>
        </w:rPr>
        <w:t>ד'כי</w:t>
      </w:r>
      <w:r w:rsidRPr="000B52EE">
        <w:rPr>
          <w:rStyle w:val="affff8"/>
          <w:rtl/>
        </w:rPr>
        <w:t xml:space="preserve"> </w:t>
      </w:r>
      <w:r w:rsidRPr="000B52EE">
        <w:rPr>
          <w:rStyle w:val="affff8"/>
          <w:rFonts w:hint="cs"/>
          <w:rtl/>
        </w:rPr>
        <w:t>ימצא'</w:t>
      </w:r>
      <w:r w:rsidRPr="000B52EE">
        <w:rPr>
          <w:rtl/>
        </w:rPr>
        <w:t xml:space="preserve"> </w:t>
      </w:r>
      <w:r w:rsidRPr="000B52EE">
        <w:rPr>
          <w:rFonts w:hint="eastAsia"/>
          <w:rtl/>
        </w:rPr>
        <w:t>פרט</w:t>
      </w:r>
      <w:r w:rsidRPr="000B52EE">
        <w:rPr>
          <w:rtl/>
        </w:rPr>
        <w:t xml:space="preserve"> </w:t>
      </w:r>
      <w:r w:rsidRPr="000B52EE">
        <w:rPr>
          <w:rFonts w:hint="eastAsia"/>
          <w:rtl/>
        </w:rPr>
        <w:t>למצוי</w:t>
      </w:r>
      <w:r w:rsidRPr="000B52EE">
        <w:rPr>
          <w:rtl/>
        </w:rPr>
        <w:t>.</w:t>
      </w:r>
    </w:p>
    <w:p w14:paraId="0B321591" w14:textId="77777777" w:rsidR="00B93B58" w:rsidRPr="006F178A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או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לעיר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שאין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בה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ב</w:t>
      </w:r>
      <w:r w:rsidRPr="006F178A">
        <w:rPr>
          <w:rStyle w:val="afffe"/>
          <w:b/>
          <w:sz w:val="20"/>
          <w:rtl/>
        </w:rPr>
        <w:t>"</w:t>
      </w:r>
      <w:r w:rsidRPr="006F178A">
        <w:rPr>
          <w:rStyle w:val="afffe"/>
          <w:rFonts w:hint="cs"/>
          <w:b/>
          <w:sz w:val="20"/>
          <w:rtl/>
        </w:rPr>
        <w:t>ד</w:t>
      </w:r>
      <w:r w:rsidRPr="006F178A">
        <w:rPr>
          <w:rFonts w:cs="Guttman Vilna"/>
          <w:b/>
          <w:bCs/>
          <w:rtl/>
        </w:rPr>
        <w:t>.</w:t>
      </w:r>
      <w:r w:rsidRPr="006F178A">
        <w:rPr>
          <w:rFonts w:cs="Guttman Vilna" w:hint="cs"/>
          <w:b/>
          <w:bCs/>
          <w:rtl/>
        </w:rPr>
        <w:t xml:space="preserve"> </w:t>
      </w:r>
      <w:r w:rsidRPr="000B52EE">
        <w:rPr>
          <w:rFonts w:hint="cs"/>
          <w:rtl/>
        </w:rPr>
        <w:t>דבעינא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זקני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העיר</w:t>
      </w:r>
      <w:r w:rsidRPr="000B52EE">
        <w:rPr>
          <w:rtl/>
        </w:rPr>
        <w:t xml:space="preserve"> </w:t>
      </w:r>
      <w:r w:rsidRPr="000B52EE">
        <w:rPr>
          <w:rFonts w:hint="cs"/>
          <w:rtl/>
        </w:rPr>
        <w:t>וליכא</w:t>
      </w:r>
      <w:r w:rsidRPr="000B52EE">
        <w:rPr>
          <w:rtl/>
        </w:rPr>
        <w:t>.</w:t>
      </w:r>
    </w:p>
    <w:p w14:paraId="03236CAE" w14:textId="5299B60A" w:rsidR="00B93B58" w:rsidRPr="006F178A" w:rsidRDefault="000B52EE" w:rsidP="000B52EE">
      <w:pPr>
        <w:rPr>
          <w:rtl/>
        </w:rPr>
      </w:pPr>
      <w:r>
        <w:rPr>
          <w:rStyle w:val="afffe"/>
          <w:rFonts w:hint="cs"/>
          <w:b/>
          <w:sz w:val="20"/>
          <w:rtl/>
        </w:rPr>
        <w:t>ו</w:t>
      </w:r>
      <w:r w:rsidR="00B93B58" w:rsidRPr="006F178A">
        <w:rPr>
          <w:rStyle w:val="afffe"/>
          <w:rFonts w:hint="cs"/>
          <w:b/>
          <w:sz w:val="20"/>
          <w:rtl/>
        </w:rPr>
        <w:t>מודדין</w:t>
      </w:r>
      <w:r w:rsidR="00B93B58" w:rsidRPr="006F178A">
        <w:rPr>
          <w:rStyle w:val="afffe"/>
          <w:b/>
          <w:sz w:val="20"/>
          <w:rtl/>
        </w:rPr>
        <w:t xml:space="preserve"> </w:t>
      </w:r>
      <w:r>
        <w:rPr>
          <w:rStyle w:val="afffe"/>
          <w:rFonts w:hint="cs"/>
          <w:b/>
          <w:sz w:val="20"/>
          <w:rtl/>
        </w:rPr>
        <w:t xml:space="preserve">רק </w:t>
      </w:r>
      <w:r w:rsidR="00B93B58" w:rsidRPr="006F178A">
        <w:rPr>
          <w:rStyle w:val="afffe"/>
          <w:rFonts w:hint="cs"/>
          <w:b/>
          <w:sz w:val="20"/>
          <w:rtl/>
        </w:rPr>
        <w:t>לעיר</w:t>
      </w:r>
      <w:r w:rsidR="00B93B58" w:rsidRPr="006F178A">
        <w:rPr>
          <w:rStyle w:val="afffe"/>
          <w:b/>
          <w:sz w:val="20"/>
          <w:rtl/>
        </w:rPr>
        <w:t xml:space="preserve"> </w:t>
      </w:r>
      <w:r w:rsidR="00B93B58" w:rsidRPr="006F178A">
        <w:rPr>
          <w:rStyle w:val="afffe"/>
          <w:rFonts w:hint="cs"/>
          <w:b/>
          <w:sz w:val="20"/>
          <w:rtl/>
        </w:rPr>
        <w:t>שיש בה ב</w:t>
      </w:r>
      <w:r w:rsidR="00B93B58" w:rsidRPr="006F178A">
        <w:rPr>
          <w:rStyle w:val="afffe"/>
          <w:b/>
          <w:sz w:val="20"/>
          <w:rtl/>
        </w:rPr>
        <w:t>"</w:t>
      </w:r>
      <w:r w:rsidR="00B93B58" w:rsidRPr="006F178A">
        <w:rPr>
          <w:rStyle w:val="afffe"/>
          <w:rFonts w:hint="cs"/>
          <w:b/>
          <w:sz w:val="20"/>
          <w:rtl/>
        </w:rPr>
        <w:t>ד</w:t>
      </w:r>
      <w:r w:rsidR="00B93B58" w:rsidRPr="006F178A">
        <w:rPr>
          <w:rFonts w:cs="Guttman Vilna" w:hint="cs"/>
          <w:b/>
          <w:bCs/>
          <w:rtl/>
        </w:rPr>
        <w:t xml:space="preserve"> </w:t>
      </w:r>
      <w:r w:rsidR="00770463" w:rsidRPr="00181B70">
        <w:rPr>
          <w:rFonts w:cs="BA Vilna Bold" w:hint="cs"/>
          <w:rtl/>
        </w:rPr>
        <w:t xml:space="preserve">וקמ''ל דתמיד </w:t>
      </w:r>
      <w:r w:rsidR="00B93B58" w:rsidRPr="003215F9">
        <w:rPr>
          <w:rStyle w:val="affff8"/>
          <w:rFonts w:hint="cs"/>
          <w:rtl/>
        </w:rPr>
        <w:t>ד'ולקחו</w:t>
      </w:r>
      <w:r w:rsidR="00B93B58" w:rsidRPr="00770463">
        <w:rPr>
          <w:rStyle w:val="affff8"/>
          <w:rFonts w:hint="cs"/>
          <w:b/>
          <w:bCs/>
          <w:rtl/>
        </w:rPr>
        <w:t xml:space="preserve"> זקני העיר ההיא</w:t>
      </w:r>
      <w:r w:rsidR="00B93B58" w:rsidRPr="003215F9">
        <w:rPr>
          <w:rStyle w:val="affff8"/>
          <w:rFonts w:hint="cs"/>
          <w:rtl/>
        </w:rPr>
        <w:t>'</w:t>
      </w:r>
    </w:p>
    <w:p w14:paraId="010CF1D5" w14:textId="125F7203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8A628B5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91" w:author="קלוד" w:date="2026-10-06T10:10:25Z">
        <w:r>
          <w:rPr>
            <w:rFonts w:hint="cs"/>
            <w:rtl/>
          </w:rPr>
          <w:delText xml:space="preserve">מתני</w:delText>
        </w:r>
      </w:del>
      <w:ins w:id="20492" w:author="קלוד" w:date="2026-10-06T10:10:25Z">
        <w:r>
          <w:rPr>
            <w:rFonts w:hint="cs"/>
            <w:rtl/>
          </w:rPr>
          <w:t xml:space="preserve">משנה ב</w:t>
        </w:r>
      </w:ins>
      <w:del w:id="20493" w:author="קלוד" w:date="2026-10-06T10:10:25Z">
        <w:r>
          <w:rPr>
            <w:rtl/>
          </w:rPr>
          <w:delText xml:space="preserve">'.</w:delText>
        </w:r>
      </w:del>
    </w:p>
    <w:p w14:paraId="49749EA9" w14:textId="7CE9610E" w:rsidR="00B93B58" w:rsidRPr="00392931" w:rsidRDefault="00B93B58" w:rsidP="00B93B58">
      <w:pPr>
        <w:pStyle w:val="afff5"/>
        <w:spacing w:before="120"/>
        <w:rPr>
          <w:rtl/>
        </w:rPr>
        <w:pPrChange w:id="90028" w:author="קלוד" w:date="2026-10-08T12:08:16Z">
          <w:pPr>
            <w:pStyle w:val="afff5"/>
          </w:pPr>
        </w:pPrChange>
      </w:pPr>
      <w:r w:rsidRPr="00392931">
        <w:rPr>
          <w:rFonts w:hint="cs"/>
          <w:rtl/>
        </w:rPr>
        <w:t>נמצא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מכוון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בין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שתי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עיירות</w:t>
      </w:r>
      <w:r w:rsidRPr="00392931">
        <w:rPr>
          <w:rtl/>
        </w:rPr>
        <w:t xml:space="preserve"> </w:t>
      </w:r>
      <w:r w:rsidR="00770463" w:rsidRPr="00770463">
        <w:rPr>
          <w:rStyle w:val="TanaimMishna"/>
          <w:rFonts w:hint="cs"/>
          <w:rtl/>
          <w:rPrChange w:id="20302" w:author="קלוד" w:date="2026-10-06T10:10:25Z">
            <w:rPr>
              <w:rStyle w:val="affffc"/>
              <w:rFonts w:hint="cs"/>
              <w:rtl/>
            </w:rPr>
          </w:rPrChange>
        </w:rPr>
        <w:t>ר''א:</w:t>
      </w:r>
      <w:r w:rsidR="00770463">
        <w:rPr>
          <w:rFonts w:hint="cs"/>
        </w:rPr>
        <w:t xml:space="preserve"> </w:t>
      </w:r>
      <w:r w:rsidRPr="00392931">
        <w:rPr>
          <w:rFonts w:hint="cs"/>
          <w:rtl/>
        </w:rPr>
        <w:t>שתיהן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מביאות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שתי</w:t>
      </w:r>
      <w:r w:rsidRPr="00392931">
        <w:rPr>
          <w:rtl/>
        </w:rPr>
        <w:t xml:space="preserve"> </w:t>
      </w:r>
      <w:r w:rsidRPr="009C1970">
        <w:rPr>
          <w:rFonts w:hint="cs"/>
          <w:rtl/>
        </w:rPr>
        <w:t>עגלות</w:t>
      </w:r>
    </w:p>
    <w:p w14:paraId="19F78A3F" w14:textId="77777777" w:rsidR="00B93B58" w:rsidRPr="006F178A" w:rsidRDefault="00B93B58" w:rsidP="00770463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ירושלים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ערופה</w:t>
      </w:r>
      <w:r w:rsidRPr="006F178A">
        <w:rPr>
          <w:rtl/>
        </w:rPr>
        <w:t>.</w:t>
      </w:r>
    </w:p>
    <w:p w14:paraId="2C46B197" w14:textId="649A6317" w:rsidR="00770463" w:rsidRDefault="00B93B58" w:rsidP="00770463">
      <w:pPr>
        <w:pStyle w:val="afff5"/>
        <w:jc w:val="center"/>
        <w:rPr>
          <w:rtl/>
        </w:rPr>
      </w:pPr>
      <w:r w:rsidRPr="00392931">
        <w:rPr>
          <w:rFonts w:hint="cs"/>
          <w:rtl/>
        </w:rPr>
        <w:t>נמצא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ראשו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במקום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אחד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וגופו</w:t>
      </w:r>
      <w:r w:rsidRPr="00392931">
        <w:rPr>
          <w:rtl/>
        </w:rPr>
        <w:t xml:space="preserve"> </w:t>
      </w:r>
      <w:r w:rsidRPr="00392931">
        <w:rPr>
          <w:rFonts w:hint="cs"/>
          <w:rtl/>
        </w:rPr>
        <w:t>במקום</w:t>
      </w:r>
      <w:r w:rsidRPr="009C1970">
        <w:rPr>
          <w:rtl/>
        </w:rPr>
        <w:t xml:space="preserve"> </w:t>
      </w:r>
      <w:r w:rsidRPr="00392931">
        <w:rPr>
          <w:rFonts w:hint="eastAsia"/>
          <w:rtl/>
        </w:rPr>
        <w:t>אחר</w:t>
      </w:r>
    </w:p>
    <w:p w14:paraId="55ACD01A" w14:textId="1043CFC7" w:rsidR="00B93B58" w:rsidRPr="006F178A" w:rsidRDefault="00B93B58" w:rsidP="00770463">
      <w:pPr>
        <w:pStyle w:val="afff5"/>
        <w:spacing w:after="60"/>
        <w:rPr>
          <w:rtl/>
        </w:rPr>
      </w:pPr>
      <w:r w:rsidRPr="00770463">
        <w:rPr>
          <w:rStyle w:val="TanaimMishna"/>
          <w:rFonts w:hint="eastAsia"/>
          <w:rtl/>
          <w:rPrChange w:id="20303" w:author="קלוד" w:date="2026-10-06T10:10:25Z">
            <w:rPr>
              <w:rStyle w:val="affffc"/>
              <w:rFonts w:hint="eastAsia"/>
              <w:rtl/>
            </w:rPr>
          </w:rPrChange>
        </w:rPr>
        <w:t>לר</w:t>
      </w:r>
      <w:r w:rsidRPr="00770463">
        <w:rPr>
          <w:rStyle w:val="TanaimMishna"/>
          <w:rtl/>
          <w:rPrChange w:id="20304" w:author="קלוד" w:date="2026-10-06T10:10:25Z">
            <w:rPr>
              <w:rStyle w:val="affffc"/>
              <w:rtl/>
            </w:rPr>
          </w:rPrChange>
        </w:rPr>
        <w:t>"</w:t>
      </w:r>
      <w:r w:rsidRPr="00770463">
        <w:rPr>
          <w:rStyle w:val="TanaimMishna"/>
          <w:rFonts w:hint="eastAsia"/>
          <w:rtl/>
          <w:rPrChange w:id="20305" w:author="קלוד" w:date="2026-10-06T10:10:25Z">
            <w:rPr>
              <w:rStyle w:val="affffc"/>
              <w:rFonts w:hint="eastAsia"/>
              <w:rtl/>
            </w:rPr>
          </w:rPrChange>
        </w:rPr>
        <w:t>א</w:t>
      </w:r>
      <w:r w:rsidRPr="00770463">
        <w:rPr>
          <w:rStyle w:val="TanaimMishna"/>
          <w:rtl/>
          <w:rPrChange w:id="20306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392931">
        <w:rPr>
          <w:rFonts w:hint="eastAsia"/>
          <w:rtl/>
        </w:rPr>
        <w:t>מוליכין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הראש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אצל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הגוף</w:t>
      </w:r>
      <w:r w:rsidRPr="00392931">
        <w:rPr>
          <w:rtl/>
        </w:rPr>
        <w:t xml:space="preserve">, </w:t>
      </w:r>
      <w:r w:rsidR="00770463">
        <w:rPr>
          <w:rStyle w:val="TanaimMishna"/>
          <w:rFonts w:hint="cs"/>
          <w:rtl/>
          <w:rPrChange w:id="20307" w:author="קלוד" w:date="2026-10-06T10:10:25Z">
            <w:rPr>
              <w:rStyle w:val="affffc"/>
              <w:rFonts w:hint="cs"/>
              <w:rtl/>
            </w:rPr>
          </w:rPrChange>
        </w:rPr>
        <w:t xml:space="preserve"> </w:t>
      </w:r>
      <w:r w:rsidR="00770463" w:rsidRPr="00770463">
        <w:rPr>
          <w:rStyle w:val="TanaimMishna"/>
          <w:rFonts w:hint="cs"/>
          <w:rtl/>
          <w:rPrChange w:id="20308" w:author="קלוד" w:date="2026-10-06T10:10:25Z">
            <w:rPr>
              <w:rStyle w:val="affffc"/>
              <w:rFonts w:hint="cs"/>
              <w:rtl/>
            </w:rPr>
          </w:rPrChange>
        </w:rPr>
        <w:t>ר''ע:</w:t>
      </w:r>
      <w:r w:rsidR="00770463">
        <w:rPr>
          <w:rFonts w:hint="cs"/>
          <w:rtl/>
        </w:rPr>
        <w:t xml:space="preserve"> </w:t>
      </w:r>
      <w:r w:rsidRPr="006F178A">
        <w:rPr>
          <w:rFonts w:hint="cs"/>
          <w:rtl/>
        </w:rPr>
        <w:t>הגוף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</w:t>
      </w:r>
      <w:r w:rsidRPr="006F178A">
        <w:rPr>
          <w:rtl/>
        </w:rPr>
        <w:t>.</w:t>
      </w:r>
    </w:p>
    <w:p w14:paraId="45A69703" w14:textId="2C1D3C19" w:rsidR="00770463" w:rsidRPr="00FC1C11" w:rsidRDefault="00B93B58" w:rsidP="00770463">
      <w:pPr>
        <w:pStyle w:val="afff5"/>
        <w:jc w:val="center"/>
        <w:rPr>
          <w:rStyle w:val="affffc"/>
          <w:rFonts w:cs="BA TM • Vilna Extra-Bold"/>
          <w:rtl/>
        </w:rPr>
      </w:pPr>
      <w:r w:rsidRPr="00FC1C11">
        <w:rPr>
          <w:rFonts w:cs="BA TM • Vilna Extra-Bold" w:hint="cs"/>
          <w:rtl/>
        </w:rPr>
        <w:t>מאין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היו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מודדין</w:t>
      </w:r>
      <w:r w:rsidRPr="00FC1C11">
        <w:rPr>
          <w:rFonts w:cs="BA TM • Vilna Extra-Bold"/>
          <w:rtl/>
        </w:rPr>
        <w:t>?</w:t>
      </w:r>
    </w:p>
    <w:p w14:paraId="79CBB266" w14:textId="2703537D" w:rsidR="00B93B58" w:rsidRPr="00392931" w:rsidRDefault="00770463" w:rsidP="00770463">
      <w:pPr>
        <w:pStyle w:val="afff5"/>
        <w:rPr>
          <w:rtl/>
        </w:rPr>
      </w:pPr>
      <w:r w:rsidRPr="00770463">
        <w:rPr>
          <w:rStyle w:val="TanaimMishna"/>
          <w:rFonts w:hint="cs"/>
          <w:rtl/>
          <w:rPrChange w:id="20309" w:author="קלוד" w:date="2026-10-06T10:10:25Z">
            <w:rPr>
              <w:rStyle w:val="affffc"/>
              <w:rFonts w:hint="cs"/>
              <w:rtl/>
            </w:rPr>
          </w:rPrChange>
        </w:rPr>
        <w:t>ר''א</w:t>
      </w:r>
      <w:r w:rsidR="00B93B58" w:rsidRPr="00770463">
        <w:rPr>
          <w:rStyle w:val="TanaimMishna"/>
          <w:rtl/>
          <w:rPrChange w:id="20310" w:author="קלוד" w:date="2026-10-06T10:10:25Z">
            <w:rPr>
              <w:rStyle w:val="affffc"/>
              <w:rtl/>
            </w:rPr>
          </w:rPrChange>
        </w:rPr>
        <w:t xml:space="preserve">: </w:t>
      </w:r>
      <w:r w:rsidR="00B93B58" w:rsidRPr="00392931">
        <w:rPr>
          <w:rFonts w:hint="eastAsia"/>
          <w:rtl/>
        </w:rPr>
        <w:t>מטיבורו</w:t>
      </w:r>
      <w:r w:rsidR="00B93B58" w:rsidRPr="00392931">
        <w:rPr>
          <w:rtl/>
        </w:rPr>
        <w:t xml:space="preserve">, </w:t>
      </w:r>
      <w:r w:rsidR="00B93B58" w:rsidRPr="00770463">
        <w:rPr>
          <w:rStyle w:val="TanaimMishna"/>
          <w:rFonts w:hint="eastAsia"/>
          <w:rtl/>
          <w:rPrChange w:id="20311" w:author="קלוד" w:date="2026-10-06T10:10:25Z">
            <w:rPr>
              <w:rStyle w:val="affffc"/>
              <w:rFonts w:hint="eastAsia"/>
              <w:rtl/>
            </w:rPr>
          </w:rPrChange>
        </w:rPr>
        <w:t>ר</w:t>
      </w:r>
      <w:r w:rsidRPr="00770463">
        <w:rPr>
          <w:rStyle w:val="TanaimMishna"/>
          <w:rFonts w:hint="cs"/>
          <w:rtl/>
          <w:rPrChange w:id="20312" w:author="קלוד" w:date="2026-10-06T10:10:25Z">
            <w:rPr>
              <w:rStyle w:val="affffc"/>
              <w:rFonts w:hint="cs"/>
              <w:rtl/>
            </w:rPr>
          </w:rPrChange>
        </w:rPr>
        <w:t>"ע</w:t>
      </w:r>
      <w:r w:rsidR="00B93B58" w:rsidRPr="00770463">
        <w:rPr>
          <w:rStyle w:val="TanaimMishna"/>
          <w:rtl/>
          <w:rPrChange w:id="20313" w:author="קלוד" w:date="2026-10-06T10:10:25Z">
            <w:rPr>
              <w:rStyle w:val="affffc"/>
              <w:rtl/>
            </w:rPr>
          </w:rPrChange>
        </w:rPr>
        <w:t xml:space="preserve">: </w:t>
      </w:r>
      <w:r w:rsidR="00B93B58" w:rsidRPr="00392931">
        <w:rPr>
          <w:rFonts w:hint="eastAsia"/>
          <w:rtl/>
        </w:rPr>
        <w:t>מחוטמו</w:t>
      </w:r>
      <w:r w:rsidR="00B93B58" w:rsidRPr="00392931">
        <w:rPr>
          <w:rtl/>
        </w:rPr>
        <w:t>,</w:t>
      </w:r>
      <w:r>
        <w:rPr>
          <w:rStyle w:val="TanaimMishna"/>
          <w:rFonts w:hint="cs"/>
          <w:rtl/>
          <w:rPrChange w:id="20314" w:author="קלוד" w:date="2026-10-06T10:10:25Z">
            <w:rPr>
              <w:rStyle w:val="affffc"/>
              <w:rFonts w:hint="cs"/>
              <w:rtl/>
            </w:rPr>
          </w:rPrChange>
        </w:rPr>
        <w:t xml:space="preserve"> </w:t>
      </w:r>
      <w:r w:rsidR="00B93B58" w:rsidRPr="00770463">
        <w:rPr>
          <w:rStyle w:val="TanaimMishna"/>
          <w:rFonts w:hint="eastAsia"/>
          <w:rtl/>
          <w:rPrChange w:id="20315" w:author="קלוד" w:date="2026-10-06T10:10:25Z">
            <w:rPr>
              <w:rStyle w:val="affffc"/>
              <w:rFonts w:hint="eastAsia"/>
              <w:rtl/>
            </w:rPr>
          </w:rPrChange>
        </w:rPr>
        <w:t>ר</w:t>
      </w:r>
      <w:r w:rsidRPr="00770463">
        <w:rPr>
          <w:rStyle w:val="TanaimMishna"/>
          <w:rFonts w:hint="cs"/>
          <w:rtl/>
          <w:rPrChange w:id="20316" w:author="קלוד" w:date="2026-10-06T10:10:25Z">
            <w:rPr>
              <w:rStyle w:val="affffc"/>
              <w:rFonts w:hint="cs"/>
              <w:rtl/>
            </w:rPr>
          </w:rPrChange>
        </w:rPr>
        <w:t>אב''י</w:t>
      </w:r>
      <w:r w:rsidR="00B93B58" w:rsidRPr="00770463">
        <w:rPr>
          <w:rStyle w:val="TanaimMishna"/>
          <w:rtl/>
          <w:rPrChange w:id="20317" w:author="קלוד" w:date="2026-10-06T10:10:25Z">
            <w:rPr>
              <w:rStyle w:val="affffc"/>
              <w:rtl/>
            </w:rPr>
          </w:rPrChange>
        </w:rPr>
        <w:t>: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ממקום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שנעשה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חלל</w:t>
      </w:r>
      <w:r w:rsidR="00B93B58" w:rsidRPr="00392931">
        <w:rPr>
          <w:rtl/>
        </w:rPr>
        <w:t xml:space="preserve">, </w:t>
      </w:r>
      <w:r w:rsidR="00B93B58" w:rsidRPr="00392931">
        <w:rPr>
          <w:rFonts w:hint="eastAsia"/>
          <w:rtl/>
        </w:rPr>
        <w:t>מצוארו</w:t>
      </w:r>
      <w:r w:rsidR="00B93B58" w:rsidRPr="00392931">
        <w:rPr>
          <w:rtl/>
        </w:rPr>
        <w:t>.</w:t>
      </w:r>
    </w:p>
    <w:p w14:paraId="1687F6C8" w14:textId="2B138E18" w:rsidR="00B93B58" w:rsidRPr="00770463" w:rsidRDefault="00770463" w:rsidP="00E4644A">
      <w:pPr>
        <w:pStyle w:val="affff5"/>
        <w:rPr>
          <w:rtl/>
        </w:rPr>
      </w:pPr>
      <w:r w:rsidRPr="00770463">
        <w:rPr>
          <w:rFonts w:hint="cs"/>
          <w:rtl/>
        </w:rPr>
        <w:t>שתי עגלות</w:t>
      </w:r>
    </w:p>
    <w:p w14:paraId="2E796A64" w14:textId="77777777" w:rsidR="00F07A5B" w:rsidRPr="00F07A5B" w:rsidRDefault="00B93B58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טע</w:t>
      </w:r>
      <w:r w:rsidR="00770463" w:rsidRPr="00F07A5B">
        <w:rPr>
          <w:rFonts w:hint="cs"/>
          <w:rtl/>
        </w:rPr>
        <w:t>ם ר''א</w:t>
      </w:r>
      <w:r w:rsidR="00F07A5B" w:rsidRPr="00F07A5B">
        <w:rPr>
          <w:rtl/>
        </w:rPr>
        <w:t>:</w:t>
      </w:r>
    </w:p>
    <w:p w14:paraId="791316B7" w14:textId="0E45FFF7" w:rsidR="00B93B58" w:rsidRPr="006F178A" w:rsidRDefault="00770463" w:rsidP="00B93B58">
      <w:pPr>
        <w:rPr>
          <w:rtl/>
        </w:rPr>
      </w:pPr>
      <w:r w:rsidRPr="00770463">
        <w:rPr>
          <w:rStyle w:val="affffc"/>
          <w:rFonts w:hint="cs"/>
          <w:rtl/>
        </w:rPr>
        <w:t>דס''ל</w:t>
      </w:r>
      <w:r>
        <w:rPr>
          <w:rStyle w:val="affffc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אפשר לצמצם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ואפילו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קרובות</w:t>
      </w:r>
      <w:r w:rsidR="00B93B58" w:rsidRPr="006F178A">
        <w:rPr>
          <w:rtl/>
        </w:rPr>
        <w:t>.</w:t>
      </w:r>
    </w:p>
    <w:p w14:paraId="6C5B764B" w14:textId="553A75C0" w:rsidR="00B93B58" w:rsidRPr="006F178A" w:rsidRDefault="00E4644A" w:rsidP="00E4644A">
      <w:pPr>
        <w:pStyle w:val="affff5"/>
        <w:rPr>
          <w:del w:id="90236" w:author="מנוע עיצוב" w:date="2026-10-08T11:01:28Z"/>
          <w:rtl/>
        </w:rPr>
      </w:pPr>
      <w:del w:id="90235" w:author="מנוע עיצוב" w:date="2026-10-08T11:01:28Z">
        <w:r>
          <w:rPr>
            <w:rtl/>
          </w:rPr>
          <w:delText xml:space="preserve">****</w:delText>
        </w:r>
      </w:del>
    </w:p>
    <w:p w14:paraId="0BD6195B" w14:textId="77777777" w:rsidR="00B93B58" w:rsidRPr="006F178A" w:rsidRDefault="00B93B58" w:rsidP="005670C9">
      <w:pPr>
        <w:pStyle w:val="afffd"/>
        <w:rPr>
          <w:rtl/>
        </w:rPr>
      </w:pPr>
      <w:ins w:id="9902" w:author="מספור קטעי משנה" w:date="2026-10-06T06:45:52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ירושלים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מביאה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ערופה</w:t>
      </w:r>
      <w:r w:rsidRPr="006F178A">
        <w:rPr>
          <w:rtl/>
        </w:rPr>
        <w:t>.</w:t>
      </w:r>
    </w:p>
    <w:p w14:paraId="2F976026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</w:t>
      </w:r>
      <w:r w:rsidRPr="00770463">
        <w:rPr>
          <w:rStyle w:val="affff8"/>
          <w:rFonts w:hint="cs"/>
          <w:rtl/>
        </w:rPr>
        <w:t>לרשתה</w:t>
      </w:r>
      <w:r w:rsidRPr="00770463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וס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ירושלים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נתחלקה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לשבטים</w:t>
      </w:r>
      <w:r w:rsidRPr="006F178A">
        <w:rPr>
          <w:rtl/>
        </w:rPr>
        <w:t>.</w:t>
      </w:r>
    </w:p>
    <w:p w14:paraId="5D504C19" w14:textId="081430A6" w:rsidR="00B93B58" w:rsidRPr="006F178A" w:rsidRDefault="00E4644A" w:rsidP="00E4644A">
      <w:pPr>
        <w:pStyle w:val="affff5"/>
        <w:rPr>
          <w:del w:id="90238" w:author="מנוע עיצוב" w:date="2026-10-08T11:01:28Z"/>
          <w:rtl/>
        </w:rPr>
      </w:pPr>
      <w:del w:id="90237" w:author="מנוע עיצוב" w:date="2026-10-08T11:01:28Z">
        <w:r>
          <w:rPr>
            <w:rtl/>
          </w:rPr>
          <w:delText xml:space="preserve">****</w:delText>
        </w:r>
      </w:del>
    </w:p>
    <w:p w14:paraId="6C84410F" w14:textId="77777777" w:rsidR="00B93B58" w:rsidRPr="006F178A" w:rsidRDefault="00B93B58" w:rsidP="005670C9">
      <w:pPr>
        <w:pStyle w:val="afffd"/>
        <w:rPr>
          <w:rtl/>
        </w:rPr>
      </w:pPr>
      <w:ins w:id="9903" w:author="מספור קטעי משנה" w:date="2026-10-06T06:45:52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CA9D9DF" w14:textId="77777777" w:rsidR="00F07A5B" w:rsidRPr="00F07A5B" w:rsidRDefault="00770463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28C0BE75" w14:textId="02F358F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 לענין מדידיה דבסיפא להדיא קתני מאין היו מודדין</w:t>
      </w:r>
    </w:p>
    <w:p w14:paraId="558815AC" w14:textId="2AE8526C" w:rsidR="00F07A5B" w:rsidRPr="00F07A5B" w:rsidRDefault="00B93B58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 כרי</w:t>
      </w:r>
      <w:r w:rsidRPr="00F07A5B">
        <w:rPr>
          <w:rtl/>
        </w:rPr>
        <w:t>"</w:t>
      </w:r>
      <w:r w:rsidRPr="00F07A5B">
        <w:rPr>
          <w:rFonts w:hint="cs"/>
          <w:rtl/>
        </w:rPr>
        <w:t>צ</w:t>
      </w:r>
      <w:r w:rsidR="00F07A5B" w:rsidRPr="00F07A5B">
        <w:rPr>
          <w:rFonts w:hint="cs"/>
          <w:rtl/>
        </w:rPr>
        <w:t>:</w:t>
      </w:r>
    </w:p>
    <w:p w14:paraId="4F4F41E8" w14:textId="2B181270" w:rsidR="00770463" w:rsidRDefault="00B93B58" w:rsidP="00B93B58">
      <w:pPr>
        <w:rPr>
          <w:rtl/>
        </w:rPr>
      </w:pPr>
      <w:r w:rsidRPr="006F178A">
        <w:rPr>
          <w:rFonts w:hint="cs"/>
          <w:rtl/>
        </w:rPr>
        <w:t>במת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מקומו</w:t>
      </w:r>
      <w:r w:rsidRPr="006F178A">
        <w:rPr>
          <w:rtl/>
        </w:rPr>
        <w:t xml:space="preserve"> </w:t>
      </w:r>
      <w:r w:rsidRPr="00770463">
        <w:rPr>
          <w:rStyle w:val="affffc"/>
          <w:rFonts w:hint="cs"/>
          <w:rtl/>
        </w:rPr>
        <w:t>וה</w:t>
      </w:r>
      <w:r w:rsidRPr="00770463">
        <w:rPr>
          <w:rStyle w:val="affffc"/>
          <w:rtl/>
        </w:rPr>
        <w:t>"</w:t>
      </w:r>
      <w:r w:rsidRPr="00770463">
        <w:rPr>
          <w:rStyle w:val="affffc"/>
          <w:rFonts w:hint="cs"/>
          <w:rtl/>
        </w:rPr>
        <w:t>ק:</w:t>
      </w:r>
      <w:r w:rsidRPr="00770463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לקוברו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מקומו</w:t>
      </w:r>
      <w:r w:rsidRPr="006F178A">
        <w:rPr>
          <w:rtl/>
        </w:rPr>
        <w:t xml:space="preserve">, </w:t>
      </w:r>
    </w:p>
    <w:p w14:paraId="3A316590" w14:textId="77777777" w:rsidR="00770463" w:rsidRDefault="00770463" w:rsidP="00B93B58">
      <w:pPr>
        <w:rPr>
          <w:rtl/>
        </w:rPr>
      </w:pPr>
      <w:r>
        <w:rPr>
          <w:rFonts w:hint="cs"/>
          <w:rtl/>
        </w:rPr>
        <w:t>וכש</w:t>
      </w:r>
      <w:r w:rsidR="00B93B58" w:rsidRPr="006F178A">
        <w:rPr>
          <w:rFonts w:hint="cs"/>
          <w:rtl/>
        </w:rPr>
        <w:t>נמצא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ראשו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במקום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וגופו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במקום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אחר</w:t>
      </w:r>
      <w:r w:rsidR="00B93B58" w:rsidRPr="006F178A">
        <w:rPr>
          <w:rtl/>
        </w:rPr>
        <w:t xml:space="preserve"> </w:t>
      </w:r>
    </w:p>
    <w:p w14:paraId="00740539" w14:textId="25E19D37" w:rsidR="00F07A5B" w:rsidRPr="00F07A5B" w:rsidRDefault="00B93B58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לר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05575876" w14:textId="60B4502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מוליכין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אצל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הגוף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 xml:space="preserve">שגופו במקומו נפל וראשו נתנתק ונפל </w:t>
      </w:r>
    </w:p>
    <w:p w14:paraId="552A625F" w14:textId="035300BA" w:rsidR="00F07A5B" w:rsidRPr="00F07A5B" w:rsidRDefault="00B93B58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</w:t>
      </w:r>
      <w:r w:rsidRPr="00F07A5B">
        <w:rPr>
          <w:rtl/>
        </w:rPr>
        <w:t>"</w:t>
      </w:r>
      <w:r w:rsidRPr="00F07A5B">
        <w:rPr>
          <w:rFonts w:hint="cs"/>
          <w:rtl/>
        </w:rPr>
        <w:t>ע</w:t>
      </w:r>
      <w:r w:rsidR="00F07A5B" w:rsidRPr="00F07A5B">
        <w:rPr>
          <w:rFonts w:hint="cs"/>
          <w:rtl/>
        </w:rPr>
        <w:t>:</w:t>
      </w:r>
    </w:p>
    <w:p w14:paraId="02E96510" w14:textId="7DF9046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מוליכין הגוף אצל הראש שראשו היכן שנפל נפל וגופו הוא ד</w:t>
      </w:r>
      <w:r w:rsidR="00770463">
        <w:rPr>
          <w:rFonts w:hint="cs"/>
          <w:rtl/>
        </w:rPr>
        <w:t>נייד</w:t>
      </w:r>
      <w:r w:rsidRPr="006F178A">
        <w:rPr>
          <w:rtl/>
        </w:rPr>
        <w:t>.</w:t>
      </w:r>
    </w:p>
    <w:p w14:paraId="4ED6C125" w14:textId="1A06EBAD" w:rsidR="00B93B58" w:rsidRPr="006F178A" w:rsidRDefault="00E4644A" w:rsidP="00E4644A">
      <w:pPr>
        <w:pStyle w:val="affff5"/>
        <w:rPr>
          <w:del w:id="90240" w:author="מנוע עיצוב" w:date="2026-10-08T11:01:28Z"/>
          <w:rtl/>
        </w:rPr>
      </w:pPr>
      <w:del w:id="90239" w:author="מנוע עיצוב" w:date="2026-10-08T11:01:28Z">
        <w:r>
          <w:rPr>
            <w:rtl/>
          </w:rPr>
          <w:delText xml:space="preserve">****</w:delText>
        </w:r>
      </w:del>
    </w:p>
    <w:p w14:paraId="1FBC9A56" w14:textId="77777777" w:rsidR="00B93B58" w:rsidRPr="006F178A" w:rsidRDefault="00B93B58" w:rsidP="005670C9">
      <w:pPr>
        <w:pStyle w:val="afffd"/>
        <w:rPr>
          <w:rtl/>
        </w:rPr>
      </w:pPr>
      <w:ins w:id="9904" w:author="מספור קטעי משנה" w:date="2026-10-06T06:45:52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מאין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מודדין</w:t>
      </w:r>
      <w:r w:rsidRPr="006F178A">
        <w:rPr>
          <w:rtl/>
        </w:rPr>
        <w:t>.</w:t>
      </w:r>
    </w:p>
    <w:p w14:paraId="3E71CE67" w14:textId="612DCC04" w:rsidR="00F07A5B" w:rsidRPr="00F07A5B" w:rsidRDefault="00770463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וחלקו</w:t>
      </w:r>
      <w:r w:rsidR="00F07A5B" w:rsidRPr="00F07A5B">
        <w:rPr>
          <w:rtl/>
        </w:rPr>
        <w:t>:</w:t>
      </w:r>
    </w:p>
    <w:p w14:paraId="2179A352" w14:textId="560CA70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 עיקר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חיות</w:t>
      </w:r>
      <w:r w:rsidR="00770463">
        <w:rPr>
          <w:rFonts w:hint="cs"/>
          <w:rtl/>
        </w:rPr>
        <w:t xml:space="preserve">ו </w:t>
      </w:r>
      <w:r w:rsidRPr="006F178A">
        <w:rPr>
          <w:rFonts w:hint="cs"/>
          <w:rtl/>
        </w:rPr>
        <w:t xml:space="preserve">באפו או בטיבורו </w:t>
      </w:r>
    </w:p>
    <w:p w14:paraId="676A2436" w14:textId="77777777" w:rsidR="00F07A5B" w:rsidRPr="00F07A5B" w:rsidRDefault="00B93B58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</w:t>
      </w:r>
      <w:r w:rsidR="00770463" w:rsidRPr="00F07A5B">
        <w:rPr>
          <w:rFonts w:hint="cs"/>
          <w:rtl/>
        </w:rPr>
        <w:t xml:space="preserve"> </w:t>
      </w:r>
      <w:r w:rsidRPr="00F07A5B">
        <w:rPr>
          <w:rFonts w:hint="cs"/>
          <w:rtl/>
        </w:rPr>
        <w:t>כהני תנאי</w:t>
      </w:r>
      <w:r w:rsidR="00F07A5B" w:rsidRPr="00F07A5B">
        <w:rPr>
          <w:rtl/>
        </w:rPr>
        <w:t>:</w:t>
      </w:r>
    </w:p>
    <w:p w14:paraId="527B3E9B" w14:textId="2F082B19" w:rsidR="00B93B58" w:rsidRPr="00770463" w:rsidRDefault="00770463" w:rsidP="00B93B58">
      <w:pPr>
        <w:rPr>
          <w:spacing w:val="0"/>
          <w:rtl/>
        </w:rPr>
      </w:pPr>
      <w:r w:rsidRPr="00770463">
        <w:rPr>
          <w:rFonts w:hint="cs"/>
          <w:spacing w:val="0"/>
          <w:rtl/>
        </w:rPr>
        <w:t>ד</w:t>
      </w:r>
      <w:r w:rsidR="00B93B58" w:rsidRPr="00770463">
        <w:rPr>
          <w:rFonts w:hint="cs"/>
          <w:spacing w:val="0"/>
          <w:rtl/>
        </w:rPr>
        <w:t>ולד</w:t>
      </w:r>
      <w:r w:rsidR="00B93B58" w:rsidRPr="00770463">
        <w:rPr>
          <w:spacing w:val="0"/>
          <w:rtl/>
        </w:rPr>
        <w:t xml:space="preserve"> </w:t>
      </w:r>
      <w:r w:rsidR="00B93B58" w:rsidRPr="00770463">
        <w:rPr>
          <w:rFonts w:hint="cs"/>
          <w:spacing w:val="0"/>
          <w:rtl/>
        </w:rPr>
        <w:t>נוצר מראשו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'ממעי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אמי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אתה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גוזי'</w:t>
      </w:r>
      <w:r w:rsidR="00B93B58" w:rsidRPr="00770463">
        <w:rPr>
          <w:rStyle w:val="affff8"/>
          <w:spacing w:val="0"/>
          <w:rtl/>
        </w:rPr>
        <w:t>,</w:t>
      </w:r>
      <w:r w:rsidR="00B93B58" w:rsidRPr="00770463">
        <w:rPr>
          <w:spacing w:val="0"/>
          <w:rtl/>
        </w:rPr>
        <w:t xml:space="preserve"> </w:t>
      </w:r>
      <w:r w:rsidR="00B93B58" w:rsidRPr="00770463">
        <w:rPr>
          <w:rStyle w:val="affffc"/>
          <w:rFonts w:hint="cs"/>
          <w:spacing w:val="0"/>
          <w:rtl/>
        </w:rPr>
        <w:t>ואומר</w:t>
      </w:r>
      <w:r w:rsidR="00B93B58" w:rsidRPr="00770463">
        <w:rPr>
          <w:rStyle w:val="affffc"/>
          <w:spacing w:val="0"/>
          <w:rtl/>
        </w:rPr>
        <w:t xml:space="preserve">: </w:t>
      </w:r>
      <w:r w:rsidR="00B93B58" w:rsidRPr="00770463">
        <w:rPr>
          <w:rStyle w:val="affff8"/>
          <w:rFonts w:hint="cs"/>
          <w:spacing w:val="0"/>
          <w:rtl/>
        </w:rPr>
        <w:t>'גזי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נזרך</w:t>
      </w:r>
      <w:r w:rsidR="00B93B58" w:rsidRPr="00770463">
        <w:rPr>
          <w:rStyle w:val="affff8"/>
          <w:spacing w:val="0"/>
          <w:rtl/>
        </w:rPr>
        <w:t xml:space="preserve"> </w:t>
      </w:r>
      <w:r w:rsidR="00B93B58" w:rsidRPr="00770463">
        <w:rPr>
          <w:rStyle w:val="affff8"/>
          <w:rFonts w:hint="cs"/>
          <w:spacing w:val="0"/>
          <w:rtl/>
        </w:rPr>
        <w:t>והשליכי</w:t>
      </w:r>
      <w:r w:rsidR="00B93B58" w:rsidRPr="00770463">
        <w:rPr>
          <w:rStyle w:val="affff8"/>
          <w:spacing w:val="0"/>
          <w:rtl/>
        </w:rPr>
        <w:t xml:space="preserve"> </w:t>
      </w:r>
      <w:r w:rsidRPr="00770463">
        <w:rPr>
          <w:rStyle w:val="affff8"/>
          <w:rFonts w:hint="cs"/>
          <w:spacing w:val="0"/>
          <w:rtl/>
        </w:rPr>
        <w:t>וגו</w:t>
      </w:r>
    </w:p>
    <w:p w14:paraId="5D1D9487" w14:textId="20AF96E2" w:rsidR="00B93B58" w:rsidRDefault="00B93B58" w:rsidP="00B93B58">
      <w:pPr>
        <w:rPr>
          <w:rtl/>
        </w:rPr>
      </w:pPr>
      <w:r w:rsidRPr="00770463">
        <w:rPr>
          <w:rStyle w:val="affffc"/>
          <w:rFonts w:hint="cs"/>
          <w:rtl/>
        </w:rPr>
        <w:t>ולאבא שאול</w:t>
      </w:r>
      <w:r w:rsidR="00770463">
        <w:rPr>
          <w:rStyle w:val="affffc"/>
          <w:rFonts w:hint="cs"/>
          <w:rtl/>
        </w:rPr>
        <w:t>:</w:t>
      </w:r>
      <w:r w:rsidRPr="00770463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מטיבורו</w:t>
      </w:r>
      <w:r w:rsidRPr="006F178A">
        <w:rPr>
          <w:rtl/>
        </w:rPr>
        <w:t>,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'ומשלח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שרשו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אילך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ואילך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>,</w:t>
      </w:r>
    </w:p>
    <w:p w14:paraId="7E40E7EC" w14:textId="77777777" w:rsidR="00F07A5B" w:rsidRPr="00F07A5B" w:rsidRDefault="00770463" w:rsidP="0077046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- דאפי' </w:t>
      </w:r>
      <w:r w:rsidR="00B93B58" w:rsidRPr="00F07A5B">
        <w:rPr>
          <w:rFonts w:hint="cs"/>
          <w:rtl/>
        </w:rPr>
        <w:t>אבא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שאו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52D7DF2D" w14:textId="6DFC2C6B" w:rsidR="00B93B58" w:rsidRPr="006F178A" w:rsidRDefault="00770463" w:rsidP="00B93B58">
      <w:pPr>
        <w:rPr>
          <w:rtl/>
        </w:rPr>
      </w:pPr>
      <w:r>
        <w:rPr>
          <w:rFonts w:hint="cs"/>
          <w:rtl/>
        </w:rPr>
        <w:t>רק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לענין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יצירה</w:t>
      </w:r>
      <w:r w:rsidR="00B93B58" w:rsidRPr="006F178A">
        <w:rPr>
          <w:rtl/>
        </w:rPr>
        <w:t>,</w:t>
      </w:r>
      <w:r>
        <w:rPr>
          <w:rFonts w:hint="cs"/>
          <w:rtl/>
        </w:rPr>
        <w:t xml:space="preserve"> שנוצר מאמצעו אבל חיותא לכו''ע באפו</w:t>
      </w:r>
      <w:r w:rsidR="00B93B58" w:rsidRPr="006F178A">
        <w:rPr>
          <w:rtl/>
        </w:rPr>
        <w:t>,</w:t>
      </w:r>
      <w:r w:rsidR="00B93B58" w:rsidRPr="003215F9">
        <w:rPr>
          <w:rStyle w:val="affff8"/>
          <w:rFonts w:hint="cs"/>
          <w:rtl/>
        </w:rPr>
        <w:t>ד'כל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אשר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נשמת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רוח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חיים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באפיו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וגו</w:t>
      </w:r>
      <w:r w:rsidR="00B93B58" w:rsidRPr="003215F9">
        <w:rPr>
          <w:rStyle w:val="affff8"/>
          <w:rtl/>
        </w:rPr>
        <w:t>'.</w:t>
      </w:r>
    </w:p>
    <w:p w14:paraId="3E999CE9" w14:textId="17277E4A" w:rsidR="00B93B58" w:rsidRPr="006F178A" w:rsidRDefault="00E4644A" w:rsidP="00E4644A">
      <w:pPr>
        <w:pStyle w:val="affff5"/>
        <w:rPr>
          <w:del w:id="90242" w:author="מנוע עיצוב" w:date="2026-10-08T11:01:28Z"/>
          <w:rtl/>
        </w:rPr>
      </w:pPr>
      <w:del w:id="90241" w:author="מנוע עיצוב" w:date="2026-10-08T11:01:28Z">
        <w:r>
          <w:rPr>
            <w:rtl/>
          </w:rPr>
          <w:delText xml:space="preserve">****</w:delText>
        </w:r>
      </w:del>
    </w:p>
    <w:p w14:paraId="26256F23" w14:textId="76837195" w:rsidR="00B93B58" w:rsidRPr="006F178A" w:rsidRDefault="00B93B58" w:rsidP="005670C9">
      <w:pPr>
        <w:pStyle w:val="afffd"/>
        <w:rPr>
          <w:rtl/>
        </w:rPr>
      </w:pPr>
      <w:ins w:id="9905" w:author="מספור קטעי משנה" w:date="2026-10-06T06:45:52Z">
        <w:r>
          <w:rPr>
            <w:rStyle w:val="MisparKeta"/>
          </w:rPr>
          <w:t xml:space="preserve">ד. </w:t>
        </w:r>
      </w:ins>
      <w:r w:rsidRPr="00770463">
        <w:rPr>
          <w:rStyle w:val="affffc"/>
          <w:rFonts w:hint="cs"/>
          <w:rtl/>
        </w:rPr>
        <w:t>ר</w:t>
      </w:r>
      <w:r w:rsidR="00770463" w:rsidRPr="00770463">
        <w:rPr>
          <w:rStyle w:val="affffc"/>
          <w:rFonts w:hint="cs"/>
          <w:rtl/>
        </w:rPr>
        <w:t>אב''י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שנעשה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חלל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מצוארו</w:t>
      </w:r>
      <w:r w:rsidRPr="006F178A">
        <w:rPr>
          <w:rtl/>
        </w:rPr>
        <w:t>.</w:t>
      </w:r>
    </w:p>
    <w:p w14:paraId="0525590D" w14:textId="77777777" w:rsidR="00B93B58" w:rsidRPr="006F178A" w:rsidRDefault="00B93B58" w:rsidP="0087143B">
      <w:pPr>
        <w:pStyle w:val="affff7"/>
        <w:rPr>
          <w:rtl/>
        </w:rPr>
      </w:pPr>
      <w:r>
        <w:rPr>
          <w:rFonts w:hint="cs"/>
          <w:rtl/>
        </w:rPr>
        <w:t>ד</w:t>
      </w:r>
      <w:r>
        <w:rPr>
          <w:rFonts w:hint="cs"/>
          <w:rtl/>
        </w:rPr>
        <w:t xml:space="preserve">'</w:t>
      </w:r>
      <w:r>
        <w:rPr>
          <w:rStyle w:val="affff8"/>
          <w:rFonts w:hint="cs"/>
          <w:rtl/>
          <w:rPrChange w:id="9125" w:author="מנוע פסוקים" w:date="2026-10-05T16:37:59Z">
            <w:rPr>
              <w:rFonts w:hint="cs"/>
              <w:rtl/>
            </w:rPr>
          </w:rPrChange>
        </w:rPr>
        <w:t xml:space="preserve">לתת</w:t>
      </w:r>
      <w:r>
        <w:rPr>
          <w:rStyle w:val="affff8"/>
          <w:rtl/>
          <w:rPrChange w:id="9126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27" w:author="מנוע פסוקים" w:date="2026-10-05T16:37:59Z">
            <w:rPr>
              <w:rFonts w:hint="cs"/>
              <w:rtl/>
            </w:rPr>
          </w:rPrChange>
        </w:rPr>
        <w:t xml:space="preserve">אותך</w:t>
      </w:r>
      <w:r>
        <w:rPr>
          <w:rStyle w:val="affff8"/>
          <w:rtl/>
          <w:rPrChange w:id="9128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29" w:author="מנוע פסוקים" w:date="2026-10-05T16:37:59Z">
            <w:rPr>
              <w:rFonts w:hint="cs"/>
              <w:rtl/>
            </w:rPr>
          </w:rPrChange>
        </w:rPr>
        <w:t xml:space="preserve">אל</w:t>
      </w:r>
      <w:r>
        <w:rPr>
          <w:rStyle w:val="affff8"/>
          <w:rtl/>
          <w:rPrChange w:id="9130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31" w:author="מנוע פסוקים" w:date="2026-10-05T16:37:59Z">
            <w:rPr>
              <w:rFonts w:hint="cs"/>
              <w:rtl/>
            </w:rPr>
          </w:rPrChange>
        </w:rPr>
        <w:t xml:space="preserve">צוארי</w:t>
      </w:r>
      <w:r>
        <w:rPr>
          <w:rStyle w:val="affff8"/>
          <w:rtl/>
          <w:rPrChange w:id="9132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33" w:author="מנוע פסוקים" w:date="2026-10-05T16:37:59Z">
            <w:rPr>
              <w:rFonts w:hint="cs"/>
              <w:rtl/>
            </w:rPr>
          </w:rPrChange>
        </w:rPr>
        <w:t xml:space="preserve">חללי</w:t>
      </w:r>
      <w:r>
        <w:rPr>
          <w:rStyle w:val="affff8"/>
          <w:rtl/>
          <w:rPrChange w:id="9134" w:author="מנוע פסוקים" w:date="2026-10-05T16:37:59Z">
            <w:rPr>
              <w:rtl/>
            </w:rPr>
          </w:rPrChange>
        </w:rPr>
        <w:t xml:space="preserve"> </w:t>
      </w:r>
      <w:r>
        <w:rPr>
          <w:rStyle w:val="affff8"/>
          <w:rFonts w:hint="cs"/>
          <w:rtl/>
          <w:rPrChange w:id="9135" w:author="מנוע פסוקים" w:date="2026-10-05T16:37:59Z">
            <w:rPr>
              <w:rFonts w:hint="cs"/>
              <w:rtl/>
            </w:rPr>
          </w:rPrChange>
        </w:rPr>
        <w:t xml:space="preserve">רשעים</w:t>
      </w:r>
      <w:r>
        <w:rPr>
          <w:rFonts w:hint="cs"/>
          <w:rtl/>
        </w:rPr>
        <w:t xml:space="preserve">'</w:t>
      </w:r>
      <w:r w:rsidRPr="006F178A">
        <w:rPr>
          <w:rtl/>
        </w:rPr>
        <w:t>.</w:t>
      </w:r>
    </w:p>
    <w:p w14:paraId="04D5F835" w14:textId="52A06CA5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1F9FAA60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94" w:author="קלוד" w:date="2026-10-06T10:10:25Z">
        <w:r>
          <w:rPr>
            <w:rFonts w:hint="cs"/>
            <w:rtl/>
          </w:rPr>
          <w:delText xml:space="preserve">מתני</w:delText>
        </w:r>
      </w:del>
      <w:ins w:id="20495" w:author="קלוד" w:date="2026-10-06T10:10:25Z">
        <w:r>
          <w:rPr>
            <w:rFonts w:hint="cs"/>
            <w:rtl/>
          </w:rPr>
          <w:t xml:space="preserve">משנה ה</w:t>
        </w:r>
      </w:ins>
      <w:del w:id="20496" w:author="קלוד" w:date="2026-10-06T10:10:25Z">
        <w:r>
          <w:rPr>
            <w:rtl/>
          </w:rPr>
          <w:delText xml:space="preserve">'.</w:delText>
        </w:r>
      </w:del>
    </w:p>
    <w:p w14:paraId="4B57E34A" w14:textId="77777777" w:rsidR="00B93B58" w:rsidRPr="006F178A" w:rsidRDefault="00B93B58" w:rsidP="00770463">
      <w:pPr>
        <w:pStyle w:val="afff5"/>
        <w:spacing w:before="120"/>
        <w:jc w:val="center"/>
        <w:rPr>
          <w:rtl/>
        </w:rPr>
        <w:pPrChange w:id="90029" w:author="קלוד" w:date="2026-10-08T12:08:16Z">
          <w:pPr>
            <w:pStyle w:val="afff5"/>
            <w:jc w:val="center"/>
          </w:pPr>
        </w:pPrChange>
      </w:pPr>
      <w:r w:rsidRPr="006F178A">
        <w:rPr>
          <w:rFonts w:hint="cs"/>
          <w:rtl/>
        </w:rPr>
        <w:t>נפטרו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ירושלים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והלכו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>.</w:t>
      </w:r>
    </w:p>
    <w:p w14:paraId="05B7737D" w14:textId="2CC2A084" w:rsidR="00B93B58" w:rsidRPr="009972B7" w:rsidRDefault="00B93B58" w:rsidP="00B93B58">
      <w:pPr>
        <w:pStyle w:val="01"/>
        <w:rPr>
          <w:spacing w:val="4"/>
          <w:rtl/>
        </w:rPr>
      </w:pPr>
      <w:r w:rsidRPr="00F7040E">
        <w:rPr>
          <w:rFonts w:hint="cs"/>
          <w:spacing w:val="8"/>
          <w:rtl/>
        </w:rPr>
        <w:t>זקני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אותה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העיר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מביאין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עגלת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בקר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אשר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לא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משכה</w:t>
      </w:r>
      <w:r w:rsidRPr="00F7040E">
        <w:rPr>
          <w:spacing w:val="8"/>
          <w:rtl/>
        </w:rPr>
        <w:t xml:space="preserve"> </w:t>
      </w:r>
      <w:r w:rsidRPr="00F7040E">
        <w:rPr>
          <w:rFonts w:hint="cs"/>
          <w:spacing w:val="8"/>
          <w:rtl/>
        </w:rPr>
        <w:t>בעול</w:t>
      </w:r>
      <w:r w:rsidRPr="00F7040E">
        <w:rPr>
          <w:spacing w:val="8"/>
          <w:rtl/>
        </w:rPr>
        <w:t xml:space="preserve">, </w:t>
      </w:r>
      <w:r w:rsidRPr="009972B7">
        <w:rPr>
          <w:rFonts w:hint="cs"/>
          <w:spacing w:val="4"/>
          <w:rtl/>
        </w:rPr>
        <w:t>ואין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המום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פוסל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בה</w:t>
      </w:r>
      <w:r w:rsidRPr="009972B7">
        <w:rPr>
          <w:spacing w:val="4"/>
          <w:rtl/>
        </w:rPr>
        <w:t xml:space="preserve">, </w:t>
      </w:r>
      <w:r w:rsidRPr="009972B7">
        <w:rPr>
          <w:rFonts w:hint="cs"/>
          <w:spacing w:val="4"/>
          <w:rtl/>
        </w:rPr>
        <w:t>ומורידין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אותה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לנחל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איתן</w:t>
      </w:r>
      <w:r w:rsidRPr="009972B7">
        <w:rPr>
          <w:spacing w:val="4"/>
          <w:rtl/>
        </w:rPr>
        <w:t xml:space="preserve">, </w:t>
      </w:r>
      <w:r w:rsidRPr="009972B7">
        <w:rPr>
          <w:rFonts w:hint="cs"/>
          <w:spacing w:val="4"/>
          <w:rtl/>
        </w:rPr>
        <w:t>איתן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כמשמעו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קשה</w:t>
      </w:r>
      <w:r w:rsidRPr="009972B7">
        <w:rPr>
          <w:spacing w:val="4"/>
          <w:rtl/>
        </w:rPr>
        <w:t xml:space="preserve">, </w:t>
      </w:r>
      <w:r w:rsidR="00B34BE5" w:rsidRPr="009972B7">
        <w:rPr>
          <w:rFonts w:hint="cs"/>
          <w:spacing w:val="4"/>
          <w:rtl/>
        </w:rPr>
        <w:t xml:space="preserve">אף </w:t>
      </w:r>
      <w:r w:rsidRPr="009972B7">
        <w:rPr>
          <w:rFonts w:hint="cs"/>
          <w:spacing w:val="4"/>
          <w:rtl/>
        </w:rPr>
        <w:t>שאינו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איתן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כשר</w:t>
      </w:r>
      <w:r w:rsidRPr="009972B7">
        <w:rPr>
          <w:spacing w:val="4"/>
          <w:rtl/>
        </w:rPr>
        <w:t xml:space="preserve">, </w:t>
      </w:r>
      <w:r w:rsidRPr="009972B7">
        <w:rPr>
          <w:rFonts w:hint="cs"/>
          <w:spacing w:val="4"/>
          <w:rtl/>
        </w:rPr>
        <w:t>ועורפין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אותה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בקופיץ</w:t>
      </w:r>
      <w:r w:rsidRPr="009972B7">
        <w:rPr>
          <w:spacing w:val="4"/>
          <w:rtl/>
        </w:rPr>
        <w:t xml:space="preserve"> </w:t>
      </w:r>
      <w:r w:rsidRPr="009972B7">
        <w:rPr>
          <w:rFonts w:hint="cs"/>
          <w:spacing w:val="4"/>
          <w:rtl/>
        </w:rPr>
        <w:t>מאחוריה</w:t>
      </w:r>
      <w:r w:rsidRPr="009972B7">
        <w:rPr>
          <w:spacing w:val="4"/>
          <w:rtl/>
        </w:rPr>
        <w:t>;</w:t>
      </w:r>
    </w:p>
    <w:p w14:paraId="69D64193" w14:textId="77777777" w:rsidR="00B93B58" w:rsidRPr="00392931" w:rsidRDefault="00B93B58" w:rsidP="00B93B58">
      <w:pPr>
        <w:pStyle w:val="afff5"/>
        <w:rPr>
          <w:rtl/>
        </w:rPr>
      </w:pPr>
      <w:r w:rsidRPr="00392931">
        <w:rPr>
          <w:rFonts w:hint="cs"/>
          <w:b/>
          <w:rtl/>
          <w:rPrChange w:id="40180" w:author="Claude" w:date="2026-10-06T13:34:15Z">
            <w:rPr>
              <w:rFonts w:hint="cs"/>
              <w:b/>
              <w:sz w:val="20"/>
              <w:rtl/>
            </w:rPr>
          </w:rPrChange>
        </w:rPr>
        <w:t>ומקומה</w:t>
      </w:r>
      <w:r w:rsidRPr="009C1970">
        <w:rPr>
          <w:b/>
          <w:rtl/>
          <w:rPrChange w:id="40181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82" w:author="Claude" w:date="2026-10-06T13:34:15Z">
            <w:rPr>
              <w:rFonts w:hint="eastAsia"/>
              <w:b/>
              <w:sz w:val="20"/>
              <w:rtl/>
            </w:rPr>
          </w:rPrChange>
        </w:rPr>
        <w:t>אסור</w:t>
      </w:r>
      <w:r w:rsidRPr="00392931">
        <w:rPr>
          <w:b/>
          <w:rtl/>
          <w:rPrChange w:id="40183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84" w:author="Claude" w:date="2026-10-06T13:34:15Z">
            <w:rPr>
              <w:rFonts w:hint="eastAsia"/>
              <w:b/>
              <w:sz w:val="20"/>
              <w:rtl/>
            </w:rPr>
          </w:rPrChange>
        </w:rPr>
        <w:t>מלזרוע</w:t>
      </w:r>
      <w:r w:rsidRPr="00392931">
        <w:rPr>
          <w:b/>
          <w:rtl/>
          <w:rPrChange w:id="40185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86" w:author="Claude" w:date="2026-10-06T13:34:15Z">
            <w:rPr>
              <w:rFonts w:hint="eastAsia"/>
              <w:b/>
              <w:sz w:val="20"/>
              <w:rtl/>
            </w:rPr>
          </w:rPrChange>
        </w:rPr>
        <w:t>ומלעבוד</w:t>
      </w:r>
      <w:r w:rsidRPr="00392931">
        <w:rPr>
          <w:b/>
          <w:rtl/>
          <w:rPrChange w:id="40187" w:author="Claude" w:date="2026-10-06T13:34:15Z">
            <w:rPr>
              <w:b/>
              <w:sz w:val="20"/>
              <w:rtl/>
            </w:rPr>
          </w:rPrChange>
        </w:rPr>
        <w:t xml:space="preserve">, </w:t>
      </w:r>
      <w:r w:rsidRPr="00392931">
        <w:rPr>
          <w:rFonts w:hint="eastAsia"/>
          <w:b/>
          <w:rtl/>
          <w:rPrChange w:id="40188" w:author="Claude" w:date="2026-10-06T13:34:15Z">
            <w:rPr>
              <w:rFonts w:hint="eastAsia"/>
              <w:b/>
              <w:sz w:val="20"/>
              <w:rtl/>
            </w:rPr>
          </w:rPrChange>
        </w:rPr>
        <w:t>ומותר</w:t>
      </w:r>
      <w:r w:rsidRPr="00392931">
        <w:rPr>
          <w:b/>
          <w:rtl/>
          <w:rPrChange w:id="40189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90" w:author="Claude" w:date="2026-10-06T13:34:15Z">
            <w:rPr>
              <w:rFonts w:hint="eastAsia"/>
              <w:b/>
              <w:sz w:val="20"/>
              <w:rtl/>
            </w:rPr>
          </w:rPrChange>
        </w:rPr>
        <w:t>לסרוק</w:t>
      </w:r>
      <w:r w:rsidRPr="00392931">
        <w:rPr>
          <w:b/>
          <w:rtl/>
          <w:rPrChange w:id="40191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92" w:author="Claude" w:date="2026-10-06T13:34:15Z">
            <w:rPr>
              <w:rFonts w:hint="eastAsia"/>
              <w:b/>
              <w:sz w:val="20"/>
              <w:rtl/>
            </w:rPr>
          </w:rPrChange>
        </w:rPr>
        <w:t>שם</w:t>
      </w:r>
      <w:r w:rsidRPr="00392931">
        <w:rPr>
          <w:b/>
          <w:rtl/>
          <w:rPrChange w:id="40193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94" w:author="Claude" w:date="2026-10-06T13:34:15Z">
            <w:rPr>
              <w:rFonts w:hint="eastAsia"/>
              <w:b/>
              <w:sz w:val="20"/>
              <w:rtl/>
            </w:rPr>
          </w:rPrChange>
        </w:rPr>
        <w:t>פשתן</w:t>
      </w:r>
      <w:r w:rsidRPr="00392931">
        <w:rPr>
          <w:b/>
          <w:rtl/>
          <w:rPrChange w:id="40195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96" w:author="Claude" w:date="2026-10-06T13:34:15Z">
            <w:rPr>
              <w:rFonts w:hint="eastAsia"/>
              <w:b/>
              <w:sz w:val="20"/>
              <w:rtl/>
            </w:rPr>
          </w:rPrChange>
        </w:rPr>
        <w:t>ולנקר</w:t>
      </w:r>
      <w:r w:rsidRPr="00392931">
        <w:rPr>
          <w:b/>
          <w:rtl/>
          <w:rPrChange w:id="40197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198" w:author="Claude" w:date="2026-10-06T13:34:15Z">
            <w:rPr>
              <w:rFonts w:hint="eastAsia"/>
              <w:b/>
              <w:sz w:val="20"/>
              <w:rtl/>
            </w:rPr>
          </w:rPrChange>
        </w:rPr>
        <w:t>שם</w:t>
      </w:r>
      <w:r w:rsidRPr="00392931">
        <w:rPr>
          <w:b/>
          <w:rtl/>
          <w:rPrChange w:id="40199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392931">
        <w:rPr>
          <w:rFonts w:hint="eastAsia"/>
          <w:b/>
          <w:rtl/>
          <w:rPrChange w:id="40200" w:author="Claude" w:date="2026-10-06T13:34:15Z">
            <w:rPr>
              <w:rFonts w:hint="eastAsia"/>
              <w:b/>
              <w:sz w:val="20"/>
              <w:rtl/>
            </w:rPr>
          </w:rPrChange>
        </w:rPr>
        <w:t>אבנים</w:t>
      </w:r>
      <w:r w:rsidRPr="00392931">
        <w:rPr>
          <w:b/>
          <w:rtl/>
          <w:rPrChange w:id="40201" w:author="Claude" w:date="2026-10-06T13:34:15Z">
            <w:rPr>
              <w:b/>
              <w:sz w:val="20"/>
              <w:rtl/>
            </w:rPr>
          </w:rPrChange>
        </w:rPr>
        <w:t>.</w:t>
      </w:r>
    </w:p>
    <w:p w14:paraId="5B9E82F6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זקני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רוחצין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עריפה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ואומרים</w:t>
      </w:r>
      <w:r w:rsidRPr="006F178A">
        <w:rPr>
          <w:rtl/>
        </w:rPr>
        <w:t xml:space="preserve">: </w:t>
      </w:r>
      <w:r w:rsidRPr="00DF2B5B">
        <w:rPr>
          <w:rStyle w:val="affff8"/>
          <w:rFonts w:hint="cs"/>
          <w:rtl/>
        </w:rPr>
        <w:t>ידינו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לא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שפכו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את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הדם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הזה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ועינינו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לא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ראו</w:t>
      </w:r>
      <w:r w:rsidRPr="006F178A">
        <w:rPr>
          <w:rtl/>
        </w:rPr>
        <w:t>.</w:t>
      </w:r>
    </w:p>
    <w:p w14:paraId="6B12FA0C" w14:textId="77777777" w:rsidR="00B93B58" w:rsidRPr="00DF2B5B" w:rsidRDefault="00B93B58" w:rsidP="00B93B58">
      <w:pPr>
        <w:pStyle w:val="afff5"/>
        <w:rPr>
          <w:rStyle w:val="afffff2"/>
          <w:rtl/>
        </w:rPr>
      </w:pP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שזקני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שופכי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הן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ופטרנוהו</w:t>
      </w:r>
      <w:r w:rsidRPr="006F178A">
        <w:rPr>
          <w:rtl/>
        </w:rPr>
        <w:t xml:space="preserve"> </w:t>
      </w:r>
      <w:r w:rsidRPr="00DF2B5B">
        <w:rPr>
          <w:rStyle w:val="HesberMishna"/>
          <w:rtl/>
          <w:rPrChange w:id="20318" w:author="קלוד" w:date="2026-10-06T10:10:25Z">
            <w:rPr>
              <w:rStyle w:val="afffff2"/>
              <w:rtl/>
            </w:rPr>
          </w:rPrChange>
        </w:rPr>
        <w:t>(</w:t>
      </w:r>
      <w:r w:rsidRPr="00DF2B5B">
        <w:rPr>
          <w:rStyle w:val="HesberMishna"/>
          <w:rFonts w:hint="cs"/>
          <w:rtl/>
          <w:rPrChange w:id="20319" w:author="קלוד" w:date="2026-10-06T10:10:25Z">
            <w:rPr>
              <w:rStyle w:val="afffff2"/>
              <w:rFonts w:hint="cs"/>
              <w:rtl/>
            </w:rPr>
          </w:rPrChange>
        </w:rPr>
        <w:t>בלא</w:t>
      </w:r>
      <w:r w:rsidRPr="00DF2B5B">
        <w:rPr>
          <w:rStyle w:val="HesberMishna"/>
          <w:rtl/>
          <w:rPrChange w:id="20320" w:author="קלוד" w:date="2026-10-06T10:10:25Z">
            <w:rPr>
              <w:rStyle w:val="afffff2"/>
              <w:rtl/>
            </w:rPr>
          </w:rPrChange>
        </w:rPr>
        <w:t xml:space="preserve"> </w:t>
      </w:r>
      <w:r w:rsidRPr="00DF2B5B">
        <w:rPr>
          <w:rStyle w:val="HesberMishna"/>
          <w:rFonts w:hint="cs"/>
          <w:rtl/>
          <w:rPrChange w:id="20321" w:author="קלוד" w:date="2026-10-06T10:10:25Z">
            <w:rPr>
              <w:rStyle w:val="afffff2"/>
              <w:rFonts w:hint="cs"/>
              <w:rtl/>
            </w:rPr>
          </w:rPrChange>
        </w:rPr>
        <w:t>מזון</w:t>
      </w:r>
      <w:r w:rsidRPr="00DF2B5B">
        <w:rPr>
          <w:rStyle w:val="HesberMishna"/>
          <w:rtl/>
          <w:rPrChange w:id="20322" w:author="קלוד" w:date="2026-10-06T10:10:25Z">
            <w:rPr>
              <w:rStyle w:val="afffff2"/>
              <w:rtl/>
            </w:rPr>
          </w:rPrChange>
        </w:rPr>
        <w:t>)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ראינוהו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והנחנוהו</w:t>
      </w:r>
      <w:r w:rsidRPr="00DF2B5B">
        <w:rPr>
          <w:rStyle w:val="HesberMishna"/>
          <w:rtl/>
          <w:rPrChange w:id="20323" w:author="קלוד" w:date="2026-10-06T10:10:25Z">
            <w:rPr>
              <w:rStyle w:val="afffff2"/>
              <w:rtl/>
            </w:rPr>
          </w:rPrChange>
        </w:rPr>
        <w:t xml:space="preserve"> (</w:t>
      </w:r>
      <w:r w:rsidRPr="00DF2B5B">
        <w:rPr>
          <w:rStyle w:val="HesberMishna"/>
          <w:rFonts w:hint="cs"/>
          <w:rtl/>
          <w:rPrChange w:id="20324" w:author="קלוד" w:date="2026-10-06T10:10:25Z">
            <w:rPr>
              <w:rStyle w:val="afffff2"/>
              <w:rFonts w:hint="cs"/>
              <w:rtl/>
            </w:rPr>
          </w:rPrChange>
        </w:rPr>
        <w:t>בלא</w:t>
      </w:r>
      <w:r w:rsidRPr="00DF2B5B">
        <w:rPr>
          <w:rStyle w:val="HesberMishna"/>
          <w:rtl/>
          <w:rPrChange w:id="20325" w:author="קלוד" w:date="2026-10-06T10:10:25Z">
            <w:rPr>
              <w:rStyle w:val="afffff2"/>
              <w:rtl/>
            </w:rPr>
          </w:rPrChange>
        </w:rPr>
        <w:t xml:space="preserve"> </w:t>
      </w:r>
      <w:r w:rsidRPr="00DF2B5B">
        <w:rPr>
          <w:rStyle w:val="HesberMishna"/>
          <w:rFonts w:hint="cs"/>
          <w:rtl/>
          <w:rPrChange w:id="20326" w:author="קלוד" w:date="2026-10-06T10:10:25Z">
            <w:rPr>
              <w:rStyle w:val="afffff2"/>
              <w:rFonts w:hint="cs"/>
              <w:rtl/>
            </w:rPr>
          </w:rPrChange>
        </w:rPr>
        <w:t>לוייה</w:t>
      </w:r>
      <w:r w:rsidRPr="00DF2B5B">
        <w:rPr>
          <w:rStyle w:val="HesberMishna"/>
          <w:rtl/>
          <w:rPrChange w:id="20327" w:author="קלוד" w:date="2026-10-06T10:10:25Z">
            <w:rPr>
              <w:rStyle w:val="afffff2"/>
              <w:rtl/>
            </w:rPr>
          </w:rPrChange>
        </w:rPr>
        <w:t>).</w:t>
      </w:r>
    </w:p>
    <w:p w14:paraId="520F80AA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מו.</w:t>
      </w:r>
    </w:p>
    <w:p>
      <w:pPr>
        <w:pStyle w:val="afffff"/>
        <w:rPr>
          <w:ins w:id="20511" w:author="קלוד" w:date="2026-10-06T10:10:25Z"/>
        </w:rPr>
      </w:pPr>
      <w:ins w:id="20510" w:author="קלוד" w:date="2026-10-06T10:10:25Z">
        <w:r>
          <w:t xml:space="preserve">משנה ו</w:t>
        </w:r>
      </w:ins>
    </w:p>
    <w:p w14:paraId="37C7DF96" w14:textId="77777777" w:rsidR="00B93B58" w:rsidRPr="00F7040E" w:rsidRDefault="00B93B58" w:rsidP="00B93B58">
      <w:pPr>
        <w:pStyle w:val="afff5"/>
        <w:rPr>
          <w:rtl/>
        </w:rPr>
      </w:pPr>
      <w:r w:rsidRPr="00F7040E">
        <w:rPr>
          <w:rFonts w:hint="cs"/>
          <w:b/>
          <w:rtl/>
          <w:rPrChange w:id="40202" w:author="Claude" w:date="2026-10-06T13:34:15Z">
            <w:rPr>
              <w:rFonts w:hint="cs"/>
              <w:b/>
              <w:sz w:val="20"/>
              <w:rtl/>
            </w:rPr>
          </w:rPrChange>
        </w:rPr>
        <w:t>והכהנים</w:t>
      </w:r>
      <w:r w:rsidRPr="00F7040E">
        <w:rPr>
          <w:b/>
          <w:rtl/>
          <w:rPrChange w:id="40203" w:author="Claude" w:date="2026-10-06T13:34:15Z">
            <w:rPr>
              <w:b/>
              <w:sz w:val="20"/>
              <w:rtl/>
            </w:rPr>
          </w:rPrChange>
        </w:rPr>
        <w:t xml:space="preserve"> </w:t>
      </w:r>
      <w:r w:rsidRPr="00F7040E">
        <w:rPr>
          <w:rFonts w:hint="cs"/>
          <w:b/>
          <w:rtl/>
          <w:rPrChange w:id="40204" w:author="Claude" w:date="2026-10-06T13:34:15Z">
            <w:rPr>
              <w:rFonts w:hint="cs"/>
              <w:b/>
              <w:sz w:val="20"/>
              <w:rtl/>
            </w:rPr>
          </w:rPrChange>
        </w:rPr>
        <w:t>אומרים</w:t>
      </w:r>
      <w:r w:rsidRPr="00F7040E">
        <w:rPr>
          <w:b/>
          <w:rtl/>
          <w:rPrChange w:id="40205" w:author="Claude" w:date="2026-10-06T13:34:15Z">
            <w:rPr>
              <w:b/>
              <w:sz w:val="20"/>
              <w:rtl/>
            </w:rPr>
          </w:rPrChange>
        </w:rPr>
        <w:t xml:space="preserve">: </w:t>
      </w:r>
      <w:r w:rsidRPr="00DF2B5B">
        <w:rPr>
          <w:rStyle w:val="affff8"/>
          <w:rFonts w:hint="cs"/>
          <w:rtl/>
        </w:rPr>
        <w:t>כפר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לעמך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ישראל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אשר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פדית</w:t>
      </w:r>
      <w:r w:rsidRPr="00DF2B5B">
        <w:rPr>
          <w:rStyle w:val="affff8"/>
          <w:rtl/>
        </w:rPr>
        <w:t xml:space="preserve"> ה' </w:t>
      </w:r>
      <w:r w:rsidRPr="00DF2B5B">
        <w:rPr>
          <w:rStyle w:val="affff8"/>
          <w:rFonts w:hint="cs"/>
          <w:rtl/>
        </w:rPr>
        <w:t>ואל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תתן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דם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נקי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בקרב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עמך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ישראל</w:t>
      </w:r>
      <w:r w:rsidRPr="00DF2B5B">
        <w:rPr>
          <w:rStyle w:val="affff8"/>
          <w:rtl/>
        </w:rPr>
        <w:t>.</w:t>
      </w:r>
    </w:p>
    <w:p w14:paraId="09D95191" w14:textId="77777777" w:rsidR="00B93B58" w:rsidRPr="006F178A" w:rsidRDefault="00B93B58" w:rsidP="00E4644A">
      <w:pPr>
        <w:pStyle w:val="afff5"/>
        <w:spacing w:after="120"/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צריכין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ונכפר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מבשרתן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אימתי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מתכפר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>.</w:t>
      </w:r>
    </w:p>
    <w:p w14:paraId="711AD382" w14:textId="4D880805" w:rsidR="00B93B58" w:rsidRPr="006F178A" w:rsidRDefault="00661552" w:rsidP="006C7D1C">
      <w:pPr>
        <w:pStyle w:val="affffd"/>
        <w:rPr>
          <w:rtl/>
        </w:rPr>
      </w:pPr>
      <w:r>
        <w:rPr>
          <w:rFonts w:hint="cs"/>
          <w:rtl/>
        </w:rPr>
        <w:t>מום לא פוסל בעגלה מק''ו, ועבודה לא פוסקל בקודשים בק''ו.</w:t>
      </w:r>
    </w:p>
    <w:p w14:paraId="0ED46825" w14:textId="40DA082F" w:rsidR="00F07A5B" w:rsidRPr="00F07A5B" w:rsidRDefault="00DF2B5B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ואין לומר</w:t>
      </w:r>
      <w:r w:rsidR="00F07A5B" w:rsidRPr="00F07A5B">
        <w:rPr>
          <w:rFonts w:hint="cs"/>
          <w:rtl/>
        </w:rPr>
        <w:t>:</w:t>
      </w:r>
    </w:p>
    <w:p w14:paraId="2D310608" w14:textId="1B0E4E09" w:rsidR="00B93B58" w:rsidRPr="006F178A" w:rsidRDefault="00DF2B5B" w:rsidP="00B93B58">
      <w:pPr>
        <w:rPr>
          <w:rtl/>
        </w:rPr>
      </w:pPr>
      <w:r w:rsidRPr="00DF2B5B">
        <w:rPr>
          <w:rFonts w:hint="cs"/>
          <w:spacing w:val="0"/>
          <w:rtl/>
        </w:rPr>
        <w:t>ש</w:t>
      </w:r>
      <w:r w:rsidR="00B93B58" w:rsidRPr="00DF2B5B">
        <w:rPr>
          <w:rFonts w:hint="cs"/>
          <w:spacing w:val="0"/>
          <w:rtl/>
        </w:rPr>
        <w:t>מום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פוסל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בעגלה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מק</w:t>
      </w:r>
      <w:r w:rsidR="00B93B58" w:rsidRPr="00DF2B5B">
        <w:rPr>
          <w:spacing w:val="0"/>
          <w:rtl/>
        </w:rPr>
        <w:t>"</w:t>
      </w:r>
      <w:r w:rsidR="00B93B58" w:rsidRPr="00DF2B5B">
        <w:rPr>
          <w:rFonts w:hint="cs"/>
          <w:spacing w:val="0"/>
          <w:rtl/>
        </w:rPr>
        <w:t>ו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מפרה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שאין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שנים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פוסלות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בה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ומום</w:t>
      </w:r>
      <w:r w:rsidR="00B93B58" w:rsidRPr="00DF2B5B">
        <w:rPr>
          <w:spacing w:val="0"/>
          <w:rtl/>
        </w:rPr>
        <w:t xml:space="preserve"> </w:t>
      </w:r>
      <w:r w:rsidR="00B93B58" w:rsidRPr="00DF2B5B">
        <w:rPr>
          <w:rFonts w:hint="cs"/>
          <w:spacing w:val="0"/>
          <w:rtl/>
        </w:rPr>
        <w:t>פוסל</w:t>
      </w:r>
      <w:r w:rsidRPr="00DF2B5B">
        <w:rPr>
          <w:rFonts w:hint="cs"/>
          <w:spacing w:val="0"/>
          <w:rtl/>
        </w:rPr>
        <w:t xml:space="preserve"> בה</w:t>
      </w:r>
      <w:r w:rsidR="00B93B58" w:rsidRPr="006F178A">
        <w:rPr>
          <w:rtl/>
        </w:rPr>
        <w:t xml:space="preserve"> </w:t>
      </w:r>
    </w:p>
    <w:p w14:paraId="32CBDFF8" w14:textId="29FDCFCF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lastRenderedPageBreak/>
        <w:t>שאני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התם</w:t>
      </w:r>
      <w:r w:rsidR="00F07A5B" w:rsidRPr="00F07A5B">
        <w:rPr>
          <w:rtl/>
        </w:rPr>
        <w:t>:</w:t>
      </w:r>
    </w:p>
    <w:p w14:paraId="4CC138A6" w14:textId="05AC01C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ד'</w:t>
      </w:r>
      <w:r w:rsidRPr="00DF2B5B">
        <w:rPr>
          <w:rStyle w:val="affff8"/>
          <w:rFonts w:hint="cs"/>
          <w:rtl/>
        </w:rPr>
        <w:t>אשר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אין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b/>
          <w:bCs/>
          <w:rtl/>
        </w:rPr>
        <w:t>בה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מום'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פוסל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בעגלה</w:t>
      </w:r>
      <w:r w:rsidRPr="006F178A">
        <w:rPr>
          <w:rtl/>
        </w:rPr>
        <w:t>.</w:t>
      </w:r>
    </w:p>
    <w:p w14:paraId="2BA706AE" w14:textId="332DDE5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אבל שאר עבודות פוסלות בה</w:t>
      </w:r>
      <w:r w:rsidR="00DF2B5B">
        <w:rPr>
          <w:rFonts w:hint="cs"/>
          <w:rtl/>
        </w:rPr>
        <w:t>,</w:t>
      </w:r>
      <w:r w:rsidRPr="006F178A">
        <w:rPr>
          <w:rFonts w:hint="cs"/>
          <w:rtl/>
        </w:rPr>
        <w:t xml:space="preserve"> דהניח עליה עודה של שקין פסולה ובעגלה עד שתמשוך </w:t>
      </w:r>
    </w:p>
    <w:p w14:paraId="2C105833" w14:textId="46641020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שאני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פרה</w:t>
      </w:r>
      <w:r w:rsidR="00F07A5B" w:rsidRPr="00F07A5B">
        <w:rPr>
          <w:rtl/>
        </w:rPr>
        <w:t>:</w:t>
      </w:r>
    </w:p>
    <w:p w14:paraId="4EECD3A7" w14:textId="525BEFEE" w:rsidR="00B93B58" w:rsidRPr="006F178A" w:rsidRDefault="00B93B58" w:rsidP="00DF2B5B">
      <w:pPr>
        <w:rPr>
          <w:rtl/>
        </w:rPr>
      </w:pPr>
      <w:r w:rsidRPr="006F178A">
        <w:rPr>
          <w:rFonts w:hint="cs"/>
          <w:rtl/>
        </w:rPr>
        <w:t>דילפי</w:t>
      </w:r>
      <w:r w:rsidR="00DF2B5B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DF2B5B">
        <w:rPr>
          <w:rStyle w:val="affff8"/>
          <w:rFonts w:hint="cs"/>
          <w:rtl/>
        </w:rPr>
        <w:t>עול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עול</w:t>
      </w:r>
      <w:r w:rsidRPr="00DF2B5B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מעגלה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DF2B5B">
        <w:rPr>
          <w:rStyle w:val="affffc"/>
          <w:rFonts w:hint="cs"/>
          <w:rtl/>
        </w:rPr>
        <w:t>וא</w:t>
      </w:r>
      <w:r w:rsidRPr="00DF2B5B">
        <w:rPr>
          <w:rStyle w:val="affffc"/>
          <w:rtl/>
        </w:rPr>
        <w:t>"</w:t>
      </w:r>
      <w:r w:rsidRPr="00DF2B5B">
        <w:rPr>
          <w:rStyle w:val="affffc"/>
          <w:rFonts w:hint="cs"/>
          <w:rtl/>
        </w:rPr>
        <w:t>א ללמוד עגלה מפרה</w:t>
      </w:r>
      <w:r w:rsidRPr="006F178A">
        <w:rPr>
          <w:rFonts w:hint="cs"/>
          <w:rtl/>
        </w:rPr>
        <w:t xml:space="preserve"> ד</w:t>
      </w:r>
      <w:r w:rsidRPr="00DF2B5B">
        <w:rPr>
          <w:rStyle w:val="affff8"/>
          <w:rFonts w:hint="cs"/>
          <w:rtl/>
        </w:rPr>
        <w:t>'בה</w:t>
      </w:r>
      <w:r w:rsidRPr="00DF2B5B">
        <w:rPr>
          <w:rStyle w:val="affff8"/>
          <w:rtl/>
        </w:rPr>
        <w:t>'</w:t>
      </w:r>
      <w:r w:rsidRPr="006F178A">
        <w:rPr>
          <w:rFonts w:hint="cs"/>
          <w:rtl/>
        </w:rPr>
        <w:t xml:space="preserve"> מיעט</w:t>
      </w:r>
      <w:r w:rsidR="00DF2B5B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4DE40D92" w14:textId="77777777" w:rsidR="00DF2B5B" w:rsidRDefault="00B93B58" w:rsidP="00B93B58">
      <w:pPr>
        <w:rPr>
          <w:rtl/>
        </w:rPr>
      </w:pPr>
      <w:r w:rsidRPr="00181B70">
        <w:rPr>
          <w:rFonts w:cs="BA Vilna Bold" w:hint="cs"/>
          <w:rtl/>
        </w:rPr>
        <w:t>ובעגלה</w:t>
      </w:r>
      <w:r w:rsidRPr="00DF2B5B">
        <w:rPr>
          <w:rStyle w:val="affff8"/>
          <w:rFonts w:hint="cs"/>
          <w:b/>
          <w:bCs/>
          <w:rtl/>
        </w:rPr>
        <w:t xml:space="preserve"> </w:t>
      </w:r>
      <w:r w:rsidRPr="00BF7DBF">
        <w:rPr>
          <w:rStyle w:val="affff8"/>
          <w:rFonts w:hint="cs"/>
          <w:rtl/>
        </w:rPr>
        <w:t>'בה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למעט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="00DF2B5B">
        <w:rPr>
          <w:rFonts w:hint="cs"/>
          <w:rtl/>
        </w:rPr>
        <w:t xml:space="preserve">ם </w:t>
      </w:r>
      <w:r w:rsidRPr="006F178A">
        <w:rPr>
          <w:rFonts w:hint="cs"/>
          <w:rtl/>
        </w:rPr>
        <w:t>עבודה</w:t>
      </w:r>
      <w:r w:rsidRPr="006F178A">
        <w:rPr>
          <w:rtl/>
        </w:rPr>
        <w:t xml:space="preserve">, </w:t>
      </w:r>
    </w:p>
    <w:p w14:paraId="4DDCE805" w14:textId="77777777" w:rsidR="00F07A5B" w:rsidRPr="00F07A5B" w:rsidRDefault="00DF2B5B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ולא ילפי ק''ו</w:t>
      </w:r>
      <w:r w:rsidR="00F07A5B" w:rsidRPr="00F07A5B">
        <w:rPr>
          <w:rtl/>
        </w:rPr>
        <w:t>:</w:t>
      </w:r>
    </w:p>
    <w:p w14:paraId="1F69D30C" w14:textId="0A147519" w:rsidR="00DF2B5B" w:rsidRDefault="00B93B58" w:rsidP="00B93B58">
      <w:pPr>
        <w:rPr>
          <w:rtl/>
        </w:rPr>
      </w:pPr>
      <w:r w:rsidRPr="00181B70">
        <w:rPr>
          <w:rFonts w:cs="BA Vilna Bold" w:hint="cs"/>
          <w:rtl/>
        </w:rPr>
        <w:t>מעגלה</w:t>
      </w:r>
      <w:r w:rsidRPr="006F178A">
        <w:rPr>
          <w:rFonts w:hint="cs"/>
          <w:rtl/>
        </w:rPr>
        <w:t xml:space="preserve"> דאין מום פוסל בה</w:t>
      </w:r>
      <w:r w:rsidR="00DF2B5B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181B70">
        <w:rPr>
          <w:rFonts w:cs="BA Vilna Bold" w:hint="cs"/>
          <w:rtl/>
        </w:rPr>
        <w:t>לקדשים</w:t>
      </w:r>
      <w:r w:rsidRPr="006F178A">
        <w:rPr>
          <w:rFonts w:hint="cs"/>
          <w:rtl/>
        </w:rPr>
        <w:t xml:space="preserve"> שמום פוסל בה דעבודה תפוסל בהם </w:t>
      </w:r>
    </w:p>
    <w:p w14:paraId="4475A7FD" w14:textId="7777777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ואין לפרוך</w:t>
      </w:r>
      <w:r w:rsidR="00F07A5B" w:rsidRPr="00F07A5B">
        <w:rPr>
          <w:rtl/>
        </w:rPr>
        <w:t>:</w:t>
      </w:r>
    </w:p>
    <w:p w14:paraId="6E808F4C" w14:textId="2EBDDA8A" w:rsidR="00B93B58" w:rsidRPr="006F178A" w:rsidRDefault="00B93B58" w:rsidP="00DF2B5B">
      <w:r w:rsidRPr="006F178A">
        <w:rPr>
          <w:rFonts w:hint="cs"/>
          <w:rtl/>
        </w:rPr>
        <w:t xml:space="preserve">דקדשים גם פעמים דפסלי בהם שנים </w:t>
      </w:r>
      <w:r w:rsidR="00DF2B5B">
        <w:rPr>
          <w:rFonts w:hint="cs"/>
          <w:rtl/>
        </w:rPr>
        <w:t xml:space="preserve">ולהכי בא הפסוק </w:t>
      </w:r>
    </w:p>
    <w:p w14:paraId="3C54209E" w14:textId="77777777" w:rsidR="00F07A5B" w:rsidRPr="00F07A5B" w:rsidRDefault="00DF2B5B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</w:t>
      </w:r>
      <w:r w:rsidR="00F07A5B" w:rsidRPr="00F07A5B">
        <w:rPr>
          <w:rtl/>
        </w:rPr>
        <w:t>:</w:t>
      </w:r>
    </w:p>
    <w:p w14:paraId="55064A73" w14:textId="70BA762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דקדשים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="00DF2B5B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עבודה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נפקא </w:t>
      </w:r>
      <w:r w:rsidRPr="00DF2B5B">
        <w:rPr>
          <w:rStyle w:val="affff8"/>
          <w:rFonts w:hint="cs"/>
          <w:rtl/>
        </w:rPr>
        <w:t>מעורת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שבור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חרוץ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יבלת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גרב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או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ילפת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לא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תקריבו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b/>
          <w:bCs/>
          <w:rtl/>
        </w:rPr>
        <w:t>אלה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לה</w:t>
      </w:r>
      <w:r w:rsidRPr="00DF2B5B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שנעבדה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עבודה</w:t>
      </w:r>
      <w:r w:rsidRPr="006F178A">
        <w:rPr>
          <w:rtl/>
        </w:rPr>
        <w:t>!</w:t>
      </w:r>
    </w:p>
    <w:p w14:paraId="3F1D494C" w14:textId="7777777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איצטריך</w:t>
      </w:r>
      <w:r w:rsidR="00F07A5B" w:rsidRPr="00F07A5B">
        <w:rPr>
          <w:rtl/>
        </w:rPr>
        <w:t>:</w:t>
      </w:r>
    </w:p>
    <w:p w14:paraId="6D62F0B8" w14:textId="027434E1" w:rsidR="00B93B58" w:rsidRPr="00DF2B5B" w:rsidRDefault="00B93B58" w:rsidP="00B93B58">
      <w:pPr>
        <w:rPr>
          <w:rtl/>
        </w:rPr>
      </w:pPr>
      <w:r w:rsidRPr="00DF2B5B">
        <w:rPr>
          <w:rFonts w:hint="cs"/>
          <w:rtl/>
        </w:rPr>
        <w:t>ס</w:t>
      </w:r>
      <w:r w:rsidR="00DF2B5B">
        <w:rPr>
          <w:rFonts w:hint="cs"/>
          <w:rtl/>
        </w:rPr>
        <w:t>''</w:t>
      </w:r>
      <w:r w:rsidRPr="00DF2B5B">
        <w:rPr>
          <w:rFonts w:hint="cs"/>
          <w:rtl/>
        </w:rPr>
        <w:t>ד</w:t>
      </w:r>
      <w:r w:rsidRPr="00DF2B5B">
        <w:rPr>
          <w:rtl/>
        </w:rPr>
        <w:t xml:space="preserve"> </w:t>
      </w:r>
      <w:r w:rsidR="00DF2B5B">
        <w:rPr>
          <w:rFonts w:hint="cs"/>
          <w:rtl/>
        </w:rPr>
        <w:t xml:space="preserve">רק </w:t>
      </w:r>
      <w:r w:rsidRPr="00DF2B5B">
        <w:rPr>
          <w:rtl/>
        </w:rPr>
        <w:t>ש</w:t>
      </w:r>
      <w:r w:rsidRPr="00DF2B5B">
        <w:rPr>
          <w:rFonts w:hint="eastAsia"/>
          <w:rtl/>
        </w:rPr>
        <w:t>עבד</w:t>
      </w:r>
      <w:r w:rsidRPr="00DF2B5B">
        <w:rPr>
          <w:rtl/>
        </w:rPr>
        <w:t xml:space="preserve"> </w:t>
      </w:r>
      <w:r w:rsidRPr="00DF2B5B">
        <w:rPr>
          <w:rFonts w:hint="eastAsia"/>
          <w:rtl/>
        </w:rPr>
        <w:t>בהן</w:t>
      </w:r>
      <w:r w:rsidRPr="00DF2B5B">
        <w:rPr>
          <w:rtl/>
        </w:rPr>
        <w:t xml:space="preserve"> </w:t>
      </w:r>
      <w:r w:rsidRPr="00DF2B5B">
        <w:rPr>
          <w:rFonts w:hint="eastAsia"/>
          <w:rtl/>
        </w:rPr>
        <w:t>עבודת</w:t>
      </w:r>
      <w:r w:rsidRPr="00DF2B5B">
        <w:rPr>
          <w:rtl/>
        </w:rPr>
        <w:t xml:space="preserve"> </w:t>
      </w:r>
      <w:r w:rsidRPr="00DF2B5B">
        <w:rPr>
          <w:rFonts w:hint="eastAsia"/>
          <w:rtl/>
        </w:rPr>
        <w:t>היתר</w:t>
      </w:r>
      <w:r w:rsidRPr="00DF2B5B">
        <w:rPr>
          <w:rtl/>
        </w:rPr>
        <w:t xml:space="preserve">, </w:t>
      </w:r>
      <w:r w:rsidRPr="00DF2B5B">
        <w:rPr>
          <w:rFonts w:hint="eastAsia"/>
          <w:rtl/>
        </w:rPr>
        <w:t>אבל</w:t>
      </w:r>
      <w:r w:rsidRPr="00DF2B5B">
        <w:rPr>
          <w:rtl/>
        </w:rPr>
        <w:t xml:space="preserve"> </w:t>
      </w:r>
      <w:r w:rsidRPr="00DF2B5B">
        <w:rPr>
          <w:rFonts w:hint="eastAsia"/>
          <w:rtl/>
        </w:rPr>
        <w:t>עבודת</w:t>
      </w:r>
      <w:r w:rsidRPr="00DF2B5B">
        <w:rPr>
          <w:rtl/>
        </w:rPr>
        <w:t xml:space="preserve"> </w:t>
      </w:r>
      <w:r w:rsidRPr="00DF2B5B">
        <w:rPr>
          <w:rFonts w:hint="eastAsia"/>
          <w:rtl/>
        </w:rPr>
        <w:t>איסור</w:t>
      </w:r>
      <w:r w:rsidRPr="00DF2B5B">
        <w:rPr>
          <w:rtl/>
        </w:rPr>
        <w:t xml:space="preserve"> </w:t>
      </w:r>
      <w:r w:rsidR="00DF2B5B">
        <w:rPr>
          <w:rFonts w:hint="cs"/>
          <w:rtl/>
        </w:rPr>
        <w:t>יאסרו קמ''ל</w:t>
      </w:r>
      <w:r w:rsidRPr="00DF2B5B">
        <w:rPr>
          <w:rtl/>
        </w:rPr>
        <w:t>.</w:t>
      </w:r>
    </w:p>
    <w:p w14:paraId="2CA1C3B3" w14:textId="7777777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נמי</w:t>
      </w:r>
      <w:r w:rsidR="00F07A5B" w:rsidRPr="00F07A5B">
        <w:rPr>
          <w:rtl/>
        </w:rPr>
        <w:t>:</w:t>
      </w:r>
    </w:p>
    <w:p w14:paraId="07B9C5F9" w14:textId="6191ACDF" w:rsidR="00B93B58" w:rsidRPr="006F178A" w:rsidRDefault="00B93B58" w:rsidP="00B93B58">
      <w:pPr>
        <w:rPr>
          <w:rtl/>
        </w:rPr>
      </w:pPr>
      <w:r w:rsidRPr="009C2527">
        <w:rPr>
          <w:rStyle w:val="affff8"/>
          <w:rFonts w:hint="cs"/>
          <w:rtl/>
        </w:rPr>
        <w:t>מ'ומיד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בן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נכר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לא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תקריבו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את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לחם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אלהיכם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מכל</w:t>
      </w:r>
      <w:r w:rsidRPr="009C2527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b/>
          <w:bCs/>
          <w:rtl/>
        </w:rPr>
        <w:t>אלה</w:t>
      </w:r>
      <w:r w:rsidRPr="00DF2B5B">
        <w:rPr>
          <w:rStyle w:val="affff8"/>
          <w:b/>
          <w:bCs/>
          <w:rtl/>
        </w:rPr>
        <w:t>'</w:t>
      </w:r>
      <w:r w:rsidRPr="009C2527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שנעבדה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עבודה</w:t>
      </w:r>
      <w:r w:rsidRPr="006F178A">
        <w:rPr>
          <w:rtl/>
        </w:rPr>
        <w:t>!</w:t>
      </w:r>
    </w:p>
    <w:p w14:paraId="4F4FA1E2" w14:textId="7777777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איצטריך</w:t>
      </w:r>
      <w:r w:rsidR="00F07A5B" w:rsidRPr="00F07A5B">
        <w:rPr>
          <w:rtl/>
        </w:rPr>
        <w:t>:</w:t>
      </w:r>
    </w:p>
    <w:p w14:paraId="7CEC9022" w14:textId="54DD77F4" w:rsidR="00B93B58" w:rsidRPr="00DF2B5B" w:rsidRDefault="00B93B58" w:rsidP="00B93B58">
      <w:pPr>
        <w:rPr>
          <w:spacing w:val="2"/>
          <w:rtl/>
        </w:rPr>
      </w:pPr>
      <w:r w:rsidRPr="00DF2B5B">
        <w:rPr>
          <w:rFonts w:hint="cs"/>
          <w:spacing w:val="2"/>
          <w:rtl/>
        </w:rPr>
        <w:t>ס</w:t>
      </w:r>
      <w:r w:rsidR="00DF2B5B" w:rsidRPr="00DF2B5B">
        <w:rPr>
          <w:rFonts w:hint="cs"/>
          <w:spacing w:val="2"/>
          <w:rtl/>
        </w:rPr>
        <w:t>''ד</w:t>
      </w:r>
      <w:r w:rsidRPr="00DF2B5B">
        <w:rPr>
          <w:spacing w:val="2"/>
          <w:rtl/>
        </w:rPr>
        <w:t xml:space="preserve"> </w:t>
      </w:r>
      <w:r w:rsidR="00DF2B5B" w:rsidRPr="00DF2B5B">
        <w:rPr>
          <w:rFonts w:hint="cs"/>
          <w:spacing w:val="2"/>
          <w:rtl/>
        </w:rPr>
        <w:t>כ</w:t>
      </w:r>
      <w:r w:rsidRPr="00DF2B5B">
        <w:rPr>
          <w:spacing w:val="2"/>
          <w:rtl/>
        </w:rPr>
        <w:t>ש</w:t>
      </w:r>
      <w:r w:rsidRPr="00DF2B5B">
        <w:rPr>
          <w:rFonts w:hint="cs"/>
          <w:spacing w:val="2"/>
          <w:rtl/>
        </w:rPr>
        <w:t>עבד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בהן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חולין</w:t>
      </w:r>
      <w:r w:rsidRPr="00DF2B5B">
        <w:rPr>
          <w:spacing w:val="2"/>
          <w:rtl/>
        </w:rPr>
        <w:t xml:space="preserve">, </w:t>
      </w:r>
      <w:r w:rsidRPr="00DF2B5B">
        <w:rPr>
          <w:rFonts w:hint="cs"/>
          <w:spacing w:val="2"/>
          <w:rtl/>
        </w:rPr>
        <w:t>אבל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עבד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בהן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כשהן</w:t>
      </w:r>
      <w:r w:rsidRPr="00DF2B5B">
        <w:rPr>
          <w:spacing w:val="2"/>
          <w:rtl/>
        </w:rPr>
        <w:t xml:space="preserve"> </w:t>
      </w:r>
      <w:r w:rsidRPr="00DF2B5B">
        <w:rPr>
          <w:rFonts w:hint="cs"/>
          <w:spacing w:val="2"/>
          <w:rtl/>
        </w:rPr>
        <w:t>קדשים</w:t>
      </w:r>
      <w:r w:rsidR="00DF2B5B" w:rsidRPr="00DF2B5B">
        <w:rPr>
          <w:rFonts w:hint="cs"/>
          <w:spacing w:val="2"/>
          <w:rtl/>
        </w:rPr>
        <w:t xml:space="preserve"> יאסרו</w:t>
      </w:r>
      <w:r w:rsidRPr="00DF2B5B">
        <w:rPr>
          <w:spacing w:val="2"/>
          <w:rtl/>
        </w:rPr>
        <w:t xml:space="preserve">, </w:t>
      </w:r>
      <w:r w:rsidRPr="00DF2B5B">
        <w:rPr>
          <w:rFonts w:hint="cs"/>
          <w:spacing w:val="2"/>
          <w:rtl/>
        </w:rPr>
        <w:t>צריכא</w:t>
      </w:r>
      <w:r w:rsidRPr="00DF2B5B">
        <w:rPr>
          <w:spacing w:val="2"/>
          <w:rtl/>
        </w:rPr>
        <w:t>.</w:t>
      </w:r>
    </w:p>
    <w:p w14:paraId="139D2A59" w14:textId="77777777" w:rsidR="009972B7" w:rsidRPr="00F63824" w:rsidRDefault="009972B7" w:rsidP="009972B7">
      <w:pPr>
        <w:spacing w:after="60"/>
        <w:jc w:val="center"/>
        <w:rPr>
          <w:del w:id="90244" w:author="מנוע עיצוב" w:date="2026-10-08T11:01:28Z"/>
          <w:rFonts w:ascii="BA • Vilna Light" w:hAnsi="BA • Vilna Light" w:cs="BA • Vilna Light"/>
          <w:color w:val="BF8F00" w:themeColor="accent4" w:themeShade="BF"/>
          <w:spacing w:val="2"/>
          <w:rtl/>
        </w:rPr>
      </w:pPr>
      <w:del w:id="90243" w:author="מנוע עיצוב" w:date="2026-10-08T11:01:28Z">
        <w:r w:rsidRPr="00F63824">
          <w:rPr>
            <w:rFonts w:ascii="BA • Vilna Light" w:hAnsi="BA • Vilna Light" w:cs="BA • Vilna Light" w:hint="cs"/>
            <w:color w:val="BF8F00" w:themeColor="accent4" w:themeShade="BF"/>
            <w:spacing w:val="2"/>
            <w:rtl/>
          </w:rPr>
          <w:delText xml:space="preserve">***</w:delText>
        </w:r>
      </w:del>
    </w:p>
    <w:p w14:paraId="4D4076AC" w14:textId="35E21938" w:rsidR="00B93B58" w:rsidRPr="006F178A" w:rsidRDefault="00DF2B5B" w:rsidP="006C7D1C">
      <w:pPr>
        <w:pStyle w:val="affffd"/>
        <w:rPr>
          <w:rtl/>
        </w:rPr>
      </w:pPr>
      <w:r w:rsidRPr="00DF2B5B">
        <w:rPr>
          <w:rStyle w:val="affffc"/>
          <w:rFonts w:hint="cs"/>
          <w:rtl/>
        </w:rPr>
        <w:t>רב</w:t>
      </w:r>
      <w:r w:rsidR="00B93B58" w:rsidRPr="00DF2B5B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הניח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עליה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עודה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שקין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פסולה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ובעגלה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שתמשוך</w:t>
      </w:r>
      <w:r w:rsidR="00B93B58" w:rsidRPr="006F178A">
        <w:rPr>
          <w:rtl/>
        </w:rPr>
        <w:t>.</w:t>
      </w:r>
    </w:p>
    <w:p w14:paraId="191A6EB3" w14:textId="3E1DF86A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מיתיבי</w:t>
      </w:r>
      <w:r w:rsidR="00F07A5B" w:rsidRPr="00F07A5B">
        <w:rPr>
          <w:rtl/>
        </w:rPr>
        <w:t>:</w:t>
      </w:r>
    </w:p>
    <w:p w14:paraId="3D158F08" w14:textId="3D023790" w:rsidR="00B93B58" w:rsidRPr="009972B7" w:rsidRDefault="00B93B58" w:rsidP="00B93B58">
      <w:pPr>
        <w:rPr>
          <w:spacing w:val="0"/>
          <w:rtl/>
        </w:rPr>
      </w:pPr>
      <w:r w:rsidRPr="009972B7">
        <w:rPr>
          <w:rStyle w:val="affff8"/>
          <w:rFonts w:hint="cs"/>
          <w:spacing w:val="2"/>
          <w:rtl/>
        </w:rPr>
        <w:t xml:space="preserve">'עול' </w:t>
      </w:r>
      <w:r w:rsidRPr="009972B7">
        <w:rPr>
          <w:rFonts w:hint="cs"/>
          <w:spacing w:val="2"/>
          <w:rtl/>
        </w:rPr>
        <w:t>ואף שאר עבודות מק</w:t>
      </w:r>
      <w:r w:rsidRPr="009972B7">
        <w:rPr>
          <w:spacing w:val="2"/>
          <w:rtl/>
        </w:rPr>
        <w:t>"</w:t>
      </w:r>
      <w:r w:rsidRPr="009972B7">
        <w:rPr>
          <w:rFonts w:hint="cs"/>
          <w:spacing w:val="2"/>
          <w:rtl/>
        </w:rPr>
        <w:t xml:space="preserve">ו </w:t>
      </w:r>
      <w:r w:rsidRPr="009972B7">
        <w:rPr>
          <w:rFonts w:cs="BA Vilna Bold" w:hint="cs"/>
          <w:spacing w:val="2"/>
          <w:rtl/>
        </w:rPr>
        <w:t>מעגלה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שאין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מום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פוסל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בה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ושאר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עבודות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0"/>
          <w:rtl/>
        </w:rPr>
        <w:t>פוסלות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בה</w:t>
      </w:r>
      <w:r w:rsidRPr="009972B7">
        <w:rPr>
          <w:spacing w:val="0"/>
          <w:rtl/>
        </w:rPr>
        <w:t xml:space="preserve">, </w:t>
      </w:r>
      <w:r w:rsidRPr="009972B7">
        <w:rPr>
          <w:rFonts w:cs="BA Vilna Bold" w:hint="cs"/>
          <w:spacing w:val="0"/>
          <w:rtl/>
        </w:rPr>
        <w:t>לפרה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שמום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פוסל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ששאר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עבודות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פוסלין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בה</w:t>
      </w:r>
      <w:r w:rsidRPr="009972B7">
        <w:rPr>
          <w:spacing w:val="0"/>
          <w:rtl/>
        </w:rPr>
        <w:t xml:space="preserve">, </w:t>
      </w:r>
    </w:p>
    <w:p w14:paraId="22A68368" w14:textId="282BB3D2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ואם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נפשך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לומר</w:t>
      </w:r>
      <w:r w:rsidR="00F07A5B" w:rsidRPr="00F07A5B">
        <w:rPr>
          <w:rFonts w:hint="cs"/>
          <w:rtl/>
        </w:rPr>
        <w:t>:</w:t>
      </w:r>
    </w:p>
    <w:p w14:paraId="7F1D0AFB" w14:textId="26158546" w:rsidR="00B93B58" w:rsidRPr="006F178A" w:rsidRDefault="00B93B58" w:rsidP="00B93B58">
      <w:pPr>
        <w:rPr>
          <w:rtl/>
        </w:rPr>
      </w:pPr>
      <w:r w:rsidRPr="00DF2B5B">
        <w:rPr>
          <w:rStyle w:val="affffc"/>
          <w:rFonts w:hint="cs"/>
          <w:rtl/>
        </w:rPr>
        <w:t>נאמר</w:t>
      </w:r>
      <w:r w:rsidRPr="00DF2B5B">
        <w:rPr>
          <w:rStyle w:val="affffc"/>
          <w:rtl/>
        </w:rPr>
        <w:t xml:space="preserve"> </w:t>
      </w:r>
      <w:r w:rsidRPr="00DF2B5B">
        <w:rPr>
          <w:rStyle w:val="affffc"/>
          <w:rFonts w:hint="cs"/>
          <w:rtl/>
        </w:rPr>
        <w:t>כאן</w:t>
      </w:r>
      <w:r w:rsidRPr="00DF2B5B">
        <w:rPr>
          <w:rStyle w:val="affffc"/>
          <w:rtl/>
        </w:rPr>
        <w:t xml:space="preserve"> </w:t>
      </w:r>
      <w:r w:rsidRPr="00BF7DBF">
        <w:rPr>
          <w:rStyle w:val="affff8"/>
          <w:rFonts w:hint="cs"/>
          <w:rtl/>
        </w:rPr>
        <w:t>'עול'</w:t>
      </w:r>
      <w:r w:rsidRPr="00BF7DBF">
        <w:rPr>
          <w:rStyle w:val="affff8"/>
          <w:rtl/>
        </w:rPr>
        <w:t xml:space="preserve"> </w:t>
      </w:r>
      <w:r w:rsidRPr="00DF2B5B">
        <w:rPr>
          <w:rStyle w:val="affffc"/>
          <w:rFonts w:hint="cs"/>
          <w:rtl/>
        </w:rPr>
        <w:t>ולהלן</w:t>
      </w:r>
      <w:r w:rsidRPr="00DF2B5B">
        <w:rPr>
          <w:rStyle w:val="affffc"/>
          <w:rtl/>
        </w:rPr>
        <w:t xml:space="preserve"> </w:t>
      </w:r>
      <w:r w:rsidRPr="00BF7DBF">
        <w:rPr>
          <w:rStyle w:val="affff8"/>
          <w:rFonts w:hint="cs"/>
          <w:rtl/>
        </w:rPr>
        <w:t>'עול'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עבודות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פוסלות</w:t>
      </w:r>
      <w:r w:rsidRPr="006F178A">
        <w:rPr>
          <w:rtl/>
        </w:rPr>
        <w:t>;</w:t>
      </w:r>
    </w:p>
    <w:p w14:paraId="183B40AA" w14:textId="269962D9" w:rsidR="00B93B58" w:rsidRPr="006F178A" w:rsidRDefault="00DF2B5B" w:rsidP="00B93B58">
      <w:pPr>
        <w:rPr>
          <w:rtl/>
        </w:rPr>
      </w:pPr>
      <w:r w:rsidRPr="00DF2B5B">
        <w:rPr>
          <w:rStyle w:val="affffc"/>
          <w:rFonts w:hint="cs"/>
          <w:rtl/>
        </w:rPr>
        <w:t>שלא תאמר</w:t>
      </w:r>
      <w:r>
        <w:rPr>
          <w:rStyle w:val="affffc"/>
          <w:rFonts w:hint="cs"/>
          <w:rtl/>
        </w:rPr>
        <w:t>:</w:t>
      </w:r>
      <w:r w:rsidRPr="00DF2B5B">
        <w:rPr>
          <w:rStyle w:val="affffc"/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לעגלה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>ד</w:t>
      </w:r>
      <w:r w:rsidR="00B93B58" w:rsidRPr="006F178A">
        <w:rPr>
          <w:rFonts w:hint="cs"/>
          <w:rtl/>
        </w:rPr>
        <w:t>שנים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פוסלות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>!</w:t>
      </w:r>
    </w:p>
    <w:p w14:paraId="342C6870" w14:textId="6455C29C" w:rsidR="00B93B58" w:rsidRPr="006F178A" w:rsidRDefault="00B93B58" w:rsidP="00661552">
      <w:pPr>
        <w:rPr>
          <w:rtl/>
        </w:rPr>
      </w:pPr>
      <w:r w:rsidRPr="00DF2B5B">
        <w:rPr>
          <w:rStyle w:val="affffc"/>
          <w:rFonts w:hint="cs"/>
          <w:rtl/>
        </w:rPr>
        <w:t>א</w:t>
      </w:r>
      <w:r w:rsidRPr="00DF2B5B">
        <w:rPr>
          <w:rStyle w:val="affffc"/>
          <w:rtl/>
        </w:rPr>
        <w:t>"</w:t>
      </w:r>
      <w:r w:rsidRPr="00DF2B5B">
        <w:rPr>
          <w:rStyle w:val="affffc"/>
          <w:rFonts w:hint="cs"/>
          <w:rtl/>
        </w:rPr>
        <w:t>נ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קדשים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יוכיחו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פוסל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</w:t>
      </w:r>
      <w:r w:rsidR="00DF2B5B">
        <w:rPr>
          <w:rFonts w:hint="cs"/>
          <w:rtl/>
        </w:rPr>
        <w:t xml:space="preserve">לא עבודה. </w:t>
      </w:r>
    </w:p>
    <w:p w14:paraId="0A1119D9" w14:textId="77777777" w:rsidR="00F07A5B" w:rsidRPr="00F07A5B" w:rsidRDefault="00661552" w:rsidP="0066155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3107EF4B" w14:textId="690BF05D" w:rsidR="00DF2B5B" w:rsidRDefault="00661552" w:rsidP="00B93B58">
      <w:pPr>
        <w:rPr>
          <w:rtl/>
        </w:rPr>
      </w:pPr>
      <w:r>
        <w:rPr>
          <w:rStyle w:val="affffc"/>
          <w:rFonts w:hint="cs"/>
          <w:rtl/>
        </w:rPr>
        <w:t>נ</w:t>
      </w:r>
      <w:r w:rsidR="00B93B58" w:rsidRPr="00DF2B5B">
        <w:rPr>
          <w:rStyle w:val="affffc"/>
          <w:rFonts w:hint="cs"/>
          <w:rtl/>
        </w:rPr>
        <w:t>אמר</w:t>
      </w:r>
      <w:r w:rsidR="00B93B58" w:rsidRPr="00DF2B5B">
        <w:rPr>
          <w:rStyle w:val="affffc"/>
          <w:rtl/>
        </w:rPr>
        <w:t xml:space="preserve"> </w:t>
      </w:r>
      <w:r w:rsidR="00B93B58" w:rsidRPr="00DF2B5B">
        <w:rPr>
          <w:rStyle w:val="affffc"/>
          <w:rFonts w:hint="cs"/>
          <w:rtl/>
        </w:rPr>
        <w:t>כאן</w:t>
      </w:r>
      <w:r w:rsidR="00B93B58" w:rsidRPr="00DF2B5B">
        <w:rPr>
          <w:rStyle w:val="affffc"/>
          <w:rtl/>
        </w:rPr>
        <w:t xml:space="preserve"> </w:t>
      </w:r>
      <w:r w:rsidR="00B93B58" w:rsidRPr="00DF2B5B">
        <w:rPr>
          <w:rStyle w:val="affffc"/>
          <w:rFonts w:hint="cs"/>
          <w:rtl/>
        </w:rPr>
        <w:t>ולהלן</w:t>
      </w:r>
      <w:r w:rsidR="00B93B58" w:rsidRPr="00DF2B5B">
        <w:rPr>
          <w:rStyle w:val="affffc"/>
          <w:rtl/>
        </w:rPr>
        <w:t xml:space="preserve"> </w:t>
      </w:r>
      <w:r w:rsidR="00B93B58" w:rsidRPr="00DF2B5B">
        <w:rPr>
          <w:rStyle w:val="affff8"/>
          <w:rFonts w:hint="cs"/>
          <w:rtl/>
        </w:rPr>
        <w:t>עול</w:t>
      </w:r>
      <w:r w:rsidR="00B93B58" w:rsidRPr="00DF2B5B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להלן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כאן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שאר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עבודות</w:t>
      </w:r>
      <w:r w:rsidR="00B93B58" w:rsidRPr="006F178A">
        <w:rPr>
          <w:rtl/>
        </w:rPr>
        <w:t xml:space="preserve">, </w:t>
      </w:r>
    </w:p>
    <w:p w14:paraId="26AF70BF" w14:textId="28BB35B3" w:rsidR="00B93B58" w:rsidRPr="006F178A" w:rsidRDefault="00B93B58" w:rsidP="00661552">
      <w:pPr>
        <w:spacing w:after="120"/>
        <w:rPr>
          <w:rtl/>
        </w:rPr>
      </w:pPr>
      <w:r w:rsidRPr="00DF2B5B">
        <w:rPr>
          <w:rStyle w:val="affffc"/>
          <w:rFonts w:hint="cs"/>
          <w:rtl/>
        </w:rPr>
        <w:t>וממקום</w:t>
      </w:r>
      <w:r w:rsidRPr="00DF2B5B">
        <w:rPr>
          <w:rStyle w:val="affffc"/>
          <w:rtl/>
        </w:rPr>
        <w:t xml:space="preserve"> </w:t>
      </w:r>
      <w:r w:rsidRPr="00DF2B5B">
        <w:rPr>
          <w:rStyle w:val="affffc"/>
          <w:rFonts w:hint="cs"/>
          <w:rtl/>
        </w:rPr>
        <w:t>שבאתה</w:t>
      </w:r>
      <w:r w:rsidRPr="00DF2B5B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להלן</w:t>
      </w:r>
      <w:r w:rsidRPr="006F178A">
        <w:rPr>
          <w:rtl/>
        </w:rPr>
        <w:t xml:space="preserve"> 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שתמשוך</w:t>
      </w:r>
      <w:r w:rsidRPr="006F178A">
        <w:rPr>
          <w:rtl/>
        </w:rPr>
        <w:t>!</w:t>
      </w:r>
    </w:p>
    <w:p w14:paraId="5E19887C" w14:textId="2506F52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היא</w:t>
      </w:r>
      <w:r w:rsidR="00F07A5B" w:rsidRPr="00F07A5B">
        <w:rPr>
          <w:rtl/>
        </w:rPr>
        <w:t>:</w:t>
      </w:r>
    </w:p>
    <w:p w14:paraId="338523FB" w14:textId="4D194930" w:rsidR="00B93B58" w:rsidRPr="006F178A" w:rsidRDefault="00DF2B5B" w:rsidP="00B93B58">
      <w:pPr>
        <w:rPr>
          <w:rtl/>
        </w:rPr>
      </w:pPr>
      <w:r>
        <w:rPr>
          <w:rFonts w:hint="cs"/>
          <w:rtl/>
        </w:rPr>
        <w:t>דיש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דמייתי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לה</w:t>
      </w:r>
      <w:r w:rsidR="00B93B58" w:rsidRPr="006F178A">
        <w:rPr>
          <w:rtl/>
        </w:rPr>
        <w:t xml:space="preserve"> </w:t>
      </w:r>
      <w:r w:rsidR="00B93B58" w:rsidRPr="00DF2B5B">
        <w:rPr>
          <w:rStyle w:val="affff8"/>
          <w:rFonts w:hint="cs"/>
          <w:rtl/>
        </w:rPr>
        <w:t>מעגלה</w:t>
      </w:r>
      <w:r w:rsidR="00B93B58" w:rsidRPr="00DF2B5B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ויש </w:t>
      </w:r>
      <w:r w:rsidR="00B93B58" w:rsidRPr="006F178A">
        <w:rPr>
          <w:rFonts w:hint="cs"/>
          <w:rtl/>
        </w:rPr>
        <w:t>דמייתי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מגופה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דפרה</w:t>
      </w:r>
      <w:r w:rsidR="00B93B58" w:rsidRPr="006F178A">
        <w:rPr>
          <w:rtl/>
        </w:rPr>
        <w:t>;</w:t>
      </w:r>
    </w:p>
    <w:p w14:paraId="52C93AFD" w14:textId="683B7F41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15C230CC" w14:textId="1495D2EB" w:rsidR="00B93B58" w:rsidRPr="00DF2B5B" w:rsidRDefault="00B93B58" w:rsidP="00DF2B5B">
      <w:pPr>
        <w:rPr>
          <w:rtl/>
        </w:rPr>
      </w:pPr>
      <w:r w:rsidRPr="00DF2B5B">
        <w:rPr>
          <w:rStyle w:val="affff8"/>
          <w:rFonts w:hint="cs"/>
          <w:rtl/>
        </w:rPr>
        <w:t>'עול'</w:t>
      </w:r>
      <w:r w:rsidR="00DF2B5B">
        <w:rPr>
          <w:rFonts w:hint="cs"/>
          <w:rtl/>
        </w:rPr>
        <w:t xml:space="preserve">, </w:t>
      </w:r>
      <w:r w:rsidRPr="00DF2B5B">
        <w:rPr>
          <w:rStyle w:val="affffc"/>
          <w:rFonts w:hint="cs"/>
          <w:rtl/>
        </w:rPr>
        <w:t>שאר</w:t>
      </w:r>
      <w:r w:rsidRPr="00DF2B5B">
        <w:rPr>
          <w:rStyle w:val="affffc"/>
          <w:rtl/>
        </w:rPr>
        <w:t xml:space="preserve"> </w:t>
      </w:r>
      <w:r w:rsidRPr="00DF2B5B">
        <w:rPr>
          <w:rStyle w:val="affffc"/>
          <w:rFonts w:hint="cs"/>
          <w:rtl/>
        </w:rPr>
        <w:t>עבודות</w:t>
      </w:r>
      <w:r w:rsidR="00DF2B5B">
        <w:rPr>
          <w:rFonts w:hint="cs"/>
          <w:rtl/>
        </w:rPr>
        <w:t xml:space="preserve"> מ</w:t>
      </w:r>
      <w:r w:rsidRPr="00DF2B5B">
        <w:rPr>
          <w:rStyle w:val="affff8"/>
          <w:rFonts w:hint="cs"/>
          <w:rtl/>
        </w:rPr>
        <w:t>'אשר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לא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עלה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עליה</w:t>
      </w:r>
      <w:r w:rsidRPr="00DF2B5B">
        <w:rPr>
          <w:rStyle w:val="affff8"/>
          <w:rtl/>
        </w:rPr>
        <w:t xml:space="preserve"> </w:t>
      </w:r>
      <w:r w:rsidRPr="00DF2B5B">
        <w:rPr>
          <w:rStyle w:val="affff8"/>
          <w:rFonts w:hint="cs"/>
          <w:rtl/>
        </w:rPr>
        <w:t>עול'</w:t>
      </w:r>
      <w:r w:rsidRPr="00DF2B5B">
        <w:rPr>
          <w:rStyle w:val="affff8"/>
          <w:rtl/>
        </w:rPr>
        <w:t>,</w:t>
      </w:r>
      <w:r w:rsidRPr="00DF2B5B">
        <w:rPr>
          <w:rtl/>
        </w:rPr>
        <w:t xml:space="preserve"> </w:t>
      </w:r>
      <w:r w:rsidRPr="00DF2B5B">
        <w:rPr>
          <w:rFonts w:hint="cs"/>
          <w:rtl/>
        </w:rPr>
        <w:t>מכל</w:t>
      </w:r>
      <w:r w:rsidRPr="00DF2B5B">
        <w:rPr>
          <w:rtl/>
        </w:rPr>
        <w:t xml:space="preserve"> </w:t>
      </w:r>
      <w:r w:rsidRPr="00DF2B5B">
        <w:rPr>
          <w:rFonts w:hint="cs"/>
          <w:rtl/>
        </w:rPr>
        <w:t>מקום</w:t>
      </w:r>
      <w:r w:rsidRPr="00DF2B5B">
        <w:rPr>
          <w:rtl/>
        </w:rPr>
        <w:t>;</w:t>
      </w:r>
    </w:p>
    <w:p w14:paraId="55D6C911" w14:textId="748983B8" w:rsidR="00B93B58" w:rsidRPr="00DF2B5B" w:rsidRDefault="00B93B58" w:rsidP="00B93B58">
      <w:pPr>
        <w:rPr>
          <w:spacing w:val="2"/>
          <w:rtl/>
        </w:rPr>
      </w:pPr>
      <w:r w:rsidRPr="00DF2B5B">
        <w:rPr>
          <w:rStyle w:val="affff8"/>
          <w:rFonts w:hint="cs"/>
          <w:spacing w:val="2"/>
          <w:rtl/>
        </w:rPr>
        <w:t>עול'</w:t>
      </w:r>
      <w:r w:rsidRPr="00DF2B5B">
        <w:rPr>
          <w:rStyle w:val="affff8"/>
          <w:spacing w:val="2"/>
          <w:rtl/>
        </w:rPr>
        <w:t xml:space="preserve"> </w:t>
      </w:r>
      <w:r w:rsidRPr="00DF2B5B">
        <w:rPr>
          <w:rFonts w:hint="eastAsia"/>
          <w:spacing w:val="2"/>
          <w:rtl/>
        </w:rPr>
        <w:t>פוסל</w:t>
      </w:r>
      <w:r w:rsidRPr="00DF2B5B">
        <w:rPr>
          <w:spacing w:val="2"/>
          <w:rtl/>
        </w:rPr>
        <w:t xml:space="preserve"> </w:t>
      </w:r>
      <w:r w:rsidR="00DF2B5B" w:rsidRPr="00DF2B5B">
        <w:rPr>
          <w:rFonts w:hint="cs"/>
          <w:spacing w:val="2"/>
          <w:rtl/>
        </w:rPr>
        <w:t xml:space="preserve">אף שלא בשעת עבודה. </w:t>
      </w:r>
      <w:r w:rsidRPr="00DF2B5B">
        <w:rPr>
          <w:rFonts w:hint="eastAsia"/>
          <w:spacing w:val="2"/>
          <w:rtl/>
        </w:rPr>
        <w:t>שאר</w:t>
      </w:r>
      <w:r w:rsidRPr="00DF2B5B">
        <w:rPr>
          <w:spacing w:val="2"/>
          <w:rtl/>
        </w:rPr>
        <w:t xml:space="preserve"> </w:t>
      </w:r>
      <w:r w:rsidRPr="00DF2B5B">
        <w:rPr>
          <w:rFonts w:hint="eastAsia"/>
          <w:spacing w:val="2"/>
          <w:rtl/>
        </w:rPr>
        <w:t>עבודות</w:t>
      </w:r>
      <w:r w:rsidRPr="00DF2B5B">
        <w:rPr>
          <w:spacing w:val="2"/>
          <w:rtl/>
        </w:rPr>
        <w:t xml:space="preserve"> </w:t>
      </w:r>
      <w:r w:rsidR="00DF2B5B" w:rsidRPr="00DF2B5B">
        <w:rPr>
          <w:rFonts w:hint="cs"/>
          <w:spacing w:val="2"/>
          <w:rtl/>
        </w:rPr>
        <w:t>רק</w:t>
      </w:r>
      <w:r w:rsidRPr="00DF2B5B">
        <w:rPr>
          <w:spacing w:val="2"/>
          <w:rtl/>
        </w:rPr>
        <w:t xml:space="preserve"> </w:t>
      </w:r>
      <w:r w:rsidRPr="00DF2B5B">
        <w:rPr>
          <w:rFonts w:hint="eastAsia"/>
          <w:spacing w:val="2"/>
          <w:rtl/>
        </w:rPr>
        <w:t>בשעת</w:t>
      </w:r>
      <w:r w:rsidRPr="00DF2B5B">
        <w:rPr>
          <w:spacing w:val="2"/>
          <w:rtl/>
        </w:rPr>
        <w:t xml:space="preserve"> </w:t>
      </w:r>
      <w:r w:rsidRPr="00DF2B5B">
        <w:rPr>
          <w:rFonts w:hint="eastAsia"/>
          <w:spacing w:val="2"/>
          <w:rtl/>
        </w:rPr>
        <w:t>עבודה</w:t>
      </w:r>
      <w:r w:rsidRPr="00DF2B5B">
        <w:rPr>
          <w:spacing w:val="2"/>
          <w:rtl/>
        </w:rPr>
        <w:t>.</w:t>
      </w:r>
    </w:p>
    <w:p w14:paraId="18D8DA59" w14:textId="77777777" w:rsidR="00DF2B5B" w:rsidRDefault="00B93B58" w:rsidP="00B93B58">
      <w:pPr>
        <w:rPr>
          <w:rStyle w:val="affffc"/>
          <w:rtl/>
        </w:rPr>
      </w:pPr>
      <w:r w:rsidRPr="00CC56D5">
        <w:rPr>
          <w:rStyle w:val="affff8"/>
          <w:rFonts w:hint="cs"/>
          <w:rtl/>
        </w:rPr>
        <w:t xml:space="preserve">'ואשר' </w:t>
      </w:r>
      <w:r w:rsidRPr="006F178A">
        <w:rPr>
          <w:rFonts w:hint="cs"/>
          <w:rtl/>
        </w:rPr>
        <w:t xml:space="preserve">ריבוייא הוא, </w:t>
      </w:r>
    </w:p>
    <w:p w14:paraId="2BEC6B8A" w14:textId="7D17E5D3" w:rsidR="00B93B58" w:rsidRPr="006F178A" w:rsidRDefault="00B93B58" w:rsidP="00B93B58">
      <w:pPr>
        <w:rPr>
          <w:rtl/>
        </w:rPr>
      </w:pPr>
      <w:r w:rsidRPr="00DF2B5B">
        <w:rPr>
          <w:rStyle w:val="affffc"/>
          <w:rFonts w:hint="cs"/>
          <w:rtl/>
        </w:rPr>
        <w:t>ול</w:t>
      </w:r>
      <w:r w:rsidR="00DF2B5B" w:rsidRPr="00DF2B5B">
        <w:rPr>
          <w:rStyle w:val="affffc"/>
          <w:rFonts w:hint="cs"/>
          <w:rtl/>
        </w:rPr>
        <w:t>כך</w:t>
      </w:r>
      <w:r w:rsidRPr="00DF2B5B">
        <w:rPr>
          <w:rStyle w:val="affffc"/>
          <w:rFonts w:hint="cs"/>
          <w:rtl/>
        </w:rPr>
        <w:t xml:space="preserve"> א</w:t>
      </w:r>
      <w:r w:rsidRPr="00DF2B5B">
        <w:rPr>
          <w:rStyle w:val="affffc"/>
          <w:rtl/>
        </w:rPr>
        <w:t>"</w:t>
      </w:r>
      <w:r w:rsidRPr="00DF2B5B">
        <w:rPr>
          <w:rStyle w:val="affffc"/>
          <w:rFonts w:hint="cs"/>
          <w:rtl/>
        </w:rPr>
        <w:t>א ללמוד</w:t>
      </w:r>
      <w:r w:rsidRPr="006F178A">
        <w:rPr>
          <w:rFonts w:hint="cs"/>
          <w:rtl/>
        </w:rPr>
        <w:t xml:space="preserve"> כלל ופרט דאין בכלל אלא מה שבפרט דווקא עול </w:t>
      </w:r>
    </w:p>
    <w:p w14:paraId="5F482B49" w14:textId="53E5C6E7" w:rsidR="00F07A5B" w:rsidRPr="00F07A5B" w:rsidRDefault="00B93B58" w:rsidP="00DF2B5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</w:t>
      </w:r>
      <w:r w:rsidRPr="00F07A5B">
        <w:rPr>
          <w:rtl/>
        </w:rPr>
        <w:t>"</w:t>
      </w:r>
      <w:r w:rsidRPr="00F07A5B">
        <w:rPr>
          <w:rFonts w:hint="cs"/>
          <w:rtl/>
        </w:rPr>
        <w:t>ה בעגלה</w:t>
      </w:r>
      <w:r w:rsidR="00F07A5B" w:rsidRPr="00F07A5B">
        <w:rPr>
          <w:rFonts w:hint="cs"/>
          <w:rtl/>
        </w:rPr>
        <w:t>:</w:t>
      </w:r>
    </w:p>
    <w:p w14:paraId="4D5F6C40" w14:textId="0CE8EFE7" w:rsidR="00B93B58" w:rsidRDefault="00B93B58" w:rsidP="00C12D1D">
      <w:pPr>
        <w:spacing w:after="60"/>
        <w:rPr>
          <w:rStyle w:val="affff8"/>
          <w:rtl/>
        </w:rPr>
      </w:pPr>
      <w:r w:rsidRPr="00BF7DBF">
        <w:rPr>
          <w:rStyle w:val="affff8"/>
          <w:rFonts w:hint="cs"/>
          <w:rtl/>
        </w:rPr>
        <w:t>'עול'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עבודות</w:t>
      </w:r>
      <w:r w:rsidRPr="006F178A">
        <w:rPr>
          <w:rtl/>
        </w:rPr>
        <w:t xml:space="preserve"> </w:t>
      </w:r>
      <w:r w:rsidR="00DF2B5B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עובד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בה</w:t>
      </w:r>
      <w:r w:rsidRPr="00BF7DBF">
        <w:rPr>
          <w:rStyle w:val="affff8"/>
          <w:rtl/>
        </w:rPr>
        <w:t>',</w:t>
      </w:r>
    </w:p>
    <w:p w14:paraId="72A56374" w14:textId="07B94956" w:rsidR="00E4644A" w:rsidRPr="00E4644A" w:rsidRDefault="00E4644A" w:rsidP="00E4644A">
      <w:pPr>
        <w:jc w:val="center"/>
        <w:rPr>
          <w:rFonts w:ascii="BA • Vilna Light" w:hAnsi="BA • Vilna Light" w:cs="BA • Vilna Light"/>
          <w:rtl/>
        </w:rPr>
      </w:pPr>
      <w:r w:rsidRPr="00255160">
        <w:rPr>
          <w:rFonts w:ascii="BA • Vilna Light" w:hAnsi="BA • Vilna Light" w:cs="BA • Vilna Light"/>
          <w:rtl/>
        </w:rPr>
        <w:t>***</w:t>
      </w:r>
    </w:p>
    <w:p w14:paraId="2A00BF1E" w14:textId="77777777" w:rsidR="00F07A5B" w:rsidRPr="00F07A5B" w:rsidRDefault="00C12D1D" w:rsidP="00C12D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 בעי מרי''ו</w:t>
      </w:r>
      <w:r w:rsidR="00F07A5B" w:rsidRPr="00F07A5B">
        <w:rPr>
          <w:rtl/>
        </w:rPr>
        <w:t>:</w:t>
      </w:r>
    </w:p>
    <w:p w14:paraId="60C8A419" w14:textId="6EB17C76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משיכת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בכמה</w:t>
      </w:r>
      <w:r w:rsidRPr="006F178A">
        <w:rPr>
          <w:rtl/>
        </w:rPr>
        <w:t xml:space="preserve">? </w:t>
      </w:r>
      <w:r w:rsidRPr="00C12D1D">
        <w:rPr>
          <w:rStyle w:val="affffc"/>
          <w:rFonts w:hint="cs"/>
          <w:rtl/>
        </w:rPr>
        <w:t>א</w:t>
      </w:r>
      <w:r w:rsidRPr="00C12D1D">
        <w:rPr>
          <w:rStyle w:val="affffc"/>
          <w:rtl/>
        </w:rPr>
        <w:t>"</w:t>
      </w:r>
      <w:r w:rsidRPr="00C12D1D">
        <w:rPr>
          <w:rStyle w:val="affffc"/>
          <w:rFonts w:hint="cs"/>
          <w:rtl/>
        </w:rPr>
        <w:t>ל</w:t>
      </w:r>
      <w:r w:rsidRPr="00C12D1D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>.</w:t>
      </w:r>
    </w:p>
    <w:p w14:paraId="21C81523" w14:textId="77777777" w:rsidR="00C12D1D" w:rsidRDefault="00B93B58" w:rsidP="006C7D1C">
      <w:pPr>
        <w:pStyle w:val="affffd"/>
        <w:rPr>
          <w:rtl/>
        </w:rPr>
      </w:pPr>
      <w:r w:rsidRPr="00C12D1D">
        <w:rPr>
          <w:rFonts w:hint="cs"/>
          <w:rtl/>
        </w:rPr>
        <w:t>'איבעיא</w:t>
      </w:r>
      <w:r w:rsidRPr="00C12D1D">
        <w:rPr>
          <w:rtl/>
        </w:rPr>
        <w:t xml:space="preserve"> </w:t>
      </w:r>
      <w:r w:rsidRPr="00C12D1D">
        <w:rPr>
          <w:rFonts w:hint="cs"/>
          <w:rtl/>
        </w:rPr>
        <w:t>להו</w:t>
      </w:r>
      <w:r w:rsidRPr="00C12D1D">
        <w:rPr>
          <w:rtl/>
        </w:rPr>
        <w:t xml:space="preserve">: </w:t>
      </w:r>
      <w:r w:rsidRPr="00C12D1D">
        <w:rPr>
          <w:rFonts w:hint="cs"/>
          <w:rtl/>
        </w:rPr>
        <w:t>לארכו</w:t>
      </w:r>
      <w:r w:rsidRPr="00C12D1D">
        <w:rPr>
          <w:rtl/>
        </w:rPr>
        <w:t xml:space="preserve"> </w:t>
      </w:r>
      <w:r w:rsidRPr="00C12D1D">
        <w:rPr>
          <w:rFonts w:hint="cs"/>
          <w:rtl/>
        </w:rPr>
        <w:t>או</w:t>
      </w:r>
      <w:r w:rsidRPr="00C12D1D">
        <w:rPr>
          <w:rtl/>
        </w:rPr>
        <w:t xml:space="preserve"> </w:t>
      </w:r>
      <w:r w:rsidRPr="00C12D1D">
        <w:rPr>
          <w:rFonts w:hint="cs"/>
          <w:rtl/>
        </w:rPr>
        <w:t>לרחבו</w:t>
      </w:r>
      <w:r w:rsidRPr="00C12D1D">
        <w:rPr>
          <w:rtl/>
        </w:rPr>
        <w:t xml:space="preserve">? </w:t>
      </w:r>
    </w:p>
    <w:p w14:paraId="09CEEDFA" w14:textId="45776054" w:rsidR="00F07A5B" w:rsidRPr="00F07A5B" w:rsidRDefault="00C12D1D" w:rsidP="00C12D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רי''ע מרי''ו</w:t>
      </w:r>
      <w:r w:rsidR="00F07A5B" w:rsidRPr="00F07A5B">
        <w:rPr>
          <w:rFonts w:hint="cs"/>
          <w:rtl/>
        </w:rPr>
        <w:t>:</w:t>
      </w:r>
    </w:p>
    <w:p w14:paraId="0C4C2C8D" w14:textId="79B0AC4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משיכת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 xml:space="preserve"> </w:t>
      </w:r>
      <w:r w:rsidRPr="00181B70">
        <w:rPr>
          <w:rFonts w:cs="BA Vilna Bold" w:hint="cs"/>
          <w:rtl/>
        </w:rPr>
        <w:t>לרחבו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טפח</w:t>
      </w:r>
      <w:r w:rsidRPr="006F178A">
        <w:rPr>
          <w:rtl/>
        </w:rPr>
        <w:t>.</w:t>
      </w:r>
    </w:p>
    <w:p w14:paraId="3381FCB8" w14:textId="4A62783F" w:rsidR="00B93B58" w:rsidRPr="006F178A" w:rsidRDefault="00B93B58" w:rsidP="00C12D1D">
      <w:pPr>
        <w:rPr>
          <w:rtl/>
        </w:rPr>
      </w:pPr>
      <w:r w:rsidRPr="006F178A">
        <w:rPr>
          <w:rFonts w:hint="cs"/>
          <w:rtl/>
        </w:rPr>
        <w:t>ולא אמר טפח דקמ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שיעור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טפח</w:t>
      </w:r>
      <w:r w:rsidR="00C12D1D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C12D1D">
        <w:rPr>
          <w:rFonts w:cs="BA Vilna Bold" w:hint="cs"/>
          <w:rtl/>
        </w:rPr>
        <w:t>ונפק</w:t>
      </w:r>
      <w:r w:rsidRPr="00C12D1D">
        <w:rPr>
          <w:rFonts w:cs="BA Vilna Bold"/>
          <w:rtl/>
        </w:rPr>
        <w:t>"</w:t>
      </w:r>
      <w:r w:rsidRPr="00C12D1D">
        <w:rPr>
          <w:rFonts w:cs="BA Vilna Bold" w:hint="cs"/>
          <w:rtl/>
        </w:rPr>
        <w:t>מ</w:t>
      </w:r>
      <w:r w:rsidRPr="006F178A">
        <w:rPr>
          <w:rFonts w:hint="cs"/>
          <w:rtl/>
        </w:rPr>
        <w:t xml:space="preserve"> למקח וממכר</w:t>
      </w:r>
      <w:r w:rsidRPr="006F178A">
        <w:rPr>
          <w:rtl/>
        </w:rPr>
        <w:t>.</w:t>
      </w:r>
    </w:p>
    <w:p w14:paraId="3AAB0486" w14:textId="04CF390A" w:rsidR="00F07A5B" w:rsidRPr="00F07A5B" w:rsidRDefault="00B93B58" w:rsidP="00C12D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בן שאול</w:t>
      </w:r>
      <w:r w:rsidR="00F07A5B" w:rsidRPr="00F07A5B">
        <w:rPr>
          <w:rtl/>
        </w:rPr>
        <w:t>:</w:t>
      </w:r>
    </w:p>
    <w:p w14:paraId="62F3BA86" w14:textId="628C47CA" w:rsidR="00B93B58" w:rsidRPr="009972B7" w:rsidRDefault="00B93B58" w:rsidP="00C12D1D">
      <w:pPr>
        <w:rPr>
          <w:spacing w:val="2"/>
          <w:rtl/>
        </w:rPr>
      </w:pP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בנחל</w:t>
      </w:r>
      <w:r w:rsidRPr="006F178A">
        <w:rPr>
          <w:rtl/>
        </w:rPr>
        <w:t xml:space="preserve">? </w:t>
      </w:r>
      <w:r w:rsidRPr="00C12D1D">
        <w:rPr>
          <w:rStyle w:val="affffc"/>
          <w:rFonts w:hint="cs"/>
          <w:rtl/>
        </w:rPr>
        <w:t>אמר</w:t>
      </w:r>
      <w:r w:rsidRPr="00C12D1D">
        <w:rPr>
          <w:rStyle w:val="affffc"/>
          <w:rtl/>
        </w:rPr>
        <w:t xml:space="preserve"> </w:t>
      </w:r>
      <w:r w:rsidRPr="00C12D1D">
        <w:rPr>
          <w:rStyle w:val="affffc"/>
          <w:rFonts w:hint="cs"/>
          <w:rtl/>
        </w:rPr>
        <w:t>הקב</w:t>
      </w:r>
      <w:r w:rsidRPr="00C12D1D">
        <w:rPr>
          <w:rStyle w:val="affffc"/>
          <w:rtl/>
        </w:rPr>
        <w:t>"</w:t>
      </w:r>
      <w:r w:rsidRPr="00C12D1D">
        <w:rPr>
          <w:rStyle w:val="affffc"/>
          <w:rFonts w:hint="cs"/>
          <w:rtl/>
        </w:rPr>
        <w:t>ה</w:t>
      </w:r>
      <w:r w:rsidRPr="00C12D1D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</w:t>
      </w:r>
      <w:r w:rsidRPr="006F178A">
        <w:rPr>
          <w:rtl/>
        </w:rPr>
        <w:t xml:space="preserve"> </w:t>
      </w:r>
      <w:r w:rsidRPr="009972B7">
        <w:rPr>
          <w:rFonts w:hint="cs"/>
          <w:spacing w:val="2"/>
          <w:rtl/>
        </w:rPr>
        <w:t>שלא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עשה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פירות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ויערף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במקום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שאין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עושה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פירות</w:t>
      </w:r>
      <w:r w:rsidRPr="009972B7">
        <w:rPr>
          <w:spacing w:val="2"/>
          <w:rtl/>
        </w:rPr>
        <w:t xml:space="preserve">, </w:t>
      </w:r>
      <w:r w:rsidRPr="009972B7">
        <w:rPr>
          <w:rFonts w:hint="cs"/>
          <w:spacing w:val="2"/>
          <w:rtl/>
        </w:rPr>
        <w:t>ויכפר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על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מי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שלא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הניחו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לעשות</w:t>
      </w:r>
      <w:r w:rsidRPr="009972B7">
        <w:rPr>
          <w:spacing w:val="2"/>
          <w:rtl/>
        </w:rPr>
        <w:t xml:space="preserve"> </w:t>
      </w:r>
      <w:r w:rsidRPr="009972B7">
        <w:rPr>
          <w:rFonts w:cs="BA Vilna Bold" w:hint="cs"/>
          <w:spacing w:val="2"/>
          <w:rtl/>
        </w:rPr>
        <w:t>פירות</w:t>
      </w:r>
      <w:r w:rsidR="00C12D1D" w:rsidRPr="009972B7">
        <w:rPr>
          <w:rFonts w:hint="cs"/>
          <w:spacing w:val="2"/>
          <w:rtl/>
        </w:rPr>
        <w:t xml:space="preserve"> [-מצוות]</w:t>
      </w:r>
      <w:r w:rsidRPr="009972B7">
        <w:rPr>
          <w:spacing w:val="2"/>
          <w:rtl/>
        </w:rPr>
        <w:t>.</w:t>
      </w:r>
      <w:r w:rsidR="00C12D1D" w:rsidRPr="009972B7">
        <w:rPr>
          <w:rStyle w:val="afffff2"/>
          <w:rFonts w:hint="cs"/>
          <w:spacing w:val="2"/>
          <w:rtl/>
        </w:rPr>
        <w:t xml:space="preserve"> ולא פו''ר דהא גם על </w:t>
      </w:r>
      <w:r w:rsidRPr="009972B7">
        <w:rPr>
          <w:rStyle w:val="afffff2"/>
          <w:rFonts w:hint="cs"/>
          <w:spacing w:val="2"/>
          <w:rtl/>
        </w:rPr>
        <w:t>זקן</w:t>
      </w:r>
      <w:r w:rsidRPr="009972B7">
        <w:rPr>
          <w:rStyle w:val="afffff2"/>
          <w:spacing w:val="2"/>
          <w:rtl/>
        </w:rPr>
        <w:t xml:space="preserve"> </w:t>
      </w:r>
      <w:r w:rsidRPr="009972B7">
        <w:rPr>
          <w:rStyle w:val="afffff2"/>
          <w:rFonts w:hint="cs"/>
          <w:spacing w:val="2"/>
          <w:rtl/>
        </w:rPr>
        <w:t>וסריס</w:t>
      </w:r>
      <w:r w:rsidRPr="009972B7">
        <w:rPr>
          <w:rStyle w:val="afffff2"/>
          <w:spacing w:val="2"/>
          <w:rtl/>
        </w:rPr>
        <w:t xml:space="preserve"> </w:t>
      </w:r>
      <w:r w:rsidR="00C12D1D" w:rsidRPr="009972B7">
        <w:rPr>
          <w:rStyle w:val="afffff2"/>
          <w:rFonts w:hint="cs"/>
          <w:spacing w:val="2"/>
          <w:rtl/>
        </w:rPr>
        <w:t>עורפים]</w:t>
      </w:r>
    </w:p>
    <w:p w14:paraId="3B478CF5" w14:textId="70EC2AF6" w:rsidR="00B93B58" w:rsidRPr="006F178A" w:rsidRDefault="00E4644A" w:rsidP="00E4644A">
      <w:pPr>
        <w:pStyle w:val="affff5"/>
        <w:rPr>
          <w:del w:id="90246" w:author="מנוע עיצוב" w:date="2026-10-08T11:01:28Z"/>
          <w:rtl/>
        </w:rPr>
      </w:pPr>
      <w:del w:id="90245" w:author="מנוע עיצוב" w:date="2026-10-08T11:01:28Z">
        <w:r>
          <w:rPr>
            <w:rtl/>
          </w:rPr>
          <w:delText xml:space="preserve">****</w:delText>
        </w:r>
      </w:del>
    </w:p>
    <w:p w14:paraId="42F76A8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מו: </w:t>
      </w:r>
    </w:p>
    <w:p w14:paraId="28BE5027" w14:textId="77777777" w:rsidR="00B93B58" w:rsidRPr="006F178A" w:rsidRDefault="00B93B58" w:rsidP="005670C9">
      <w:pPr>
        <w:pStyle w:val="afffd"/>
        <w:rPr>
          <w:rtl/>
        </w:rPr>
      </w:pPr>
      <w:ins w:id="9907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ומורידין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נחל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איתן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כמשמעו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קשה</w:t>
      </w:r>
      <w:r w:rsidRPr="006F178A">
        <w:rPr>
          <w:rtl/>
        </w:rPr>
        <w:t>.</w:t>
      </w:r>
    </w:p>
    <w:p w14:paraId="2504B841" w14:textId="54BCB58B" w:rsidR="00F07A5B" w:rsidRPr="00F07A5B" w:rsidRDefault="00B93B58" w:rsidP="00C12D1D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2F71A459" w14:textId="4DD950FC" w:rsidR="00661552" w:rsidRDefault="00B93B58" w:rsidP="00C12D1D">
      <w:pPr>
        <w:rPr>
          <w:rStyle w:val="affffc"/>
          <w:rtl/>
        </w:rPr>
      </w:pPr>
      <w:r w:rsidRPr="006F178A">
        <w:rPr>
          <w:rFonts w:hint="cs"/>
          <w:rtl/>
        </w:rPr>
        <w:t>לאיתן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קשה</w:t>
      </w:r>
      <w:r w:rsidR="00C12D1D">
        <w:rPr>
          <w:rFonts w:hint="cs"/>
          <w:rtl/>
        </w:rPr>
        <w:t xml:space="preserve">- </w:t>
      </w:r>
      <w:r w:rsidR="00C12D1D">
        <w:rPr>
          <w:rStyle w:val="affff8"/>
          <w:rFonts w:hint="cs"/>
          <w:rtl/>
        </w:rPr>
        <w:t>ד</w:t>
      </w:r>
      <w:r w:rsidRPr="00BF7DBF">
        <w:rPr>
          <w:rStyle w:val="affff8"/>
          <w:rFonts w:hint="cs"/>
          <w:rtl/>
        </w:rPr>
        <w:t>'איתן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מושבך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ושים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בסלע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קנך'</w:t>
      </w:r>
      <w:r w:rsidRPr="00BF7DBF">
        <w:rPr>
          <w:rStyle w:val="affff8"/>
          <w:rtl/>
        </w:rPr>
        <w:t>,</w:t>
      </w:r>
      <w:r w:rsidRPr="00C12D1D">
        <w:rPr>
          <w:rStyle w:val="affffc"/>
          <w:rtl/>
        </w:rPr>
        <w:t xml:space="preserve"> </w:t>
      </w:r>
    </w:p>
    <w:p w14:paraId="61D56588" w14:textId="1E9AB07E" w:rsidR="00B93B58" w:rsidRPr="006F178A" w:rsidRDefault="00B93B58" w:rsidP="00661552">
      <w:pPr>
        <w:ind w:left="226" w:firstLine="113"/>
        <w:rPr>
          <w:rtl/>
        </w:rPr>
      </w:pPr>
      <w:r w:rsidRPr="00C12D1D">
        <w:rPr>
          <w:rStyle w:val="affffc"/>
          <w:rFonts w:hint="cs"/>
          <w:rtl/>
        </w:rPr>
        <w:t>ואומר</w:t>
      </w:r>
      <w:r w:rsidRPr="00C12D1D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C12D1D">
        <w:rPr>
          <w:rStyle w:val="affff8"/>
          <w:rFonts w:hint="cs"/>
          <w:rtl/>
        </w:rPr>
        <w:t>שמעו</w:t>
      </w:r>
      <w:r w:rsidRPr="00C12D1D">
        <w:rPr>
          <w:rStyle w:val="affff8"/>
          <w:rtl/>
        </w:rPr>
        <w:t xml:space="preserve"> </w:t>
      </w:r>
      <w:r w:rsidRPr="00C12D1D">
        <w:rPr>
          <w:rStyle w:val="affff8"/>
          <w:rFonts w:hint="cs"/>
          <w:rtl/>
        </w:rPr>
        <w:t>הרים</w:t>
      </w:r>
      <w:r w:rsidRPr="00C12D1D">
        <w:rPr>
          <w:rStyle w:val="affff8"/>
          <w:rtl/>
        </w:rPr>
        <w:t xml:space="preserve"> </w:t>
      </w:r>
      <w:r w:rsidRPr="00C12D1D">
        <w:rPr>
          <w:rStyle w:val="affff8"/>
          <w:rFonts w:hint="cs"/>
          <w:rtl/>
        </w:rPr>
        <w:t>את</w:t>
      </w:r>
      <w:r w:rsidRPr="00C12D1D">
        <w:rPr>
          <w:rStyle w:val="affff8"/>
          <w:rtl/>
        </w:rPr>
        <w:t xml:space="preserve"> </w:t>
      </w:r>
      <w:r w:rsidRPr="00C12D1D">
        <w:rPr>
          <w:rStyle w:val="affff8"/>
          <w:rFonts w:hint="cs"/>
          <w:rtl/>
        </w:rPr>
        <w:t>ריב</w:t>
      </w:r>
      <w:r w:rsidRPr="00C12D1D">
        <w:rPr>
          <w:rStyle w:val="affff8"/>
          <w:rtl/>
        </w:rPr>
        <w:t xml:space="preserve"> ה' </w:t>
      </w:r>
      <w:r w:rsidRPr="00C12D1D">
        <w:rPr>
          <w:rStyle w:val="affff8"/>
          <w:rFonts w:hint="cs"/>
          <w:rtl/>
        </w:rPr>
        <w:t>והאיתנים</w:t>
      </w:r>
      <w:r w:rsidRPr="00C12D1D">
        <w:rPr>
          <w:rStyle w:val="affff8"/>
          <w:rtl/>
        </w:rPr>
        <w:t xml:space="preserve"> </w:t>
      </w:r>
      <w:r w:rsidRPr="00C12D1D">
        <w:rPr>
          <w:rStyle w:val="affff8"/>
          <w:rFonts w:hint="cs"/>
          <w:rtl/>
        </w:rPr>
        <w:t>מוסדי</w:t>
      </w:r>
      <w:r w:rsidRPr="00C12D1D">
        <w:rPr>
          <w:rStyle w:val="affff8"/>
          <w:rtl/>
        </w:rPr>
        <w:t xml:space="preserve"> </w:t>
      </w:r>
      <w:r w:rsidRPr="00C12D1D">
        <w:rPr>
          <w:rStyle w:val="affff8"/>
          <w:rFonts w:hint="cs"/>
          <w:rtl/>
        </w:rPr>
        <w:t>ארץ</w:t>
      </w:r>
      <w:r w:rsidRPr="00C12D1D">
        <w:rPr>
          <w:rStyle w:val="affff8"/>
          <w:rtl/>
        </w:rPr>
        <w:t>;</w:t>
      </w:r>
    </w:p>
    <w:p w14:paraId="1C41C0C1" w14:textId="77777777" w:rsidR="00F07A5B" w:rsidRPr="00F07A5B" w:rsidRDefault="00B93B58" w:rsidP="00C12D1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אחרים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אומרים</w:t>
      </w:r>
      <w:r w:rsidR="00F07A5B" w:rsidRPr="00F07A5B">
        <w:rPr>
          <w:rtl/>
        </w:rPr>
        <w:t>:</w:t>
      </w:r>
    </w:p>
    <w:p w14:paraId="52A4FE9A" w14:textId="411D4DE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איתן</w:t>
      </w:r>
      <w:r w:rsidRPr="006F178A">
        <w:rPr>
          <w:rtl/>
        </w:rPr>
        <w:t xml:space="preserve"> </w:t>
      </w:r>
      <w:r w:rsidR="00C12D1D">
        <w:rPr>
          <w:rFonts w:hint="cs"/>
          <w:rtl/>
        </w:rPr>
        <w:t>-</w:t>
      </w:r>
      <w:r w:rsidRPr="006F178A">
        <w:rPr>
          <w:rFonts w:hint="cs"/>
          <w:rtl/>
        </w:rPr>
        <w:t>ישן</w:t>
      </w:r>
      <w:r w:rsidR="00C12D1D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C12D1D">
        <w:rPr>
          <w:rFonts w:hint="cs"/>
          <w:rtl/>
        </w:rPr>
        <w:t>ד</w:t>
      </w:r>
      <w:r w:rsidRPr="00BF7DBF">
        <w:rPr>
          <w:rStyle w:val="affff8"/>
          <w:rtl/>
        </w:rPr>
        <w:t>'</w:t>
      </w:r>
      <w:r w:rsidRPr="00BF7DBF">
        <w:rPr>
          <w:rStyle w:val="affff8"/>
          <w:rFonts w:hint="cs"/>
          <w:rtl/>
        </w:rPr>
        <w:t>גוי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איתן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הוא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גוי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מעולם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הוא'</w:t>
      </w:r>
      <w:r w:rsidRPr="00BF7DBF">
        <w:rPr>
          <w:rStyle w:val="affff8"/>
          <w:rtl/>
        </w:rPr>
        <w:t>.</w:t>
      </w:r>
    </w:p>
    <w:p w14:paraId="1EC83EE0" w14:textId="3BF60760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320E48E" w14:textId="672EE296" w:rsidR="00B93B58" w:rsidRPr="00C12D1D" w:rsidRDefault="00B93B58" w:rsidP="00C12D1D">
      <w:pPr>
        <w:rPr>
          <w:rtl/>
        </w:rPr>
      </w:pPr>
      <w:r w:rsidRPr="00C12D1D">
        <w:rPr>
          <w:rFonts w:cs="BA Vilna Bold" w:hint="cs"/>
          <w:rtl/>
        </w:rPr>
        <w:t>ועורפין</w:t>
      </w:r>
      <w:r w:rsidRPr="00C12D1D">
        <w:rPr>
          <w:rFonts w:cs="BA Vilna Bold"/>
          <w:rtl/>
        </w:rPr>
        <w:t xml:space="preserve"> </w:t>
      </w:r>
      <w:r w:rsidRPr="00C12D1D">
        <w:rPr>
          <w:rFonts w:cs="BA Vilna Bold" w:hint="cs"/>
          <w:rtl/>
        </w:rPr>
        <w:t>אותה</w:t>
      </w:r>
      <w:r w:rsidRPr="00C12D1D">
        <w:rPr>
          <w:rFonts w:cs="BA Vilna Bold"/>
          <w:rtl/>
        </w:rPr>
        <w:t xml:space="preserve"> </w:t>
      </w:r>
      <w:r w:rsidRPr="00C12D1D">
        <w:rPr>
          <w:rFonts w:cs="BA Vilna Bold" w:hint="cs"/>
          <w:rtl/>
        </w:rPr>
        <w:t>בקופיץ</w:t>
      </w:r>
      <w:r w:rsidRPr="00C12D1D">
        <w:rPr>
          <w:rFonts w:cs="BA Vilna Bold"/>
          <w:rtl/>
        </w:rPr>
        <w:t xml:space="preserve"> </w:t>
      </w:r>
      <w:r w:rsidRPr="00C12D1D">
        <w:rPr>
          <w:rFonts w:cs="BA Vilna Bold" w:hint="cs"/>
          <w:rtl/>
        </w:rPr>
        <w:t>מאחוריה</w:t>
      </w:r>
      <w:r w:rsidRPr="00C12D1D">
        <w:rPr>
          <w:rtl/>
        </w:rPr>
        <w:t>.</w:t>
      </w:r>
      <w:r w:rsidR="00C12D1D" w:rsidRPr="00C12D1D">
        <w:rPr>
          <w:rFonts w:hint="cs"/>
          <w:rtl/>
        </w:rPr>
        <w:t xml:space="preserve">- </w:t>
      </w:r>
      <w:r w:rsidR="00C12D1D" w:rsidRPr="00C12D1D">
        <w:rPr>
          <w:rStyle w:val="affff8"/>
          <w:rFonts w:hint="cs"/>
          <w:rtl/>
        </w:rPr>
        <w:t>עריפה עריפה</w:t>
      </w:r>
      <w:r w:rsidR="00C12D1D" w:rsidRPr="00C12D1D">
        <w:rPr>
          <w:rFonts w:hint="cs"/>
          <w:rtl/>
        </w:rPr>
        <w:t xml:space="preserve"> מחטאת העוף</w:t>
      </w:r>
    </w:p>
    <w:p w14:paraId="5B54A489" w14:textId="6E06B7C3" w:rsidR="00B93B58" w:rsidRPr="006F178A" w:rsidRDefault="00E4644A" w:rsidP="00E4644A">
      <w:pPr>
        <w:pStyle w:val="affff5"/>
        <w:rPr>
          <w:del w:id="90248" w:author="מנוע עיצוב" w:date="2026-10-08T11:01:28Z"/>
          <w:rtl/>
        </w:rPr>
      </w:pPr>
      <w:del w:id="90247" w:author="מנוע עיצוב" w:date="2026-10-08T11:01:28Z">
        <w:r>
          <w:rPr>
            <w:rtl/>
          </w:rPr>
          <w:delText xml:space="preserve">****</w:delText>
        </w:r>
      </w:del>
    </w:p>
    <w:p w14:paraId="59390E69" w14:textId="77777777" w:rsidR="00B93B58" w:rsidRPr="006F178A" w:rsidRDefault="00B93B58" w:rsidP="005670C9">
      <w:pPr>
        <w:pStyle w:val="afffd"/>
        <w:rPr>
          <w:rtl/>
        </w:rPr>
      </w:pPr>
      <w:ins w:id="9908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ומקומה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אסור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מלזרוע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ומליעבד</w:t>
      </w:r>
      <w:r w:rsidRPr="006F178A">
        <w:rPr>
          <w:rtl/>
        </w:rPr>
        <w:t>.</w:t>
      </w:r>
    </w:p>
    <w:p w14:paraId="21E2AE07" w14:textId="5B3724F0" w:rsidR="00F07A5B" w:rsidRPr="00F07A5B" w:rsidRDefault="00B93B58" w:rsidP="00C12D1D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7095FE71" w14:textId="218C63F0" w:rsidR="000E1EF7" w:rsidRDefault="00B93B58" w:rsidP="00B93B58">
      <w:pPr>
        <w:rPr>
          <w:rtl/>
        </w:rPr>
      </w:pPr>
      <w:r w:rsidRPr="000E1EF7">
        <w:rPr>
          <w:rStyle w:val="affff8"/>
          <w:rFonts w:hint="cs"/>
          <w:spacing w:val="2"/>
          <w:rtl/>
        </w:rPr>
        <w:t>'אשר</w:t>
      </w:r>
      <w:r w:rsidRPr="000E1EF7">
        <w:rPr>
          <w:rStyle w:val="affff8"/>
          <w:spacing w:val="2"/>
          <w:rtl/>
        </w:rPr>
        <w:t xml:space="preserve"> </w:t>
      </w:r>
      <w:r w:rsidRPr="000E1EF7">
        <w:rPr>
          <w:rStyle w:val="affff8"/>
          <w:rFonts w:hint="cs"/>
          <w:spacing w:val="2"/>
          <w:rtl/>
        </w:rPr>
        <w:t>לא</w:t>
      </w:r>
      <w:r w:rsidRPr="000E1EF7">
        <w:rPr>
          <w:rStyle w:val="affff8"/>
          <w:spacing w:val="2"/>
          <w:rtl/>
        </w:rPr>
        <w:t xml:space="preserve"> </w:t>
      </w:r>
      <w:r w:rsidRPr="000E1EF7">
        <w:rPr>
          <w:rStyle w:val="affff8"/>
          <w:rFonts w:hint="eastAsia"/>
          <w:spacing w:val="2"/>
          <w:rtl/>
        </w:rPr>
        <w:t>יעבד</w:t>
      </w:r>
      <w:r w:rsidRPr="000E1EF7">
        <w:rPr>
          <w:rStyle w:val="affff8"/>
          <w:spacing w:val="2"/>
          <w:rtl/>
        </w:rPr>
        <w:t xml:space="preserve"> </w:t>
      </w:r>
      <w:r w:rsidRPr="000E1EF7">
        <w:rPr>
          <w:rStyle w:val="affff8"/>
          <w:rFonts w:hint="eastAsia"/>
          <w:spacing w:val="2"/>
          <w:rtl/>
        </w:rPr>
        <w:t>בו</w:t>
      </w:r>
      <w:r w:rsidRPr="000E1EF7">
        <w:rPr>
          <w:rStyle w:val="affff8"/>
          <w:spacing w:val="2"/>
          <w:rtl/>
        </w:rPr>
        <w:t xml:space="preserve"> </w:t>
      </w:r>
      <w:r w:rsidRPr="000E1EF7">
        <w:rPr>
          <w:rStyle w:val="affff8"/>
          <w:rFonts w:hint="eastAsia"/>
          <w:spacing w:val="2"/>
          <w:rtl/>
        </w:rPr>
        <w:t>ולא</w:t>
      </w:r>
      <w:r w:rsidRPr="000E1EF7">
        <w:rPr>
          <w:rStyle w:val="affff8"/>
          <w:spacing w:val="2"/>
          <w:rtl/>
        </w:rPr>
        <w:t xml:space="preserve"> </w:t>
      </w:r>
      <w:r w:rsidRPr="000E1EF7">
        <w:rPr>
          <w:rStyle w:val="affff8"/>
          <w:rFonts w:hint="eastAsia"/>
          <w:spacing w:val="2"/>
          <w:rtl/>
        </w:rPr>
        <w:t>יזרע</w:t>
      </w:r>
      <w:r w:rsidRPr="000E1EF7">
        <w:rPr>
          <w:rStyle w:val="affff8"/>
          <w:spacing w:val="2"/>
          <w:rtl/>
        </w:rPr>
        <w:t>'</w:t>
      </w:r>
      <w:r w:rsidRPr="000E1EF7">
        <w:rPr>
          <w:spacing w:val="2"/>
          <w:rtl/>
        </w:rPr>
        <w:t xml:space="preserve"> </w:t>
      </w:r>
      <w:r w:rsidR="00C12D1D" w:rsidRPr="000E1EF7">
        <w:rPr>
          <w:rStyle w:val="affffc"/>
          <w:rFonts w:hint="cs"/>
          <w:spacing w:val="2"/>
          <w:rtl/>
        </w:rPr>
        <w:t>רי''א</w:t>
      </w:r>
      <w:r w:rsidRPr="000E1EF7">
        <w:rPr>
          <w:rStyle w:val="affffc"/>
          <w:spacing w:val="2"/>
          <w:rtl/>
        </w:rPr>
        <w:t xml:space="preserve">; </w:t>
      </w:r>
      <w:r w:rsidRPr="000E1EF7">
        <w:rPr>
          <w:spacing w:val="2"/>
          <w:rtl/>
        </w:rPr>
        <w:t xml:space="preserve">לשעבר </w:t>
      </w:r>
      <w:r w:rsidRPr="000E1EF7">
        <w:rPr>
          <w:rStyle w:val="affff8"/>
          <w:spacing w:val="2"/>
          <w:rtl/>
        </w:rPr>
        <w:t>דאשר</w:t>
      </w:r>
      <w:r w:rsidRPr="000E1EF7">
        <w:rPr>
          <w:spacing w:val="2"/>
          <w:rtl/>
        </w:rPr>
        <w:t xml:space="preserve"> לשעבר משמע,</w:t>
      </w:r>
      <w:r w:rsidRPr="00C12D1D">
        <w:rPr>
          <w:rtl/>
        </w:rPr>
        <w:t xml:space="preserve"> </w:t>
      </w:r>
    </w:p>
    <w:p w14:paraId="7CEAA889" w14:textId="67A99A6C" w:rsidR="00B93B58" w:rsidRPr="00C12D1D" w:rsidRDefault="00B93B58" w:rsidP="00B93B58">
      <w:pPr>
        <w:rPr>
          <w:rtl/>
        </w:rPr>
      </w:pPr>
      <w:r w:rsidRPr="000E1EF7">
        <w:rPr>
          <w:rStyle w:val="afffff2"/>
          <w:rtl/>
        </w:rPr>
        <w:t>[דלא כתיב ולא יעובד]</w:t>
      </w:r>
    </w:p>
    <w:p w14:paraId="51507A2B" w14:textId="350F0EE7" w:rsidR="00B93B58" w:rsidRPr="006F178A" w:rsidRDefault="00B93B58" w:rsidP="00B93B58">
      <w:pPr>
        <w:rPr>
          <w:rtl/>
        </w:rPr>
      </w:pPr>
      <w:r w:rsidRPr="000E1EF7">
        <w:rPr>
          <w:rStyle w:val="affffc"/>
          <w:rFonts w:hint="cs"/>
          <w:rtl/>
        </w:rPr>
        <w:t>רבי</w:t>
      </w:r>
      <w:r w:rsidRPr="000E1EF7">
        <w:rPr>
          <w:rStyle w:val="affffc"/>
          <w:rtl/>
        </w:rPr>
        <w:t xml:space="preserve"> </w:t>
      </w:r>
      <w:r w:rsidRPr="000E1EF7">
        <w:rPr>
          <w:rStyle w:val="affffc"/>
          <w:rFonts w:hint="cs"/>
          <w:rtl/>
        </w:rPr>
        <w:t>יונתן</w:t>
      </w:r>
      <w:r w:rsidRPr="000E1EF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להבא, ד</w:t>
      </w:r>
      <w:r w:rsidRPr="000E1EF7">
        <w:rPr>
          <w:rStyle w:val="affff8"/>
          <w:rFonts w:hint="cs"/>
          <w:rtl/>
        </w:rPr>
        <w:t xml:space="preserve">אשר </w:t>
      </w:r>
      <w:r w:rsidRPr="006F178A">
        <w:rPr>
          <w:rFonts w:hint="cs"/>
          <w:rtl/>
        </w:rPr>
        <w:t xml:space="preserve">ריבוי הוא, </w:t>
      </w:r>
      <w:r w:rsidRPr="000E1EF7">
        <w:rPr>
          <w:rStyle w:val="afffff2"/>
          <w:rFonts w:hint="cs"/>
          <w:rtl/>
        </w:rPr>
        <w:t>[ולא כתיב אשר לא נעבד]</w:t>
      </w:r>
    </w:p>
    <w:p w14:paraId="176B9AC4" w14:textId="1FF6B344" w:rsidR="00B93B58" w:rsidRPr="006F178A" w:rsidRDefault="00E4644A" w:rsidP="00E4644A">
      <w:pPr>
        <w:pStyle w:val="affff5"/>
        <w:rPr>
          <w:del w:id="90250" w:author="מנוע עיצוב" w:date="2026-10-08T11:01:28Z"/>
          <w:rtl/>
        </w:rPr>
      </w:pPr>
      <w:del w:id="90249" w:author="מנוע עיצוב" w:date="2026-10-08T11:01:28Z">
        <w:r>
          <w:rPr>
            <w:rtl/>
          </w:rPr>
          <w:delText xml:space="preserve">****</w:delText>
        </w:r>
      </w:del>
    </w:p>
    <w:p w14:paraId="161D0E33" w14:textId="77777777" w:rsidR="00B93B58" w:rsidRPr="006F178A" w:rsidRDefault="00B93B58" w:rsidP="005670C9">
      <w:pPr>
        <w:pStyle w:val="afffd"/>
        <w:rPr>
          <w:rtl/>
        </w:rPr>
      </w:pPr>
      <w:ins w:id="9909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ומותר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לסרוק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פשתן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ולנקר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אבנים</w:t>
      </w:r>
      <w:r w:rsidRPr="006F178A">
        <w:rPr>
          <w:rtl/>
        </w:rPr>
        <w:t>.</w:t>
      </w:r>
    </w:p>
    <w:p w14:paraId="45583D4F" w14:textId="6DA8CCF1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73B66875" w14:textId="103B1318" w:rsidR="00B93B58" w:rsidRPr="009972B7" w:rsidRDefault="00B93B58" w:rsidP="00B93B58">
      <w:pPr>
        <w:rPr>
          <w:spacing w:val="-2"/>
          <w:rtl/>
        </w:rPr>
      </w:pPr>
      <w:r w:rsidRPr="009972B7">
        <w:rPr>
          <w:rStyle w:val="affff8"/>
          <w:rFonts w:hint="cs"/>
          <w:spacing w:val="-2"/>
          <w:rtl/>
        </w:rPr>
        <w:t>'אשר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לא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יעבד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בו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ולא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יזרע'</w:t>
      </w:r>
      <w:r w:rsidR="000E1EF7" w:rsidRPr="009972B7">
        <w:rPr>
          <w:rStyle w:val="affff8"/>
          <w:rFonts w:hint="cs"/>
          <w:spacing w:val="-2"/>
          <w:rtl/>
        </w:rPr>
        <w:t>-</w:t>
      </w:r>
      <w:r w:rsidRPr="009972B7">
        <w:rPr>
          <w:spacing w:val="-2"/>
          <w:rtl/>
        </w:rPr>
        <w:t xml:space="preserve"> </w:t>
      </w:r>
      <w:r w:rsidR="000E1EF7" w:rsidRPr="009972B7">
        <w:rPr>
          <w:rFonts w:hint="cs"/>
          <w:spacing w:val="-2"/>
          <w:rtl/>
        </w:rPr>
        <w:t xml:space="preserve">זריעה, </w:t>
      </w:r>
      <w:r w:rsidRPr="009972B7">
        <w:rPr>
          <w:rStyle w:val="affff8"/>
          <w:rFonts w:hint="cs"/>
          <w:spacing w:val="-2"/>
          <w:rtl/>
        </w:rPr>
        <w:t>'אשר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לא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יעבד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בו'</w:t>
      </w:r>
      <w:r w:rsidR="000E1EF7" w:rsidRPr="009972B7">
        <w:rPr>
          <w:rFonts w:hint="cs"/>
          <w:spacing w:val="-2"/>
          <w:rtl/>
        </w:rPr>
        <w:t xml:space="preserve"> לשאר עבודות</w:t>
      </w:r>
    </w:p>
    <w:p w14:paraId="3950805F" w14:textId="77777777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כ</w:t>
      </w:r>
      <w:r w:rsidR="00F07A5B" w:rsidRPr="00F07A5B">
        <w:rPr>
          <w:rtl/>
        </w:rPr>
        <w:t>:</w:t>
      </w:r>
    </w:p>
    <w:p w14:paraId="37D2379B" w14:textId="6534E560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 xml:space="preserve">יזרע' </w:t>
      </w:r>
      <w:r w:rsidRPr="006F178A">
        <w:rPr>
          <w:rFonts w:hint="cs"/>
          <w:rtl/>
        </w:rPr>
        <w:t>לומר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זריעה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מיוחדת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קרקע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קרקע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יצא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סריקת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פשתן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וניקור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קרקע</w:t>
      </w:r>
      <w:r w:rsidRPr="006F178A">
        <w:rPr>
          <w:rtl/>
        </w:rPr>
        <w:t>.</w:t>
      </w:r>
    </w:p>
    <w:p w14:paraId="16AC0CC1" w14:textId="2360B8F5" w:rsidR="00B93B58" w:rsidRPr="006F178A" w:rsidRDefault="00B93B58" w:rsidP="00B93B58">
      <w:pPr>
        <w:rPr>
          <w:rtl/>
        </w:rPr>
      </w:pPr>
      <w:r w:rsidRPr="000E1EF7">
        <w:rPr>
          <w:rStyle w:val="affff8"/>
          <w:rFonts w:hint="cs"/>
          <w:rtl/>
        </w:rPr>
        <w:t xml:space="preserve">ואשר </w:t>
      </w:r>
      <w:r w:rsidRPr="006F178A">
        <w:rPr>
          <w:rFonts w:hint="cs"/>
          <w:rtl/>
        </w:rPr>
        <w:t>ריבוי הוא ול</w:t>
      </w:r>
      <w:r w:rsidR="000E1EF7">
        <w:rPr>
          <w:rFonts w:hint="cs"/>
          <w:rtl/>
        </w:rPr>
        <w:t>כך</w:t>
      </w:r>
      <w:r w:rsidRPr="006F178A">
        <w:rPr>
          <w:rFonts w:hint="cs"/>
          <w:rtl/>
        </w:rPr>
        <w:t xml:space="preserve"> לא אמרי' דכלל ופרט אין בכלל אלא מה שבפרט דזריעה </w:t>
      </w:r>
      <w:r w:rsidR="000E1EF7">
        <w:rPr>
          <w:rFonts w:hint="cs"/>
          <w:rtl/>
        </w:rPr>
        <w:t>ולא לדבר אחר</w:t>
      </w:r>
      <w:r w:rsidRPr="006F178A">
        <w:rPr>
          <w:rtl/>
        </w:rPr>
        <w:t>!</w:t>
      </w:r>
    </w:p>
    <w:p w14:paraId="6171FA9D" w14:textId="201EB4FF" w:rsidR="00B93B58" w:rsidRPr="006F178A" w:rsidRDefault="00E4644A" w:rsidP="00E4644A">
      <w:pPr>
        <w:pStyle w:val="affff5"/>
        <w:rPr>
          <w:del w:id="90252" w:author="מנוע עיצוב" w:date="2026-10-08T11:01:28Z"/>
          <w:rtl/>
        </w:rPr>
      </w:pPr>
      <w:del w:id="90251" w:author="מנוע עיצוב" w:date="2026-10-08T11:01:28Z">
        <w:r>
          <w:rPr>
            <w:rtl/>
          </w:rPr>
          <w:delText xml:space="preserve">****</w:delText>
        </w:r>
      </w:del>
    </w:p>
    <w:p w14:paraId="6CA84335" w14:textId="77777777" w:rsidR="00B93B58" w:rsidRPr="006F178A" w:rsidRDefault="00B93B58" w:rsidP="005670C9">
      <w:pPr>
        <w:pStyle w:val="afffd"/>
        <w:rPr>
          <w:rtl/>
        </w:rPr>
      </w:pPr>
      <w:ins w:id="9910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זקני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רוחצין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800CB55" w14:textId="2FB6126B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0E2730DB" w14:textId="605996F3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'וכל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זקני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העיר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ההיא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הקרובים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החלל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ירחצו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ידיהם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העגלה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הערופה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בנחל'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עריפתה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>;</w:t>
      </w:r>
    </w:p>
    <w:p w14:paraId="73F3FCFA" w14:textId="77777777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ואמרו</w:t>
      </w:r>
      <w:r w:rsidR="00F07A5B" w:rsidRPr="00F07A5B">
        <w:rPr>
          <w:rtl/>
        </w:rPr>
        <w:t>:</w:t>
      </w:r>
    </w:p>
    <w:p w14:paraId="108A0AEB" w14:textId="01855AAB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'ידינו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שפכו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הדם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הזה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ועינינו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ראו'</w:t>
      </w:r>
      <w:r w:rsidRPr="00BF7DBF">
        <w:rPr>
          <w:rStyle w:val="affff8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שופכין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דמים</w:t>
      </w:r>
      <w:r w:rsidRPr="006F178A">
        <w:rPr>
          <w:rtl/>
        </w:rPr>
        <w:t xml:space="preserve">? </w:t>
      </w:r>
      <w:r w:rsidRPr="000E1EF7">
        <w:rPr>
          <w:rStyle w:val="affffc"/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לידינו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ופטרנוהו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מזונות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ראינוהו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והנחנוהו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לויה</w:t>
      </w:r>
      <w:r w:rsidRPr="006F178A">
        <w:rPr>
          <w:rtl/>
        </w:rPr>
        <w:t>.</w:t>
      </w:r>
    </w:p>
    <w:p w14:paraId="29146131" w14:textId="09E3FCA9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 </w:t>
      </w:r>
      <w:r w:rsidR="000E1EF7" w:rsidRPr="00F07A5B">
        <w:rPr>
          <w:rFonts w:hint="cs"/>
          <w:rtl/>
        </w:rPr>
        <w:t>מר''מ</w:t>
      </w:r>
      <w:r w:rsidR="00F07A5B" w:rsidRPr="00F07A5B">
        <w:rPr>
          <w:rFonts w:hint="cs"/>
          <w:rtl/>
        </w:rPr>
        <w:t>:</w:t>
      </w:r>
    </w:p>
    <w:p w14:paraId="1AD1862E" w14:textId="723CFF20" w:rsidR="00B93B58" w:rsidRPr="000E1EF7" w:rsidRDefault="00B93B58" w:rsidP="00B93B58">
      <w:pPr>
        <w:rPr>
          <w:spacing w:val="0"/>
          <w:rtl/>
        </w:rPr>
      </w:pPr>
      <w:r w:rsidRPr="000E1EF7">
        <w:rPr>
          <w:rFonts w:hint="cs"/>
          <w:spacing w:val="0"/>
          <w:rtl/>
        </w:rPr>
        <w:t>כופין</w:t>
      </w:r>
      <w:r w:rsidRPr="000E1EF7">
        <w:rPr>
          <w:spacing w:val="0"/>
          <w:rtl/>
        </w:rPr>
        <w:t xml:space="preserve"> </w:t>
      </w:r>
      <w:r w:rsidRPr="000E1EF7">
        <w:rPr>
          <w:rFonts w:hint="cs"/>
          <w:spacing w:val="0"/>
          <w:rtl/>
        </w:rPr>
        <w:t>ללויה</w:t>
      </w:r>
      <w:r w:rsidRPr="000E1EF7">
        <w:rPr>
          <w:spacing w:val="0"/>
          <w:rtl/>
        </w:rPr>
        <w:t xml:space="preserve">, </w:t>
      </w:r>
      <w:r w:rsidRPr="000E1EF7">
        <w:rPr>
          <w:rFonts w:hint="cs"/>
          <w:spacing w:val="0"/>
          <w:rtl/>
        </w:rPr>
        <w:t>ששכר</w:t>
      </w:r>
      <w:r w:rsidRPr="000E1EF7">
        <w:rPr>
          <w:spacing w:val="0"/>
          <w:rtl/>
        </w:rPr>
        <w:t xml:space="preserve"> </w:t>
      </w:r>
      <w:r w:rsidRPr="000E1EF7">
        <w:rPr>
          <w:rFonts w:hint="cs"/>
          <w:spacing w:val="0"/>
          <w:rtl/>
        </w:rPr>
        <w:t>הלויה</w:t>
      </w:r>
      <w:r w:rsidRPr="000E1EF7">
        <w:rPr>
          <w:spacing w:val="0"/>
          <w:rtl/>
        </w:rPr>
        <w:t xml:space="preserve"> </w:t>
      </w:r>
      <w:r w:rsidRPr="000E1EF7">
        <w:rPr>
          <w:rFonts w:hint="cs"/>
          <w:spacing w:val="0"/>
          <w:rtl/>
        </w:rPr>
        <w:t>אין</w:t>
      </w:r>
      <w:r w:rsidRPr="000E1EF7">
        <w:rPr>
          <w:spacing w:val="0"/>
          <w:rtl/>
        </w:rPr>
        <w:t xml:space="preserve"> </w:t>
      </w:r>
      <w:r w:rsidRPr="000E1EF7">
        <w:rPr>
          <w:rFonts w:hint="cs"/>
          <w:spacing w:val="0"/>
          <w:rtl/>
        </w:rPr>
        <w:t>לה</w:t>
      </w:r>
      <w:r w:rsidRPr="000E1EF7">
        <w:rPr>
          <w:spacing w:val="0"/>
          <w:rtl/>
        </w:rPr>
        <w:t xml:space="preserve"> </w:t>
      </w:r>
      <w:r w:rsidRPr="000E1EF7">
        <w:rPr>
          <w:rFonts w:hint="cs"/>
          <w:spacing w:val="0"/>
          <w:rtl/>
        </w:rPr>
        <w:t>שיעור</w:t>
      </w:r>
      <w:r w:rsidRPr="000E1EF7">
        <w:rPr>
          <w:spacing w:val="0"/>
          <w:rtl/>
        </w:rPr>
        <w:t xml:space="preserve">, </w:t>
      </w:r>
      <w:r w:rsidR="000E1EF7" w:rsidRPr="000E1EF7">
        <w:rPr>
          <w:rFonts w:hint="cs"/>
          <w:spacing w:val="0"/>
          <w:rtl/>
        </w:rPr>
        <w:t>ד</w:t>
      </w:r>
      <w:r w:rsidRPr="000E1EF7">
        <w:rPr>
          <w:rStyle w:val="affff8"/>
          <w:rFonts w:hint="cs"/>
          <w:spacing w:val="0"/>
          <w:rtl/>
        </w:rPr>
        <w:t>'ויראו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השומרים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איש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יוצא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מן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העיר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ויאמרו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לו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הראנו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נא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את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מבוא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העיר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ועשינו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עמך</w:t>
      </w:r>
      <w:r w:rsidRPr="000E1EF7">
        <w:rPr>
          <w:rStyle w:val="affff8"/>
          <w:spacing w:val="0"/>
          <w:rtl/>
        </w:rPr>
        <w:t xml:space="preserve"> </w:t>
      </w:r>
      <w:r w:rsidRPr="000E1EF7">
        <w:rPr>
          <w:rStyle w:val="affff8"/>
          <w:rFonts w:hint="cs"/>
          <w:spacing w:val="0"/>
          <w:rtl/>
        </w:rPr>
        <w:t>חסד'</w:t>
      </w:r>
      <w:r w:rsidRPr="000E1EF7">
        <w:rPr>
          <w:rStyle w:val="affff8"/>
          <w:spacing w:val="0"/>
          <w:rtl/>
        </w:rPr>
        <w:t>,</w:t>
      </w:r>
      <w:r w:rsidRPr="000E1EF7">
        <w:rPr>
          <w:spacing w:val="0"/>
          <w:rtl/>
        </w:rPr>
        <w:t xml:space="preserve"> </w:t>
      </w:r>
    </w:p>
    <w:p w14:paraId="1AD1AD19" w14:textId="35934AD3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וכתיב</w:t>
      </w:r>
      <w:r w:rsidR="00F07A5B" w:rsidRPr="00F07A5B">
        <w:rPr>
          <w:rtl/>
        </w:rPr>
        <w:t>:</w:t>
      </w:r>
    </w:p>
    <w:p w14:paraId="73155E03" w14:textId="0DE1644E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'ויראם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מבוא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העיר'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שכל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הרגו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ומשפחתו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שלחו</w:t>
      </w:r>
      <w:r w:rsidRPr="006F178A">
        <w:rPr>
          <w:rtl/>
        </w:rPr>
        <w:t>;</w:t>
      </w:r>
    </w:p>
    <w:p w14:paraId="15C487FD" w14:textId="728DB05A" w:rsidR="00B93B58" w:rsidRPr="006F178A" w:rsidRDefault="00B93B58" w:rsidP="00B93B58">
      <w:pPr>
        <w:rPr>
          <w:rtl/>
        </w:rPr>
      </w:pPr>
      <w:r w:rsidRPr="00CC56D5">
        <w:rPr>
          <w:rStyle w:val="affff8"/>
          <w:rFonts w:hint="cs"/>
          <w:rtl/>
        </w:rPr>
        <w:lastRenderedPageBreak/>
        <w:t>'וילך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האיש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ארץ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החתים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ויבן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עיר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ויקרא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שמה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לוז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הוא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שמה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עד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היום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הזה</w:t>
      </w:r>
      <w:r w:rsidRPr="00CC56D5">
        <w:rPr>
          <w:rStyle w:val="affff8"/>
          <w:rtl/>
        </w:rPr>
        <w:t xml:space="preserve">' </w:t>
      </w:r>
      <w:r w:rsidR="000E1EF7" w:rsidRPr="000E1EF7">
        <w:rPr>
          <w:rStyle w:val="affffc"/>
          <w:rFonts w:hint="cs"/>
          <w:rtl/>
        </w:rPr>
        <w:t>ת</w:t>
      </w:r>
      <w:r w:rsidRPr="000E1EF7">
        <w:rPr>
          <w:rStyle w:val="affffc"/>
          <w:rFonts w:hint="cs"/>
          <w:rtl/>
        </w:rPr>
        <w:t>ניא</w:t>
      </w:r>
      <w:r w:rsidRPr="000E1EF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שצובעין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תכלת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לוז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סנחריב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בלבלה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נבוכדנצר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החריבה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לעבור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בזמן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שדעתן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קצה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יוצאין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מתים</w:t>
      </w:r>
      <w:r w:rsidRPr="006F178A">
        <w:rPr>
          <w:rtl/>
        </w:rPr>
        <w:t>;</w:t>
      </w:r>
    </w:p>
    <w:p w14:paraId="540D48D2" w14:textId="15114B78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ודברים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ק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2FA1A1CB" w14:textId="78EA6AB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כנעני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ברגליו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גרם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הצלה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ולזרעו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ברגליו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>עאכו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>.</w:t>
      </w:r>
    </w:p>
    <w:p w14:paraId="14AD817D" w14:textId="0FA153C7" w:rsidR="00F07A5B" w:rsidRPr="00F07A5B" w:rsidRDefault="00F07A5B" w:rsidP="000E1EF7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66C8BB04" w14:textId="1CAF85D2" w:rsidR="00B93B58" w:rsidRPr="009972B7" w:rsidRDefault="00B93B58" w:rsidP="00B93B58">
      <w:pPr>
        <w:rPr>
          <w:spacing w:val="2"/>
          <w:rtl/>
        </w:rPr>
      </w:pPr>
      <w:r w:rsidRPr="009972B7">
        <w:rPr>
          <w:rFonts w:cs="BA Vilna Bold" w:hint="cs"/>
          <w:spacing w:val="2"/>
          <w:rtl/>
        </w:rPr>
        <w:t>במה</w:t>
      </w:r>
      <w:r w:rsidRPr="009972B7">
        <w:rPr>
          <w:rFonts w:cs="BA Vilna Bold"/>
          <w:spacing w:val="2"/>
          <w:rtl/>
        </w:rPr>
        <w:t xml:space="preserve"> </w:t>
      </w:r>
      <w:r w:rsidRPr="009972B7">
        <w:rPr>
          <w:rFonts w:cs="BA Vilna Bold" w:hint="cs"/>
          <w:spacing w:val="2"/>
          <w:rtl/>
        </w:rPr>
        <w:t>הראה</w:t>
      </w:r>
      <w:r w:rsidRPr="009972B7">
        <w:rPr>
          <w:rFonts w:cs="BA Vilna Bold"/>
          <w:spacing w:val="2"/>
          <w:rtl/>
        </w:rPr>
        <w:t xml:space="preserve"> </w:t>
      </w:r>
      <w:r w:rsidRPr="009972B7">
        <w:rPr>
          <w:rFonts w:cs="BA Vilna Bold" w:hint="cs"/>
          <w:spacing w:val="2"/>
          <w:rtl/>
        </w:rPr>
        <w:t>להם</w:t>
      </w:r>
      <w:r w:rsidRPr="009972B7">
        <w:rPr>
          <w:spacing w:val="2"/>
          <w:rtl/>
        </w:rPr>
        <w:t xml:space="preserve">? </w:t>
      </w:r>
      <w:r w:rsidRPr="009972B7">
        <w:rPr>
          <w:rStyle w:val="affffc"/>
          <w:rFonts w:hint="cs"/>
          <w:spacing w:val="2"/>
          <w:rtl/>
        </w:rPr>
        <w:t>חזקיה</w:t>
      </w:r>
      <w:r w:rsidR="000E1EF7" w:rsidRPr="009972B7">
        <w:rPr>
          <w:rStyle w:val="affffc"/>
          <w:rFonts w:hint="cs"/>
          <w:spacing w:val="2"/>
          <w:rtl/>
        </w:rPr>
        <w:t>:</w:t>
      </w:r>
      <w:r w:rsidRPr="009972B7">
        <w:rPr>
          <w:rStyle w:val="affffc"/>
          <w:spacing w:val="2"/>
          <w:rtl/>
        </w:rPr>
        <w:t xml:space="preserve"> </w:t>
      </w:r>
      <w:r w:rsidRPr="009972B7">
        <w:rPr>
          <w:rFonts w:cs="BA Vilna Bold" w:hint="cs"/>
          <w:spacing w:val="2"/>
          <w:rtl/>
        </w:rPr>
        <w:t>בפיו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עקם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להם</w:t>
      </w:r>
      <w:r w:rsidRPr="009972B7">
        <w:rPr>
          <w:spacing w:val="2"/>
          <w:rtl/>
        </w:rPr>
        <w:t xml:space="preserve">, </w:t>
      </w:r>
      <w:r w:rsidR="000E1EF7" w:rsidRPr="009972B7">
        <w:rPr>
          <w:rStyle w:val="affffc"/>
          <w:rFonts w:hint="cs"/>
          <w:spacing w:val="2"/>
          <w:rtl/>
        </w:rPr>
        <w:t>רי''ו</w:t>
      </w:r>
      <w:r w:rsidRPr="009972B7">
        <w:rPr>
          <w:rStyle w:val="affffc"/>
          <w:spacing w:val="2"/>
          <w:rtl/>
        </w:rPr>
        <w:t>:</w:t>
      </w:r>
      <w:r w:rsidRPr="009972B7">
        <w:rPr>
          <w:spacing w:val="2"/>
          <w:rtl/>
        </w:rPr>
        <w:t xml:space="preserve"> </w:t>
      </w:r>
      <w:r w:rsidRPr="009972B7">
        <w:rPr>
          <w:rFonts w:cs="BA Vilna Bold" w:hint="cs"/>
          <w:spacing w:val="2"/>
          <w:rtl/>
        </w:rPr>
        <w:t>באצבעו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הראה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להם</w:t>
      </w:r>
      <w:r w:rsidRPr="009972B7">
        <w:rPr>
          <w:spacing w:val="2"/>
          <w:rtl/>
        </w:rPr>
        <w:t>.</w:t>
      </w:r>
    </w:p>
    <w:p w14:paraId="34B845E1" w14:textId="4A695473" w:rsidR="00F07A5B" w:rsidRPr="00F07A5B" w:rsidRDefault="00B93B58" w:rsidP="000E1EF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כ דרי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3DBB733A" w14:textId="5F4D54BA" w:rsidR="00B93B58" w:rsidRPr="006F178A" w:rsidRDefault="00B93B58" w:rsidP="00F35022">
      <w:pPr>
        <w:spacing w:after="60"/>
        <w:rPr>
          <w:rtl/>
        </w:rPr>
      </w:pPr>
      <w:r w:rsidRPr="006F178A">
        <w:rPr>
          <w:rFonts w:hint="cs"/>
          <w:rtl/>
        </w:rPr>
        <w:t>בשביל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שכנעני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באצבעו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גרם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הצלה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ולזרעו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הדורות</w:t>
      </w:r>
      <w:r w:rsidRPr="006F178A">
        <w:rPr>
          <w:rtl/>
        </w:rPr>
        <w:t>.</w:t>
      </w:r>
    </w:p>
    <w:p w14:paraId="4B3F06F6" w14:textId="45B96D29" w:rsidR="00F07A5B" w:rsidRPr="00F07A5B" w:rsidRDefault="00F35022" w:rsidP="00F3502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ריב''ל</w:t>
      </w:r>
      <w:r w:rsidR="00F07A5B" w:rsidRPr="00F07A5B">
        <w:rPr>
          <w:rtl/>
        </w:rPr>
        <w:t>:</w:t>
      </w:r>
    </w:p>
    <w:p w14:paraId="5B404BB0" w14:textId="1C5D8834" w:rsidR="00B93B58" w:rsidRPr="0072516E" w:rsidRDefault="00B93B58" w:rsidP="00B93B58">
      <w:pPr>
        <w:rPr>
          <w:rStyle w:val="affff8"/>
          <w:rtl/>
        </w:rPr>
      </w:pPr>
      <w:r w:rsidRPr="0072516E">
        <w:rPr>
          <w:rFonts w:hint="eastAsia"/>
          <w:rtl/>
        </w:rPr>
        <w:t>המהלך</w:t>
      </w:r>
      <w:r w:rsidRPr="0072516E">
        <w:rPr>
          <w:rtl/>
        </w:rPr>
        <w:t xml:space="preserve"> </w:t>
      </w:r>
      <w:r w:rsidRPr="0072516E">
        <w:rPr>
          <w:rFonts w:hint="eastAsia"/>
          <w:rtl/>
        </w:rPr>
        <w:t>בדרך</w:t>
      </w:r>
      <w:r w:rsidRPr="0072516E">
        <w:rPr>
          <w:rtl/>
        </w:rPr>
        <w:t xml:space="preserve"> </w:t>
      </w:r>
      <w:r w:rsidRPr="0072516E">
        <w:rPr>
          <w:rFonts w:hint="eastAsia"/>
          <w:rtl/>
        </w:rPr>
        <w:t>ואין</w:t>
      </w:r>
      <w:r w:rsidRPr="0072516E">
        <w:rPr>
          <w:rtl/>
        </w:rPr>
        <w:t xml:space="preserve"> </w:t>
      </w:r>
      <w:r w:rsidRPr="0072516E">
        <w:rPr>
          <w:rFonts w:hint="eastAsia"/>
          <w:rtl/>
        </w:rPr>
        <w:t>לו</w:t>
      </w:r>
      <w:r w:rsidRPr="0072516E">
        <w:rPr>
          <w:rtl/>
        </w:rPr>
        <w:t xml:space="preserve"> </w:t>
      </w:r>
      <w:r w:rsidRPr="0072516E">
        <w:rPr>
          <w:rFonts w:hint="eastAsia"/>
          <w:rtl/>
        </w:rPr>
        <w:t>לויה</w:t>
      </w:r>
      <w:r w:rsidRPr="00D454EC">
        <w:rPr>
          <w:spacing w:val="-4"/>
          <w:rtl/>
        </w:rPr>
        <w:t xml:space="preserve"> </w:t>
      </w:r>
      <w:r w:rsidRPr="00D454EC">
        <w:rPr>
          <w:rFonts w:hint="eastAsia"/>
          <w:spacing w:val="-4"/>
          <w:rtl/>
        </w:rPr>
        <w:t>יעסוק</w:t>
      </w:r>
      <w:r w:rsidRPr="00D454EC">
        <w:rPr>
          <w:spacing w:val="-4"/>
          <w:rtl/>
        </w:rPr>
        <w:t xml:space="preserve"> </w:t>
      </w:r>
      <w:r w:rsidRPr="00D454EC">
        <w:rPr>
          <w:rFonts w:hint="eastAsia"/>
          <w:spacing w:val="-4"/>
          <w:rtl/>
        </w:rPr>
        <w:t>בתורה</w:t>
      </w:r>
      <w:r w:rsidRPr="00D454EC">
        <w:rPr>
          <w:spacing w:val="-4"/>
          <w:rtl/>
        </w:rPr>
        <w:t xml:space="preserve">, </w:t>
      </w:r>
      <w:r w:rsidR="00F35022">
        <w:rPr>
          <w:rFonts w:hint="cs"/>
          <w:spacing w:val="-4"/>
          <w:rtl/>
        </w:rPr>
        <w:t>ד</w:t>
      </w:r>
      <w:r w:rsidRPr="0072516E">
        <w:rPr>
          <w:rStyle w:val="affff8"/>
          <w:rtl/>
        </w:rPr>
        <w:t xml:space="preserve"> 'כי </w:t>
      </w:r>
      <w:r w:rsidRPr="0072516E">
        <w:rPr>
          <w:rStyle w:val="affff8"/>
          <w:rFonts w:hint="eastAsia"/>
          <w:rtl/>
        </w:rPr>
        <w:t>לוית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חן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הם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לראשך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וענקים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לגרגרותיך</w:t>
      </w:r>
      <w:r w:rsidRPr="0072516E">
        <w:rPr>
          <w:rStyle w:val="affff8"/>
          <w:rtl/>
        </w:rPr>
        <w:t>'.</w:t>
      </w:r>
    </w:p>
    <w:p w14:paraId="7212C11D" w14:textId="38D5E45A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ריב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4CA4940D" w14:textId="4BFADD9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בשביל</w:t>
      </w:r>
      <w:r w:rsidRPr="006F178A">
        <w:rPr>
          <w:rtl/>
        </w:rPr>
        <w:t xml:space="preserve"> </w:t>
      </w:r>
      <w:r w:rsidR="0072516E">
        <w:rPr>
          <w:rFonts w:hint="cs"/>
          <w:rtl/>
        </w:rPr>
        <w:t>ד'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פסיעות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לאברהם</w:t>
      </w:r>
      <w:r w:rsidRPr="006F178A">
        <w:rPr>
          <w:rtl/>
        </w:rPr>
        <w:t xml:space="preserve">, </w:t>
      </w:r>
      <w:r w:rsidR="0072516E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'ויצו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עליו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פרעה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אנשים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וגו</w:t>
      </w:r>
      <w:r w:rsidRPr="00BF7DBF">
        <w:rPr>
          <w:rStyle w:val="affff8"/>
          <w:rtl/>
        </w:rPr>
        <w:t xml:space="preserve">'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נשתעבד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שנה</w:t>
      </w:r>
      <w:r w:rsidRPr="006F178A">
        <w:rPr>
          <w:rtl/>
        </w:rPr>
        <w:t xml:space="preserve">, </w:t>
      </w:r>
      <w:r w:rsidR="0072516E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'ועבדום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וענו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אותם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ארבע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מאות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שנה</w:t>
      </w:r>
      <w:r w:rsidRPr="00BF7DBF">
        <w:rPr>
          <w:rStyle w:val="affff8"/>
          <w:rtl/>
        </w:rPr>
        <w:t>'.</w:t>
      </w:r>
    </w:p>
    <w:p w14:paraId="6B6C2907" w14:textId="7E8A402B" w:rsidR="00F07A5B" w:rsidRPr="00F07A5B" w:rsidRDefault="0072516E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60D08CE3" w14:textId="548773A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המלוה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ניזוק</w:t>
      </w:r>
      <w:r w:rsidRPr="006F178A">
        <w:rPr>
          <w:rtl/>
        </w:rPr>
        <w:t>.</w:t>
      </w:r>
    </w:p>
    <w:p w14:paraId="3BB9DC52" w14:textId="207F8495" w:rsidR="00B93B58" w:rsidRPr="0059138D" w:rsidRDefault="00B93B58" w:rsidP="0072516E">
      <w:pPr>
        <w:rPr>
          <w:rFonts w:cs="BA Vilna Bold"/>
          <w:rtl/>
        </w:rPr>
      </w:pPr>
      <w:r w:rsidRPr="0072516E">
        <w:rPr>
          <w:rStyle w:val="affffc"/>
          <w:rFonts w:hint="cs"/>
          <w:rtl/>
        </w:rPr>
        <w:t>רבינא</w:t>
      </w:r>
      <w:r w:rsidRPr="0072516E">
        <w:rPr>
          <w:rStyle w:val="affffc"/>
          <w:rtl/>
        </w:rPr>
        <w:t xml:space="preserve"> </w:t>
      </w:r>
      <w:r w:rsidR="0072516E">
        <w:rPr>
          <w:rStyle w:val="affffc"/>
          <w:rFonts w:hint="cs"/>
          <w:rtl/>
        </w:rPr>
        <w:t xml:space="preserve">ליווה </w:t>
      </w:r>
      <w:r w:rsidR="0072516E" w:rsidRPr="0072516E">
        <w:rPr>
          <w:rStyle w:val="affffc"/>
          <w:rFonts w:hint="cs"/>
          <w:rtl/>
        </w:rPr>
        <w:t>לרב''י: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אמות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בעיר</w:t>
      </w:r>
      <w:r w:rsidRPr="006F178A">
        <w:rPr>
          <w:rtl/>
        </w:rPr>
        <w:t xml:space="preserve">, </w:t>
      </w:r>
      <w:r w:rsidR="0072516E">
        <w:rPr>
          <w:rFonts w:hint="cs"/>
          <w:rtl/>
        </w:rPr>
        <w:t>נזדמן לו היזק וניצל.</w:t>
      </w:r>
    </w:p>
    <w:p w14:paraId="4982D4A8" w14:textId="7CE92A4D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6446194B" w14:textId="2F6ED234" w:rsidR="00B93B58" w:rsidRPr="0059138D" w:rsidRDefault="00B93B58" w:rsidP="00B93B58">
      <w:pPr>
        <w:rPr>
          <w:rFonts w:cs="BA Vilna Bold"/>
          <w:rtl/>
        </w:rPr>
      </w:pPr>
      <w:r w:rsidRPr="0059138D">
        <w:rPr>
          <w:rFonts w:cs="BA Vilna Bold" w:hint="cs"/>
          <w:rtl/>
        </w:rPr>
        <w:t>הרב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לתלמיד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עיבורה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עיר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חבר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לחבר</w:t>
      </w:r>
      <w:r w:rsidRPr="0059138D">
        <w:rPr>
          <w:rFonts w:cs="BA Vilna Bold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שבת</w:t>
      </w:r>
      <w:r w:rsidRPr="006F178A">
        <w:rPr>
          <w:rtl/>
        </w:rPr>
        <w:t xml:space="preserve">, </w:t>
      </w:r>
    </w:p>
    <w:p w14:paraId="70453479" w14:textId="623A4DEB" w:rsidR="00B93B58" w:rsidRPr="0072516E" w:rsidRDefault="00B93B58" w:rsidP="0072516E">
      <w:pPr>
        <w:spacing w:after="60"/>
        <w:rPr>
          <w:spacing w:val="2"/>
          <w:rtl/>
        </w:rPr>
      </w:pPr>
      <w:r w:rsidRPr="0072516E">
        <w:rPr>
          <w:rFonts w:cs="BA Vilna Bold" w:hint="cs"/>
          <w:spacing w:val="2"/>
          <w:rtl/>
        </w:rPr>
        <w:t>תלמיד</w:t>
      </w:r>
      <w:r w:rsidRPr="0072516E">
        <w:rPr>
          <w:rFonts w:cs="BA Vilna Bold"/>
          <w:spacing w:val="2"/>
          <w:rtl/>
        </w:rPr>
        <w:t xml:space="preserve"> </w:t>
      </w:r>
      <w:r w:rsidRPr="0072516E">
        <w:rPr>
          <w:rFonts w:cs="BA Vilna Bold" w:hint="cs"/>
          <w:spacing w:val="2"/>
          <w:rtl/>
        </w:rPr>
        <w:t>לרב</w:t>
      </w:r>
      <w:r w:rsidRPr="0072516E">
        <w:rPr>
          <w:spacing w:val="2"/>
          <w:rtl/>
        </w:rPr>
        <w:t xml:space="preserve"> - </w:t>
      </w:r>
      <w:r w:rsidRPr="0072516E">
        <w:rPr>
          <w:rFonts w:hint="cs"/>
          <w:spacing w:val="2"/>
          <w:rtl/>
        </w:rPr>
        <w:t>אין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לו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 xml:space="preserve">שיעור </w:t>
      </w:r>
      <w:r w:rsidR="0072516E" w:rsidRPr="0072516E">
        <w:rPr>
          <w:rFonts w:hint="cs"/>
          <w:spacing w:val="2"/>
          <w:rtl/>
        </w:rPr>
        <w:t xml:space="preserve">- </w:t>
      </w:r>
      <w:r w:rsidRPr="0072516E">
        <w:rPr>
          <w:rFonts w:hint="cs"/>
          <w:spacing w:val="2"/>
          <w:rtl/>
        </w:rPr>
        <w:t>עד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פרסה</w:t>
      </w:r>
      <w:r w:rsidRPr="0072516E">
        <w:rPr>
          <w:spacing w:val="2"/>
          <w:rtl/>
        </w:rPr>
        <w:t>.</w:t>
      </w:r>
      <w:r w:rsidRPr="0072516E">
        <w:rPr>
          <w:rFonts w:hint="cs"/>
          <w:spacing w:val="2"/>
          <w:rtl/>
        </w:rPr>
        <w:t xml:space="preserve"> אבל רבו מובהק </w:t>
      </w:r>
      <w:r w:rsidR="0072516E" w:rsidRPr="0072516E">
        <w:rPr>
          <w:rFonts w:hint="cs"/>
          <w:spacing w:val="2"/>
          <w:rtl/>
        </w:rPr>
        <w:t>ג'</w:t>
      </w:r>
      <w:r w:rsidRPr="0072516E">
        <w:rPr>
          <w:rFonts w:hint="cs"/>
          <w:spacing w:val="2"/>
          <w:rtl/>
        </w:rPr>
        <w:t xml:space="preserve"> פרסאות</w:t>
      </w:r>
    </w:p>
    <w:p w14:paraId="14AF1AC0" w14:textId="77777777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>"</w:t>
      </w:r>
      <w:r w:rsidRPr="00F07A5B">
        <w:rPr>
          <w:rFonts w:hint="cs"/>
          <w:rtl/>
        </w:rPr>
        <w:t>כ</w:t>
      </w:r>
      <w:r w:rsidR="00F07A5B" w:rsidRPr="00F07A5B">
        <w:rPr>
          <w:rtl/>
        </w:rPr>
        <w:t>:</w:t>
      </w:r>
    </w:p>
    <w:p w14:paraId="70031203" w14:textId="3B24FA9D" w:rsidR="0072516E" w:rsidRDefault="00B93B58" w:rsidP="00B93B58">
      <w:pPr>
        <w:rPr>
          <w:rStyle w:val="affffc"/>
          <w:rtl/>
        </w:rPr>
      </w:pPr>
      <w:r w:rsidRPr="0072516E">
        <w:rPr>
          <w:rStyle w:val="affffc"/>
          <w:rFonts w:hint="cs"/>
          <w:rtl/>
        </w:rPr>
        <w:t>ליווה לרשב</w:t>
      </w:r>
      <w:r w:rsidRPr="0072516E">
        <w:rPr>
          <w:rStyle w:val="affffc"/>
          <w:rtl/>
        </w:rPr>
        <w:t>"</w:t>
      </w:r>
      <w:r w:rsidRPr="0072516E">
        <w:rPr>
          <w:rStyle w:val="affffc"/>
          <w:rFonts w:hint="cs"/>
          <w:rtl/>
        </w:rPr>
        <w:t>א</w:t>
      </w:r>
      <w:r w:rsidRPr="006F178A">
        <w:rPr>
          <w:rFonts w:hint="cs"/>
          <w:rtl/>
        </w:rPr>
        <w:t xml:space="preserve"> מפום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נהרא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ציניתא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דבבל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כשהגיע לשם </w:t>
      </w:r>
    </w:p>
    <w:p w14:paraId="0FF753EC" w14:textId="62ABABD4" w:rsidR="0072516E" w:rsidRDefault="00B93B58" w:rsidP="00B93B58">
      <w:pPr>
        <w:rPr>
          <w:rtl/>
        </w:rPr>
      </w:pPr>
      <w:r w:rsidRPr="0072516E">
        <w:rPr>
          <w:rStyle w:val="affffc"/>
          <w:rFonts w:hint="cs"/>
          <w:rtl/>
        </w:rPr>
        <w:t>א</w:t>
      </w:r>
      <w:r w:rsidRPr="0072516E">
        <w:rPr>
          <w:rStyle w:val="affffc"/>
          <w:rtl/>
        </w:rPr>
        <w:t>"</w:t>
      </w:r>
      <w:r w:rsidRPr="0072516E">
        <w:rPr>
          <w:rStyle w:val="affffc"/>
          <w:rFonts w:hint="cs"/>
          <w:rtl/>
        </w:rPr>
        <w:t>ל</w:t>
      </w:r>
      <w:r w:rsidR="00661552">
        <w:rPr>
          <w:rStyle w:val="affffc"/>
          <w:rFonts w:hint="cs"/>
          <w:rtl/>
        </w:rPr>
        <w:t>:</w:t>
      </w:r>
      <w:r w:rsidRPr="00661552">
        <w:rPr>
          <w:rStyle w:val="affffc"/>
          <w:rFonts w:hint="cs"/>
          <w:rtl/>
        </w:rPr>
        <w:t xml:space="preserve"> וודאי דאמריתו</w:t>
      </w:r>
      <w:r w:rsidRPr="00661552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="00661552">
        <w:rPr>
          <w:rFonts w:hint="cs"/>
          <w:rtl/>
        </w:rPr>
        <w:t xml:space="preserve">אותם דקלים </w:t>
      </w:r>
      <w:r w:rsidRPr="006F178A">
        <w:rPr>
          <w:rFonts w:hint="cs"/>
          <w:rtl/>
        </w:rPr>
        <w:t>דבבל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661552">
        <w:rPr>
          <w:rFonts w:hint="cs"/>
          <w:rtl/>
        </w:rPr>
        <w:t>ימות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הראשון</w:t>
      </w:r>
      <w:r w:rsidRPr="006F178A">
        <w:rPr>
          <w:rtl/>
        </w:rPr>
        <w:t xml:space="preserve">? </w:t>
      </w:r>
    </w:p>
    <w:p w14:paraId="0C81ADF5" w14:textId="23BBD59D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29FB0B2E" w14:textId="1CA1F6B1" w:rsidR="00B93B58" w:rsidRPr="006F178A" w:rsidRDefault="00B93B58" w:rsidP="0072516E">
      <w:pPr>
        <w:spacing w:after="60"/>
        <w:rPr>
          <w:rtl/>
        </w:rPr>
      </w:pPr>
      <w:r w:rsidRPr="0072516E">
        <w:rPr>
          <w:rStyle w:val="affffc"/>
          <w:rFonts w:hint="cs"/>
          <w:rtl/>
        </w:rPr>
        <w:t>הזכרתני דאריב</w:t>
      </w:r>
      <w:r w:rsidRPr="0072516E">
        <w:rPr>
          <w:rStyle w:val="affffc"/>
          <w:rtl/>
        </w:rPr>
        <w:t>"</w:t>
      </w:r>
      <w:r w:rsidRPr="0072516E">
        <w:rPr>
          <w:rStyle w:val="affffc"/>
          <w:rFonts w:hint="cs"/>
          <w:rtl/>
        </w:rPr>
        <w:t xml:space="preserve">ח </w:t>
      </w:r>
      <w:r w:rsidRPr="0072516E">
        <w:rPr>
          <w:rStyle w:val="affff8"/>
          <w:rFonts w:hint="cs"/>
          <w:rtl/>
        </w:rPr>
        <w:t>'בארץ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לא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עבר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בה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איש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ולא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ישב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אדם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שם'</w:t>
      </w:r>
      <w:r w:rsidRPr="0072516E">
        <w:rPr>
          <w:rStyle w:val="affff8"/>
          <w:rtl/>
        </w:rPr>
        <w:t>?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היכן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ישב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שגזר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לישוב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נתישבה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נתישבה</w:t>
      </w:r>
      <w:r w:rsidRPr="006F178A">
        <w:rPr>
          <w:rtl/>
        </w:rPr>
        <w:t>.</w:t>
      </w:r>
    </w:p>
    <w:p w14:paraId="768612C1" w14:textId="7EBD5574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מרדכי</w:t>
      </w:r>
      <w:r w:rsidR="00F07A5B" w:rsidRPr="00F07A5B">
        <w:rPr>
          <w:rFonts w:hint="cs"/>
          <w:rtl/>
        </w:rPr>
        <w:t>:</w:t>
      </w:r>
    </w:p>
    <w:p w14:paraId="1EE8BC0E" w14:textId="65FB58AF" w:rsidR="00B93B58" w:rsidRPr="006F178A" w:rsidRDefault="00B93B58" w:rsidP="0072516E">
      <w:pPr>
        <w:spacing w:after="60"/>
        <w:rPr>
          <w:rtl/>
        </w:rPr>
      </w:pPr>
      <w:r w:rsidRPr="006F178A">
        <w:rPr>
          <w:rFonts w:hint="cs"/>
          <w:rtl/>
        </w:rPr>
        <w:t>ליוה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מהגרוניא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כיפי</w:t>
      </w:r>
      <w:r w:rsidRPr="006F178A">
        <w:rPr>
          <w:rtl/>
        </w:rPr>
        <w:t xml:space="preserve">, </w:t>
      </w:r>
      <w:r w:rsidRPr="00661552">
        <w:rPr>
          <w:rStyle w:val="affffc"/>
          <w:rFonts w:hint="cs"/>
          <w:rtl/>
        </w:rPr>
        <w:t>ואמרי</w:t>
      </w:r>
      <w:r w:rsidRPr="00661552">
        <w:rPr>
          <w:rStyle w:val="affffc"/>
          <w:rtl/>
        </w:rPr>
        <w:t xml:space="preserve"> </w:t>
      </w:r>
      <w:r w:rsidRPr="00661552">
        <w:rPr>
          <w:rStyle w:val="affffc"/>
          <w:rFonts w:hint="cs"/>
          <w:rtl/>
        </w:rPr>
        <w:t>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דורא</w:t>
      </w:r>
      <w:r w:rsidRPr="006F178A">
        <w:rPr>
          <w:rtl/>
        </w:rPr>
        <w:t>.</w:t>
      </w:r>
    </w:p>
    <w:p w14:paraId="288B4E63" w14:textId="2F23812E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 מר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61831E7B" w14:textId="108A6682" w:rsidR="00B93B58" w:rsidRPr="0072516E" w:rsidRDefault="00B93B58" w:rsidP="0072516E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ומתלוה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שופך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שאילמלי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ליווהו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יריחו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לאלישע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דובים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לתינוקות</w:t>
      </w:r>
      <w:r w:rsidRPr="006F178A">
        <w:rPr>
          <w:rtl/>
        </w:rPr>
        <w:t xml:space="preserve">, </w:t>
      </w:r>
      <w:r w:rsidR="0072516E">
        <w:rPr>
          <w:rFonts w:hint="cs"/>
          <w:rtl/>
        </w:rPr>
        <w:t>ד</w:t>
      </w:r>
      <w:r w:rsidRPr="0072516E">
        <w:rPr>
          <w:rStyle w:val="affff8"/>
          <w:rFonts w:hint="cs"/>
          <w:rtl/>
        </w:rPr>
        <w:t>'ויעל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משם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בית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אל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והוא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עלה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בדרך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ונערים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קטנים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יצאו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מן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העיר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ויתקלסו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eastAsia"/>
          <w:rtl/>
        </w:rPr>
        <w:t>בו</w:t>
      </w:r>
      <w:r w:rsidRPr="0072516E">
        <w:rPr>
          <w:rStyle w:val="affff8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ויאמרו</w:t>
      </w:r>
      <w:r w:rsidRPr="009972B7">
        <w:rPr>
          <w:rStyle w:val="affff8"/>
          <w:spacing w:val="-4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לו</w:t>
      </w:r>
      <w:r w:rsidRPr="009972B7">
        <w:rPr>
          <w:rStyle w:val="affff8"/>
          <w:spacing w:val="-4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עלה</w:t>
      </w:r>
      <w:r w:rsidRPr="009972B7">
        <w:rPr>
          <w:rStyle w:val="affff8"/>
          <w:spacing w:val="-4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קרח</w:t>
      </w:r>
      <w:r w:rsidRPr="009972B7">
        <w:rPr>
          <w:rStyle w:val="affff8"/>
          <w:spacing w:val="-4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עלה</w:t>
      </w:r>
      <w:r w:rsidRPr="009972B7">
        <w:rPr>
          <w:rStyle w:val="affff8"/>
          <w:spacing w:val="-4"/>
          <w:rtl/>
        </w:rPr>
        <w:t xml:space="preserve"> </w:t>
      </w:r>
      <w:r w:rsidRPr="009972B7">
        <w:rPr>
          <w:rStyle w:val="affff8"/>
          <w:rFonts w:hint="eastAsia"/>
          <w:spacing w:val="-4"/>
          <w:rtl/>
        </w:rPr>
        <w:t>קרח</w:t>
      </w:r>
      <w:r w:rsidRPr="009972B7">
        <w:rPr>
          <w:rStyle w:val="affff8"/>
          <w:spacing w:val="-4"/>
          <w:rtl/>
        </w:rPr>
        <w:t>',</w:t>
      </w:r>
      <w:r w:rsidRPr="009972B7">
        <w:rPr>
          <w:spacing w:val="-4"/>
          <w:rtl/>
        </w:rPr>
        <w:t xml:space="preserve"> </w:t>
      </w:r>
      <w:r w:rsidRPr="009972B7">
        <w:rPr>
          <w:rStyle w:val="affffc"/>
          <w:rFonts w:hint="eastAsia"/>
          <w:spacing w:val="-4"/>
          <w:rtl/>
        </w:rPr>
        <w:t>אמרו</w:t>
      </w:r>
      <w:r w:rsidRPr="009972B7">
        <w:rPr>
          <w:rStyle w:val="affffc"/>
          <w:spacing w:val="-4"/>
          <w:rtl/>
        </w:rPr>
        <w:t xml:space="preserve"> </w:t>
      </w:r>
      <w:r w:rsidRPr="009972B7">
        <w:rPr>
          <w:rStyle w:val="affffc"/>
          <w:rFonts w:hint="eastAsia"/>
          <w:spacing w:val="-4"/>
          <w:rtl/>
        </w:rPr>
        <w:t>לו</w:t>
      </w:r>
      <w:r w:rsidRPr="009972B7">
        <w:rPr>
          <w:rStyle w:val="affffc"/>
          <w:spacing w:val="-4"/>
          <w:rtl/>
        </w:rPr>
        <w:t>:</w:t>
      </w:r>
      <w:r w:rsidRPr="009972B7">
        <w:rPr>
          <w:spacing w:val="-4"/>
          <w:rtl/>
        </w:rPr>
        <w:t xml:space="preserve"> </w:t>
      </w:r>
      <w:r w:rsidRPr="009972B7">
        <w:rPr>
          <w:rFonts w:hint="eastAsia"/>
          <w:spacing w:val="-4"/>
          <w:rtl/>
        </w:rPr>
        <w:t>עלה</w:t>
      </w:r>
      <w:r w:rsidRPr="009972B7">
        <w:rPr>
          <w:spacing w:val="-4"/>
          <w:rtl/>
        </w:rPr>
        <w:t xml:space="preserve"> </w:t>
      </w:r>
      <w:r w:rsidRPr="009972B7">
        <w:rPr>
          <w:rFonts w:hint="eastAsia"/>
          <w:spacing w:val="-4"/>
          <w:rtl/>
        </w:rPr>
        <w:t>שהקרחת</w:t>
      </w:r>
      <w:r w:rsidRPr="009972B7">
        <w:rPr>
          <w:spacing w:val="-4"/>
          <w:rtl/>
        </w:rPr>
        <w:t xml:space="preserve"> </w:t>
      </w:r>
      <w:r w:rsidRPr="009972B7">
        <w:rPr>
          <w:rFonts w:hint="eastAsia"/>
          <w:spacing w:val="-4"/>
          <w:rtl/>
        </w:rPr>
        <w:t>עלינו</w:t>
      </w:r>
      <w:r w:rsidRPr="009972B7">
        <w:rPr>
          <w:spacing w:val="-4"/>
          <w:rtl/>
        </w:rPr>
        <w:t xml:space="preserve"> </w:t>
      </w:r>
      <w:r w:rsidRPr="009972B7">
        <w:rPr>
          <w:rFonts w:hint="eastAsia"/>
          <w:spacing w:val="-4"/>
          <w:rtl/>
        </w:rPr>
        <w:t>את</w:t>
      </w:r>
      <w:r w:rsidRPr="009972B7">
        <w:rPr>
          <w:spacing w:val="-4"/>
          <w:rtl/>
        </w:rPr>
        <w:t xml:space="preserve"> </w:t>
      </w:r>
      <w:r w:rsidRPr="009972B7">
        <w:rPr>
          <w:rFonts w:hint="eastAsia"/>
          <w:spacing w:val="-4"/>
          <w:rtl/>
        </w:rPr>
        <w:t>המקום</w:t>
      </w:r>
      <w:r w:rsidRPr="009972B7">
        <w:rPr>
          <w:spacing w:val="-4"/>
          <w:rtl/>
        </w:rPr>
        <w:t>.</w:t>
      </w:r>
    </w:p>
    <w:p w14:paraId="6E2DB865" w14:textId="556EBB1D" w:rsidR="00F07A5B" w:rsidRPr="00F07A5B" w:rsidRDefault="0072516E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ר"א</w:t>
      </w:r>
      <w:r w:rsidR="00F07A5B" w:rsidRPr="00F07A5B">
        <w:rPr>
          <w:rFonts w:hint="cs"/>
          <w:rtl/>
        </w:rPr>
        <w:t>:</w:t>
      </w:r>
    </w:p>
    <w:p w14:paraId="7E3533C4" w14:textId="034AF88C" w:rsidR="00B93B58" w:rsidRPr="009972B7" w:rsidRDefault="0072516E" w:rsidP="00B93B58">
      <w:pPr>
        <w:rPr>
          <w:spacing w:val="0"/>
          <w:rtl/>
        </w:rPr>
      </w:pPr>
      <w:r w:rsidRPr="009972B7">
        <w:rPr>
          <w:rStyle w:val="affff8"/>
          <w:rFonts w:hint="cs"/>
          <w:spacing w:val="0"/>
          <w:rtl/>
        </w:rPr>
        <w:t>'</w:t>
      </w:r>
      <w:r w:rsidR="00B93B58" w:rsidRPr="009972B7">
        <w:rPr>
          <w:rStyle w:val="affff8"/>
          <w:rFonts w:hint="cs"/>
          <w:spacing w:val="0"/>
          <w:rtl/>
        </w:rPr>
        <w:t>ונערים</w:t>
      </w:r>
      <w:r w:rsidR="00B93B58" w:rsidRPr="009972B7">
        <w:rPr>
          <w:rStyle w:val="affff8"/>
          <w:spacing w:val="0"/>
          <w:rtl/>
        </w:rPr>
        <w:t xml:space="preserve"> </w:t>
      </w:r>
      <w:r w:rsidR="00B93B58" w:rsidRPr="009972B7">
        <w:rPr>
          <w:rStyle w:val="affff8"/>
          <w:rFonts w:hint="cs"/>
          <w:spacing w:val="0"/>
          <w:rtl/>
        </w:rPr>
        <w:t>קטנים'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Style w:val="affffc"/>
          <w:rFonts w:hint="cs"/>
          <w:spacing w:val="0"/>
          <w:rtl/>
        </w:rPr>
        <w:t>ר</w:t>
      </w:r>
      <w:r w:rsidR="00B93B58" w:rsidRPr="009972B7">
        <w:rPr>
          <w:rStyle w:val="affffc"/>
          <w:spacing w:val="0"/>
          <w:rtl/>
        </w:rPr>
        <w:t>"</w:t>
      </w:r>
      <w:r w:rsidR="00B93B58" w:rsidRPr="009972B7">
        <w:rPr>
          <w:rStyle w:val="affffc"/>
          <w:rFonts w:hint="cs"/>
          <w:spacing w:val="0"/>
          <w:rtl/>
        </w:rPr>
        <w:t>א</w:t>
      </w:r>
      <w:r w:rsidR="00B93B58" w:rsidRPr="009972B7">
        <w:rPr>
          <w:rStyle w:val="affffc"/>
          <w:spacing w:val="0"/>
          <w:rtl/>
        </w:rPr>
        <w:t>: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שמנוערים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מן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המצות</w:t>
      </w:r>
      <w:r w:rsidR="00B93B58" w:rsidRPr="009972B7">
        <w:rPr>
          <w:spacing w:val="0"/>
          <w:rtl/>
        </w:rPr>
        <w:t xml:space="preserve">, </w:t>
      </w:r>
      <w:r w:rsidR="00B93B58" w:rsidRPr="009972B7">
        <w:rPr>
          <w:rStyle w:val="affff8"/>
          <w:rFonts w:hint="cs"/>
          <w:spacing w:val="0"/>
          <w:rtl/>
        </w:rPr>
        <w:t>קטנים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שהיו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מקטני</w:t>
      </w:r>
      <w:r w:rsidR="00B93B58" w:rsidRPr="009972B7">
        <w:rPr>
          <w:spacing w:val="0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אמנה</w:t>
      </w:r>
      <w:r w:rsidR="00B93B58" w:rsidRPr="009972B7">
        <w:rPr>
          <w:spacing w:val="0"/>
          <w:rtl/>
        </w:rPr>
        <w:t>.</w:t>
      </w:r>
    </w:p>
    <w:p w14:paraId="2C33EBD0" w14:textId="56676433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5A0FD34C" w14:textId="6B07FAF8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נערים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ובזבזו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עצמן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כקטנים</w:t>
      </w:r>
      <w:r w:rsidRPr="006F178A">
        <w:rPr>
          <w:rtl/>
        </w:rPr>
        <w:t>.</w:t>
      </w:r>
    </w:p>
    <w:p w14:paraId="601DA078" w14:textId="469AF6CB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מתקיף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6B791BA8" w14:textId="5EEA5DCE" w:rsidR="0072516E" w:rsidRPr="0072516E" w:rsidRDefault="00B93B58" w:rsidP="0072516E">
      <w:pPr>
        <w:rPr>
          <w:spacing w:val="0"/>
          <w:rtl/>
        </w:rPr>
      </w:pPr>
      <w:r w:rsidRPr="0072516E">
        <w:rPr>
          <w:rFonts w:hint="cs"/>
          <w:spacing w:val="0"/>
          <w:rtl/>
        </w:rPr>
        <w:t>ושמא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על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שם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מקומן</w:t>
      </w:r>
      <w:r w:rsidRPr="0072516E">
        <w:rPr>
          <w:spacing w:val="0"/>
          <w:rtl/>
        </w:rPr>
        <w:t>!</w:t>
      </w:r>
      <w:r w:rsidR="0072516E" w:rsidRPr="0072516E">
        <w:rPr>
          <w:rFonts w:hint="cs"/>
          <w:spacing w:val="0"/>
          <w:rtl/>
        </w:rPr>
        <w:t xml:space="preserve"> </w:t>
      </w:r>
      <w:r w:rsidRPr="0072516E">
        <w:rPr>
          <w:rStyle w:val="affffc"/>
          <w:rFonts w:hint="cs"/>
          <w:spacing w:val="0"/>
          <w:rtl/>
        </w:rPr>
        <w:t>מי</w:t>
      </w:r>
      <w:r w:rsidRPr="0072516E">
        <w:rPr>
          <w:rStyle w:val="affffc"/>
          <w:spacing w:val="0"/>
          <w:rtl/>
        </w:rPr>
        <w:t xml:space="preserve"> </w:t>
      </w:r>
      <w:r w:rsidRPr="0072516E">
        <w:rPr>
          <w:rStyle w:val="affffc"/>
          <w:rFonts w:hint="cs"/>
          <w:spacing w:val="0"/>
          <w:rtl/>
        </w:rPr>
        <w:t>לא</w:t>
      </w:r>
      <w:r w:rsidRPr="0072516E">
        <w:rPr>
          <w:rStyle w:val="affffc"/>
          <w:spacing w:val="0"/>
          <w:rtl/>
        </w:rPr>
        <w:t xml:space="preserve"> </w:t>
      </w:r>
      <w:r w:rsidRPr="0072516E">
        <w:rPr>
          <w:rStyle w:val="affffc"/>
          <w:rFonts w:hint="cs"/>
          <w:spacing w:val="0"/>
          <w:rtl/>
        </w:rPr>
        <w:t>כתיב</w:t>
      </w:r>
      <w:r w:rsidRPr="0072516E">
        <w:rPr>
          <w:rStyle w:val="affffc"/>
          <w:spacing w:val="0"/>
          <w:rtl/>
        </w:rPr>
        <w:t xml:space="preserve">: </w:t>
      </w:r>
      <w:r w:rsidRPr="0072516E">
        <w:rPr>
          <w:rStyle w:val="affff8"/>
          <w:rFonts w:hint="cs"/>
          <w:spacing w:val="0"/>
          <w:rtl/>
        </w:rPr>
        <w:t>'וארם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יצאו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גדודים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וישבו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מארץ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ישראל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נערה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קטנה</w:t>
      </w:r>
      <w:r w:rsidRPr="0072516E">
        <w:rPr>
          <w:rStyle w:val="affff8"/>
          <w:spacing w:val="0"/>
          <w:rtl/>
        </w:rPr>
        <w:t>',</w:t>
      </w:r>
      <w:r w:rsidRPr="0072516E">
        <w:rPr>
          <w:spacing w:val="0"/>
          <w:rtl/>
        </w:rPr>
        <w:t xml:space="preserve"> </w:t>
      </w:r>
      <w:r w:rsidRPr="0072516E">
        <w:rPr>
          <w:rStyle w:val="affffc"/>
          <w:rFonts w:hint="cs"/>
          <w:spacing w:val="0"/>
          <w:rtl/>
        </w:rPr>
        <w:t>וקשיא</w:t>
      </w:r>
      <w:r w:rsidRPr="0072516E">
        <w:rPr>
          <w:rStyle w:val="affffc"/>
          <w:spacing w:val="0"/>
          <w:rtl/>
        </w:rPr>
        <w:t xml:space="preserve"> </w:t>
      </w:r>
      <w:r w:rsidRPr="0072516E">
        <w:rPr>
          <w:rStyle w:val="affffc"/>
          <w:rFonts w:hint="cs"/>
          <w:spacing w:val="0"/>
          <w:rtl/>
        </w:rPr>
        <w:t>לן</w:t>
      </w:r>
      <w:r w:rsidRPr="0072516E">
        <w:rPr>
          <w:rStyle w:val="affffc"/>
          <w:spacing w:val="0"/>
          <w:rtl/>
        </w:rPr>
        <w:t>: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נערה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וקטנה</w:t>
      </w:r>
      <w:r w:rsidRPr="0072516E">
        <w:rPr>
          <w:spacing w:val="0"/>
          <w:rtl/>
        </w:rPr>
        <w:t>!</w:t>
      </w:r>
      <w:r w:rsidR="0072516E" w:rsidRPr="0072516E">
        <w:rPr>
          <w:rFonts w:hint="cs"/>
          <w:spacing w:val="0"/>
          <w:rtl/>
        </w:rPr>
        <w:t xml:space="preserve"> ואר''פ: </w:t>
      </w:r>
      <w:r w:rsidRPr="0072516E">
        <w:rPr>
          <w:rFonts w:hint="cs"/>
          <w:spacing w:val="0"/>
          <w:rtl/>
        </w:rPr>
        <w:t>קטנה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דמן</w:t>
      </w:r>
      <w:r w:rsidRPr="0072516E">
        <w:rPr>
          <w:spacing w:val="0"/>
          <w:rtl/>
        </w:rPr>
        <w:t xml:space="preserve"> </w:t>
      </w:r>
      <w:r w:rsidRPr="0072516E">
        <w:rPr>
          <w:rFonts w:hint="cs"/>
          <w:spacing w:val="0"/>
          <w:rtl/>
        </w:rPr>
        <w:t>נעורן</w:t>
      </w:r>
      <w:r w:rsidRPr="0072516E">
        <w:rPr>
          <w:spacing w:val="0"/>
          <w:rtl/>
        </w:rPr>
        <w:t>!</w:t>
      </w:r>
      <w:r w:rsidR="0072516E" w:rsidRPr="0072516E">
        <w:rPr>
          <w:rFonts w:hint="cs"/>
          <w:spacing w:val="0"/>
          <w:rtl/>
        </w:rPr>
        <w:t xml:space="preserve"> </w:t>
      </w:r>
    </w:p>
    <w:p w14:paraId="41DB17C5" w14:textId="77777777" w:rsidR="00F07A5B" w:rsidRPr="00F07A5B" w:rsidRDefault="0072516E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33CCBA83" w14:textId="6BA2065D" w:rsidR="00B93B58" w:rsidRPr="006F178A" w:rsidRDefault="0072516E" w:rsidP="0072516E">
      <w:pPr>
        <w:spacing w:after="60"/>
        <w:rPr>
          <w:rtl/>
        </w:rPr>
      </w:pPr>
      <w:r>
        <w:rPr>
          <w:rFonts w:hint="cs"/>
          <w:rtl/>
        </w:rPr>
        <w:t>ש</w:t>
      </w:r>
      <w:r w:rsidR="00B93B58" w:rsidRPr="006F178A">
        <w:rPr>
          <w:rFonts w:hint="cs"/>
          <w:rtl/>
        </w:rPr>
        <w:t>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מפרש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מקומה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כאן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מפורש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מקומן</w:t>
      </w:r>
      <w:r w:rsidR="00B93B58" w:rsidRPr="006F178A">
        <w:rPr>
          <w:rtl/>
        </w:rPr>
        <w:t>.</w:t>
      </w:r>
    </w:p>
    <w:p w14:paraId="5FF18C97" w14:textId="3A6F4421" w:rsidR="00F07A5B" w:rsidRPr="00F07A5B" w:rsidRDefault="00F07A5B" w:rsidP="0072516E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55ADF4D9" w14:textId="0D2BAF52" w:rsidR="0072516E" w:rsidRDefault="00B93B58" w:rsidP="00B93B58">
      <w:pPr>
        <w:rPr>
          <w:rStyle w:val="affff8"/>
          <w:rtl/>
        </w:rPr>
      </w:pPr>
      <w:r w:rsidRPr="0072516E">
        <w:rPr>
          <w:rStyle w:val="affff8"/>
          <w:rFonts w:hint="cs"/>
          <w:rtl/>
        </w:rPr>
        <w:t>'ויפן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אחריו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ויראם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ויקללם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בשם</w:t>
      </w:r>
      <w:r w:rsidRPr="0072516E">
        <w:rPr>
          <w:rStyle w:val="affff8"/>
          <w:rtl/>
        </w:rPr>
        <w:t xml:space="preserve"> ה' </w:t>
      </w:r>
    </w:p>
    <w:p w14:paraId="5D42C19F" w14:textId="44B941D0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501BFE25" w14:textId="50AB78B6" w:rsidR="00B93B58" w:rsidRPr="0072516E" w:rsidRDefault="00B93B58" w:rsidP="00B93B58">
      <w:pPr>
        <w:rPr>
          <w:spacing w:val="2"/>
          <w:rtl/>
        </w:rPr>
      </w:pPr>
      <w:r w:rsidRPr="0072516E">
        <w:rPr>
          <w:rFonts w:hint="cs"/>
          <w:spacing w:val="2"/>
          <w:rtl/>
        </w:rPr>
        <w:t>ראה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ממש</w:t>
      </w:r>
      <w:r w:rsidRPr="0072516E">
        <w:rPr>
          <w:spacing w:val="2"/>
          <w:rtl/>
        </w:rPr>
        <w:t xml:space="preserve">, </w:t>
      </w:r>
      <w:r w:rsidRPr="0072516E">
        <w:rPr>
          <w:rStyle w:val="affffc"/>
          <w:rFonts w:hint="cs"/>
          <w:spacing w:val="2"/>
          <w:rtl/>
        </w:rPr>
        <w:t>כרשב</w:t>
      </w:r>
      <w:r w:rsidRPr="0072516E">
        <w:rPr>
          <w:rStyle w:val="affffc"/>
          <w:spacing w:val="2"/>
          <w:rtl/>
        </w:rPr>
        <w:t>"</w:t>
      </w:r>
      <w:r w:rsidRPr="0072516E">
        <w:rPr>
          <w:rStyle w:val="affffc"/>
          <w:rFonts w:hint="cs"/>
          <w:spacing w:val="2"/>
          <w:rtl/>
        </w:rPr>
        <w:t>ג</w:t>
      </w:r>
      <w:r w:rsidRPr="0072516E">
        <w:rPr>
          <w:rStyle w:val="affffc"/>
          <w:spacing w:val="2"/>
          <w:rtl/>
        </w:rPr>
        <w:t xml:space="preserve">: </w:t>
      </w:r>
      <w:r w:rsidRPr="0072516E">
        <w:rPr>
          <w:rFonts w:hint="cs"/>
          <w:spacing w:val="2"/>
          <w:rtl/>
        </w:rPr>
        <w:t>כל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מקום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שנתנו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חכמים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עיניהם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או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מיתה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או</w:t>
      </w:r>
      <w:r w:rsidRPr="0072516E">
        <w:rPr>
          <w:spacing w:val="2"/>
          <w:rtl/>
        </w:rPr>
        <w:t xml:space="preserve"> </w:t>
      </w:r>
      <w:r w:rsidRPr="0072516E">
        <w:rPr>
          <w:rFonts w:hint="cs"/>
          <w:spacing w:val="2"/>
          <w:rtl/>
        </w:rPr>
        <w:t>עוני</w:t>
      </w:r>
      <w:r w:rsidRPr="0072516E">
        <w:rPr>
          <w:spacing w:val="2"/>
          <w:rtl/>
        </w:rPr>
        <w:t>;</w:t>
      </w:r>
    </w:p>
    <w:p w14:paraId="6B4D3921" w14:textId="3EDB5D79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ושמואל</w:t>
      </w:r>
      <w:r w:rsidR="00F07A5B" w:rsidRPr="00F07A5B">
        <w:rPr>
          <w:rtl/>
        </w:rPr>
        <w:t>:</w:t>
      </w:r>
    </w:p>
    <w:p w14:paraId="5CF1B804" w14:textId="650AD2F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שכולן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נתעברה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הכיפורים</w:t>
      </w:r>
      <w:r w:rsidRPr="006F178A">
        <w:rPr>
          <w:rtl/>
        </w:rPr>
        <w:t>;</w:t>
      </w:r>
    </w:p>
    <w:p w14:paraId="63FC9764" w14:textId="41CF9E0C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72516E" w:rsidRPr="00F07A5B">
        <w:rPr>
          <w:rFonts w:hint="cs"/>
          <w:rtl/>
        </w:rPr>
        <w:t>רי''נ</w:t>
      </w:r>
      <w:r w:rsidR="00F07A5B" w:rsidRPr="00F07A5B">
        <w:rPr>
          <w:rtl/>
        </w:rPr>
        <w:t>:</w:t>
      </w:r>
    </w:p>
    <w:p w14:paraId="402D64D8" w14:textId="0C95A58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בלורית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כאמוריים</w:t>
      </w:r>
      <w:r w:rsidRPr="006F178A">
        <w:rPr>
          <w:rtl/>
        </w:rPr>
        <w:t>;</w:t>
      </w:r>
    </w:p>
    <w:p w14:paraId="3ED24CFD" w14:textId="6F77D766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ור</w:t>
      </w:r>
      <w:r w:rsidR="0072516E" w:rsidRPr="00F07A5B">
        <w:rPr>
          <w:rFonts w:hint="cs"/>
          <w:rtl/>
        </w:rPr>
        <w:t>י''ו</w:t>
      </w:r>
      <w:r w:rsidR="00F07A5B" w:rsidRPr="00F07A5B">
        <w:rPr>
          <w:rFonts w:hint="cs"/>
          <w:rtl/>
        </w:rPr>
        <w:t>:</w:t>
      </w:r>
    </w:p>
    <w:p w14:paraId="288281D2" w14:textId="6C48C59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לחלוחית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מצוה</w:t>
      </w:r>
      <w:r w:rsidRPr="006F178A">
        <w:rPr>
          <w:rtl/>
        </w:rPr>
        <w:t>.</w:t>
      </w:r>
    </w:p>
    <w:p w14:paraId="31BB167A" w14:textId="77777777" w:rsidR="00B93B58" w:rsidRPr="006F178A" w:rsidRDefault="00B93B58" w:rsidP="0072516E">
      <w:pPr>
        <w:spacing w:after="60"/>
        <w:rPr>
          <w:rtl/>
        </w:rPr>
      </w:pPr>
      <w:r w:rsidRPr="006F178A">
        <w:rPr>
          <w:rFonts w:hint="cs"/>
          <w:rtl/>
        </w:rPr>
        <w:t>לא בם ולא בזרעם 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הדורות</w:t>
      </w:r>
      <w:r w:rsidRPr="006F178A">
        <w:rPr>
          <w:rtl/>
        </w:rPr>
        <w:t>.</w:t>
      </w:r>
    </w:p>
    <w:p w14:paraId="715A2135" w14:textId="77777777" w:rsidR="00B93B58" w:rsidRPr="006F178A" w:rsidRDefault="00B93B58" w:rsidP="003A56EF">
      <w:pPr>
        <w:pStyle w:val="afff0"/>
        <w:framePr w:wrap="around"/>
        <w:rPr>
          <w:rtl/>
        </w:rPr>
      </w:pPr>
      <w:bookmarkStart w:id="14" w:name="_Hlk135027554"/>
      <w:r w:rsidRPr="006F178A">
        <w:rPr>
          <w:rFonts w:hint="cs"/>
          <w:rtl/>
        </w:rPr>
        <w:t>מז.</w:t>
      </w:r>
    </w:p>
    <w:p w14:paraId="38BEFAA3" w14:textId="77777777" w:rsidR="0072516E" w:rsidRPr="0072516E" w:rsidRDefault="00B93B58" w:rsidP="00B93B58">
      <w:pPr>
        <w:rPr>
          <w:rStyle w:val="affff8"/>
          <w:spacing w:val="0"/>
          <w:rtl/>
        </w:rPr>
      </w:pPr>
      <w:r w:rsidRPr="0072516E">
        <w:rPr>
          <w:rStyle w:val="affff8"/>
          <w:rFonts w:hint="cs"/>
          <w:spacing w:val="0"/>
          <w:rtl/>
        </w:rPr>
        <w:t>'ותצאנה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שתים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דובים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מן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היער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ותבקענה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מהם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ארבעים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>ושני</w:t>
      </w:r>
      <w:r w:rsidRPr="0072516E">
        <w:rPr>
          <w:rStyle w:val="affff8"/>
          <w:spacing w:val="0"/>
          <w:rtl/>
        </w:rPr>
        <w:t xml:space="preserve"> </w:t>
      </w:r>
      <w:r w:rsidRPr="0072516E">
        <w:rPr>
          <w:rStyle w:val="affff8"/>
          <w:rFonts w:hint="cs"/>
          <w:spacing w:val="0"/>
          <w:rtl/>
        </w:rPr>
        <w:t xml:space="preserve">ילדים' </w:t>
      </w:r>
    </w:p>
    <w:p w14:paraId="4CD7B0AA" w14:textId="0481FEB6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ושמואל</w:t>
      </w:r>
      <w:r w:rsidR="00F07A5B" w:rsidRPr="00F07A5B">
        <w:rPr>
          <w:rtl/>
        </w:rPr>
        <w:t>:</w:t>
      </w:r>
    </w:p>
    <w:p w14:paraId="32C6DC89" w14:textId="24E052D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למ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יער</w:t>
      </w:r>
      <w:r w:rsidRPr="006F178A">
        <w:rPr>
          <w:rtl/>
        </w:rPr>
        <w:t xml:space="preserve"> </w:t>
      </w:r>
      <w:r>
        <w:rPr>
          <w:rFonts w:hint="cs"/>
          <w:rtl/>
        </w:rPr>
        <w:t>היה ולא דובים</w:t>
      </w:r>
    </w:p>
    <w:p w14:paraId="1207473E" w14:textId="58CF710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למ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נס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היה </w:t>
      </w:r>
      <w:r w:rsidRPr="006F178A">
        <w:rPr>
          <w:rFonts w:hint="cs"/>
          <w:rtl/>
        </w:rPr>
        <w:t>יער</w:t>
      </w:r>
      <w:r w:rsidRPr="006F178A">
        <w:rPr>
          <w:rtl/>
        </w:rPr>
        <w:t xml:space="preserve"> </w:t>
      </w:r>
      <w:r>
        <w:rPr>
          <w:rFonts w:hint="cs"/>
          <w:rtl/>
        </w:rPr>
        <w:t>ולא היו דובים</w:t>
      </w:r>
      <w:r w:rsidR="00AA0314">
        <w:rPr>
          <w:rFonts w:hint="cs"/>
          <w:rtl/>
        </w:rPr>
        <w:t>,</w:t>
      </w:r>
    </w:p>
    <w:p w14:paraId="3C44D656" w14:textId="1C8D9FBB" w:rsidR="00B93B58" w:rsidRPr="006F178A" w:rsidRDefault="00AA0314" w:rsidP="00AA0314">
      <w:pPr>
        <w:ind w:left="904"/>
        <w:rPr>
          <w:rtl/>
        </w:rPr>
      </w:pPr>
      <w:r>
        <w:rPr>
          <w:rFonts w:hint="cs"/>
          <w:rtl/>
        </w:rPr>
        <w:t xml:space="preserve">ונברא גם יער [כדי שהדובים לא יפחדו להזיק] </w:t>
      </w:r>
    </w:p>
    <w:p w14:paraId="0D57377A" w14:textId="0A2C4199" w:rsidR="00F07A5B" w:rsidRPr="00F07A5B" w:rsidRDefault="00B93B58" w:rsidP="0072516E">
      <w:pPr>
        <w:pStyle w:val="36"/>
        <w:framePr w:wrap="notBeside"/>
        <w:rPr>
          <w:rtl/>
        </w:rPr>
      </w:pPr>
      <w:r w:rsidRPr="00F07A5B">
        <w:rPr>
          <w:rtl/>
        </w:rPr>
        <w:t>ר"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37DF7FA7" w14:textId="09A1556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בשביל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מואב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הובקעו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ילדים</w:t>
      </w:r>
      <w:r w:rsidRPr="006F178A">
        <w:rPr>
          <w:rtl/>
        </w:rPr>
        <w:t>.</w:t>
      </w:r>
    </w:p>
    <w:p w14:paraId="7730A5D8" w14:textId="6632D32F" w:rsidR="00F07A5B" w:rsidRPr="00F07A5B" w:rsidRDefault="0072516E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ויקשה מרב</w:t>
      </w:r>
      <w:r w:rsidR="00F07A5B" w:rsidRPr="00F07A5B">
        <w:rPr>
          <w:rFonts w:hint="cs"/>
          <w:rtl/>
        </w:rPr>
        <w:t>:</w:t>
      </w:r>
    </w:p>
    <w:p w14:paraId="1430FE6A" w14:textId="65F806FB" w:rsidR="00B93B58" w:rsidRPr="006F178A" w:rsidRDefault="00B93B58" w:rsidP="00CD6659">
      <w:pPr>
        <w:rPr>
          <w:rtl/>
        </w:rPr>
      </w:pP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יעסוק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ובמצות</w:t>
      </w:r>
      <w:r w:rsidRPr="006F178A">
        <w:rPr>
          <w:rtl/>
        </w:rPr>
        <w:t xml:space="preserve"> </w:t>
      </w:r>
      <w:r w:rsidR="00CD6659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לשמה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שבשכר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ארבעים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קרבנות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שהקריב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מואב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זכה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ויצתה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שיצא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ממנ</w:t>
      </w:r>
      <w:r w:rsidR="00AA0314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CD6659">
        <w:rPr>
          <w:rFonts w:hint="cs"/>
          <w:rtl/>
        </w:rPr>
        <w:t>ו</w:t>
      </w:r>
      <w:r w:rsidRPr="006F178A">
        <w:rPr>
          <w:rtl/>
        </w:rPr>
        <w:t xml:space="preserve"> </w:t>
      </w:r>
      <w:r w:rsidRPr="0072516E">
        <w:rPr>
          <w:rStyle w:val="affff8"/>
          <w:rFonts w:hint="cs"/>
          <w:rtl/>
        </w:rPr>
        <w:t>אלף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עולות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יעלה</w:t>
      </w:r>
      <w:r w:rsidRPr="0072516E">
        <w:rPr>
          <w:rStyle w:val="affff8"/>
          <w:rtl/>
        </w:rPr>
        <w:t xml:space="preserve"> </w:t>
      </w:r>
      <w:r w:rsidRPr="0072516E">
        <w:rPr>
          <w:rStyle w:val="affff8"/>
          <w:rFonts w:hint="cs"/>
          <w:rtl/>
        </w:rPr>
        <w:t>שלמה</w:t>
      </w:r>
      <w:r w:rsidRPr="0072516E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="00CD6659">
        <w:rPr>
          <w:rFonts w:hint="cs"/>
          <w:rtl/>
        </w:rPr>
        <w:t>ו</w:t>
      </w:r>
      <w:r w:rsidRPr="006F178A">
        <w:rPr>
          <w:rFonts w:hint="cs"/>
          <w:rtl/>
        </w:rPr>
        <w:t>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בלק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היתה</w:t>
      </w:r>
      <w:r w:rsidRPr="006F178A">
        <w:rPr>
          <w:rtl/>
        </w:rPr>
        <w:t>!</w:t>
      </w:r>
    </w:p>
    <w:p w14:paraId="4F5C1975" w14:textId="77777777" w:rsidR="00F07A5B" w:rsidRPr="00F07A5B" w:rsidRDefault="0072516E" w:rsidP="0072516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ודחי'</w:t>
      </w:r>
      <w:r w:rsidR="00F07A5B" w:rsidRPr="00F07A5B">
        <w:rPr>
          <w:rtl/>
        </w:rPr>
        <w:t>:</w:t>
      </w:r>
    </w:p>
    <w:p w14:paraId="153D0642" w14:textId="2057476E" w:rsidR="009F56EF" w:rsidRDefault="00B93B58" w:rsidP="009972B7">
      <w:pPr>
        <w:spacing w:after="60"/>
        <w:rPr>
          <w:rtl/>
        </w:rPr>
      </w:pPr>
      <w:r w:rsidRPr="006F178A">
        <w:rPr>
          <w:rFonts w:hint="cs"/>
          <w:rtl/>
        </w:rPr>
        <w:t>תאותו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מיהא</w:t>
      </w:r>
      <w:r w:rsidRPr="006F178A">
        <w:rPr>
          <w:rtl/>
        </w:rPr>
        <w:t xml:space="preserve"> </w:t>
      </w:r>
      <w:r w:rsidR="00AA0314">
        <w:rPr>
          <w:rFonts w:hint="cs"/>
          <w:rtl/>
        </w:rPr>
        <w:t xml:space="preserve">היתה </w:t>
      </w:r>
      <w:r w:rsidRPr="006F178A">
        <w:rPr>
          <w:rFonts w:hint="cs"/>
          <w:rtl/>
        </w:rPr>
        <w:t>לקללה</w:t>
      </w:r>
      <w:r w:rsidR="00AA0314">
        <w:rPr>
          <w:rFonts w:hint="cs"/>
          <w:rtl/>
        </w:rPr>
        <w:t>.</w:t>
      </w:r>
      <w:r w:rsidRPr="006F178A">
        <w:rPr>
          <w:rtl/>
        </w:rPr>
        <w:t xml:space="preserve"> </w:t>
      </w:r>
    </w:p>
    <w:p w14:paraId="6C601D8B" w14:textId="31852CCF" w:rsidR="00F07A5B" w:rsidRPr="00F07A5B" w:rsidRDefault="00F07A5B" w:rsidP="009F56EF">
      <w:pPr>
        <w:pStyle w:val="36"/>
        <w:framePr w:wrap="notBeside"/>
        <w:rPr>
          <w:rtl/>
        </w:rPr>
      </w:pPr>
      <w:r w:rsidRPr="00F07A5B">
        <w:rPr>
          <w:rtl/>
        </w:rPr>
        <w:t>•</w:t>
      </w:r>
    </w:p>
    <w:p w14:paraId="3D312761" w14:textId="1B4976D2" w:rsidR="00B93B58" w:rsidRPr="006F178A" w:rsidRDefault="00B93B58" w:rsidP="00CD6659">
      <w:pPr>
        <w:rPr>
          <w:rtl/>
        </w:rPr>
      </w:pPr>
      <w:r w:rsidRPr="009F56EF">
        <w:rPr>
          <w:rStyle w:val="affff8"/>
          <w:rFonts w:hint="cs"/>
          <w:rtl/>
        </w:rPr>
        <w:t>הנה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נא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מושב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העיר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טוב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כאשר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אדוני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רואה</w:t>
      </w:r>
      <w:r w:rsidRPr="009F56EF">
        <w:rPr>
          <w:rStyle w:val="affff8"/>
          <w:rtl/>
        </w:rPr>
        <w:t xml:space="preserve"> </w:t>
      </w:r>
      <w:r w:rsidRPr="009F56EF">
        <w:rPr>
          <w:rStyle w:val="affff8"/>
          <w:rFonts w:hint="cs"/>
          <w:rtl/>
        </w:rPr>
        <w:t>וגו</w:t>
      </w:r>
      <w:r w:rsidRPr="009F56EF">
        <w:rPr>
          <w:rStyle w:val="affff8"/>
          <w:rtl/>
        </w:rPr>
        <w:t>'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וכי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וארץ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משכלת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טובתה</w:t>
      </w:r>
      <w:r w:rsidRPr="006F178A">
        <w:rPr>
          <w:rtl/>
        </w:rPr>
        <w:t>?</w:t>
      </w:r>
      <w:r w:rsidR="00CD6659">
        <w:rPr>
          <w:rFonts w:hint="cs"/>
          <w:rtl/>
        </w:rPr>
        <w:t xml:space="preserve"> </w:t>
      </w:r>
      <w:r w:rsidR="00CD6659" w:rsidRPr="00CD6659">
        <w:rPr>
          <w:rStyle w:val="affffc"/>
          <w:rFonts w:hint="cs"/>
          <w:rtl/>
        </w:rPr>
        <w:t>ר"ח</w:t>
      </w:r>
      <w:r w:rsidRPr="00CD6659">
        <w:rPr>
          <w:rStyle w:val="affffc"/>
          <w:rtl/>
        </w:rPr>
        <w:t>:</w:t>
      </w:r>
      <w:r w:rsidR="00CD6659">
        <w:rPr>
          <w:rFonts w:hint="cs"/>
          <w:rtl/>
        </w:rPr>
        <w:t xml:space="preserve"> </w:t>
      </w:r>
      <w:r w:rsidRPr="006F178A">
        <w:rPr>
          <w:rFonts w:hint="cs"/>
          <w:rtl/>
        </w:rPr>
        <w:t>חן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יושביו</w:t>
      </w:r>
      <w:r w:rsidRPr="006F178A">
        <w:rPr>
          <w:rtl/>
        </w:rPr>
        <w:t>.</w:t>
      </w:r>
    </w:p>
    <w:p w14:paraId="2A4B1F0D" w14:textId="77777777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21C08F5A" w14:textId="3E5A53BC" w:rsidR="00B93B58" w:rsidRPr="00CD6659" w:rsidRDefault="00CD6659" w:rsidP="009F56EF">
      <w:pPr>
        <w:spacing w:after="60"/>
        <w:rPr>
          <w:rFonts w:cs="BA Vilna Bold"/>
          <w:spacing w:val="0"/>
          <w:rtl/>
        </w:rPr>
      </w:pPr>
      <w:r w:rsidRPr="00CD6659">
        <w:rPr>
          <w:rFonts w:cs="BA Vilna Bold" w:hint="cs"/>
          <w:spacing w:val="0"/>
          <w:rtl/>
        </w:rPr>
        <w:t>ג'</w:t>
      </w:r>
      <w:r w:rsidR="00B93B58" w:rsidRPr="00CD6659">
        <w:rPr>
          <w:rFonts w:cs="BA Vilna Bold"/>
          <w:spacing w:val="0"/>
          <w:rtl/>
        </w:rPr>
        <w:t xml:space="preserve"> </w:t>
      </w:r>
      <w:r w:rsidR="00B93B58" w:rsidRPr="00CD6659">
        <w:rPr>
          <w:rFonts w:cs="BA Vilna Bold" w:hint="cs"/>
          <w:spacing w:val="0"/>
          <w:rtl/>
        </w:rPr>
        <w:t>חינות</w:t>
      </w:r>
      <w:r w:rsidR="00B93B58" w:rsidRPr="00CD6659">
        <w:rPr>
          <w:rFonts w:cs="BA Vilna Bold"/>
          <w:spacing w:val="0"/>
          <w:rtl/>
        </w:rPr>
        <w:t xml:space="preserve"> </w:t>
      </w:r>
      <w:r w:rsidR="00B93B58" w:rsidRPr="00CD6659">
        <w:rPr>
          <w:rFonts w:cs="BA Vilna Bold" w:hint="cs"/>
          <w:spacing w:val="0"/>
          <w:rtl/>
        </w:rPr>
        <w:t>הן</w:t>
      </w:r>
      <w:r w:rsidR="00B93B58" w:rsidRPr="00CD6659">
        <w:rPr>
          <w:rFonts w:cs="BA Vilna Bold"/>
          <w:spacing w:val="0"/>
          <w:rtl/>
        </w:rPr>
        <w:t xml:space="preserve">: </w:t>
      </w:r>
      <w:r w:rsidR="00B93B58" w:rsidRPr="00CD6659">
        <w:rPr>
          <w:rFonts w:hint="cs"/>
          <w:spacing w:val="0"/>
          <w:rtl/>
        </w:rPr>
        <w:t>חן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מקום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על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יושביו</w:t>
      </w:r>
      <w:r w:rsidR="00B93B58" w:rsidRPr="00CD6659">
        <w:rPr>
          <w:spacing w:val="0"/>
          <w:rtl/>
        </w:rPr>
        <w:t xml:space="preserve">, </w:t>
      </w:r>
      <w:r w:rsidR="00B93B58" w:rsidRPr="00CD6659">
        <w:rPr>
          <w:rFonts w:hint="cs"/>
          <w:spacing w:val="0"/>
          <w:rtl/>
        </w:rPr>
        <w:t>חן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אשה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על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בעלה</w:t>
      </w:r>
      <w:r w:rsidR="00B93B58" w:rsidRPr="00CD6659">
        <w:rPr>
          <w:spacing w:val="0"/>
          <w:rtl/>
        </w:rPr>
        <w:t xml:space="preserve">, </w:t>
      </w:r>
      <w:r w:rsidR="00B93B58" w:rsidRPr="00CD6659">
        <w:rPr>
          <w:rFonts w:hint="cs"/>
          <w:spacing w:val="0"/>
          <w:rtl/>
        </w:rPr>
        <w:t>חן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מקח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על</w:t>
      </w:r>
      <w:r w:rsidR="00B93B58" w:rsidRPr="00CD6659">
        <w:rPr>
          <w:spacing w:val="0"/>
          <w:rtl/>
        </w:rPr>
        <w:t xml:space="preserve"> </w:t>
      </w:r>
      <w:r w:rsidR="00B93B58" w:rsidRPr="00CD6659">
        <w:rPr>
          <w:rFonts w:hint="cs"/>
          <w:spacing w:val="0"/>
          <w:rtl/>
        </w:rPr>
        <w:t>מקחו</w:t>
      </w:r>
      <w:r w:rsidR="00B93B58" w:rsidRPr="00CD6659">
        <w:rPr>
          <w:spacing w:val="0"/>
          <w:rtl/>
        </w:rPr>
        <w:t>.</w:t>
      </w:r>
    </w:p>
    <w:p w14:paraId="6B9510E8" w14:textId="17A82DE5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ת</w:t>
      </w:r>
      <w:r w:rsidRPr="00F07A5B">
        <w:rPr>
          <w:rtl/>
        </w:rPr>
        <w:t>"</w:t>
      </w:r>
      <w:r w:rsidR="009F56EF" w:rsidRPr="00F07A5B">
        <w:rPr>
          <w:rFonts w:hint="cs"/>
          <w:rtl/>
        </w:rPr>
        <w:t>ר</w:t>
      </w:r>
      <w:r w:rsidR="00F07A5B" w:rsidRPr="00F07A5B">
        <w:rPr>
          <w:rFonts w:hint="cs"/>
          <w:rtl/>
        </w:rPr>
        <w:t>:</w:t>
      </w:r>
    </w:p>
    <w:p w14:paraId="0477F780" w14:textId="1EF301B4" w:rsidR="00AA0314" w:rsidRDefault="00B93B58" w:rsidP="00B93B58">
      <w:pPr>
        <w:rPr>
          <w:rtl/>
        </w:rPr>
      </w:pPr>
      <w:r w:rsidRPr="00181B70">
        <w:rPr>
          <w:rFonts w:cs="BA Vilna Bold" w:hint="eastAsia"/>
          <w:rtl/>
        </w:rPr>
        <w:t>שלשה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eastAsia"/>
          <w:rtl/>
        </w:rPr>
        <w:t>חלאין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eastAsia"/>
          <w:rtl/>
        </w:rPr>
        <w:t>חלה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eastAsia"/>
          <w:rtl/>
        </w:rPr>
        <w:t>אלישע</w:t>
      </w:r>
      <w:r w:rsidRPr="00181B70">
        <w:rPr>
          <w:rFonts w:cs="BA Vilna Bold"/>
          <w:rtl/>
        </w:rPr>
        <w:t>:</w:t>
      </w:r>
      <w:r w:rsidRPr="009F56EF">
        <w:rPr>
          <w:rtl/>
        </w:rPr>
        <w:t xml:space="preserve"> </w:t>
      </w:r>
    </w:p>
    <w:p w14:paraId="0B9A8599" w14:textId="77777777" w:rsidR="00AA0314" w:rsidRPr="00AA0314" w:rsidRDefault="00B93B58" w:rsidP="00AA0314">
      <w:pPr>
        <w:rPr>
          <w:spacing w:val="2"/>
          <w:rtl/>
        </w:rPr>
      </w:pPr>
      <w:r w:rsidRPr="00AA0314">
        <w:rPr>
          <w:rStyle w:val="affffc"/>
          <w:rFonts w:hint="eastAsia"/>
          <w:spacing w:val="2"/>
          <w:rtl/>
        </w:rPr>
        <w:t>א</w:t>
      </w:r>
      <w:r w:rsidR="00AA0314" w:rsidRPr="00AA0314">
        <w:rPr>
          <w:rStyle w:val="affffc"/>
          <w:rFonts w:hint="cs"/>
          <w:spacing w:val="2"/>
          <w:rtl/>
        </w:rPr>
        <w:t>.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שגירה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דובים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בתינוקות</w:t>
      </w:r>
      <w:r w:rsidRPr="00AA0314">
        <w:rPr>
          <w:spacing w:val="2"/>
          <w:rtl/>
        </w:rPr>
        <w:t xml:space="preserve">, </w:t>
      </w:r>
      <w:r w:rsidR="00AA0314" w:rsidRPr="00AA0314">
        <w:rPr>
          <w:rStyle w:val="affffc"/>
          <w:rFonts w:hint="cs"/>
          <w:spacing w:val="2"/>
          <w:rtl/>
        </w:rPr>
        <w:t>ב.</w:t>
      </w:r>
      <w:r w:rsidRPr="00AA0314">
        <w:rPr>
          <w:rStyle w:val="affffc"/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שדחפו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לגחזי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בשתי</w:t>
      </w:r>
      <w:r w:rsidRPr="00AA0314">
        <w:rPr>
          <w:spacing w:val="2"/>
          <w:rtl/>
        </w:rPr>
        <w:t xml:space="preserve"> </w:t>
      </w:r>
      <w:r w:rsidRPr="00AA0314">
        <w:rPr>
          <w:rFonts w:hint="eastAsia"/>
          <w:spacing w:val="2"/>
          <w:rtl/>
        </w:rPr>
        <w:t>ידים</w:t>
      </w:r>
      <w:r w:rsidRPr="00AA0314">
        <w:rPr>
          <w:spacing w:val="2"/>
          <w:rtl/>
        </w:rPr>
        <w:t>,</w:t>
      </w:r>
      <w:r w:rsidR="00AA0314" w:rsidRPr="00AA0314">
        <w:rPr>
          <w:rFonts w:hint="cs"/>
          <w:spacing w:val="2"/>
          <w:rtl/>
        </w:rPr>
        <w:t xml:space="preserve"> </w:t>
      </w:r>
      <w:r w:rsidR="00AA0314" w:rsidRPr="00AA0314">
        <w:rPr>
          <w:rStyle w:val="affffc"/>
          <w:rFonts w:hint="cs"/>
          <w:spacing w:val="2"/>
          <w:rtl/>
        </w:rPr>
        <w:t xml:space="preserve">ג. </w:t>
      </w:r>
      <w:r w:rsidRPr="00AA0314">
        <w:rPr>
          <w:rFonts w:hint="cs"/>
          <w:spacing w:val="2"/>
          <w:rtl/>
        </w:rPr>
        <w:t>שמת</w:t>
      </w:r>
      <w:r w:rsidRPr="00AA0314">
        <w:rPr>
          <w:spacing w:val="2"/>
          <w:rtl/>
        </w:rPr>
        <w:t xml:space="preserve"> </w:t>
      </w:r>
      <w:r w:rsidRPr="00AA0314">
        <w:rPr>
          <w:rFonts w:hint="cs"/>
          <w:spacing w:val="2"/>
          <w:rtl/>
        </w:rPr>
        <w:t>בו</w:t>
      </w:r>
      <w:r w:rsidRPr="00AA0314">
        <w:rPr>
          <w:spacing w:val="2"/>
          <w:rtl/>
        </w:rPr>
        <w:t xml:space="preserve">, </w:t>
      </w:r>
    </w:p>
    <w:p w14:paraId="3681E6B8" w14:textId="1D34BF45" w:rsidR="00B93B58" w:rsidRPr="0059138D" w:rsidRDefault="009F56EF" w:rsidP="00AA0314">
      <w:pPr>
        <w:spacing w:after="120"/>
        <w:rPr>
          <w:rFonts w:cs="BA Vilna Bold"/>
          <w:rtl/>
        </w:rPr>
      </w:pPr>
      <w:r>
        <w:rPr>
          <w:rFonts w:hint="cs"/>
          <w:rtl/>
        </w:rPr>
        <w:t>ד</w:t>
      </w:r>
      <w:r w:rsidR="00B93B58" w:rsidRPr="00BF7DBF">
        <w:rPr>
          <w:rStyle w:val="affff8"/>
          <w:rFonts w:hint="cs"/>
          <w:rtl/>
        </w:rPr>
        <w:t>'ואלישע</w:t>
      </w:r>
      <w:r w:rsidR="00B93B58" w:rsidRPr="00BF7DBF">
        <w:rPr>
          <w:rStyle w:val="affff8"/>
          <w:rtl/>
        </w:rPr>
        <w:t xml:space="preserve"> </w:t>
      </w:r>
      <w:r w:rsidR="00AA0314" w:rsidRPr="00AA0314">
        <w:rPr>
          <w:rStyle w:val="affffc"/>
          <w:rFonts w:hint="cs"/>
          <w:rtl/>
        </w:rPr>
        <w:t>א.</w:t>
      </w:r>
      <w:r w:rsidR="00AA0314">
        <w:rPr>
          <w:rStyle w:val="affff8"/>
          <w:rFonts w:hint="cs"/>
          <w:b/>
          <w:bCs/>
          <w:rtl/>
        </w:rPr>
        <w:t xml:space="preserve"> </w:t>
      </w:r>
      <w:r w:rsidR="00B93B58" w:rsidRPr="00AA0314">
        <w:rPr>
          <w:rStyle w:val="affff8"/>
          <w:rFonts w:hint="cs"/>
          <w:b/>
          <w:bCs/>
          <w:rtl/>
        </w:rPr>
        <w:t>חלה</w:t>
      </w:r>
      <w:r w:rsidR="00B93B58" w:rsidRPr="00BF7DBF">
        <w:rPr>
          <w:rStyle w:val="affff8"/>
          <w:rtl/>
        </w:rPr>
        <w:t xml:space="preserve"> </w:t>
      </w:r>
      <w:r w:rsidR="00AA0314" w:rsidRPr="00AA0314">
        <w:rPr>
          <w:rStyle w:val="affffc"/>
          <w:rFonts w:hint="cs"/>
          <w:rtl/>
        </w:rPr>
        <w:t>ב.</w:t>
      </w:r>
      <w:r w:rsidR="00AA0314">
        <w:rPr>
          <w:rStyle w:val="affff8"/>
          <w:rFonts w:hint="cs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את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חליו</w:t>
      </w:r>
      <w:r w:rsidR="00B93B58" w:rsidRPr="00BF7DBF">
        <w:rPr>
          <w:rStyle w:val="affff8"/>
          <w:rtl/>
        </w:rPr>
        <w:t xml:space="preserve"> </w:t>
      </w:r>
      <w:r w:rsidR="00AA0314" w:rsidRPr="00AA0314">
        <w:rPr>
          <w:rStyle w:val="affffc"/>
          <w:rFonts w:hint="cs"/>
          <w:rtl/>
        </w:rPr>
        <w:t>ג.</w:t>
      </w:r>
      <w:r w:rsidR="00AA0314">
        <w:rPr>
          <w:rStyle w:val="affff8"/>
          <w:rFonts w:hint="cs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אשר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ימות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בו'</w:t>
      </w:r>
      <w:r w:rsidR="00B93B58" w:rsidRPr="00BF7DBF">
        <w:rPr>
          <w:rStyle w:val="affff8"/>
          <w:rtl/>
        </w:rPr>
        <w:t>.</w:t>
      </w:r>
    </w:p>
    <w:p w14:paraId="069F13E8" w14:textId="4844B632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3BFBF228" w14:textId="50B68F2A" w:rsidR="009F56EF" w:rsidRPr="00181B70" w:rsidRDefault="00B93B58" w:rsidP="00B93B58">
      <w:pPr>
        <w:rPr>
          <w:rFonts w:cs="BA Vilna Bold"/>
          <w:rtl/>
        </w:rPr>
      </w:pPr>
      <w:r w:rsidRPr="00181B70">
        <w:rPr>
          <w:rFonts w:cs="BA Vilna Bold" w:hint="cs"/>
          <w:rtl/>
        </w:rPr>
        <w:t>לעולם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תהא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שמאל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דוחה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וימין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מקרבת</w:t>
      </w:r>
      <w:r w:rsidRPr="00181B70">
        <w:rPr>
          <w:rFonts w:cs="BA Vilna Bold"/>
          <w:rtl/>
        </w:rPr>
        <w:t xml:space="preserve">, </w:t>
      </w:r>
    </w:p>
    <w:p w14:paraId="307CF597" w14:textId="41718B5B" w:rsidR="00B93B58" w:rsidRPr="006F178A" w:rsidRDefault="00B93B58" w:rsidP="00B93B58">
      <w:pPr>
        <w:rPr>
          <w:rtl/>
        </w:rPr>
      </w:pPr>
      <w:r w:rsidRPr="00181B70">
        <w:rPr>
          <w:rFonts w:cs="BA Vilna Bold" w:hint="cs"/>
          <w:rtl/>
        </w:rPr>
        <w:t>לא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כאלישע</w:t>
      </w:r>
      <w:r w:rsidRPr="00181B70">
        <w:rPr>
          <w:rFonts w:cs="BA Vilna Bold"/>
          <w:rtl/>
        </w:rPr>
        <w:t xml:space="preserve"> </w:t>
      </w:r>
      <w:r w:rsidRPr="006F178A">
        <w:rPr>
          <w:rFonts w:hint="cs"/>
          <w:rtl/>
        </w:rPr>
        <w:t>שדחפו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לגחזי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ידיו</w:t>
      </w:r>
      <w:r w:rsidRPr="006F178A">
        <w:rPr>
          <w:rtl/>
        </w:rPr>
        <w:t>,</w:t>
      </w:r>
    </w:p>
    <w:p w14:paraId="44E6660A" w14:textId="77777777" w:rsidR="00B93B58" w:rsidRPr="006F178A" w:rsidRDefault="00B93B58" w:rsidP="00B93B58">
      <w:pPr>
        <w:rPr>
          <w:rtl/>
        </w:rPr>
      </w:pPr>
      <w:r w:rsidRPr="00181B70">
        <w:rPr>
          <w:rFonts w:cs="BA Vilna Bold" w:hint="cs"/>
          <w:rtl/>
        </w:rPr>
        <w:t>ולא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כיהושע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בן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פרחיה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שדחפו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מתלמידיו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ידיו</w:t>
      </w:r>
      <w:r w:rsidRPr="006F178A">
        <w:rPr>
          <w:rtl/>
        </w:rPr>
        <w:t>.</w:t>
      </w:r>
    </w:p>
    <w:p w14:paraId="55E572B6" w14:textId="77777777" w:rsidR="00B93B58" w:rsidRPr="006F178A" w:rsidRDefault="00B93B58" w:rsidP="009F56EF">
      <w:pPr>
        <w:rPr>
          <w:rtl/>
        </w:rPr>
      </w:pPr>
      <w:r w:rsidRPr="00181B70">
        <w:rPr>
          <w:rFonts w:cs="BA Vilna Bold" w:hint="cs"/>
          <w:rtl/>
        </w:rPr>
        <w:t>אלישע</w:t>
      </w:r>
      <w:r w:rsidRPr="006F178A">
        <w:rPr>
          <w:rtl/>
        </w:rPr>
        <w:t xml:space="preserve"> </w:t>
      </w:r>
      <w:r w:rsidRPr="003215F9">
        <w:rPr>
          <w:rStyle w:val="affff8"/>
          <w:rFonts w:hint="cs"/>
          <w:rtl/>
        </w:rPr>
        <w:t>ד'ויאמר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נעמן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הואל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קח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ככרים'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9F56EF">
        <w:rPr>
          <w:rStyle w:val="affffc"/>
          <w:rFonts w:hint="cs"/>
          <w:rtl/>
        </w:rPr>
        <w:t>וכתיב</w:t>
      </w:r>
      <w:r w:rsidRPr="009F56EF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'ויאמר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אליו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לבי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הלך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הפך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איש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מעל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מרכבתו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לקראתך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העת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לקחת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הכסף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ולקחת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בגדים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וזיתים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וכרמים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וצאן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ובקר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ועבדים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ושפחות'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כסף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ובגדים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דשקיל</w:t>
      </w:r>
      <w:r w:rsidRPr="006F178A">
        <w:rPr>
          <w:rtl/>
        </w:rPr>
        <w:t>!</w:t>
      </w:r>
    </w:p>
    <w:p w14:paraId="55C8C3A0" w14:textId="36735153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</w:t>
      </w:r>
      <w:r w:rsidRPr="00F07A5B">
        <w:rPr>
          <w:rtl/>
        </w:rPr>
        <w:t>"</w:t>
      </w:r>
      <w:r w:rsidRPr="00F07A5B">
        <w:rPr>
          <w:rFonts w:hint="cs"/>
          <w:rtl/>
        </w:rPr>
        <w:t>צ</w:t>
      </w:r>
      <w:r w:rsidR="00F07A5B" w:rsidRPr="00F07A5B">
        <w:rPr>
          <w:rtl/>
        </w:rPr>
        <w:t>:</w:t>
      </w:r>
    </w:p>
    <w:p w14:paraId="51E02B7A" w14:textId="1FCB5000" w:rsidR="00B93B58" w:rsidRPr="006F178A" w:rsidRDefault="00B93B58" w:rsidP="009F56EF">
      <w:pPr>
        <w:rPr>
          <w:rtl/>
        </w:rPr>
      </w:pPr>
      <w:r w:rsidRPr="006F178A">
        <w:rPr>
          <w:rFonts w:hint="cs"/>
          <w:rtl/>
        </w:rPr>
        <w:t>באותה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אלישע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בשמנה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שרצים</w:t>
      </w:r>
      <w:r w:rsidRPr="006F178A">
        <w:rPr>
          <w:rtl/>
        </w:rPr>
        <w:t xml:space="preserve">, </w:t>
      </w:r>
      <w:r w:rsidRPr="009F56EF">
        <w:rPr>
          <w:rStyle w:val="affffc"/>
          <w:rFonts w:hint="cs"/>
          <w:rtl/>
        </w:rPr>
        <w:t>א</w:t>
      </w:r>
      <w:r w:rsidR="009F56EF" w:rsidRPr="009F56EF">
        <w:rPr>
          <w:rStyle w:val="affffc"/>
          <w:rFonts w:hint="cs"/>
          <w:rtl/>
        </w:rPr>
        <w:t>"ל</w:t>
      </w:r>
      <w:r w:rsidRPr="009F56EF">
        <w:rPr>
          <w:rStyle w:val="affffc"/>
          <w:rtl/>
        </w:rPr>
        <w:t xml:space="preserve">: </w:t>
      </w:r>
      <w:r w:rsidRPr="009F56EF">
        <w:rPr>
          <w:rFonts w:hint="cs"/>
          <w:rtl/>
        </w:rPr>
        <w:t>ר</w:t>
      </w:r>
      <w:r w:rsidRPr="006F178A">
        <w:rPr>
          <w:rFonts w:hint="cs"/>
          <w:rtl/>
        </w:rPr>
        <w:t>שע</w:t>
      </w:r>
      <w:r w:rsidRPr="006F178A">
        <w:rPr>
          <w:rtl/>
        </w:rPr>
        <w:t>!</w:t>
      </w:r>
      <w:r w:rsidR="009F56EF">
        <w:rPr>
          <w:rFonts w:hint="cs"/>
          <w:rtl/>
        </w:rPr>
        <w:t xml:space="preserve"> </w:t>
      </w:r>
      <w:r w:rsidRPr="006F178A">
        <w:rPr>
          <w:rFonts w:hint="cs"/>
          <w:rtl/>
        </w:rPr>
        <w:t>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עת</w:t>
      </w:r>
      <w:r w:rsidRPr="006F178A">
        <w:rPr>
          <w:rtl/>
        </w:rPr>
        <w:t xml:space="preserve"> </w:t>
      </w:r>
      <w:r w:rsidRPr="006747DD">
        <w:rPr>
          <w:rFonts w:hint="cs"/>
          <w:spacing w:val="2"/>
          <w:rtl/>
        </w:rPr>
        <w:t>ליטול</w:t>
      </w:r>
      <w:r w:rsidRPr="006747DD">
        <w:rPr>
          <w:spacing w:val="2"/>
          <w:rtl/>
        </w:rPr>
        <w:t xml:space="preserve"> </w:t>
      </w:r>
      <w:r w:rsidRPr="006747DD">
        <w:rPr>
          <w:rFonts w:hint="cs"/>
          <w:spacing w:val="2"/>
          <w:rtl/>
        </w:rPr>
        <w:t>שכר</w:t>
      </w:r>
      <w:r w:rsidRPr="006747DD">
        <w:rPr>
          <w:spacing w:val="2"/>
          <w:rtl/>
        </w:rPr>
        <w:t xml:space="preserve"> </w:t>
      </w:r>
      <w:r w:rsidRPr="006747DD">
        <w:rPr>
          <w:rFonts w:hint="cs"/>
          <w:spacing w:val="2"/>
          <w:rtl/>
        </w:rPr>
        <w:t>שמנה</w:t>
      </w:r>
      <w:r w:rsidRPr="006747DD">
        <w:rPr>
          <w:spacing w:val="2"/>
          <w:rtl/>
        </w:rPr>
        <w:t xml:space="preserve"> </w:t>
      </w:r>
      <w:r w:rsidRPr="006747DD">
        <w:rPr>
          <w:rFonts w:hint="cs"/>
          <w:spacing w:val="2"/>
          <w:rtl/>
        </w:rPr>
        <w:t>שרצים</w:t>
      </w:r>
      <w:r w:rsidRPr="006747DD">
        <w:rPr>
          <w:spacing w:val="2"/>
          <w:rtl/>
        </w:rPr>
        <w:t xml:space="preserve">, </w:t>
      </w:r>
      <w:r w:rsidRPr="006747DD">
        <w:rPr>
          <w:rStyle w:val="affff8"/>
          <w:rFonts w:hint="cs"/>
          <w:spacing w:val="2"/>
          <w:rtl/>
        </w:rPr>
        <w:t>וצרעת</w:t>
      </w:r>
      <w:r w:rsidRPr="006747DD">
        <w:rPr>
          <w:rStyle w:val="affff8"/>
          <w:spacing w:val="2"/>
          <w:rtl/>
        </w:rPr>
        <w:t xml:space="preserve"> </w:t>
      </w:r>
      <w:r w:rsidRPr="006747DD">
        <w:rPr>
          <w:rStyle w:val="affff8"/>
          <w:rFonts w:hint="cs"/>
          <w:spacing w:val="2"/>
          <w:rtl/>
        </w:rPr>
        <w:t>נעמן</w:t>
      </w:r>
      <w:r w:rsidRPr="006747DD">
        <w:rPr>
          <w:rStyle w:val="affff8"/>
          <w:spacing w:val="2"/>
          <w:rtl/>
        </w:rPr>
        <w:t xml:space="preserve"> </w:t>
      </w:r>
      <w:r w:rsidRPr="006747DD">
        <w:rPr>
          <w:rStyle w:val="affff8"/>
          <w:rFonts w:hint="cs"/>
          <w:spacing w:val="2"/>
          <w:rtl/>
        </w:rPr>
        <w:t>תדבק</w:t>
      </w:r>
      <w:r w:rsidRPr="006747DD">
        <w:rPr>
          <w:rStyle w:val="affff8"/>
          <w:spacing w:val="2"/>
          <w:rtl/>
        </w:rPr>
        <w:t xml:space="preserve"> </w:t>
      </w:r>
      <w:r w:rsidRPr="006747DD">
        <w:rPr>
          <w:rStyle w:val="affff8"/>
          <w:rFonts w:hint="cs"/>
          <w:spacing w:val="2"/>
          <w:rtl/>
        </w:rPr>
        <w:t>בך</w:t>
      </w:r>
      <w:r w:rsidRPr="006747DD">
        <w:rPr>
          <w:rStyle w:val="affff8"/>
          <w:spacing w:val="2"/>
          <w:rtl/>
        </w:rPr>
        <w:t xml:space="preserve"> </w:t>
      </w:r>
      <w:r w:rsidRPr="006747DD">
        <w:rPr>
          <w:rStyle w:val="affff8"/>
          <w:rFonts w:hint="cs"/>
          <w:spacing w:val="2"/>
          <w:rtl/>
        </w:rPr>
        <w:t>ובזרעך</w:t>
      </w:r>
      <w:r w:rsidRPr="006747DD">
        <w:rPr>
          <w:rStyle w:val="affff8"/>
          <w:spacing w:val="2"/>
          <w:rtl/>
        </w:rPr>
        <w:t xml:space="preserve"> </w:t>
      </w:r>
      <w:r w:rsidRPr="006747DD">
        <w:rPr>
          <w:rStyle w:val="affff8"/>
          <w:rFonts w:hint="cs"/>
          <w:spacing w:val="2"/>
          <w:rtl/>
        </w:rPr>
        <w:t>לעולם</w:t>
      </w:r>
      <w:r w:rsidRPr="006747DD">
        <w:rPr>
          <w:rStyle w:val="affff8"/>
          <w:spacing w:val="2"/>
          <w:rtl/>
        </w:rPr>
        <w:t>.</w:t>
      </w:r>
    </w:p>
    <w:p w14:paraId="7F59ED71" w14:textId="049336D7" w:rsidR="00F07A5B" w:rsidRPr="00F07A5B" w:rsidRDefault="009F56EF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רי"ו</w:t>
      </w:r>
      <w:r w:rsidR="00F07A5B" w:rsidRPr="00F07A5B">
        <w:rPr>
          <w:rFonts w:hint="cs"/>
          <w:rtl/>
        </w:rPr>
        <w:t>:</w:t>
      </w:r>
    </w:p>
    <w:p w14:paraId="1FF0C761" w14:textId="1205B0BD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'וארבעה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אנשים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היו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מצורעים'</w:t>
      </w:r>
      <w:r w:rsidRPr="00BF7DBF">
        <w:rPr>
          <w:rStyle w:val="affff8"/>
          <w:rtl/>
        </w:rPr>
        <w:t xml:space="preserve"> </w:t>
      </w:r>
      <w:r w:rsidR="009F56EF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גחזי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ושלשת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בניו</w:t>
      </w:r>
      <w:r w:rsidRPr="006F178A">
        <w:rPr>
          <w:rtl/>
        </w:rPr>
        <w:t>.</w:t>
      </w:r>
    </w:p>
    <w:p w14:paraId="1963AA31" w14:textId="35CCD62B" w:rsidR="00F07A5B" w:rsidRPr="00F07A5B" w:rsidRDefault="009F56EF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רי''ו</w:t>
      </w:r>
      <w:r w:rsidR="00F07A5B" w:rsidRPr="00F07A5B">
        <w:rPr>
          <w:rFonts w:hint="cs"/>
          <w:rtl/>
        </w:rPr>
        <w:t>:</w:t>
      </w:r>
    </w:p>
    <w:p w14:paraId="731DA8D4" w14:textId="37F6FD64" w:rsidR="00B93B58" w:rsidRPr="006F178A" w:rsidRDefault="00B93B58" w:rsidP="00B93B58">
      <w:pPr>
        <w:rPr>
          <w:rtl/>
        </w:rPr>
      </w:pPr>
      <w:r w:rsidRPr="00CC56D5">
        <w:rPr>
          <w:rStyle w:val="affff8"/>
          <w:rFonts w:hint="cs"/>
          <w:rtl/>
        </w:rPr>
        <w:lastRenderedPageBreak/>
        <w:t>'וילך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אלישע</w:t>
      </w:r>
      <w:r w:rsidRPr="00CC56D5">
        <w:rPr>
          <w:rStyle w:val="affff8"/>
          <w:rtl/>
        </w:rPr>
        <w:t xml:space="preserve"> </w:t>
      </w:r>
      <w:r w:rsidRPr="00CC56D5">
        <w:rPr>
          <w:rStyle w:val="affff8"/>
          <w:rFonts w:hint="cs"/>
          <w:rtl/>
        </w:rPr>
        <w:t>דמשק'</w:t>
      </w:r>
      <w:r w:rsidRPr="00CC56D5">
        <w:rPr>
          <w:rStyle w:val="affff8"/>
          <w:rtl/>
        </w:rPr>
        <w:t xml:space="preserve"> </w:t>
      </w:r>
      <w:r w:rsidR="009F56EF">
        <w:rPr>
          <w:rFonts w:hint="cs"/>
          <w:rtl/>
        </w:rPr>
        <w:t>-</w:t>
      </w:r>
      <w:r w:rsidRPr="006F178A">
        <w:rPr>
          <w:rFonts w:hint="cs"/>
          <w:rtl/>
        </w:rPr>
        <w:t>שהלך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להחזירו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לגחזי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בתשובה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חזר</w:t>
      </w:r>
      <w:r w:rsidRPr="006F178A">
        <w:rPr>
          <w:rtl/>
        </w:rPr>
        <w:t xml:space="preserve">, </w:t>
      </w:r>
      <w:r w:rsidRPr="009F56EF">
        <w:rPr>
          <w:rStyle w:val="affffc"/>
          <w:rFonts w:hint="cs"/>
          <w:rtl/>
        </w:rPr>
        <w:t>אמר</w:t>
      </w:r>
      <w:r w:rsidRPr="009F56EF">
        <w:rPr>
          <w:rStyle w:val="affffc"/>
          <w:rtl/>
        </w:rPr>
        <w:t xml:space="preserve"> </w:t>
      </w:r>
      <w:r w:rsidRPr="009F56EF">
        <w:rPr>
          <w:rStyle w:val="affffc"/>
          <w:rFonts w:hint="cs"/>
          <w:rtl/>
        </w:rPr>
        <w:t>לו</w:t>
      </w:r>
      <w:r w:rsidRPr="009F56EF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חזור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בך</w:t>
      </w:r>
      <w:r w:rsidRPr="006F178A">
        <w:rPr>
          <w:rtl/>
        </w:rPr>
        <w:t xml:space="preserve">, </w:t>
      </w:r>
      <w:r w:rsidRPr="009F56EF">
        <w:rPr>
          <w:rStyle w:val="affffc"/>
          <w:rFonts w:hint="cs"/>
          <w:rtl/>
        </w:rPr>
        <w:t>אמר</w:t>
      </w:r>
      <w:r w:rsidRPr="009F56EF">
        <w:rPr>
          <w:rStyle w:val="affffc"/>
          <w:rtl/>
        </w:rPr>
        <w:t xml:space="preserve"> </w:t>
      </w:r>
      <w:r w:rsidRPr="009F56EF">
        <w:rPr>
          <w:rStyle w:val="affffc"/>
          <w:rFonts w:hint="cs"/>
          <w:rtl/>
        </w:rPr>
        <w:t>לו</w:t>
      </w:r>
      <w:r w:rsidRPr="009F56EF">
        <w:rPr>
          <w:rStyle w:val="affffc"/>
          <w:rtl/>
        </w:rPr>
        <w:t xml:space="preserve">, </w:t>
      </w:r>
      <w:r w:rsidRPr="009F56EF">
        <w:rPr>
          <w:rStyle w:val="affffc"/>
          <w:rFonts w:hint="cs"/>
          <w:rtl/>
        </w:rPr>
        <w:t>כך</w:t>
      </w:r>
      <w:r w:rsidRPr="009F56EF">
        <w:rPr>
          <w:rStyle w:val="affffc"/>
          <w:rtl/>
        </w:rPr>
        <w:t xml:space="preserve"> </w:t>
      </w:r>
      <w:r w:rsidRPr="009F56EF">
        <w:rPr>
          <w:rStyle w:val="affffc"/>
          <w:rFonts w:hint="cs"/>
          <w:rtl/>
        </w:rPr>
        <w:t>מקובלני</w:t>
      </w:r>
      <w:r w:rsidRPr="009F56EF">
        <w:rPr>
          <w:rStyle w:val="affffc"/>
          <w:rtl/>
        </w:rPr>
        <w:t xml:space="preserve"> </w:t>
      </w:r>
      <w:r w:rsidRPr="009F56EF">
        <w:rPr>
          <w:rStyle w:val="affffc"/>
          <w:rFonts w:hint="cs"/>
          <w:rtl/>
        </w:rPr>
        <w:t>ממך</w:t>
      </w:r>
      <w:r w:rsidRPr="009F56EF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שחטא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והחטיא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הרבים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מספיקין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תשובה</w:t>
      </w:r>
      <w:r w:rsidRPr="006F178A">
        <w:rPr>
          <w:rtl/>
        </w:rPr>
        <w:t>.</w:t>
      </w:r>
    </w:p>
    <w:p w14:paraId="79143CDC" w14:textId="77777777" w:rsidR="00E4644A" w:rsidRPr="00255160" w:rsidRDefault="00E4644A" w:rsidP="00E4644A">
      <w:pPr>
        <w:jc w:val="center"/>
        <w:rPr>
          <w:del w:id="90254" w:author="מנוע עיצוב" w:date="2026-10-08T11:01:28Z"/>
          <w:rFonts w:ascii="BA • Vilna Light" w:hAnsi="BA • Vilna Light" w:cs="BA • Vilna Light"/>
          <w:rtl/>
        </w:rPr>
      </w:pPr>
      <w:del w:id="90253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284F95CB" w14:textId="29EAF86A" w:rsidR="009F56EF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מ</w:t>
      </w:r>
      <w:r w:rsidR="00AA0314">
        <w:rPr>
          <w:rFonts w:hint="cs"/>
          <w:rtl/>
        </w:rPr>
        <w:t>ה עשה גיחזי</w:t>
      </w:r>
      <w:r w:rsidRPr="006F178A">
        <w:rPr>
          <w:rtl/>
        </w:rPr>
        <w:t xml:space="preserve">? </w:t>
      </w:r>
    </w:p>
    <w:p w14:paraId="44599340" w14:textId="7072314C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איכא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דאמרי</w:t>
      </w:r>
      <w:r w:rsidR="00F07A5B" w:rsidRPr="00F07A5B">
        <w:rPr>
          <w:rtl/>
        </w:rPr>
        <w:t>:</w:t>
      </w:r>
    </w:p>
    <w:p w14:paraId="53E2CFFD" w14:textId="1F84CA8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שואבת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לחטאת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ירבעם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והעמידו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לארץ</w:t>
      </w:r>
      <w:r w:rsidRPr="006F178A">
        <w:rPr>
          <w:rtl/>
        </w:rPr>
        <w:t>.</w:t>
      </w:r>
    </w:p>
    <w:p w14:paraId="3FA21E7C" w14:textId="352594A0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ואיכא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דאמרי</w:t>
      </w:r>
      <w:r w:rsidR="00F07A5B" w:rsidRPr="00F07A5B">
        <w:rPr>
          <w:rtl/>
        </w:rPr>
        <w:t>:</w:t>
      </w:r>
    </w:p>
    <w:p w14:paraId="3F520A3B" w14:textId="3B72D6A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חקק</w:t>
      </w:r>
      <w:r w:rsidRPr="006F178A">
        <w:rPr>
          <w:rtl/>
        </w:rPr>
        <w:t xml:space="preserve"> </w:t>
      </w:r>
      <w:r w:rsidR="009F56EF">
        <w:rPr>
          <w:rFonts w:hint="cs"/>
          <w:rtl/>
        </w:rPr>
        <w:t>על פיה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לך</w:t>
      </w:r>
      <w:r w:rsidRPr="006F178A">
        <w:rPr>
          <w:rtl/>
        </w:rPr>
        <w:t>.</w:t>
      </w:r>
    </w:p>
    <w:p w14:paraId="28887833" w14:textId="52A9DBE9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ואיכא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דאמרי</w:t>
      </w:r>
      <w:r w:rsidR="00F07A5B" w:rsidRPr="00F07A5B">
        <w:rPr>
          <w:rtl/>
        </w:rPr>
        <w:t>:</w:t>
      </w:r>
    </w:p>
    <w:p w14:paraId="495F53CC" w14:textId="49785602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רבנן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</w:t>
      </w:r>
      <w:r w:rsidR="009F56EF">
        <w:rPr>
          <w:rFonts w:hint="cs"/>
          <w:rtl/>
        </w:rPr>
        <w:t xml:space="preserve">לפניו </w:t>
      </w:r>
      <w:r w:rsidRPr="003215F9">
        <w:rPr>
          <w:rStyle w:val="affff8"/>
          <w:rFonts w:hint="cs"/>
          <w:rtl/>
        </w:rPr>
        <w:t>ד'ויאמרו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בני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הנביאים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אלישע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הנה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נא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המקום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אשר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אנחנו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יושבים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שם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לפניך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צר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ממנו'</w:t>
      </w:r>
      <w:r w:rsidRPr="003215F9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דעד</w:t>
      </w:r>
      <w:r w:rsidRPr="006F178A">
        <w:rPr>
          <w:rtl/>
        </w:rPr>
        <w:t xml:space="preserve"> </w:t>
      </w:r>
      <w:r w:rsidR="009F56EF">
        <w:rPr>
          <w:rFonts w:hint="cs"/>
          <w:rtl/>
        </w:rPr>
        <w:t>עכשיו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דחיק</w:t>
      </w:r>
      <w:r w:rsidRPr="006F178A">
        <w:rPr>
          <w:rtl/>
        </w:rPr>
        <w:t>.</w:t>
      </w:r>
    </w:p>
    <w:p w14:paraId="061195C3" w14:textId="61939BA3" w:rsidR="00AA0314" w:rsidRDefault="00B93B58" w:rsidP="0099676B">
      <w:pPr>
        <w:rPr>
          <w:rtl/>
        </w:rPr>
      </w:pPr>
      <w:r w:rsidRPr="00181B70">
        <w:rPr>
          <w:rFonts w:cs="BA Vilna Bold" w:hint="cs"/>
          <w:rtl/>
        </w:rPr>
        <w:t>יהושע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בן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פרחיה</w:t>
      </w:r>
      <w:r w:rsidRPr="006F178A">
        <w:rPr>
          <w:rFonts w:hint="cs"/>
          <w:rtl/>
        </w:rPr>
        <w:t xml:space="preserve"> כשהרג ינאי המלך לרבנן, </w:t>
      </w:r>
      <w:r w:rsidR="009F56EF">
        <w:rPr>
          <w:rFonts w:hint="cs"/>
          <w:rtl/>
        </w:rPr>
        <w:t xml:space="preserve">החביאתו </w:t>
      </w:r>
      <w:r w:rsidR="0099676B">
        <w:rPr>
          <w:rFonts w:hint="cs"/>
          <w:rtl/>
        </w:rPr>
        <w:t xml:space="preserve">אשתו </w:t>
      </w:r>
      <w:r w:rsidRPr="00AA0314">
        <w:rPr>
          <w:rStyle w:val="afffff2"/>
          <w:rFonts w:hint="cs"/>
          <w:rtl/>
        </w:rPr>
        <w:t>אחות שמעון בן שטח,</w:t>
      </w:r>
      <w:r w:rsidRPr="006F178A">
        <w:rPr>
          <w:rFonts w:hint="cs"/>
          <w:rtl/>
        </w:rPr>
        <w:t xml:space="preserve"> </w:t>
      </w:r>
      <w:r w:rsidR="00AA0314">
        <w:rPr>
          <w:rStyle w:val="affffc"/>
          <w:rtl/>
        </w:rPr>
        <w:tab/>
      </w:r>
      <w:r w:rsidR="00AA0314">
        <w:rPr>
          <w:rStyle w:val="affffc"/>
          <w:rtl/>
        </w:rPr>
        <w:tab/>
      </w:r>
      <w:r w:rsidR="0099676B">
        <w:rPr>
          <w:rStyle w:val="affffc"/>
          <w:rFonts w:hint="cs"/>
          <w:rtl/>
        </w:rPr>
        <w:t>ו</w:t>
      </w:r>
      <w:r w:rsidR="009F56EF">
        <w:rPr>
          <w:rStyle w:val="affffc"/>
          <w:rFonts w:hint="cs"/>
          <w:rtl/>
        </w:rPr>
        <w:t>יב''פ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ברח לאלכסנדריא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>
        <w:rPr>
          <w:rFonts w:hint="cs"/>
          <w:rtl/>
        </w:rPr>
        <w:t>שהיה שלום</w:t>
      </w:r>
      <w:r w:rsidR="0099676B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</w:p>
    <w:p w14:paraId="1469EF14" w14:textId="77777777" w:rsidR="00F07A5B" w:rsidRPr="00F07A5B" w:rsidRDefault="00AA0314" w:rsidP="00AA031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ש</w:t>
      </w:r>
      <w:r w:rsidR="00B93B58" w:rsidRPr="00F07A5B">
        <w:rPr>
          <w:rFonts w:hint="cs"/>
          <w:rtl/>
        </w:rPr>
        <w:t>לח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ל</w:t>
      </w:r>
      <w:r>
        <w:rPr>
          <w:rFonts w:hint="cs"/>
          <w:rtl/>
        </w:rPr>
        <w:t xml:space="preserve">ו</w:t>
      </w:r>
      <w:del w:id="41232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tl/>
        </w:rPr>
        <w:t>:</w:t>
      </w:r>
    </w:p>
    <w:p w14:paraId="3FE0BD63" w14:textId="1677FE78" w:rsidR="00B93B58" w:rsidRPr="0099676B" w:rsidRDefault="00B93B58" w:rsidP="0099676B">
      <w:pPr>
        <w:rPr>
          <w:spacing w:val="2"/>
          <w:rtl/>
        </w:rPr>
      </w:pPr>
      <w:r w:rsidRPr="006F178A">
        <w:rPr>
          <w:rFonts w:hint="cs"/>
          <w:rtl/>
        </w:rPr>
        <w:t>שמעון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שטח</w:t>
      </w:r>
      <w:r w:rsidRPr="006F178A">
        <w:rPr>
          <w:rtl/>
        </w:rPr>
        <w:t xml:space="preserve"> </w:t>
      </w:r>
      <w:r w:rsidRPr="00181B70">
        <w:rPr>
          <w:rFonts w:cs="BA Vilna Bold" w:hint="cs"/>
          <w:rtl/>
        </w:rPr>
        <w:t>מ</w:t>
      </w:r>
      <w:r w:rsidR="0099676B" w:rsidRPr="00181B70">
        <w:rPr>
          <w:rFonts w:cs="BA Vilna Bold" w:hint="cs"/>
          <w:rtl/>
        </w:rPr>
        <w:t>מ</w:t>
      </w:r>
      <w:r w:rsidRPr="00181B70">
        <w:rPr>
          <w:rFonts w:cs="BA Vilna Bold" w:hint="cs"/>
          <w:rtl/>
        </w:rPr>
        <w:t>ני</w:t>
      </w:r>
      <w:r w:rsidRPr="006F178A">
        <w:rPr>
          <w:rtl/>
        </w:rPr>
        <w:t xml:space="preserve"> </w:t>
      </w:r>
      <w:r w:rsidRPr="0099676B">
        <w:rPr>
          <w:rStyle w:val="afffff2"/>
          <w:rFonts w:hint="cs"/>
          <w:rtl/>
        </w:rPr>
        <w:t>ירושלים</w:t>
      </w:r>
      <w:r w:rsidRPr="0099676B">
        <w:rPr>
          <w:rStyle w:val="afffff2"/>
          <w:rtl/>
        </w:rPr>
        <w:t xml:space="preserve"> </w:t>
      </w:r>
      <w:r w:rsidRPr="0099676B">
        <w:rPr>
          <w:rStyle w:val="afffff2"/>
          <w:rFonts w:hint="cs"/>
          <w:rtl/>
        </w:rPr>
        <w:t>עיר</w:t>
      </w:r>
      <w:r w:rsidRPr="0099676B">
        <w:rPr>
          <w:rStyle w:val="afffff2"/>
          <w:rtl/>
        </w:rPr>
        <w:t xml:space="preserve"> </w:t>
      </w:r>
      <w:r w:rsidRPr="0099676B">
        <w:rPr>
          <w:rStyle w:val="afffff2"/>
          <w:rFonts w:hint="cs"/>
          <w:rtl/>
        </w:rPr>
        <w:t>הקודש</w:t>
      </w:r>
      <w:r w:rsidRPr="0099676B">
        <w:rPr>
          <w:rStyle w:val="afffff2"/>
          <w:rtl/>
        </w:rPr>
        <w:t xml:space="preserve"> </w:t>
      </w:r>
      <w:r w:rsidRPr="00181B70">
        <w:rPr>
          <w:rFonts w:cs="BA Vilna Bold" w:hint="cs"/>
          <w:rtl/>
        </w:rPr>
        <w:t>לך</w:t>
      </w:r>
      <w:r w:rsidRPr="006F178A">
        <w:rPr>
          <w:rtl/>
        </w:rPr>
        <w:t xml:space="preserve"> </w:t>
      </w:r>
      <w:r w:rsidRPr="0099676B">
        <w:rPr>
          <w:rStyle w:val="afffff2"/>
          <w:rFonts w:hint="cs"/>
          <w:rtl/>
        </w:rPr>
        <w:t>אלכסנדריא</w:t>
      </w:r>
      <w:r w:rsidRPr="0099676B">
        <w:rPr>
          <w:rStyle w:val="afffff2"/>
          <w:rtl/>
        </w:rPr>
        <w:t xml:space="preserve"> </w:t>
      </w:r>
      <w:r w:rsidRPr="0099676B">
        <w:rPr>
          <w:rStyle w:val="afffff2"/>
          <w:rFonts w:hint="cs"/>
          <w:rtl/>
        </w:rPr>
        <w:t>של</w:t>
      </w:r>
      <w:r w:rsidRPr="0099676B">
        <w:rPr>
          <w:rStyle w:val="afffff2"/>
          <w:rtl/>
        </w:rPr>
        <w:t xml:space="preserve"> </w:t>
      </w:r>
      <w:r w:rsidRPr="0099676B">
        <w:rPr>
          <w:rStyle w:val="afffff2"/>
          <w:rFonts w:hint="cs"/>
          <w:rtl/>
        </w:rPr>
        <w:t>מצרים</w:t>
      </w:r>
      <w:r w:rsidRPr="006F178A">
        <w:rPr>
          <w:rtl/>
        </w:rPr>
        <w:t xml:space="preserve"> </w:t>
      </w:r>
      <w:r w:rsidRPr="00181B70">
        <w:rPr>
          <w:rFonts w:cs="BA Vilna Bold" w:hint="cs"/>
          <w:rtl/>
        </w:rPr>
        <w:t>אחותי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בתוכך</w:t>
      </w:r>
      <w:r w:rsidR="0099676B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יושבת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שוממה</w:t>
      </w:r>
      <w:r w:rsidR="0099676B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99676B">
        <w:rPr>
          <w:rFonts w:hint="cs"/>
          <w:rtl/>
        </w:rPr>
        <w:t>הבין יב''פ ששלום בירושלים,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="0099676B">
        <w:rPr>
          <w:rFonts w:hint="cs"/>
          <w:rtl/>
        </w:rPr>
        <w:t>ש</w:t>
      </w:r>
      <w:r w:rsidRPr="006F178A">
        <w:rPr>
          <w:rFonts w:hint="cs"/>
          <w:rtl/>
        </w:rPr>
        <w:t xml:space="preserve">הגיע לאכסנייא וכיבדתו מאוד ישב </w:t>
      </w:r>
      <w:r w:rsidRPr="0099676B">
        <w:rPr>
          <w:rFonts w:hint="cs"/>
          <w:spacing w:val="2"/>
          <w:rtl/>
        </w:rPr>
        <w:t>ונשתבח כמה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נאה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אכסניא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זו</w:t>
      </w:r>
      <w:r w:rsidR="009F56EF" w:rsidRPr="0099676B">
        <w:rPr>
          <w:rFonts w:hint="cs"/>
          <w:spacing w:val="2"/>
          <w:rtl/>
        </w:rPr>
        <w:t xml:space="preserve">, </w:t>
      </w:r>
      <w:r w:rsidRPr="0099676B">
        <w:rPr>
          <w:rStyle w:val="affffc"/>
          <w:rFonts w:hint="cs"/>
          <w:spacing w:val="2"/>
          <w:rtl/>
        </w:rPr>
        <w:t>א</w:t>
      </w:r>
      <w:r w:rsidRPr="0099676B">
        <w:rPr>
          <w:rStyle w:val="affffc"/>
          <w:spacing w:val="2"/>
          <w:rtl/>
        </w:rPr>
        <w:t>"</w:t>
      </w:r>
      <w:r w:rsidRPr="0099676B">
        <w:rPr>
          <w:rStyle w:val="affffc"/>
          <w:rFonts w:hint="cs"/>
          <w:spacing w:val="2"/>
          <w:rtl/>
        </w:rPr>
        <w:t>ל</w:t>
      </w:r>
      <w:r w:rsidR="009F56EF" w:rsidRPr="0099676B">
        <w:rPr>
          <w:rStyle w:val="affffc"/>
          <w:rFonts w:hint="cs"/>
          <w:spacing w:val="2"/>
          <w:rtl/>
        </w:rPr>
        <w:t>:</w:t>
      </w:r>
      <w:r w:rsidR="009F56EF" w:rsidRPr="0099676B">
        <w:rPr>
          <w:rFonts w:hint="cs"/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אחד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מתלמידיו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עיניה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טרוטות</w:t>
      </w:r>
      <w:r w:rsidRPr="0099676B">
        <w:rPr>
          <w:spacing w:val="2"/>
          <w:rtl/>
        </w:rPr>
        <w:t xml:space="preserve"> </w:t>
      </w:r>
      <w:r w:rsidRPr="0099676B">
        <w:rPr>
          <w:rStyle w:val="affffc"/>
          <w:rFonts w:hint="cs"/>
          <w:spacing w:val="2"/>
          <w:rtl/>
        </w:rPr>
        <w:t>א</w:t>
      </w:r>
      <w:r w:rsidRPr="0099676B">
        <w:rPr>
          <w:rStyle w:val="affffc"/>
          <w:spacing w:val="2"/>
          <w:rtl/>
        </w:rPr>
        <w:t>"</w:t>
      </w:r>
      <w:r w:rsidRPr="0099676B">
        <w:rPr>
          <w:rStyle w:val="affffc"/>
          <w:rFonts w:hint="cs"/>
          <w:spacing w:val="2"/>
          <w:rtl/>
        </w:rPr>
        <w:t>ל</w:t>
      </w:r>
      <w:r w:rsidR="009F56EF" w:rsidRPr="0099676B">
        <w:rPr>
          <w:rFonts w:hint="cs"/>
          <w:spacing w:val="2"/>
          <w:rtl/>
        </w:rPr>
        <w:t>: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רשע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בכך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אתה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עוסק?</w:t>
      </w:r>
      <w:r w:rsidRPr="0099676B">
        <w:rPr>
          <w:spacing w:val="2"/>
          <w:rtl/>
        </w:rPr>
        <w:t xml:space="preserve"> </w:t>
      </w:r>
      <w:r w:rsidRPr="0099676B">
        <w:rPr>
          <w:rFonts w:hint="cs"/>
          <w:spacing w:val="2"/>
          <w:rtl/>
        </w:rPr>
        <w:t>הוציא</w:t>
      </w:r>
      <w:r w:rsidR="009F56EF" w:rsidRPr="0099676B">
        <w:rPr>
          <w:rFonts w:hint="cs"/>
          <w:spacing w:val="2"/>
          <w:rtl/>
        </w:rPr>
        <w:t xml:space="preserve"> בכל יום</w:t>
      </w:r>
      <w:r w:rsidRPr="0099676B">
        <w:rPr>
          <w:rFonts w:hint="cs"/>
          <w:spacing w:val="2"/>
          <w:rtl/>
        </w:rPr>
        <w:t xml:space="preserve"> ד' מאות שופרות לנדותו</w:t>
      </w:r>
      <w:r w:rsidR="009F56EF" w:rsidRPr="0099676B">
        <w:rPr>
          <w:rFonts w:hint="cs"/>
          <w:spacing w:val="2"/>
          <w:rtl/>
        </w:rPr>
        <w:t>,</w:t>
      </w:r>
      <w:r w:rsidRPr="0099676B">
        <w:rPr>
          <w:spacing w:val="2"/>
          <w:rtl/>
        </w:rPr>
        <w:t xml:space="preserve"> </w:t>
      </w:r>
    </w:p>
    <w:p w14:paraId="631C10BE" w14:textId="47FA1CB9" w:rsidR="0099676B" w:rsidRDefault="00B93B58" w:rsidP="00B93B58">
      <w:pPr>
        <w:rPr>
          <w:rtl/>
        </w:rPr>
      </w:pPr>
      <w:r w:rsidRPr="009F56EF">
        <w:rPr>
          <w:rFonts w:hint="cs"/>
          <w:rtl/>
        </w:rPr>
        <w:t xml:space="preserve">בא לפניו </w:t>
      </w:r>
      <w:r w:rsidRPr="006F178A">
        <w:rPr>
          <w:rFonts w:hint="cs"/>
          <w:rtl/>
        </w:rPr>
        <w:t>ולא קבלו</w:t>
      </w:r>
      <w:r w:rsidR="00AA031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="009F56EF">
        <w:rPr>
          <w:rFonts w:hint="cs"/>
          <w:rtl/>
        </w:rPr>
        <w:t>א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="00AA0314">
        <w:rPr>
          <w:rFonts w:hint="cs"/>
          <w:rtl/>
        </w:rPr>
        <w:t>בא לפניו כש</w:t>
      </w:r>
      <w:r>
        <w:rPr>
          <w:rFonts w:hint="cs"/>
          <w:rtl/>
        </w:rPr>
        <w:t xml:space="preserve">קרא </w:t>
      </w:r>
      <w:r>
        <w:rPr>
          <w:rStyle w:val="affffc"/>
          <w:rFonts w:hint="cs"/>
          <w:rtl/>
          <w:rPrChange w:id="9102" w:author="מנוע אמוראים" w:date="2026-10-05T16:41:03Z">
            <w:rPr>
              <w:rFonts w:hint="cs"/>
              <w:rtl/>
            </w:rPr>
          </w:rPrChange>
        </w:rPr>
        <w:t xml:space="preserve">קר</w:t>
      </w:r>
      <w:r>
        <w:rPr>
          <w:rStyle w:val="affffc"/>
          <w:rtl/>
          <w:rPrChange w:id="9103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104" w:author="מנוע אמוראים" w:date="2026-10-05T16:41:03Z">
            <w:rPr>
              <w:rFonts w:hint="cs"/>
              <w:rtl/>
            </w:rPr>
          </w:rPrChange>
        </w:rPr>
        <w:t xml:space="preserve">ש</w:t>
      </w:r>
      <w:r w:rsidR="009F56EF">
        <w:rPr>
          <w:rFonts w:hint="cs"/>
          <w:rtl/>
        </w:rPr>
        <w:t>,</w:t>
      </w:r>
      <w:r w:rsidRPr="006F178A">
        <w:rPr>
          <w:rFonts w:hint="cs"/>
          <w:rtl/>
        </w:rPr>
        <w:t xml:space="preserve"> היה בדעתו לקבלו</w:t>
      </w:r>
      <w:r w:rsidR="009F56E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9F56EF">
        <w:rPr>
          <w:rFonts w:hint="cs"/>
          <w:rtl/>
        </w:rPr>
        <w:t xml:space="preserve">סימן </w:t>
      </w:r>
      <w:r w:rsidRPr="006F178A">
        <w:rPr>
          <w:rFonts w:hint="cs"/>
          <w:rtl/>
        </w:rPr>
        <w:t>בידו</w:t>
      </w:r>
      <w:r w:rsidR="009F56E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9F56EF">
        <w:rPr>
          <w:rStyle w:val="affffc"/>
          <w:rFonts w:hint="cs"/>
          <w:rtl/>
        </w:rPr>
        <w:t xml:space="preserve">סבר </w:t>
      </w:r>
      <w:r w:rsidRPr="006F178A">
        <w:rPr>
          <w:rFonts w:hint="cs"/>
          <w:rtl/>
        </w:rPr>
        <w:t>שדוחה</w:t>
      </w:r>
      <w:r w:rsidR="009F56EF">
        <w:rPr>
          <w:rFonts w:hint="cs"/>
          <w:rtl/>
        </w:rPr>
        <w:t>ו,</w:t>
      </w:r>
      <w:r w:rsidRPr="006F178A">
        <w:rPr>
          <w:rFonts w:hint="cs"/>
          <w:rtl/>
        </w:rPr>
        <w:t xml:space="preserve"> הלך זקף לבנה ועבד לה</w:t>
      </w:r>
      <w:r w:rsidR="009F56EF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9F56EF" w:rsidRPr="009F56EF">
        <w:rPr>
          <w:rStyle w:val="affffc"/>
          <w:rFonts w:hint="cs"/>
          <w:rtl/>
        </w:rPr>
        <w:t>א''ל</w:t>
      </w:r>
      <w:r w:rsidRPr="006F178A">
        <w:rPr>
          <w:rFonts w:hint="cs"/>
          <w:rtl/>
        </w:rPr>
        <w:t xml:space="preserve"> חזו</w:t>
      </w:r>
      <w:r w:rsidR="009F56EF">
        <w:rPr>
          <w:rFonts w:hint="cs"/>
          <w:rtl/>
        </w:rPr>
        <w:t>ר</w:t>
      </w:r>
      <w:r w:rsidRPr="006F178A">
        <w:rPr>
          <w:rFonts w:hint="cs"/>
          <w:rtl/>
        </w:rPr>
        <w:t xml:space="preserve"> בך </w:t>
      </w:r>
      <w:r w:rsidRPr="009F56EF">
        <w:rPr>
          <w:rStyle w:val="affffc"/>
          <w:rFonts w:hint="cs"/>
          <w:rtl/>
        </w:rPr>
        <w:t>א</w:t>
      </w:r>
      <w:r w:rsidRPr="009F56EF">
        <w:rPr>
          <w:rStyle w:val="affffc"/>
          <w:rtl/>
        </w:rPr>
        <w:t>"</w:t>
      </w:r>
      <w:r w:rsidRPr="009F56EF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כך מקובלני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ממך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החוטא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ומחטיא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הרבים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מספיקין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תשובה</w:t>
      </w:r>
      <w:r w:rsidR="0099676B">
        <w:rPr>
          <w:rFonts w:hint="cs"/>
          <w:rtl/>
        </w:rPr>
        <w:t>,</w:t>
      </w:r>
      <w:r w:rsidRPr="006F178A">
        <w:rPr>
          <w:rtl/>
        </w:rPr>
        <w:t xml:space="preserve"> </w:t>
      </w:r>
    </w:p>
    <w:p w14:paraId="53612AC1" w14:textId="48C82940" w:rsidR="00F07A5B" w:rsidRPr="00F07A5B" w:rsidRDefault="00B93B58" w:rsidP="0099676B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דאמר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מר</w:t>
      </w:r>
      <w:r w:rsidR="00F07A5B" w:rsidRPr="00F07A5B">
        <w:rPr>
          <w:rFonts w:hint="cs"/>
          <w:rtl/>
        </w:rPr>
        <w:t>:</w:t>
      </w:r>
    </w:p>
    <w:p w14:paraId="2BCE586E" w14:textId="3F058F8F" w:rsidR="00B93B58" w:rsidRPr="006F178A" w:rsidRDefault="0099676B" w:rsidP="00B93B58">
      <w:pPr>
        <w:rPr>
          <w:rtl/>
        </w:rPr>
      </w:pPr>
      <w:r>
        <w:rPr>
          <w:rFonts w:hint="cs"/>
          <w:rtl/>
        </w:rPr>
        <w:t>יש''ו</w:t>
      </w:r>
      <w:r w:rsidR="00B93B58"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="00B93B58" w:rsidRPr="006F178A">
        <w:rPr>
          <w:rFonts w:hint="cs"/>
          <w:rtl/>
        </w:rPr>
        <w:t>כישף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והסית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והדיח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והחטיא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ישראל</w:t>
      </w:r>
      <w:r w:rsidR="00B93B58" w:rsidRPr="006F178A">
        <w:rPr>
          <w:rtl/>
        </w:rPr>
        <w:t>.</w:t>
      </w:r>
    </w:p>
    <w:p w14:paraId="356C52E0" w14:textId="47AA1634" w:rsidR="00F07A5B" w:rsidRPr="00F07A5B" w:rsidRDefault="00B93B58" w:rsidP="009F56EF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רשב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26234928" w14:textId="51B204B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יצר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תינוק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ואשה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תהא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דוחה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וימין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מקרבת</w:t>
      </w:r>
      <w:r w:rsidRPr="006F178A">
        <w:rPr>
          <w:rtl/>
        </w:rPr>
        <w:t>.</w:t>
      </w:r>
    </w:p>
    <w:p w14:paraId="32BA4B2A" w14:textId="3E1FB41B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2FE2569C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497" w:author="קלוד" w:date="2026-10-06T10:10:25Z">
        <w:r>
          <w:rPr>
            <w:rFonts w:hint="cs"/>
            <w:rtl/>
          </w:rPr>
          <w:delText xml:space="preserve">מתני</w:delText>
        </w:r>
      </w:del>
      <w:ins w:id="20498" w:author="קלוד" w:date="2026-10-06T10:10:25Z">
        <w:r>
          <w:rPr>
            <w:rFonts w:hint="cs"/>
            <w:rtl/>
          </w:rPr>
          <w:t xml:space="preserve">משנה ז</w:t>
        </w:r>
      </w:ins>
      <w:del w:id="20499" w:author="קלוד" w:date="2026-10-06T10:10:25Z">
        <w:r>
          <w:rPr>
            <w:rtl/>
          </w:rPr>
          <w:delText xml:space="preserve">'.</w:delText>
        </w:r>
      </w:del>
    </w:p>
    <w:p w14:paraId="19217C09" w14:textId="77777777" w:rsidR="00B93B58" w:rsidRPr="006F178A" w:rsidRDefault="00B93B58" w:rsidP="00B93B58">
      <w:pPr>
        <w:pStyle w:val="afff5"/>
        <w:spacing w:before="120"/>
        <w:rPr>
          <w:rtl/>
        </w:rPr>
        <w:pPrChange w:id="90030" w:author="קלוד" w:date="2026-10-08T12:08:16Z">
          <w:pPr>
            <w:pStyle w:val="afff5"/>
          </w:pPr>
        </w:pPrChange>
      </w:pPr>
      <w:r w:rsidRPr="006F178A">
        <w:rPr>
          <w:rFonts w:hint="cs"/>
          <w:rtl/>
        </w:rPr>
        <w:t>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ההורג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נערפה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העגלה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תצא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ותרעה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בעדר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משנערפה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העגלה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תקבר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במקומה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מתחילתה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כיפרה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ספיקה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והלכה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</w:t>
      </w:r>
      <w:r w:rsidRPr="006F178A">
        <w:rPr>
          <w:rtl/>
        </w:rPr>
        <w:t>.</w:t>
      </w:r>
    </w:p>
    <w:p w14:paraId="34A0252F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נערפה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ההורג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יהרג</w:t>
      </w:r>
      <w:r w:rsidRPr="006F178A">
        <w:rPr>
          <w:rtl/>
        </w:rPr>
        <w:t>.</w:t>
      </w:r>
    </w:p>
    <w:p w14:paraId="4A929925" w14:textId="77777777" w:rsidR="006747DD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ההורג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</w:t>
      </w:r>
      <w:r w:rsidRPr="006F178A">
        <w:rPr>
          <w:rtl/>
        </w:rPr>
        <w:t xml:space="preserve">, </w:t>
      </w:r>
    </w:p>
    <w:p w14:paraId="7EBF5396" w14:textId="2C155CB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.</w:t>
      </w:r>
    </w:p>
    <w:p w14:paraId="0CF6A7B1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;</w:t>
      </w:r>
    </w:p>
    <w:p w14:paraId="6D8BF110" w14:textId="60B2E639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.</w:t>
      </w:r>
    </w:p>
    <w:p w14:paraId="2CABE2C2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הרוצחנין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ערופה</w:t>
      </w:r>
      <w:r w:rsidRPr="006F178A">
        <w:rPr>
          <w:rtl/>
        </w:rPr>
        <w:t>.</w:t>
      </w:r>
    </w:p>
    <w:p w14:paraId="5926EE56" w14:textId="1E452F6F" w:rsidR="00B93B58" w:rsidRPr="009972B7" w:rsidRDefault="00B93B58" w:rsidP="00B93B58">
      <w:pPr>
        <w:pStyle w:val="afff5"/>
        <w:rPr>
          <w:spacing w:val="0"/>
          <w:rtl/>
        </w:rPr>
      </w:pPr>
      <w:r w:rsidRPr="009972B7">
        <w:rPr>
          <w:rFonts w:hint="cs"/>
          <w:spacing w:val="0"/>
          <w:rtl/>
        </w:rPr>
        <w:t>משבא</w:t>
      </w:r>
      <w:r w:rsidRPr="009972B7">
        <w:rPr>
          <w:spacing w:val="0"/>
          <w:rtl/>
        </w:rPr>
        <w:t xml:space="preserve"> </w:t>
      </w:r>
      <w:r w:rsidRPr="009972B7">
        <w:rPr>
          <w:rStyle w:val="TanaimMishna"/>
          <w:rFonts w:hint="cs"/>
          <w:spacing w:val="0"/>
          <w:rtl/>
          <w:rPrChange w:id="20328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אליעזר</w:t>
      </w:r>
      <w:r w:rsidRPr="009972B7">
        <w:rPr>
          <w:rStyle w:val="TanaimMishna"/>
          <w:spacing w:val="0"/>
          <w:rtl/>
          <w:rPrChange w:id="20329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9972B7">
        <w:rPr>
          <w:rStyle w:val="TanaimMishna"/>
          <w:rFonts w:hint="cs"/>
          <w:spacing w:val="0"/>
          <w:rtl/>
          <w:rPrChange w:id="20330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בן</w:t>
      </w:r>
      <w:r w:rsidRPr="009972B7">
        <w:rPr>
          <w:rStyle w:val="TanaimMishna"/>
          <w:spacing w:val="0"/>
          <w:rtl/>
          <w:rPrChange w:id="20331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9972B7">
        <w:rPr>
          <w:rStyle w:val="TanaimMishna"/>
          <w:rFonts w:hint="cs"/>
          <w:spacing w:val="0"/>
          <w:rtl/>
          <w:rPrChange w:id="20332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דינאי</w:t>
      </w:r>
      <w:r w:rsidRPr="009972B7">
        <w:rPr>
          <w:rStyle w:val="TanaimMishna"/>
          <w:spacing w:val="0"/>
          <w:rtl/>
          <w:rPrChange w:id="20333" w:author="קלוד" w:date="2026-10-06T10:10:25Z">
            <w:rPr>
              <w:rStyle w:val="affffc"/>
              <w:spacing w:val="0"/>
              <w:rtl/>
            </w:rPr>
          </w:rPrChange>
        </w:rPr>
        <w:t xml:space="preserve">, </w:t>
      </w:r>
      <w:r w:rsidRPr="009972B7">
        <w:rPr>
          <w:rStyle w:val="TanaimMishna"/>
          <w:rFonts w:hint="cs"/>
          <w:spacing w:val="0"/>
          <w:rtl/>
          <w:rPrChange w:id="20334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ו</w:t>
      </w:r>
      <w:r w:rsidR="006747DD" w:rsidRPr="009972B7">
        <w:rPr>
          <w:rStyle w:val="TanaimMishna"/>
          <w:rFonts w:hint="cs"/>
          <w:spacing w:val="0"/>
          <w:rtl/>
          <w:rPrChange w:id="20335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 xml:space="preserve">נקרא: </w:t>
      </w:r>
      <w:r w:rsidRPr="009972B7">
        <w:rPr>
          <w:rStyle w:val="TanaimMishna"/>
          <w:rFonts w:hint="cs"/>
          <w:spacing w:val="0"/>
          <w:rtl/>
          <w:rPrChange w:id="20336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תחינה</w:t>
      </w:r>
      <w:r w:rsidRPr="009972B7">
        <w:rPr>
          <w:rStyle w:val="TanaimMishna"/>
          <w:spacing w:val="0"/>
          <w:rtl/>
          <w:rPrChange w:id="20337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9972B7">
        <w:rPr>
          <w:rStyle w:val="TanaimMishna"/>
          <w:rFonts w:hint="cs"/>
          <w:spacing w:val="0"/>
          <w:rtl/>
          <w:rPrChange w:id="20338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בן</w:t>
      </w:r>
      <w:r w:rsidRPr="009972B7">
        <w:rPr>
          <w:rStyle w:val="TanaimMishna"/>
          <w:spacing w:val="0"/>
          <w:rtl/>
          <w:rPrChange w:id="20339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9972B7">
        <w:rPr>
          <w:rStyle w:val="TanaimMishna"/>
          <w:rFonts w:hint="cs"/>
          <w:spacing w:val="0"/>
          <w:rtl/>
          <w:rPrChange w:id="20340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פרישה</w:t>
      </w:r>
      <w:r w:rsidR="006747DD" w:rsidRPr="009972B7">
        <w:rPr>
          <w:rStyle w:val="TanaimMishna"/>
          <w:rFonts w:hint="cs"/>
          <w:spacing w:val="0"/>
          <w:rtl/>
          <w:rPrChange w:id="20341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 xml:space="preserve"> </w:t>
      </w:r>
      <w:r w:rsidRPr="009972B7">
        <w:rPr>
          <w:spacing w:val="0"/>
          <w:rtl/>
        </w:rPr>
        <w:t xml:space="preserve">- </w:t>
      </w:r>
      <w:r w:rsidRPr="009972B7">
        <w:rPr>
          <w:rFonts w:hint="cs"/>
          <w:spacing w:val="0"/>
          <w:rtl/>
        </w:rPr>
        <w:t>חזרו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לקרותו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הרצחן</w:t>
      </w:r>
      <w:r w:rsidRPr="009972B7">
        <w:rPr>
          <w:spacing w:val="0"/>
          <w:rtl/>
        </w:rPr>
        <w:t>.</w:t>
      </w:r>
    </w:p>
    <w:p w14:paraId="45924C7B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המנאפים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פסקו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המרים</w:t>
      </w:r>
      <w:r w:rsidRPr="006F178A">
        <w:rPr>
          <w:rtl/>
        </w:rPr>
        <w:t xml:space="preserve">, </w:t>
      </w:r>
    </w:p>
    <w:p w14:paraId="188CF276" w14:textId="73121815" w:rsidR="00B93B58" w:rsidRPr="006F178A" w:rsidRDefault="00B93B58" w:rsidP="00B93B58">
      <w:pPr>
        <w:pStyle w:val="afff5"/>
        <w:rPr>
          <w:rtl/>
        </w:rPr>
      </w:pPr>
      <w:r w:rsidRPr="004D4EBE">
        <w:rPr>
          <w:rStyle w:val="TanaimMishna"/>
          <w:rFonts w:hint="cs"/>
          <w:rtl/>
          <w:rPrChange w:id="20342" w:author="קלוד" w:date="2026-10-06T10:10:25Z">
            <w:rPr>
              <w:rStyle w:val="affffc"/>
              <w:rFonts w:hint="cs"/>
              <w:rtl/>
            </w:rPr>
          </w:rPrChange>
        </w:rPr>
        <w:t>וריב'ז</w:t>
      </w:r>
      <w:r w:rsidRPr="004D4EBE">
        <w:rPr>
          <w:rStyle w:val="TanaimMishna"/>
          <w:rtl/>
          <w:rPrChange w:id="20343" w:author="קלוד" w:date="2026-10-06T10:10:25Z">
            <w:rPr>
              <w:rStyle w:val="affffc"/>
              <w:rtl/>
            </w:rPr>
          </w:rPrChange>
        </w:rPr>
        <w:t xml:space="preserve"> </w:t>
      </w:r>
      <w:r w:rsidRPr="006F178A">
        <w:rPr>
          <w:rFonts w:hint="cs"/>
          <w:rtl/>
        </w:rPr>
        <w:t>הפסיקן</w:t>
      </w:r>
      <w:r w:rsidRPr="006F178A">
        <w:rPr>
          <w:rtl/>
        </w:rPr>
        <w:t>,</w:t>
      </w:r>
      <w:r w:rsidR="004D4EBE">
        <w:rPr>
          <w:rFonts w:hint="cs"/>
          <w:rtl/>
        </w:rPr>
        <w:t>ד</w:t>
      </w:r>
      <w:r w:rsidRPr="004D4EBE">
        <w:rPr>
          <w:rStyle w:val="affff8"/>
          <w:rFonts w:hint="cs"/>
          <w:rtl/>
        </w:rPr>
        <w:t>לא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אפקוד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על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בנותיכם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כי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תזנינה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ועל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כלותיכם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כי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תנאפנה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כי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הם</w:t>
      </w:r>
      <w:r w:rsidRPr="004D4EBE">
        <w:rPr>
          <w:rStyle w:val="affff8"/>
          <w:rtl/>
        </w:rPr>
        <w:t xml:space="preserve"> </w:t>
      </w:r>
      <w:r w:rsidRPr="004D4EBE">
        <w:rPr>
          <w:rStyle w:val="affff8"/>
          <w:rFonts w:hint="cs"/>
          <w:rtl/>
        </w:rPr>
        <w:t>וגו</w:t>
      </w:r>
      <w:r w:rsidRPr="004D4EBE">
        <w:rPr>
          <w:rStyle w:val="affff8"/>
          <w:rtl/>
        </w:rPr>
        <w:t>'</w:t>
      </w:r>
      <w:r w:rsidRPr="006F178A">
        <w:rPr>
          <w:rtl/>
        </w:rPr>
        <w:t>.</w:t>
      </w:r>
    </w:p>
    <w:p w14:paraId="723E624B" w14:textId="33B8BDA2" w:rsidR="00B93B58" w:rsidRPr="004D4EBE" w:rsidRDefault="00B93B58" w:rsidP="00B93B58">
      <w:pPr>
        <w:pStyle w:val="afff5"/>
        <w:rPr>
          <w:spacing w:val="0"/>
          <w:rtl/>
        </w:rPr>
      </w:pPr>
      <w:r w:rsidRPr="004D4EBE">
        <w:rPr>
          <w:rFonts w:hint="cs"/>
          <w:spacing w:val="0"/>
          <w:rtl/>
        </w:rPr>
        <w:t>משמת</w:t>
      </w:r>
      <w:r w:rsidRPr="004D4EBE">
        <w:rPr>
          <w:spacing w:val="0"/>
          <w:rtl/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44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יוסי</w:t>
      </w:r>
      <w:r w:rsidRPr="004D4EBE">
        <w:rPr>
          <w:rStyle w:val="TanaimMishna"/>
          <w:spacing w:val="0"/>
          <w:rtl/>
          <w:rPrChange w:id="20345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46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בן</w:t>
      </w:r>
      <w:r w:rsidRPr="004D4EBE">
        <w:rPr>
          <w:rStyle w:val="TanaimMishna"/>
          <w:spacing w:val="0"/>
          <w:rtl/>
          <w:rPrChange w:id="20347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48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יועזר</w:t>
      </w:r>
      <w:r w:rsidRPr="004D4EBE">
        <w:rPr>
          <w:rStyle w:val="TanaimMishna"/>
          <w:spacing w:val="0"/>
          <w:rtl/>
          <w:rPrChange w:id="20349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50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איש</w:t>
      </w:r>
      <w:r w:rsidRPr="004D4EBE">
        <w:rPr>
          <w:rStyle w:val="TanaimMishna"/>
          <w:spacing w:val="0"/>
          <w:rtl/>
          <w:rPrChange w:id="20351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52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צרידה</w:t>
      </w:r>
      <w:r w:rsidRPr="004D4EBE">
        <w:rPr>
          <w:rStyle w:val="TanaimMishna"/>
          <w:spacing w:val="0"/>
          <w:rtl/>
          <w:rPrChange w:id="20353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eastAsia"/>
          <w:spacing w:val="0"/>
          <w:rtl/>
          <w:rPrChange w:id="20354" w:author="קלוד" w:date="2026-10-06T10:10:25Z">
            <w:rPr>
              <w:rStyle w:val="affffc"/>
              <w:rFonts w:hint="eastAsia"/>
              <w:spacing w:val="0"/>
              <w:rtl/>
            </w:rPr>
          </w:rPrChange>
        </w:rPr>
        <w:t>ויוסי</w:t>
      </w:r>
      <w:r w:rsidRPr="004D4EBE">
        <w:rPr>
          <w:rStyle w:val="TanaimMishna"/>
          <w:spacing w:val="0"/>
          <w:rtl/>
          <w:rPrChange w:id="20355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eastAsia"/>
          <w:spacing w:val="0"/>
          <w:rtl/>
          <w:rPrChange w:id="20356" w:author="קלוד" w:date="2026-10-06T10:10:25Z">
            <w:rPr>
              <w:rStyle w:val="affffc"/>
              <w:rFonts w:hint="eastAsia"/>
              <w:spacing w:val="0"/>
              <w:rtl/>
            </w:rPr>
          </w:rPrChange>
        </w:rPr>
        <w:t>בן</w:t>
      </w:r>
      <w:r w:rsidRPr="004D4EBE">
        <w:rPr>
          <w:rStyle w:val="TanaimMishna"/>
          <w:spacing w:val="0"/>
          <w:rtl/>
          <w:rPrChange w:id="20357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eastAsia"/>
          <w:spacing w:val="0"/>
          <w:rtl/>
          <w:rPrChange w:id="20358" w:author="קלוד" w:date="2026-10-06T10:10:25Z">
            <w:rPr>
              <w:rStyle w:val="affffc"/>
              <w:rFonts w:hint="eastAsia"/>
              <w:spacing w:val="0"/>
              <w:rtl/>
            </w:rPr>
          </w:rPrChange>
        </w:rPr>
        <w:t>יהודה</w:t>
      </w:r>
      <w:r w:rsidRPr="004D4EBE">
        <w:rPr>
          <w:rStyle w:val="TanaimMishna"/>
          <w:spacing w:val="0"/>
          <w:rtl/>
          <w:rPrChange w:id="20359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eastAsia"/>
          <w:spacing w:val="0"/>
          <w:rtl/>
          <w:rPrChange w:id="20360" w:author="קלוד" w:date="2026-10-06T10:10:25Z">
            <w:rPr>
              <w:rStyle w:val="affffc"/>
              <w:rFonts w:hint="eastAsia"/>
              <w:spacing w:val="0"/>
              <w:rtl/>
            </w:rPr>
          </w:rPrChange>
        </w:rPr>
        <w:t>איש</w:t>
      </w:r>
      <w:r w:rsidRPr="004D4EBE">
        <w:rPr>
          <w:rStyle w:val="TanaimMishna"/>
          <w:spacing w:val="0"/>
          <w:rtl/>
          <w:rPrChange w:id="20361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eastAsia"/>
          <w:spacing w:val="0"/>
          <w:rtl/>
          <w:rPrChange w:id="20362" w:author="קלוד" w:date="2026-10-06T10:10:25Z">
            <w:rPr>
              <w:rStyle w:val="affffc"/>
              <w:rFonts w:hint="eastAsia"/>
              <w:spacing w:val="0"/>
              <w:rtl/>
            </w:rPr>
          </w:rPrChange>
        </w:rPr>
        <w:t>ירושלים</w:t>
      </w:r>
      <w:r w:rsidRPr="004D4EBE">
        <w:rPr>
          <w:spacing w:val="0"/>
          <w:rtl/>
        </w:rPr>
        <w:t xml:space="preserve"> </w:t>
      </w:r>
      <w:r w:rsidRPr="004D4EBE">
        <w:rPr>
          <w:rFonts w:hint="eastAsia"/>
          <w:spacing w:val="0"/>
          <w:rtl/>
        </w:rPr>
        <w:t>בטלו</w:t>
      </w:r>
      <w:r w:rsidRPr="004D4EBE">
        <w:rPr>
          <w:spacing w:val="0"/>
          <w:rtl/>
        </w:rPr>
        <w:t xml:space="preserve"> </w:t>
      </w:r>
      <w:r w:rsidRPr="004D4EBE">
        <w:rPr>
          <w:rFonts w:hint="eastAsia"/>
          <w:spacing w:val="0"/>
          <w:rtl/>
        </w:rPr>
        <w:t>האשכולות</w:t>
      </w:r>
      <w:r w:rsidRPr="004D4EBE">
        <w:rPr>
          <w:spacing w:val="0"/>
          <w:rtl/>
        </w:rPr>
        <w:t xml:space="preserve">, </w:t>
      </w:r>
    </w:p>
    <w:p w14:paraId="5E4DD7BF" w14:textId="4FC5B6E9" w:rsidR="00B93B58" w:rsidRPr="006F178A" w:rsidRDefault="004D4EBE" w:rsidP="00B93B58">
      <w:pPr>
        <w:pStyle w:val="afff5"/>
        <w:rPr>
          <w:rtl/>
        </w:rPr>
      </w:pPr>
      <w:r>
        <w:rPr>
          <w:rFonts w:hint="cs"/>
          <w:rtl/>
        </w:rPr>
        <w:t>ד</w:t>
      </w:r>
      <w:r w:rsidR="00B93B58" w:rsidRPr="004D4EBE">
        <w:rPr>
          <w:rStyle w:val="affff8"/>
          <w:rFonts w:hint="cs"/>
          <w:rtl/>
        </w:rPr>
        <w:t>אין</w:t>
      </w:r>
      <w:r w:rsidR="00B93B58" w:rsidRPr="004D4EBE">
        <w:rPr>
          <w:rStyle w:val="affff8"/>
          <w:rtl/>
        </w:rPr>
        <w:t xml:space="preserve"> </w:t>
      </w:r>
      <w:r w:rsidR="00B93B58" w:rsidRPr="004D4EBE">
        <w:rPr>
          <w:rStyle w:val="affff8"/>
          <w:rFonts w:hint="cs"/>
          <w:rtl/>
        </w:rPr>
        <w:t>אשכול</w:t>
      </w:r>
      <w:r w:rsidR="00B93B58" w:rsidRPr="004D4EBE">
        <w:rPr>
          <w:rStyle w:val="affff8"/>
          <w:rtl/>
        </w:rPr>
        <w:t xml:space="preserve"> </w:t>
      </w:r>
      <w:r w:rsidR="00B93B58" w:rsidRPr="004D4EBE">
        <w:rPr>
          <w:rStyle w:val="affff8"/>
          <w:rFonts w:hint="cs"/>
          <w:rtl/>
        </w:rPr>
        <w:t>לאכול</w:t>
      </w:r>
      <w:r w:rsidR="00B93B58" w:rsidRPr="004D4EBE">
        <w:rPr>
          <w:rStyle w:val="affff8"/>
          <w:rtl/>
        </w:rPr>
        <w:t xml:space="preserve"> </w:t>
      </w:r>
      <w:r w:rsidR="00B93B58" w:rsidRPr="004D4EBE">
        <w:rPr>
          <w:rStyle w:val="affff8"/>
          <w:rFonts w:hint="cs"/>
          <w:rtl/>
        </w:rPr>
        <w:t>בכורה</w:t>
      </w:r>
      <w:r w:rsidR="00B93B58" w:rsidRPr="004D4EBE">
        <w:rPr>
          <w:rStyle w:val="affff8"/>
          <w:rtl/>
        </w:rPr>
        <w:t xml:space="preserve"> </w:t>
      </w:r>
      <w:r w:rsidR="00B93B58" w:rsidRPr="004D4EBE">
        <w:rPr>
          <w:rStyle w:val="affff8"/>
          <w:rFonts w:hint="cs"/>
          <w:rtl/>
        </w:rPr>
        <w:t>אותה</w:t>
      </w:r>
      <w:r w:rsidR="00B93B58" w:rsidRPr="004D4EBE">
        <w:rPr>
          <w:rStyle w:val="affff8"/>
          <w:rtl/>
        </w:rPr>
        <w:t xml:space="preserve"> </w:t>
      </w:r>
      <w:r w:rsidR="00B93B58" w:rsidRPr="004D4EBE">
        <w:rPr>
          <w:rStyle w:val="affff8"/>
          <w:rFonts w:hint="cs"/>
          <w:rtl/>
        </w:rPr>
        <w:t>נפשי</w:t>
      </w:r>
      <w:r w:rsidR="00B93B58" w:rsidRPr="006F178A">
        <w:rPr>
          <w:rtl/>
        </w:rPr>
        <w:t>.</w:t>
      </w:r>
    </w:p>
    <w:p w14:paraId="0FEC249A" w14:textId="6BD6449E" w:rsidR="00B93B58" w:rsidRPr="004D4EBE" w:rsidRDefault="00B93B58" w:rsidP="004D4EBE">
      <w:pPr>
        <w:pStyle w:val="afff5"/>
        <w:rPr>
          <w:spacing w:val="0"/>
          <w:rtl/>
        </w:rPr>
      </w:pPr>
      <w:r w:rsidRPr="004D4EBE">
        <w:rPr>
          <w:rStyle w:val="TanaimMishna"/>
          <w:rFonts w:hint="cs"/>
          <w:spacing w:val="0"/>
          <w:rtl/>
          <w:rPrChange w:id="20363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יוחנן</w:t>
      </w:r>
      <w:r w:rsidRPr="004D4EBE">
        <w:rPr>
          <w:rStyle w:val="TanaimMishna"/>
          <w:spacing w:val="0"/>
          <w:rtl/>
          <w:rPrChange w:id="20364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65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כהן</w:t>
      </w:r>
      <w:r w:rsidRPr="004D4EBE">
        <w:rPr>
          <w:rStyle w:val="TanaimMishna"/>
          <w:spacing w:val="0"/>
          <w:rtl/>
          <w:rPrChange w:id="20366" w:author="קלוד" w:date="2026-10-06T10:10:25Z">
            <w:rPr>
              <w:rStyle w:val="affffc"/>
              <w:spacing w:val="0"/>
              <w:rtl/>
            </w:rPr>
          </w:rPrChange>
        </w:rPr>
        <w:t xml:space="preserve"> </w:t>
      </w:r>
      <w:r w:rsidRPr="004D4EBE">
        <w:rPr>
          <w:rStyle w:val="TanaimMishna"/>
          <w:rFonts w:hint="cs"/>
          <w:spacing w:val="0"/>
          <w:rtl/>
          <w:rPrChange w:id="20367" w:author="קלוד" w:date="2026-10-06T10:10:25Z">
            <w:rPr>
              <w:rStyle w:val="affffc"/>
              <w:rFonts w:hint="cs"/>
              <w:spacing w:val="0"/>
              <w:rtl/>
            </w:rPr>
          </w:rPrChange>
        </w:rPr>
        <w:t>גדול</w:t>
      </w:r>
      <w:r w:rsidRPr="004D4EBE">
        <w:rPr>
          <w:spacing w:val="0"/>
          <w:rtl/>
        </w:rPr>
        <w:t xml:space="preserve"> </w:t>
      </w:r>
      <w:r w:rsidRPr="004D4EBE">
        <w:rPr>
          <w:rFonts w:hint="cs"/>
          <w:spacing w:val="0"/>
          <w:rtl/>
        </w:rPr>
        <w:t>העביר</w:t>
      </w:r>
      <w:r w:rsidRPr="004D4EBE">
        <w:rPr>
          <w:spacing w:val="0"/>
          <w:rtl/>
        </w:rPr>
        <w:t xml:space="preserve"> </w:t>
      </w:r>
      <w:r w:rsidRPr="004D4EBE">
        <w:rPr>
          <w:rFonts w:hint="cs"/>
          <w:spacing w:val="0"/>
          <w:rtl/>
        </w:rPr>
        <w:t>הודיית</w:t>
      </w:r>
      <w:r w:rsidRPr="004D4EBE">
        <w:rPr>
          <w:spacing w:val="0"/>
          <w:rtl/>
        </w:rPr>
        <w:t xml:space="preserve"> </w:t>
      </w:r>
      <w:r w:rsidRPr="004D4EBE">
        <w:rPr>
          <w:rFonts w:hint="cs"/>
          <w:spacing w:val="0"/>
          <w:rtl/>
        </w:rPr>
        <w:t>המעשר</w:t>
      </w:r>
      <w:r w:rsidRPr="004D4EBE">
        <w:rPr>
          <w:spacing w:val="0"/>
          <w:rtl/>
        </w:rPr>
        <w:t>;</w:t>
      </w:r>
      <w:r w:rsidR="004D4EBE" w:rsidRPr="004D4EBE">
        <w:rPr>
          <w:rFonts w:hint="cs"/>
          <w:spacing w:val="0"/>
          <w:rtl/>
        </w:rPr>
        <w:t xml:space="preserve"> אף הוא ב</w:t>
      </w:r>
      <w:r w:rsidRPr="004D4EBE">
        <w:rPr>
          <w:rFonts w:hint="cs"/>
          <w:spacing w:val="0"/>
          <w:rtl/>
        </w:rPr>
        <w:t>טל</w:t>
      </w:r>
      <w:r w:rsidRPr="004D4EBE">
        <w:rPr>
          <w:spacing w:val="0"/>
          <w:rtl/>
        </w:rPr>
        <w:t xml:space="preserve"> </w:t>
      </w:r>
      <w:r w:rsidRPr="004D4EBE">
        <w:rPr>
          <w:rFonts w:hint="cs"/>
          <w:spacing w:val="0"/>
          <w:rtl/>
        </w:rPr>
        <w:t>המעוררין</w:t>
      </w:r>
      <w:r w:rsidRPr="004D4EBE">
        <w:rPr>
          <w:spacing w:val="0"/>
          <w:rtl/>
        </w:rPr>
        <w:t xml:space="preserve"> </w:t>
      </w:r>
      <w:r w:rsidRPr="004D4EBE">
        <w:rPr>
          <w:rFonts w:hint="cs"/>
          <w:spacing w:val="0"/>
          <w:rtl/>
        </w:rPr>
        <w:t>הנוקפין</w:t>
      </w:r>
      <w:r w:rsidRPr="004D4EBE">
        <w:rPr>
          <w:spacing w:val="0"/>
          <w:rtl/>
        </w:rPr>
        <w:t>.</w:t>
      </w:r>
    </w:p>
    <w:p w14:paraId="7D45E600" w14:textId="5C7175A3" w:rsidR="00B93B58" w:rsidRPr="004D4EBE" w:rsidRDefault="00B93B58" w:rsidP="004D4EBE">
      <w:pPr>
        <w:pStyle w:val="afff5"/>
        <w:rPr>
          <w:spacing w:val="2"/>
          <w:rtl/>
        </w:rPr>
      </w:pPr>
      <w:r w:rsidRPr="004D4EBE">
        <w:rPr>
          <w:rFonts w:hint="cs"/>
          <w:spacing w:val="2"/>
          <w:rtl/>
        </w:rPr>
        <w:t>עד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ימיו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היה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פטיש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מכה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בירושלים</w:t>
      </w:r>
      <w:r w:rsidRPr="004D4EBE">
        <w:rPr>
          <w:spacing w:val="2"/>
          <w:rtl/>
        </w:rPr>
        <w:t>;</w:t>
      </w:r>
      <w:r w:rsidR="004D4EBE" w:rsidRPr="004D4EBE">
        <w:rPr>
          <w:rFonts w:hint="cs"/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ובימיו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א</w:t>
      </w:r>
      <w:r w:rsidRPr="004D4EBE">
        <w:rPr>
          <w:spacing w:val="2"/>
          <w:rtl/>
        </w:rPr>
        <w:t>"</w:t>
      </w:r>
      <w:r w:rsidRPr="004D4EBE">
        <w:rPr>
          <w:rFonts w:hint="cs"/>
          <w:spacing w:val="2"/>
          <w:rtl/>
        </w:rPr>
        <w:t>צ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לשאול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על</w:t>
      </w:r>
      <w:r w:rsidRPr="004D4EBE">
        <w:rPr>
          <w:spacing w:val="2"/>
          <w:rtl/>
        </w:rPr>
        <w:t xml:space="preserve"> </w:t>
      </w:r>
      <w:r w:rsidRPr="004D4EBE">
        <w:rPr>
          <w:rFonts w:hint="cs"/>
          <w:spacing w:val="2"/>
          <w:rtl/>
        </w:rPr>
        <w:t>הדמאי</w:t>
      </w:r>
      <w:r w:rsidRPr="004D4EBE">
        <w:rPr>
          <w:spacing w:val="2"/>
          <w:rtl/>
        </w:rPr>
        <w:t>.</w:t>
      </w:r>
    </w:p>
    <w:p w14:paraId="7D959564" w14:textId="6F1D3F4F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E912638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מז:</w:t>
      </w:r>
    </w:p>
    <w:p w14:paraId="75288AA5" w14:textId="4154026B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tl/>
        </w:rPr>
        <w:t xml:space="preserve"> ת"ר</w:t>
      </w:r>
      <w:r w:rsidR="00F07A5B" w:rsidRPr="00F07A5B">
        <w:rPr>
          <w:rtl/>
        </w:rPr>
        <w:t>:</w:t>
      </w:r>
    </w:p>
    <w:p w14:paraId="54A16217" w14:textId="17B42628" w:rsidR="004D4EBE" w:rsidRDefault="00B93B58" w:rsidP="00B93B58">
      <w:pPr>
        <w:rPr>
          <w:rtl/>
        </w:rPr>
      </w:pPr>
      <w:r w:rsidRPr="006F178A">
        <w:rPr>
          <w:rFonts w:hint="cs"/>
          <w:rtl/>
        </w:rPr>
        <w:t>מנין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נערפה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נמצא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ההורג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פוטרת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? </w:t>
      </w:r>
    </w:p>
    <w:p w14:paraId="6FAF44EA" w14:textId="0C5CC6E5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51742D27" w14:textId="2F5BCC09" w:rsidR="00B93B58" w:rsidRPr="006F178A" w:rsidRDefault="00B93B58" w:rsidP="004D4EBE">
      <w:pPr>
        <w:spacing w:after="60"/>
        <w:rPr>
          <w:rtl/>
        </w:rPr>
      </w:pPr>
      <w:r w:rsidRPr="00BF7DBF">
        <w:rPr>
          <w:rStyle w:val="affff8"/>
          <w:rFonts w:hint="cs"/>
          <w:rtl/>
        </w:rPr>
        <w:t>'ולארץ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יכופר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לדם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שפך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בדם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שפכו'</w:t>
      </w:r>
      <w:r w:rsidRPr="00BF7DBF">
        <w:rPr>
          <w:rStyle w:val="affff8"/>
          <w:rtl/>
        </w:rPr>
        <w:t>.</w:t>
      </w:r>
    </w:p>
    <w:p w14:paraId="70F4FFEA" w14:textId="77777777" w:rsidR="00B93B58" w:rsidRPr="006F178A" w:rsidRDefault="00B93B58" w:rsidP="005670C9">
      <w:pPr>
        <w:pStyle w:val="afffd"/>
        <w:rPr>
          <w:rtl/>
        </w:rPr>
      </w:pPr>
      <w:ins w:id="9912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ההורג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4640E901" w14:textId="5193EC6D" w:rsidR="004D4EBE" w:rsidRDefault="00B93B58" w:rsidP="004D4EBE">
      <w:pPr>
        <w:rPr>
          <w:rtl/>
        </w:rPr>
      </w:pPr>
      <w:r w:rsidRPr="006F178A">
        <w:rPr>
          <w:rFonts w:hint="cs"/>
          <w:rtl/>
        </w:rPr>
        <w:t>טע</w:t>
      </w:r>
      <w:r w:rsidR="004D4EBE">
        <w:rPr>
          <w:rFonts w:hint="cs"/>
          <w:rtl/>
        </w:rPr>
        <w:t xml:space="preserve">ם </w:t>
      </w:r>
      <w:r w:rsidRPr="006F178A">
        <w:rPr>
          <w:rFonts w:hint="cs"/>
          <w:rtl/>
        </w:rPr>
        <w:t>דמכחיש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מכחיש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</w:t>
      </w:r>
      <w:r w:rsidR="004D4EBE">
        <w:rPr>
          <w:rFonts w:hint="cs"/>
          <w:rtl/>
        </w:rPr>
        <w:t>"א</w:t>
      </w:r>
      <w:r w:rsidRPr="006F178A">
        <w:rPr>
          <w:rtl/>
        </w:rPr>
        <w:t xml:space="preserve"> </w:t>
      </w:r>
      <w:r w:rsidR="004D4EBE">
        <w:rPr>
          <w:rFonts w:hint="cs"/>
          <w:rtl/>
        </w:rPr>
        <w:t>נאמ</w:t>
      </w:r>
      <w:r w:rsidRPr="006F178A">
        <w:rPr>
          <w:rFonts w:hint="cs"/>
          <w:rtl/>
        </w:rPr>
        <w:t>ן</w:t>
      </w:r>
      <w:r w:rsidRPr="006F178A">
        <w:rPr>
          <w:rtl/>
        </w:rPr>
        <w:t xml:space="preserve">, </w:t>
      </w:r>
      <w:r w:rsidRPr="009C2527">
        <w:rPr>
          <w:rStyle w:val="affff8"/>
          <w:rFonts w:hint="cs"/>
          <w:rtl/>
        </w:rPr>
        <w:t>מ'לא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נודע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מי</w:t>
      </w:r>
      <w:r w:rsidRPr="009C2527">
        <w:rPr>
          <w:rStyle w:val="affff8"/>
          <w:rtl/>
        </w:rPr>
        <w:t xml:space="preserve"> </w:t>
      </w:r>
      <w:r w:rsidRPr="009C2527">
        <w:rPr>
          <w:rStyle w:val="affff8"/>
          <w:rFonts w:hint="cs"/>
          <w:rtl/>
        </w:rPr>
        <w:t>הכהו'</w:t>
      </w:r>
      <w:r w:rsidRPr="009C2527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נודע 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בסוף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העולם</w:t>
      </w:r>
      <w:r w:rsidRPr="006F178A">
        <w:rPr>
          <w:rtl/>
        </w:rPr>
        <w:t xml:space="preserve"> </w:t>
      </w:r>
      <w:r w:rsidR="004D4EBE">
        <w:rPr>
          <w:rFonts w:hint="cs"/>
          <w:rtl/>
        </w:rPr>
        <w:t>לא ערפו</w:t>
      </w:r>
      <w:r w:rsidRPr="006F178A">
        <w:rPr>
          <w:rtl/>
        </w:rPr>
        <w:t>;</w:t>
      </w:r>
    </w:p>
    <w:p w14:paraId="705D14E0" w14:textId="6619F649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ע</w:t>
      </w:r>
      <w:r w:rsidR="00F07A5B" w:rsidRPr="00F07A5B">
        <w:rPr>
          <w:rFonts w:hint="cs"/>
          <w:rtl/>
        </w:rPr>
        <w:t>:</w:t>
      </w:r>
    </w:p>
    <w:p w14:paraId="6F2373C6" w14:textId="31F3C86F" w:rsidR="00B93B58" w:rsidRPr="00225FF9" w:rsidRDefault="00B93B58" w:rsidP="00B93B58">
      <w:pPr>
        <w:rPr>
          <w:spacing w:val="-4"/>
          <w:rtl/>
        </w:rPr>
      </w:pPr>
      <w:r w:rsidRPr="004D4EBE">
        <w:rPr>
          <w:rStyle w:val="affff8"/>
          <w:rtl/>
        </w:rPr>
        <w:t xml:space="preserve">'ועיננו לא ראו' </w:t>
      </w:r>
      <w:r w:rsidRPr="004D4EBE">
        <w:rPr>
          <w:rtl/>
        </w:rPr>
        <w:t xml:space="preserve">- </w:t>
      </w:r>
      <w:r w:rsidRPr="004D4EBE">
        <w:rPr>
          <w:rFonts w:hint="eastAsia"/>
          <w:rtl/>
        </w:rPr>
        <w:t>מכאן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לסנהדרין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שראו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אחד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שהרג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את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הנפש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ואין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מכירין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אותו</w:t>
      </w:r>
      <w:r w:rsidRPr="004D4EBE">
        <w:rPr>
          <w:rtl/>
        </w:rPr>
        <w:t xml:space="preserve">, </w:t>
      </w:r>
      <w:r w:rsidRPr="004D4EBE">
        <w:rPr>
          <w:rFonts w:hint="eastAsia"/>
          <w:rtl/>
        </w:rPr>
        <w:t>שלא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היו</w:t>
      </w:r>
      <w:r w:rsidRPr="004D4EBE">
        <w:rPr>
          <w:rtl/>
        </w:rPr>
        <w:t xml:space="preserve"> </w:t>
      </w:r>
      <w:r w:rsidRPr="004D4EBE">
        <w:rPr>
          <w:rFonts w:hint="eastAsia"/>
          <w:rtl/>
        </w:rPr>
        <w:t>עורפין</w:t>
      </w:r>
      <w:r w:rsidRPr="00225FF9">
        <w:rPr>
          <w:spacing w:val="-4"/>
          <w:rtl/>
        </w:rPr>
        <w:t>.</w:t>
      </w:r>
    </w:p>
    <w:p w14:paraId="3E1D6460" w14:textId="6690F19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השתא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מהימן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איך שני יכול להכחישו</w:t>
      </w:r>
      <w:r w:rsidR="004D4EBE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4D4EBE">
        <w:rPr>
          <w:rStyle w:val="affffc"/>
          <w:rFonts w:hint="cs"/>
          <w:rtl/>
        </w:rPr>
        <w:t>הא עולא</w:t>
      </w:r>
      <w:r w:rsidR="004D4EBE">
        <w:rPr>
          <w:rStyle w:val="affffc"/>
          <w:rFonts w:hint="cs"/>
          <w:rtl/>
        </w:rPr>
        <w:t>:</w:t>
      </w:r>
      <w:r w:rsidRPr="004D4EBE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דכל 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שהאמינה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tl/>
        </w:rPr>
        <w:t>!</w:t>
      </w:r>
    </w:p>
    <w:p w14:paraId="3FE2924E" w14:textId="77777777" w:rsidR="00F07A5B" w:rsidRPr="00F07A5B" w:rsidRDefault="004D4EBE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-ודחי' לעולא תני</w:t>
      </w:r>
      <w:r w:rsidR="00F07A5B" w:rsidRPr="00F07A5B">
        <w:rPr>
          <w:rtl/>
        </w:rPr>
        <w:t>:</w:t>
      </w:r>
    </w:p>
    <w:p w14:paraId="08A08195" w14:textId="3DF6CB50" w:rsidR="00B93B58" w:rsidRPr="006F178A" w:rsidRDefault="00B93B58" w:rsidP="00B93B58">
      <w:pPr>
        <w:rPr>
          <w:rtl/>
        </w:rPr>
      </w:pPr>
      <w:r w:rsidRPr="004D4EBE">
        <w:rPr>
          <w:rStyle w:val="affffc"/>
          <w:rFonts w:hint="cs"/>
          <w:rtl/>
        </w:rPr>
        <w:t>תני</w:t>
      </w:r>
      <w:r w:rsidRPr="004D4EBE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.</w:t>
      </w:r>
    </w:p>
    <w:p w14:paraId="748CEF7D" w14:textId="77777777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ולר</w:t>
      </w:r>
      <w:r w:rsidRPr="00F07A5B">
        <w:rPr>
          <w:rtl/>
        </w:rPr>
        <w:t>"</w:t>
      </w:r>
      <w:r w:rsidRPr="00F07A5B">
        <w:rPr>
          <w:rFonts w:hint="cs"/>
          <w:rtl/>
        </w:rPr>
        <w:t>ח:</w:t>
      </w:r>
      <w:r w:rsidR="004D4EBE" w:rsidRPr="00F07A5B">
        <w:rPr>
          <w:rFonts w:hint="cs"/>
          <w:rtl/>
        </w:rPr>
        <w:t xml:space="preserve"> תני</w:t>
      </w:r>
      <w:r w:rsidR="00F07A5B" w:rsidRPr="00F07A5B">
        <w:rPr>
          <w:rtl/>
        </w:rPr>
        <w:t>:</w:t>
      </w:r>
    </w:p>
    <w:p w14:paraId="1097E848" w14:textId="721396CB" w:rsidR="00B93B58" w:rsidRPr="009972B7" w:rsidRDefault="00B93B58" w:rsidP="00B93B58">
      <w:pPr>
        <w:rPr>
          <w:spacing w:val="2"/>
        </w:rPr>
      </w:pPr>
      <w:r w:rsidRPr="009972B7">
        <w:rPr>
          <w:rFonts w:hint="cs"/>
          <w:spacing w:val="2"/>
          <w:rtl/>
        </w:rPr>
        <w:t xml:space="preserve">היו עורפין! </w:t>
      </w:r>
      <w:r w:rsidRPr="009972B7">
        <w:rPr>
          <w:rStyle w:val="affffc"/>
          <w:rFonts w:hint="cs"/>
          <w:spacing w:val="2"/>
          <w:rtl/>
        </w:rPr>
        <w:t xml:space="preserve">והך </w:t>
      </w:r>
      <w:r w:rsidRPr="009972B7">
        <w:rPr>
          <w:rFonts w:hint="cs"/>
          <w:spacing w:val="2"/>
          <w:rtl/>
        </w:rPr>
        <w:t>דקשי שאני בבת אחת לבזה אחר זה דראשון כשנים</w:t>
      </w:r>
    </w:p>
    <w:p w14:paraId="0CDB1F86" w14:textId="5E896BBE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תנן</w:t>
      </w:r>
      <w:r w:rsidR="00F07A5B" w:rsidRPr="00F07A5B">
        <w:rPr>
          <w:rtl/>
        </w:rPr>
        <w:t>:</w:t>
      </w:r>
    </w:p>
    <w:p w14:paraId="2EB6B9A5" w14:textId="5DCC9774" w:rsidR="00B93B58" w:rsidRPr="009972B7" w:rsidRDefault="00B93B58" w:rsidP="00B93B58">
      <w:pPr>
        <w:rPr>
          <w:spacing w:val="0"/>
          <w:rtl/>
        </w:rPr>
      </w:pPr>
      <w:r w:rsidRPr="009972B7">
        <w:rPr>
          <w:rFonts w:hint="cs"/>
          <w:spacing w:val="0"/>
          <w:rtl/>
        </w:rPr>
        <w:t>עד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אחד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אומר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ראיתי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את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ההורג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ושנים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אומרים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לא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ראית</w:t>
      </w:r>
      <w:r w:rsidRPr="009972B7">
        <w:rPr>
          <w:spacing w:val="0"/>
          <w:rtl/>
        </w:rPr>
        <w:t xml:space="preserve"> - </w:t>
      </w:r>
      <w:r w:rsidRPr="009972B7">
        <w:rPr>
          <w:rFonts w:hint="cs"/>
          <w:spacing w:val="0"/>
          <w:rtl/>
        </w:rPr>
        <w:t>היו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עורפין</w:t>
      </w:r>
      <w:r w:rsidRPr="009972B7">
        <w:rPr>
          <w:spacing w:val="0"/>
          <w:rtl/>
        </w:rPr>
        <w:t>;</w:t>
      </w:r>
    </w:p>
    <w:p w14:paraId="32FCBE37" w14:textId="77777777" w:rsidR="00B93B58" w:rsidRPr="0059138D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 xml:space="preserve">, </w:t>
      </w:r>
      <w:r w:rsidRPr="0059138D">
        <w:rPr>
          <w:rFonts w:cs="BA Vilna Bold" w:hint="cs"/>
          <w:rtl/>
        </w:rPr>
        <w:t>תיובתא</w:t>
      </w:r>
      <w:r w:rsidRPr="0059138D">
        <w:rPr>
          <w:rFonts w:cs="BA Vilna Bold"/>
          <w:rtl/>
        </w:rPr>
        <w:t xml:space="preserve"> </w:t>
      </w:r>
      <w:r>
        <w:rPr>
          <w:rStyle w:val="affffc"/>
          <w:rFonts w:cs="BA Vilna Bold" w:hint="cs"/>
          <w:rtl/>
          <w:rPrChange w:id="9105" w:author="מנוע אמוראים" w:date="2026-10-05T16:41:03Z">
            <w:rPr>
              <w:rFonts w:cs="BA Vilna Bold" w:hint="cs"/>
              <w:rtl/>
            </w:rPr>
          </w:rPrChange>
        </w:rPr>
        <w:t xml:space="preserve">דר</w:t>
      </w:r>
      <w:r>
        <w:rPr>
          <w:rStyle w:val="affffc"/>
          <w:rFonts w:cs="BA Vilna Bold"/>
          <w:rtl/>
          <w:rPrChange w:id="9106" w:author="מנוע אמוראים" w:date="2026-10-05T16:41:03Z">
            <w:rPr>
              <w:rFonts w:cs="BA Vilna Bold"/>
              <w:rtl/>
            </w:rPr>
          </w:rPrChange>
        </w:rPr>
        <w:t xml:space="preserve">"</w:t>
      </w:r>
      <w:r>
        <w:rPr>
          <w:rStyle w:val="affffc"/>
          <w:rFonts w:cs="BA Vilna Bold" w:hint="cs"/>
          <w:rtl/>
          <w:rPrChange w:id="9107" w:author="מנוע אמוראים" w:date="2026-10-05T16:41:03Z">
            <w:rPr>
              <w:rFonts w:cs="BA Vilna Bold" w:hint="cs"/>
              <w:rtl/>
            </w:rPr>
          </w:rPrChange>
        </w:rPr>
        <w:t xml:space="preserve">ח</w:t>
      </w:r>
    </w:p>
    <w:p w14:paraId="55710E7C" w14:textId="1E51FC2F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וליטעמיך</w:t>
      </w:r>
      <w:r w:rsidR="00F07A5B" w:rsidRPr="00F07A5B">
        <w:rPr>
          <w:rFonts w:hint="cs"/>
          <w:rtl/>
        </w:rPr>
        <w:t>:</w:t>
      </w:r>
    </w:p>
    <w:p w14:paraId="251A2491" w14:textId="4D551E1D" w:rsidR="00B93B58" w:rsidRPr="006F178A" w:rsidRDefault="00B93B58" w:rsidP="00B93B58">
      <w:pPr>
        <w:rPr>
          <w:rtl/>
        </w:rPr>
      </w:pPr>
      <w:r w:rsidRPr="004D4EBE">
        <w:rPr>
          <w:rStyle w:val="affffc"/>
          <w:rFonts w:hint="cs"/>
          <w:rtl/>
        </w:rPr>
        <w:t>סיפא</w:t>
      </w:r>
      <w:r w:rsidRPr="004D4EBE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שנים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ראיתם 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  <w:r w:rsidRPr="006F178A">
        <w:rPr>
          <w:rtl/>
        </w:rPr>
        <w:t>;</w:t>
      </w:r>
      <w:r w:rsidRPr="006F178A">
        <w:rPr>
          <w:rFonts w:hint="cs"/>
          <w:rtl/>
        </w:rPr>
        <w:t xml:space="preserve"> 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וחד 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עורפין</w:t>
      </w:r>
    </w:p>
    <w:p w14:paraId="1DF0F6AF" w14:textId="3AE6BE22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F07A5B" w:rsidRPr="00F07A5B">
        <w:rPr>
          <w:rFonts w:hint="cs"/>
          <w:rtl/>
        </w:rPr>
        <w:t>:</w:t>
      </w:r>
    </w:p>
    <w:p w14:paraId="76F98752" w14:textId="6D457D9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מתני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כולה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בפסולי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עדות</w:t>
      </w:r>
      <w:r w:rsidRPr="006F178A">
        <w:rPr>
          <w:rtl/>
        </w:rPr>
        <w:t xml:space="preserve">, </w:t>
      </w:r>
      <w:r w:rsidRPr="004D4EBE">
        <w:rPr>
          <w:rStyle w:val="affffc"/>
          <w:rFonts w:hint="cs"/>
          <w:rtl/>
        </w:rPr>
        <w:t>וכר</w:t>
      </w:r>
      <w:r w:rsidRPr="004D4EBE">
        <w:rPr>
          <w:rStyle w:val="affffc"/>
          <w:rtl/>
        </w:rPr>
        <w:t>"</w:t>
      </w:r>
      <w:r w:rsidRPr="004D4EBE">
        <w:rPr>
          <w:rStyle w:val="affffc"/>
          <w:rFonts w:hint="cs"/>
          <w:rtl/>
        </w:rPr>
        <w:t>נ: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שהאמינה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>.</w:t>
      </w:r>
    </w:p>
    <w:p w14:paraId="338BA83D" w14:textId="766EFC0A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</w:t>
      </w:r>
      <w:r w:rsidRPr="00F07A5B">
        <w:rPr>
          <w:rtl/>
        </w:rPr>
        <w:t>"</w:t>
      </w:r>
      <w:r w:rsidRPr="00F07A5B">
        <w:rPr>
          <w:rFonts w:hint="cs"/>
          <w:rtl/>
        </w:rPr>
        <w:t>ד</w:t>
      </w:r>
      <w:r w:rsidR="00F07A5B" w:rsidRPr="00F07A5B">
        <w:rPr>
          <w:rtl/>
        </w:rPr>
        <w:t>:</w:t>
      </w:r>
    </w:p>
    <w:p w14:paraId="5DC93AEA" w14:textId="40345AC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ש</w:t>
      </w:r>
      <w:r w:rsidRPr="006F178A">
        <w:rPr>
          <w:rFonts w:hint="cs"/>
          <w:rtl/>
        </w:rPr>
        <w:t>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מעיקרא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אפילו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דמיין</w:t>
      </w:r>
      <w:r w:rsidRPr="006F178A">
        <w:rPr>
          <w:rtl/>
        </w:rPr>
        <w:t xml:space="preserve">, </w:t>
      </w:r>
    </w:p>
    <w:p w14:paraId="1E25A570" w14:textId="04788527" w:rsidR="00F07A5B" w:rsidRPr="00F07A5B" w:rsidRDefault="004D4EBE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וכאן מיירי</w:t>
      </w:r>
      <w:r w:rsidR="00F07A5B" w:rsidRPr="00F07A5B">
        <w:rPr>
          <w:rFonts w:hint="cs"/>
          <w:rtl/>
        </w:rPr>
        <w:t>:</w:t>
      </w:r>
    </w:p>
    <w:p w14:paraId="0BE61307" w14:textId="0FC1F020" w:rsidR="00B93B58" w:rsidRDefault="00AA0314" w:rsidP="00B93B58">
      <w:pPr>
        <w:rPr>
          <w:rtl/>
        </w:rPr>
      </w:pPr>
      <w:r>
        <w:rPr>
          <w:rFonts w:hint="cs"/>
          <w:rtl/>
        </w:rPr>
        <w:t>ש</w:t>
      </w:r>
      <w:r w:rsidR="00B93B58" w:rsidRPr="006F178A">
        <w:rPr>
          <w:rFonts w:hint="cs"/>
          <w:rtl/>
        </w:rPr>
        <w:t>באה אשה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</w:t>
      </w:r>
      <w:r w:rsidR="004D4EBE">
        <w:rPr>
          <w:rFonts w:hint="cs"/>
          <w:rtl/>
        </w:rPr>
        <w:t>תחילה</w:t>
      </w:r>
      <w:r w:rsidR="00B93B58" w:rsidRPr="006F178A">
        <w:rPr>
          <w:rtl/>
        </w:rPr>
        <w:t xml:space="preserve"> </w:t>
      </w:r>
      <w:r w:rsidR="00B93B58" w:rsidRPr="00AA0314">
        <w:rPr>
          <w:rStyle w:val="affffc"/>
          <w:rFonts w:hint="cs"/>
          <w:rtl/>
        </w:rPr>
        <w:t>ותרצה</w:t>
      </w:r>
      <w:r w:rsidR="00B93B58" w:rsidRPr="00AA0314">
        <w:rPr>
          <w:rStyle w:val="affffc"/>
          <w:rtl/>
        </w:rPr>
        <w:t xml:space="preserve"> </w:t>
      </w:r>
      <w:r w:rsidR="00B93B58" w:rsidRPr="00AA0314">
        <w:rPr>
          <w:rStyle w:val="affffc"/>
          <w:rFonts w:hint="cs"/>
          <w:rtl/>
        </w:rPr>
        <w:t>לדר</w:t>
      </w:r>
      <w:r w:rsidR="004D4EBE" w:rsidRPr="00AA0314">
        <w:rPr>
          <w:rStyle w:val="affffc"/>
          <w:rFonts w:hint="cs"/>
          <w:rtl/>
        </w:rPr>
        <w:t>"נ: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מקום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שהאמינה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תורה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הלך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רוב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דעות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ועשו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נשים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כשני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אנשים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אבל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נשים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אחד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כפלגא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ופלגא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דמי</w:t>
      </w:r>
      <w:r w:rsidR="00B93B58" w:rsidRPr="006F178A">
        <w:rPr>
          <w:rtl/>
        </w:rPr>
        <w:t>.</w:t>
      </w:r>
    </w:p>
    <w:p w14:paraId="689BDE64" w14:textId="77777777" w:rsidR="00F07A5B" w:rsidRPr="00F07A5B" w:rsidRDefault="004D4EBE" w:rsidP="004D4EBE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1474BC3A" w14:textId="25487ACD" w:rsidR="00B93B58" w:rsidRPr="006F178A" w:rsidRDefault="004D4EBE" w:rsidP="00B93B58">
      <w:pPr>
        <w:rPr>
          <w:rtl/>
        </w:rPr>
      </w:pPr>
      <w:r>
        <w:rPr>
          <w:rFonts w:hint="cs"/>
          <w:rtl/>
        </w:rPr>
        <w:t>וב'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פסולי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עדות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קמ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ל</w:t>
      </w:r>
      <w:r>
        <w:rPr>
          <w:rFonts w:hint="cs"/>
          <w:rtl/>
        </w:rPr>
        <w:t>,</w:t>
      </w:r>
      <w:r w:rsidR="00B93B58" w:rsidRPr="006F178A">
        <w:rPr>
          <w:rFonts w:hint="cs"/>
          <w:rtl/>
        </w:rPr>
        <w:t xml:space="preserve"> דאזלי' </w:t>
      </w:r>
      <w:r w:rsidR="00B93B58">
        <w:rPr>
          <w:rFonts w:hint="cs"/>
          <w:rtl/>
        </w:rPr>
        <w:t xml:space="preserve">אחר </w:t>
      </w:r>
      <w:r w:rsidR="00B93B58" w:rsidRPr="006F178A">
        <w:rPr>
          <w:rFonts w:hint="cs"/>
          <w:rtl/>
        </w:rPr>
        <w:t>רוב דעות אפי לקולא</w:t>
      </w:r>
      <w:r>
        <w:rPr>
          <w:rFonts w:hint="cs"/>
          <w:rtl/>
        </w:rPr>
        <w:t>,</w:t>
      </w:r>
      <w:r w:rsidR="00B93B58" w:rsidRPr="006F178A">
        <w:rPr>
          <w:rFonts w:hint="cs"/>
          <w:rtl/>
        </w:rPr>
        <w:t xml:space="preserve"> </w:t>
      </w:r>
    </w:p>
    <w:p w14:paraId="5D65B7E3" w14:textId="7598B0F2" w:rsidR="00B93B58" w:rsidRPr="006F178A" w:rsidRDefault="00E4644A" w:rsidP="00E4644A">
      <w:pPr>
        <w:pStyle w:val="affff5"/>
        <w:rPr>
          <w:del w:id="90256" w:author="מנוע עיצוב" w:date="2026-10-08T11:01:28Z"/>
          <w:rtl/>
        </w:rPr>
      </w:pPr>
      <w:del w:id="90255" w:author="מנוע עיצוב" w:date="2026-10-08T11:01:28Z">
        <w:r>
          <w:rPr>
            <w:rtl/>
          </w:rPr>
          <w:delText xml:space="preserve">****</w:delText>
        </w:r>
      </w:del>
    </w:p>
    <w:p w14:paraId="224C6FDC" w14:textId="77777777" w:rsidR="00B93B58" w:rsidRPr="006F178A" w:rsidRDefault="00B93B58" w:rsidP="005670C9">
      <w:pPr>
        <w:pStyle w:val="afffd"/>
        <w:rPr>
          <w:rtl/>
        </w:rPr>
      </w:pPr>
      <w:ins w:id="9913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הרוצחין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FBF3252" w14:textId="69191A54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696C1014" w14:textId="3EAF8CF4" w:rsidR="00B93B58" w:rsidRPr="009972B7" w:rsidRDefault="00B93B58" w:rsidP="00B93B58">
      <w:pPr>
        <w:rPr>
          <w:spacing w:val="0"/>
          <w:rtl/>
        </w:rPr>
      </w:pPr>
      <w:r w:rsidRPr="009972B7">
        <w:rPr>
          <w:rFonts w:hint="cs"/>
          <w:spacing w:val="0"/>
          <w:rtl/>
        </w:rPr>
        <w:t>משרבו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הרוצחנין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בטלה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עגלה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ערופה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לפי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שאינה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באה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אלא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על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הספק</w:t>
      </w:r>
    </w:p>
    <w:p w14:paraId="71B1C234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הרוצחנין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בגלוי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עגלה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ערופה</w:t>
      </w:r>
      <w:r w:rsidRPr="006F178A">
        <w:rPr>
          <w:rtl/>
        </w:rPr>
        <w:t>.</w:t>
      </w:r>
    </w:p>
    <w:p w14:paraId="4B743728" w14:textId="29ECDFB7" w:rsidR="00B93B58" w:rsidRPr="006F178A" w:rsidRDefault="00E4644A" w:rsidP="00E4644A">
      <w:pPr>
        <w:pStyle w:val="affff5"/>
        <w:rPr>
          <w:del w:id="90258" w:author="מנוע עיצוב" w:date="2026-10-08T11:01:28Z"/>
          <w:rtl/>
        </w:rPr>
      </w:pPr>
      <w:del w:id="90257" w:author="מנוע עיצוב" w:date="2026-10-08T11:01:28Z">
        <w:r>
          <w:rPr>
            <w:rtl/>
          </w:rPr>
          <w:lastRenderedPageBreak/>
          <w:delText xml:space="preserve">****</w:delText>
        </w:r>
      </w:del>
    </w:p>
    <w:p w14:paraId="4474D385" w14:textId="77777777" w:rsidR="00B93B58" w:rsidRPr="006F178A" w:rsidRDefault="00B93B58" w:rsidP="005670C9">
      <w:pPr>
        <w:pStyle w:val="afffd"/>
        <w:rPr>
          <w:rtl/>
        </w:rPr>
      </w:pPr>
      <w:ins w:id="9914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הנואפין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66D36DEF" w14:textId="2E46DE91" w:rsidR="00F07A5B" w:rsidRPr="00F07A5B" w:rsidRDefault="00B93B58" w:rsidP="004D4EBE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00879999" w14:textId="14FA7126" w:rsidR="00CD6659" w:rsidRPr="00CD6659" w:rsidRDefault="00B93B58" w:rsidP="00B93B58">
      <w:pPr>
        <w:rPr>
          <w:spacing w:val="2"/>
          <w:rtl/>
        </w:rPr>
      </w:pPr>
      <w:r w:rsidRPr="00CD6659">
        <w:rPr>
          <w:rStyle w:val="affff8"/>
          <w:rFonts w:hint="cs"/>
          <w:spacing w:val="2"/>
          <w:rtl/>
        </w:rPr>
        <w:t>ונקה</w:t>
      </w:r>
      <w:r w:rsidRPr="00CD6659">
        <w:rPr>
          <w:rStyle w:val="affff8"/>
          <w:spacing w:val="2"/>
          <w:rtl/>
        </w:rPr>
        <w:t xml:space="preserve"> </w:t>
      </w:r>
      <w:r w:rsidRPr="00CD6659">
        <w:rPr>
          <w:rStyle w:val="affff8"/>
          <w:rFonts w:hint="cs"/>
          <w:spacing w:val="2"/>
          <w:rtl/>
        </w:rPr>
        <w:t>האיש</w:t>
      </w:r>
      <w:r w:rsidRPr="00CD6659">
        <w:rPr>
          <w:rStyle w:val="affff8"/>
          <w:spacing w:val="2"/>
          <w:rtl/>
        </w:rPr>
        <w:t xml:space="preserve"> </w:t>
      </w:r>
      <w:r w:rsidRPr="00CD6659">
        <w:rPr>
          <w:rStyle w:val="affff8"/>
          <w:rFonts w:hint="cs"/>
          <w:spacing w:val="2"/>
          <w:rtl/>
        </w:rPr>
        <w:t>מעון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בזמן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שהאיש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מנוקה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מעון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המים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בודקין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את</w:t>
      </w:r>
      <w:r w:rsidRPr="00CD6659">
        <w:rPr>
          <w:spacing w:val="2"/>
          <w:rtl/>
        </w:rPr>
        <w:t xml:space="preserve"> </w:t>
      </w:r>
      <w:r w:rsidRPr="00CD6659">
        <w:rPr>
          <w:rFonts w:hint="cs"/>
          <w:spacing w:val="2"/>
          <w:rtl/>
        </w:rPr>
        <w:t>אשתו</w:t>
      </w:r>
      <w:r w:rsidRPr="00CD6659">
        <w:rPr>
          <w:spacing w:val="2"/>
          <w:rtl/>
        </w:rPr>
        <w:t xml:space="preserve">, </w:t>
      </w:r>
    </w:p>
    <w:p w14:paraId="62D1E476" w14:textId="3E4BE471" w:rsidR="004D4EBE" w:rsidRDefault="00B93B58" w:rsidP="00CD6659">
      <w:pPr>
        <w:ind w:left="565" w:firstLine="113"/>
        <w:rPr>
          <w:rStyle w:val="affffc"/>
          <w:rtl/>
        </w:rPr>
      </w:pP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מנוקה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מעון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בודקין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אשתו</w:t>
      </w:r>
      <w:r w:rsidRPr="006F178A">
        <w:rPr>
          <w:rtl/>
        </w:rPr>
        <w:t xml:space="preserve">, </w:t>
      </w:r>
    </w:p>
    <w:p w14:paraId="5CFC71BF" w14:textId="77777777" w:rsidR="00F07A5B" w:rsidRPr="00F07A5B" w:rsidRDefault="00B93B58" w:rsidP="00CD6659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ואומר</w:t>
      </w:r>
      <w:r w:rsidRPr="00F07A5B">
        <w:rPr>
          <w:rtl/>
        </w:rPr>
        <w:t xml:space="preserve">: </w:t>
      </w:r>
      <w:r w:rsidR="00F07A5B" w:rsidRPr="00F07A5B">
        <w:rPr>
          <w:rtl/>
        </w:rPr>
        <w:t>:</w:t>
      </w:r>
    </w:p>
    <w:p w14:paraId="50E374ED" w14:textId="582D4D54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אפקוד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בנותיכם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תזנינה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כו</w:t>
      </w:r>
      <w:r w:rsidRPr="00BF7DBF">
        <w:rPr>
          <w:rStyle w:val="affff8"/>
          <w:rtl/>
        </w:rPr>
        <w:t>'.</w:t>
      </w:r>
    </w:p>
    <w:p w14:paraId="4109793F" w14:textId="0EE6D30D" w:rsidR="00B93B58" w:rsidRPr="00CD6659" w:rsidRDefault="00CD6659" w:rsidP="00B93B58">
      <w:pPr>
        <w:rPr>
          <w:rtl/>
        </w:rPr>
      </w:pPr>
      <w:r w:rsidRPr="00CD6659">
        <w:rPr>
          <w:rFonts w:hint="cs"/>
          <w:rtl/>
        </w:rPr>
        <w:t xml:space="preserve">שלא תאמר </w:t>
      </w:r>
      <w:r w:rsidR="00B93B58" w:rsidRPr="00CD6659">
        <w:rPr>
          <w:rFonts w:hint="eastAsia"/>
          <w:rtl/>
        </w:rPr>
        <w:t>עונו</w:t>
      </w:r>
      <w:r w:rsidR="00B93B58" w:rsidRPr="00CD6659">
        <w:rPr>
          <w:rtl/>
        </w:rPr>
        <w:t xml:space="preserve"> </w:t>
      </w:r>
      <w:r w:rsidR="00B93B58" w:rsidRPr="00CD6659">
        <w:rPr>
          <w:rFonts w:hint="eastAsia"/>
          <w:rtl/>
        </w:rPr>
        <w:t>ולא</w:t>
      </w:r>
      <w:r w:rsidR="00B93B58" w:rsidRPr="00CD6659">
        <w:rPr>
          <w:rtl/>
        </w:rPr>
        <w:t xml:space="preserve"> </w:t>
      </w:r>
      <w:r w:rsidR="00B93B58" w:rsidRPr="00CD6659">
        <w:rPr>
          <w:rFonts w:hint="eastAsia"/>
          <w:rtl/>
        </w:rPr>
        <w:t>עוון</w:t>
      </w:r>
      <w:r w:rsidR="00B93B58" w:rsidRPr="00CD6659">
        <w:rPr>
          <w:rtl/>
        </w:rPr>
        <w:t xml:space="preserve"> </w:t>
      </w:r>
      <w:r w:rsidR="00B93B58" w:rsidRPr="00CD6659">
        <w:rPr>
          <w:rFonts w:hint="eastAsia"/>
          <w:rtl/>
        </w:rPr>
        <w:t>בנו</w:t>
      </w:r>
      <w:r w:rsidR="00B93B58" w:rsidRPr="00CD6659">
        <w:rPr>
          <w:rtl/>
        </w:rPr>
        <w:t xml:space="preserve"> </w:t>
      </w:r>
      <w:r w:rsidR="00B93B58" w:rsidRPr="00CD6659">
        <w:rPr>
          <w:rFonts w:hint="eastAsia"/>
          <w:rtl/>
        </w:rPr>
        <w:t>וביתו</w:t>
      </w:r>
      <w:r w:rsidR="00B93B58" w:rsidRPr="00CD6659">
        <w:rPr>
          <w:rtl/>
        </w:rPr>
        <w:t xml:space="preserve"> </w:t>
      </w:r>
      <w:r w:rsidR="00B93B58" w:rsidRPr="00CD6659">
        <w:rPr>
          <w:rFonts w:hint="eastAsia"/>
          <w:rtl/>
        </w:rPr>
        <w:t>קמ</w:t>
      </w:r>
      <w:r w:rsidR="00B93B58" w:rsidRPr="00CD6659">
        <w:rPr>
          <w:rtl/>
        </w:rPr>
        <w:t>"</w:t>
      </w:r>
      <w:r w:rsidR="00B93B58" w:rsidRPr="00CD6659">
        <w:rPr>
          <w:rFonts w:hint="eastAsia"/>
          <w:rtl/>
        </w:rPr>
        <w:t>ל</w:t>
      </w:r>
      <w:r w:rsidR="00B93B58" w:rsidRPr="00CD6659">
        <w:rPr>
          <w:rStyle w:val="affff8"/>
          <w:rtl/>
        </w:rPr>
        <w:t xml:space="preserve"> 'לא </w:t>
      </w:r>
      <w:r w:rsidR="00B93B58" w:rsidRPr="00CD6659">
        <w:rPr>
          <w:rStyle w:val="affff8"/>
          <w:rFonts w:hint="eastAsia"/>
          <w:rtl/>
        </w:rPr>
        <w:t>אפקוד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על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בנותיכם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כי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תזנינה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ועל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כלותיכם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כי</w:t>
      </w:r>
      <w:r w:rsidR="00B93B58" w:rsidRPr="00CD6659">
        <w:rPr>
          <w:rStyle w:val="affff8"/>
          <w:rtl/>
        </w:rPr>
        <w:t xml:space="preserve"> </w:t>
      </w:r>
      <w:r w:rsidR="00B93B58" w:rsidRPr="00CD6659">
        <w:rPr>
          <w:rStyle w:val="affff8"/>
          <w:rFonts w:hint="eastAsia"/>
          <w:rtl/>
        </w:rPr>
        <w:t>תנאפנה</w:t>
      </w:r>
      <w:r w:rsidR="00B93B58" w:rsidRPr="00CD6659">
        <w:rPr>
          <w:rStyle w:val="affff8"/>
          <w:rtl/>
        </w:rPr>
        <w:t>';</w:t>
      </w:r>
    </w:p>
    <w:p w14:paraId="237D34DD" w14:textId="77777777" w:rsidR="00B93B58" w:rsidRPr="009972B7" w:rsidRDefault="00B93B58" w:rsidP="004D4EBE">
      <w:pPr>
        <w:spacing w:after="60"/>
        <w:rPr>
          <w:spacing w:val="2"/>
          <w:rtl/>
        </w:rPr>
      </w:pPr>
      <w:r w:rsidRPr="00253A83">
        <w:rPr>
          <w:rFonts w:cs="BA Vilna Bold" w:hint="cs"/>
          <w:spacing w:val="2"/>
          <w:rtl/>
        </w:rPr>
        <w:t>וגם עוון דפנויה</w:t>
      </w:r>
      <w:r w:rsidRPr="009972B7">
        <w:rPr>
          <w:rFonts w:hint="cs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ד'כי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הם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עם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הזונות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יפרדו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ועם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הקדשות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יזבחו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וגו</w:t>
      </w:r>
      <w:r w:rsidRPr="009972B7">
        <w:rPr>
          <w:rStyle w:val="affff8"/>
          <w:spacing w:val="2"/>
          <w:rtl/>
        </w:rPr>
        <w:t>'.</w:t>
      </w:r>
    </w:p>
    <w:p w14:paraId="527EC814" w14:textId="5FABFFBA" w:rsidR="00F07A5B" w:rsidRPr="00F07A5B" w:rsidRDefault="004503C7" w:rsidP="009972B7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ר</w:t>
      </w:r>
      <w:r w:rsidRPr="00F07A5B">
        <w:rPr>
          <w:rtl/>
        </w:rPr>
        <w:t>"</w:t>
      </w:r>
      <w:r w:rsidRPr="00F07A5B">
        <w:rPr>
          <w:rFonts w:hint="eastAsia"/>
          <w:rtl/>
        </w:rPr>
        <w:t>א</w:t>
      </w:r>
      <w:r w:rsidR="00F07A5B" w:rsidRPr="00F07A5B">
        <w:rPr>
          <w:rFonts w:hint="cs"/>
          <w:rtl/>
        </w:rPr>
        <w:t>:</w:t>
      </w:r>
    </w:p>
    <w:p w14:paraId="631BEDC4" w14:textId="5BA48B3F" w:rsidR="00B93B58" w:rsidRPr="006F178A" w:rsidRDefault="00B93B58" w:rsidP="004503C7">
      <w:pPr>
        <w:rPr>
          <w:rtl/>
        </w:rPr>
      </w:pPr>
      <w:r w:rsidRPr="004503C7">
        <w:rPr>
          <w:rStyle w:val="affff8"/>
          <w:rtl/>
        </w:rPr>
        <w:t xml:space="preserve">'ועם </w:t>
      </w:r>
      <w:r w:rsidRPr="004503C7">
        <w:rPr>
          <w:rStyle w:val="affff8"/>
          <w:rFonts w:hint="eastAsia"/>
          <w:rtl/>
        </w:rPr>
        <w:t>לא</w:t>
      </w:r>
      <w:r w:rsidRPr="004503C7">
        <w:rPr>
          <w:rStyle w:val="affff8"/>
          <w:rtl/>
        </w:rPr>
        <w:t xml:space="preserve"> </w:t>
      </w:r>
      <w:r w:rsidRPr="004503C7">
        <w:rPr>
          <w:rStyle w:val="affff8"/>
          <w:rFonts w:hint="eastAsia"/>
          <w:rtl/>
        </w:rPr>
        <w:t>יבין</w:t>
      </w:r>
      <w:r w:rsidRPr="004503C7">
        <w:rPr>
          <w:rStyle w:val="affff8"/>
          <w:rtl/>
        </w:rPr>
        <w:t xml:space="preserve"> </w:t>
      </w:r>
      <w:r w:rsidRPr="004503C7">
        <w:rPr>
          <w:rStyle w:val="affff8"/>
          <w:rFonts w:hint="eastAsia"/>
          <w:rtl/>
        </w:rPr>
        <w:t>ילבט</w:t>
      </w:r>
      <w:r w:rsidRPr="004503C7">
        <w:rPr>
          <w:rStyle w:val="affff8"/>
          <w:rtl/>
        </w:rPr>
        <w:t>'</w:t>
      </w:r>
      <w:r w:rsidRPr="004503C7">
        <w:rPr>
          <w:rtl/>
        </w:rPr>
        <w:t xml:space="preserve"> </w:t>
      </w:r>
      <w:r w:rsidR="004503C7" w:rsidRPr="00CD6659">
        <w:rPr>
          <w:rStyle w:val="affffc"/>
          <w:rFonts w:hint="cs"/>
          <w:rtl/>
        </w:rPr>
        <w:t>א"ל</w:t>
      </w:r>
      <w:r w:rsidRPr="00CD6659">
        <w:rPr>
          <w:rStyle w:val="affffc"/>
          <w:rtl/>
        </w:rPr>
        <w:t xml:space="preserve"> </w:t>
      </w:r>
      <w:r w:rsidRPr="00CD6659">
        <w:rPr>
          <w:rStyle w:val="affffc"/>
          <w:rFonts w:hint="eastAsia"/>
          <w:rtl/>
        </w:rPr>
        <w:t>נביא</w:t>
      </w:r>
      <w:r w:rsidRPr="00CD6659">
        <w:rPr>
          <w:rStyle w:val="affffc"/>
          <w:rtl/>
        </w:rPr>
        <w:t xml:space="preserve"> </w:t>
      </w:r>
      <w:r w:rsidRPr="00CD6659">
        <w:rPr>
          <w:rStyle w:val="affffc"/>
          <w:rFonts w:hint="eastAsia"/>
          <w:rtl/>
        </w:rPr>
        <w:t>לישראל</w:t>
      </w:r>
      <w:r w:rsidRPr="00CD6659">
        <w:rPr>
          <w:rStyle w:val="affffc"/>
          <w:rtl/>
        </w:rPr>
        <w:t>:</w:t>
      </w:r>
      <w:r w:rsidRPr="004503C7">
        <w:rPr>
          <w:rtl/>
        </w:rPr>
        <w:t xml:space="preserve"> </w:t>
      </w:r>
      <w:r w:rsidRPr="004503C7">
        <w:rPr>
          <w:rFonts w:hint="eastAsia"/>
          <w:rtl/>
        </w:rPr>
        <w:t>אם</w:t>
      </w:r>
      <w:r w:rsidRPr="004503C7">
        <w:rPr>
          <w:rtl/>
        </w:rPr>
        <w:t xml:space="preserve"> </w:t>
      </w:r>
      <w:r w:rsidRPr="004503C7">
        <w:rPr>
          <w:rFonts w:hint="eastAsia"/>
          <w:rtl/>
        </w:rPr>
        <w:t>אתם</w:t>
      </w:r>
      <w:r w:rsidRPr="004503C7">
        <w:rPr>
          <w:rtl/>
        </w:rPr>
        <w:t xml:space="preserve"> </w:t>
      </w:r>
      <w:r w:rsidRPr="004503C7">
        <w:rPr>
          <w:rFonts w:hint="eastAsia"/>
          <w:rtl/>
        </w:rPr>
        <w:t>מקפידין</w:t>
      </w:r>
      <w:r w:rsidRPr="004503C7">
        <w:rPr>
          <w:rtl/>
        </w:rPr>
        <w:t xml:space="preserve"> </w:t>
      </w:r>
      <w:r w:rsidRPr="004503C7">
        <w:rPr>
          <w:rFonts w:hint="eastAsia"/>
          <w:rtl/>
        </w:rPr>
        <w:t>על</w:t>
      </w:r>
      <w:r w:rsidRPr="004503C7">
        <w:rPr>
          <w:rtl/>
        </w:rPr>
        <w:t xml:space="preserve"> </w:t>
      </w:r>
      <w:r w:rsidRPr="009972B7">
        <w:rPr>
          <w:rFonts w:hint="eastAsia"/>
          <w:spacing w:val="2"/>
          <w:rtl/>
        </w:rPr>
        <w:t>עצמכם</w:t>
      </w:r>
      <w:r w:rsidRPr="009972B7">
        <w:rPr>
          <w:spacing w:val="2"/>
          <w:rtl/>
        </w:rPr>
        <w:t xml:space="preserve"> </w:t>
      </w:r>
      <w:r w:rsidRPr="009972B7">
        <w:rPr>
          <w:rFonts w:hint="eastAsia"/>
          <w:spacing w:val="2"/>
          <w:rtl/>
        </w:rPr>
        <w:t>מים</w:t>
      </w:r>
      <w:r w:rsidRPr="009972B7">
        <w:rPr>
          <w:spacing w:val="2"/>
          <w:rtl/>
        </w:rPr>
        <w:t xml:space="preserve"> </w:t>
      </w:r>
      <w:r w:rsidRPr="009972B7">
        <w:rPr>
          <w:rFonts w:hint="eastAsia"/>
          <w:spacing w:val="2"/>
          <w:rtl/>
        </w:rPr>
        <w:t>בודקין</w:t>
      </w:r>
      <w:r w:rsidRPr="009972B7">
        <w:rPr>
          <w:spacing w:val="2"/>
          <w:rtl/>
        </w:rPr>
        <w:t xml:space="preserve"> </w:t>
      </w:r>
      <w:r w:rsidRPr="009972B7">
        <w:rPr>
          <w:rFonts w:hint="eastAsia"/>
          <w:spacing w:val="2"/>
          <w:rtl/>
        </w:rPr>
        <w:t>נשותיכם</w:t>
      </w:r>
      <w:r w:rsidRPr="009972B7">
        <w:rPr>
          <w:spacing w:val="2"/>
          <w:rtl/>
        </w:rPr>
        <w:t>,</w:t>
      </w:r>
      <w:r w:rsidR="004503C7" w:rsidRPr="009972B7">
        <w:rPr>
          <w:rFonts w:hint="cs"/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ואם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לאו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אין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המים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בודקין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נשותיכם</w:t>
      </w:r>
      <w:r w:rsidRPr="009972B7">
        <w:rPr>
          <w:spacing w:val="2"/>
          <w:rtl/>
        </w:rPr>
        <w:t>.</w:t>
      </w:r>
    </w:p>
    <w:p w14:paraId="60082851" w14:textId="501F35DF" w:rsidR="00F07A5B" w:rsidRPr="00F07A5B" w:rsidRDefault="004C1857" w:rsidP="004503C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.</w:t>
      </w:r>
    </w:p>
    <w:p w14:paraId="417D5CD5" w14:textId="64CE7916" w:rsidR="00B93B58" w:rsidRPr="009972B7" w:rsidRDefault="00B93B58" w:rsidP="004C1857">
      <w:pPr>
        <w:rPr>
          <w:spacing w:val="-2"/>
          <w:rtl/>
        </w:rPr>
      </w:pPr>
      <w:r w:rsidRPr="009972B7">
        <w:rPr>
          <w:rFonts w:hint="cs"/>
          <w:spacing w:val="-2"/>
          <w:rtl/>
        </w:rPr>
        <w:t>משרבו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בעלי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הנאה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נתעותו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הדינין</w:t>
      </w:r>
      <w:r w:rsidRPr="009972B7">
        <w:rPr>
          <w:spacing w:val="-2"/>
          <w:rtl/>
        </w:rPr>
        <w:t xml:space="preserve">, </w:t>
      </w:r>
      <w:r w:rsidRPr="009972B7">
        <w:rPr>
          <w:rFonts w:hint="cs"/>
          <w:spacing w:val="-2"/>
          <w:rtl/>
        </w:rPr>
        <w:t>ונתקלקלו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המעשים</w:t>
      </w:r>
      <w:r w:rsidRPr="009972B7">
        <w:rPr>
          <w:spacing w:val="-2"/>
          <w:rtl/>
        </w:rPr>
        <w:t xml:space="preserve">, </w:t>
      </w:r>
      <w:r w:rsidRPr="009972B7">
        <w:rPr>
          <w:rFonts w:hint="cs"/>
          <w:spacing w:val="-2"/>
          <w:rtl/>
        </w:rPr>
        <w:t>ואין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נוח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בעולם</w:t>
      </w:r>
    </w:p>
    <w:p w14:paraId="6F6E536E" w14:textId="59594F79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015F2F0D" w14:textId="33FF97C6" w:rsidR="00B93B58" w:rsidRPr="006F178A" w:rsidRDefault="00B93B58" w:rsidP="004C1857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4503C7">
        <w:rPr>
          <w:rStyle w:val="affff8"/>
          <w:rFonts w:hint="cs"/>
          <w:rtl/>
        </w:rPr>
        <w:t>לא</w:t>
      </w:r>
      <w:r w:rsidRPr="004503C7">
        <w:rPr>
          <w:rStyle w:val="affff8"/>
          <w:rtl/>
        </w:rPr>
        <w:t xml:space="preserve"> </w:t>
      </w:r>
      <w:r w:rsidRPr="004503C7">
        <w:rPr>
          <w:rStyle w:val="affff8"/>
          <w:rFonts w:hint="cs"/>
          <w:rtl/>
        </w:rPr>
        <w:t>תגורו</w:t>
      </w:r>
      <w:r w:rsidRPr="004503C7">
        <w:rPr>
          <w:rStyle w:val="affff8"/>
          <w:rtl/>
        </w:rPr>
        <w:t xml:space="preserve">, </w:t>
      </w:r>
      <w:r w:rsidRPr="006F178A">
        <w:rPr>
          <w:rFonts w:hint="cs"/>
          <w:rtl/>
        </w:rPr>
        <w:t>ופסק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תכירו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ופרקו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ודם</w:t>
      </w:r>
      <w:r w:rsidRPr="006F178A">
        <w:rPr>
          <w:rtl/>
        </w:rPr>
        <w:t>.</w:t>
      </w:r>
    </w:p>
    <w:p w14:paraId="2FF55803" w14:textId="1A67C883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3B9CA6C4" w14:textId="76838E41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לוחשי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לחישות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בדין</w:t>
      </w:r>
      <w:r w:rsidR="00AA0314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חרון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ונסתלקה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השכינה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ד'בקרב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אלהים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ישפוט</w:t>
      </w:r>
      <w:r w:rsidRPr="003215F9">
        <w:rPr>
          <w:rStyle w:val="affff8"/>
          <w:rtl/>
        </w:rPr>
        <w:t>'</w:t>
      </w:r>
      <w:r w:rsidRPr="003215F9">
        <w:rPr>
          <w:rStyle w:val="affff8"/>
          <w:rFonts w:hint="cs"/>
          <w:rtl/>
        </w:rPr>
        <w:t>,</w:t>
      </w:r>
    </w:p>
    <w:p w14:paraId="59ADB2B8" w14:textId="54E962D6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.</w:t>
      </w:r>
    </w:p>
    <w:p w14:paraId="03B68B05" w14:textId="723E436D" w:rsidR="00B93B58" w:rsidRPr="009972B7" w:rsidRDefault="00B93B58" w:rsidP="00B93B58">
      <w:pPr>
        <w:rPr>
          <w:spacing w:val="-2"/>
          <w:rtl/>
        </w:rPr>
      </w:pPr>
      <w:r w:rsidRPr="009972B7">
        <w:rPr>
          <w:rFonts w:hint="cs"/>
          <w:spacing w:val="-2"/>
          <w:rtl/>
        </w:rPr>
        <w:t>משרבו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אחרי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בצעם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לבם</w:t>
      </w:r>
      <w:r w:rsidRPr="009972B7">
        <w:rPr>
          <w:spacing w:val="-2"/>
          <w:rtl/>
        </w:rPr>
        <w:t xml:space="preserve"> </w:t>
      </w:r>
      <w:r w:rsidRPr="009972B7">
        <w:rPr>
          <w:rFonts w:hint="cs"/>
          <w:spacing w:val="-2"/>
          <w:rtl/>
        </w:rPr>
        <w:t>הולך</w:t>
      </w:r>
      <w:r w:rsidRPr="009972B7">
        <w:rPr>
          <w:spacing w:val="-2"/>
          <w:rtl/>
        </w:rPr>
        <w:t xml:space="preserve"> </w:t>
      </w:r>
      <w:r w:rsidR="004503C7" w:rsidRPr="009972B7">
        <w:rPr>
          <w:rFonts w:hint="cs"/>
          <w:spacing w:val="-2"/>
          <w:rtl/>
        </w:rPr>
        <w:t>-</w:t>
      </w:r>
      <w:r w:rsidRPr="009972B7">
        <w:rPr>
          <w:rFonts w:hint="cs"/>
          <w:spacing w:val="-2"/>
          <w:rtl/>
        </w:rPr>
        <w:t>רבו</w:t>
      </w:r>
      <w:r w:rsidRPr="009972B7">
        <w:rPr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האומרים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לרע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טוב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ולטוב</w:t>
      </w:r>
      <w:r w:rsidRPr="009972B7">
        <w:rPr>
          <w:rStyle w:val="affff8"/>
          <w:spacing w:val="-2"/>
          <w:rtl/>
        </w:rPr>
        <w:t xml:space="preserve"> </w:t>
      </w:r>
      <w:r w:rsidRPr="009972B7">
        <w:rPr>
          <w:rStyle w:val="affff8"/>
          <w:rFonts w:hint="cs"/>
          <w:spacing w:val="-2"/>
          <w:rtl/>
        </w:rPr>
        <w:t>רע</w:t>
      </w:r>
      <w:r w:rsidRPr="009972B7">
        <w:rPr>
          <w:rStyle w:val="affff8"/>
          <w:spacing w:val="-2"/>
          <w:rtl/>
        </w:rPr>
        <w:t>.</w:t>
      </w:r>
    </w:p>
    <w:p w14:paraId="6D77FFEF" w14:textId="3FB72B38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.</w:t>
      </w:r>
    </w:p>
    <w:p w14:paraId="0CFFE748" w14:textId="77AE1C1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האומרים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ולטוב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רע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בעולם</w:t>
      </w:r>
      <w:r w:rsidRPr="006F178A">
        <w:rPr>
          <w:rtl/>
        </w:rPr>
        <w:t>.</w:t>
      </w:r>
    </w:p>
    <w:p w14:paraId="0205B370" w14:textId="6E55D3D7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.</w:t>
      </w:r>
    </w:p>
    <w:p w14:paraId="50586BEE" w14:textId="2FA2578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מושכי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הרוק</w:t>
      </w:r>
      <w:r w:rsidRPr="006F178A">
        <w:rPr>
          <w:rtl/>
        </w:rPr>
        <w:t xml:space="preserve"> </w:t>
      </w:r>
      <w:r w:rsidR="004C1857">
        <w:rPr>
          <w:rFonts w:hint="cs"/>
          <w:rtl/>
        </w:rPr>
        <w:t>-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היהירים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ונתמעטו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התלמידים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חוזרת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לומדיה</w:t>
      </w:r>
      <w:r w:rsidRPr="006F178A">
        <w:rPr>
          <w:rtl/>
        </w:rPr>
        <w:t>.</w:t>
      </w:r>
    </w:p>
    <w:p w14:paraId="2DC35494" w14:textId="1A44FF5D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ז</w:t>
      </w:r>
      <w:r w:rsidR="00F07A5B" w:rsidRPr="00F07A5B">
        <w:rPr>
          <w:rFonts w:hint="cs"/>
          <w:rtl/>
        </w:rPr>
        <w:t>.</w:t>
      </w:r>
    </w:p>
    <w:p w14:paraId="6B315AD5" w14:textId="2FC182C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היהירים</w:t>
      </w:r>
      <w:r w:rsidR="004503C7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התחילו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להנשא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ליהירים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לפנים</w:t>
      </w:r>
      <w:r w:rsidR="004503C7">
        <w:rPr>
          <w:rStyle w:val="afffff2"/>
          <w:rFonts w:hint="cs"/>
          <w:rtl/>
        </w:rPr>
        <w:t xml:space="preserve"> </w:t>
      </w:r>
      <w:r w:rsidR="004503C7" w:rsidRPr="004503C7">
        <w:rPr>
          <w:rStyle w:val="afffff2"/>
          <w:rFonts w:hint="cs"/>
          <w:rtl/>
        </w:rPr>
        <w:t>[מה שנראה כלפי חוץ]</w:t>
      </w:r>
      <w:r w:rsidRPr="004503C7">
        <w:rPr>
          <w:rStyle w:val="afffff2"/>
          <w:rtl/>
        </w:rPr>
        <w:t>.</w:t>
      </w:r>
    </w:p>
    <w:p w14:paraId="5F768142" w14:textId="297BB0D9" w:rsidR="00B93B58" w:rsidRPr="006F178A" w:rsidRDefault="004C1857" w:rsidP="004C1857">
      <w:pPr>
        <w:ind w:firstLine="113"/>
        <w:rPr>
          <w:rtl/>
        </w:rPr>
      </w:pPr>
      <w:r w:rsidRPr="004C1857">
        <w:rPr>
          <w:rStyle w:val="affffc"/>
          <w:rFonts w:hint="cs"/>
          <w:rtl/>
        </w:rPr>
        <w:t xml:space="preserve">והך: 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ד'</w:t>
      </w:r>
      <w:r w:rsidR="004503C7">
        <w:rPr>
          <w:rFonts w:hint="cs"/>
          <w:rtl/>
        </w:rPr>
        <w:t>המתייהר אפי' אשתו מבזתו</w:t>
      </w:r>
      <w:r w:rsidR="00B93B58" w:rsidRPr="006F178A">
        <w:rPr>
          <w:rFonts w:hint="cs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ד'גבר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יהיר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ולא</w:t>
      </w:r>
      <w:r w:rsidR="00B93B58" w:rsidRPr="003215F9">
        <w:rPr>
          <w:rStyle w:val="affff8"/>
          <w:rtl/>
        </w:rPr>
        <w:t xml:space="preserve"> </w:t>
      </w:r>
      <w:r w:rsidR="00B93B58" w:rsidRPr="004503C7">
        <w:rPr>
          <w:rStyle w:val="affff8"/>
          <w:rFonts w:hint="cs"/>
          <w:b/>
          <w:bCs/>
          <w:rtl/>
        </w:rPr>
        <w:t>ינוה</w:t>
      </w:r>
      <w:r w:rsidR="00B93B58" w:rsidRPr="004503C7">
        <w:rPr>
          <w:rStyle w:val="affff8"/>
          <w:b/>
          <w:bCs/>
          <w:rtl/>
        </w:rPr>
        <w:t>'</w:t>
      </w:r>
      <w:r w:rsidR="00B93B58" w:rsidRPr="003215F9">
        <w:rPr>
          <w:rStyle w:val="affff8"/>
          <w:rtl/>
        </w:rPr>
        <w:t>,</w:t>
      </w:r>
      <w:r w:rsidR="00B93B58" w:rsidRPr="006F178A">
        <w:rPr>
          <w:rtl/>
        </w:rPr>
        <w:t xml:space="preserve"> </w:t>
      </w:r>
    </w:p>
    <w:p w14:paraId="60499FC2" w14:textId="3E8D3081" w:rsidR="00B93B58" w:rsidRPr="006F178A" w:rsidRDefault="004503C7" w:rsidP="004C1857">
      <w:pPr>
        <w:ind w:firstLine="113"/>
        <w:rPr>
          <w:rtl/>
        </w:rPr>
      </w:pPr>
      <w:r>
        <w:rPr>
          <w:rFonts w:hint="cs"/>
          <w:rtl/>
        </w:rPr>
        <w:t>בתחילה קופצת עליו בסוף מתבזה עליהן.</w:t>
      </w:r>
    </w:p>
    <w:p w14:paraId="7A0082B3" w14:textId="3D815AAE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.</w:t>
      </w:r>
    </w:p>
    <w:p w14:paraId="0382CD11" w14:textId="3990906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מטילי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רבה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והטיית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משפט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ופסקה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טובה</w:t>
      </w:r>
      <w:r w:rsidRPr="006F178A">
        <w:rPr>
          <w:rtl/>
        </w:rPr>
        <w:t>.</w:t>
      </w:r>
    </w:p>
    <w:p w14:paraId="0AE61AAF" w14:textId="2D7F9D1F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</w:t>
      </w:r>
      <w:r w:rsidR="00F07A5B" w:rsidRPr="00F07A5B">
        <w:rPr>
          <w:rFonts w:hint="cs"/>
          <w:rtl/>
        </w:rPr>
        <w:t>.</w:t>
      </w:r>
    </w:p>
    <w:p w14:paraId="4C01B4C1" w14:textId="00A31194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משרבו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מקבל</w:t>
      </w:r>
      <w:r w:rsidR="004C1857">
        <w:rPr>
          <w:rFonts w:hint="cs"/>
          <w:rtl/>
        </w:rPr>
        <w:t xml:space="preserve">י ומחזיקי טובה </w:t>
      </w:r>
      <w:r w:rsidRPr="00757D20">
        <w:rPr>
          <w:rtl/>
        </w:rPr>
        <w:t xml:space="preserve">- </w:t>
      </w:r>
      <w:r w:rsidRPr="00757D20">
        <w:rPr>
          <w:rFonts w:hint="cs"/>
          <w:rtl/>
        </w:rPr>
        <w:t>רבו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איש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הישר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בעיניו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יעשה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שפלים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הוגבהו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והגבוהים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הושפלו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ומלכותא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אזלא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ונולא</w:t>
      </w:r>
      <w:r w:rsidRPr="00757D20">
        <w:rPr>
          <w:rtl/>
        </w:rPr>
        <w:t>.</w:t>
      </w:r>
    </w:p>
    <w:p w14:paraId="14E436E8" w14:textId="1C94DCCB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.</w:t>
      </w:r>
    </w:p>
    <w:p w14:paraId="78803710" w14:textId="389A5CB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וטורפי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טרף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מאמצי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וקופצי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מלהלוות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ועברו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בתורה</w:t>
      </w:r>
      <w:r w:rsidRPr="006F178A">
        <w:rPr>
          <w:rtl/>
        </w:rPr>
        <w:t xml:space="preserve"> </w:t>
      </w:r>
      <w:r w:rsidRPr="004C1857">
        <w:rPr>
          <w:rStyle w:val="affff8"/>
          <w:rFonts w:hint="cs"/>
          <w:rtl/>
        </w:rPr>
        <w:t>'השמר</w:t>
      </w:r>
      <w:r w:rsidRPr="004C1857">
        <w:rPr>
          <w:rStyle w:val="affff8"/>
          <w:rtl/>
        </w:rPr>
        <w:t xml:space="preserve"> </w:t>
      </w:r>
      <w:r w:rsidRPr="004C1857">
        <w:rPr>
          <w:rStyle w:val="affff8"/>
          <w:rFonts w:hint="cs"/>
          <w:rtl/>
        </w:rPr>
        <w:t>לך</w:t>
      </w:r>
      <w:r w:rsidRPr="004C1857">
        <w:rPr>
          <w:rStyle w:val="affff8"/>
          <w:rtl/>
        </w:rPr>
        <w:t xml:space="preserve"> </w:t>
      </w:r>
      <w:r w:rsidRPr="004C1857">
        <w:rPr>
          <w:rStyle w:val="affff8"/>
          <w:rFonts w:hint="cs"/>
          <w:rtl/>
        </w:rPr>
        <w:t>פן</w:t>
      </w:r>
      <w:r w:rsidRPr="004C1857">
        <w:rPr>
          <w:rStyle w:val="affff8"/>
          <w:rtl/>
        </w:rPr>
        <w:t xml:space="preserve"> </w:t>
      </w:r>
      <w:r w:rsidRPr="004C1857">
        <w:rPr>
          <w:rStyle w:val="affff8"/>
          <w:rFonts w:hint="cs"/>
          <w:rtl/>
        </w:rPr>
        <w:t>וגו</w:t>
      </w:r>
    </w:p>
    <w:p w14:paraId="382676B9" w14:textId="5BF6D7C2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יא</w:t>
      </w:r>
      <w:r w:rsidR="00F07A5B" w:rsidRPr="00F07A5B">
        <w:rPr>
          <w:rFonts w:hint="cs"/>
          <w:rtl/>
        </w:rPr>
        <w:t>.</w:t>
      </w:r>
    </w:p>
    <w:p w14:paraId="69CD50AE" w14:textId="121B30A9" w:rsidR="00B93B58" w:rsidRPr="009972B7" w:rsidRDefault="00B93B58" w:rsidP="00B93B58">
      <w:pPr>
        <w:rPr>
          <w:spacing w:val="2"/>
          <w:rtl/>
        </w:rPr>
      </w:pPr>
      <w:r w:rsidRPr="009972B7">
        <w:rPr>
          <w:rFonts w:hint="cs"/>
          <w:spacing w:val="2"/>
          <w:rtl/>
        </w:rPr>
        <w:t>משרבו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נטויות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גרון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ומשקרות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עינים</w:t>
      </w:r>
      <w:r w:rsidRPr="009972B7">
        <w:rPr>
          <w:spacing w:val="2"/>
          <w:rtl/>
        </w:rPr>
        <w:t xml:space="preserve"> - </w:t>
      </w:r>
      <w:r w:rsidRPr="009972B7">
        <w:rPr>
          <w:rFonts w:hint="cs"/>
          <w:spacing w:val="2"/>
          <w:rtl/>
        </w:rPr>
        <w:t>רבו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מים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המרים</w:t>
      </w:r>
      <w:r w:rsidRPr="009972B7">
        <w:rPr>
          <w:spacing w:val="2"/>
          <w:rtl/>
        </w:rPr>
        <w:t xml:space="preserve">, </w:t>
      </w:r>
      <w:r w:rsidRPr="009972B7">
        <w:rPr>
          <w:rFonts w:hint="cs"/>
          <w:spacing w:val="2"/>
          <w:rtl/>
        </w:rPr>
        <w:t>אלא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שפסקו</w:t>
      </w:r>
      <w:r w:rsidRPr="009972B7">
        <w:rPr>
          <w:spacing w:val="2"/>
          <w:rtl/>
        </w:rPr>
        <w:t>.</w:t>
      </w:r>
    </w:p>
    <w:p w14:paraId="009EB130" w14:textId="0CC8C165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יב</w:t>
      </w:r>
      <w:r w:rsidR="00F07A5B" w:rsidRPr="00F07A5B">
        <w:rPr>
          <w:rFonts w:hint="cs"/>
          <w:rtl/>
        </w:rPr>
        <w:t>.</w:t>
      </w:r>
    </w:p>
    <w:p w14:paraId="049D0466" w14:textId="36A55AF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מקבלי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מתנות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נתמעטו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ונתקצרו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השנים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ד'ושונא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מתנות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יחיה</w:t>
      </w:r>
      <w:r w:rsidRPr="003215F9">
        <w:rPr>
          <w:rStyle w:val="affff8"/>
          <w:rtl/>
        </w:rPr>
        <w:t>'.</w:t>
      </w:r>
    </w:p>
    <w:p w14:paraId="17AD6506" w14:textId="556C8627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יג</w:t>
      </w:r>
      <w:r w:rsidR="00F07A5B" w:rsidRPr="00F07A5B">
        <w:rPr>
          <w:rFonts w:hint="cs"/>
          <w:rtl/>
        </w:rPr>
        <w:t>.</w:t>
      </w:r>
    </w:p>
    <w:p w14:paraId="16BE60B9" w14:textId="6300258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זחוחי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הלב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מחלוקת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בישראל</w:t>
      </w:r>
      <w:r w:rsidRPr="006F178A">
        <w:rPr>
          <w:rtl/>
        </w:rPr>
        <w:t>.</w:t>
      </w:r>
    </w:p>
    <w:p w14:paraId="69931FED" w14:textId="659199ED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יד</w:t>
      </w:r>
      <w:r w:rsidR="00F07A5B" w:rsidRPr="00F07A5B">
        <w:rPr>
          <w:rFonts w:hint="cs"/>
          <w:rtl/>
        </w:rPr>
        <w:t>.</w:t>
      </w:r>
    </w:p>
    <w:p w14:paraId="20915E5E" w14:textId="72094B1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תלמידי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והלל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שימשו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צורכן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רבו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מחלוקת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ונעשית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תורות</w:t>
      </w:r>
      <w:r w:rsidRPr="006F178A">
        <w:rPr>
          <w:rtl/>
        </w:rPr>
        <w:t>.</w:t>
      </w:r>
    </w:p>
    <w:p w14:paraId="4EF0D219" w14:textId="11D604D3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טו</w:t>
      </w:r>
      <w:r w:rsidR="00F07A5B" w:rsidRPr="00F07A5B">
        <w:rPr>
          <w:rFonts w:hint="cs"/>
          <w:rtl/>
        </w:rPr>
        <w:t>.</w:t>
      </w:r>
    </w:p>
    <w:p w14:paraId="03DE08BB" w14:textId="4C3CAE20" w:rsidR="00B93B58" w:rsidRPr="004C1857" w:rsidRDefault="00B93B58" w:rsidP="00B93B58">
      <w:pPr>
        <w:rPr>
          <w:rtl/>
        </w:rPr>
      </w:pPr>
      <w:r w:rsidRPr="004C1857">
        <w:rPr>
          <w:rFonts w:hint="eastAsia"/>
          <w:rtl/>
        </w:rPr>
        <w:t>משרבו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מקבלי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צדקה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מן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הע</w:t>
      </w:r>
      <w:r w:rsidR="004C1857">
        <w:rPr>
          <w:rFonts w:hint="cs"/>
          <w:rtl/>
        </w:rPr>
        <w:t>כו''ם</w:t>
      </w:r>
      <w:r w:rsidRPr="004C1857">
        <w:rPr>
          <w:rtl/>
        </w:rPr>
        <w:t xml:space="preserve">- </w:t>
      </w:r>
      <w:r w:rsidRPr="004C1857">
        <w:rPr>
          <w:rFonts w:hint="eastAsia"/>
          <w:rtl/>
        </w:rPr>
        <w:t>היו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ישראל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למעלה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והם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למטה</w:t>
      </w:r>
      <w:r w:rsidRPr="004C1857">
        <w:rPr>
          <w:rtl/>
        </w:rPr>
        <w:t xml:space="preserve">, </w:t>
      </w:r>
      <w:r w:rsidRPr="004C1857">
        <w:rPr>
          <w:rFonts w:hint="eastAsia"/>
          <w:rtl/>
        </w:rPr>
        <w:t>ישראל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לפנים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והם</w:t>
      </w:r>
      <w:r w:rsidRPr="004C1857">
        <w:rPr>
          <w:rtl/>
        </w:rPr>
        <w:t xml:space="preserve"> </w:t>
      </w:r>
      <w:r w:rsidRPr="004C1857">
        <w:rPr>
          <w:rFonts w:hint="eastAsia"/>
          <w:rtl/>
        </w:rPr>
        <w:t>לאחור</w:t>
      </w:r>
      <w:r w:rsidRPr="004C1857">
        <w:rPr>
          <w:rtl/>
        </w:rPr>
        <w:t>.</w:t>
      </w:r>
    </w:p>
    <w:bookmarkEnd w:id="14"/>
    <w:p w14:paraId="78019378" w14:textId="15995738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6F8362DE" w14:textId="5B844554" w:rsidR="00B93B58" w:rsidRPr="006747DD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משמת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יוסי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בן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יועזר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כו</w:t>
      </w:r>
      <w:r w:rsidRPr="006F178A">
        <w:rPr>
          <w:rStyle w:val="afffe"/>
          <w:b/>
          <w:sz w:val="20"/>
          <w:rtl/>
        </w:rPr>
        <w:t>'.</w:t>
      </w:r>
      <w:r w:rsidRPr="006F178A">
        <w:rPr>
          <w:rFonts w:cs="Guttman Vilna" w:hint="cs"/>
          <w:b/>
          <w:bCs/>
          <w:rtl/>
        </w:rPr>
        <w:t xml:space="preserve"> </w:t>
      </w:r>
      <w:r w:rsidRPr="006747DD">
        <w:rPr>
          <w:rFonts w:hint="cs"/>
          <w:rtl/>
        </w:rPr>
        <w:t xml:space="preserve">אשכולות-  </w:t>
      </w:r>
      <w:r w:rsidRPr="006747DD">
        <w:rPr>
          <w:rStyle w:val="affffc"/>
          <w:rFonts w:hint="cs"/>
          <w:rtl/>
        </w:rPr>
        <w:t>ריא</w:t>
      </w:r>
      <w:r w:rsidRPr="006747DD">
        <w:rPr>
          <w:rStyle w:val="affffc"/>
          <w:rtl/>
        </w:rPr>
        <w:t>"</w:t>
      </w:r>
      <w:r w:rsidRPr="006747DD">
        <w:rPr>
          <w:rStyle w:val="affffc"/>
          <w:rFonts w:hint="cs"/>
          <w:rtl/>
        </w:rPr>
        <w:t xml:space="preserve">ש: </w:t>
      </w:r>
      <w:r w:rsidRPr="006747DD">
        <w:rPr>
          <w:rFonts w:hint="cs"/>
          <w:rtl/>
        </w:rPr>
        <w:t>היינו איש</w:t>
      </w:r>
      <w:r w:rsidRPr="006747DD">
        <w:rPr>
          <w:rtl/>
        </w:rPr>
        <w:t xml:space="preserve"> </w:t>
      </w:r>
      <w:r w:rsidRPr="006747DD">
        <w:rPr>
          <w:rFonts w:hint="cs"/>
          <w:rtl/>
        </w:rPr>
        <w:t>שהכל</w:t>
      </w:r>
      <w:r w:rsidRPr="006747DD">
        <w:rPr>
          <w:rtl/>
        </w:rPr>
        <w:t xml:space="preserve"> </w:t>
      </w:r>
      <w:r w:rsidRPr="006747DD">
        <w:rPr>
          <w:rFonts w:hint="cs"/>
          <w:rtl/>
        </w:rPr>
        <w:t>בו</w:t>
      </w:r>
      <w:r w:rsidRPr="006747DD">
        <w:rPr>
          <w:rtl/>
        </w:rPr>
        <w:t>.</w:t>
      </w:r>
    </w:p>
    <w:p w14:paraId="385AD5EB" w14:textId="286122A2" w:rsidR="00B93B58" w:rsidRPr="00730CEF" w:rsidRDefault="00E4644A" w:rsidP="00E4644A">
      <w:pPr>
        <w:pStyle w:val="affff5"/>
        <w:rPr>
          <w:del w:id="90260" w:author="מנוע עיצוב" w:date="2026-10-08T11:01:28Z"/>
          <w:rFonts w:ascii="BA חניכי הישיבות" w:hAnsi="BA חניכי הישיבות"/>
        </w:rPr>
      </w:pPr>
      <w:del w:id="90259" w:author="מנוע עיצוב" w:date="2026-10-08T11:01:28Z">
        <w:r>
          <w:rPr>
            <w:rtl/>
          </w:rPr>
          <w:delText xml:space="preserve">****</w:delText>
        </w:r>
      </w:del>
    </w:p>
    <w:p w14:paraId="04682504" w14:textId="77777777" w:rsidR="00B93B58" w:rsidRPr="006F178A" w:rsidRDefault="00B93B58" w:rsidP="003A56EF">
      <w:pPr>
        <w:pStyle w:val="afff0"/>
        <w:framePr w:wrap="around"/>
        <w:rPr>
          <w:rFonts w:cs="FontbitDavid"/>
          <w:rtl/>
        </w:rPr>
      </w:pPr>
      <w:bookmarkStart w:id="15" w:name="_Hlk135116293"/>
      <w:r w:rsidRPr="006F178A">
        <w:rPr>
          <w:rFonts w:hint="cs"/>
          <w:rtl/>
        </w:rPr>
        <w:t>מח</w:t>
      </w:r>
      <w:r w:rsidRPr="006F178A">
        <w:rPr>
          <w:rFonts w:cs="FontbitDavid" w:hint="cs"/>
          <w:rtl/>
        </w:rPr>
        <w:t>.</w:t>
      </w:r>
    </w:p>
    <w:p w14:paraId="2A60B9A9" w14:textId="77777777" w:rsidR="00B93B58" w:rsidRPr="006F178A" w:rsidRDefault="00B93B58" w:rsidP="005670C9">
      <w:pPr>
        <w:pStyle w:val="afffd"/>
        <w:rPr>
          <w:rtl/>
        </w:rPr>
      </w:pPr>
      <w:ins w:id="9915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יוחנן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העביר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הודיית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5B5F03F9" w14:textId="5E38FEFD" w:rsidR="00F07A5B" w:rsidRPr="00F07A5B" w:rsidRDefault="00B93B58" w:rsidP="006747D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וכריב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7DAFA6AA" w14:textId="07B8E612" w:rsidR="00B35F61" w:rsidRDefault="00B93B58" w:rsidP="006747DD">
      <w:pPr>
        <w:rPr>
          <w:rtl/>
        </w:rPr>
      </w:pP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נותנין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</w:t>
      </w:r>
      <w:r w:rsidRPr="0059138D">
        <w:rPr>
          <w:rFonts w:cs="BA Vilna Bold" w:hint="cs"/>
          <w:rtl/>
        </w:rPr>
        <w:t>תיקו</w:t>
      </w:r>
      <w:r w:rsidRPr="006F178A">
        <w:rPr>
          <w:rFonts w:hint="cs"/>
          <w:rtl/>
        </w:rPr>
        <w:t>נו</w:t>
      </w:r>
      <w:r w:rsidRPr="006F178A">
        <w:rPr>
          <w:rtl/>
        </w:rPr>
        <w:t xml:space="preserve">, </w:t>
      </w:r>
      <w:r w:rsidR="004C1857">
        <w:rPr>
          <w:rStyle w:val="affffc"/>
          <w:rFonts w:hint="cs"/>
          <w:rtl/>
        </w:rPr>
        <w:t xml:space="preserve">שהתורה אמרה </w:t>
      </w:r>
      <w:r w:rsidR="004C1857">
        <w:rPr>
          <w:rFonts w:hint="cs"/>
          <w:rtl/>
        </w:rPr>
        <w:t>ליתן</w:t>
      </w:r>
      <w:r w:rsidRPr="006F178A">
        <w:rPr>
          <w:rtl/>
        </w:rPr>
        <w:t xml:space="preserve"> </w:t>
      </w:r>
      <w:r w:rsidR="00B35F61">
        <w:rPr>
          <w:rFonts w:hint="cs"/>
          <w:rtl/>
        </w:rPr>
        <w:t xml:space="preserve"> מעש''ר </w:t>
      </w:r>
      <w:r w:rsidRPr="006F178A">
        <w:rPr>
          <w:rFonts w:hint="cs"/>
          <w:rtl/>
        </w:rPr>
        <w:t>ללוים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ואנ</w:t>
      </w:r>
      <w:r w:rsidR="004C1857">
        <w:rPr>
          <w:rFonts w:hint="cs"/>
          <w:rtl/>
        </w:rPr>
        <w:t>ו מביאים לכהנים</w:t>
      </w:r>
      <w:r w:rsidRPr="006F178A">
        <w:rPr>
          <w:rtl/>
        </w:rPr>
        <w:t>.</w:t>
      </w:r>
      <w:r w:rsidR="006747DD">
        <w:rPr>
          <w:rFonts w:hint="cs"/>
          <w:rtl/>
        </w:rPr>
        <w:t xml:space="preserve"> </w:t>
      </w:r>
    </w:p>
    <w:p w14:paraId="111B32BB" w14:textId="77777777" w:rsidR="00F07A5B" w:rsidRPr="00F07A5B" w:rsidRDefault="00B35F61" w:rsidP="00B35F61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ואי אפשר</w:t>
      </w:r>
      <w:del w:id="41233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Fonts w:hint="cs"/>
          <w:rtl/>
        </w:rPr>
        <w:t>:</w:t>
      </w:r>
    </w:p>
    <w:p w14:paraId="54E6CEF9" w14:textId="67285394" w:rsidR="00B93B58" w:rsidRPr="006F178A" w:rsidRDefault="00B35F61" w:rsidP="006747DD">
      <w:pPr>
        <w:rPr>
          <w:rtl/>
        </w:rPr>
      </w:pPr>
      <w:r>
        <w:rPr>
          <w:rFonts w:hint="cs"/>
          <w:rtl/>
        </w:rPr>
        <w:t xml:space="preserve">להתוודות על </w:t>
      </w:r>
      <w:r w:rsidR="00B93B58" w:rsidRPr="006F178A">
        <w:rPr>
          <w:rFonts w:hint="cs"/>
          <w:rtl/>
        </w:rPr>
        <w:t>שאר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מעשרות</w:t>
      </w:r>
      <w:r>
        <w:rPr>
          <w:rFonts w:hint="cs"/>
          <w:rtl/>
        </w:rPr>
        <w:t xml:space="preserve"> </w:t>
      </w:r>
      <w:r w:rsidRPr="00B35F61">
        <w:rPr>
          <w:rStyle w:val="afffff2"/>
          <w:rFonts w:hint="cs"/>
          <w:rtl/>
        </w:rPr>
        <w:t>[</w:t>
      </w:r>
      <w:r>
        <w:rPr>
          <w:rStyle w:val="afffff2"/>
          <w:rFonts w:hint="cs"/>
          <w:rtl/>
        </w:rPr>
        <w:t>שני, ועני,</w:t>
      </w:r>
      <w:r w:rsidRPr="00B35F61">
        <w:rPr>
          <w:rStyle w:val="afffff2"/>
          <w:rFonts w:hint="cs"/>
          <w:rtl/>
        </w:rPr>
        <w:t>]</w:t>
      </w:r>
      <w:r w:rsidR="00B93B58" w:rsidRPr="00B35F61">
        <w:rPr>
          <w:rStyle w:val="afffff2"/>
          <w:rtl/>
        </w:rPr>
        <w:t>!</w:t>
      </w:r>
    </w:p>
    <w:p w14:paraId="535A538F" w14:textId="1775898B" w:rsidR="00F07A5B" w:rsidRPr="00F07A5B" w:rsidRDefault="00B35F61" w:rsidP="006747D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 כ</w:t>
      </w:r>
      <w:r w:rsidR="00B93B58" w:rsidRPr="00F07A5B">
        <w:rPr>
          <w:rtl/>
        </w:rPr>
        <w:t>ר"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359F05B1" w14:textId="5B75DADE" w:rsidR="00B93B58" w:rsidRPr="00B35F61" w:rsidRDefault="00B35F61" w:rsidP="00B93B58">
      <w:pPr>
        <w:rPr>
          <w:spacing w:val="0"/>
          <w:rtl/>
        </w:rPr>
      </w:pPr>
      <w:r w:rsidRPr="00B35F61">
        <w:rPr>
          <w:rFonts w:hint="cs"/>
          <w:spacing w:val="0"/>
          <w:rtl/>
        </w:rPr>
        <w:t>ד</w:t>
      </w:r>
      <w:r w:rsidR="00B93B58" w:rsidRPr="00B35F61">
        <w:rPr>
          <w:rFonts w:hint="cs"/>
          <w:spacing w:val="0"/>
          <w:rtl/>
        </w:rPr>
        <w:t>כל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שאין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מתודה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על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מעשר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ראשון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שוב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אין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מתודה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על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שאר</w:t>
      </w:r>
      <w:r w:rsidR="00B93B58" w:rsidRPr="00B35F61">
        <w:rPr>
          <w:spacing w:val="0"/>
          <w:rtl/>
        </w:rPr>
        <w:t xml:space="preserve"> </w:t>
      </w:r>
      <w:r w:rsidR="00B93B58" w:rsidRPr="00B35F61">
        <w:rPr>
          <w:rFonts w:hint="cs"/>
          <w:spacing w:val="0"/>
          <w:rtl/>
        </w:rPr>
        <w:t>מעשרות</w:t>
      </w:r>
    </w:p>
    <w:p w14:paraId="1CB3FD8A" w14:textId="5A9829F4" w:rsidR="00F07A5B" w:rsidRPr="00F07A5B" w:rsidRDefault="00B93B58" w:rsidP="006747DD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וכאביי</w:t>
      </w:r>
      <w:r w:rsidR="00F07A5B" w:rsidRPr="00F07A5B">
        <w:rPr>
          <w:rtl/>
        </w:rPr>
        <w:t>:</w:t>
      </w:r>
    </w:p>
    <w:p w14:paraId="30AA2BF9" w14:textId="4B4477C7" w:rsidR="00B93B58" w:rsidRPr="006F178A" w:rsidRDefault="00B93B58" w:rsidP="00B35F61">
      <w:pPr>
        <w:spacing w:after="120"/>
        <w:rPr>
          <w:rtl/>
        </w:rPr>
      </w:pPr>
      <w:r w:rsidRPr="006F178A">
        <w:rPr>
          <w:rFonts w:hint="cs"/>
          <w:rtl/>
        </w:rPr>
        <w:t>הואיל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ופתח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 xml:space="preserve"> </w:t>
      </w:r>
      <w:r w:rsidR="00B35F61" w:rsidRPr="00B35F61">
        <w:rPr>
          <w:rStyle w:val="afffff2"/>
          <w:rFonts w:hint="cs"/>
          <w:rtl/>
        </w:rPr>
        <w:t>במעשר ראשון</w:t>
      </w:r>
      <w:r w:rsidR="00B35F61">
        <w:rPr>
          <w:rFonts w:hint="cs"/>
          <w:rtl/>
        </w:rPr>
        <w:t xml:space="preserve"> </w:t>
      </w:r>
      <w:r w:rsidRPr="006F178A">
        <w:rPr>
          <w:rFonts w:hint="cs"/>
          <w:rtl/>
        </w:rPr>
        <w:t>הכתוב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תחילה</w:t>
      </w:r>
      <w:r w:rsidRPr="006F178A">
        <w:rPr>
          <w:rtl/>
        </w:rPr>
        <w:t>.</w:t>
      </w:r>
    </w:p>
    <w:p w14:paraId="1954CDE1" w14:textId="77777777" w:rsidR="00F07A5B" w:rsidRPr="00F07A5B" w:rsidRDefault="00B35F61" w:rsidP="00B35F6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ויקשה: </w:t>
      </w:r>
      <w:r w:rsidR="00F07A5B" w:rsidRPr="00F07A5B">
        <w:rPr>
          <w:rFonts w:hint="cs"/>
          <w:rtl/>
        </w:rPr>
        <w:t>:</w:t>
      </w:r>
    </w:p>
    <w:p w14:paraId="30414CFC" w14:textId="40124E5B" w:rsidR="00B35F61" w:rsidRDefault="00B35F61" w:rsidP="00B93B58">
      <w:pPr>
        <w:rPr>
          <w:rStyle w:val="affffc"/>
          <w:rtl/>
        </w:rPr>
      </w:pPr>
      <w:r>
        <w:rPr>
          <w:rFonts w:hint="cs"/>
          <w:rtl/>
        </w:rPr>
        <w:t>דמשמע שלפחות הוא מפריש</w:t>
      </w:r>
      <w:r w:rsidR="00B93B58" w:rsidRPr="006F178A">
        <w:rPr>
          <w:rtl/>
        </w:rPr>
        <w:t xml:space="preserve">, </w:t>
      </w:r>
    </w:p>
    <w:p w14:paraId="544E3AC9" w14:textId="77777777" w:rsidR="00F07A5B" w:rsidRPr="00F07A5B" w:rsidRDefault="00B93B58" w:rsidP="00B35F6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תניא</w:t>
      </w:r>
      <w:r w:rsidRPr="00F07A5B">
        <w:rPr>
          <w:rtl/>
        </w:rPr>
        <w:t xml:space="preserve">: </w:t>
      </w:r>
      <w:r w:rsidR="00F07A5B" w:rsidRPr="00F07A5B">
        <w:rPr>
          <w:rFonts w:hint="cs"/>
          <w:rtl/>
        </w:rPr>
        <w:t>:</w:t>
      </w:r>
    </w:p>
    <w:p w14:paraId="42679B91" w14:textId="656AFBE4" w:rsidR="00B35F61" w:rsidRDefault="00B93B58" w:rsidP="00B93B58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הוידוי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וגזר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הדמאי</w:t>
      </w:r>
      <w:r w:rsidRPr="006F178A">
        <w:rPr>
          <w:rtl/>
        </w:rPr>
        <w:t xml:space="preserve">, </w:t>
      </w:r>
    </w:p>
    <w:p w14:paraId="54917E86" w14:textId="2DF40B1A" w:rsidR="00B35F61" w:rsidRDefault="00B93B58" w:rsidP="00B93B58">
      <w:pPr>
        <w:rPr>
          <w:rtl/>
        </w:rPr>
      </w:pPr>
      <w:r w:rsidRPr="006F178A">
        <w:rPr>
          <w:rFonts w:hint="cs"/>
          <w:rtl/>
        </w:rPr>
        <w:t>לפי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ששלח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וראה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שמפרישין</w:t>
      </w:r>
      <w:r w:rsidRPr="006F178A">
        <w:rPr>
          <w:rtl/>
        </w:rPr>
        <w:t xml:space="preserve"> </w:t>
      </w:r>
      <w:r w:rsidR="00B35F61">
        <w:rPr>
          <w:rFonts w:hint="cs"/>
          <w:rtl/>
        </w:rPr>
        <w:t>רק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גדולה</w:t>
      </w:r>
      <w:r w:rsidR="00B35F61">
        <w:rPr>
          <w:rFonts w:hint="cs"/>
          <w:rtl/>
        </w:rPr>
        <w:t>,</w:t>
      </w:r>
    </w:p>
    <w:p w14:paraId="68549C89" w14:textId="6F6D70E9" w:rsidR="00B35F61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ומעשר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מקצתן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ומקצתן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מעשרין</w:t>
      </w:r>
      <w:r w:rsidRPr="006F178A">
        <w:rPr>
          <w:rtl/>
        </w:rPr>
        <w:t xml:space="preserve">, </w:t>
      </w:r>
    </w:p>
    <w:p w14:paraId="66D9F59A" w14:textId="0D329396" w:rsidR="006747DD" w:rsidRDefault="00B93B58" w:rsidP="00B93B58">
      <w:pPr>
        <w:rPr>
          <w:rFonts w:cs="BA Vilna Bold"/>
          <w:rtl/>
        </w:rPr>
      </w:pPr>
      <w:r w:rsidRPr="004C1857">
        <w:rPr>
          <w:rStyle w:val="affffc"/>
          <w:rFonts w:hint="cs"/>
          <w:rtl/>
        </w:rPr>
        <w:t>אמר</w:t>
      </w:r>
      <w:r w:rsidRPr="004C1857">
        <w:rPr>
          <w:rStyle w:val="affffc"/>
          <w:rtl/>
        </w:rPr>
        <w:t xml:space="preserve"> </w:t>
      </w:r>
      <w:r w:rsidRPr="004C1857">
        <w:rPr>
          <w:rStyle w:val="affffc"/>
          <w:rFonts w:hint="cs"/>
          <w:rtl/>
        </w:rPr>
        <w:t>להם</w:t>
      </w:r>
      <w:r w:rsidRPr="004C1857">
        <w:rPr>
          <w:rStyle w:val="affffc"/>
          <w:rtl/>
        </w:rPr>
        <w:t xml:space="preserve">: </w:t>
      </w:r>
      <w:r w:rsidRPr="004C1857">
        <w:rPr>
          <w:rStyle w:val="affffc"/>
          <w:rFonts w:hint="cs"/>
          <w:rtl/>
        </w:rPr>
        <w:t>בני</w:t>
      </w:r>
      <w:r w:rsidRPr="004C1857">
        <w:rPr>
          <w:rStyle w:val="affffc"/>
          <w:rtl/>
        </w:rPr>
        <w:t xml:space="preserve">, </w:t>
      </w:r>
      <w:r w:rsidRPr="004C1857">
        <w:rPr>
          <w:rStyle w:val="affffc"/>
          <w:rFonts w:hint="cs"/>
          <w:rtl/>
        </w:rPr>
        <w:t>בואו</w:t>
      </w:r>
      <w:r w:rsidRPr="004C1857">
        <w:rPr>
          <w:rStyle w:val="affffc"/>
          <w:rtl/>
        </w:rPr>
        <w:t xml:space="preserve"> </w:t>
      </w:r>
      <w:r w:rsidRPr="004C1857">
        <w:rPr>
          <w:rStyle w:val="affffc"/>
          <w:rFonts w:hint="cs"/>
          <w:rtl/>
        </w:rPr>
        <w:t>ואומר</w:t>
      </w:r>
      <w:r w:rsidRPr="004C1857">
        <w:rPr>
          <w:rStyle w:val="affffc"/>
          <w:rtl/>
        </w:rPr>
        <w:t xml:space="preserve"> </w:t>
      </w:r>
      <w:r w:rsidRPr="004C1857">
        <w:rPr>
          <w:rStyle w:val="affffc"/>
          <w:rFonts w:hint="cs"/>
          <w:rtl/>
        </w:rPr>
        <w:t>לכם</w:t>
      </w:r>
      <w:r w:rsidRPr="004C185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שתרומה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גדולה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כך</w:t>
      </w:r>
      <w:r w:rsidRPr="006F178A">
        <w:rPr>
          <w:rtl/>
        </w:rPr>
        <w:t xml:space="preserve"> </w:t>
      </w:r>
      <w:r w:rsidR="004C1857">
        <w:rPr>
          <w:rFonts w:hint="cs"/>
          <w:rtl/>
        </w:rPr>
        <w:t>יש ב</w:t>
      </w:r>
      <w:r w:rsidRPr="006F178A">
        <w:rPr>
          <w:rFonts w:hint="cs"/>
          <w:rtl/>
        </w:rPr>
        <w:t>תרומת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וטבל</w:t>
      </w:r>
      <w:r w:rsidRPr="006F178A">
        <w:rPr>
          <w:rtl/>
        </w:rPr>
        <w:t xml:space="preserve"> </w:t>
      </w:r>
      <w:r w:rsidR="004C1857">
        <w:rPr>
          <w:rFonts w:hint="cs"/>
          <w:rtl/>
        </w:rPr>
        <w:t>עון מיתה.</w:t>
      </w:r>
    </w:p>
    <w:p w14:paraId="0C640CC0" w14:textId="77777777" w:rsidR="00B35F61" w:rsidRDefault="00B93B58" w:rsidP="00B93B58">
      <w:pPr>
        <w:rPr>
          <w:rtl/>
        </w:rPr>
      </w:pPr>
      <w:r w:rsidRPr="004C1857">
        <w:rPr>
          <w:rStyle w:val="affffc"/>
          <w:rFonts w:hint="cs"/>
          <w:rtl/>
        </w:rPr>
        <w:t>עמד</w:t>
      </w:r>
      <w:r w:rsidRPr="004C1857">
        <w:rPr>
          <w:rStyle w:val="affffc"/>
          <w:rtl/>
        </w:rPr>
        <w:t xml:space="preserve"> </w:t>
      </w:r>
      <w:r w:rsidRPr="004C1857">
        <w:rPr>
          <w:rStyle w:val="affffc"/>
          <w:rFonts w:hint="cs"/>
          <w:rtl/>
        </w:rPr>
        <w:t>והתקין</w:t>
      </w:r>
      <w:r w:rsidRPr="004C1857">
        <w:rPr>
          <w:rStyle w:val="affffc"/>
          <w:rtl/>
        </w:rPr>
        <w:t xml:space="preserve"> </w:t>
      </w:r>
      <w:r w:rsidRPr="004C1857">
        <w:rPr>
          <w:rStyle w:val="affffc"/>
          <w:rFonts w:hint="cs"/>
          <w:rtl/>
        </w:rPr>
        <w:t>להם</w:t>
      </w:r>
      <w:r w:rsidRPr="004C1857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הלוקח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מפריש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</w:t>
      </w:r>
      <w:r w:rsidR="00B35F61">
        <w:rPr>
          <w:rFonts w:hint="cs"/>
          <w:rtl/>
        </w:rPr>
        <w:t>"ר, ומעש''ש,</w:t>
      </w:r>
    </w:p>
    <w:p w14:paraId="0B65ACAD" w14:textId="1A0202BD" w:rsidR="00B93B58" w:rsidRPr="00B35F61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מעשר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ראשון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מפריש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ממנה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תרומת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מעשר</w:t>
      </w:r>
      <w:r w:rsidRPr="00B35F61">
        <w:rPr>
          <w:rtl/>
        </w:rPr>
        <w:t xml:space="preserve"> </w:t>
      </w:r>
      <w:r w:rsidRPr="00B35F61">
        <w:rPr>
          <w:rFonts w:hint="cs"/>
          <w:rtl/>
        </w:rPr>
        <w:t>ונותנה</w:t>
      </w:r>
      <w:r w:rsidRPr="00B35F61">
        <w:rPr>
          <w:rtl/>
        </w:rPr>
        <w:t xml:space="preserve"> </w:t>
      </w:r>
      <w:r w:rsidRPr="00B35F61">
        <w:rPr>
          <w:rFonts w:hint="cs"/>
          <w:rtl/>
        </w:rPr>
        <w:t>לכהן</w:t>
      </w:r>
      <w:r w:rsidRPr="00B35F61">
        <w:rPr>
          <w:rtl/>
        </w:rPr>
        <w:t xml:space="preserve">, </w:t>
      </w:r>
      <w:r w:rsidRPr="00B35F61">
        <w:rPr>
          <w:rFonts w:hint="cs"/>
          <w:rtl/>
        </w:rPr>
        <w:t>ומעשר</w:t>
      </w:r>
      <w:r w:rsidRPr="00B35F61">
        <w:rPr>
          <w:rtl/>
        </w:rPr>
        <w:t xml:space="preserve"> </w:t>
      </w:r>
      <w:r w:rsidRPr="00B35F61">
        <w:rPr>
          <w:rFonts w:hint="cs"/>
          <w:spacing w:val="2"/>
          <w:rtl/>
        </w:rPr>
        <w:t>שני</w:t>
      </w:r>
      <w:r w:rsidRPr="00B35F61">
        <w:rPr>
          <w:spacing w:val="2"/>
          <w:rtl/>
        </w:rPr>
        <w:t xml:space="preserve"> </w:t>
      </w:r>
      <w:r w:rsidRPr="00B35F61">
        <w:rPr>
          <w:rFonts w:hint="cs"/>
          <w:spacing w:val="2"/>
          <w:rtl/>
        </w:rPr>
        <w:t>עולה</w:t>
      </w:r>
      <w:r w:rsidRPr="00B35F61">
        <w:rPr>
          <w:spacing w:val="2"/>
          <w:rtl/>
        </w:rPr>
        <w:t xml:space="preserve"> </w:t>
      </w:r>
      <w:r w:rsidRPr="00B35F61">
        <w:rPr>
          <w:rFonts w:hint="cs"/>
          <w:spacing w:val="2"/>
          <w:rtl/>
        </w:rPr>
        <w:t>ואוכלו</w:t>
      </w:r>
      <w:r w:rsidRPr="00B35F61">
        <w:rPr>
          <w:spacing w:val="2"/>
          <w:rtl/>
        </w:rPr>
        <w:t xml:space="preserve"> </w:t>
      </w:r>
      <w:r w:rsidRPr="00B35F61">
        <w:rPr>
          <w:rFonts w:hint="cs"/>
          <w:spacing w:val="2"/>
          <w:rtl/>
        </w:rPr>
        <w:t>בירושלים</w:t>
      </w:r>
      <w:r w:rsidRPr="00B35F61">
        <w:rPr>
          <w:spacing w:val="2"/>
          <w:rtl/>
        </w:rPr>
        <w:t xml:space="preserve">, </w:t>
      </w:r>
      <w:r w:rsidRPr="00B35F61">
        <w:rPr>
          <w:rFonts w:hint="cs"/>
          <w:spacing w:val="2"/>
          <w:rtl/>
        </w:rPr>
        <w:t>מעש</w:t>
      </w:r>
      <w:r w:rsidRPr="00B35F61">
        <w:rPr>
          <w:spacing w:val="2"/>
          <w:rtl/>
        </w:rPr>
        <w:t>"</w:t>
      </w:r>
      <w:r w:rsidRPr="00B35F61">
        <w:rPr>
          <w:rFonts w:hint="cs"/>
          <w:spacing w:val="2"/>
          <w:rtl/>
        </w:rPr>
        <w:t>ר ומעש</w:t>
      </w:r>
      <w:r w:rsidRPr="00B35F61">
        <w:rPr>
          <w:spacing w:val="2"/>
          <w:rtl/>
        </w:rPr>
        <w:t>"</w:t>
      </w:r>
      <w:r w:rsidRPr="00B35F61">
        <w:rPr>
          <w:rFonts w:hint="cs"/>
          <w:spacing w:val="2"/>
          <w:rtl/>
        </w:rPr>
        <w:t>ע</w:t>
      </w:r>
      <w:r w:rsidR="004C1857" w:rsidRPr="00B35F61">
        <w:rPr>
          <w:rFonts w:hint="cs"/>
          <w:spacing w:val="2"/>
          <w:rtl/>
        </w:rPr>
        <w:t>-</w:t>
      </w:r>
      <w:r w:rsidRPr="00B35F61">
        <w:rPr>
          <w:rFonts w:hint="cs"/>
          <w:spacing w:val="2"/>
          <w:rtl/>
        </w:rPr>
        <w:t xml:space="preserve"> המ</w:t>
      </w:r>
      <w:r w:rsidR="00B35F61" w:rsidRPr="00B35F61">
        <w:rPr>
          <w:rFonts w:hint="cs"/>
          <w:spacing w:val="2"/>
          <w:rtl/>
        </w:rPr>
        <w:t xml:space="preserve">וציא מחבירו </w:t>
      </w:r>
      <w:r w:rsidRPr="00B35F61">
        <w:rPr>
          <w:rFonts w:hint="cs"/>
          <w:spacing w:val="2"/>
          <w:rtl/>
        </w:rPr>
        <w:t>ע</w:t>
      </w:r>
      <w:r w:rsidRPr="00B35F61">
        <w:rPr>
          <w:spacing w:val="2"/>
          <w:rtl/>
        </w:rPr>
        <w:t>"</w:t>
      </w:r>
      <w:r w:rsidRPr="00B35F61">
        <w:rPr>
          <w:rFonts w:hint="cs"/>
          <w:spacing w:val="2"/>
          <w:rtl/>
        </w:rPr>
        <w:t>ה</w:t>
      </w:r>
    </w:p>
    <w:p w14:paraId="1316A8C0" w14:textId="77777777" w:rsidR="00F07A5B" w:rsidRPr="00F07A5B" w:rsidRDefault="006747DD" w:rsidP="00B35F6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35F61" w:rsidRPr="00F07A5B">
        <w:rPr>
          <w:rFonts w:hint="cs"/>
          <w:rtl/>
        </w:rPr>
        <w:t>ותירצנו:</w:t>
      </w:r>
      <w:r w:rsidRPr="00F07A5B">
        <w:rPr>
          <w:rFonts w:hint="cs"/>
          <w:rtl/>
        </w:rPr>
        <w:t xml:space="preserve"> </w:t>
      </w:r>
      <w:r w:rsidR="00F07A5B" w:rsidRPr="00F07A5B">
        <w:rPr>
          <w:rFonts w:hint="cs"/>
          <w:rtl/>
        </w:rPr>
        <w:t>:</w:t>
      </w:r>
    </w:p>
    <w:p w14:paraId="569E2BAF" w14:textId="58320C81" w:rsidR="00B93B58" w:rsidRPr="00B35F61" w:rsidRDefault="00B35F61" w:rsidP="00B93B58">
      <w:pPr>
        <w:rPr>
          <w:spacing w:val="2"/>
          <w:rtl/>
        </w:rPr>
      </w:pPr>
      <w:r w:rsidRPr="00B35F61">
        <w:rPr>
          <w:rFonts w:hint="cs"/>
          <w:spacing w:val="2"/>
          <w:rtl/>
        </w:rPr>
        <w:t>שני תקנות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ת</w:t>
      </w:r>
      <w:r w:rsidRPr="00B35F61">
        <w:rPr>
          <w:rFonts w:hint="cs"/>
          <w:spacing w:val="2"/>
          <w:rtl/>
        </w:rPr>
        <w:t>י</w:t>
      </w:r>
      <w:r w:rsidR="00B93B58" w:rsidRPr="00B35F61">
        <w:rPr>
          <w:rFonts w:hint="cs"/>
          <w:spacing w:val="2"/>
          <w:rtl/>
        </w:rPr>
        <w:t>קן</w:t>
      </w:r>
      <w:r w:rsidR="00B93B58" w:rsidRPr="00B35F61">
        <w:rPr>
          <w:spacing w:val="2"/>
          <w:rtl/>
        </w:rPr>
        <w:t xml:space="preserve">, </w:t>
      </w:r>
      <w:r w:rsidR="00B93B58" w:rsidRPr="00B35F61">
        <w:rPr>
          <w:rFonts w:hint="cs"/>
          <w:spacing w:val="2"/>
          <w:rtl/>
        </w:rPr>
        <w:t>ביטל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וידוי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דחבירים</w:t>
      </w:r>
      <w:r w:rsidR="00B93B58" w:rsidRPr="00B35F61">
        <w:rPr>
          <w:spacing w:val="2"/>
          <w:rtl/>
        </w:rPr>
        <w:t xml:space="preserve">, </w:t>
      </w:r>
      <w:r w:rsidR="00B93B58" w:rsidRPr="00B35F61">
        <w:rPr>
          <w:rFonts w:hint="cs"/>
          <w:spacing w:val="2"/>
          <w:rtl/>
        </w:rPr>
        <w:t>וגזר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על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דמאי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של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עמי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הארץ</w:t>
      </w:r>
      <w:r w:rsidR="00B93B58" w:rsidRPr="00B35F61">
        <w:rPr>
          <w:spacing w:val="2"/>
          <w:rtl/>
        </w:rPr>
        <w:t>.</w:t>
      </w:r>
    </w:p>
    <w:p w14:paraId="0CFEB351" w14:textId="406BC4DF" w:rsidR="00B93B58" w:rsidRPr="006F178A" w:rsidRDefault="00E4644A" w:rsidP="00E4644A">
      <w:pPr>
        <w:pStyle w:val="affff5"/>
        <w:rPr>
          <w:del w:id="90262" w:author="מנוע עיצוב" w:date="2026-10-08T11:01:28Z"/>
          <w:rtl/>
        </w:rPr>
      </w:pPr>
      <w:del w:id="90261" w:author="מנוע עיצוב" w:date="2026-10-08T11:01:28Z">
        <w:r>
          <w:rPr>
            <w:rtl/>
          </w:rPr>
          <w:delText xml:space="preserve">****</w:delText>
        </w:r>
      </w:del>
    </w:p>
    <w:p w14:paraId="2231DCA1" w14:textId="77777777" w:rsidR="00B93B58" w:rsidRPr="006F178A" w:rsidRDefault="00B93B58" w:rsidP="005670C9">
      <w:pPr>
        <w:pStyle w:val="afffd"/>
        <w:rPr>
          <w:rtl/>
        </w:rPr>
      </w:pPr>
      <w:ins w:id="9916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המעוררים</w:t>
      </w:r>
      <w:r w:rsidRPr="006F178A">
        <w:rPr>
          <w:rtl/>
        </w:rPr>
        <w:t>.</w:t>
      </w:r>
    </w:p>
    <w:p w14:paraId="3386365C" w14:textId="61DF2418" w:rsidR="00F07A5B" w:rsidRPr="00F07A5B" w:rsidRDefault="004C1857" w:rsidP="004C1857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רחבה</w:t>
      </w:r>
      <w:r w:rsidR="00F07A5B" w:rsidRPr="00F07A5B">
        <w:rPr>
          <w:rFonts w:hint="cs"/>
          <w:rtl/>
        </w:rPr>
        <w:t>:</w:t>
      </w:r>
    </w:p>
    <w:p w14:paraId="16A58D70" w14:textId="67549933" w:rsidR="00B35F61" w:rsidRPr="00B35F61" w:rsidRDefault="00B93B58" w:rsidP="00B35F61">
      <w:pPr>
        <w:rPr>
          <w:rStyle w:val="affffc"/>
          <w:rFonts w:cs="BA Vilna Regular"/>
          <w:spacing w:val="2"/>
          <w:szCs w:val="18"/>
          <w:rtl/>
        </w:rPr>
      </w:pPr>
      <w:r w:rsidRPr="004C1857">
        <w:rPr>
          <w:rFonts w:hint="cs"/>
          <w:spacing w:val="2"/>
          <w:rtl/>
        </w:rPr>
        <w:t>בכל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יום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שהיו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עומדים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לוים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על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דוכן</w:t>
      </w:r>
      <w:r w:rsidRPr="004C1857">
        <w:rPr>
          <w:spacing w:val="2"/>
          <w:rtl/>
        </w:rPr>
        <w:t xml:space="preserve"> </w:t>
      </w:r>
      <w:r w:rsidRPr="004C1857">
        <w:rPr>
          <w:rFonts w:hint="cs"/>
          <w:spacing w:val="2"/>
          <w:rtl/>
        </w:rPr>
        <w:t>ואומרים</w:t>
      </w:r>
      <w:r w:rsidRPr="004C1857">
        <w:rPr>
          <w:spacing w:val="2"/>
          <w:rtl/>
        </w:rPr>
        <w:t xml:space="preserve"> </w:t>
      </w:r>
      <w:r w:rsidRPr="004C1857">
        <w:rPr>
          <w:rStyle w:val="affff8"/>
          <w:rFonts w:hint="cs"/>
          <w:spacing w:val="2"/>
          <w:rtl/>
        </w:rPr>
        <w:t>עורה</w:t>
      </w:r>
      <w:r w:rsidRPr="004C1857">
        <w:rPr>
          <w:rStyle w:val="affff8"/>
          <w:spacing w:val="2"/>
          <w:rtl/>
        </w:rPr>
        <w:t xml:space="preserve"> </w:t>
      </w:r>
      <w:r w:rsidRPr="004C1857">
        <w:rPr>
          <w:rStyle w:val="affff8"/>
          <w:rFonts w:hint="cs"/>
          <w:spacing w:val="2"/>
          <w:rtl/>
        </w:rPr>
        <w:t>למה</w:t>
      </w:r>
      <w:r w:rsidRPr="004C1857">
        <w:rPr>
          <w:rStyle w:val="affff8"/>
          <w:spacing w:val="2"/>
          <w:rtl/>
        </w:rPr>
        <w:t xml:space="preserve"> </w:t>
      </w:r>
      <w:r w:rsidRPr="004C1857">
        <w:rPr>
          <w:rStyle w:val="affff8"/>
          <w:rFonts w:hint="cs"/>
          <w:spacing w:val="2"/>
          <w:rtl/>
        </w:rPr>
        <w:t>תישן</w:t>
      </w:r>
      <w:r w:rsidRPr="004C1857">
        <w:rPr>
          <w:rStyle w:val="affff8"/>
          <w:spacing w:val="2"/>
          <w:rtl/>
        </w:rPr>
        <w:t xml:space="preserve"> ה',</w:t>
      </w:r>
      <w:r w:rsidRPr="004C1857">
        <w:rPr>
          <w:spacing w:val="2"/>
          <w:rtl/>
        </w:rPr>
        <w:t xml:space="preserve"> </w:t>
      </w:r>
    </w:p>
    <w:p w14:paraId="39FB529E" w14:textId="77777777" w:rsidR="00F07A5B" w:rsidRPr="00F07A5B" w:rsidRDefault="00B93B58" w:rsidP="00B35F6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="000809F2" w:rsidRPr="00F07A5B">
        <w:rPr>
          <w:rFonts w:hint="cs"/>
          <w:rtl/>
        </w:rPr>
        <w:t>"ל:</w:t>
      </w:r>
      <w:r w:rsidRPr="00F07A5B">
        <w:rPr>
          <w:rtl/>
        </w:rPr>
        <w:t xml:space="preserve"> </w:t>
      </w:r>
      <w:r w:rsidR="00F07A5B" w:rsidRPr="00F07A5B">
        <w:rPr>
          <w:rFonts w:hint="cs"/>
          <w:rtl/>
        </w:rPr>
        <w:t>:</w:t>
      </w:r>
    </w:p>
    <w:p w14:paraId="2BCFED83" w14:textId="3EE0326D" w:rsidR="00B35F61" w:rsidRPr="00374FEC" w:rsidRDefault="00B93B58" w:rsidP="00B35F61">
      <w:pPr>
        <w:rPr>
          <w:spacing w:val="0"/>
          <w:rtl/>
        </w:rPr>
      </w:pPr>
      <w:r w:rsidRPr="00374FEC">
        <w:rPr>
          <w:rFonts w:hint="cs"/>
          <w:spacing w:val="0"/>
          <w:rtl/>
        </w:rPr>
        <w:t>וכי</w:t>
      </w:r>
      <w:r w:rsidRPr="00374FEC">
        <w:rPr>
          <w:spacing w:val="0"/>
          <w:rtl/>
        </w:rPr>
        <w:t xml:space="preserve"> </w:t>
      </w:r>
      <w:r w:rsidRPr="00374FEC">
        <w:rPr>
          <w:rFonts w:hint="cs"/>
          <w:spacing w:val="0"/>
          <w:rtl/>
        </w:rPr>
        <w:t>יש</w:t>
      </w:r>
      <w:r w:rsidRPr="00374FEC">
        <w:rPr>
          <w:spacing w:val="0"/>
          <w:rtl/>
        </w:rPr>
        <w:t xml:space="preserve"> </w:t>
      </w:r>
      <w:r w:rsidRPr="00374FEC">
        <w:rPr>
          <w:rFonts w:hint="cs"/>
          <w:spacing w:val="0"/>
          <w:rtl/>
        </w:rPr>
        <w:t>שינה</w:t>
      </w:r>
      <w:r w:rsidRPr="00374FEC">
        <w:rPr>
          <w:spacing w:val="0"/>
          <w:rtl/>
        </w:rPr>
        <w:t xml:space="preserve"> </w:t>
      </w:r>
      <w:r w:rsidRPr="00374FEC">
        <w:rPr>
          <w:rFonts w:hint="cs"/>
          <w:spacing w:val="0"/>
          <w:rtl/>
        </w:rPr>
        <w:t>לפני</w:t>
      </w:r>
      <w:r w:rsidRPr="00374FEC">
        <w:rPr>
          <w:spacing w:val="0"/>
          <w:rtl/>
        </w:rPr>
        <w:t xml:space="preserve"> </w:t>
      </w:r>
      <w:r w:rsidRPr="00374FEC">
        <w:rPr>
          <w:rFonts w:hint="cs"/>
          <w:spacing w:val="0"/>
          <w:rtl/>
        </w:rPr>
        <w:t>המקום</w:t>
      </w:r>
      <w:r w:rsidRPr="00374FEC">
        <w:rPr>
          <w:spacing w:val="0"/>
          <w:rtl/>
        </w:rPr>
        <w:t>?</w:t>
      </w:r>
      <w:r w:rsidRPr="00374FEC">
        <w:rPr>
          <w:rStyle w:val="affffc"/>
          <w:spacing w:val="0"/>
          <w:rtl/>
        </w:rPr>
        <w:t xml:space="preserve"> </w:t>
      </w:r>
      <w:r w:rsidRPr="00374FEC">
        <w:rPr>
          <w:rStyle w:val="affffc"/>
          <w:rFonts w:hint="cs"/>
          <w:spacing w:val="0"/>
          <w:rtl/>
        </w:rPr>
        <w:t>והלא</w:t>
      </w:r>
      <w:r w:rsidRPr="00374FEC">
        <w:rPr>
          <w:rStyle w:val="affffc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הנה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לא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ינום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ולא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יישן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שומר</w:t>
      </w:r>
      <w:r w:rsidRPr="00374FEC">
        <w:rPr>
          <w:rStyle w:val="affff8"/>
          <w:spacing w:val="0"/>
          <w:rtl/>
        </w:rPr>
        <w:t xml:space="preserve"> </w:t>
      </w:r>
      <w:r w:rsidRPr="00374FEC">
        <w:rPr>
          <w:rStyle w:val="affff8"/>
          <w:rFonts w:hint="cs"/>
          <w:spacing w:val="0"/>
          <w:rtl/>
        </w:rPr>
        <w:t>ישראל</w:t>
      </w:r>
      <w:r w:rsidRPr="00374FEC">
        <w:rPr>
          <w:spacing w:val="0"/>
          <w:rtl/>
        </w:rPr>
        <w:t>!</w:t>
      </w:r>
      <w:r w:rsidR="000809F2" w:rsidRPr="00374FEC">
        <w:rPr>
          <w:rFonts w:hint="cs"/>
          <w:spacing w:val="0"/>
          <w:rtl/>
        </w:rPr>
        <w:t xml:space="preserve"> </w:t>
      </w:r>
    </w:p>
    <w:p w14:paraId="24BDD1C3" w14:textId="77777777" w:rsidR="00F07A5B" w:rsidRPr="00F07A5B" w:rsidRDefault="00B93B58" w:rsidP="00B35F6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אלא</w:t>
      </w:r>
      <w:r w:rsidR="000809F2" w:rsidRPr="00F07A5B">
        <w:rPr>
          <w:rFonts w:hint="cs"/>
          <w:rtl/>
        </w:rPr>
        <w:t>:</w:t>
      </w:r>
      <w:r w:rsidRPr="00F07A5B">
        <w:rPr>
          <w:rtl/>
        </w:rPr>
        <w:t xml:space="preserve"> </w:t>
      </w:r>
      <w:r w:rsidR="00F07A5B" w:rsidRPr="00F07A5B">
        <w:rPr>
          <w:rFonts w:hint="cs"/>
          <w:rtl/>
        </w:rPr>
        <w:t>:</w:t>
      </w:r>
    </w:p>
    <w:p w14:paraId="03041C05" w14:textId="799D5B20" w:rsidR="00B93B58" w:rsidRPr="00B35F61" w:rsidRDefault="00B35F61" w:rsidP="00B35F61">
      <w:pPr>
        <w:rPr>
          <w:rStyle w:val="affff8"/>
          <w:spacing w:val="2"/>
          <w:rtl/>
        </w:rPr>
      </w:pPr>
      <w:r w:rsidRPr="00B35F61">
        <w:rPr>
          <w:rFonts w:hint="cs"/>
          <w:spacing w:val="2"/>
          <w:rtl/>
        </w:rPr>
        <w:t>כ</w:t>
      </w:r>
      <w:r w:rsidR="00B93B58" w:rsidRPr="00B35F61">
        <w:rPr>
          <w:rFonts w:hint="cs"/>
          <w:spacing w:val="2"/>
          <w:rtl/>
        </w:rPr>
        <w:t>שישראל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בצער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וע</w:t>
      </w:r>
      <w:r w:rsidR="000809F2" w:rsidRPr="00B35F61">
        <w:rPr>
          <w:rFonts w:hint="cs"/>
          <w:spacing w:val="2"/>
          <w:rtl/>
        </w:rPr>
        <w:t>כו''</w:t>
      </w:r>
      <w:r w:rsidR="00B93B58" w:rsidRPr="00B35F61">
        <w:rPr>
          <w:rFonts w:hint="cs"/>
          <w:spacing w:val="2"/>
          <w:rtl/>
        </w:rPr>
        <w:t>ם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בנחת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Fonts w:hint="cs"/>
          <w:spacing w:val="2"/>
          <w:rtl/>
        </w:rPr>
        <w:t>ושלוה</w:t>
      </w:r>
      <w:r w:rsidR="00B93B58" w:rsidRPr="00B35F61">
        <w:rPr>
          <w:spacing w:val="2"/>
          <w:rtl/>
        </w:rPr>
        <w:t xml:space="preserve">, </w:t>
      </w:r>
      <w:r w:rsidR="00B93B58" w:rsidRPr="00B35F61">
        <w:rPr>
          <w:rStyle w:val="affffc"/>
          <w:rFonts w:hint="cs"/>
          <w:spacing w:val="2"/>
          <w:rtl/>
        </w:rPr>
        <w:t>נאמר</w:t>
      </w:r>
      <w:r w:rsidR="00B93B58" w:rsidRPr="00B35F61">
        <w:rPr>
          <w:rStyle w:val="affffc"/>
          <w:spacing w:val="2"/>
          <w:rtl/>
        </w:rPr>
        <w:t>:</w:t>
      </w:r>
      <w:r w:rsidR="00B93B58" w:rsidRPr="00B35F61">
        <w:rPr>
          <w:spacing w:val="2"/>
          <w:rtl/>
        </w:rPr>
        <w:t xml:space="preserve"> </w:t>
      </w:r>
      <w:r w:rsidR="00B93B58" w:rsidRPr="00B35F61">
        <w:rPr>
          <w:rStyle w:val="affff8"/>
          <w:rFonts w:hint="cs"/>
          <w:spacing w:val="2"/>
          <w:rtl/>
        </w:rPr>
        <w:t>'עורה</w:t>
      </w:r>
      <w:r w:rsidR="00B93B58" w:rsidRPr="00B35F61">
        <w:rPr>
          <w:rStyle w:val="affff8"/>
          <w:spacing w:val="2"/>
          <w:rtl/>
        </w:rPr>
        <w:t xml:space="preserve"> </w:t>
      </w:r>
      <w:r w:rsidR="00B93B58" w:rsidRPr="00B35F61">
        <w:rPr>
          <w:rStyle w:val="affff8"/>
          <w:rFonts w:hint="cs"/>
          <w:spacing w:val="2"/>
          <w:rtl/>
        </w:rPr>
        <w:t>למה</w:t>
      </w:r>
      <w:r w:rsidR="00B93B58" w:rsidRPr="00B35F61">
        <w:rPr>
          <w:rStyle w:val="affff8"/>
          <w:spacing w:val="2"/>
          <w:rtl/>
        </w:rPr>
        <w:t xml:space="preserve"> </w:t>
      </w:r>
      <w:r w:rsidR="00B93B58" w:rsidRPr="00B35F61">
        <w:rPr>
          <w:rStyle w:val="affff8"/>
          <w:rFonts w:hint="cs"/>
          <w:spacing w:val="2"/>
          <w:rtl/>
        </w:rPr>
        <w:t>תישן</w:t>
      </w:r>
      <w:r w:rsidR="00B93B58" w:rsidRPr="00B35F61">
        <w:rPr>
          <w:rStyle w:val="affff8"/>
          <w:spacing w:val="2"/>
          <w:rtl/>
        </w:rPr>
        <w:t xml:space="preserve"> ה'.</w:t>
      </w:r>
    </w:p>
    <w:p w14:paraId="738CB3F5" w14:textId="0396F789" w:rsidR="000809F2" w:rsidRPr="000809F2" w:rsidRDefault="000809F2" w:rsidP="000809F2">
      <w:pPr>
        <w:jc w:val="center"/>
        <w:rPr>
          <w:del w:id="90264" w:author="מנוע עיצוב" w:date="2026-10-08T11:01:28Z"/>
          <w:rFonts w:ascii="BA TM • Tzlotana" w:hAnsi="BA TM • Tzlotana" w:cs="BA TM • Tzlotana"/>
          <w:sz w:val="16"/>
        </w:rPr>
      </w:pPr>
      <w:del w:id="90263" w:author="מנוע עיצוב" w:date="2026-10-08T11:01:28Z">
        <w:r>
          <w:rPr>
            <w:rStyle w:val="affff8"/>
            <w:rFonts w:hint="cs"/>
            <w:rtl/>
          </w:rPr>
          <w:delText xml:space="preserve">***</w:delText>
        </w:r>
      </w:del>
    </w:p>
    <w:p w14:paraId="4FB3969A" w14:textId="77777777" w:rsidR="00B93B58" w:rsidRPr="006F178A" w:rsidRDefault="00B93B58" w:rsidP="005670C9">
      <w:pPr>
        <w:pStyle w:val="afffd"/>
        <w:rPr>
          <w:rtl/>
        </w:rPr>
      </w:pPr>
      <w:ins w:id="9917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הנוקפים</w:t>
      </w:r>
      <w:r w:rsidRPr="006F178A">
        <w:rPr>
          <w:rtl/>
        </w:rPr>
        <w:t>.</w:t>
      </w:r>
    </w:p>
    <w:p w14:paraId="225D944D" w14:textId="549AD8EE" w:rsidR="00F07A5B" w:rsidRPr="00F07A5B" w:rsidRDefault="00B93B58" w:rsidP="000809F2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ש</w:t>
      </w:r>
      <w:r w:rsidR="000809F2" w:rsidRPr="00F07A5B">
        <w:rPr>
          <w:rFonts w:hint="cs"/>
          <w:rtl/>
        </w:rPr>
        <w:t>מואל</w:t>
      </w:r>
      <w:r w:rsidR="00F07A5B" w:rsidRPr="00F07A5B">
        <w:rPr>
          <w:rtl/>
        </w:rPr>
        <w:t>:</w:t>
      </w:r>
    </w:p>
    <w:p w14:paraId="37A560EC" w14:textId="2124F87D" w:rsidR="00B93B58" w:rsidRPr="000809F2" w:rsidRDefault="00B93B58" w:rsidP="0084616C">
      <w:pPr>
        <w:rPr>
          <w:rtl/>
        </w:rPr>
      </w:pPr>
      <w:r w:rsidRPr="000809F2">
        <w:rPr>
          <w:rFonts w:hint="eastAsia"/>
          <w:rtl/>
        </w:rPr>
        <w:t>שסרט</w:t>
      </w:r>
      <w:r w:rsidR="0084616C">
        <w:rPr>
          <w:rFonts w:hint="cs"/>
          <w:rtl/>
        </w:rPr>
        <w:t>ו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לעגל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בין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קרניו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כדי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שיפול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דם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בעיניו</w:t>
      </w:r>
      <w:r w:rsidRPr="000809F2">
        <w:rPr>
          <w:rtl/>
        </w:rPr>
        <w:t xml:space="preserve">, </w:t>
      </w:r>
      <w:r w:rsidRPr="000809F2">
        <w:rPr>
          <w:rStyle w:val="affffc"/>
          <w:rFonts w:hint="eastAsia"/>
          <w:rtl/>
        </w:rPr>
        <w:t>וביטל</w:t>
      </w:r>
      <w:r w:rsidR="000809F2">
        <w:rPr>
          <w:rStyle w:val="affffc"/>
          <w:rFonts w:hint="cs"/>
          <w:rtl/>
        </w:rPr>
        <w:t>:</w:t>
      </w:r>
      <w:r w:rsidRPr="000809F2">
        <w:rPr>
          <w:rtl/>
        </w:rPr>
        <w:t xml:space="preserve"> </w:t>
      </w:r>
      <w:r w:rsidR="0084616C">
        <w:rPr>
          <w:rFonts w:hint="cs"/>
          <w:rtl/>
        </w:rPr>
        <w:t>ש</w:t>
      </w:r>
      <w:r w:rsidRPr="000809F2">
        <w:rPr>
          <w:rFonts w:hint="eastAsia"/>
          <w:rtl/>
        </w:rPr>
        <w:t>נראה</w:t>
      </w:r>
      <w:r w:rsidRPr="000809F2">
        <w:rPr>
          <w:rtl/>
        </w:rPr>
        <w:t xml:space="preserve"> </w:t>
      </w:r>
      <w:r w:rsidRPr="000809F2">
        <w:rPr>
          <w:rFonts w:hint="eastAsia"/>
          <w:rtl/>
        </w:rPr>
        <w:t>כמום</w:t>
      </w:r>
      <w:r w:rsidRPr="000809F2">
        <w:rPr>
          <w:rtl/>
        </w:rPr>
        <w:t>.</w:t>
      </w:r>
    </w:p>
    <w:p w14:paraId="0B721689" w14:textId="1536B4D7" w:rsidR="00F07A5B" w:rsidRPr="00F07A5B" w:rsidRDefault="00B93B58" w:rsidP="000809F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במתניתא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5C1E406D" w14:textId="7B0F0CFC" w:rsidR="0084616C" w:rsidRDefault="00B93B58" w:rsidP="00B93B58">
      <w:pPr>
        <w:rPr>
          <w:rStyle w:val="affffc"/>
          <w:rtl/>
        </w:rPr>
      </w:pPr>
      <w:r w:rsidRPr="006F178A">
        <w:rPr>
          <w:rFonts w:hint="cs"/>
          <w:rtl/>
        </w:rPr>
        <w:t>שהיו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חובטין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במקלות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כדרך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שעושין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עכו</w:t>
      </w:r>
      <w:r w:rsidRPr="006F178A">
        <w:rPr>
          <w:rtl/>
        </w:rPr>
        <w:t>"</w:t>
      </w:r>
      <w:r w:rsidRPr="006F178A">
        <w:rPr>
          <w:rFonts w:hint="cs"/>
          <w:rtl/>
        </w:rPr>
        <w:t>ם</w:t>
      </w:r>
      <w:r w:rsidRPr="006F178A">
        <w:rPr>
          <w:rtl/>
        </w:rPr>
        <w:t xml:space="preserve"> </w:t>
      </w:r>
    </w:p>
    <w:p w14:paraId="5E841972" w14:textId="7908A7E7" w:rsidR="00B93B58" w:rsidRPr="006F178A" w:rsidRDefault="00B93B58" w:rsidP="00B93B58">
      <w:pPr>
        <w:rPr>
          <w:rtl/>
        </w:rPr>
      </w:pPr>
      <w:r w:rsidRPr="000809F2">
        <w:rPr>
          <w:rStyle w:val="affffc"/>
          <w:rFonts w:hint="cs"/>
          <w:rtl/>
        </w:rPr>
        <w:t>א</w:t>
      </w:r>
      <w:r w:rsidRPr="000809F2">
        <w:rPr>
          <w:rStyle w:val="affffc"/>
          <w:rtl/>
        </w:rPr>
        <w:t>"</w:t>
      </w:r>
      <w:r w:rsidRPr="000809F2">
        <w:rPr>
          <w:rStyle w:val="affffc"/>
          <w:rFonts w:hint="cs"/>
          <w:rtl/>
        </w:rPr>
        <w:t>ל</w:t>
      </w:r>
      <w:r w:rsidRPr="006F178A">
        <w:rPr>
          <w:rFonts w:hint="cs"/>
          <w:rtl/>
        </w:rPr>
        <w:t xml:space="preserve"> 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מאכילין</w:t>
      </w:r>
      <w:r w:rsidRPr="006F178A">
        <w:rPr>
          <w:rtl/>
        </w:rPr>
        <w:t xml:space="preserve">  </w:t>
      </w:r>
      <w:r w:rsidRPr="00253A83">
        <w:rPr>
          <w:rFonts w:cs="BA Vilna Bold" w:hint="cs"/>
          <w:rtl/>
        </w:rPr>
        <w:t>טריפות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ניקב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מוח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עמד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והתקין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טבעות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בקרקע</w:t>
      </w:r>
      <w:r w:rsidRPr="006F178A">
        <w:rPr>
          <w:rtl/>
        </w:rPr>
        <w:t>.</w:t>
      </w:r>
    </w:p>
    <w:p w14:paraId="0CD110D8" w14:textId="3B4DBEE2" w:rsidR="00B93B58" w:rsidRPr="006527E3" w:rsidRDefault="00E4644A" w:rsidP="00B93B58">
      <w:pPr>
        <w:jc w:val="center"/>
        <w:rPr>
          <w:rStyle w:val="afffe"/>
          <w:rFonts w:ascii="BA חניכי הישיבות" w:hAnsi="BA חניכי הישיבות" w:cs="BA חניכי הישיבות"/>
          <w:b/>
          <w:color w:val="BF8F00" w:themeColor="accent4" w:themeShade="BF"/>
        </w:rPr>
      </w:pPr>
      <w:r>
        <w:rPr>
          <w:rFonts w:ascii="BA חניכי הישיבות" w:hAnsi="BA חניכי הישיבות" w:cs="BA חניכי הישיבות"/>
          <w:color w:val="BF8F00" w:themeColor="accent4" w:themeShade="BF"/>
          <w:rtl/>
        </w:rPr>
        <w:t>****</w:t>
      </w:r>
    </w:p>
    <w:p w14:paraId="4B7FED8F" w14:textId="77777777" w:rsidR="00B93B58" w:rsidRPr="00445EF3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עד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ימיו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היה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פטיש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מכה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בירושלים</w:t>
      </w:r>
      <w:r w:rsidRPr="006F178A">
        <w:rPr>
          <w:rFonts w:cs="Guttman Vilna"/>
          <w:b/>
          <w:bCs/>
          <w:rtl/>
        </w:rPr>
        <w:t>.</w:t>
      </w:r>
      <w:r w:rsidRPr="006F178A">
        <w:rPr>
          <w:rFonts w:cs="Guttman Vilna" w:hint="cs"/>
          <w:b/>
          <w:bCs/>
          <w:rtl/>
        </w:rPr>
        <w:t xml:space="preserve"> </w:t>
      </w:r>
      <w:r w:rsidRPr="00445EF3">
        <w:rPr>
          <w:rFonts w:hint="cs"/>
          <w:rtl/>
        </w:rPr>
        <w:t>בחולו</w:t>
      </w:r>
      <w:r w:rsidRPr="00445EF3">
        <w:rPr>
          <w:rtl/>
        </w:rPr>
        <w:t xml:space="preserve"> </w:t>
      </w:r>
      <w:r w:rsidRPr="00445EF3">
        <w:rPr>
          <w:rFonts w:hint="cs"/>
          <w:rtl/>
        </w:rPr>
        <w:t>של</w:t>
      </w:r>
      <w:r w:rsidRPr="00445EF3">
        <w:rPr>
          <w:rtl/>
        </w:rPr>
        <w:t xml:space="preserve"> </w:t>
      </w:r>
      <w:r w:rsidRPr="00445EF3">
        <w:rPr>
          <w:rFonts w:hint="cs"/>
          <w:rtl/>
        </w:rPr>
        <w:t>מועד</w:t>
      </w:r>
      <w:r w:rsidRPr="00445EF3">
        <w:rPr>
          <w:rtl/>
        </w:rPr>
        <w:t>.</w:t>
      </w:r>
    </w:p>
    <w:p w14:paraId="05C95E8B" w14:textId="77777777" w:rsidR="00B93B58" w:rsidRPr="00445EF3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lastRenderedPageBreak/>
        <w:t>כל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ימיו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לא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היה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אדם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צריך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לשאול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על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הדמאי</w:t>
      </w:r>
      <w:r w:rsidRPr="006F178A">
        <w:rPr>
          <w:rFonts w:cs="Guttman Vilna"/>
          <w:b/>
          <w:bCs/>
          <w:rtl/>
        </w:rPr>
        <w:t>.</w:t>
      </w:r>
      <w:r w:rsidRPr="006F178A">
        <w:rPr>
          <w:rFonts w:cs="Guttman Vilna" w:hint="cs"/>
          <w:b/>
          <w:bCs/>
          <w:rtl/>
        </w:rPr>
        <w:t xml:space="preserve"> </w:t>
      </w:r>
      <w:r w:rsidRPr="00445EF3">
        <w:rPr>
          <w:rFonts w:hint="cs"/>
          <w:rtl/>
        </w:rPr>
        <w:t>כדאמרן</w:t>
      </w:r>
      <w:r w:rsidRPr="00445EF3">
        <w:rPr>
          <w:rtl/>
        </w:rPr>
        <w:t>.</w:t>
      </w:r>
    </w:p>
    <w:p w14:paraId="193CBAF0" w14:textId="201135CB" w:rsidR="00B93B58" w:rsidRDefault="00E4644A" w:rsidP="00E4644A">
      <w:pPr>
        <w:pStyle w:val="affff5"/>
        <w:rPr>
          <w:sz w:val="20"/>
        </w:rPr>
      </w:pPr>
      <w:r>
        <w:rPr>
          <w:rtl/>
        </w:rPr>
        <w:t>****</w:t>
      </w:r>
    </w:p>
    <w:p w14:paraId="49DC44C1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500" w:author="קלוד" w:date="2026-10-06T10:10:25Z">
        <w:r>
          <w:rPr>
            <w:rFonts w:hint="cs"/>
            <w:rtl/>
          </w:rPr>
          <w:delText xml:space="preserve">מתני</w:delText>
        </w:r>
      </w:del>
      <w:ins w:id="20501" w:author="קלוד" w:date="2026-10-06T10:10:25Z">
        <w:r>
          <w:rPr>
            <w:rFonts w:hint="cs"/>
            <w:rtl/>
          </w:rPr>
          <w:t xml:space="preserve">משנה יא</w:t>
        </w:r>
      </w:ins>
      <w:del w:id="20502" w:author="קלוד" w:date="2026-10-06T10:10:25Z">
        <w:r>
          <w:rPr>
            <w:rtl/>
          </w:rPr>
          <w:delText xml:space="preserve">'.</w:delText>
        </w:r>
      </w:del>
    </w:p>
    <w:p w14:paraId="22468977" w14:textId="04C8EC4B" w:rsidR="00B93B58" w:rsidRPr="0084616C" w:rsidRDefault="00B93B58" w:rsidP="0084616C">
      <w:pPr>
        <w:pStyle w:val="afff5"/>
        <w:spacing w:before="120"/>
        <w:rPr>
          <w:spacing w:val="0"/>
          <w:rtl/>
        </w:rPr>
        <w:pPrChange w:id="90031" w:author="קלוד" w:date="2026-10-08T12:08:16Z">
          <w:pPr>
            <w:pStyle w:val="afff5"/>
          </w:pPr>
        </w:pPrChange>
      </w:pPr>
      <w:r w:rsidRPr="0084616C">
        <w:rPr>
          <w:rFonts w:hint="cs"/>
          <w:spacing w:val="0"/>
          <w:rtl/>
        </w:rPr>
        <w:t>משבטלה</w:t>
      </w:r>
      <w:r w:rsidRPr="0084616C">
        <w:rPr>
          <w:spacing w:val="0"/>
          <w:rtl/>
        </w:rPr>
        <w:t xml:space="preserve"> </w:t>
      </w:r>
      <w:r w:rsidRPr="0084616C">
        <w:rPr>
          <w:rFonts w:hint="cs"/>
          <w:spacing w:val="0"/>
          <w:rtl/>
        </w:rPr>
        <w:t>סנהדרין</w:t>
      </w:r>
      <w:r w:rsidRPr="0084616C">
        <w:rPr>
          <w:spacing w:val="0"/>
          <w:rtl/>
        </w:rPr>
        <w:t xml:space="preserve"> </w:t>
      </w:r>
      <w:r w:rsidRPr="0084616C">
        <w:rPr>
          <w:rFonts w:hint="cs"/>
          <w:spacing w:val="0"/>
          <w:rtl/>
        </w:rPr>
        <w:t>בטל</w:t>
      </w:r>
      <w:r w:rsidRPr="0084616C">
        <w:rPr>
          <w:spacing w:val="0"/>
          <w:rtl/>
        </w:rPr>
        <w:t xml:space="preserve"> </w:t>
      </w:r>
      <w:r w:rsidRPr="0084616C">
        <w:rPr>
          <w:rFonts w:hint="cs"/>
          <w:spacing w:val="0"/>
          <w:rtl/>
        </w:rPr>
        <w:t>השיר</w:t>
      </w:r>
      <w:r w:rsidRPr="0084616C">
        <w:rPr>
          <w:spacing w:val="0"/>
          <w:rtl/>
        </w:rPr>
        <w:t xml:space="preserve"> </w:t>
      </w:r>
      <w:r w:rsidRPr="0084616C">
        <w:rPr>
          <w:rFonts w:hint="cs"/>
          <w:spacing w:val="0"/>
          <w:rtl/>
        </w:rPr>
        <w:t>מבית</w:t>
      </w:r>
      <w:r w:rsidRPr="0084616C">
        <w:rPr>
          <w:spacing w:val="0"/>
          <w:rtl/>
        </w:rPr>
        <w:t xml:space="preserve"> </w:t>
      </w:r>
      <w:r w:rsidRPr="0084616C">
        <w:rPr>
          <w:rFonts w:hint="cs"/>
          <w:spacing w:val="0"/>
          <w:rtl/>
        </w:rPr>
        <w:t>המשתאות</w:t>
      </w:r>
      <w:r w:rsidRPr="0084616C">
        <w:rPr>
          <w:spacing w:val="0"/>
          <w:rtl/>
        </w:rPr>
        <w:t xml:space="preserve">, </w:t>
      </w:r>
      <w:r w:rsidRPr="0084616C">
        <w:rPr>
          <w:rStyle w:val="affff8"/>
          <w:rFonts w:hint="cs"/>
          <w:spacing w:val="0"/>
          <w:rtl/>
        </w:rPr>
        <w:t>בשיר</w:t>
      </w:r>
      <w:r w:rsidRPr="0084616C">
        <w:rPr>
          <w:rStyle w:val="affff8"/>
          <w:spacing w:val="0"/>
          <w:rtl/>
        </w:rPr>
        <w:t xml:space="preserve"> </w:t>
      </w:r>
      <w:r w:rsidRPr="0084616C">
        <w:rPr>
          <w:rStyle w:val="affff8"/>
          <w:rFonts w:hint="cs"/>
          <w:spacing w:val="0"/>
          <w:rtl/>
        </w:rPr>
        <w:t>לא</w:t>
      </w:r>
      <w:r w:rsidRPr="0084616C">
        <w:rPr>
          <w:rStyle w:val="affff8"/>
          <w:spacing w:val="0"/>
          <w:rtl/>
        </w:rPr>
        <w:t xml:space="preserve"> </w:t>
      </w:r>
      <w:r w:rsidRPr="0084616C">
        <w:rPr>
          <w:rStyle w:val="affff8"/>
          <w:rFonts w:hint="cs"/>
          <w:spacing w:val="0"/>
          <w:rtl/>
        </w:rPr>
        <w:t>ישתו</w:t>
      </w:r>
      <w:r w:rsidRPr="0084616C">
        <w:rPr>
          <w:rStyle w:val="affff8"/>
          <w:spacing w:val="0"/>
          <w:rtl/>
        </w:rPr>
        <w:t xml:space="preserve"> </w:t>
      </w:r>
      <w:r w:rsidRPr="0084616C">
        <w:rPr>
          <w:rStyle w:val="affff8"/>
          <w:rFonts w:hint="cs"/>
          <w:spacing w:val="0"/>
          <w:rtl/>
        </w:rPr>
        <w:t>יין</w:t>
      </w:r>
      <w:r w:rsidRPr="0084616C">
        <w:rPr>
          <w:spacing w:val="0"/>
          <w:rtl/>
        </w:rPr>
        <w:t>.</w:t>
      </w:r>
    </w:p>
    <w:p w14:paraId="07145C8C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נביאים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הראשונים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ותומים</w:t>
      </w:r>
      <w:r w:rsidRPr="006F178A">
        <w:rPr>
          <w:rtl/>
        </w:rPr>
        <w:t>.</w:t>
      </w:r>
    </w:p>
    <w:p w14:paraId="332F10D2" w14:textId="743E4E2E" w:rsidR="00B93B58" w:rsidRPr="006F178A" w:rsidRDefault="00B93B58" w:rsidP="000809F2">
      <w:pPr>
        <w:pStyle w:val="afff5"/>
        <w:spacing w:after="60"/>
        <w:rPr>
          <w:rtl/>
        </w:rPr>
      </w:pPr>
      <w:r w:rsidRPr="000809F2">
        <w:rPr>
          <w:rFonts w:hint="cs"/>
          <w:rtl/>
        </w:rPr>
        <w:t>משחרב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בהמ</w:t>
      </w:r>
      <w:r w:rsidRPr="000809F2">
        <w:rPr>
          <w:rtl/>
        </w:rPr>
        <w:t>"</w:t>
      </w:r>
      <w:r w:rsidRPr="000809F2">
        <w:rPr>
          <w:rFonts w:hint="cs"/>
          <w:rtl/>
        </w:rPr>
        <w:t>ק</w:t>
      </w:r>
      <w:r w:rsidRPr="000809F2">
        <w:rPr>
          <w:rtl/>
        </w:rPr>
        <w:t xml:space="preserve"> </w:t>
      </w:r>
      <w:r w:rsidR="000809F2">
        <w:rPr>
          <w:rFonts w:hint="cs"/>
          <w:rtl/>
        </w:rPr>
        <w:t xml:space="preserve">- </w:t>
      </w:r>
      <w:r w:rsidRPr="000809F2">
        <w:rPr>
          <w:rFonts w:hint="cs"/>
          <w:rtl/>
        </w:rPr>
        <w:t>בטל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השמיר</w:t>
      </w:r>
      <w:r w:rsidR="000809F2">
        <w:rPr>
          <w:rFonts w:hint="cs"/>
          <w:rtl/>
        </w:rPr>
        <w:t>,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ונופת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צופים</w:t>
      </w:r>
      <w:r w:rsidR="000809F2">
        <w:rPr>
          <w:rFonts w:hint="cs"/>
          <w:rtl/>
        </w:rPr>
        <w:t>,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ופסקו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אנשי</w:t>
      </w:r>
      <w:r w:rsidRPr="000809F2">
        <w:rPr>
          <w:rtl/>
        </w:rPr>
        <w:t xml:space="preserve"> </w:t>
      </w:r>
      <w:r w:rsidRPr="000809F2">
        <w:rPr>
          <w:rFonts w:hint="cs"/>
          <w:rtl/>
        </w:rPr>
        <w:t>אמנה</w:t>
      </w:r>
      <w:r w:rsidRPr="000809F2">
        <w:rPr>
          <w:rtl/>
        </w:rPr>
        <w:t xml:space="preserve"> </w:t>
      </w:r>
      <w:r w:rsidR="000809F2">
        <w:rPr>
          <w:rtl/>
        </w:rPr>
        <w:br/>
      </w:r>
      <w:r w:rsidR="000809F2">
        <w:rPr>
          <w:rFonts w:hint="cs"/>
          <w:rtl/>
        </w:rPr>
        <w:t xml:space="preserve"> </w:t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="000809F2">
        <w:rPr>
          <w:rtl/>
        </w:rPr>
        <w:tab/>
      </w:r>
      <w:r w:rsidRPr="000809F2">
        <w:rPr>
          <w:rFonts w:hint="cs"/>
          <w:rtl/>
        </w:rPr>
        <w:t>מישראל</w:t>
      </w:r>
      <w:r w:rsidRPr="000809F2">
        <w:rPr>
          <w:rtl/>
        </w:rPr>
        <w:t xml:space="preserve"> </w:t>
      </w:r>
      <w:r w:rsidRPr="000809F2">
        <w:rPr>
          <w:rStyle w:val="TanaimMishna"/>
          <w:rFonts w:hint="cs"/>
          <w:rtl/>
          <w:rPrChange w:id="20368" w:author="קלוד" w:date="2026-10-06T10:10:25Z">
            <w:rPr>
              <w:rStyle w:val="affffc"/>
              <w:rFonts w:hint="cs"/>
              <w:rtl/>
            </w:rPr>
          </w:rPrChange>
        </w:rPr>
        <w:t>שנא</w:t>
      </w:r>
      <w:r w:rsidR="000809F2">
        <w:rPr>
          <w:rStyle w:val="TanaimMishna"/>
          <w:rFonts w:hint="cs"/>
          <w:rtl/>
          <w:rPrChange w:id="20369" w:author="קלוד" w:date="2026-10-06T10:10:25Z">
            <w:rPr>
              <w:rStyle w:val="affffc"/>
              <w:rFonts w:hint="cs"/>
              <w:rtl/>
            </w:rPr>
          </w:rPrChange>
        </w:rPr>
        <w:t>'</w:t>
      </w:r>
      <w:r w:rsidRPr="000809F2">
        <w:rPr>
          <w:rStyle w:val="TanaimMishna"/>
          <w:rtl/>
          <w:rPrChange w:id="20370" w:author="קלוד" w:date="2026-10-06T10:10:25Z">
            <w:rPr>
              <w:rStyle w:val="affffc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0809F2">
        <w:rPr>
          <w:rStyle w:val="affff8"/>
          <w:rFonts w:hint="cs"/>
          <w:rtl/>
        </w:rPr>
        <w:t>הושיעה</w:t>
      </w:r>
      <w:r w:rsidRPr="000809F2">
        <w:rPr>
          <w:rStyle w:val="affff8"/>
          <w:rtl/>
        </w:rPr>
        <w:t xml:space="preserve"> ה' </w:t>
      </w:r>
      <w:r w:rsidRPr="000809F2">
        <w:rPr>
          <w:rStyle w:val="affff8"/>
          <w:rFonts w:hint="cs"/>
          <w:rtl/>
        </w:rPr>
        <w:t>כי</w:t>
      </w:r>
      <w:r w:rsidRPr="000809F2">
        <w:rPr>
          <w:rStyle w:val="affff8"/>
          <w:rtl/>
        </w:rPr>
        <w:t xml:space="preserve"> </w:t>
      </w:r>
      <w:r w:rsidRPr="000809F2">
        <w:rPr>
          <w:rStyle w:val="affff8"/>
          <w:rFonts w:hint="cs"/>
          <w:rtl/>
        </w:rPr>
        <w:t>גמר</w:t>
      </w:r>
      <w:r w:rsidRPr="000809F2">
        <w:rPr>
          <w:rStyle w:val="affff8"/>
          <w:rtl/>
        </w:rPr>
        <w:t xml:space="preserve"> </w:t>
      </w:r>
      <w:r w:rsidRPr="000809F2">
        <w:rPr>
          <w:rStyle w:val="affff8"/>
          <w:rFonts w:hint="cs"/>
          <w:rtl/>
        </w:rPr>
        <w:t>חסיד</w:t>
      </w:r>
      <w:r w:rsidRPr="000809F2">
        <w:rPr>
          <w:rStyle w:val="affff8"/>
          <w:rtl/>
        </w:rPr>
        <w:t xml:space="preserve"> </w:t>
      </w:r>
      <w:r w:rsidRPr="000809F2">
        <w:rPr>
          <w:rStyle w:val="affff8"/>
          <w:rFonts w:hint="cs"/>
          <w:rtl/>
        </w:rPr>
        <w:t>וגו</w:t>
      </w:r>
      <w:r w:rsidRPr="000809F2">
        <w:rPr>
          <w:rStyle w:val="affff8"/>
          <w:rtl/>
        </w:rPr>
        <w:t>'.</w:t>
      </w:r>
    </w:p>
    <w:p w14:paraId="4D77A867" w14:textId="26B904AF" w:rsidR="000809F2" w:rsidRDefault="00B93B58" w:rsidP="000809F2">
      <w:pPr>
        <w:pStyle w:val="afff5"/>
        <w:jc w:val="center"/>
        <w:rPr>
          <w:rtl/>
        </w:rPr>
      </w:pPr>
      <w:r w:rsidRPr="000809F2">
        <w:rPr>
          <w:rStyle w:val="TanaimMishna"/>
          <w:rFonts w:hint="cs"/>
          <w:rtl/>
          <w:rPrChange w:id="20371" w:author="קלוד" w:date="2026-10-06T10:10:25Z">
            <w:rPr>
              <w:rStyle w:val="affffc"/>
              <w:rFonts w:hint="cs"/>
              <w:rtl/>
            </w:rPr>
          </w:rPrChange>
        </w:rPr>
        <w:t>רשב</w:t>
      </w:r>
      <w:r w:rsidRPr="000809F2">
        <w:rPr>
          <w:rStyle w:val="TanaimMishna"/>
          <w:rtl/>
          <w:rPrChange w:id="20372" w:author="קלוד" w:date="2026-10-06T10:10:25Z">
            <w:rPr>
              <w:rStyle w:val="affffc"/>
              <w:rtl/>
            </w:rPr>
          </w:rPrChange>
        </w:rPr>
        <w:t>"</w:t>
      </w:r>
      <w:r w:rsidRPr="000809F2">
        <w:rPr>
          <w:rStyle w:val="TanaimMishna"/>
          <w:rFonts w:hint="cs"/>
          <w:rtl/>
          <w:rPrChange w:id="20373" w:author="קלוד" w:date="2026-10-06T10:10:25Z">
            <w:rPr>
              <w:rStyle w:val="affffc"/>
              <w:rFonts w:hint="cs"/>
              <w:rtl/>
            </w:rPr>
          </w:rPrChange>
        </w:rPr>
        <w:t>ג</w:t>
      </w:r>
      <w:r w:rsidR="000809F2" w:rsidRPr="000809F2">
        <w:rPr>
          <w:rStyle w:val="TanaimMishna"/>
          <w:rFonts w:hint="cs"/>
          <w:rtl/>
          <w:rPrChange w:id="20374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Pr="000809F2">
        <w:rPr>
          <w:rStyle w:val="TanaimMishna"/>
          <w:rtl/>
          <w:rPrChange w:id="20375" w:author="קלוד" w:date="2026-10-06T10:10:25Z">
            <w:rPr>
              <w:rStyle w:val="affffc"/>
              <w:rtl/>
            </w:rPr>
          </w:rPrChange>
        </w:rPr>
        <w:t xml:space="preserve"> </w:t>
      </w:r>
      <w:r w:rsidRPr="000809F2">
        <w:rPr>
          <w:rStyle w:val="TanaimMishna"/>
          <w:rFonts w:hint="cs"/>
          <w:rtl/>
          <w:rPrChange w:id="20376" w:author="קלוד" w:date="2026-10-06T10:10:25Z">
            <w:rPr>
              <w:rStyle w:val="affffc"/>
              <w:rFonts w:hint="cs"/>
              <w:rtl/>
            </w:rPr>
          </w:rPrChange>
        </w:rPr>
        <w:t>העיד</w:t>
      </w:r>
      <w:r w:rsidRPr="000809F2">
        <w:rPr>
          <w:rStyle w:val="TanaimMishna"/>
          <w:rtl/>
          <w:rPrChange w:id="20377" w:author="קלוד" w:date="2026-10-06T10:10:25Z">
            <w:rPr>
              <w:rStyle w:val="affffc"/>
              <w:rtl/>
            </w:rPr>
          </w:rPrChange>
        </w:rPr>
        <w:t xml:space="preserve"> </w:t>
      </w:r>
      <w:r w:rsidRPr="000809F2">
        <w:rPr>
          <w:rStyle w:val="TanaimMishna"/>
          <w:rFonts w:hint="cs"/>
          <w:rtl/>
          <w:rPrChange w:id="20378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0809F2">
        <w:rPr>
          <w:rStyle w:val="TanaimMishna"/>
          <w:rtl/>
          <w:rPrChange w:id="20379" w:author="קלוד" w:date="2026-10-06T10:10:25Z">
            <w:rPr>
              <w:rStyle w:val="affffc"/>
              <w:rtl/>
            </w:rPr>
          </w:rPrChange>
        </w:rPr>
        <w:t xml:space="preserve">' </w:t>
      </w:r>
      <w:r w:rsidRPr="000809F2">
        <w:rPr>
          <w:rStyle w:val="TanaimMishna"/>
          <w:rFonts w:hint="cs"/>
          <w:rtl/>
          <w:rPrChange w:id="20380" w:author="קלוד" w:date="2026-10-06T10:10:25Z">
            <w:rPr>
              <w:rStyle w:val="affffc"/>
              <w:rFonts w:hint="cs"/>
              <w:rtl/>
            </w:rPr>
          </w:rPrChange>
        </w:rPr>
        <w:t>יהושע</w:t>
      </w:r>
      <w:r w:rsidRPr="000809F2">
        <w:rPr>
          <w:rStyle w:val="TanaimMishna"/>
          <w:rtl/>
          <w:rPrChange w:id="20381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מיום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</w:p>
    <w:p w14:paraId="2FA51757" w14:textId="3222604A" w:rsidR="00B93B58" w:rsidRPr="000809F2" w:rsidRDefault="00B93B58" w:rsidP="000809F2">
      <w:pPr>
        <w:pStyle w:val="afff5"/>
        <w:rPr>
          <w:spacing w:val="2"/>
          <w:rtl/>
        </w:rPr>
      </w:pPr>
      <w:r w:rsidRPr="000809F2">
        <w:rPr>
          <w:rFonts w:hint="cs"/>
          <w:spacing w:val="2"/>
          <w:rtl/>
        </w:rPr>
        <w:t>אין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יום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שאין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בו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קללה</w:t>
      </w:r>
      <w:r w:rsidRPr="000809F2">
        <w:rPr>
          <w:spacing w:val="2"/>
          <w:rtl/>
        </w:rPr>
        <w:t xml:space="preserve">, </w:t>
      </w:r>
      <w:r w:rsidRPr="000809F2">
        <w:rPr>
          <w:rFonts w:hint="cs"/>
          <w:spacing w:val="2"/>
          <w:rtl/>
        </w:rPr>
        <w:t>ולא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ירד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הטל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לברכה</w:t>
      </w:r>
      <w:r w:rsidRPr="000809F2">
        <w:rPr>
          <w:spacing w:val="2"/>
          <w:rtl/>
        </w:rPr>
        <w:t xml:space="preserve">, </w:t>
      </w:r>
      <w:r w:rsidRPr="000809F2">
        <w:rPr>
          <w:rFonts w:hint="cs"/>
          <w:spacing w:val="2"/>
          <w:rtl/>
        </w:rPr>
        <w:t>וניטל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טעם</w:t>
      </w:r>
      <w:r w:rsidRPr="000809F2">
        <w:rPr>
          <w:spacing w:val="2"/>
          <w:rtl/>
        </w:rPr>
        <w:t xml:space="preserve"> </w:t>
      </w:r>
      <w:r w:rsidRPr="000809F2">
        <w:rPr>
          <w:rFonts w:hint="cs"/>
          <w:spacing w:val="2"/>
          <w:rtl/>
        </w:rPr>
        <w:t>הפירות</w:t>
      </w:r>
      <w:r w:rsidRPr="000809F2">
        <w:rPr>
          <w:spacing w:val="2"/>
          <w:rtl/>
        </w:rPr>
        <w:t>.</w:t>
      </w:r>
    </w:p>
    <w:p w14:paraId="6B7D3048" w14:textId="342E4603" w:rsidR="00B93B58" w:rsidRPr="006F178A" w:rsidRDefault="00B93B58" w:rsidP="00B93B58">
      <w:pPr>
        <w:pStyle w:val="afff5"/>
        <w:rPr>
          <w:rtl/>
        </w:rPr>
      </w:pPr>
      <w:r w:rsidRPr="000809F2">
        <w:rPr>
          <w:rStyle w:val="TanaimMishna"/>
          <w:rFonts w:hint="cs"/>
          <w:rtl/>
          <w:rPrChange w:id="20382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0809F2">
        <w:rPr>
          <w:rStyle w:val="TanaimMishna"/>
          <w:rtl/>
          <w:rPrChange w:id="20383" w:author="קלוד" w:date="2026-10-06T10:10:25Z">
            <w:rPr>
              <w:rStyle w:val="affffc"/>
              <w:rtl/>
            </w:rPr>
          </w:rPrChange>
        </w:rPr>
        <w:t xml:space="preserve">' </w:t>
      </w:r>
      <w:r w:rsidRPr="000809F2">
        <w:rPr>
          <w:rStyle w:val="TanaimMishna"/>
          <w:rFonts w:hint="cs"/>
          <w:rtl/>
          <w:rPrChange w:id="20384" w:author="קלוד" w:date="2026-10-06T10:10:25Z">
            <w:rPr>
              <w:rStyle w:val="affffc"/>
              <w:rFonts w:hint="cs"/>
              <w:rtl/>
            </w:rPr>
          </w:rPrChange>
        </w:rPr>
        <w:t>יוסי</w:t>
      </w:r>
      <w:r w:rsidR="000809F2">
        <w:rPr>
          <w:rStyle w:val="TanaimMishna"/>
          <w:rFonts w:hint="cs"/>
          <w:rtl/>
          <w:rPrChange w:id="20385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ניטל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שומן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הפירות</w:t>
      </w:r>
      <w:r w:rsidRPr="006F178A">
        <w:rPr>
          <w:rtl/>
        </w:rPr>
        <w:t>.</w:t>
      </w:r>
    </w:p>
    <w:p w14:paraId="3CB22587" w14:textId="4F3FEE6E" w:rsidR="00B93B58" w:rsidRPr="00392931" w:rsidRDefault="00B93B58" w:rsidP="00B93B58">
      <w:pPr>
        <w:pStyle w:val="afff5"/>
        <w:rPr>
          <w:rtl/>
        </w:rPr>
      </w:pPr>
      <w:r w:rsidRPr="000809F2">
        <w:rPr>
          <w:rStyle w:val="TanaimMishna"/>
          <w:rFonts w:hint="cs"/>
          <w:rtl/>
          <w:rPrChange w:id="20386" w:author="קלוד" w:date="2026-10-06T10:10:25Z">
            <w:rPr>
              <w:rStyle w:val="affffc"/>
              <w:rFonts w:hint="cs"/>
              <w:rtl/>
            </w:rPr>
          </w:rPrChange>
        </w:rPr>
        <w:t>רשב</w:t>
      </w:r>
      <w:r w:rsidRPr="000809F2">
        <w:rPr>
          <w:rStyle w:val="TanaimMishna"/>
          <w:rtl/>
          <w:rPrChange w:id="20387" w:author="קלוד" w:date="2026-10-06T10:10:25Z">
            <w:rPr>
              <w:rStyle w:val="affffc"/>
              <w:rtl/>
            </w:rPr>
          </w:rPrChange>
        </w:rPr>
        <w:t>"</w:t>
      </w:r>
      <w:r w:rsidRPr="000809F2">
        <w:rPr>
          <w:rStyle w:val="TanaimMishna"/>
          <w:rFonts w:hint="cs"/>
          <w:rtl/>
          <w:rPrChange w:id="20388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="000809F2">
        <w:rPr>
          <w:rStyle w:val="TanaimMishna"/>
          <w:rFonts w:hint="cs"/>
          <w:rtl/>
          <w:rPrChange w:id="20389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Pr="009C1970">
        <w:rPr>
          <w:rtl/>
        </w:rPr>
        <w:t xml:space="preserve"> </w:t>
      </w:r>
      <w:r w:rsidRPr="00392931">
        <w:rPr>
          <w:rFonts w:hint="eastAsia"/>
          <w:rtl/>
        </w:rPr>
        <w:t>הטהרה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נטלה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את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הריח</w:t>
      </w:r>
      <w:r w:rsidRPr="00392931">
        <w:rPr>
          <w:rtl/>
        </w:rPr>
        <w:t xml:space="preserve">, </w:t>
      </w:r>
      <w:r w:rsidRPr="00392931">
        <w:rPr>
          <w:rFonts w:hint="eastAsia"/>
          <w:rtl/>
        </w:rPr>
        <w:t>המעשרות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נטלו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את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שומן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הדגן</w:t>
      </w:r>
      <w:r w:rsidRPr="00392931">
        <w:rPr>
          <w:rtl/>
        </w:rPr>
        <w:t>.</w:t>
      </w:r>
    </w:p>
    <w:p w14:paraId="19569120" w14:textId="2D905C7B" w:rsidR="00B93B58" w:rsidRPr="006F178A" w:rsidRDefault="00B93B58" w:rsidP="00B93B58">
      <w:pPr>
        <w:pStyle w:val="afff5"/>
        <w:rPr>
          <w:rtl/>
        </w:rPr>
      </w:pPr>
      <w:r w:rsidRPr="000809F2">
        <w:rPr>
          <w:rStyle w:val="TanaimMishna"/>
          <w:rFonts w:hint="cs"/>
          <w:rtl/>
          <w:rPrChange w:id="20390" w:author="קלוד" w:date="2026-10-06T10:10:25Z">
            <w:rPr>
              <w:rStyle w:val="affffc"/>
              <w:rFonts w:hint="cs"/>
              <w:rtl/>
            </w:rPr>
          </w:rPrChange>
        </w:rPr>
        <w:t>וחכ</w:t>
      </w:r>
      <w:r w:rsidR="000809F2" w:rsidRPr="000809F2">
        <w:rPr>
          <w:rStyle w:val="TanaimMishna"/>
          <w:rFonts w:hint="cs"/>
          <w:rtl/>
          <w:rPrChange w:id="20391" w:author="קלוד" w:date="2026-10-06T10:10:25Z">
            <w:rPr>
              <w:rStyle w:val="affffc"/>
              <w:rFonts w:hint="cs"/>
              <w:rtl/>
            </w:rPr>
          </w:rPrChange>
        </w:rPr>
        <w:t>"א</w:t>
      </w:r>
      <w:r w:rsidRPr="000809F2">
        <w:rPr>
          <w:rStyle w:val="TanaimMishna"/>
          <w:rtl/>
          <w:rPrChange w:id="20392" w:author="קלוד" w:date="2026-10-06T10:10:25Z">
            <w:rPr>
              <w:rStyle w:val="affffc"/>
              <w:rtl/>
            </w:rPr>
          </w:rPrChange>
        </w:rPr>
        <w:t xml:space="preserve">: </w:t>
      </w:r>
      <w:r w:rsidRPr="006F178A">
        <w:rPr>
          <w:rFonts w:hint="cs"/>
          <w:rtl/>
        </w:rPr>
        <w:t>הזנות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והכשפים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כילו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הכל</w:t>
      </w:r>
      <w:r w:rsidRPr="006F178A">
        <w:rPr>
          <w:rtl/>
        </w:rPr>
        <w:t>.</w:t>
      </w:r>
    </w:p>
    <w:p w14:paraId="290A2D60" w14:textId="51B1A631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067B90EC" w14:textId="07BCCA8A" w:rsidR="00B93B58" w:rsidRPr="009972B7" w:rsidRDefault="00B93B58" w:rsidP="00B93B58">
      <w:pPr>
        <w:rPr>
          <w:spacing w:val="2"/>
          <w:rtl/>
        </w:rPr>
      </w:pPr>
      <w:r w:rsidRPr="009972B7">
        <w:rPr>
          <w:rFonts w:hint="cs"/>
          <w:spacing w:val="2"/>
          <w:rtl/>
        </w:rPr>
        <w:t>משבטלה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 xml:space="preserve">סנהדרי </w:t>
      </w:r>
      <w:r w:rsidRPr="009972B7">
        <w:rPr>
          <w:rStyle w:val="affffc"/>
          <w:rFonts w:hint="cs"/>
          <w:spacing w:val="2"/>
          <w:rtl/>
        </w:rPr>
        <w:t>רהבדר</w:t>
      </w:r>
      <w:r w:rsidRPr="009972B7">
        <w:rPr>
          <w:rStyle w:val="affffc"/>
          <w:spacing w:val="2"/>
          <w:rtl/>
        </w:rPr>
        <w:t>"</w:t>
      </w:r>
      <w:r w:rsidRPr="009972B7">
        <w:rPr>
          <w:rStyle w:val="affffc"/>
          <w:rFonts w:hint="cs"/>
          <w:spacing w:val="2"/>
          <w:rtl/>
        </w:rPr>
        <w:t>י</w:t>
      </w:r>
      <w:r w:rsidRPr="009972B7">
        <w:rPr>
          <w:rStyle w:val="affffc"/>
          <w:spacing w:val="2"/>
          <w:rtl/>
        </w:rPr>
        <w:t xml:space="preserve">: </w:t>
      </w:r>
      <w:r w:rsidRPr="009972B7">
        <w:rPr>
          <w:rStyle w:val="affff8"/>
          <w:rFonts w:hint="cs"/>
          <w:spacing w:val="2"/>
          <w:rtl/>
        </w:rPr>
        <w:t>'זקנים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משער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שבתו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בחורים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מנגינתם'</w:t>
      </w:r>
      <w:r w:rsidRPr="009972B7">
        <w:rPr>
          <w:rStyle w:val="affff8"/>
          <w:spacing w:val="2"/>
          <w:rtl/>
        </w:rPr>
        <w:t>!</w:t>
      </w:r>
    </w:p>
    <w:p w14:paraId="084B5A13" w14:textId="7BDD5C6B" w:rsidR="00F07A5B" w:rsidRPr="00F07A5B" w:rsidRDefault="00432AE1" w:rsidP="000809F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4D73676E" w14:textId="32D74A5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אוזן השומעת זמרה תעקר</w:t>
      </w:r>
      <w:r w:rsidRPr="006F178A">
        <w:rPr>
          <w:rtl/>
        </w:rPr>
        <w:t>.</w:t>
      </w:r>
    </w:p>
    <w:p w14:paraId="0BFF0011" w14:textId="15AB2BA7" w:rsidR="00F07A5B" w:rsidRPr="00F07A5B" w:rsidRDefault="00432AE1" w:rsidP="000809F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38B65548" w14:textId="4DCB5169" w:rsidR="00336443" w:rsidRPr="00432AE1" w:rsidRDefault="00B93B58" w:rsidP="00B93B58">
      <w:pPr>
        <w:rPr>
          <w:spacing w:val="2"/>
          <w:rtl/>
        </w:rPr>
      </w:pPr>
      <w:r w:rsidRPr="00432AE1">
        <w:rPr>
          <w:rFonts w:hint="cs"/>
          <w:spacing w:val="2"/>
          <w:rtl/>
        </w:rPr>
        <w:t>זמר</w:t>
      </w:r>
      <w:r w:rsidRPr="00432AE1">
        <w:rPr>
          <w:spacing w:val="2"/>
          <w:rtl/>
        </w:rPr>
        <w:t xml:space="preserve"> </w:t>
      </w:r>
      <w:r w:rsidRPr="00432AE1">
        <w:rPr>
          <w:rFonts w:hint="cs"/>
          <w:spacing w:val="2"/>
          <w:rtl/>
        </w:rPr>
        <w:t>בבית</w:t>
      </w:r>
      <w:r w:rsidR="00432AE1" w:rsidRPr="00432AE1">
        <w:rPr>
          <w:rFonts w:hint="cs"/>
          <w:spacing w:val="2"/>
          <w:rtl/>
        </w:rPr>
        <w:t>,</w:t>
      </w:r>
      <w:r w:rsidRPr="00432AE1">
        <w:rPr>
          <w:spacing w:val="2"/>
          <w:rtl/>
        </w:rPr>
        <w:t xml:space="preserve"> </w:t>
      </w:r>
      <w:r w:rsidR="00432AE1" w:rsidRPr="00432AE1">
        <w:rPr>
          <w:rFonts w:hint="cs"/>
          <w:spacing w:val="2"/>
          <w:rtl/>
        </w:rPr>
        <w:t xml:space="preserve">סופו </w:t>
      </w:r>
      <w:r w:rsidRPr="00432AE1">
        <w:rPr>
          <w:rFonts w:hint="cs"/>
          <w:spacing w:val="2"/>
          <w:rtl/>
        </w:rPr>
        <w:t>חרב</w:t>
      </w:r>
      <w:r w:rsidRPr="00432AE1">
        <w:rPr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ד'קול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ישורר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בחלון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חרב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בסף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כי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ארזה</w:t>
      </w:r>
      <w:r w:rsidRPr="00432AE1">
        <w:rPr>
          <w:rStyle w:val="affff8"/>
          <w:spacing w:val="2"/>
          <w:rtl/>
        </w:rPr>
        <w:t xml:space="preserve"> </w:t>
      </w:r>
      <w:r w:rsidRPr="00432AE1">
        <w:rPr>
          <w:rStyle w:val="affff8"/>
          <w:rFonts w:hint="cs"/>
          <w:spacing w:val="2"/>
          <w:rtl/>
        </w:rPr>
        <w:t>ערה</w:t>
      </w:r>
      <w:r w:rsidRPr="00432AE1">
        <w:rPr>
          <w:rStyle w:val="affff8"/>
          <w:spacing w:val="2"/>
          <w:rtl/>
        </w:rPr>
        <w:t>'.</w:t>
      </w:r>
    </w:p>
    <w:p w14:paraId="5F8BCEFF" w14:textId="77777777" w:rsidR="00F07A5B" w:rsidRPr="00F07A5B" w:rsidRDefault="00B93B58" w:rsidP="00432AE1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-</w:t>
      </w:r>
      <w:del w:id="41234" w:author="Claude" w:date="2026-10-07T09:24:33Z">
        <w:r>
          <w:rPr>
            <w:rFonts w:hint="cs"/>
            <w:rtl/>
          </w:rPr>
          <w:delText xml:space="preserve"> </w:delText>
        </w:r>
      </w:del>
      <w:r w:rsidR="00F07A5B" w:rsidRPr="00F07A5B">
        <w:rPr>
          <w:rFonts w:hint="cs"/>
          <w:rtl/>
        </w:rPr>
        <w:t>:</w:t>
      </w:r>
    </w:p>
    <w:p w14:paraId="5F53BB8E" w14:textId="50B2344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</w:t>
      </w:r>
      <w:r w:rsidR="0084616C">
        <w:rPr>
          <w:rFonts w:hint="cs"/>
          <w:rtl/>
        </w:rPr>
        <w:t>ף</w:t>
      </w:r>
      <w:r w:rsidRPr="006F178A">
        <w:rPr>
          <w:rFonts w:hint="cs"/>
          <w:rtl/>
        </w:rPr>
        <w:t xml:space="preserve"> בית המסובך בארזים מתרועע.</w:t>
      </w:r>
    </w:p>
    <w:p w14:paraId="00B8530C" w14:textId="0983A6BC" w:rsidR="00F07A5B" w:rsidRPr="00F07A5B" w:rsidRDefault="00432AE1" w:rsidP="000809F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B93B58" w:rsidRPr="00F07A5B">
        <w:rPr>
          <w:rtl/>
        </w:rPr>
        <w:t>:</w:t>
      </w:r>
      <w:r w:rsidR="0084616C" w:rsidRPr="00F07A5B">
        <w:rPr>
          <w:rFonts w:hint="cs"/>
          <w:rtl/>
        </w:rPr>
        <w:t xml:space="preserve"> ש''מ</w:t>
      </w:r>
      <w:r w:rsidR="00F07A5B" w:rsidRPr="00F07A5B">
        <w:rPr>
          <w:rFonts w:hint="cs"/>
          <w:rtl/>
        </w:rPr>
        <w:t>:</w:t>
      </w:r>
    </w:p>
    <w:p w14:paraId="2A4F1333" w14:textId="1190F29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חורב</w:t>
      </w:r>
      <w:r w:rsidR="000809F2">
        <w:rPr>
          <w:rFonts w:hint="cs"/>
          <w:rtl/>
        </w:rPr>
        <w:t>ן</w:t>
      </w:r>
      <w:r w:rsidRPr="006F178A">
        <w:rPr>
          <w:rtl/>
        </w:rPr>
        <w:t xml:space="preserve"> </w:t>
      </w:r>
      <w:r w:rsidR="0084616C">
        <w:rPr>
          <w:rFonts w:hint="cs"/>
          <w:rtl/>
        </w:rPr>
        <w:t xml:space="preserve">מתחיל </w:t>
      </w:r>
      <w:r w:rsidRPr="006F178A">
        <w:rPr>
          <w:rFonts w:hint="cs"/>
          <w:rtl/>
        </w:rPr>
        <w:t>ב</w:t>
      </w:r>
      <w:r w:rsidR="0084616C">
        <w:rPr>
          <w:rFonts w:hint="cs"/>
          <w:rtl/>
        </w:rPr>
        <w:t>סף הדלת</w:t>
      </w:r>
      <w:r w:rsidRPr="006F178A">
        <w:rPr>
          <w:rtl/>
        </w:rPr>
        <w:t xml:space="preserve">, </w:t>
      </w:r>
      <w:r w:rsidRPr="000809F2">
        <w:rPr>
          <w:rStyle w:val="affffc"/>
          <w:rFonts w:hint="cs"/>
          <w:rtl/>
        </w:rPr>
        <w:t>שנא'</w:t>
      </w:r>
      <w:r w:rsidRPr="000809F2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'חרב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בסף'</w:t>
      </w:r>
      <w:r w:rsidRPr="00BF7DBF">
        <w:rPr>
          <w:rStyle w:val="affff8"/>
          <w:rtl/>
        </w:rPr>
        <w:t>.</w:t>
      </w:r>
    </w:p>
    <w:p w14:paraId="36A0527C" w14:textId="09305BCE" w:rsidR="00B93B58" w:rsidRPr="006F178A" w:rsidRDefault="000809F2" w:rsidP="00B93B58">
      <w:pPr>
        <w:rPr>
          <w:rtl/>
        </w:rPr>
      </w:pPr>
      <w:r w:rsidRPr="000809F2">
        <w:rPr>
          <w:rStyle w:val="affffc"/>
          <w:rFonts w:hint="cs"/>
          <w:rtl/>
        </w:rPr>
        <w:t>ב.</w:t>
      </w:r>
      <w:r>
        <w:rPr>
          <w:rFonts w:hint="cs"/>
          <w:rtl/>
        </w:rPr>
        <w:t xml:space="preserve"> </w:t>
      </w:r>
      <w:r w:rsidR="00B93B58" w:rsidRPr="009C2527">
        <w:rPr>
          <w:rStyle w:val="affff8"/>
          <w:rFonts w:hint="cs"/>
          <w:rtl/>
        </w:rPr>
        <w:t>מ'ושאיה</w:t>
      </w:r>
      <w:r w:rsidR="00B93B58" w:rsidRPr="009C2527">
        <w:rPr>
          <w:rStyle w:val="affff8"/>
          <w:rtl/>
        </w:rPr>
        <w:t xml:space="preserve"> </w:t>
      </w:r>
      <w:r w:rsidR="00B93B58" w:rsidRPr="009C2527">
        <w:rPr>
          <w:rStyle w:val="affff8"/>
          <w:rFonts w:hint="cs"/>
          <w:rtl/>
        </w:rPr>
        <w:t>יוכת</w:t>
      </w:r>
      <w:r w:rsidR="00B93B58" w:rsidRPr="009C2527">
        <w:rPr>
          <w:rStyle w:val="affff8"/>
          <w:rtl/>
        </w:rPr>
        <w:t xml:space="preserve"> </w:t>
      </w:r>
      <w:r w:rsidR="00B93B58" w:rsidRPr="009C2527">
        <w:rPr>
          <w:rStyle w:val="affff8"/>
          <w:rFonts w:hint="cs"/>
          <w:rtl/>
        </w:rPr>
        <w:t>שער'</w:t>
      </w:r>
      <w:r w:rsidR="00B93B58" w:rsidRPr="009C2527">
        <w:rPr>
          <w:rStyle w:val="affff8"/>
          <w:rtl/>
        </w:rPr>
        <w:t>.</w:t>
      </w:r>
      <w:r w:rsidR="00B93B58" w:rsidRPr="006F178A">
        <w:rPr>
          <w:rFonts w:hint="cs"/>
          <w:rtl/>
        </w:rPr>
        <w:t xml:space="preserve"> </w:t>
      </w:r>
      <w:r w:rsidR="00B93B58" w:rsidRPr="000809F2">
        <w:rPr>
          <w:rStyle w:val="affffc"/>
          <w:rFonts w:hint="cs"/>
          <w:rtl/>
        </w:rPr>
        <w:t>מבר</w:t>
      </w:r>
      <w:r w:rsidR="00B93B58" w:rsidRPr="000809F2">
        <w:rPr>
          <w:rStyle w:val="affffc"/>
          <w:rtl/>
        </w:rPr>
        <w:t>"</w:t>
      </w:r>
      <w:r w:rsidR="00B93B58" w:rsidRPr="000809F2">
        <w:rPr>
          <w:rStyle w:val="affffc"/>
          <w:rFonts w:hint="cs"/>
          <w:rtl/>
        </w:rPr>
        <w:t>א</w:t>
      </w:r>
      <w:r w:rsidR="00B93B58" w:rsidRPr="000809F2">
        <w:rPr>
          <w:rStyle w:val="affffc"/>
          <w:rtl/>
        </w:rPr>
        <w:t>: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אני ראיתיו ונוגח כשור</w:t>
      </w:r>
      <w:r w:rsidR="00B93B58" w:rsidRPr="006F178A">
        <w:rPr>
          <w:rtl/>
        </w:rPr>
        <w:t>.</w:t>
      </w:r>
    </w:p>
    <w:p w14:paraId="26E9CCD6" w14:textId="111C732B" w:rsidR="00F07A5B" w:rsidRPr="00F07A5B" w:rsidRDefault="00432AE1" w:rsidP="000809F2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Fonts w:hint="eastAsia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eastAsia"/>
          <w:rtl/>
        </w:rPr>
        <w:t>ה</w:t>
      </w:r>
      <w:r w:rsidR="00F07A5B" w:rsidRPr="00F07A5B">
        <w:rPr>
          <w:rtl/>
        </w:rPr>
        <w:t>:</w:t>
      </w:r>
    </w:p>
    <w:p w14:paraId="3F893969" w14:textId="3A5696F3" w:rsidR="00B93B58" w:rsidRPr="00225FF9" w:rsidRDefault="00B93B58" w:rsidP="00B93B58">
      <w:pPr>
        <w:rPr>
          <w:spacing w:val="-4"/>
          <w:rtl/>
        </w:rPr>
      </w:pPr>
      <w:r w:rsidRPr="00225FF9">
        <w:rPr>
          <w:rFonts w:hint="eastAsia"/>
          <w:spacing w:val="-4"/>
          <w:rtl/>
        </w:rPr>
        <w:t>זמר</w:t>
      </w:r>
      <w:r w:rsidR="000809F2">
        <w:rPr>
          <w:rFonts w:hint="cs"/>
          <w:spacing w:val="-4"/>
          <w:rtl/>
        </w:rPr>
        <w:t xml:space="preserve"> </w:t>
      </w:r>
      <w:r w:rsidRPr="000809F2">
        <w:rPr>
          <w:rtl/>
        </w:rPr>
        <w:t>ספינו</w:t>
      </w:r>
      <w:r w:rsidR="000809F2">
        <w:rPr>
          <w:rFonts w:hint="cs"/>
          <w:rtl/>
        </w:rPr>
        <w:t>ת,</w:t>
      </w:r>
      <w:r w:rsidRPr="000809F2">
        <w:rPr>
          <w:rStyle w:val="afffff2"/>
          <w:rtl/>
        </w:rPr>
        <w:t xml:space="preserve"> </w:t>
      </w:r>
      <w:r w:rsidR="000809F2">
        <w:rPr>
          <w:rFonts w:hint="cs"/>
          <w:spacing w:val="-4"/>
          <w:rtl/>
        </w:rPr>
        <w:t>ו</w:t>
      </w:r>
      <w:r w:rsidRPr="00225FF9">
        <w:rPr>
          <w:spacing w:val="-4"/>
          <w:rtl/>
        </w:rPr>
        <w:t xml:space="preserve">רועי </w:t>
      </w:r>
      <w:r w:rsidRPr="00225FF9">
        <w:rPr>
          <w:rFonts w:hint="eastAsia"/>
          <w:spacing w:val="-4"/>
          <w:rtl/>
        </w:rPr>
        <w:t>שוורים</w:t>
      </w:r>
      <w:r w:rsidRPr="00225FF9">
        <w:rPr>
          <w:spacing w:val="-4"/>
          <w:rtl/>
        </w:rPr>
        <w:t xml:space="preserve"> </w:t>
      </w:r>
      <w:r w:rsidR="000809F2">
        <w:rPr>
          <w:rFonts w:hint="cs"/>
          <w:spacing w:val="-4"/>
          <w:rtl/>
        </w:rPr>
        <w:t>-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שרי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דלתועלת</w:t>
      </w:r>
      <w:r w:rsidRPr="00225FF9">
        <w:rPr>
          <w:spacing w:val="-4"/>
          <w:rtl/>
        </w:rPr>
        <w:t xml:space="preserve"> </w:t>
      </w:r>
      <w:r w:rsidRPr="00225FF9">
        <w:rPr>
          <w:rFonts w:hint="eastAsia"/>
          <w:spacing w:val="-4"/>
          <w:rtl/>
        </w:rPr>
        <w:t>ולזירוז</w:t>
      </w:r>
      <w:r w:rsidRPr="00225FF9">
        <w:rPr>
          <w:spacing w:val="-4"/>
          <w:rtl/>
        </w:rPr>
        <w:t xml:space="preserve">, </w:t>
      </w:r>
      <w:r w:rsidRPr="00225FF9">
        <w:rPr>
          <w:rFonts w:hint="eastAsia"/>
          <w:spacing w:val="-4"/>
          <w:rtl/>
        </w:rPr>
        <w:t>דגרדאי</w:t>
      </w:r>
      <w:r w:rsidR="000809F2">
        <w:rPr>
          <w:rFonts w:hint="cs"/>
          <w:spacing w:val="-4"/>
          <w:rtl/>
        </w:rPr>
        <w:t xml:space="preserve"> </w:t>
      </w:r>
      <w:r w:rsidRPr="000809F2">
        <w:rPr>
          <w:rStyle w:val="afffff2"/>
          <w:rtl/>
        </w:rPr>
        <w:t>לשחוק</w:t>
      </w:r>
      <w:r w:rsidRPr="00225FF9">
        <w:rPr>
          <w:spacing w:val="-4"/>
          <w:rtl/>
        </w:rPr>
        <w:t xml:space="preserve"> - </w:t>
      </w:r>
      <w:r w:rsidRPr="00225FF9">
        <w:rPr>
          <w:rFonts w:hint="eastAsia"/>
          <w:spacing w:val="-4"/>
          <w:rtl/>
        </w:rPr>
        <w:t>אס</w:t>
      </w:r>
      <w:r w:rsidR="000809F2">
        <w:rPr>
          <w:rFonts w:hint="cs"/>
          <w:spacing w:val="-4"/>
          <w:rtl/>
        </w:rPr>
        <w:t>ו</w:t>
      </w:r>
      <w:r w:rsidRPr="00225FF9">
        <w:rPr>
          <w:rFonts w:hint="eastAsia"/>
          <w:spacing w:val="-4"/>
          <w:rtl/>
        </w:rPr>
        <w:t>ר</w:t>
      </w:r>
      <w:r w:rsidRPr="00225FF9">
        <w:rPr>
          <w:spacing w:val="-4"/>
          <w:rtl/>
        </w:rPr>
        <w:t>.</w:t>
      </w:r>
    </w:p>
    <w:p w14:paraId="7D1D0F01" w14:textId="08F0A807" w:rsidR="00F07A5B" w:rsidRPr="00F07A5B" w:rsidRDefault="00432AE1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ה.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:</w:t>
      </w:r>
    </w:p>
    <w:p w14:paraId="0E6C4D3C" w14:textId="7263E38A" w:rsidR="00B93B58" w:rsidRPr="00374FEC" w:rsidRDefault="00B93B58" w:rsidP="00B93B58">
      <w:pPr>
        <w:rPr>
          <w:spacing w:val="-2"/>
          <w:rtl/>
        </w:rPr>
      </w:pPr>
      <w:r w:rsidRPr="00374FEC">
        <w:rPr>
          <w:rFonts w:hint="cs"/>
          <w:spacing w:val="-2"/>
          <w:rtl/>
        </w:rPr>
        <w:t>בי</w:t>
      </w:r>
      <w:r w:rsidR="0084616C" w:rsidRPr="00374FEC">
        <w:rPr>
          <w:rFonts w:hint="cs"/>
          <w:spacing w:val="-2"/>
          <w:rtl/>
        </w:rPr>
        <w:t>ט</w:t>
      </w:r>
      <w:r w:rsidRPr="00374FEC">
        <w:rPr>
          <w:rFonts w:hint="cs"/>
          <w:spacing w:val="-2"/>
          <w:rtl/>
        </w:rPr>
        <w:t>ל</w:t>
      </w:r>
      <w:r w:rsidRPr="00374FEC">
        <w:rPr>
          <w:spacing w:val="-2"/>
          <w:rtl/>
        </w:rPr>
        <w:t xml:space="preserve"> </w:t>
      </w:r>
      <w:r w:rsidRPr="00374FEC">
        <w:rPr>
          <w:rFonts w:hint="cs"/>
          <w:spacing w:val="-2"/>
          <w:rtl/>
        </w:rPr>
        <w:t>זמר בדורו</w:t>
      </w:r>
      <w:r w:rsidR="0084616C" w:rsidRPr="00374FEC">
        <w:rPr>
          <w:rFonts w:hint="cs"/>
          <w:spacing w:val="-2"/>
          <w:rtl/>
        </w:rPr>
        <w:t>,</w:t>
      </w:r>
      <w:r w:rsidRPr="00374FEC">
        <w:rPr>
          <w:spacing w:val="-2"/>
          <w:rtl/>
        </w:rPr>
        <w:t xml:space="preserve"> </w:t>
      </w:r>
      <w:r w:rsidRPr="00374FEC">
        <w:rPr>
          <w:rFonts w:hint="cs"/>
          <w:spacing w:val="-2"/>
          <w:rtl/>
        </w:rPr>
        <w:t>ועמד</w:t>
      </w:r>
      <w:r w:rsidR="00432AE1" w:rsidRPr="00374FEC">
        <w:rPr>
          <w:rFonts w:hint="cs"/>
          <w:spacing w:val="-2"/>
          <w:rtl/>
        </w:rPr>
        <w:t>ו</w:t>
      </w:r>
      <w:r w:rsidRPr="00374FEC">
        <w:rPr>
          <w:rFonts w:hint="cs"/>
          <w:spacing w:val="-2"/>
          <w:rtl/>
        </w:rPr>
        <w:t xml:space="preserve"> מאה אווזים בזוז ומאה סאים חיטה בזוז ולא רצו</w:t>
      </w:r>
    </w:p>
    <w:p w14:paraId="417CF7ED" w14:textId="054B59AE" w:rsidR="00F07A5B" w:rsidRPr="00F07A5B" w:rsidRDefault="00B93B58" w:rsidP="00432AE1">
      <w:pPr>
        <w:pStyle w:val="36"/>
        <w:framePr w:wrap="notBeside"/>
        <w:jc w:val="both"/>
        <w:rPr>
          <w:rtl/>
        </w:rPr>
      </w:pPr>
      <w:r w:rsidRPr="00F07A5B">
        <w:rPr>
          <w:rFonts w:hint="cs"/>
          <w:rtl/>
        </w:rPr>
        <w:t>אבל 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6BDBB356" w14:textId="5ED58C87" w:rsidR="00B93B58" w:rsidRPr="006F178A" w:rsidRDefault="00B93B58" w:rsidP="002074A4">
      <w:pPr>
        <w:spacing w:after="60"/>
        <w:rPr>
          <w:rtl/>
        </w:rPr>
      </w:pPr>
      <w:r w:rsidRPr="006F178A">
        <w:rPr>
          <w:rFonts w:hint="cs"/>
          <w:rtl/>
        </w:rPr>
        <w:t>זלזל בזה וכשהיה רוצה אפי' אווז בזוז לא נמצא!</w:t>
      </w:r>
    </w:p>
    <w:p w14:paraId="1F3D6A0B" w14:textId="66FB1D94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="00F07A5B" w:rsidRPr="00F07A5B">
        <w:rPr>
          <w:rtl/>
        </w:rPr>
        <w:t>:</w:t>
      </w:r>
    </w:p>
    <w:p w14:paraId="667BE173" w14:textId="7240139D" w:rsidR="00B93B58" w:rsidRPr="009972B7" w:rsidRDefault="00B93B58" w:rsidP="00B93B58">
      <w:pPr>
        <w:rPr>
          <w:spacing w:val="0"/>
          <w:rtl/>
        </w:rPr>
      </w:pPr>
      <w:r w:rsidRPr="009972B7">
        <w:rPr>
          <w:rFonts w:hint="cs"/>
          <w:spacing w:val="0"/>
          <w:rtl/>
        </w:rPr>
        <w:t>זמר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גברי</w:t>
      </w:r>
      <w:r w:rsidRPr="009972B7">
        <w:rPr>
          <w:spacing w:val="0"/>
          <w:rtl/>
        </w:rPr>
        <w:t xml:space="preserve"> </w:t>
      </w:r>
      <w:r w:rsidR="002074A4" w:rsidRPr="009972B7">
        <w:rPr>
          <w:rFonts w:hint="cs"/>
          <w:spacing w:val="0"/>
          <w:rtl/>
        </w:rPr>
        <w:t>ועניית נשים</w:t>
      </w:r>
      <w:r w:rsidRPr="009972B7">
        <w:rPr>
          <w:spacing w:val="0"/>
          <w:rtl/>
        </w:rPr>
        <w:t xml:space="preserve"> </w:t>
      </w:r>
      <w:r w:rsidR="002074A4" w:rsidRPr="009972B7">
        <w:rPr>
          <w:rFonts w:hint="cs"/>
          <w:spacing w:val="0"/>
          <w:rtl/>
        </w:rPr>
        <w:t>-</w:t>
      </w:r>
      <w:r w:rsidRPr="009972B7">
        <w:rPr>
          <w:rFonts w:hint="cs"/>
          <w:spacing w:val="0"/>
          <w:rtl/>
        </w:rPr>
        <w:t>פריצות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זמר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נשי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ועני</w:t>
      </w:r>
      <w:r w:rsidR="002074A4" w:rsidRPr="009972B7">
        <w:rPr>
          <w:rFonts w:hint="cs"/>
          <w:spacing w:val="0"/>
          <w:rtl/>
        </w:rPr>
        <w:t>ית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גברי</w:t>
      </w:r>
      <w:r w:rsidRPr="009972B7">
        <w:rPr>
          <w:spacing w:val="0"/>
          <w:rtl/>
        </w:rPr>
        <w:t xml:space="preserve"> </w:t>
      </w:r>
      <w:r w:rsidR="002074A4" w:rsidRPr="009972B7">
        <w:rPr>
          <w:rFonts w:hint="cs"/>
          <w:spacing w:val="0"/>
          <w:rtl/>
        </w:rPr>
        <w:t>-</w:t>
      </w:r>
      <w:r w:rsidRPr="009972B7">
        <w:rPr>
          <w:rFonts w:hint="cs"/>
          <w:spacing w:val="0"/>
          <w:rtl/>
        </w:rPr>
        <w:t>כאש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בנעורת</w:t>
      </w:r>
      <w:r w:rsidRPr="009972B7">
        <w:rPr>
          <w:spacing w:val="0"/>
          <w:rtl/>
        </w:rPr>
        <w:t>.</w:t>
      </w:r>
    </w:p>
    <w:p w14:paraId="0891D9C4" w14:textId="77777777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ונפק</w:t>
      </w:r>
      <w:r w:rsidRPr="00F07A5B">
        <w:rPr>
          <w:rtl/>
        </w:rPr>
        <w:t>"</w:t>
      </w:r>
      <w:r w:rsidRPr="00F07A5B">
        <w:rPr>
          <w:rFonts w:hint="cs"/>
          <w:rtl/>
        </w:rPr>
        <w:t>מ</w:t>
      </w:r>
      <w:r w:rsidR="00F07A5B" w:rsidRPr="00F07A5B">
        <w:rPr>
          <w:rtl/>
        </w:rPr>
        <w:t>:</w:t>
      </w:r>
    </w:p>
    <w:p w14:paraId="3984F8AE" w14:textId="1219F32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לבטל</w:t>
      </w:r>
      <w:r w:rsidRPr="006F178A">
        <w:rPr>
          <w:rtl/>
        </w:rPr>
        <w:t xml:space="preserve"> </w:t>
      </w:r>
      <w:r w:rsidR="002074A4">
        <w:rPr>
          <w:rFonts w:hint="cs"/>
          <w:rtl/>
        </w:rPr>
        <w:t>זה מפני זה</w:t>
      </w:r>
      <w:r w:rsidRPr="006F178A">
        <w:rPr>
          <w:rtl/>
        </w:rPr>
        <w:t>.</w:t>
      </w:r>
    </w:p>
    <w:p w14:paraId="07130D0B" w14:textId="0CC5189F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7F71D7C9" w14:textId="5E5BE953" w:rsidR="002074A4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השותה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בארבעה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זמר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מביא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חמש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פורעניות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לעולם</w:t>
      </w:r>
      <w:r w:rsidRPr="006F178A">
        <w:rPr>
          <w:rtl/>
        </w:rPr>
        <w:t xml:space="preserve">, </w:t>
      </w:r>
      <w:r w:rsidRPr="002074A4">
        <w:rPr>
          <w:rStyle w:val="affffc"/>
          <w:rFonts w:hint="cs"/>
          <w:rtl/>
        </w:rPr>
        <w:t>שנא'</w:t>
      </w:r>
      <w:r w:rsidRPr="002074A4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'הוי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משכימי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בבקר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שכר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ירדפו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מאחרי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בנשף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יין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ידליקם</w:t>
      </w:r>
      <w:r w:rsidRPr="00BF7DBF">
        <w:rPr>
          <w:rStyle w:val="affff8"/>
          <w:rtl/>
        </w:rPr>
        <w:t xml:space="preserve">, </w:t>
      </w:r>
      <w:r w:rsidRPr="009972B7">
        <w:rPr>
          <w:rStyle w:val="affff8"/>
          <w:rFonts w:hint="cs"/>
          <w:spacing w:val="2"/>
          <w:rtl/>
        </w:rPr>
        <w:t>והיה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כנור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ונבל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תוף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וחליל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ויין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משתיהם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ואת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פועל</w:t>
      </w:r>
      <w:r w:rsidRPr="009972B7">
        <w:rPr>
          <w:rStyle w:val="affff8"/>
          <w:spacing w:val="2"/>
          <w:rtl/>
        </w:rPr>
        <w:t xml:space="preserve"> ה' </w:t>
      </w:r>
      <w:r w:rsidRPr="009972B7">
        <w:rPr>
          <w:rStyle w:val="affff8"/>
          <w:rFonts w:hint="cs"/>
          <w:spacing w:val="2"/>
          <w:rtl/>
        </w:rPr>
        <w:t>לא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יביטו'</w:t>
      </w:r>
      <w:r w:rsidRPr="009972B7">
        <w:rPr>
          <w:rStyle w:val="affff8"/>
          <w:spacing w:val="2"/>
          <w:rtl/>
        </w:rPr>
        <w:t>,</w:t>
      </w:r>
      <w:r w:rsidRPr="006F178A">
        <w:rPr>
          <w:rtl/>
        </w:rPr>
        <w:t xml:space="preserve"> </w:t>
      </w:r>
    </w:p>
    <w:p w14:paraId="5FF19675" w14:textId="55FC4BE6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כתיב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אחריו</w:t>
      </w:r>
      <w:r w:rsidR="00F07A5B" w:rsidRPr="00F07A5B">
        <w:rPr>
          <w:rFonts w:hint="cs"/>
          <w:rtl/>
        </w:rPr>
        <w:t>:</w:t>
      </w:r>
    </w:p>
    <w:p w14:paraId="6BF057B8" w14:textId="00E80417" w:rsidR="002074A4" w:rsidRDefault="00B06E89" w:rsidP="00B93B58">
      <w:pPr>
        <w:rPr>
          <w:rStyle w:val="affff8"/>
          <w:rtl/>
        </w:rPr>
      </w:pPr>
      <w:r w:rsidRPr="00B06E89">
        <w:rPr>
          <w:rStyle w:val="affffc"/>
          <w:rFonts w:hint="cs"/>
          <w:rtl/>
        </w:rPr>
        <w:t>א.</w:t>
      </w:r>
      <w:r>
        <w:rPr>
          <w:rStyle w:val="affff8"/>
          <w:rFonts w:hint="cs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'לכן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גלה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עמי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מבלי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דעת'</w:t>
      </w:r>
      <w:r w:rsidR="00B93B58" w:rsidRPr="00BF7DBF">
        <w:rPr>
          <w:rStyle w:val="affff8"/>
          <w:rtl/>
        </w:rPr>
        <w:t xml:space="preserve"> </w:t>
      </w:r>
      <w:r w:rsidR="002074A4">
        <w:rPr>
          <w:rFonts w:hint="cs"/>
          <w:rtl/>
        </w:rPr>
        <w:t>-</w:t>
      </w:r>
      <w:r w:rsidR="00B93B58" w:rsidRPr="006F178A">
        <w:rPr>
          <w:rFonts w:hint="cs"/>
          <w:rtl/>
        </w:rPr>
        <w:t>שגורמין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גלות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לעולם</w:t>
      </w:r>
      <w:r w:rsidR="00B93B58" w:rsidRPr="006F178A">
        <w:rPr>
          <w:rtl/>
        </w:rPr>
        <w:t>,</w:t>
      </w:r>
      <w:r w:rsidR="00B93B58" w:rsidRPr="00BF7DBF">
        <w:rPr>
          <w:rStyle w:val="affff8"/>
          <w:rtl/>
        </w:rPr>
        <w:t xml:space="preserve"> </w:t>
      </w:r>
    </w:p>
    <w:p w14:paraId="19C61D3F" w14:textId="05EF7C93" w:rsidR="002074A4" w:rsidRDefault="00B06E89" w:rsidP="00B93B58">
      <w:pPr>
        <w:rPr>
          <w:rStyle w:val="affff8"/>
          <w:rtl/>
        </w:rPr>
      </w:pPr>
      <w:r w:rsidRPr="00B06E89">
        <w:rPr>
          <w:rStyle w:val="affffc"/>
          <w:rFonts w:hint="cs"/>
          <w:rtl/>
        </w:rPr>
        <w:t>ב.</w:t>
      </w:r>
      <w:r>
        <w:rPr>
          <w:rStyle w:val="affff8"/>
          <w:rFonts w:hint="cs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'וכבודו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מתי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רעב'</w:t>
      </w:r>
      <w:r w:rsidR="00B93B58" w:rsidRPr="00BF7DBF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שמביאין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רעב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לעולם</w:t>
      </w:r>
      <w:r w:rsidR="00B93B58" w:rsidRPr="006F178A">
        <w:rPr>
          <w:rtl/>
        </w:rPr>
        <w:t xml:space="preserve">, </w:t>
      </w:r>
    </w:p>
    <w:p w14:paraId="3600456C" w14:textId="15469879" w:rsidR="002074A4" w:rsidRDefault="00B06E89" w:rsidP="00B93B58">
      <w:pPr>
        <w:rPr>
          <w:rStyle w:val="affff8"/>
          <w:rtl/>
        </w:rPr>
      </w:pPr>
      <w:r w:rsidRPr="00B06E89">
        <w:rPr>
          <w:rStyle w:val="affffc"/>
          <w:rFonts w:hint="cs"/>
          <w:rtl/>
        </w:rPr>
        <w:t>ג.</w:t>
      </w:r>
      <w:r>
        <w:rPr>
          <w:rStyle w:val="affff8"/>
          <w:rFonts w:hint="cs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והמונו</w:t>
      </w:r>
      <w:r w:rsidR="00B93B58" w:rsidRPr="002074A4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צחה</w:t>
      </w:r>
      <w:r w:rsidR="00B93B58" w:rsidRPr="002074A4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צמא</w:t>
      </w:r>
      <w:r w:rsidR="00B93B58" w:rsidRPr="002074A4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שגורמין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לתורה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שתשתכח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מלומדיה</w:t>
      </w:r>
      <w:r w:rsidR="00B93B58" w:rsidRPr="006F178A">
        <w:rPr>
          <w:rtl/>
        </w:rPr>
        <w:t>,</w:t>
      </w:r>
      <w:r w:rsidR="00B93B58" w:rsidRPr="00BF7DBF">
        <w:rPr>
          <w:rStyle w:val="affff8"/>
          <w:rtl/>
        </w:rPr>
        <w:t xml:space="preserve"> </w:t>
      </w:r>
    </w:p>
    <w:p w14:paraId="7FF1F144" w14:textId="77777777" w:rsidR="00B06E89" w:rsidRDefault="00B06E89" w:rsidP="00B93B58">
      <w:pPr>
        <w:rPr>
          <w:rtl/>
        </w:rPr>
      </w:pPr>
      <w:r w:rsidRPr="00B06E89">
        <w:rPr>
          <w:rStyle w:val="affffc"/>
          <w:rFonts w:hint="cs"/>
          <w:rtl/>
        </w:rPr>
        <w:t>ד.</w:t>
      </w:r>
      <w:r>
        <w:rPr>
          <w:rStyle w:val="affff8"/>
          <w:rFonts w:hint="cs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'וישח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אדם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וישפל</w:t>
      </w:r>
      <w:r w:rsidR="00B93B58" w:rsidRPr="00BF7DBF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b/>
          <w:bCs/>
          <w:rtl/>
        </w:rPr>
        <w:t>איש'</w:t>
      </w:r>
      <w:r w:rsidR="00B93B58" w:rsidRPr="00BF7DBF">
        <w:rPr>
          <w:rStyle w:val="affff8"/>
          <w:rtl/>
        </w:rPr>
        <w:t xml:space="preserve">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שגורמין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שפלות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לשונאו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הקב</w:t>
      </w:r>
      <w:r w:rsidR="00B93B58" w:rsidRPr="006F178A">
        <w:rPr>
          <w:rtl/>
        </w:rPr>
        <w:t>"</w:t>
      </w:r>
      <w:r w:rsidR="00B93B58" w:rsidRPr="006F178A">
        <w:rPr>
          <w:rFonts w:hint="cs"/>
          <w:rtl/>
        </w:rPr>
        <w:t>ה</w:t>
      </w:r>
      <w:r w:rsidR="00B93B58" w:rsidRPr="006F178A">
        <w:rPr>
          <w:rtl/>
        </w:rPr>
        <w:t xml:space="preserve">, </w:t>
      </w:r>
    </w:p>
    <w:p w14:paraId="4D7C14DD" w14:textId="6C478AEB" w:rsidR="002074A4" w:rsidRDefault="00B06E89" w:rsidP="00B93B58">
      <w:pPr>
        <w:rPr>
          <w:rtl/>
        </w:rPr>
      </w:pPr>
      <w:r>
        <w:rPr>
          <w:rFonts w:hint="cs"/>
          <w:rtl/>
        </w:rPr>
        <w:t xml:space="preserve">    </w:t>
      </w:r>
      <w:r w:rsidR="002074A4">
        <w:rPr>
          <w:rStyle w:val="affff8"/>
          <w:rFonts w:hint="cs"/>
          <w:rtl/>
        </w:rPr>
        <w:t>'</w:t>
      </w:r>
      <w:r w:rsidR="00B93B58" w:rsidRPr="002074A4">
        <w:rPr>
          <w:rStyle w:val="affff8"/>
          <w:rFonts w:hint="cs"/>
          <w:rtl/>
        </w:rPr>
        <w:t>איש</w:t>
      </w:r>
      <w:r w:rsidR="002074A4">
        <w:rPr>
          <w:rFonts w:hint="cs"/>
          <w:rtl/>
        </w:rPr>
        <w:t>'</w:t>
      </w:r>
      <w:r w:rsidR="00B93B58" w:rsidRPr="006F178A">
        <w:rPr>
          <w:rtl/>
        </w:rPr>
        <w:t xml:space="preserve"> </w:t>
      </w:r>
      <w:r w:rsidR="002074A4">
        <w:rPr>
          <w:rFonts w:hint="cs"/>
          <w:rtl/>
        </w:rPr>
        <w:t xml:space="preserve">זה </w:t>
      </w:r>
      <w:r w:rsidR="00B93B58" w:rsidRPr="006F178A">
        <w:rPr>
          <w:rFonts w:hint="cs"/>
          <w:rtl/>
        </w:rPr>
        <w:t>הק</w:t>
      </w:r>
      <w:r w:rsidR="002074A4">
        <w:rPr>
          <w:rFonts w:hint="cs"/>
          <w:rtl/>
        </w:rPr>
        <w:t>ב"ה</w:t>
      </w:r>
      <w:r w:rsidR="00B93B58" w:rsidRPr="006F178A">
        <w:rPr>
          <w:rtl/>
        </w:rPr>
        <w:t xml:space="preserve">, </w:t>
      </w:r>
      <w:r w:rsidR="002074A4">
        <w:rPr>
          <w:rFonts w:hint="cs"/>
          <w:rtl/>
        </w:rPr>
        <w:t>ד</w:t>
      </w:r>
      <w:r w:rsidR="00B93B58" w:rsidRPr="002074A4">
        <w:rPr>
          <w:rStyle w:val="affff8"/>
          <w:rFonts w:hint="cs"/>
          <w:rtl/>
        </w:rPr>
        <w:t>'ה</w:t>
      </w:r>
      <w:r w:rsidR="00B93B58" w:rsidRPr="002074A4">
        <w:rPr>
          <w:rStyle w:val="affff8"/>
          <w:rtl/>
        </w:rPr>
        <w:t xml:space="preserve">' </w:t>
      </w:r>
      <w:r w:rsidR="00B93B58" w:rsidRPr="002074A4">
        <w:rPr>
          <w:rStyle w:val="affff8"/>
          <w:rFonts w:hint="cs"/>
          <w:rtl/>
        </w:rPr>
        <w:t>איש</w:t>
      </w:r>
      <w:r w:rsidR="00B93B58" w:rsidRPr="002074A4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מלחמה</w:t>
      </w:r>
      <w:r w:rsidR="00B93B58" w:rsidRPr="002074A4">
        <w:rPr>
          <w:rStyle w:val="affff8"/>
          <w:rtl/>
        </w:rPr>
        <w:t xml:space="preserve">, </w:t>
      </w:r>
    </w:p>
    <w:p w14:paraId="5EBEA418" w14:textId="6B237548" w:rsidR="002074A4" w:rsidRDefault="00B06E89" w:rsidP="002074A4">
      <w:pPr>
        <w:rPr>
          <w:rtl/>
        </w:rPr>
      </w:pPr>
      <w:r w:rsidRPr="00B06E89">
        <w:rPr>
          <w:rStyle w:val="affffc"/>
          <w:rFonts w:hint="cs"/>
          <w:rtl/>
        </w:rPr>
        <w:t>ה.</w:t>
      </w:r>
      <w:r>
        <w:rPr>
          <w:rStyle w:val="affff8"/>
          <w:rFonts w:hint="cs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ועיני</w:t>
      </w:r>
      <w:r w:rsidR="00B93B58" w:rsidRPr="002074A4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גבוהים</w:t>
      </w:r>
      <w:r w:rsidR="00B93B58" w:rsidRPr="002074A4">
        <w:rPr>
          <w:rStyle w:val="affff8"/>
          <w:rtl/>
        </w:rPr>
        <w:t xml:space="preserve"> </w:t>
      </w:r>
      <w:r w:rsidR="00B93B58" w:rsidRPr="002074A4">
        <w:rPr>
          <w:rStyle w:val="affff8"/>
          <w:rFonts w:hint="cs"/>
          <w:rtl/>
        </w:rPr>
        <w:t>תשפלנה</w:t>
      </w:r>
      <w:r w:rsidR="00B93B58" w:rsidRPr="002074A4">
        <w:rPr>
          <w:rStyle w:val="affff8"/>
          <w:rtl/>
        </w:rPr>
        <w:t xml:space="preserve">' </w:t>
      </w:r>
      <w:r w:rsidR="00B93B58" w:rsidRPr="006F178A">
        <w:rPr>
          <w:rtl/>
        </w:rPr>
        <w:t xml:space="preserve">- </w:t>
      </w:r>
      <w:r w:rsidR="00B93B58" w:rsidRPr="006F178A">
        <w:rPr>
          <w:rFonts w:hint="cs"/>
          <w:rtl/>
        </w:rPr>
        <w:t>שגורמין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שפלות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ישראל</w:t>
      </w:r>
      <w:r w:rsidR="00B93B58" w:rsidRPr="006F178A">
        <w:rPr>
          <w:rtl/>
        </w:rPr>
        <w:t xml:space="preserve">, </w:t>
      </w:r>
    </w:p>
    <w:p w14:paraId="15A30480" w14:textId="77777777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Pr="00F07A5B">
        <w:rPr>
          <w:rFonts w:hint="eastAsia"/>
          <w:rtl/>
        </w:rPr>
        <w:t>כתיב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אחרי</w:t>
      </w:r>
      <w:r w:rsidR="002074A4"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3D450760" w14:textId="5225F7DF" w:rsidR="00B93B58" w:rsidRPr="002074A4" w:rsidRDefault="00B93B58" w:rsidP="002074A4">
      <w:pPr>
        <w:rPr>
          <w:rtl/>
        </w:rPr>
      </w:pPr>
      <w:r w:rsidRPr="002074A4">
        <w:rPr>
          <w:rStyle w:val="affff8"/>
          <w:rtl/>
        </w:rPr>
        <w:t xml:space="preserve">'לכן </w:t>
      </w:r>
      <w:r w:rsidRPr="002074A4">
        <w:rPr>
          <w:rStyle w:val="affff8"/>
          <w:rFonts w:hint="eastAsia"/>
          <w:rtl/>
        </w:rPr>
        <w:t>הרחיבה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שאול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נפשה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ופערה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פיה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לבלי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חק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וירד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הדרה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והמונה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ושאונה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ועלז</w:t>
      </w:r>
      <w:r w:rsidRPr="002074A4">
        <w:rPr>
          <w:rStyle w:val="affff8"/>
          <w:rtl/>
        </w:rPr>
        <w:t xml:space="preserve"> </w:t>
      </w:r>
      <w:r w:rsidRPr="002074A4">
        <w:rPr>
          <w:rStyle w:val="affff8"/>
          <w:rFonts w:hint="eastAsia"/>
          <w:rtl/>
        </w:rPr>
        <w:t>בה</w:t>
      </w:r>
      <w:r w:rsidRPr="002074A4">
        <w:rPr>
          <w:rStyle w:val="affff8"/>
          <w:rtl/>
        </w:rPr>
        <w:t>'.</w:t>
      </w:r>
    </w:p>
    <w:p w14:paraId="1C38B163" w14:textId="16AAE9AD" w:rsidR="00B93B58" w:rsidRPr="006F178A" w:rsidRDefault="00E4644A" w:rsidP="00E4644A">
      <w:pPr>
        <w:pStyle w:val="affff5"/>
        <w:rPr>
          <w:del w:id="90266" w:author="מנוע עיצוב" w:date="2026-10-08T11:01:28Z"/>
          <w:rtl/>
        </w:rPr>
      </w:pPr>
      <w:del w:id="90265" w:author="מנוע עיצוב" w:date="2026-10-08T11:01:28Z">
        <w:r>
          <w:rPr>
            <w:rtl/>
          </w:rPr>
          <w:delText xml:space="preserve">****</w:delText>
        </w:r>
      </w:del>
    </w:p>
    <w:p w14:paraId="45F9EFB1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 xml:space="preserve">מח: </w:t>
      </w:r>
    </w:p>
    <w:p w14:paraId="206D3324" w14:textId="77777777" w:rsidR="00B93B58" w:rsidRPr="006F178A" w:rsidRDefault="00B93B58" w:rsidP="005670C9">
      <w:pPr>
        <w:pStyle w:val="afffd"/>
        <w:rPr>
          <w:rtl/>
        </w:rPr>
      </w:pPr>
      <w:ins w:id="9918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משמתו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נביאים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הראשונים</w:t>
      </w:r>
      <w:r w:rsidRPr="006F178A">
        <w:rPr>
          <w:rtl/>
        </w:rPr>
        <w:t>.</w:t>
      </w:r>
    </w:p>
    <w:p w14:paraId="04670643" w14:textId="3E328274" w:rsidR="00F07A5B" w:rsidRPr="00F07A5B" w:rsidRDefault="00432AE1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2074A4" w:rsidRPr="00F07A5B">
        <w:rPr>
          <w:rFonts w:hint="cs"/>
          <w:rtl/>
        </w:rPr>
        <w:t>ר''ה</w:t>
      </w:r>
      <w:r w:rsidR="00F07A5B" w:rsidRPr="00F07A5B">
        <w:rPr>
          <w:rFonts w:hint="cs"/>
          <w:rtl/>
        </w:rPr>
        <w:t>:</w:t>
      </w:r>
    </w:p>
    <w:p w14:paraId="184FBDC1" w14:textId="29F057D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נביאים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הראשונים</w:t>
      </w:r>
      <w:r w:rsidR="0084616C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ושמואל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ושלמה</w:t>
      </w:r>
      <w:r w:rsidRPr="006F178A">
        <w:rPr>
          <w:rtl/>
        </w:rPr>
        <w:t>.</w:t>
      </w:r>
    </w:p>
    <w:p w14:paraId="528C0E8D" w14:textId="1174DA22" w:rsidR="00F07A5B" w:rsidRPr="00F07A5B" w:rsidRDefault="002074A4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ר''נ</w:t>
      </w:r>
      <w:r w:rsidR="00F07A5B" w:rsidRPr="00F07A5B">
        <w:rPr>
          <w:rFonts w:hint="cs"/>
          <w:rtl/>
        </w:rPr>
        <w:t>:</w:t>
      </w:r>
    </w:p>
    <w:p w14:paraId="75380751" w14:textId="7F67F76D" w:rsidR="00B06E89" w:rsidRDefault="00B93B58" w:rsidP="00B93B58">
      <w:pPr>
        <w:rPr>
          <w:rtl/>
        </w:rPr>
      </w:pPr>
      <w:r w:rsidRPr="006F178A">
        <w:rPr>
          <w:rFonts w:hint="cs"/>
          <w:rtl/>
        </w:rPr>
        <w:t>בימי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דוד</w:t>
      </w:r>
      <w:r w:rsidRPr="006F178A">
        <w:rPr>
          <w:rtl/>
        </w:rPr>
        <w:t xml:space="preserve"> </w:t>
      </w:r>
      <w:r>
        <w:rPr>
          <w:rFonts w:hint="cs"/>
          <w:rtl/>
        </w:rPr>
        <w:t>פעמים</w:t>
      </w:r>
      <w:r w:rsidRPr="006F178A">
        <w:rPr>
          <w:rtl/>
        </w:rPr>
        <w:t xml:space="preserve"> </w:t>
      </w:r>
      <w:r w:rsidR="002074A4">
        <w:rPr>
          <w:rFonts w:hint="cs"/>
          <w:rtl/>
        </w:rPr>
        <w:t>עלה ופעמים לא</w:t>
      </w:r>
      <w:r w:rsidRPr="006F178A">
        <w:rPr>
          <w:rtl/>
        </w:rPr>
        <w:t xml:space="preserve">, </w:t>
      </w:r>
    </w:p>
    <w:p w14:paraId="462F4824" w14:textId="6B768D5C" w:rsidR="00B93B58" w:rsidRPr="00B06E89" w:rsidRDefault="00B93B58" w:rsidP="00B93B58">
      <w:pPr>
        <w:rPr>
          <w:spacing w:val="-2"/>
          <w:rtl/>
        </w:rPr>
      </w:pPr>
      <w:r w:rsidRPr="00B06E89">
        <w:rPr>
          <w:rFonts w:hint="cs"/>
          <w:spacing w:val="-2"/>
          <w:rtl/>
        </w:rPr>
        <w:t>שהרי</w:t>
      </w:r>
      <w:r w:rsidRPr="00B06E89">
        <w:rPr>
          <w:spacing w:val="-2"/>
          <w:rtl/>
        </w:rPr>
        <w:t xml:space="preserve"> </w:t>
      </w:r>
      <w:r w:rsidRPr="00B06E89">
        <w:rPr>
          <w:rFonts w:hint="cs"/>
          <w:spacing w:val="-2"/>
          <w:rtl/>
        </w:rPr>
        <w:t>צדוק</w:t>
      </w:r>
      <w:r w:rsidRPr="00B06E89">
        <w:rPr>
          <w:spacing w:val="-2"/>
          <w:rtl/>
        </w:rPr>
        <w:t xml:space="preserve"> </w:t>
      </w:r>
      <w:r w:rsidR="00B06E89" w:rsidRPr="00B06E89">
        <w:rPr>
          <w:rFonts w:hint="cs"/>
          <w:spacing w:val="-2"/>
          <w:rtl/>
        </w:rPr>
        <w:t xml:space="preserve">שאל </w:t>
      </w:r>
      <w:r w:rsidRPr="00B06E89">
        <w:rPr>
          <w:rFonts w:hint="cs"/>
          <w:spacing w:val="-2"/>
          <w:rtl/>
        </w:rPr>
        <w:t>ועלתה</w:t>
      </w:r>
      <w:r w:rsidRPr="00B06E89">
        <w:rPr>
          <w:spacing w:val="-2"/>
          <w:rtl/>
        </w:rPr>
        <w:t xml:space="preserve"> </w:t>
      </w:r>
      <w:r w:rsidRPr="00B06E89">
        <w:rPr>
          <w:rFonts w:hint="cs"/>
          <w:spacing w:val="-2"/>
          <w:rtl/>
        </w:rPr>
        <w:t>לו</w:t>
      </w:r>
      <w:r w:rsidRPr="00B06E89">
        <w:rPr>
          <w:spacing w:val="-2"/>
          <w:rtl/>
        </w:rPr>
        <w:t xml:space="preserve">, </w:t>
      </w:r>
      <w:r w:rsidRPr="00B06E89">
        <w:rPr>
          <w:rFonts w:hint="cs"/>
          <w:spacing w:val="-2"/>
          <w:rtl/>
        </w:rPr>
        <w:t>אביתר</w:t>
      </w:r>
      <w:r w:rsidRPr="00B06E89">
        <w:rPr>
          <w:spacing w:val="-2"/>
          <w:rtl/>
        </w:rPr>
        <w:t xml:space="preserve"> </w:t>
      </w:r>
      <w:r w:rsidR="00B06E89" w:rsidRPr="00B06E89">
        <w:rPr>
          <w:rFonts w:hint="cs"/>
          <w:spacing w:val="-2"/>
          <w:rtl/>
        </w:rPr>
        <w:t xml:space="preserve">שאל </w:t>
      </w:r>
      <w:r w:rsidRPr="00B06E89">
        <w:rPr>
          <w:rFonts w:hint="cs"/>
          <w:spacing w:val="-2"/>
          <w:rtl/>
        </w:rPr>
        <w:t>ולא</w:t>
      </w:r>
      <w:r w:rsidRPr="00B06E89">
        <w:rPr>
          <w:spacing w:val="-2"/>
          <w:rtl/>
        </w:rPr>
        <w:t xml:space="preserve"> </w:t>
      </w:r>
      <w:r w:rsidRPr="00B06E89">
        <w:rPr>
          <w:rFonts w:hint="cs"/>
          <w:spacing w:val="-2"/>
          <w:rtl/>
        </w:rPr>
        <w:t>עלתה</w:t>
      </w:r>
      <w:r w:rsidRPr="00B06E89">
        <w:rPr>
          <w:spacing w:val="-2"/>
          <w:rtl/>
        </w:rPr>
        <w:t xml:space="preserve"> </w:t>
      </w:r>
      <w:r w:rsidRPr="00B06E89">
        <w:rPr>
          <w:rFonts w:hint="cs"/>
          <w:spacing w:val="-2"/>
          <w:rtl/>
        </w:rPr>
        <w:t>לו</w:t>
      </w:r>
      <w:r w:rsidRPr="00B06E89">
        <w:rPr>
          <w:spacing w:val="-2"/>
          <w:rtl/>
        </w:rPr>
        <w:t>,</w:t>
      </w:r>
      <w:r w:rsidRPr="00B06E89">
        <w:rPr>
          <w:rFonts w:hint="cs"/>
          <w:spacing w:val="-2"/>
          <w:rtl/>
        </w:rPr>
        <w:t xml:space="preserve"> ד'</w:t>
      </w:r>
      <w:r w:rsidRPr="00B06E89">
        <w:rPr>
          <w:rStyle w:val="affff8"/>
          <w:rFonts w:hint="cs"/>
          <w:spacing w:val="-2"/>
          <w:rtl/>
        </w:rPr>
        <w:t>ויעל</w:t>
      </w:r>
      <w:r w:rsidRPr="00B06E89">
        <w:rPr>
          <w:rStyle w:val="affff8"/>
          <w:spacing w:val="-2"/>
          <w:rtl/>
        </w:rPr>
        <w:t xml:space="preserve"> </w:t>
      </w:r>
      <w:r w:rsidRPr="00B06E89">
        <w:rPr>
          <w:rStyle w:val="affff8"/>
          <w:rFonts w:hint="cs"/>
          <w:spacing w:val="-2"/>
          <w:rtl/>
        </w:rPr>
        <w:t>אביתר</w:t>
      </w:r>
      <w:r w:rsidRPr="00B06E89">
        <w:rPr>
          <w:spacing w:val="-2"/>
          <w:rtl/>
        </w:rPr>
        <w:t>.</w:t>
      </w:r>
    </w:p>
    <w:p w14:paraId="2BEA8DFC" w14:textId="77777777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והך</w:t>
      </w:r>
      <w:r w:rsidR="00F07A5B" w:rsidRPr="00F07A5B">
        <w:rPr>
          <w:rtl/>
        </w:rPr>
        <w:t>:</w:t>
      </w:r>
    </w:p>
    <w:p w14:paraId="58728D79" w14:textId="62171E19" w:rsidR="002074A4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'ויהי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לדרוש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אלהים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ימי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זכריה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המבין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בראות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אלהים'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</w:p>
    <w:p w14:paraId="54039431" w14:textId="77777777" w:rsidR="00F07A5B" w:rsidRPr="00F07A5B" w:rsidRDefault="002074A4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1EEF5B4E" w14:textId="6055BB6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ותומים אלא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בנביאים</w:t>
      </w:r>
      <w:r w:rsidRPr="006F178A">
        <w:rPr>
          <w:rtl/>
        </w:rPr>
        <w:t>.</w:t>
      </w:r>
    </w:p>
    <w:p w14:paraId="7B9FFA89" w14:textId="34204391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ש</w:t>
      </w:r>
      <w:r w:rsidR="00F07A5B" w:rsidRPr="00F07A5B">
        <w:rPr>
          <w:rtl/>
        </w:rPr>
        <w:t>:</w:t>
      </w:r>
    </w:p>
    <w:p w14:paraId="5F8E8B16" w14:textId="28590EF8" w:rsidR="00B93B58" w:rsidRDefault="00B93B58" w:rsidP="002074A4">
      <w:pPr>
        <w:rPr>
          <w:rtl/>
        </w:rPr>
      </w:pPr>
      <w:r w:rsidRPr="006F178A">
        <w:rPr>
          <w:rFonts w:hint="cs"/>
          <w:rtl/>
        </w:rPr>
        <w:t>משחרב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מגרש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ופסקו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ותומים</w:t>
      </w:r>
      <w:r w:rsidRPr="006F178A">
        <w:rPr>
          <w:rtl/>
        </w:rPr>
        <w:t xml:space="preserve">, </w:t>
      </w:r>
      <w:r w:rsidRPr="009972B7">
        <w:rPr>
          <w:rFonts w:hint="cs"/>
          <w:spacing w:val="2"/>
          <w:rtl/>
        </w:rPr>
        <w:t>ופסק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מלך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מבית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דוד</w:t>
      </w:r>
      <w:r w:rsidRPr="009972B7">
        <w:rPr>
          <w:spacing w:val="2"/>
          <w:rtl/>
        </w:rPr>
        <w:t>,</w:t>
      </w:r>
      <w:r w:rsidR="002074A4" w:rsidRPr="009972B7">
        <w:rPr>
          <w:rFonts w:hint="cs"/>
          <w:spacing w:val="2"/>
          <w:rtl/>
        </w:rPr>
        <w:t xml:space="preserve"> </w:t>
      </w:r>
      <w:r w:rsidRPr="009972B7">
        <w:rPr>
          <w:rStyle w:val="affffc"/>
          <w:rFonts w:hint="cs"/>
          <w:spacing w:val="2"/>
          <w:rtl/>
        </w:rPr>
        <w:t>ואם</w:t>
      </w:r>
      <w:r w:rsidRPr="009972B7">
        <w:rPr>
          <w:rStyle w:val="affffc"/>
          <w:spacing w:val="2"/>
          <w:rtl/>
        </w:rPr>
        <w:t xml:space="preserve"> </w:t>
      </w:r>
      <w:r w:rsidRPr="009972B7">
        <w:rPr>
          <w:rStyle w:val="affffc"/>
          <w:rFonts w:hint="cs"/>
          <w:spacing w:val="2"/>
          <w:rtl/>
        </w:rPr>
        <w:t>לחשך</w:t>
      </w:r>
      <w:r w:rsidRPr="009972B7">
        <w:rPr>
          <w:rStyle w:val="affffc"/>
          <w:spacing w:val="2"/>
          <w:rtl/>
        </w:rPr>
        <w:t xml:space="preserve"> </w:t>
      </w:r>
      <w:r w:rsidRPr="009972B7">
        <w:rPr>
          <w:rStyle w:val="affffc"/>
          <w:rFonts w:hint="cs"/>
          <w:spacing w:val="2"/>
          <w:rtl/>
        </w:rPr>
        <w:t>אדם</w:t>
      </w:r>
      <w:r w:rsidRPr="009972B7">
        <w:rPr>
          <w:rStyle w:val="affffc"/>
          <w:spacing w:val="2"/>
          <w:rtl/>
        </w:rPr>
        <w:t xml:space="preserve"> </w:t>
      </w:r>
      <w:r w:rsidRPr="009972B7">
        <w:rPr>
          <w:rStyle w:val="affffc"/>
          <w:rFonts w:hint="cs"/>
          <w:spacing w:val="2"/>
          <w:rtl/>
        </w:rPr>
        <w:t>לומר</w:t>
      </w:r>
      <w:r w:rsidRPr="009972B7">
        <w:rPr>
          <w:rStyle w:val="affffc"/>
          <w:spacing w:val="2"/>
          <w:rtl/>
        </w:rPr>
        <w:t>: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'ויאמר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התרשתא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להם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אשר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לא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יאכלו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מקדש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הקדשים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עד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עמוד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כהן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לאורים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ותומים</w:t>
      </w:r>
      <w:r w:rsidRPr="009972B7">
        <w:rPr>
          <w:rStyle w:val="affff8"/>
          <w:spacing w:val="2"/>
          <w:rtl/>
        </w:rPr>
        <w:t>'</w:t>
      </w:r>
      <w:r w:rsidRPr="009972B7">
        <w:rPr>
          <w:rStyle w:val="affff8"/>
          <w:rFonts w:hint="cs"/>
          <w:spacing w:val="2"/>
          <w:rtl/>
        </w:rPr>
        <w:t>,</w:t>
      </w:r>
    </w:p>
    <w:p w14:paraId="7A7ABD54" w14:textId="77777777" w:rsidR="00B93B58" w:rsidRPr="006F178A" w:rsidRDefault="00B93B58" w:rsidP="00B93B58">
      <w:pPr>
        <w:rPr>
          <w:rtl/>
        </w:rPr>
      </w:pPr>
      <w:r w:rsidRPr="002074A4">
        <w:rPr>
          <w:rStyle w:val="affffc"/>
          <w:rFonts w:hint="cs"/>
          <w:rtl/>
        </w:rPr>
        <w:t>אמור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לו</w:t>
      </w:r>
      <w:r w:rsidRPr="002074A4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לחבירו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שיחיו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משיח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דוד</w:t>
      </w:r>
      <w:r w:rsidRPr="006F178A">
        <w:rPr>
          <w:rtl/>
        </w:rPr>
        <w:t>!</w:t>
      </w:r>
    </w:p>
    <w:p w14:paraId="20C00C6A" w14:textId="55AA6AA8" w:rsidR="00F07A5B" w:rsidRPr="00F07A5B" w:rsidRDefault="00432AE1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אלא</w:t>
      </w:r>
      <w:r w:rsidR="00B93B58" w:rsidRPr="00F07A5B">
        <w:rPr>
          <w:rtl/>
        </w:rPr>
        <w:t xml:space="preserve"> </w:t>
      </w:r>
      <w:r w:rsidR="00B93B58" w:rsidRPr="00F07A5B">
        <w:rPr>
          <w:rFonts w:hint="cs"/>
          <w:rtl/>
        </w:rPr>
        <w:t>ארנב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י</w:t>
      </w:r>
      <w:r w:rsidR="00F07A5B" w:rsidRPr="00F07A5B">
        <w:rPr>
          <w:rtl/>
        </w:rPr>
        <w:t>:</w:t>
      </w:r>
    </w:p>
    <w:p w14:paraId="51BE46C3" w14:textId="435B4DAF" w:rsidR="00B93B58" w:rsidRPr="009972B7" w:rsidRDefault="00B93B58" w:rsidP="00B93B58">
      <w:pPr>
        <w:rPr>
          <w:spacing w:val="2"/>
          <w:rtl/>
        </w:rPr>
      </w:pPr>
      <w:r w:rsidRPr="00253A83">
        <w:rPr>
          <w:rFonts w:cs="BA Vilna Bold" w:hint="cs"/>
          <w:spacing w:val="2"/>
          <w:rtl/>
        </w:rPr>
        <w:t>מאן</w:t>
      </w:r>
      <w:r w:rsidRPr="00253A83">
        <w:rPr>
          <w:rFonts w:cs="BA Vilna Bold"/>
          <w:spacing w:val="2"/>
          <w:rtl/>
        </w:rPr>
        <w:t xml:space="preserve"> </w:t>
      </w:r>
      <w:r w:rsidRPr="00253A83">
        <w:rPr>
          <w:rFonts w:cs="BA Vilna Bold" w:hint="cs"/>
          <w:spacing w:val="2"/>
          <w:rtl/>
        </w:rPr>
        <w:t>נביאים</w:t>
      </w:r>
      <w:r w:rsidRPr="00253A83">
        <w:rPr>
          <w:rFonts w:cs="BA Vilna Bold"/>
          <w:spacing w:val="2"/>
          <w:rtl/>
        </w:rPr>
        <w:t xml:space="preserve"> </w:t>
      </w:r>
      <w:r w:rsidRPr="00253A83">
        <w:rPr>
          <w:rFonts w:cs="BA Vilna Bold" w:hint="cs"/>
          <w:spacing w:val="2"/>
          <w:rtl/>
        </w:rPr>
        <w:t>הראשונים</w:t>
      </w:r>
      <w:r w:rsidRPr="009972B7">
        <w:rPr>
          <w:spacing w:val="2"/>
          <w:rtl/>
        </w:rPr>
        <w:t xml:space="preserve">? </w:t>
      </w:r>
      <w:r w:rsidR="0024342C" w:rsidRPr="009972B7">
        <w:rPr>
          <w:rFonts w:hint="cs"/>
          <w:spacing w:val="2"/>
          <w:rtl/>
        </w:rPr>
        <w:t xml:space="preserve">להוציא </w:t>
      </w:r>
      <w:r w:rsidRPr="009972B7">
        <w:rPr>
          <w:rFonts w:hint="cs"/>
          <w:spacing w:val="2"/>
          <w:rtl/>
        </w:rPr>
        <w:t>מחגי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זכריה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ומלאכי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דאחרונים</w:t>
      </w:r>
      <w:r w:rsidRPr="009972B7">
        <w:rPr>
          <w:spacing w:val="2"/>
          <w:rtl/>
        </w:rPr>
        <w:t xml:space="preserve"> </w:t>
      </w:r>
      <w:r w:rsidR="002074A4" w:rsidRPr="009972B7">
        <w:rPr>
          <w:rFonts w:hint="cs"/>
          <w:spacing w:val="2"/>
          <w:rtl/>
        </w:rPr>
        <w:t>הן</w:t>
      </w:r>
      <w:r w:rsidRPr="009972B7">
        <w:rPr>
          <w:spacing w:val="2"/>
          <w:rtl/>
        </w:rPr>
        <w:t>;</w:t>
      </w:r>
    </w:p>
    <w:p w14:paraId="2ADE8E1A" w14:textId="482ACB14" w:rsidR="00F07A5B" w:rsidRPr="00F07A5B" w:rsidRDefault="00B93B58" w:rsidP="002074A4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562699E3" w14:textId="02A9102F" w:rsidR="0024342C" w:rsidRDefault="00B93B58" w:rsidP="00B93B58">
      <w:pPr>
        <w:rPr>
          <w:rtl/>
        </w:rPr>
      </w:pPr>
      <w:r w:rsidRPr="006F178A">
        <w:rPr>
          <w:rFonts w:hint="cs"/>
          <w:rtl/>
        </w:rPr>
        <w:t>משמתו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חגי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זכריה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ומלאכי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נסתלקה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רוח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הקודש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ואעפ</w:t>
      </w:r>
      <w:r w:rsidRPr="006F178A">
        <w:rPr>
          <w:rtl/>
        </w:rPr>
        <w:t>"</w:t>
      </w:r>
      <w:r w:rsidRPr="006F178A">
        <w:rPr>
          <w:rFonts w:hint="cs"/>
          <w:rtl/>
        </w:rPr>
        <w:t>כ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משתמשים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קול</w:t>
      </w:r>
      <w:r w:rsidRPr="006F178A">
        <w:rPr>
          <w:rtl/>
        </w:rPr>
        <w:t xml:space="preserve">, </w:t>
      </w:r>
    </w:p>
    <w:p w14:paraId="545D2E3D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שפעם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אחת</w:t>
      </w:r>
      <w:r w:rsidR="00F07A5B" w:rsidRPr="00F07A5B">
        <w:rPr>
          <w:rtl/>
        </w:rPr>
        <w:t>:</w:t>
      </w:r>
    </w:p>
    <w:p w14:paraId="0BAD7B70" w14:textId="36FE49AC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מסובין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גוריא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ביריחו</w:t>
      </w:r>
      <w:r w:rsidRPr="006F178A">
        <w:rPr>
          <w:rtl/>
        </w:rPr>
        <w:t>,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נתנה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עליהן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בת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קול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מן</w:t>
      </w:r>
      <w:r w:rsidRPr="002074A4">
        <w:rPr>
          <w:rStyle w:val="affffc"/>
          <w:rtl/>
        </w:rPr>
        <w:t xml:space="preserve"> </w:t>
      </w:r>
      <w:r w:rsidRPr="002074A4">
        <w:rPr>
          <w:rStyle w:val="affffc"/>
          <w:rFonts w:hint="cs"/>
          <w:rtl/>
        </w:rPr>
        <w:t>השמים</w:t>
      </w:r>
      <w:r w:rsidRPr="002074A4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עיניהם</w:t>
      </w:r>
      <w:r w:rsidRPr="006F178A">
        <w:rPr>
          <w:rtl/>
        </w:rPr>
        <w:t xml:space="preserve"> </w:t>
      </w:r>
      <w:r w:rsidRPr="00181B70">
        <w:rPr>
          <w:rFonts w:cs="BA Vilna Bold" w:hint="cs"/>
          <w:rtl/>
        </w:rPr>
        <w:t>בהלל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הזקן</w:t>
      </w:r>
      <w:r w:rsidRPr="006F178A">
        <w:rPr>
          <w:rtl/>
        </w:rPr>
        <w:t>,</w:t>
      </w:r>
      <w:r w:rsidRPr="006F178A">
        <w:rPr>
          <w:rtl/>
        </w:rPr>
        <w:tab/>
        <w:t xml:space="preserve"> </w:t>
      </w:r>
      <w:r w:rsidRPr="006F178A">
        <w:rPr>
          <w:rtl/>
        </w:rPr>
        <w:br/>
      </w:r>
      <w:r w:rsidRPr="006F178A">
        <w:rPr>
          <w:rFonts w:hint="cs"/>
          <w:rtl/>
        </w:rPr>
        <w:t>וכשמת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הספידוהו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חסיד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עניו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תלמידו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עזרא</w:t>
      </w:r>
      <w:r w:rsidRPr="006F178A">
        <w:rPr>
          <w:rtl/>
        </w:rPr>
        <w:t>;</w:t>
      </w:r>
    </w:p>
    <w:p w14:paraId="122D5B09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ופעם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אחרת</w:t>
      </w:r>
      <w:r w:rsidR="00F07A5B" w:rsidRPr="00F07A5B">
        <w:rPr>
          <w:rtl/>
        </w:rPr>
        <w:t>:</w:t>
      </w:r>
    </w:p>
    <w:p w14:paraId="19652DF0" w14:textId="15C3C370" w:rsidR="00B93B58" w:rsidRDefault="00B93B58" w:rsidP="00B93B58">
      <w:pPr>
        <w:rPr>
          <w:rtl/>
        </w:rPr>
      </w:pP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מסובין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בעלייה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ביבנה</w:t>
      </w:r>
      <w:r w:rsidRPr="006F178A">
        <w:rPr>
          <w:rtl/>
        </w:rPr>
        <w:t xml:space="preserve">, </w:t>
      </w:r>
      <w:r w:rsidRPr="0024342C">
        <w:rPr>
          <w:rStyle w:val="affffc"/>
          <w:rFonts w:hint="cs"/>
          <w:rtl/>
        </w:rPr>
        <w:t>נתנה</w:t>
      </w:r>
      <w:r w:rsidRPr="0024342C">
        <w:rPr>
          <w:rStyle w:val="affffc"/>
          <w:rtl/>
        </w:rPr>
        <w:t xml:space="preserve"> </w:t>
      </w:r>
      <w:r w:rsidR="000C1D7B">
        <w:rPr>
          <w:rStyle w:val="affffc"/>
          <w:rFonts w:hint="cs"/>
          <w:rtl/>
        </w:rPr>
        <w:t>ע</w:t>
      </w:r>
      <w:r w:rsidRPr="0024342C">
        <w:rPr>
          <w:rStyle w:val="affffc"/>
          <w:rFonts w:hint="cs"/>
          <w:rtl/>
        </w:rPr>
        <w:t>ל</w:t>
      </w:r>
      <w:r w:rsidR="000C1D7B">
        <w:rPr>
          <w:rStyle w:val="affffc"/>
          <w:rFonts w:hint="cs"/>
          <w:rtl/>
        </w:rPr>
        <w:t>י</w:t>
      </w:r>
      <w:r w:rsidRPr="0024342C">
        <w:rPr>
          <w:rStyle w:val="affffc"/>
          <w:rFonts w:hint="cs"/>
          <w:rtl/>
        </w:rPr>
        <w:t>הן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בת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קול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מן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השמים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ו</w:t>
      </w:r>
      <w:r w:rsidRPr="0024342C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בכם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</w:t>
      </w:r>
      <w:r w:rsidR="000C1D7B">
        <w:rPr>
          <w:rFonts w:hint="cs"/>
          <w:rtl/>
        </w:rPr>
        <w:t>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שראוי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שתשרה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דורו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זכאין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לכך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נתנו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עיניהם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בשמואל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הקטן</w:t>
      </w:r>
      <w:r w:rsidRPr="00253A83">
        <w:rPr>
          <w:rFonts w:cs="BA Vilna Bold"/>
          <w:rtl/>
        </w:rPr>
        <w:t>,</w:t>
      </w:r>
      <w:r>
        <w:rPr>
          <w:rtl/>
        </w:rPr>
        <w:t xml:space="preserve"> </w:t>
      </w:r>
    </w:p>
    <w:p w14:paraId="59A01725" w14:textId="7A483CB5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וכשמת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הספידוהו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עניו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חסיד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תלמידו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הלל</w:t>
      </w:r>
      <w:r w:rsidRPr="006F178A">
        <w:rPr>
          <w:rtl/>
        </w:rPr>
        <w:t>;</w:t>
      </w:r>
    </w:p>
    <w:p w14:paraId="2B08495F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הוא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אמר</w:t>
      </w:r>
      <w:r w:rsidR="00F07A5B" w:rsidRPr="00F07A5B">
        <w:rPr>
          <w:rtl/>
        </w:rPr>
        <w:t>:</w:t>
      </w:r>
    </w:p>
    <w:p w14:paraId="4AE0D358" w14:textId="710A1659" w:rsidR="00B06E89" w:rsidRDefault="00B93B58" w:rsidP="00B93B58">
      <w:pPr>
        <w:rPr>
          <w:rtl/>
        </w:rPr>
      </w:pPr>
      <w:r w:rsidRPr="00757D20">
        <w:rPr>
          <w:rFonts w:hint="cs"/>
          <w:rtl/>
        </w:rPr>
        <w:t>בשעת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מיתתו</w:t>
      </w:r>
      <w:r w:rsidRPr="00757D20">
        <w:rPr>
          <w:rtl/>
        </w:rPr>
        <w:t xml:space="preserve">: </w:t>
      </w:r>
      <w:r w:rsidRPr="00757D20">
        <w:rPr>
          <w:rFonts w:hint="cs"/>
          <w:rtl/>
        </w:rPr>
        <w:t>שמעון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וישמעאל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לחרב</w:t>
      </w:r>
      <w:r w:rsidRPr="00757D20">
        <w:rPr>
          <w:rtl/>
        </w:rPr>
        <w:t xml:space="preserve">, </w:t>
      </w:r>
      <w:r w:rsidRPr="00757D20">
        <w:rPr>
          <w:rFonts w:hint="cs"/>
          <w:rtl/>
        </w:rPr>
        <w:t>וחבר</w:t>
      </w:r>
      <w:r w:rsidR="00B06E89">
        <w:rPr>
          <w:rFonts w:hint="cs"/>
          <w:rtl/>
        </w:rPr>
        <w:t xml:space="preserve">ים להרג </w:t>
      </w:r>
      <w:r w:rsidR="00B06E89" w:rsidRPr="00B06E89">
        <w:rPr>
          <w:rStyle w:val="afffff2"/>
          <w:rFonts w:hint="cs"/>
          <w:rtl/>
        </w:rPr>
        <w:t>במיתה משונה</w:t>
      </w:r>
      <w:r w:rsidR="00B06E89">
        <w:rPr>
          <w:rFonts w:hint="cs"/>
          <w:rtl/>
        </w:rPr>
        <w:t xml:space="preserve"> </w:t>
      </w:r>
    </w:p>
    <w:p w14:paraId="6DA4C0CD" w14:textId="351098B7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>ושאר</w:t>
      </w:r>
      <w:r w:rsidRPr="00757D20">
        <w:rPr>
          <w:rtl/>
        </w:rPr>
        <w:t xml:space="preserve"> </w:t>
      </w:r>
      <w:r w:rsidR="000C1D7B">
        <w:rPr>
          <w:rFonts w:hint="cs"/>
          <w:rtl/>
        </w:rPr>
        <w:t>ה</w:t>
      </w:r>
      <w:r w:rsidRPr="00757D20">
        <w:rPr>
          <w:rFonts w:hint="cs"/>
          <w:rtl/>
        </w:rPr>
        <w:t>ע</w:t>
      </w:r>
      <w:r w:rsidR="000C1D7B">
        <w:rPr>
          <w:rFonts w:hint="cs"/>
          <w:rtl/>
        </w:rPr>
        <w:t>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לביז</w:t>
      </w:r>
      <w:r w:rsidR="000C1D7B">
        <w:rPr>
          <w:rFonts w:hint="cs"/>
          <w:rtl/>
        </w:rPr>
        <w:t>ה</w:t>
      </w:r>
      <w:r w:rsidRPr="00757D20">
        <w:rPr>
          <w:rtl/>
        </w:rPr>
        <w:t xml:space="preserve">, </w:t>
      </w:r>
      <w:r w:rsidR="000C1D7B">
        <w:rPr>
          <w:rFonts w:hint="cs"/>
          <w:rtl/>
        </w:rPr>
        <w:t>ויסורין גדולים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עתידין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ל</w:t>
      </w:r>
      <w:r w:rsidR="000C1D7B">
        <w:rPr>
          <w:rFonts w:hint="cs"/>
          <w:rtl/>
        </w:rPr>
        <w:t>בוא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על</w:t>
      </w:r>
      <w:r w:rsidRPr="00757D20">
        <w:rPr>
          <w:rtl/>
        </w:rPr>
        <w:t xml:space="preserve"> </w:t>
      </w:r>
      <w:r w:rsidR="000C1D7B">
        <w:rPr>
          <w:rFonts w:hint="cs"/>
          <w:rtl/>
        </w:rPr>
        <w:t>העם</w:t>
      </w:r>
      <w:r w:rsidRPr="00757D20">
        <w:rPr>
          <w:rtl/>
        </w:rPr>
        <w:t>;</w:t>
      </w:r>
    </w:p>
    <w:p w14:paraId="56092F79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ואף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על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ריב</w:t>
      </w:r>
      <w:r w:rsidRPr="00F07A5B">
        <w:rPr>
          <w:rtl/>
        </w:rPr>
        <w:t>"</w:t>
      </w:r>
      <w:r w:rsidRPr="00F07A5B">
        <w:rPr>
          <w:rFonts w:hint="eastAsia"/>
          <w:rtl/>
        </w:rPr>
        <w:t>ב</w:t>
      </w:r>
      <w:r w:rsidR="00F07A5B" w:rsidRPr="00F07A5B">
        <w:rPr>
          <w:rtl/>
        </w:rPr>
        <w:t>:</w:t>
      </w:r>
    </w:p>
    <w:p w14:paraId="64857AEC" w14:textId="77F390DC" w:rsidR="00B93B58" w:rsidRPr="0024342C" w:rsidRDefault="00B93B58" w:rsidP="00B93B58">
      <w:pPr>
        <w:rPr>
          <w:rtl/>
        </w:rPr>
      </w:pPr>
      <w:r w:rsidRPr="0024342C">
        <w:rPr>
          <w:rFonts w:hint="eastAsia"/>
          <w:rtl/>
        </w:rPr>
        <w:t>בקשו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לומר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הי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חסיד</w:t>
      </w:r>
      <w:r w:rsidRPr="0024342C">
        <w:rPr>
          <w:rtl/>
        </w:rPr>
        <w:t xml:space="preserve">, </w:t>
      </w:r>
      <w:r w:rsidRPr="0024342C">
        <w:rPr>
          <w:rFonts w:hint="eastAsia"/>
          <w:rtl/>
        </w:rPr>
        <w:t>הי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עניו</w:t>
      </w:r>
      <w:r w:rsidRPr="0024342C">
        <w:rPr>
          <w:rtl/>
        </w:rPr>
        <w:t xml:space="preserve">, </w:t>
      </w:r>
      <w:r w:rsidRPr="0024342C">
        <w:rPr>
          <w:rFonts w:hint="eastAsia"/>
          <w:rtl/>
        </w:rPr>
        <w:t>אלא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שנטרפה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שעה</w:t>
      </w:r>
      <w:r w:rsidRPr="0024342C">
        <w:rPr>
          <w:rtl/>
        </w:rPr>
        <w:t xml:space="preserve">, </w:t>
      </w:r>
      <w:r w:rsidRPr="0024342C">
        <w:rPr>
          <w:rFonts w:hint="eastAsia"/>
          <w:rtl/>
        </w:rPr>
        <w:t>שאין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מספידין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על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הרוגי</w:t>
      </w:r>
      <w:r w:rsidRPr="0024342C">
        <w:rPr>
          <w:rtl/>
        </w:rPr>
        <w:t xml:space="preserve"> </w:t>
      </w:r>
      <w:r w:rsidRPr="0024342C">
        <w:rPr>
          <w:rFonts w:hint="eastAsia"/>
          <w:rtl/>
        </w:rPr>
        <w:t>מלכות</w:t>
      </w:r>
      <w:r w:rsidRPr="0024342C">
        <w:rPr>
          <w:rtl/>
        </w:rPr>
        <w:t>.</w:t>
      </w:r>
    </w:p>
    <w:p w14:paraId="6FC992B6" w14:textId="06116794" w:rsidR="00B93B58" w:rsidRPr="006F178A" w:rsidRDefault="00E4644A" w:rsidP="00E4644A">
      <w:pPr>
        <w:pStyle w:val="affff5"/>
        <w:rPr>
          <w:del w:id="90268" w:author="מנוע עיצוב" w:date="2026-10-08T11:01:28Z"/>
          <w:rtl/>
        </w:rPr>
      </w:pPr>
      <w:del w:id="90267" w:author="מנוע עיצוב" w:date="2026-10-08T11:01:28Z">
        <w:r>
          <w:rPr>
            <w:rtl/>
          </w:rPr>
          <w:delText xml:space="preserve">****</w:delText>
        </w:r>
      </w:del>
    </w:p>
    <w:p w14:paraId="230E4E4C" w14:textId="77777777" w:rsidR="00B93B58" w:rsidRPr="006F178A" w:rsidRDefault="00B93B58" w:rsidP="005670C9">
      <w:pPr>
        <w:pStyle w:val="afffd"/>
        <w:rPr>
          <w:rtl/>
        </w:rPr>
      </w:pPr>
      <w:ins w:id="9919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משחרב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השמיר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כו</w:t>
      </w:r>
      <w:r w:rsidRPr="006F178A">
        <w:rPr>
          <w:rtl/>
        </w:rPr>
        <w:t>'.</w:t>
      </w:r>
    </w:p>
    <w:p w14:paraId="74C577B6" w14:textId="7EE3281A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tl/>
        </w:rPr>
        <w:t>ת"ר</w:t>
      </w:r>
      <w:r w:rsidR="00F07A5B" w:rsidRPr="00F07A5B">
        <w:rPr>
          <w:rtl/>
        </w:rPr>
        <w:t>:</w:t>
      </w:r>
    </w:p>
    <w:p w14:paraId="76DE8EF3" w14:textId="396F0FF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שמיר שבו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Pr="006F178A">
        <w:rPr>
          <w:rtl/>
        </w:rPr>
        <w:t xml:space="preserve"> </w:t>
      </w:r>
      <w:r w:rsidR="0024342C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'והבית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בהבנותו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אבן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שלמה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מסע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נבנה</w:t>
      </w:r>
      <w:r w:rsidRPr="00BF7DBF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24342C">
        <w:rPr>
          <w:rStyle w:val="affffc"/>
          <w:rFonts w:hint="cs"/>
          <w:rtl/>
        </w:rPr>
        <w:t>לר</w:t>
      </w:r>
      <w:r w:rsidRPr="0024342C">
        <w:rPr>
          <w:rStyle w:val="affffc"/>
          <w:rtl/>
        </w:rPr>
        <w:t>"</w:t>
      </w:r>
      <w:r w:rsidRPr="0024342C">
        <w:rPr>
          <w:rStyle w:val="affffc"/>
          <w:rFonts w:hint="cs"/>
          <w:rtl/>
        </w:rPr>
        <w:t xml:space="preserve">י: </w:t>
      </w:r>
      <w:r w:rsidRPr="006F178A">
        <w:rPr>
          <w:rFonts w:hint="cs"/>
          <w:rtl/>
        </w:rPr>
        <w:t>הדברים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ככתבן</w:t>
      </w:r>
      <w:r w:rsidRPr="006F178A">
        <w:rPr>
          <w:rtl/>
        </w:rPr>
        <w:t>,</w:t>
      </w:r>
    </w:p>
    <w:p w14:paraId="2FD0E8E8" w14:textId="1C0A2F02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eastAsia"/>
          <w:rtl/>
        </w:rPr>
        <w:t>א</w:t>
      </w:r>
      <w:r w:rsidRPr="00F07A5B">
        <w:rPr>
          <w:rtl/>
        </w:rPr>
        <w:t>"</w:t>
      </w:r>
      <w:r w:rsidRPr="00F07A5B">
        <w:rPr>
          <w:rFonts w:hint="eastAsia"/>
          <w:rtl/>
        </w:rPr>
        <w:t>ל</w:t>
      </w:r>
      <w:r w:rsidRPr="00F07A5B">
        <w:rPr>
          <w:rtl/>
        </w:rPr>
        <w:t xml:space="preserve"> </w:t>
      </w:r>
      <w:r w:rsidRPr="00F07A5B">
        <w:rPr>
          <w:rFonts w:hint="eastAsia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eastAsia"/>
          <w:rtl/>
        </w:rPr>
        <w:t>נחמיה</w:t>
      </w:r>
      <w:r w:rsidR="00F07A5B" w:rsidRPr="00F07A5B">
        <w:rPr>
          <w:rtl/>
        </w:rPr>
        <w:t>:</w:t>
      </w:r>
    </w:p>
    <w:p w14:paraId="531EFC35" w14:textId="568E654C" w:rsidR="00B93B58" w:rsidRPr="00225FF9" w:rsidRDefault="00B93B58" w:rsidP="00B93B58">
      <w:pPr>
        <w:rPr>
          <w:spacing w:val="-2"/>
          <w:rtl/>
        </w:rPr>
      </w:pPr>
      <w:r w:rsidRPr="0024342C">
        <w:rPr>
          <w:rStyle w:val="affffc"/>
          <w:rFonts w:hint="eastAsia"/>
          <w:rtl/>
        </w:rPr>
        <w:t>וה</w:t>
      </w:r>
      <w:r w:rsidR="0024342C">
        <w:rPr>
          <w:rStyle w:val="affffc"/>
          <w:rFonts w:hint="cs"/>
          <w:rtl/>
        </w:rPr>
        <w:t>לא</w:t>
      </w:r>
      <w:r w:rsidRPr="0024342C">
        <w:rPr>
          <w:rStyle w:val="affffc"/>
          <w:rtl/>
        </w:rPr>
        <w:t xml:space="preserve">: </w:t>
      </w:r>
      <w:r w:rsidRPr="0024342C">
        <w:rPr>
          <w:rStyle w:val="affff8"/>
          <w:rtl/>
        </w:rPr>
        <w:t xml:space="preserve">'כל </w:t>
      </w:r>
      <w:r w:rsidRPr="0024342C">
        <w:rPr>
          <w:rStyle w:val="affff8"/>
          <w:rFonts w:hint="eastAsia"/>
          <w:rtl/>
        </w:rPr>
        <w:t>אלה</w:t>
      </w:r>
      <w:r w:rsidRPr="0024342C">
        <w:rPr>
          <w:rStyle w:val="affff8"/>
          <w:rtl/>
        </w:rPr>
        <w:t xml:space="preserve"> </w:t>
      </w:r>
      <w:r w:rsidRPr="0024342C">
        <w:rPr>
          <w:rStyle w:val="affff8"/>
          <w:rFonts w:hint="eastAsia"/>
          <w:rtl/>
        </w:rPr>
        <w:t>אבנים</w:t>
      </w:r>
      <w:r w:rsidRPr="0024342C">
        <w:rPr>
          <w:rStyle w:val="affff8"/>
          <w:rtl/>
        </w:rPr>
        <w:t xml:space="preserve"> </w:t>
      </w:r>
      <w:r w:rsidRPr="0024342C">
        <w:rPr>
          <w:rStyle w:val="affff8"/>
          <w:rFonts w:hint="eastAsia"/>
          <w:rtl/>
        </w:rPr>
        <w:t>יקרות</w:t>
      </w:r>
      <w:r w:rsidRPr="0024342C">
        <w:rPr>
          <w:rStyle w:val="affff8"/>
          <w:rtl/>
        </w:rPr>
        <w:t xml:space="preserve"> </w:t>
      </w:r>
      <w:r w:rsidRPr="0024342C">
        <w:rPr>
          <w:rStyle w:val="affff8"/>
          <w:rFonts w:hint="eastAsia"/>
          <w:rtl/>
        </w:rPr>
        <w:t>וגו</w:t>
      </w:r>
      <w:r w:rsidRPr="0024342C">
        <w:rPr>
          <w:rStyle w:val="affff8"/>
          <w:rtl/>
        </w:rPr>
        <w:t xml:space="preserve">' </w:t>
      </w:r>
      <w:r w:rsidRPr="0024342C">
        <w:rPr>
          <w:rStyle w:val="affff8"/>
          <w:rFonts w:hint="eastAsia"/>
          <w:rtl/>
        </w:rPr>
        <w:t>מגוררות</w:t>
      </w:r>
      <w:r w:rsidRPr="0024342C">
        <w:rPr>
          <w:rStyle w:val="affff8"/>
          <w:rtl/>
        </w:rPr>
        <w:t xml:space="preserve"> </w:t>
      </w:r>
      <w:r w:rsidRPr="0024342C">
        <w:rPr>
          <w:rStyle w:val="affff8"/>
          <w:rFonts w:hint="eastAsia"/>
          <w:rtl/>
        </w:rPr>
        <w:t>במגרה</w:t>
      </w:r>
      <w:r w:rsidRPr="0024342C">
        <w:rPr>
          <w:rStyle w:val="affff8"/>
          <w:rtl/>
        </w:rPr>
        <w:t>'!</w:t>
      </w:r>
    </w:p>
    <w:p w14:paraId="675D1041" w14:textId="76B3413B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</w:t>
      </w:r>
      <w:r w:rsidRPr="00F07A5B">
        <w:rPr>
          <w:rtl/>
        </w:rPr>
        <w:t>"</w:t>
      </w:r>
      <w:r w:rsidRPr="00F07A5B">
        <w:rPr>
          <w:rFonts w:hint="cs"/>
          <w:rtl/>
        </w:rPr>
        <w:t>כ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מה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ל</w:t>
      </w:r>
      <w:r w:rsidR="00F07A5B" w:rsidRPr="00F07A5B">
        <w:rPr>
          <w:rFonts w:hint="cs"/>
          <w:rtl/>
        </w:rPr>
        <w:t>:</w:t>
      </w:r>
    </w:p>
    <w:p w14:paraId="66BE67E0" w14:textId="7C83CD04" w:rsidR="00B93B58" w:rsidRPr="006F178A" w:rsidRDefault="00B93B58" w:rsidP="00B93B58">
      <w:pPr>
        <w:rPr>
          <w:rtl/>
        </w:rPr>
      </w:pPr>
      <w:r w:rsidRPr="00BF7DBF">
        <w:rPr>
          <w:rStyle w:val="affff8"/>
          <w:rFonts w:hint="cs"/>
          <w:rtl/>
        </w:rPr>
        <w:t>'לא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נשמע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בבית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בהבנותו'</w:t>
      </w:r>
      <w:r w:rsidRPr="00BF7DBF">
        <w:rPr>
          <w:rStyle w:val="affff8"/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ומכניס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מבפנים</w:t>
      </w:r>
      <w:r w:rsidRPr="006F178A">
        <w:rPr>
          <w:rtl/>
        </w:rPr>
        <w:t>;</w:t>
      </w:r>
    </w:p>
    <w:p w14:paraId="1F3BDE27" w14:textId="3909DF57" w:rsidR="00F07A5B" w:rsidRPr="00F07A5B" w:rsidRDefault="0024342C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B93B58" w:rsidRPr="00F07A5B">
        <w:rPr>
          <w:rFonts w:hint="cs"/>
          <w:rtl/>
        </w:rPr>
        <w:t>רבי</w:t>
      </w:r>
      <w:r w:rsidR="00F07A5B" w:rsidRPr="00F07A5B">
        <w:rPr>
          <w:rtl/>
        </w:rPr>
        <w:t>:</w:t>
      </w:r>
    </w:p>
    <w:p w14:paraId="31A3E86C" w14:textId="78458CE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נראין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</w:t>
      </w:r>
      <w:r w:rsidRPr="006F178A">
        <w:rPr>
          <w:rtl/>
        </w:rPr>
        <w:t xml:space="preserve"> </w:t>
      </w:r>
      <w:r w:rsidRPr="0024342C">
        <w:rPr>
          <w:rStyle w:val="affffc"/>
          <w:rFonts w:hint="cs"/>
          <w:rtl/>
        </w:rPr>
        <w:t>רבי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יהודה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באבני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מקדש</w:t>
      </w:r>
      <w:r w:rsidRPr="006F178A">
        <w:rPr>
          <w:rtl/>
        </w:rPr>
        <w:t>,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ודברי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ר</w:t>
      </w:r>
      <w:r w:rsidRPr="0024342C">
        <w:rPr>
          <w:rStyle w:val="affffc"/>
          <w:rtl/>
        </w:rPr>
        <w:t xml:space="preserve">' </w:t>
      </w:r>
      <w:r w:rsidRPr="0024342C">
        <w:rPr>
          <w:rStyle w:val="affffc"/>
          <w:rFonts w:hint="cs"/>
          <w:rtl/>
        </w:rPr>
        <w:t>נחמיה</w:t>
      </w:r>
      <w:r w:rsidRPr="0024342C">
        <w:rPr>
          <w:rStyle w:val="affffc"/>
          <w:rtl/>
        </w:rPr>
        <w:t xml:space="preserve"> 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ביתו</w:t>
      </w:r>
      <w:r w:rsidRPr="006F178A">
        <w:rPr>
          <w:rtl/>
        </w:rPr>
        <w:t>.</w:t>
      </w:r>
    </w:p>
    <w:p w14:paraId="0E0945FE" w14:textId="77777777" w:rsidR="00F07A5B" w:rsidRPr="00F07A5B" w:rsidRDefault="00374FEC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ולר</w:t>
      </w:r>
      <w:r w:rsidR="00B93B58" w:rsidRPr="00F07A5B">
        <w:rPr>
          <w:rtl/>
        </w:rPr>
        <w:t xml:space="preserve">' </w:t>
      </w:r>
      <w:r w:rsidR="00B93B58" w:rsidRPr="00F07A5B">
        <w:rPr>
          <w:rFonts w:hint="cs"/>
          <w:rtl/>
        </w:rPr>
        <w:t>נחמיה</w:t>
      </w:r>
      <w:r w:rsidR="00F07A5B" w:rsidRPr="00F07A5B">
        <w:rPr>
          <w:rtl/>
        </w:rPr>
        <w:t>:</w:t>
      </w:r>
    </w:p>
    <w:p w14:paraId="6F409A94" w14:textId="56C63C6F" w:rsidR="0024342C" w:rsidRPr="00B06E89" w:rsidRDefault="00374FEC" w:rsidP="00B06E89">
      <w:pPr>
        <w:rPr>
          <w:rtl/>
        </w:rPr>
      </w:pPr>
      <w:r>
        <w:rPr>
          <w:rFonts w:hint="cs"/>
          <w:rtl/>
        </w:rPr>
        <w:t>נזקקו ל</w:t>
      </w:r>
      <w:r w:rsidR="00B93B58" w:rsidRPr="00B06E89">
        <w:rPr>
          <w:rFonts w:hint="cs"/>
          <w:rtl/>
        </w:rPr>
        <w:t>שמיר</w:t>
      </w:r>
      <w:r w:rsidR="0024342C" w:rsidRPr="00B06E89">
        <w:rPr>
          <w:rFonts w:hint="cs"/>
          <w:rtl/>
        </w:rPr>
        <w:t xml:space="preserve"> </w:t>
      </w:r>
      <w:r w:rsidR="00B06E89" w:rsidRPr="00B06E89">
        <w:rPr>
          <w:rFonts w:hint="cs"/>
          <w:rtl/>
        </w:rPr>
        <w:t>ד</w:t>
      </w:r>
      <w:r w:rsidR="00B06E89">
        <w:rPr>
          <w:rFonts w:hint="cs"/>
          <w:rtl/>
        </w:rPr>
        <w:t>'</w:t>
      </w:r>
      <w:r w:rsidR="00B06E89" w:rsidRPr="00B06E89">
        <w:rPr>
          <w:rFonts w:hint="cs"/>
          <w:rtl/>
        </w:rPr>
        <w:t>פתוחי חותם</w:t>
      </w:r>
      <w:r w:rsidR="00B06E89">
        <w:rPr>
          <w:rFonts w:hint="cs"/>
          <w:rtl/>
        </w:rPr>
        <w:t>'</w:t>
      </w:r>
      <w:r w:rsidR="00B06E89" w:rsidRPr="00B06E89">
        <w:rPr>
          <w:rFonts w:hint="cs"/>
          <w:rtl/>
        </w:rPr>
        <w:t xml:space="preserve"> שלא כתבום בדיו </w:t>
      </w:r>
    </w:p>
    <w:p w14:paraId="020AC071" w14:textId="77777777" w:rsidR="00B06E89" w:rsidRDefault="00B06E89" w:rsidP="00374FEC">
      <w:pPr>
        <w:ind w:left="565" w:firstLine="113"/>
        <w:rPr>
          <w:rStyle w:val="affffc"/>
          <w:rtl/>
        </w:rPr>
      </w:pPr>
      <w:r w:rsidRPr="00BF7DBF">
        <w:rPr>
          <w:rStyle w:val="affff8"/>
          <w:rFonts w:hint="cs"/>
          <w:rtl/>
        </w:rPr>
        <w:t>'במלואותם'</w:t>
      </w:r>
      <w:r w:rsidRPr="00BF7DBF">
        <w:rPr>
          <w:rStyle w:val="affff8"/>
          <w:rtl/>
        </w:rPr>
        <w:t>,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ואין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מסרטין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עליהם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באיזמל</w:t>
      </w:r>
      <w:r w:rsidR="00B93B58" w:rsidRPr="006F178A">
        <w:rPr>
          <w:rtl/>
        </w:rPr>
        <w:t xml:space="preserve">, </w:t>
      </w:r>
    </w:p>
    <w:p w14:paraId="1A8A0186" w14:textId="77777777" w:rsidR="00B06E89" w:rsidRDefault="00B93B58" w:rsidP="0024342C">
      <w:pPr>
        <w:rPr>
          <w:rtl/>
        </w:rPr>
      </w:pPr>
      <w:r w:rsidRPr="00B06E89">
        <w:rPr>
          <w:rFonts w:hint="cs"/>
          <w:spacing w:val="0"/>
          <w:rtl/>
        </w:rPr>
        <w:lastRenderedPageBreak/>
        <w:t>אלא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כותב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עליהם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בדיו</w:t>
      </w:r>
      <w:r w:rsidRPr="00B06E89">
        <w:rPr>
          <w:spacing w:val="0"/>
          <w:rtl/>
        </w:rPr>
        <w:t xml:space="preserve">, </w:t>
      </w:r>
      <w:r w:rsidRPr="00B06E89">
        <w:rPr>
          <w:rFonts w:hint="cs"/>
          <w:spacing w:val="0"/>
          <w:rtl/>
        </w:rPr>
        <w:t>ומראה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להן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שמיר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מבחוץ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ונבקעות</w:t>
      </w:r>
      <w:r w:rsidRPr="00B06E89">
        <w:rPr>
          <w:spacing w:val="0"/>
          <w:rtl/>
        </w:rPr>
        <w:t xml:space="preserve"> </w:t>
      </w:r>
      <w:r w:rsidRPr="00B06E89">
        <w:rPr>
          <w:rFonts w:hint="cs"/>
          <w:spacing w:val="0"/>
          <w:rtl/>
        </w:rPr>
        <w:t>מאליהן</w:t>
      </w:r>
      <w:r w:rsidRPr="00B06E89">
        <w:rPr>
          <w:spacing w:val="0"/>
          <w:rtl/>
        </w:rPr>
        <w:t>,</w:t>
      </w:r>
      <w:r w:rsidRPr="006F178A">
        <w:rPr>
          <w:rtl/>
        </w:rPr>
        <w:t xml:space="preserve"> </w:t>
      </w:r>
    </w:p>
    <w:p w14:paraId="460BFA2D" w14:textId="11AF85FC" w:rsidR="0024342C" w:rsidRDefault="00B93B58" w:rsidP="0024342C">
      <w:pPr>
        <w:rPr>
          <w:rtl/>
        </w:rPr>
      </w:pPr>
      <w:r w:rsidRPr="006F178A">
        <w:rPr>
          <w:rFonts w:hint="cs"/>
          <w:rtl/>
        </w:rPr>
        <w:t>כתאנה</w:t>
      </w:r>
      <w:r w:rsidRPr="006F178A">
        <w:rPr>
          <w:rtl/>
        </w:rPr>
        <w:t xml:space="preserve"> </w:t>
      </w:r>
      <w:r w:rsidR="00B06E89">
        <w:rPr>
          <w:rFonts w:hint="cs"/>
          <w:rtl/>
        </w:rPr>
        <w:t>ה</w:t>
      </w:r>
      <w:r w:rsidRPr="006F178A">
        <w:rPr>
          <w:rFonts w:hint="cs"/>
          <w:rtl/>
        </w:rPr>
        <w:t>נבקעת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כלום</w:t>
      </w:r>
      <w:r w:rsidRPr="006F178A">
        <w:rPr>
          <w:rtl/>
        </w:rPr>
        <w:t xml:space="preserve">, </w:t>
      </w:r>
    </w:p>
    <w:p w14:paraId="78184E39" w14:textId="4498589E" w:rsidR="00B93B58" w:rsidRPr="0059138D" w:rsidRDefault="00B93B58" w:rsidP="00B06E89">
      <w:pPr>
        <w:spacing w:after="60"/>
        <w:rPr>
          <w:rFonts w:cs="BA Vilna Bold"/>
          <w:rtl/>
        </w:rPr>
      </w:pPr>
      <w:r w:rsidRPr="006F178A">
        <w:rPr>
          <w:rFonts w:hint="cs"/>
          <w:rtl/>
        </w:rPr>
        <w:t>וכבקעה</w:t>
      </w:r>
      <w:r w:rsidRPr="006F178A">
        <w:rPr>
          <w:rtl/>
        </w:rPr>
        <w:t xml:space="preserve"> </w:t>
      </w:r>
      <w:r w:rsidR="00B06E89">
        <w:rPr>
          <w:rFonts w:hint="cs"/>
          <w:rtl/>
        </w:rPr>
        <w:t>ה</w:t>
      </w:r>
      <w:r w:rsidRPr="006F178A">
        <w:rPr>
          <w:rFonts w:hint="cs"/>
          <w:rtl/>
        </w:rPr>
        <w:t>נבקעת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הגשמים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ואינה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חסירה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כלום</w:t>
      </w:r>
      <w:r w:rsidRPr="006F178A">
        <w:rPr>
          <w:rtl/>
        </w:rPr>
        <w:t>.</w:t>
      </w:r>
    </w:p>
    <w:p w14:paraId="60C13905" w14:textId="3F890A5A" w:rsidR="00F07A5B" w:rsidRPr="00F07A5B" w:rsidRDefault="00B93B58" w:rsidP="0024342C">
      <w:pPr>
        <w:pStyle w:val="36"/>
        <w:framePr w:wrap="notBeside"/>
        <w:jc w:val="center"/>
        <w:rPr>
          <w:rtl/>
        </w:rPr>
      </w:pPr>
      <w:r w:rsidRPr="00F07A5B">
        <w:rPr>
          <w:rFonts w:hint="eastAsia"/>
          <w:rtl/>
        </w:rPr>
        <w:t>ת</w:t>
      </w:r>
      <w:r w:rsidRPr="00F07A5B">
        <w:rPr>
          <w:rtl/>
        </w:rPr>
        <w:t>"</w:t>
      </w:r>
      <w:r w:rsidRPr="00F07A5B">
        <w:rPr>
          <w:rFonts w:hint="eastAsia"/>
          <w:rtl/>
        </w:rPr>
        <w:t>ר</w:t>
      </w:r>
      <w:r w:rsidR="00F07A5B" w:rsidRPr="00F07A5B">
        <w:rPr>
          <w:rtl/>
        </w:rPr>
        <w:t>:</w:t>
      </w:r>
    </w:p>
    <w:p w14:paraId="128083F3" w14:textId="14CEE8AF" w:rsidR="00B93B58" w:rsidRPr="00730CEF" w:rsidRDefault="00B93B58" w:rsidP="00730CEF">
      <w:pPr>
        <w:rPr>
          <w:rtl/>
        </w:rPr>
      </w:pPr>
      <w:r w:rsidRPr="00730CEF">
        <w:rPr>
          <w:rFonts w:hint="eastAsia"/>
          <w:rtl/>
        </w:rPr>
        <w:t>שמיר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ברייתו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כשעורה</w:t>
      </w:r>
      <w:r w:rsidRPr="00730CEF">
        <w:rPr>
          <w:rtl/>
        </w:rPr>
        <w:t xml:space="preserve">, </w:t>
      </w:r>
      <w:r w:rsidRPr="00730CEF">
        <w:rPr>
          <w:rFonts w:hint="eastAsia"/>
          <w:rtl/>
        </w:rPr>
        <w:t>ו</w:t>
      </w:r>
      <w:r w:rsidR="00477BB3">
        <w:rPr>
          <w:rFonts w:hint="cs"/>
          <w:rtl/>
        </w:rPr>
        <w:t xml:space="preserve">נברא </w:t>
      </w:r>
      <w:r w:rsidRPr="00730CEF">
        <w:rPr>
          <w:rFonts w:hint="eastAsia"/>
          <w:rtl/>
        </w:rPr>
        <w:t>מששת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ימי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בראשית</w:t>
      </w:r>
      <w:r w:rsidRPr="00730CEF">
        <w:rPr>
          <w:rtl/>
        </w:rPr>
        <w:t xml:space="preserve">, </w:t>
      </w:r>
      <w:r w:rsidRPr="00730CEF">
        <w:rPr>
          <w:rFonts w:hint="eastAsia"/>
          <w:rtl/>
        </w:rPr>
        <w:t>ואין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כל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דבר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קשה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יכול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לעמוד</w:t>
      </w:r>
      <w:r w:rsidRPr="00730CEF">
        <w:rPr>
          <w:rtl/>
        </w:rPr>
        <w:t xml:space="preserve"> </w:t>
      </w:r>
      <w:r w:rsidRPr="00730CEF">
        <w:rPr>
          <w:rFonts w:hint="eastAsia"/>
          <w:rtl/>
        </w:rPr>
        <w:t>בפניו</w:t>
      </w:r>
      <w:r w:rsidRPr="00730CEF">
        <w:rPr>
          <w:rtl/>
        </w:rPr>
        <w:t>.</w:t>
      </w:r>
      <w:r w:rsidR="0024342C" w:rsidRPr="00730CEF">
        <w:rPr>
          <w:rFonts w:hint="cs"/>
          <w:rtl/>
        </w:rPr>
        <w:t xml:space="preserve"> </w:t>
      </w:r>
      <w:r w:rsidR="00730CEF" w:rsidRPr="00730CEF">
        <w:rPr>
          <w:rFonts w:cs="BA Vilna Bold" w:hint="cs"/>
          <w:rtl/>
        </w:rPr>
        <w:t>וכדי לשומרו</w:t>
      </w:r>
      <w:r w:rsidRPr="00730CEF">
        <w:rPr>
          <w:rFonts w:cs="BA Vilna Bold"/>
          <w:rtl/>
        </w:rPr>
        <w:t xml:space="preserve"> </w:t>
      </w:r>
      <w:r w:rsidRPr="00730CEF">
        <w:rPr>
          <w:rFonts w:hint="cs"/>
          <w:rtl/>
        </w:rPr>
        <w:t>כורכין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בספוגי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צמר</w:t>
      </w:r>
      <w:r w:rsidRPr="00730CEF">
        <w:rPr>
          <w:rtl/>
        </w:rPr>
        <w:t xml:space="preserve">, </w:t>
      </w:r>
      <w:r w:rsidRPr="00730CEF">
        <w:rPr>
          <w:rFonts w:hint="cs"/>
          <w:rtl/>
        </w:rPr>
        <w:t>ומניחין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באיטני</w:t>
      </w:r>
      <w:r w:rsidR="00730CEF" w:rsidRPr="00730CEF">
        <w:rPr>
          <w:rFonts w:hint="cs"/>
          <w:rtl/>
        </w:rPr>
        <w:t xml:space="preserve"> נחושת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מליאה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סובי</w:t>
      </w:r>
      <w:r w:rsidRPr="00730CEF">
        <w:rPr>
          <w:rtl/>
        </w:rPr>
        <w:t xml:space="preserve"> </w:t>
      </w:r>
      <w:r w:rsidRPr="00730CEF">
        <w:rPr>
          <w:rFonts w:hint="cs"/>
          <w:rtl/>
        </w:rPr>
        <w:t>שעורין</w:t>
      </w:r>
      <w:r w:rsidRPr="00730CEF">
        <w:rPr>
          <w:rtl/>
        </w:rPr>
        <w:t>.</w:t>
      </w:r>
    </w:p>
    <w:p w14:paraId="1BF8B94A" w14:textId="61DBCCA8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אמי</w:t>
      </w:r>
      <w:r w:rsidR="00F07A5B" w:rsidRPr="00F07A5B">
        <w:rPr>
          <w:rtl/>
        </w:rPr>
        <w:t>:</w:t>
      </w:r>
    </w:p>
    <w:p w14:paraId="6752C144" w14:textId="6FB55E8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מקדש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ראשון</w:t>
      </w:r>
      <w:r w:rsidR="0024342C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בטל</w:t>
      </w:r>
      <w:r w:rsidR="0024342C">
        <w:rPr>
          <w:rFonts w:hint="cs"/>
          <w:rtl/>
        </w:rPr>
        <w:t xml:space="preserve"> המשי וזכוכית לבנה [</w:t>
      </w:r>
      <w:r w:rsidRPr="006F178A">
        <w:rPr>
          <w:rFonts w:hint="cs"/>
          <w:rtl/>
        </w:rPr>
        <w:t>גם רכב ברזל</w:t>
      </w:r>
      <w:r w:rsidR="0024342C">
        <w:rPr>
          <w:rFonts w:hint="cs"/>
          <w:rtl/>
        </w:rPr>
        <w:t>]</w:t>
      </w:r>
    </w:p>
    <w:p w14:paraId="6CCD2C2F" w14:textId="77777777" w:rsidR="00B93B58" w:rsidRPr="006F178A" w:rsidRDefault="00B93B58" w:rsidP="00B93B58">
      <w:pPr>
        <w:rPr>
          <w:rtl/>
        </w:rPr>
      </w:pPr>
      <w:r w:rsidRPr="0024342C">
        <w:rPr>
          <w:rStyle w:val="affffc"/>
          <w:rFonts w:hint="cs"/>
          <w:rtl/>
        </w:rPr>
        <w:t>וי</w:t>
      </w:r>
      <w:r w:rsidRPr="0024342C">
        <w:rPr>
          <w:rStyle w:val="affffc"/>
          <w:rtl/>
        </w:rPr>
        <w:t>"</w:t>
      </w:r>
      <w:r w:rsidRPr="0024342C">
        <w:rPr>
          <w:rStyle w:val="affffc"/>
          <w:rFonts w:hint="cs"/>
          <w:rtl/>
        </w:rPr>
        <w:t>א</w:t>
      </w:r>
      <w:r w:rsidRPr="0024342C">
        <w:rPr>
          <w:rStyle w:val="affffc"/>
          <w:rtl/>
        </w:rPr>
        <w:t xml:space="preserve">: </w:t>
      </w: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קרוש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משניר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הדומה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כעיגולי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דבילה</w:t>
      </w:r>
      <w:r w:rsidRPr="006F178A">
        <w:rPr>
          <w:rtl/>
        </w:rPr>
        <w:t>.</w:t>
      </w:r>
    </w:p>
    <w:p w14:paraId="16250927" w14:textId="17CEAFDD" w:rsidR="00B93B58" w:rsidRPr="006F178A" w:rsidRDefault="00E4644A" w:rsidP="00E4644A">
      <w:pPr>
        <w:pStyle w:val="affff5"/>
        <w:rPr>
          <w:del w:id="90270" w:author="מנוע עיצוב" w:date="2026-10-08T11:01:28Z"/>
          <w:rtl/>
        </w:rPr>
      </w:pPr>
      <w:del w:id="90269" w:author="מנוע עיצוב" w:date="2026-10-08T11:01:28Z">
        <w:r>
          <w:rPr>
            <w:rtl/>
          </w:rPr>
          <w:delText xml:space="preserve">****</w:delText>
        </w:r>
      </w:del>
    </w:p>
    <w:p w14:paraId="25DCDD3C" w14:textId="77777777" w:rsidR="00B93B58" w:rsidRPr="006F178A" w:rsidRDefault="00B93B58" w:rsidP="005670C9">
      <w:pPr>
        <w:pStyle w:val="afffd"/>
        <w:rPr>
          <w:rtl/>
        </w:rPr>
      </w:pPr>
      <w:ins w:id="9920" w:author="מספור קטעי משנה" w:date="2026-10-06T06:45:52Z">
        <w:r>
          <w:rPr>
            <w:rStyle w:val="MisparKeta"/>
          </w:rPr>
          <w:t xml:space="preserve">ג. </w:t>
        </w:r>
      </w:ins>
      <w:r w:rsidRPr="006F178A">
        <w:rPr>
          <w:rFonts w:hint="cs"/>
          <w:rtl/>
        </w:rPr>
        <w:t>ונופת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צופים</w:t>
      </w:r>
      <w:r w:rsidRPr="006F178A">
        <w:rPr>
          <w:rtl/>
        </w:rPr>
        <w:t>.</w:t>
      </w:r>
    </w:p>
    <w:p w14:paraId="19DB2F9D" w14:textId="6C25B5C7" w:rsidR="00F07A5B" w:rsidRPr="00F07A5B" w:rsidRDefault="00477BB3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252005E3" w14:textId="2FE907C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סולת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שצפה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נפה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ודומה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לעיסה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שנילושה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בדבש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ושמן</w:t>
      </w:r>
      <w:r w:rsidRPr="006F178A">
        <w:rPr>
          <w:rtl/>
        </w:rPr>
        <w:t>;</w:t>
      </w:r>
    </w:p>
    <w:p w14:paraId="07712F1C" w14:textId="1BB25361" w:rsidR="00F07A5B" w:rsidRPr="00F07A5B" w:rsidRDefault="00477BB3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ולוי</w:t>
      </w:r>
      <w:r w:rsidR="00F07A5B" w:rsidRPr="00F07A5B">
        <w:rPr>
          <w:rtl/>
        </w:rPr>
        <w:t>:</w:t>
      </w:r>
    </w:p>
    <w:p w14:paraId="588EAD0E" w14:textId="08BE4BD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שתי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הנדבקות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בתנור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ותופחות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שמגיעות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לזו</w:t>
      </w:r>
      <w:r w:rsidRPr="006F178A">
        <w:rPr>
          <w:rtl/>
        </w:rPr>
        <w:t>;</w:t>
      </w:r>
    </w:p>
    <w:p w14:paraId="6CDD32B2" w14:textId="5233B5AB" w:rsidR="00F07A5B" w:rsidRPr="00F07A5B" w:rsidRDefault="00477BB3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ריב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1A3A5E66" w14:textId="1C290623" w:rsidR="00B93B58" w:rsidRPr="006F178A" w:rsidRDefault="00B93B58" w:rsidP="0024342C">
      <w:pPr>
        <w:rPr>
          <w:rtl/>
        </w:rPr>
      </w:pP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מציפיא</w:t>
      </w:r>
      <w:r w:rsidRPr="006F178A">
        <w:rPr>
          <w:rtl/>
        </w:rPr>
        <w:t>.</w:t>
      </w:r>
      <w:r w:rsidR="0024342C">
        <w:rPr>
          <w:rFonts w:hint="cs"/>
          <w:rtl/>
        </w:rPr>
        <w:t xml:space="preserve"> </w:t>
      </w:r>
      <w:r w:rsidRPr="0024342C">
        <w:rPr>
          <w:rStyle w:val="affffc"/>
          <w:rFonts w:hint="cs"/>
          <w:rtl/>
        </w:rPr>
        <w:t>כדמתרגם</w:t>
      </w:r>
      <w:r w:rsidRPr="0024342C">
        <w:rPr>
          <w:rStyle w:val="affffc"/>
          <w:rtl/>
        </w:rPr>
        <w:t xml:space="preserve"> </w:t>
      </w:r>
      <w:r w:rsidRPr="0024342C">
        <w:rPr>
          <w:rStyle w:val="affffc"/>
          <w:rFonts w:hint="cs"/>
          <w:rtl/>
        </w:rPr>
        <w:t>ר</w:t>
      </w:r>
      <w:r w:rsidRPr="0024342C">
        <w:rPr>
          <w:rStyle w:val="affffc"/>
          <w:rtl/>
        </w:rPr>
        <w:t>"</w:t>
      </w:r>
      <w:r w:rsidRPr="0024342C">
        <w:rPr>
          <w:rStyle w:val="affffc"/>
          <w:rFonts w:hint="cs"/>
          <w:rtl/>
        </w:rPr>
        <w:t>ש: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דנתזן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ושייטן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ברו</w:t>
      </w:r>
      <w:r w:rsidR="00477BB3">
        <w:rPr>
          <w:rFonts w:hint="cs"/>
          <w:rtl/>
        </w:rPr>
        <w:t>ם</w:t>
      </w:r>
      <w:r w:rsidRPr="006F178A">
        <w:rPr>
          <w:rtl/>
        </w:rPr>
        <w:t xml:space="preserve"> </w:t>
      </w:r>
      <w:r w:rsidR="00477BB3">
        <w:rPr>
          <w:rFonts w:hint="cs"/>
          <w:rtl/>
        </w:rPr>
        <w:t>העולם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ומביא דבש 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מעשב ההרים</w:t>
      </w:r>
      <w:r w:rsidRPr="006F178A">
        <w:rPr>
          <w:rtl/>
        </w:rPr>
        <w:t>.</w:t>
      </w:r>
    </w:p>
    <w:p w14:paraId="6FB62B6A" w14:textId="72C2E55C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תנן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התם</w:t>
      </w:r>
      <w:r w:rsidR="00F07A5B" w:rsidRPr="00F07A5B">
        <w:rPr>
          <w:rtl/>
        </w:rPr>
        <w:t>:</w:t>
      </w:r>
    </w:p>
    <w:p w14:paraId="4C44321D" w14:textId="7CEEC98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הנצוק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מדבש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זיפים</w:t>
      </w:r>
      <w:r w:rsidR="0024342C">
        <w:rPr>
          <w:rFonts w:hint="cs"/>
          <w:rtl/>
        </w:rPr>
        <w:t xml:space="preserve"> </w:t>
      </w:r>
      <w:r w:rsidRPr="0024342C">
        <w:rPr>
          <w:rStyle w:val="afffff2"/>
          <w:rFonts w:hint="cs"/>
          <w:rtl/>
        </w:rPr>
        <w:t>[עב מאוד]</w:t>
      </w:r>
      <w:r w:rsidRPr="0024342C">
        <w:rPr>
          <w:rStyle w:val="afffff2"/>
          <w:rtl/>
        </w:rPr>
        <w:t xml:space="preserve"> </w:t>
      </w:r>
      <w:r w:rsidRPr="006F178A">
        <w:rPr>
          <w:rFonts w:hint="cs"/>
          <w:rtl/>
        </w:rPr>
        <w:t>והצפיחים</w:t>
      </w:r>
      <w:r w:rsidRPr="006F178A">
        <w:rPr>
          <w:rtl/>
        </w:rPr>
        <w:t>.</w:t>
      </w:r>
    </w:p>
    <w:p w14:paraId="7D2B1899" w14:textId="77777777" w:rsidR="00E4644A" w:rsidRPr="00255160" w:rsidRDefault="00E4644A" w:rsidP="00E4644A">
      <w:pPr>
        <w:jc w:val="center"/>
        <w:rPr>
          <w:del w:id="90272" w:author="מנוע עיצוב" w:date="2026-10-08T11:01:28Z"/>
          <w:rFonts w:ascii="BA • Vilna Light" w:hAnsi="BA • Vilna Light" w:cs="BA • Vilna Light"/>
          <w:rtl/>
        </w:rPr>
      </w:pPr>
      <w:del w:id="90271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D05C43F" w14:textId="77777777" w:rsidR="0024342C" w:rsidRDefault="00B93B58" w:rsidP="006C7D1C">
      <w:pPr>
        <w:pStyle w:val="affffd"/>
        <w:rPr>
          <w:rtl/>
        </w:rPr>
      </w:pPr>
      <w:r w:rsidRPr="0059138D">
        <w:rPr>
          <w:rFonts w:hint="cs"/>
          <w:rtl/>
        </w:rPr>
        <w:t>זיפים</w:t>
      </w:r>
    </w:p>
    <w:p w14:paraId="02E863AF" w14:textId="46CC9DDF" w:rsidR="00F07A5B" w:rsidRPr="00F07A5B" w:rsidRDefault="004D0C82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:</w:t>
      </w:r>
    </w:p>
    <w:p w14:paraId="6F43722D" w14:textId="3AAC669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דבש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שמזייפין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בו</w:t>
      </w:r>
      <w:r w:rsidRPr="006F178A">
        <w:rPr>
          <w:rtl/>
        </w:rPr>
        <w:t>;</w:t>
      </w:r>
    </w:p>
    <w:p w14:paraId="7640F4A5" w14:textId="239E8A9E" w:rsidR="00F07A5B" w:rsidRPr="00F07A5B" w:rsidRDefault="004D0C82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B93B58" w:rsidRPr="00F07A5B">
        <w:rPr>
          <w:rFonts w:hint="cs"/>
          <w:rtl/>
        </w:rPr>
        <w:t>ור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ל</w:t>
      </w:r>
      <w:r w:rsidR="00F07A5B" w:rsidRPr="00F07A5B">
        <w:rPr>
          <w:rtl/>
        </w:rPr>
        <w:t>:</w:t>
      </w:r>
    </w:p>
    <w:p w14:paraId="09801AEB" w14:textId="2844E63A" w:rsidR="00B93B58" w:rsidRPr="006F178A" w:rsidRDefault="0024342C" w:rsidP="00730CEF">
      <w:pPr>
        <w:rPr>
          <w:rtl/>
        </w:rPr>
      </w:pPr>
      <w:r>
        <w:rPr>
          <w:rFonts w:hint="cs"/>
          <w:rtl/>
        </w:rPr>
        <w:t xml:space="preserve">ע''ש </w:t>
      </w:r>
      <w:r w:rsidR="00B93B58" w:rsidRPr="006F178A">
        <w:rPr>
          <w:rFonts w:hint="cs"/>
          <w:rtl/>
        </w:rPr>
        <w:t>מקומו</w:t>
      </w:r>
      <w:r w:rsidR="00B93B58" w:rsidRPr="006F178A">
        <w:rPr>
          <w:rtl/>
        </w:rPr>
        <w:t xml:space="preserve">, </w:t>
      </w:r>
      <w:r w:rsidR="00B93B58" w:rsidRPr="003215F9">
        <w:rPr>
          <w:rStyle w:val="affff8"/>
          <w:rFonts w:hint="cs"/>
          <w:rtl/>
        </w:rPr>
        <w:t>ד'זיף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וטלם</w:t>
      </w:r>
      <w:r w:rsidR="00B93B58" w:rsidRPr="003215F9">
        <w:rPr>
          <w:rStyle w:val="affff8"/>
          <w:rtl/>
        </w:rPr>
        <w:t xml:space="preserve"> </w:t>
      </w:r>
      <w:r w:rsidR="00B93B58" w:rsidRPr="003215F9">
        <w:rPr>
          <w:rStyle w:val="affff8"/>
          <w:rFonts w:hint="cs"/>
          <w:rtl/>
        </w:rPr>
        <w:t>ובעלות'</w:t>
      </w:r>
      <w:r w:rsidR="00B93B58" w:rsidRPr="003215F9">
        <w:rPr>
          <w:rStyle w:val="affff8"/>
          <w:rtl/>
        </w:rPr>
        <w:t>.</w:t>
      </w:r>
      <w:r w:rsidR="00B93B58" w:rsidRPr="00730CEF">
        <w:rPr>
          <w:rStyle w:val="affffc"/>
          <w:rFonts w:hint="cs"/>
          <w:rtl/>
        </w:rPr>
        <w:t>כיוצ</w:t>
      </w:r>
      <w:r w:rsidRPr="00730CEF">
        <w:rPr>
          <w:rStyle w:val="affffc"/>
          <w:rFonts w:hint="cs"/>
          <w:rtl/>
        </w:rPr>
        <w:t>"ב</w:t>
      </w:r>
      <w:r w:rsidR="00B93B58" w:rsidRPr="00730CEF">
        <w:rPr>
          <w:rStyle w:val="affffc"/>
          <w:rtl/>
        </w:rPr>
        <w:t>: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'בבא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הזיפים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ו</w:t>
      </w:r>
      <w:r w:rsidR="00730CEF">
        <w:rPr>
          <w:rStyle w:val="affff8"/>
          <w:rFonts w:hint="cs"/>
          <w:rtl/>
        </w:rPr>
        <w:t>גו'</w:t>
      </w:r>
      <w:r w:rsidR="00B93B58" w:rsidRPr="00BF7DBF">
        <w:rPr>
          <w:rStyle w:val="affff8"/>
          <w:rtl/>
        </w:rPr>
        <w:t xml:space="preserve"> </w:t>
      </w:r>
    </w:p>
    <w:p w14:paraId="677E661B" w14:textId="5AB3527F" w:rsidR="00F07A5B" w:rsidRPr="00F07A5B" w:rsidRDefault="004D0C82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B93B58" w:rsidRPr="00F07A5B">
        <w:rPr>
          <w:rFonts w:hint="cs"/>
          <w:rtl/>
        </w:rPr>
        <w:t>רי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12955283" w14:textId="34F649E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המזייפין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דבריהם</w:t>
      </w:r>
      <w:r w:rsidRPr="006F178A">
        <w:rPr>
          <w:rtl/>
        </w:rPr>
        <w:t>;</w:t>
      </w:r>
    </w:p>
    <w:p w14:paraId="20D2CD78" w14:textId="7D39DCAF" w:rsidR="00F07A5B" w:rsidRPr="00F07A5B" w:rsidRDefault="004D0C82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B93B58" w:rsidRPr="00F07A5B">
        <w:rPr>
          <w:rFonts w:hint="cs"/>
          <w:rtl/>
        </w:rPr>
        <w:t>ר</w:t>
      </w:r>
      <w:r w:rsidR="00B93B58" w:rsidRPr="00F07A5B">
        <w:rPr>
          <w:rtl/>
        </w:rPr>
        <w:t>"</w:t>
      </w:r>
      <w:r w:rsidR="00B93B58"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09E2B9ED" w14:textId="771FFA50" w:rsidR="00B93B58" w:rsidRPr="006F178A" w:rsidRDefault="00B93B58" w:rsidP="00011759">
      <w:pPr>
        <w:rPr>
          <w:rtl/>
        </w:rPr>
      </w:pP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מקומן</w:t>
      </w:r>
      <w:r w:rsidRPr="006F178A">
        <w:rPr>
          <w:rtl/>
        </w:rPr>
        <w:t xml:space="preserve">, </w:t>
      </w:r>
      <w:r w:rsidRPr="003215F9">
        <w:rPr>
          <w:rStyle w:val="affff8"/>
          <w:rFonts w:hint="cs"/>
          <w:rtl/>
        </w:rPr>
        <w:t>ד'זיף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וטלם</w:t>
      </w:r>
      <w:r w:rsidRPr="003215F9">
        <w:rPr>
          <w:rStyle w:val="affff8"/>
          <w:rtl/>
        </w:rPr>
        <w:t xml:space="preserve"> </w:t>
      </w:r>
      <w:r w:rsidRPr="003215F9">
        <w:rPr>
          <w:rStyle w:val="affff8"/>
          <w:rFonts w:hint="cs"/>
          <w:rtl/>
        </w:rPr>
        <w:t>ובעלות'</w:t>
      </w:r>
      <w:r w:rsidRPr="003215F9">
        <w:rPr>
          <w:rStyle w:val="affff8"/>
          <w:rtl/>
        </w:rPr>
        <w:t>.</w:t>
      </w:r>
      <w:bookmarkEnd w:id="15"/>
    </w:p>
    <w:p w14:paraId="43989357" w14:textId="527779A7" w:rsidR="00B93B58" w:rsidRPr="006F178A" w:rsidRDefault="00E4644A" w:rsidP="00E4644A">
      <w:pPr>
        <w:pStyle w:val="affff5"/>
        <w:rPr>
          <w:del w:id="90274" w:author="מנוע עיצוב" w:date="2026-10-08T11:01:28Z"/>
          <w:rtl/>
        </w:rPr>
      </w:pPr>
      <w:del w:id="90273" w:author="מנוע עיצוב" w:date="2026-10-08T11:01:28Z">
        <w:r>
          <w:rPr>
            <w:rtl/>
          </w:rPr>
          <w:delText xml:space="preserve">****</w:delText>
        </w:r>
      </w:del>
    </w:p>
    <w:p w14:paraId="4F5957DB" w14:textId="77777777" w:rsidR="00B93B58" w:rsidRPr="006F178A" w:rsidRDefault="00B93B58" w:rsidP="005670C9">
      <w:pPr>
        <w:pStyle w:val="afffd"/>
        <w:rPr>
          <w:rtl/>
        </w:rPr>
      </w:pPr>
      <w:ins w:id="9921" w:author="מספור קטעי משנה" w:date="2026-10-06T06:45:52Z">
        <w:r>
          <w:rPr>
            <w:rStyle w:val="MisparKeta"/>
          </w:rPr>
          <w:t xml:space="preserve">ד. </w:t>
        </w:r>
      </w:ins>
      <w:bookmarkStart w:id="16" w:name="_Hlk135132843"/>
      <w:r w:rsidRPr="006F178A">
        <w:rPr>
          <w:rFonts w:hint="cs"/>
          <w:rtl/>
        </w:rPr>
        <w:t>ופסקו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אמנה</w:t>
      </w:r>
      <w:r w:rsidRPr="006F178A">
        <w:rPr>
          <w:rtl/>
        </w:rPr>
        <w:t>.</w:t>
      </w:r>
    </w:p>
    <w:p w14:paraId="5F836FC2" w14:textId="75759A98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רבי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יצחק</w:t>
      </w:r>
      <w:r w:rsidR="00F07A5B" w:rsidRPr="00F07A5B">
        <w:rPr>
          <w:rtl/>
        </w:rPr>
        <w:t>:</w:t>
      </w:r>
    </w:p>
    <w:p w14:paraId="318C51F0" w14:textId="5221388E" w:rsidR="00B93B58" w:rsidRPr="00253A83" w:rsidRDefault="00B93B58" w:rsidP="00374FEC">
      <w:pPr>
        <w:jc w:val="center"/>
        <w:rPr>
          <w:rFonts w:cs="BA Vilna Bold"/>
          <w:rtl/>
        </w:rPr>
      </w:pPr>
      <w:r w:rsidRPr="00253A83">
        <w:rPr>
          <w:rFonts w:cs="BA Vilna Bold" w:hint="cs"/>
          <w:rtl/>
        </w:rPr>
        <w:t>אלו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בני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אדם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שהן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מאמינין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בהקב</w:t>
      </w:r>
      <w:r w:rsidRPr="00253A83">
        <w:rPr>
          <w:rFonts w:cs="BA Vilna Bold"/>
          <w:rtl/>
        </w:rPr>
        <w:t>"</w:t>
      </w:r>
      <w:r w:rsidRPr="00253A83">
        <w:rPr>
          <w:rFonts w:cs="BA Vilna Bold" w:hint="cs"/>
          <w:rtl/>
        </w:rPr>
        <w:t>ה</w:t>
      </w:r>
      <w:r w:rsidRPr="00253A83">
        <w:rPr>
          <w:rFonts w:cs="BA Vilna Bold"/>
          <w:rtl/>
        </w:rPr>
        <w:t>;</w:t>
      </w:r>
    </w:p>
    <w:p w14:paraId="0C8C0090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24342C" w:rsidRPr="00F07A5B">
        <w:rPr>
          <w:rFonts w:hint="cs"/>
          <w:rtl/>
        </w:rPr>
        <w:t xml:space="preserve"> ר''א הגדול</w:t>
      </w:r>
      <w:r w:rsidR="00F07A5B" w:rsidRPr="00F07A5B">
        <w:rPr>
          <w:rtl/>
        </w:rPr>
        <w:t>:</w:t>
      </w:r>
    </w:p>
    <w:p w14:paraId="50BE874D" w14:textId="50634CF4" w:rsidR="0024342C" w:rsidRPr="009972B7" w:rsidRDefault="00B93B58" w:rsidP="0024342C">
      <w:pPr>
        <w:rPr>
          <w:spacing w:val="0"/>
          <w:rtl/>
        </w:rPr>
      </w:pPr>
      <w:r w:rsidRPr="009972B7">
        <w:rPr>
          <w:rFonts w:hint="cs"/>
          <w:spacing w:val="0"/>
          <w:rtl/>
        </w:rPr>
        <w:t>כל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שיש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פת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בסלו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ואומר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מה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אוכל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למחר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אינו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אלא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מקטני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אמנה</w:t>
      </w:r>
      <w:r w:rsidRPr="009972B7">
        <w:rPr>
          <w:spacing w:val="0"/>
          <w:rtl/>
        </w:rPr>
        <w:t>.</w:t>
      </w:r>
    </w:p>
    <w:p w14:paraId="4598C516" w14:textId="77777777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והיינו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דאר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tl/>
        </w:rPr>
        <w:t>:</w:t>
      </w:r>
    </w:p>
    <w:p w14:paraId="1C40941F" w14:textId="71FE5892" w:rsidR="0024342C" w:rsidRPr="009972B7" w:rsidRDefault="00B93B58" w:rsidP="00B93B58">
      <w:pPr>
        <w:rPr>
          <w:spacing w:val="2"/>
          <w:rtl/>
        </w:rPr>
      </w:pPr>
      <w:r w:rsidRPr="009972B7">
        <w:rPr>
          <w:rStyle w:val="affff8"/>
          <w:rFonts w:hint="cs"/>
          <w:spacing w:val="2"/>
          <w:rtl/>
        </w:rPr>
        <w:t>'כי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מי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בז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ליום</w:t>
      </w:r>
      <w:r w:rsidRPr="009972B7">
        <w:rPr>
          <w:rStyle w:val="affff8"/>
          <w:spacing w:val="2"/>
          <w:rtl/>
        </w:rPr>
        <w:t xml:space="preserve"> </w:t>
      </w:r>
      <w:r w:rsidRPr="009972B7">
        <w:rPr>
          <w:rStyle w:val="affff8"/>
          <w:rFonts w:hint="cs"/>
          <w:spacing w:val="2"/>
          <w:rtl/>
        </w:rPr>
        <w:t>קטנות'</w:t>
      </w:r>
      <w:r w:rsidRPr="009972B7">
        <w:rPr>
          <w:rStyle w:val="affff8"/>
          <w:spacing w:val="2"/>
          <w:rtl/>
        </w:rPr>
        <w:t>?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מי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גרם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לצדיקים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שיתבזבז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שולחנן</w:t>
      </w:r>
      <w:r w:rsidRPr="009972B7">
        <w:rPr>
          <w:spacing w:val="2"/>
          <w:rtl/>
        </w:rPr>
        <w:t xml:space="preserve"> </w:t>
      </w:r>
      <w:r w:rsidRPr="009972B7">
        <w:rPr>
          <w:rFonts w:hint="cs"/>
          <w:spacing w:val="2"/>
          <w:rtl/>
        </w:rPr>
        <w:t>לעת</w:t>
      </w:r>
      <w:r w:rsidR="0024342C" w:rsidRPr="009972B7">
        <w:rPr>
          <w:rFonts w:hint="cs"/>
          <w:spacing w:val="2"/>
          <w:rtl/>
        </w:rPr>
        <w:t>"ל</w:t>
      </w:r>
      <w:r w:rsidRPr="009972B7">
        <w:rPr>
          <w:spacing w:val="2"/>
          <w:rtl/>
        </w:rPr>
        <w:t xml:space="preserve">? </w:t>
      </w:r>
    </w:p>
    <w:p w14:paraId="2766D420" w14:textId="220B080D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קטנות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האמינו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בהקב</w:t>
      </w:r>
      <w:r w:rsidRPr="006F178A">
        <w:rPr>
          <w:rtl/>
        </w:rPr>
        <w:t>"</w:t>
      </w:r>
      <w:r w:rsidRPr="006F178A">
        <w:rPr>
          <w:rFonts w:hint="cs"/>
          <w:rtl/>
        </w:rPr>
        <w:t>ה</w:t>
      </w:r>
      <w:r w:rsidRPr="006F178A">
        <w:rPr>
          <w:rtl/>
        </w:rPr>
        <w:t>.</w:t>
      </w:r>
    </w:p>
    <w:p w14:paraId="2EE48AE5" w14:textId="77777777" w:rsidR="00B93B58" w:rsidRPr="006F178A" w:rsidRDefault="00B93B58" w:rsidP="003A56EF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מט.</w:t>
      </w:r>
    </w:p>
    <w:p w14:paraId="3E845FB5" w14:textId="3A1B45A2" w:rsidR="00F07A5B" w:rsidRPr="00F07A5B" w:rsidRDefault="00B93B58" w:rsidP="0024342C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10B140AC" w14:textId="10CDB423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רשעי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ישראל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שמבזבזין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לבוא</w:t>
      </w:r>
      <w:r w:rsidRPr="006F178A">
        <w:rPr>
          <w:rtl/>
        </w:rPr>
        <w:t xml:space="preserve">, </w:t>
      </w:r>
      <w:r w:rsidRPr="00F85AA1">
        <w:rPr>
          <w:rStyle w:val="affffc"/>
          <w:rFonts w:hint="cs"/>
          <w:rtl/>
        </w:rPr>
        <w:t>אומרים</w:t>
      </w:r>
      <w:r w:rsidRPr="00F85AA1">
        <w:rPr>
          <w:rStyle w:val="affffc"/>
          <w:rtl/>
        </w:rPr>
        <w:t xml:space="preserve"> </w:t>
      </w:r>
      <w:r w:rsidRPr="00F85AA1">
        <w:rPr>
          <w:rStyle w:val="affffc"/>
          <w:rFonts w:hint="cs"/>
          <w:rtl/>
        </w:rPr>
        <w:t>לפניו</w:t>
      </w:r>
      <w:r w:rsidRPr="00F85AA1">
        <w:rPr>
          <w:rStyle w:val="affffc"/>
          <w:rtl/>
        </w:rPr>
        <w:t xml:space="preserve">: </w:t>
      </w:r>
      <w:r w:rsidRPr="00F85AA1">
        <w:rPr>
          <w:rStyle w:val="affffc"/>
          <w:rFonts w:hint="cs"/>
          <w:rtl/>
        </w:rPr>
        <w:t>רבש</w:t>
      </w:r>
      <w:r w:rsidRPr="00F85AA1">
        <w:rPr>
          <w:rStyle w:val="affffc"/>
          <w:rtl/>
        </w:rPr>
        <w:t>"</w:t>
      </w:r>
      <w:r w:rsidRPr="00F85AA1">
        <w:rPr>
          <w:rStyle w:val="affffc"/>
          <w:rFonts w:hint="cs"/>
          <w:rtl/>
        </w:rPr>
        <w:t>ע</w:t>
      </w:r>
      <w:r w:rsidRPr="00F85AA1">
        <w:rPr>
          <w:rStyle w:val="affffc"/>
          <w:rtl/>
        </w:rPr>
        <w:t xml:space="preserve">, </w:t>
      </w:r>
      <w:r w:rsidRPr="006F178A">
        <w:rPr>
          <w:rFonts w:hint="cs"/>
          <w:rtl/>
        </w:rPr>
        <w:t>מאחר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שאתה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עתיד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ליפרע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למה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הקהיתה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שיניהם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בם</w:t>
      </w:r>
      <w:r w:rsidRPr="006F178A">
        <w:rPr>
          <w:rtl/>
        </w:rPr>
        <w:t>!</w:t>
      </w:r>
    </w:p>
    <w:p w14:paraId="17DBEE77" w14:textId="77777777" w:rsidR="00F07A5B" w:rsidRPr="00F07A5B" w:rsidRDefault="00374FEC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א. </w:t>
      </w:r>
      <w:r w:rsidR="00F85AA1" w:rsidRPr="00F07A5B">
        <w:rPr>
          <w:rFonts w:hint="cs"/>
          <w:rtl/>
        </w:rPr>
        <w:t>ראב''יב</w:t>
      </w:r>
      <w:r w:rsidR="00F07A5B" w:rsidRPr="00F07A5B">
        <w:rPr>
          <w:rtl/>
        </w:rPr>
        <w:t>:</w:t>
      </w:r>
    </w:p>
    <w:p w14:paraId="7B0AB2EA" w14:textId="7758770C" w:rsidR="00B93B58" w:rsidRPr="00E44A49" w:rsidRDefault="00B93B58" w:rsidP="00B93B58">
      <w:pPr>
        <w:rPr>
          <w:spacing w:val="-2"/>
          <w:rtl/>
        </w:rPr>
      </w:pPr>
      <w:r w:rsidRPr="00E44A49">
        <w:rPr>
          <w:rFonts w:cs="BA Vilna Bold" w:hint="cs"/>
          <w:spacing w:val="-2"/>
          <w:rtl/>
        </w:rPr>
        <w:t>אלמלא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תפלת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דוד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היו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כל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ישראל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מוכרי</w:t>
      </w:r>
      <w:r w:rsidRPr="00E44A49">
        <w:rPr>
          <w:rFonts w:cs="BA Vilna Bold"/>
          <w:spacing w:val="-2"/>
          <w:rtl/>
        </w:rPr>
        <w:t xml:space="preserve"> </w:t>
      </w:r>
      <w:r w:rsidRPr="00E44A49">
        <w:rPr>
          <w:rFonts w:cs="BA Vilna Bold" w:hint="cs"/>
          <w:spacing w:val="-2"/>
          <w:rtl/>
        </w:rPr>
        <w:t>רבב</w:t>
      </w:r>
      <w:r w:rsidRPr="00E44A49">
        <w:rPr>
          <w:spacing w:val="-2"/>
          <w:rtl/>
        </w:rPr>
        <w:t xml:space="preserve"> </w:t>
      </w:r>
      <w:r w:rsidR="000C2A81" w:rsidRPr="00E44A49">
        <w:rPr>
          <w:rStyle w:val="affff8"/>
          <w:spacing w:val="-2"/>
          <w:rtl/>
        </w:rPr>
        <w:t>דְּ'שִׁיתָה ה' מוֹרֶה להם'</w:t>
      </w:r>
      <w:r w:rsidRPr="00E44A49">
        <w:rPr>
          <w:rStyle w:val="affff8"/>
          <w:spacing w:val="-2"/>
          <w:rtl/>
        </w:rPr>
        <w:t>.</w:t>
      </w:r>
    </w:p>
    <w:p w14:paraId="29773B91" w14:textId="3511D83E" w:rsidR="00F07A5B" w:rsidRPr="00F07A5B" w:rsidRDefault="00374FEC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ב. </w:t>
      </w:r>
      <w:r w:rsidR="00F85AA1" w:rsidRPr="00F07A5B">
        <w:rPr>
          <w:rFonts w:hint="cs"/>
          <w:rtl/>
        </w:rPr>
        <w:t>ראב''יב</w:t>
      </w:r>
      <w:r w:rsidR="00F07A5B" w:rsidRPr="00F07A5B">
        <w:rPr>
          <w:rFonts w:hint="cs"/>
          <w:rtl/>
        </w:rPr>
        <w:t>:</w:t>
      </w:r>
    </w:p>
    <w:p w14:paraId="08B1E775" w14:textId="6B57FC4E" w:rsidR="00F85AA1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אלמלא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תפלתו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של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חבקוק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תלמידי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מתכסים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בטלית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ועוסקין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בתורה</w:t>
      </w:r>
      <w:r w:rsidRPr="006F178A">
        <w:rPr>
          <w:rtl/>
        </w:rPr>
        <w:t xml:space="preserve">, </w:t>
      </w:r>
      <w:r w:rsidR="00F85AA1">
        <w:rPr>
          <w:rFonts w:hint="cs"/>
          <w:rtl/>
        </w:rPr>
        <w:t>ד</w:t>
      </w:r>
      <w:r w:rsidRPr="00F85AA1">
        <w:rPr>
          <w:rStyle w:val="affff8"/>
          <w:rFonts w:hint="cs"/>
          <w:rtl/>
        </w:rPr>
        <w:t>'ה</w:t>
      </w:r>
      <w:r w:rsidRPr="00F85AA1">
        <w:rPr>
          <w:rStyle w:val="affff8"/>
          <w:rtl/>
        </w:rPr>
        <w:t xml:space="preserve">' </w:t>
      </w:r>
      <w:r w:rsidRPr="00F85AA1">
        <w:rPr>
          <w:rStyle w:val="affff8"/>
          <w:rFonts w:hint="cs"/>
          <w:rtl/>
        </w:rPr>
        <w:t>שמעתי</w:t>
      </w:r>
      <w:r w:rsidRPr="00F85AA1">
        <w:rPr>
          <w:rStyle w:val="affff8"/>
          <w:rtl/>
        </w:rPr>
        <w:t xml:space="preserve"> </w:t>
      </w:r>
      <w:r w:rsidRPr="00F85AA1">
        <w:rPr>
          <w:rStyle w:val="affff8"/>
          <w:rFonts w:hint="cs"/>
          <w:rtl/>
        </w:rPr>
        <w:t>שמעך</w:t>
      </w:r>
      <w:r w:rsidRPr="00F85AA1">
        <w:rPr>
          <w:rStyle w:val="affff8"/>
          <w:rtl/>
        </w:rPr>
        <w:t xml:space="preserve"> </w:t>
      </w:r>
      <w:r w:rsidRPr="00F85AA1">
        <w:rPr>
          <w:rStyle w:val="affff8"/>
          <w:rFonts w:hint="cs"/>
          <w:rtl/>
        </w:rPr>
        <w:t>יראתי</w:t>
      </w:r>
      <w:r w:rsidRPr="00F85AA1">
        <w:rPr>
          <w:rStyle w:val="affff8"/>
          <w:rtl/>
        </w:rPr>
        <w:t xml:space="preserve"> ה' </w:t>
      </w:r>
      <w:r w:rsidRPr="00F85AA1">
        <w:rPr>
          <w:rStyle w:val="affff8"/>
          <w:rFonts w:hint="cs"/>
          <w:rtl/>
        </w:rPr>
        <w:t>פעלך</w:t>
      </w:r>
      <w:r w:rsidRPr="00F85AA1">
        <w:rPr>
          <w:rStyle w:val="affff8"/>
          <w:rtl/>
        </w:rPr>
        <w:t xml:space="preserve"> </w:t>
      </w:r>
      <w:r w:rsidRPr="00F85AA1">
        <w:rPr>
          <w:rStyle w:val="affff8"/>
          <w:rFonts w:hint="cs"/>
          <w:b/>
          <w:bCs/>
          <w:rtl/>
        </w:rPr>
        <w:t>בקרב</w:t>
      </w:r>
      <w:r w:rsidRPr="00F85AA1">
        <w:rPr>
          <w:rStyle w:val="affff8"/>
          <w:b/>
          <w:bCs/>
          <w:rtl/>
        </w:rPr>
        <w:t xml:space="preserve"> </w:t>
      </w:r>
      <w:r w:rsidRPr="00F85AA1">
        <w:rPr>
          <w:rStyle w:val="affff8"/>
          <w:rFonts w:hint="cs"/>
          <w:b/>
          <w:bCs/>
          <w:rtl/>
        </w:rPr>
        <w:t>שנים</w:t>
      </w:r>
      <w:r w:rsidRPr="00F85AA1">
        <w:rPr>
          <w:rStyle w:val="affff8"/>
          <w:rtl/>
        </w:rPr>
        <w:t xml:space="preserve"> </w:t>
      </w:r>
      <w:r w:rsidRPr="00F85AA1">
        <w:rPr>
          <w:rStyle w:val="affff8"/>
          <w:rFonts w:hint="cs"/>
          <w:rtl/>
        </w:rPr>
        <w:t>חייהו</w:t>
      </w:r>
      <w:r w:rsidRPr="006F178A">
        <w:rPr>
          <w:rFonts w:hint="cs"/>
          <w:rtl/>
        </w:rPr>
        <w:t>'</w:t>
      </w:r>
      <w:r w:rsidRPr="006F178A">
        <w:rPr>
          <w:rtl/>
        </w:rPr>
        <w:t>,</w:t>
      </w:r>
      <w:r w:rsidRPr="006F178A">
        <w:rPr>
          <w:rFonts w:hint="cs"/>
          <w:rtl/>
        </w:rPr>
        <w:t xml:space="preserve"> תקרי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שנים</w:t>
      </w:r>
      <w:r w:rsidRPr="006F178A">
        <w:rPr>
          <w:rFonts w:hint="cs"/>
          <w:rtl/>
        </w:rPr>
        <w:tab/>
      </w:r>
      <w:r w:rsidRPr="006F178A">
        <w:rPr>
          <w:rtl/>
        </w:rPr>
        <w:t xml:space="preserve"> </w:t>
      </w:r>
    </w:p>
    <w:p w14:paraId="2F8D5664" w14:textId="3AEFCDD8" w:rsidR="00F07A5B" w:rsidRPr="00F07A5B" w:rsidRDefault="00374FEC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ג. </w:t>
      </w:r>
      <w:r w:rsidR="00F85AA1" w:rsidRPr="00F07A5B">
        <w:rPr>
          <w:rFonts w:hint="cs"/>
          <w:rtl/>
        </w:rPr>
        <w:t>ראב''יב</w:t>
      </w:r>
      <w:r w:rsidR="00F07A5B" w:rsidRPr="00F07A5B">
        <w:rPr>
          <w:rtl/>
        </w:rPr>
        <w:t>:</w:t>
      </w:r>
    </w:p>
    <w:p w14:paraId="6B3A4B4C" w14:textId="5E34EDA2" w:rsidR="00B93B58" w:rsidRPr="006F178A" w:rsidRDefault="00B93B58" w:rsidP="00F85AA1">
      <w:pPr>
        <w:rPr>
          <w:rtl/>
        </w:rPr>
      </w:pPr>
      <w:r w:rsidRPr="00253A83">
        <w:rPr>
          <w:rFonts w:cs="BA Vilna Bold" w:hint="cs"/>
          <w:rtl/>
        </w:rPr>
        <w:t>שני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תלמידי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חכמים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המהלכין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בדרך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ואין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ביניהן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דברי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תורה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ראוין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לישרף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באש</w:t>
      </w:r>
      <w:r w:rsidRPr="006F178A">
        <w:rPr>
          <w:rtl/>
        </w:rPr>
        <w:t xml:space="preserve">, </w:t>
      </w:r>
      <w:r w:rsidR="00F85AA1">
        <w:rPr>
          <w:rStyle w:val="affff8"/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'ויהי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המה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הולכים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הלוך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ודבר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והנה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רכב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אש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וגו</w:t>
      </w:r>
      <w:r w:rsidRPr="00BF7DBF">
        <w:rPr>
          <w:rStyle w:val="affff8"/>
          <w:rtl/>
        </w:rPr>
        <w:t>',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טעמא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</w:t>
      </w:r>
      <w:r w:rsidR="00F85AA1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דיבור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ליכא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דיבור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ראוין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לישרף</w:t>
      </w:r>
      <w:r w:rsidRPr="006F178A">
        <w:rPr>
          <w:rtl/>
        </w:rPr>
        <w:t>.</w:t>
      </w:r>
    </w:p>
    <w:p w14:paraId="6AB5F1F8" w14:textId="764000CE" w:rsidR="00F07A5B" w:rsidRPr="00F07A5B" w:rsidRDefault="00374FEC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 xml:space="preserve">ד. </w:t>
      </w:r>
      <w:r w:rsidR="00F85AA1" w:rsidRPr="00F07A5B">
        <w:rPr>
          <w:rFonts w:hint="cs"/>
          <w:rtl/>
        </w:rPr>
        <w:t>ראב''יב</w:t>
      </w:r>
      <w:r w:rsidR="00F07A5B" w:rsidRPr="00F07A5B">
        <w:rPr>
          <w:rFonts w:hint="cs"/>
          <w:rtl/>
        </w:rPr>
        <w:t>:</w:t>
      </w:r>
    </w:p>
    <w:p w14:paraId="3F990600" w14:textId="5C37FB70" w:rsidR="00B93B58" w:rsidRPr="006F178A" w:rsidRDefault="00B93B58" w:rsidP="00F85AA1">
      <w:pPr>
        <w:rPr>
          <w:rtl/>
        </w:rPr>
      </w:pPr>
      <w:r w:rsidRPr="00253A83">
        <w:rPr>
          <w:rFonts w:cs="BA Vilna Bold" w:hint="cs"/>
          <w:rtl/>
        </w:rPr>
        <w:t>שני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</w:t>
      </w:r>
      <w:r w:rsidRPr="00253A83">
        <w:rPr>
          <w:rFonts w:cs="BA Vilna Bold"/>
          <w:rtl/>
        </w:rPr>
        <w:t>"</w:t>
      </w:r>
      <w:r w:rsidRPr="00253A83">
        <w:rPr>
          <w:rFonts w:cs="BA Vilna Bold" w:hint="cs"/>
          <w:rtl/>
        </w:rPr>
        <w:t>ח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הדרין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בעיר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אחת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ואין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נוחין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זה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לזה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בהלכה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ואחד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גולה</w:t>
      </w:r>
      <w:r w:rsidRPr="006F178A">
        <w:rPr>
          <w:rtl/>
        </w:rPr>
        <w:t xml:space="preserve">, </w:t>
      </w:r>
      <w:r w:rsidR="00F85AA1">
        <w:rPr>
          <w:rStyle w:val="affff8"/>
          <w:rFonts w:hint="cs"/>
          <w:rtl/>
        </w:rPr>
        <w:t>ד</w:t>
      </w:r>
      <w:r w:rsidRPr="00BF7DBF">
        <w:rPr>
          <w:rStyle w:val="affff8"/>
          <w:rFonts w:hint="cs"/>
          <w:rtl/>
        </w:rPr>
        <w:t>'לנוס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שמה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רוצח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אשר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ירצח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רעהו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בבלי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דעת'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דעת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, </w:t>
      </w:r>
      <w:r w:rsidR="00F85AA1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'נדמו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עמי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מבלי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הדעת'</w:t>
      </w:r>
      <w:r w:rsidRPr="00BF7DBF">
        <w:rPr>
          <w:rStyle w:val="affff8"/>
          <w:rtl/>
        </w:rPr>
        <w:t>.</w:t>
      </w:r>
    </w:p>
    <w:p w14:paraId="5618D587" w14:textId="14D13A63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tl/>
        </w:rPr>
        <w:t>ר</w:t>
      </w:r>
      <w:r w:rsidRPr="00F07A5B">
        <w:rPr>
          <w:rFonts w:hint="cs"/>
          <w:rtl/>
        </w:rPr>
        <w:t>יבדר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tl/>
        </w:rPr>
        <w:t>:</w:t>
      </w:r>
    </w:p>
    <w:p w14:paraId="6C87F448" w14:textId="6110A1B7" w:rsidR="00B93B58" w:rsidRPr="006F178A" w:rsidRDefault="00B93B58" w:rsidP="00B93B58">
      <w:pPr>
        <w:rPr>
          <w:rtl/>
        </w:rPr>
      </w:pPr>
      <w:r w:rsidRPr="00253A83">
        <w:rPr>
          <w:rFonts w:cs="BA Vilna Bold" w:hint="cs"/>
          <w:rtl/>
        </w:rPr>
        <w:t>כל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</w:t>
      </w:r>
      <w:r w:rsidRPr="00253A83">
        <w:rPr>
          <w:rFonts w:cs="BA Vilna Bold"/>
          <w:rtl/>
        </w:rPr>
        <w:t>"</w:t>
      </w:r>
      <w:r w:rsidRPr="00253A83">
        <w:rPr>
          <w:rFonts w:cs="BA Vilna Bold" w:hint="cs"/>
          <w:rtl/>
        </w:rPr>
        <w:t>ח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העוסק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בתורה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מתוך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הדחק תפלתו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נשמעת</w:t>
      </w:r>
      <w:r w:rsidRPr="006F178A">
        <w:rPr>
          <w:rtl/>
        </w:rPr>
        <w:t xml:space="preserve">, </w:t>
      </w:r>
      <w:r w:rsidRPr="00F85AA1">
        <w:rPr>
          <w:rStyle w:val="affffc"/>
          <w:rFonts w:hint="cs"/>
          <w:rtl/>
        </w:rPr>
        <w:t>שנא'</w:t>
      </w:r>
      <w:r w:rsidRPr="00F85AA1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'כי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בציון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ישב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בירושלים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בכה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תבכה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חנון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יחנך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לקול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זעקך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כשמעתו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ענך'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F85AA1">
        <w:rPr>
          <w:rStyle w:val="affffc"/>
          <w:rFonts w:hint="cs"/>
          <w:rtl/>
        </w:rPr>
        <w:t>וכתיב</w:t>
      </w:r>
      <w:r w:rsidRPr="00F85AA1">
        <w:rPr>
          <w:rStyle w:val="affffc"/>
          <w:rtl/>
        </w:rPr>
        <w:t xml:space="preserve"> </w:t>
      </w:r>
      <w:r w:rsidRPr="00F85AA1">
        <w:rPr>
          <w:rStyle w:val="affffc"/>
          <w:rFonts w:hint="cs"/>
          <w:rtl/>
        </w:rPr>
        <w:t>אח'כ</w:t>
      </w:r>
      <w:r w:rsidRPr="00F85AA1">
        <w:rPr>
          <w:rStyle w:val="affffc"/>
          <w:rtl/>
        </w:rPr>
        <w:t>: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'ונתן</w:t>
      </w:r>
      <w:r w:rsidRPr="00BF7DBF">
        <w:rPr>
          <w:rStyle w:val="affff8"/>
          <w:rtl/>
        </w:rPr>
        <w:t xml:space="preserve"> ה</w:t>
      </w:r>
      <w:r>
        <w:rPr>
          <w:rStyle w:val="affff8"/>
          <w:rtl/>
        </w:rPr>
        <w:t>'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לכם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לחם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צר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ומים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לחץ'</w:t>
      </w:r>
      <w:r w:rsidRPr="00BF7DBF">
        <w:rPr>
          <w:rStyle w:val="affff8"/>
          <w:rtl/>
        </w:rPr>
        <w:t>.</w:t>
      </w:r>
    </w:p>
    <w:p w14:paraId="387DF5B0" w14:textId="20C3AD45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Pr="00F07A5B">
        <w:rPr>
          <w:rtl/>
        </w:rPr>
        <w:t xml:space="preserve">' </w:t>
      </w:r>
      <w:r w:rsidRPr="00F07A5B">
        <w:rPr>
          <w:rFonts w:hint="cs"/>
          <w:rtl/>
        </w:rPr>
        <w:t>אבהו</w:t>
      </w:r>
      <w:r w:rsidR="00F07A5B" w:rsidRPr="00F07A5B">
        <w:rPr>
          <w:rtl/>
        </w:rPr>
        <w:t>:</w:t>
      </w:r>
    </w:p>
    <w:p w14:paraId="36B35688" w14:textId="11C4730A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משביעין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מזיו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שכינה</w:t>
      </w:r>
      <w:r w:rsidRPr="006F178A">
        <w:rPr>
          <w:rtl/>
        </w:rPr>
        <w:t xml:space="preserve">, </w:t>
      </w:r>
      <w:r w:rsidR="00F85AA1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'והיו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עיניך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רואות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את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מוריך'</w:t>
      </w:r>
      <w:r w:rsidRPr="00BF7DBF">
        <w:rPr>
          <w:rStyle w:val="affff8"/>
          <w:rtl/>
        </w:rPr>
        <w:t>.</w:t>
      </w:r>
    </w:p>
    <w:p w14:paraId="6F0E314E" w14:textId="210A80A9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ראב</w:t>
      </w:r>
      <w:r w:rsidRPr="00F07A5B">
        <w:rPr>
          <w:rtl/>
        </w:rPr>
        <w:t>"</w:t>
      </w: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:</w:t>
      </w:r>
    </w:p>
    <w:p w14:paraId="190B7A4C" w14:textId="53473D7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הפרגוד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ננעל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בפניו</w:t>
      </w:r>
      <w:r w:rsidRPr="006F178A">
        <w:rPr>
          <w:rtl/>
        </w:rPr>
        <w:t xml:space="preserve">, </w:t>
      </w:r>
      <w:r w:rsidR="00F85AA1">
        <w:rPr>
          <w:rFonts w:hint="cs"/>
          <w:rtl/>
        </w:rPr>
        <w:t>ד</w:t>
      </w:r>
      <w:r w:rsidRPr="00BF7DBF">
        <w:rPr>
          <w:rStyle w:val="affff8"/>
          <w:rFonts w:hint="cs"/>
          <w:rtl/>
        </w:rPr>
        <w:t>'ולא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יכנף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עוד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מוריך'</w:t>
      </w:r>
      <w:r w:rsidRPr="00BF7DBF">
        <w:rPr>
          <w:rStyle w:val="affff8"/>
          <w:rtl/>
        </w:rPr>
        <w:t>.</w:t>
      </w:r>
    </w:p>
    <w:p w14:paraId="685F75BF" w14:textId="53F4DA80" w:rsidR="00B93B58" w:rsidRPr="006F178A" w:rsidRDefault="00E4644A" w:rsidP="00E4644A">
      <w:pPr>
        <w:pStyle w:val="affff5"/>
        <w:rPr>
          <w:del w:id="90276" w:author="מנוע עיצוב" w:date="2026-10-08T11:01:28Z"/>
          <w:rtl/>
        </w:rPr>
      </w:pPr>
      <w:del w:id="90275" w:author="מנוע עיצוב" w:date="2026-10-08T11:01:28Z">
        <w:r>
          <w:rPr>
            <w:rtl/>
          </w:rPr>
          <w:delText xml:space="preserve">****</w:delText>
        </w:r>
      </w:del>
    </w:p>
    <w:p w14:paraId="31350CCF" w14:textId="77777777" w:rsidR="00B93B58" w:rsidRPr="006F178A" w:rsidRDefault="00B93B58" w:rsidP="005670C9">
      <w:pPr>
        <w:pStyle w:val="afffd"/>
        <w:rPr>
          <w:rtl/>
        </w:rPr>
      </w:pPr>
      <w:ins w:id="9922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רשב</w:t>
      </w:r>
      <w:r w:rsidRPr="006F178A">
        <w:rPr>
          <w:rtl/>
        </w:rPr>
        <w:t>"</w:t>
      </w:r>
      <w:r w:rsidRPr="006F178A">
        <w:rPr>
          <w:rFonts w:hint="cs"/>
          <w:rtl/>
        </w:rPr>
        <w:t>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אומר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Pr="006F178A">
        <w:rPr>
          <w:rtl/>
        </w:rPr>
        <w:t xml:space="preserve">' </w:t>
      </w:r>
      <w:r w:rsidRPr="006F178A">
        <w:rPr>
          <w:rFonts w:hint="cs"/>
          <w:rtl/>
        </w:rPr>
        <w:t>יהושע</w:t>
      </w:r>
      <w:r w:rsidRPr="006F178A">
        <w:rPr>
          <w:rtl/>
        </w:rPr>
        <w:t xml:space="preserve">: </w:t>
      </w:r>
      <w:r w:rsidRPr="006F178A">
        <w:rPr>
          <w:rFonts w:hint="cs"/>
          <w:rtl/>
        </w:rPr>
        <w:t>מיום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שחרב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בהמ</w:t>
      </w:r>
      <w:r w:rsidRPr="006F178A">
        <w:rPr>
          <w:rtl/>
        </w:rPr>
        <w:t>"</w:t>
      </w:r>
      <w:r w:rsidRPr="006F178A">
        <w:rPr>
          <w:rFonts w:hint="cs"/>
          <w:rtl/>
        </w:rPr>
        <w:t>ק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593D20DC" w14:textId="53BCCFD7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רבא</w:t>
      </w:r>
      <w:r w:rsidR="00F07A5B" w:rsidRPr="00F07A5B">
        <w:rPr>
          <w:rtl/>
        </w:rPr>
        <w:t>:</w:t>
      </w:r>
    </w:p>
    <w:p w14:paraId="5B3934AB" w14:textId="0E868230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מרובה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קללתו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חבירו</w:t>
      </w:r>
      <w:r w:rsidRPr="006F178A">
        <w:rPr>
          <w:rtl/>
        </w:rPr>
        <w:t xml:space="preserve"> </w:t>
      </w:r>
      <w:r w:rsidR="00F85AA1">
        <w:rPr>
          <w:rStyle w:val="affff8"/>
          <w:rFonts w:hint="cs"/>
          <w:rtl/>
        </w:rPr>
        <w:t>ד</w:t>
      </w:r>
      <w:r w:rsidRPr="00BF7DBF">
        <w:rPr>
          <w:rStyle w:val="affff8"/>
          <w:rFonts w:hint="cs"/>
          <w:rtl/>
        </w:rPr>
        <w:t>'בבקר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תאמר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יתן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ערב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ובערב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תאמר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מי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יתן</w:t>
      </w:r>
      <w:r w:rsidRPr="00BF7DBF">
        <w:rPr>
          <w:rStyle w:val="affff8"/>
          <w:rtl/>
        </w:rPr>
        <w:t xml:space="preserve"> </w:t>
      </w:r>
      <w:r w:rsidRPr="00BF7DBF">
        <w:rPr>
          <w:rStyle w:val="affff8"/>
          <w:rFonts w:hint="cs"/>
          <w:rtl/>
        </w:rPr>
        <w:t>בקר'</w:t>
      </w:r>
      <w:r w:rsidRPr="00BF7DBF">
        <w:rPr>
          <w:rStyle w:val="affff8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בקר שחלף</w:t>
      </w:r>
    </w:p>
    <w:p w14:paraId="3CCC39A1" w14:textId="77777777" w:rsidR="007824B4" w:rsidRPr="007824B4" w:rsidRDefault="00B93B58" w:rsidP="00F85AA1">
      <w:pPr>
        <w:rPr>
          <w:spacing w:val="0"/>
          <w:rtl/>
        </w:rPr>
      </w:pPr>
      <w:r w:rsidRPr="007824B4">
        <w:rPr>
          <w:rFonts w:hint="cs"/>
          <w:spacing w:val="0"/>
          <w:rtl/>
        </w:rPr>
        <w:t>ו</w:t>
      </w:r>
      <w:r w:rsidR="007824B4" w:rsidRPr="007824B4">
        <w:rPr>
          <w:rFonts w:hint="cs"/>
          <w:spacing w:val="0"/>
          <w:rtl/>
        </w:rPr>
        <w:t>ה</w:t>
      </w:r>
      <w:r w:rsidRPr="007824B4">
        <w:rPr>
          <w:rFonts w:hint="cs"/>
          <w:spacing w:val="0"/>
          <w:rtl/>
        </w:rPr>
        <w:t>ע</w:t>
      </w:r>
      <w:r w:rsidR="00F85AA1" w:rsidRPr="007824B4">
        <w:rPr>
          <w:rFonts w:hint="cs"/>
          <w:spacing w:val="0"/>
          <w:rtl/>
        </w:rPr>
        <w:t xml:space="preserve">ולם מתקיים על קדושה דסדרא </w:t>
      </w:r>
      <w:r w:rsidRPr="007824B4">
        <w:rPr>
          <w:rFonts w:hint="cs"/>
          <w:spacing w:val="0"/>
          <w:rtl/>
        </w:rPr>
        <w:t>ו</w:t>
      </w:r>
      <w:r w:rsidR="007824B4" w:rsidRPr="007824B4">
        <w:rPr>
          <w:rFonts w:hint="cs"/>
          <w:spacing w:val="0"/>
          <w:rtl/>
        </w:rPr>
        <w:t xml:space="preserve">על </w:t>
      </w:r>
      <w:r w:rsidRPr="007824B4">
        <w:rPr>
          <w:rFonts w:hint="cs"/>
          <w:spacing w:val="0"/>
          <w:rtl/>
        </w:rPr>
        <w:t>יהא</w:t>
      </w:r>
      <w:r w:rsidRPr="007824B4">
        <w:rPr>
          <w:spacing w:val="0"/>
          <w:rtl/>
        </w:rPr>
        <w:t xml:space="preserve"> </w:t>
      </w:r>
      <w:r w:rsidRPr="007824B4">
        <w:rPr>
          <w:rFonts w:hint="cs"/>
          <w:spacing w:val="0"/>
          <w:rtl/>
        </w:rPr>
        <w:t>שמיה</w:t>
      </w:r>
      <w:r w:rsidRPr="007824B4">
        <w:rPr>
          <w:spacing w:val="0"/>
          <w:rtl/>
        </w:rPr>
        <w:t xml:space="preserve"> </w:t>
      </w:r>
      <w:r w:rsidRPr="007824B4">
        <w:rPr>
          <w:rFonts w:hint="cs"/>
          <w:spacing w:val="0"/>
          <w:rtl/>
        </w:rPr>
        <w:t>רבא</w:t>
      </w:r>
      <w:r w:rsidRPr="007824B4">
        <w:rPr>
          <w:spacing w:val="0"/>
          <w:rtl/>
        </w:rPr>
        <w:t xml:space="preserve"> </w:t>
      </w:r>
      <w:r w:rsidRPr="007824B4">
        <w:rPr>
          <w:rFonts w:hint="cs"/>
          <w:spacing w:val="0"/>
          <w:rtl/>
        </w:rPr>
        <w:t>דאגדתא</w:t>
      </w:r>
      <w:r w:rsidRPr="007824B4">
        <w:rPr>
          <w:spacing w:val="0"/>
          <w:rtl/>
        </w:rPr>
        <w:t xml:space="preserve">, </w:t>
      </w:r>
    </w:p>
    <w:p w14:paraId="576F2105" w14:textId="7A27DAEF" w:rsidR="00B93B58" w:rsidRPr="006F178A" w:rsidRDefault="00F85AA1" w:rsidP="00F85AA1">
      <w:pPr>
        <w:rPr>
          <w:rtl/>
        </w:rPr>
      </w:pPr>
      <w:r>
        <w:rPr>
          <w:rStyle w:val="affff8"/>
          <w:rFonts w:hint="cs"/>
          <w:rtl/>
        </w:rPr>
        <w:t>ד</w:t>
      </w:r>
      <w:r w:rsidR="00B93B58" w:rsidRPr="00BF7DBF">
        <w:rPr>
          <w:rStyle w:val="affff8"/>
          <w:rFonts w:hint="cs"/>
          <w:rtl/>
        </w:rPr>
        <w:t>'ארץ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עפתה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כמו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אופל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צלמות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ולא</w:t>
      </w:r>
      <w:r w:rsidR="00B93B58" w:rsidRPr="00BF7DBF">
        <w:rPr>
          <w:rStyle w:val="affff8"/>
          <w:rtl/>
        </w:rPr>
        <w:t xml:space="preserve"> </w:t>
      </w:r>
      <w:r w:rsidR="00B93B58" w:rsidRPr="00BF7DBF">
        <w:rPr>
          <w:rStyle w:val="affff8"/>
          <w:rFonts w:hint="cs"/>
          <w:rtl/>
        </w:rPr>
        <w:t>סדרים'</w:t>
      </w:r>
      <w:r w:rsidR="007824B4">
        <w:rPr>
          <w:rStyle w:val="affff8"/>
          <w:rFonts w:hint="cs"/>
          <w:rtl/>
        </w:rPr>
        <w:t>-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סדרים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תופיע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מאופל</w:t>
      </w:r>
      <w:r w:rsidR="00B93B58" w:rsidRPr="006F178A">
        <w:rPr>
          <w:rtl/>
        </w:rPr>
        <w:t>.</w:t>
      </w:r>
    </w:p>
    <w:p w14:paraId="5D52918F" w14:textId="0C65F58F" w:rsidR="00B93B58" w:rsidRPr="006F178A" w:rsidRDefault="00E4644A" w:rsidP="00E4644A">
      <w:pPr>
        <w:pStyle w:val="affff5"/>
        <w:rPr>
          <w:del w:id="90278" w:author="מנוע עיצוב" w:date="2026-10-08T11:01:28Z"/>
          <w:rtl/>
        </w:rPr>
      </w:pPr>
      <w:del w:id="90277" w:author="מנוע עיצוב" w:date="2026-10-08T11:01:28Z">
        <w:r>
          <w:rPr>
            <w:rtl/>
          </w:rPr>
          <w:delText xml:space="preserve">****</w:delText>
        </w:r>
      </w:del>
    </w:p>
    <w:p w14:paraId="43A7057F" w14:textId="77777777" w:rsidR="00B93B58" w:rsidRPr="006F178A" w:rsidRDefault="00B93B58" w:rsidP="005670C9">
      <w:pPr>
        <w:pStyle w:val="afffd"/>
        <w:rPr>
          <w:rtl/>
        </w:rPr>
      </w:pPr>
      <w:ins w:id="9923" w:author="מספור קטעי משנה" w:date="2026-10-06T06:45:52Z">
        <w:r>
          <w:rPr>
            <w:rStyle w:val="MisparKeta"/>
          </w:rPr>
          <w:t xml:space="preserve">א. </w:t>
        </w:r>
      </w:ins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ירד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לברכה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וניטל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טעם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פירות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5C6155C2" w14:textId="40CBA237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תניא רשב</w:t>
      </w:r>
      <w:r w:rsidRPr="00F07A5B">
        <w:rPr>
          <w:rtl/>
        </w:rPr>
        <w:t>"</w:t>
      </w:r>
      <w:r w:rsidRPr="00F07A5B">
        <w:rPr>
          <w:rFonts w:hint="cs"/>
          <w:rtl/>
        </w:rPr>
        <w:t>א</w:t>
      </w:r>
      <w:r w:rsidR="00F07A5B" w:rsidRPr="00F07A5B">
        <w:rPr>
          <w:rFonts w:hint="cs"/>
          <w:rtl/>
        </w:rPr>
        <w:t>:</w:t>
      </w:r>
    </w:p>
    <w:p w14:paraId="798ABE36" w14:textId="19228552" w:rsidR="00B93B58" w:rsidRPr="006F178A" w:rsidRDefault="007824B4" w:rsidP="00B93B58">
      <w:pPr>
        <w:rPr>
          <w:rtl/>
        </w:rPr>
      </w:pPr>
      <w:r>
        <w:rPr>
          <w:rFonts w:hint="cs"/>
          <w:rtl/>
        </w:rPr>
        <w:t xml:space="preserve">משפסקה </w:t>
      </w:r>
      <w:r w:rsidRPr="00253A83">
        <w:rPr>
          <w:rFonts w:cs="BA Vilna Bold" w:hint="cs"/>
          <w:rtl/>
        </w:rPr>
        <w:t>טהרה</w:t>
      </w:r>
      <w:r>
        <w:rPr>
          <w:rFonts w:hint="cs"/>
          <w:rtl/>
        </w:rPr>
        <w:t xml:space="preserve"> </w:t>
      </w:r>
      <w:r w:rsidR="00B93B58" w:rsidRPr="006F178A">
        <w:rPr>
          <w:rFonts w:hint="cs"/>
          <w:rtl/>
        </w:rPr>
        <w:t>בטלה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טעם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וריח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 xml:space="preserve">משפסק </w:t>
      </w:r>
      <w:r w:rsidR="00B93B58" w:rsidRPr="00253A83">
        <w:rPr>
          <w:rFonts w:cs="BA Vilna Bold" w:hint="cs"/>
          <w:rtl/>
        </w:rPr>
        <w:t>מעשר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בטל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שומן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דגן</w:t>
      </w:r>
      <w:r w:rsidR="00B93B58" w:rsidRPr="006F178A">
        <w:rPr>
          <w:rtl/>
        </w:rPr>
        <w:t>.</w:t>
      </w:r>
    </w:p>
    <w:p w14:paraId="01409156" w14:textId="26F57FE3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הונא</w:t>
      </w:r>
      <w:r w:rsidR="00F07A5B" w:rsidRPr="00F07A5B">
        <w:rPr>
          <w:rFonts w:hint="cs"/>
          <w:rtl/>
        </w:rPr>
        <w:t>:</w:t>
      </w:r>
    </w:p>
    <w:p w14:paraId="31A5B0C3" w14:textId="1D23CB72" w:rsidR="00B93B58" w:rsidRPr="006F178A" w:rsidRDefault="00F85AA1" w:rsidP="00F85AA1">
      <w:pPr>
        <w:rPr>
          <w:rtl/>
        </w:rPr>
      </w:pPr>
      <w:r>
        <w:rPr>
          <w:rFonts w:hint="cs"/>
          <w:rtl/>
        </w:rPr>
        <w:t>מצא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תמר</w:t>
      </w:r>
      <w:r w:rsidR="007824B4">
        <w:rPr>
          <w:rFonts w:hint="cs"/>
          <w:rtl/>
        </w:rPr>
        <w:t xml:space="preserve"> מיוחדת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 xml:space="preserve">לקחה וצררה בסודרו, </w:t>
      </w:r>
      <w:r w:rsidRPr="00F85AA1">
        <w:rPr>
          <w:rStyle w:val="affffc"/>
          <w:rFonts w:hint="cs"/>
          <w:rtl/>
        </w:rPr>
        <w:t>כשבא רבא בנו</w:t>
      </w:r>
      <w:r>
        <w:rPr>
          <w:rFonts w:hint="cs"/>
          <w:rtl/>
        </w:rPr>
        <w:t xml:space="preserve"> </w:t>
      </w:r>
      <w:r w:rsidRPr="00F85AA1">
        <w:rPr>
          <w:rStyle w:val="affffc"/>
          <w:rFonts w:hint="cs"/>
          <w:rtl/>
        </w:rPr>
        <w:t>א</w:t>
      </w:r>
      <w:r w:rsidR="00B93B58" w:rsidRPr="00F85AA1">
        <w:rPr>
          <w:rStyle w:val="affffc"/>
          <w:rtl/>
        </w:rPr>
        <w:t>"</w:t>
      </w:r>
      <w:r w:rsidR="00B93B58" w:rsidRPr="00F85AA1">
        <w:rPr>
          <w:rStyle w:val="affffc"/>
          <w:rFonts w:hint="cs"/>
          <w:rtl/>
        </w:rPr>
        <w:t>ל</w:t>
      </w:r>
      <w:r>
        <w:rPr>
          <w:rStyle w:val="affffc"/>
          <w:rFonts w:hint="cs"/>
          <w:rtl/>
        </w:rPr>
        <w:t>:</w:t>
      </w:r>
      <w:r w:rsidR="00B93B58" w:rsidRPr="006F178A">
        <w:rPr>
          <w:rFonts w:hint="cs"/>
          <w:rtl/>
        </w:rPr>
        <w:t xml:space="preserve"> מריחני ריח </w:t>
      </w:r>
      <w:r w:rsidRPr="00F85AA1">
        <w:rPr>
          <w:rStyle w:val="afffff2"/>
          <w:rFonts w:hint="cs"/>
          <w:rtl/>
        </w:rPr>
        <w:t>[שמן]</w:t>
      </w:r>
      <w:r w:rsidR="00B93B58" w:rsidRPr="006F178A">
        <w:rPr>
          <w:rtl/>
        </w:rPr>
        <w:t xml:space="preserve">, </w:t>
      </w:r>
      <w:r w:rsidR="00B93B58" w:rsidRPr="00F85AA1">
        <w:rPr>
          <w:rStyle w:val="affffc"/>
          <w:rFonts w:hint="cs"/>
          <w:rtl/>
        </w:rPr>
        <w:t>א</w:t>
      </w:r>
      <w:r w:rsidR="00B93B58" w:rsidRPr="00F85AA1">
        <w:rPr>
          <w:rStyle w:val="affffc"/>
          <w:rtl/>
        </w:rPr>
        <w:t>"</w:t>
      </w:r>
      <w:r w:rsidR="00B93B58" w:rsidRPr="00F85AA1">
        <w:rPr>
          <w:rStyle w:val="affffc"/>
          <w:rFonts w:hint="cs"/>
          <w:rtl/>
        </w:rPr>
        <w:t>ל</w:t>
      </w:r>
      <w:r w:rsidR="00B93B58" w:rsidRPr="00F85AA1">
        <w:rPr>
          <w:rStyle w:val="affffc"/>
          <w:rtl/>
        </w:rPr>
        <w:t xml:space="preserve">: </w:t>
      </w:r>
      <w:r w:rsidR="00B93B58" w:rsidRPr="006F178A">
        <w:rPr>
          <w:rFonts w:hint="cs"/>
          <w:rtl/>
        </w:rPr>
        <w:t>בני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טהרה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יש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בך</w:t>
      </w:r>
      <w:r w:rsidR="00B93B58" w:rsidRPr="006F178A">
        <w:rPr>
          <w:rtl/>
        </w:rPr>
        <w:t xml:space="preserve">, </w:t>
      </w:r>
      <w:r>
        <w:rPr>
          <w:rFonts w:hint="cs"/>
          <w:rtl/>
        </w:rPr>
        <w:t>והביא לו</w:t>
      </w:r>
      <w:r w:rsidR="00B93B58" w:rsidRPr="006F178A">
        <w:rPr>
          <w:rtl/>
        </w:rPr>
        <w:t>.</w:t>
      </w:r>
    </w:p>
    <w:p w14:paraId="3C7B08E6" w14:textId="1043C395" w:rsidR="00B93B58" w:rsidRPr="00253A83" w:rsidRDefault="00B93B58" w:rsidP="00B93B58">
      <w:pPr>
        <w:rPr>
          <w:spacing w:val="2"/>
          <w:rtl/>
        </w:rPr>
      </w:pPr>
      <w:r w:rsidRPr="00253A83">
        <w:rPr>
          <w:rStyle w:val="affffc"/>
          <w:rFonts w:hint="cs"/>
          <w:spacing w:val="2"/>
          <w:rtl/>
        </w:rPr>
        <w:t>אדהכי</w:t>
      </w:r>
      <w:r w:rsidRPr="00253A83">
        <w:rPr>
          <w:rStyle w:val="affffc"/>
          <w:spacing w:val="2"/>
          <w:rtl/>
        </w:rPr>
        <w:t xml:space="preserve"> </w:t>
      </w:r>
      <w:r w:rsidR="00253A83" w:rsidRPr="00253A83">
        <w:rPr>
          <w:rStyle w:val="affffc"/>
          <w:rFonts w:hint="cs"/>
          <w:spacing w:val="2"/>
          <w:rtl/>
        </w:rPr>
        <w:t xml:space="preserve">הביא </w:t>
      </w:r>
      <w:r w:rsidR="007824B4" w:rsidRPr="00253A83">
        <w:rPr>
          <w:rStyle w:val="affffc"/>
          <w:rFonts w:hint="cs"/>
          <w:spacing w:val="2"/>
          <w:rtl/>
        </w:rPr>
        <w:t>רבא</w:t>
      </w:r>
      <w:r w:rsidR="00F85AA1" w:rsidRPr="00253A83">
        <w:rPr>
          <w:rStyle w:val="affffc"/>
          <w:rFonts w:hint="cs"/>
          <w:spacing w:val="2"/>
          <w:rtl/>
        </w:rPr>
        <w:t xml:space="preserve"> לב</w:t>
      </w:r>
      <w:r w:rsidR="007824B4" w:rsidRPr="00253A83">
        <w:rPr>
          <w:rStyle w:val="affffc"/>
          <w:rFonts w:hint="cs"/>
          <w:spacing w:val="2"/>
          <w:rtl/>
        </w:rPr>
        <w:t xml:space="preserve">נו </w:t>
      </w:r>
      <w:r w:rsidR="00F85AA1" w:rsidRPr="00253A83">
        <w:rPr>
          <w:rStyle w:val="affffc"/>
          <w:rFonts w:hint="cs"/>
          <w:spacing w:val="2"/>
          <w:rtl/>
        </w:rPr>
        <w:t>רבה</w:t>
      </w:r>
      <w:r w:rsidR="00F85AA1" w:rsidRPr="00253A83">
        <w:rPr>
          <w:rFonts w:hint="cs"/>
          <w:spacing w:val="2"/>
          <w:rtl/>
        </w:rPr>
        <w:t xml:space="preserve"> </w:t>
      </w:r>
      <w:r w:rsidRPr="00253A83">
        <w:rPr>
          <w:rStyle w:val="affffc"/>
          <w:rFonts w:hint="cs"/>
          <w:spacing w:val="2"/>
          <w:rtl/>
        </w:rPr>
        <w:t>א</w:t>
      </w:r>
      <w:r w:rsidRPr="00253A83">
        <w:rPr>
          <w:rStyle w:val="affffc"/>
          <w:spacing w:val="2"/>
          <w:rtl/>
        </w:rPr>
        <w:t>"</w:t>
      </w:r>
      <w:r w:rsidRPr="00253A83">
        <w:rPr>
          <w:rStyle w:val="affffc"/>
          <w:rFonts w:hint="cs"/>
          <w:spacing w:val="2"/>
          <w:rtl/>
        </w:rPr>
        <w:t>ל</w:t>
      </w:r>
      <w:r w:rsidRPr="00253A83">
        <w:rPr>
          <w:rStyle w:val="affffc"/>
          <w:spacing w:val="2"/>
          <w:rtl/>
        </w:rPr>
        <w:t xml:space="preserve">: </w:t>
      </w:r>
      <w:r w:rsidRPr="00253A83">
        <w:rPr>
          <w:rFonts w:hint="cs"/>
          <w:spacing w:val="2"/>
          <w:rtl/>
        </w:rPr>
        <w:t>בני</w:t>
      </w:r>
      <w:r w:rsidRPr="00253A83">
        <w:rPr>
          <w:spacing w:val="2"/>
          <w:rtl/>
        </w:rPr>
        <w:t xml:space="preserve">, </w:t>
      </w:r>
      <w:r w:rsidRPr="00253A83">
        <w:rPr>
          <w:rFonts w:hint="cs"/>
          <w:spacing w:val="2"/>
          <w:rtl/>
        </w:rPr>
        <w:t>שמחת</w:t>
      </w:r>
      <w:r w:rsidRPr="00253A83">
        <w:rPr>
          <w:spacing w:val="2"/>
          <w:rtl/>
        </w:rPr>
        <w:t xml:space="preserve"> </w:t>
      </w:r>
      <w:r w:rsidRPr="00253A83">
        <w:rPr>
          <w:rFonts w:hint="cs"/>
          <w:spacing w:val="2"/>
          <w:rtl/>
        </w:rPr>
        <w:t>את</w:t>
      </w:r>
      <w:r w:rsidRPr="00253A83">
        <w:rPr>
          <w:spacing w:val="2"/>
          <w:rtl/>
        </w:rPr>
        <w:t xml:space="preserve"> </w:t>
      </w:r>
      <w:r w:rsidRPr="00253A83">
        <w:rPr>
          <w:rFonts w:hint="cs"/>
          <w:spacing w:val="2"/>
          <w:rtl/>
        </w:rPr>
        <w:t>לבי</w:t>
      </w:r>
      <w:r w:rsidRPr="00253A83">
        <w:rPr>
          <w:spacing w:val="2"/>
          <w:rtl/>
        </w:rPr>
        <w:t xml:space="preserve"> </w:t>
      </w:r>
      <w:r w:rsidRPr="00253A83">
        <w:rPr>
          <w:rFonts w:hint="cs"/>
          <w:spacing w:val="2"/>
          <w:rtl/>
        </w:rPr>
        <w:t>והקהיתה</w:t>
      </w:r>
      <w:r w:rsidRPr="00253A83">
        <w:rPr>
          <w:spacing w:val="2"/>
          <w:rtl/>
        </w:rPr>
        <w:t xml:space="preserve"> </w:t>
      </w:r>
      <w:r w:rsidRPr="00253A83">
        <w:rPr>
          <w:rFonts w:hint="cs"/>
          <w:spacing w:val="2"/>
          <w:rtl/>
        </w:rPr>
        <w:t>את</w:t>
      </w:r>
      <w:r w:rsidRPr="00253A83">
        <w:rPr>
          <w:spacing w:val="2"/>
          <w:rtl/>
        </w:rPr>
        <w:t xml:space="preserve"> </w:t>
      </w:r>
      <w:r w:rsidRPr="00253A83">
        <w:rPr>
          <w:rFonts w:hint="cs"/>
          <w:spacing w:val="2"/>
          <w:rtl/>
        </w:rPr>
        <w:t>שיני</w:t>
      </w:r>
      <w:r w:rsidRPr="00253A83">
        <w:rPr>
          <w:spacing w:val="2"/>
          <w:rtl/>
        </w:rPr>
        <w:t>.</w:t>
      </w:r>
    </w:p>
    <w:p w14:paraId="57113426" w14:textId="66285AEC" w:rsidR="00B93B58" w:rsidRPr="006F178A" w:rsidRDefault="00B93B58" w:rsidP="00B93B58">
      <w:pPr>
        <w:rPr>
          <w:rtl/>
        </w:rPr>
      </w:pPr>
      <w:r w:rsidRPr="007824B4">
        <w:rPr>
          <w:rStyle w:val="affffc"/>
          <w:rFonts w:hint="cs"/>
          <w:rtl/>
        </w:rPr>
        <w:t>היינו</w:t>
      </w:r>
      <w:r w:rsidRPr="007824B4">
        <w:rPr>
          <w:rStyle w:val="affffc"/>
          <w:rtl/>
        </w:rPr>
        <w:t xml:space="preserve"> </w:t>
      </w:r>
      <w:r w:rsidRPr="007824B4">
        <w:rPr>
          <w:rStyle w:val="affffc"/>
          <w:rFonts w:hint="cs"/>
          <w:rtl/>
        </w:rPr>
        <w:t>דאמרי</w:t>
      </w:r>
      <w:r w:rsidRPr="007824B4">
        <w:rPr>
          <w:rStyle w:val="affffc"/>
          <w:rtl/>
        </w:rPr>
        <w:t xml:space="preserve"> </w:t>
      </w:r>
      <w:r w:rsidRPr="007824B4">
        <w:rPr>
          <w:rStyle w:val="affffc"/>
          <w:rFonts w:hint="cs"/>
          <w:rtl/>
        </w:rPr>
        <w:t>אינשי</w:t>
      </w:r>
      <w:r w:rsidRPr="007824B4">
        <w:rPr>
          <w:rStyle w:val="affffc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אהבת האב על בנו ואהבת </w:t>
      </w:r>
      <w:r w:rsidR="00F85AA1">
        <w:rPr>
          <w:rFonts w:hint="cs"/>
          <w:rtl/>
        </w:rPr>
        <w:t>הבן על בניו.</w:t>
      </w:r>
    </w:p>
    <w:p w14:paraId="41FE9D85" w14:textId="1B0D161E" w:rsidR="00F07A5B" w:rsidRPr="00F07A5B" w:rsidRDefault="00B93B58" w:rsidP="00F85AA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</w:t>
      </w:r>
      <w:r w:rsidR="00F85AA1" w:rsidRPr="00F07A5B">
        <w:rPr>
          <w:rFonts w:hint="cs"/>
          <w:rtl/>
        </w:rPr>
        <w:t>אב''י</w:t>
      </w:r>
      <w:r w:rsidR="00F07A5B" w:rsidRPr="00F07A5B">
        <w:rPr>
          <w:rtl/>
        </w:rPr>
        <w:t>:</w:t>
      </w:r>
    </w:p>
    <w:p w14:paraId="4A0A726A" w14:textId="3AFE1F2C" w:rsidR="00B93B58" w:rsidRPr="006F178A" w:rsidRDefault="00B93B58" w:rsidP="00B93B58">
      <w:pPr>
        <w:rPr>
          <w:rtl/>
        </w:rPr>
      </w:pPr>
      <w:r>
        <w:rPr>
          <w:rFonts w:hint="cs"/>
          <w:rtl/>
        </w:rPr>
        <w:t xml:space="preserve">גידל בביתו את </w:t>
      </w:r>
      <w:r>
        <w:rPr>
          <w:rStyle w:val="affffc"/>
          <w:rFonts w:hint="cs"/>
          <w:rtl/>
          <w:rPrChange w:id="9108" w:author="מנוע אמוראים" w:date="2026-10-05T16:41:03Z">
            <w:rPr>
              <w:rFonts w:hint="cs"/>
              <w:rtl/>
            </w:rPr>
          </w:rPrChange>
        </w:rPr>
        <w:t xml:space="preserve">ריב</w:t>
      </w:r>
      <w:r>
        <w:rPr>
          <w:rStyle w:val="affffc"/>
          <w:rtl/>
          <w:rPrChange w:id="9109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110" w:author="מנוע אמוראים" w:date="2026-10-05T16:41:03Z">
            <w:rPr>
              <w:rFonts w:hint="cs"/>
              <w:rtl/>
            </w:rPr>
          </w:rPrChange>
        </w:rPr>
        <w:t xml:space="preserve">ב</w:t>
      </w:r>
      <w:r>
        <w:rPr>
          <w:rFonts w:hint="cs"/>
          <w:rtl/>
        </w:rPr>
        <w:t xml:space="preserve"> </w:t>
      </w:r>
      <w:r w:rsidR="00F85AA1" w:rsidRPr="00F85AA1">
        <w:rPr>
          <w:rStyle w:val="afffff2"/>
          <w:rFonts w:hint="cs"/>
          <w:rtl/>
        </w:rPr>
        <w:t>נכדו</w:t>
      </w:r>
      <w:r w:rsidR="00F85AA1">
        <w:rPr>
          <w:rStyle w:val="afffff2"/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וכשגדל </w:t>
      </w:r>
      <w:r w:rsidRPr="00F85AA1">
        <w:rPr>
          <w:rStyle w:val="affffc"/>
          <w:rFonts w:hint="cs"/>
          <w:rtl/>
        </w:rPr>
        <w:t>א</w:t>
      </w:r>
      <w:r w:rsidRPr="00F85AA1">
        <w:rPr>
          <w:rStyle w:val="affffc"/>
          <w:rtl/>
        </w:rPr>
        <w:t>"</w:t>
      </w:r>
      <w:r w:rsidRPr="00F85AA1">
        <w:rPr>
          <w:rStyle w:val="affffc"/>
          <w:rFonts w:hint="cs"/>
          <w:rtl/>
        </w:rPr>
        <w:t>ל</w:t>
      </w:r>
      <w:r w:rsidRPr="006F178A">
        <w:rPr>
          <w:rFonts w:hint="cs"/>
          <w:rtl/>
        </w:rPr>
        <w:t xml:space="preserve"> השקני מים</w:t>
      </w:r>
      <w:r w:rsidRPr="006F178A">
        <w:rPr>
          <w:rtl/>
        </w:rPr>
        <w:t xml:space="preserve">: </w:t>
      </w:r>
      <w:r w:rsidRPr="00F85AA1">
        <w:rPr>
          <w:rStyle w:val="affffc"/>
          <w:rFonts w:hint="cs"/>
          <w:rtl/>
        </w:rPr>
        <w:t>א</w:t>
      </w:r>
      <w:r w:rsidRPr="00F85AA1">
        <w:rPr>
          <w:rStyle w:val="affffc"/>
          <w:rtl/>
        </w:rPr>
        <w:t>"</w:t>
      </w:r>
      <w:r w:rsidRPr="00F85AA1">
        <w:rPr>
          <w:rStyle w:val="affffc"/>
          <w:rFonts w:hint="cs"/>
          <w:rtl/>
        </w:rPr>
        <w:t xml:space="preserve">ל </w:t>
      </w:r>
      <w:r w:rsidRPr="006F178A">
        <w:rPr>
          <w:rFonts w:hint="cs"/>
          <w:rtl/>
        </w:rPr>
        <w:t>איני בנך וזהו דאמרי אינשי גדלני גדלני</w:t>
      </w:r>
      <w:r w:rsidR="00F85AA1">
        <w:rPr>
          <w:rFonts w:hint="cs"/>
          <w:rtl/>
        </w:rPr>
        <w:t>,</w:t>
      </w:r>
      <w:r w:rsidRPr="006F178A">
        <w:rPr>
          <w:rFonts w:hint="cs"/>
          <w:rtl/>
        </w:rPr>
        <w:t xml:space="preserve"> ואין אני בנך</w:t>
      </w:r>
      <w:r w:rsidR="00F85AA1">
        <w:rPr>
          <w:rFonts w:hint="cs"/>
          <w:rtl/>
        </w:rPr>
        <w:t>.</w:t>
      </w:r>
      <w:r w:rsidRPr="006F178A">
        <w:rPr>
          <w:rFonts w:hint="cs"/>
          <w:rtl/>
        </w:rPr>
        <w:t xml:space="preserve"> </w:t>
      </w:r>
    </w:p>
    <w:p w14:paraId="0DD439D5" w14:textId="53940A10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21BB5462" w14:textId="77777777" w:rsidR="00B93B58" w:rsidRPr="006F178A" w:rsidRDefault="00B93B58" w:rsidP="00E24454">
      <w:pPr>
        <w:pStyle w:val="afffff"/>
        <w:framePr w:wrap="around"/>
        <w:rPr>
          <w:rtl/>
        </w:rPr>
      </w:pPr>
      <w:del w:id="20503" w:author="קלוד" w:date="2026-10-06T10:10:25Z">
        <w:r>
          <w:rPr>
            <w:rFonts w:hint="cs"/>
            <w:rtl/>
          </w:rPr>
          <w:delText xml:space="preserve">מתני</w:delText>
        </w:r>
      </w:del>
      <w:ins w:id="20504" w:author="קלוד" w:date="2026-10-06T10:10:25Z">
        <w:r>
          <w:rPr>
            <w:rFonts w:hint="cs"/>
            <w:rtl/>
          </w:rPr>
          <w:t xml:space="preserve">משנה יד</w:t>
        </w:r>
      </w:ins>
      <w:del w:id="20505" w:author="קלוד" w:date="2026-10-06T10:10:25Z">
        <w:r>
          <w:rPr>
            <w:rtl/>
          </w:rPr>
          <w:delText xml:space="preserve">'.</w:delText>
        </w:r>
      </w:del>
    </w:p>
    <w:p w14:paraId="2AA0E954" w14:textId="77777777" w:rsidR="00B93B58" w:rsidRPr="006F178A" w:rsidRDefault="00B93B58" w:rsidP="00B93B58">
      <w:pPr>
        <w:pStyle w:val="afff5"/>
        <w:spacing w:before="120"/>
        <w:rPr>
          <w:rtl/>
        </w:rPr>
        <w:pPrChange w:id="90032" w:author="קלוד" w:date="2026-10-08T12:08:16Z">
          <w:pPr>
            <w:pStyle w:val="afff5"/>
          </w:pPr>
        </w:pPrChange>
      </w:pPr>
      <w:r w:rsidRPr="00FC1C11">
        <w:rPr>
          <w:rFonts w:cs="BA TM • Vilna Extra-Bold" w:hint="cs"/>
          <w:rtl/>
        </w:rPr>
        <w:t>בפולמוס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של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אספסיינוס</w:t>
      </w:r>
      <w:r w:rsidRPr="00FC1C11">
        <w:rPr>
          <w:rFonts w:cs="BA TM • Vilna Extra-Bold"/>
          <w:rtl/>
        </w:rPr>
        <w:t xml:space="preserve"> 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עטרות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חתנים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האירוס</w:t>
      </w:r>
      <w:r w:rsidRPr="006F178A">
        <w:rPr>
          <w:rtl/>
        </w:rPr>
        <w:t>.</w:t>
      </w:r>
    </w:p>
    <w:p w14:paraId="49DC8F0B" w14:textId="30BD2B02" w:rsidR="00183F01" w:rsidRDefault="00B93B58" w:rsidP="00B93B58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בפולמוס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eastAsia"/>
          <w:rtl/>
        </w:rPr>
        <w:t>של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eastAsia"/>
          <w:rtl/>
        </w:rPr>
        <w:t>טיטוס</w:t>
      </w:r>
      <w:r w:rsidRPr="00392931">
        <w:rPr>
          <w:rtl/>
        </w:rPr>
        <w:t xml:space="preserve"> - </w:t>
      </w:r>
      <w:r w:rsidR="00183F01">
        <w:rPr>
          <w:rtl/>
        </w:rPr>
        <w:tab/>
      </w:r>
      <w:r w:rsidRPr="00392931">
        <w:rPr>
          <w:rFonts w:hint="eastAsia"/>
          <w:rtl/>
        </w:rPr>
        <w:t>גזרו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על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עטרות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כלות</w:t>
      </w:r>
      <w:r w:rsidRPr="00392931">
        <w:rPr>
          <w:rtl/>
        </w:rPr>
        <w:t xml:space="preserve">, </w:t>
      </w:r>
    </w:p>
    <w:p w14:paraId="7A23F80E" w14:textId="12899120" w:rsidR="00B93B58" w:rsidRPr="00392931" w:rsidRDefault="00183F01" w:rsidP="00B93B58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B93B58" w:rsidRPr="00392931">
        <w:rPr>
          <w:rFonts w:hint="eastAsia"/>
          <w:rtl/>
        </w:rPr>
        <w:t>ושלא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ילמד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אדם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את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בנו</w:t>
      </w:r>
      <w:r w:rsidR="00B93B58" w:rsidRPr="00392931">
        <w:rPr>
          <w:rtl/>
        </w:rPr>
        <w:t xml:space="preserve"> </w:t>
      </w:r>
      <w:r w:rsidR="00B93B58" w:rsidRPr="00392931">
        <w:rPr>
          <w:rFonts w:hint="eastAsia"/>
          <w:rtl/>
        </w:rPr>
        <w:t>יוונית</w:t>
      </w:r>
      <w:r w:rsidR="00B93B58" w:rsidRPr="00392931">
        <w:rPr>
          <w:rtl/>
        </w:rPr>
        <w:t>.</w:t>
      </w:r>
    </w:p>
    <w:p w14:paraId="50F0284C" w14:textId="77777777" w:rsidR="00B93B58" w:rsidRPr="006F178A" w:rsidRDefault="00B93B58" w:rsidP="00B93B58">
      <w:pPr>
        <w:pStyle w:val="afff5"/>
        <w:rPr>
          <w:rtl/>
        </w:rPr>
      </w:pPr>
      <w:r w:rsidRPr="00FC1C11">
        <w:rPr>
          <w:rFonts w:cs="BA TM • Vilna Extra-Bold" w:hint="cs"/>
          <w:rtl/>
        </w:rPr>
        <w:t>בפולמוס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האחרון</w:t>
      </w:r>
      <w:r w:rsidRPr="00FC1C11">
        <w:rPr>
          <w:rFonts w:cs="BA TM • Vilna Extra-Bold"/>
          <w:rtl/>
        </w:rPr>
        <w:t xml:space="preserve"> 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באפריון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העיר</w:t>
      </w:r>
      <w:r w:rsidRPr="006F178A">
        <w:rPr>
          <w:rtl/>
        </w:rPr>
        <w:t>;</w:t>
      </w:r>
    </w:p>
    <w:p w14:paraId="2846C527" w14:textId="77777777" w:rsidR="00B93B58" w:rsidRPr="006F178A" w:rsidRDefault="00B93B58" w:rsidP="007824B4">
      <w:pPr>
        <w:pStyle w:val="afff5"/>
        <w:spacing w:after="120"/>
        <w:rPr>
          <w:rtl/>
        </w:rPr>
      </w:pPr>
      <w:r w:rsidRPr="00183F01">
        <w:rPr>
          <w:rStyle w:val="TanaimMishna"/>
          <w:rFonts w:hint="cs"/>
          <w:rtl/>
          <w:rPrChange w:id="20393" w:author="קלוד" w:date="2026-10-06T10:10:25Z">
            <w:rPr>
              <w:rStyle w:val="affffc"/>
              <w:rFonts w:hint="cs"/>
              <w:rtl/>
            </w:rPr>
          </w:rPrChange>
        </w:rPr>
        <w:t>ורבותינו</w:t>
      </w:r>
      <w:r w:rsidRPr="00183F01">
        <w:rPr>
          <w:rStyle w:val="TanaimMishna"/>
          <w:rtl/>
          <w:rPrChange w:id="20394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83F01">
        <w:rPr>
          <w:rStyle w:val="TanaimMishna"/>
          <w:rFonts w:hint="cs"/>
          <w:rtl/>
          <w:rPrChange w:id="20395" w:author="קלוד" w:date="2026-10-06T10:10:25Z">
            <w:rPr>
              <w:rStyle w:val="affffc"/>
              <w:rFonts w:hint="cs"/>
              <w:rtl/>
            </w:rPr>
          </w:rPrChange>
        </w:rPr>
        <w:t>התירו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שתצא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באפריון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בתוך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העיר</w:t>
      </w:r>
      <w:r w:rsidRPr="006F178A">
        <w:rPr>
          <w:rtl/>
        </w:rPr>
        <w:t>.</w:t>
      </w:r>
    </w:p>
    <w:p w14:paraId="3E061EF8" w14:textId="71485178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TanaimMishna"/>
          <w:rFonts w:hint="cs"/>
          <w:rtl/>
          <w:rPrChange w:id="42290" w:author="Claude" w:date="2026-10-07T09:47:53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42291" w:author="Claude" w:date="2026-10-07T09:47:53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42292" w:author="Claude" w:date="2026-10-07T09:47:53Z">
            <w:rPr>
              <w:rFonts w:hint="cs"/>
              <w:rtl/>
            </w:rPr>
          </w:rPrChange>
        </w:rPr>
        <w:t xml:space="preserve">מ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="00183F01">
        <w:rPr>
          <w:rtl/>
        </w:rPr>
        <w:tab/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מושלי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משלים</w:t>
      </w:r>
      <w:r w:rsidRPr="006F178A">
        <w:rPr>
          <w:rtl/>
        </w:rPr>
        <w:t>.</w:t>
      </w:r>
    </w:p>
    <w:p w14:paraId="0BDED39C" w14:textId="4AF529AB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עזאי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השקדנים</w:t>
      </w:r>
      <w:r w:rsidRPr="006F178A">
        <w:rPr>
          <w:rtl/>
        </w:rPr>
        <w:t>.</w:t>
      </w:r>
    </w:p>
    <w:p w14:paraId="7E68AE08" w14:textId="5E2C53E1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lastRenderedPageBreak/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זומא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הדרשנים</w:t>
      </w:r>
      <w:r w:rsidRPr="006F178A">
        <w:rPr>
          <w:rtl/>
        </w:rPr>
        <w:t>.</w:t>
      </w:r>
    </w:p>
    <w:p w14:paraId="10E9691D" w14:textId="4F179724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TanaimMishna"/>
          <w:rFonts w:hint="cs"/>
          <w:rtl/>
          <w:rPrChange w:id="42293" w:author="Claude" w:date="2026-10-07T09:47:53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42294" w:author="Claude" w:date="2026-10-07T09:47:53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42295" w:author="Claude" w:date="2026-10-07T09:47:5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="00183F01">
        <w:rPr>
          <w:rtl/>
        </w:rPr>
        <w:tab/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התורה</w:t>
      </w:r>
      <w:r w:rsidRPr="006F178A">
        <w:rPr>
          <w:rtl/>
        </w:rPr>
        <w:t>.</w:t>
      </w:r>
    </w:p>
    <w:p w14:paraId="657228EB" w14:textId="3F6D4F13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="00183F01">
        <w:rPr>
          <w:rFonts w:hint="cs"/>
          <w:rtl/>
        </w:rPr>
        <w:t>חב''ד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מעשה</w:t>
      </w:r>
      <w:r w:rsidRPr="006F178A">
        <w:rPr>
          <w:rtl/>
        </w:rPr>
        <w:t>.</w:t>
      </w:r>
    </w:p>
    <w:p w14:paraId="67989FBA" w14:textId="40CDB1C9" w:rsidR="00B93B58" w:rsidRPr="00183F01" w:rsidRDefault="00B93B58" w:rsidP="00183F01">
      <w:pPr>
        <w:pStyle w:val="afff5"/>
        <w:rPr>
          <w:rStyle w:val="afffff2"/>
          <w:rtl/>
        </w:rPr>
      </w:pPr>
      <w:r w:rsidRPr="00B15076">
        <w:rPr>
          <w:rFonts w:hint="cs"/>
          <w:rtl/>
        </w:rPr>
        <w:t>משמת</w:t>
      </w:r>
      <w:r w:rsidRPr="00B15076">
        <w:rPr>
          <w:rtl/>
        </w:rPr>
        <w:t xml:space="preserve"> </w:t>
      </w:r>
      <w:r>
        <w:rPr>
          <w:rStyle w:val="TanaimMishna"/>
          <w:rFonts w:hint="cs"/>
          <w:rtl/>
          <w:rPrChange w:id="42296" w:author="Claude" w:date="2026-10-07T09:47:53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Fonts w:hint="cs"/>
          <w:rtl/>
          <w:rPrChange w:id="42297" w:author="Claude" w:date="2026-10-07T09:47:53Z">
            <w:rPr>
              <w:rFonts w:hint="cs"/>
              <w:rtl/>
            </w:rPr>
          </w:rPrChange>
        </w:rPr>
        <w:t xml:space="preserve">''י</w:t>
      </w:r>
      <w:r>
        <w:rPr>
          <w:rFonts w:hint="cs"/>
          <w:rtl/>
        </w:rPr>
        <w:t xml:space="preserve"> קטנתא </w:t>
      </w:r>
      <w:r w:rsidRPr="00B15076">
        <w:rPr>
          <w:rtl/>
        </w:rPr>
        <w:t xml:space="preserve">- </w:t>
      </w:r>
      <w:r w:rsidRPr="00B15076">
        <w:rPr>
          <w:rFonts w:hint="cs"/>
          <w:rtl/>
        </w:rPr>
        <w:t>פסקו</w:t>
      </w:r>
      <w:r w:rsidRPr="00B15076">
        <w:rPr>
          <w:rtl/>
        </w:rPr>
        <w:t xml:space="preserve"> </w:t>
      </w:r>
      <w:r w:rsidRPr="00B15076">
        <w:rPr>
          <w:rFonts w:hint="cs"/>
          <w:rtl/>
        </w:rPr>
        <w:t>חסידים</w:t>
      </w:r>
      <w:r w:rsidRPr="00B15076">
        <w:rPr>
          <w:rtl/>
        </w:rPr>
        <w:t xml:space="preserve">, </w:t>
      </w:r>
      <w:r w:rsidR="00183F01">
        <w:rPr>
          <w:rStyle w:val="HesberMishna"/>
          <w:rFonts w:hint="cs"/>
          <w:rtl/>
          <w:rPrChange w:id="20396" w:author="קלוד" w:date="2026-10-06T10:10:25Z">
            <w:rPr>
              <w:rStyle w:val="afffff2"/>
              <w:rFonts w:hint="cs"/>
              <w:rtl/>
            </w:rPr>
          </w:rPrChange>
        </w:rPr>
        <w:t xml:space="preserve">נקרא קטנתא - </w:t>
      </w:r>
      <w:r w:rsidRPr="00183F01">
        <w:rPr>
          <w:rStyle w:val="HesberMishna"/>
          <w:rFonts w:hint="cs"/>
          <w:rtl/>
          <w:rPrChange w:id="20397" w:author="קלוד" w:date="2026-10-06T10:10:25Z">
            <w:rPr>
              <w:rStyle w:val="afffff2"/>
              <w:rFonts w:hint="cs"/>
              <w:rtl/>
            </w:rPr>
          </w:rPrChange>
        </w:rPr>
        <w:t>קטנתא</w:t>
      </w:r>
      <w:r w:rsidRPr="00183F01">
        <w:rPr>
          <w:rStyle w:val="HesberMishna"/>
          <w:rtl/>
          <w:rPrChange w:id="20398" w:author="קלוד" w:date="2026-10-06T10:10:25Z">
            <w:rPr>
              <w:rStyle w:val="afffff2"/>
              <w:rtl/>
            </w:rPr>
          </w:rPrChange>
        </w:rPr>
        <w:t xml:space="preserve"> </w:t>
      </w:r>
      <w:r w:rsidRPr="00183F01">
        <w:rPr>
          <w:rStyle w:val="HesberMishna"/>
          <w:rFonts w:hint="cs"/>
          <w:rtl/>
          <w:rPrChange w:id="20399" w:author="קלוד" w:date="2026-10-06T10:10:25Z">
            <w:rPr>
              <w:rStyle w:val="afffff2"/>
              <w:rFonts w:hint="cs"/>
              <w:rtl/>
            </w:rPr>
          </w:rPrChange>
        </w:rPr>
        <w:t>של</w:t>
      </w:r>
      <w:r w:rsidRPr="00183F01">
        <w:rPr>
          <w:rStyle w:val="HesberMishna"/>
          <w:rtl/>
          <w:rPrChange w:id="20400" w:author="קלוד" w:date="2026-10-06T10:10:25Z">
            <w:rPr>
              <w:rStyle w:val="afffff2"/>
              <w:rtl/>
            </w:rPr>
          </w:rPrChange>
        </w:rPr>
        <w:t xml:space="preserve"> </w:t>
      </w:r>
      <w:r w:rsidRPr="00183F01">
        <w:rPr>
          <w:rStyle w:val="HesberMishna"/>
          <w:rFonts w:hint="cs"/>
          <w:rtl/>
          <w:rPrChange w:id="20401" w:author="קלוד" w:date="2026-10-06T10:10:25Z">
            <w:rPr>
              <w:rStyle w:val="afffff2"/>
              <w:rFonts w:hint="cs"/>
              <w:rtl/>
            </w:rPr>
          </w:rPrChange>
        </w:rPr>
        <w:t>חסידים</w:t>
      </w:r>
      <w:r w:rsidRPr="00183F01">
        <w:rPr>
          <w:rStyle w:val="HesberMishna"/>
          <w:rtl/>
          <w:rPrChange w:id="20402" w:author="קלוד" w:date="2026-10-06T10:10:25Z">
            <w:rPr>
              <w:rStyle w:val="afffff2"/>
              <w:rtl/>
            </w:rPr>
          </w:rPrChange>
        </w:rPr>
        <w:t>.</w:t>
      </w:r>
    </w:p>
    <w:p w14:paraId="65349309" w14:textId="77777777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TanaimMishna"/>
          <w:rFonts w:hint="cs"/>
          <w:rtl/>
          <w:rPrChange w:id="20403" w:author="קלוד" w:date="2026-10-06T10:10:25Z">
            <w:rPr>
              <w:rFonts w:hint="cs"/>
              <w:rtl/>
            </w:rPr>
          </w:rPrChange>
        </w:rPr>
        <w:t xml:space="preserve">רבן</w:t>
      </w:r>
      <w:r>
        <w:rPr>
          <w:rStyle w:val="TanaimMishna"/>
          <w:rtl/>
          <w:rPrChange w:id="20404" w:author="קלוד" w:date="2026-10-06T10:10:25Z">
            <w:rPr>
              <w:rtl/>
            </w:rPr>
          </w:rPrChange>
        </w:rPr>
        <w:t xml:space="preserve"> </w:t>
      </w:r>
      <w:r>
        <w:rPr>
          <w:rStyle w:val="TanaimMishna"/>
          <w:rFonts w:hint="cs"/>
          <w:rtl/>
          <w:rPrChange w:id="20405" w:author="קלוד" w:date="2026-10-06T10:10:25Z">
            <w:rPr>
              <w:rFonts w:hint="cs"/>
              <w:rtl/>
            </w:rPr>
          </w:rPrChange>
        </w:rPr>
        <w:t xml:space="preserve">יוחנן</w:t>
      </w:r>
      <w:r>
        <w:rPr>
          <w:rStyle w:val="TanaimMishna"/>
          <w:rtl/>
          <w:rPrChange w:id="20406" w:author="קלוד" w:date="2026-10-06T10:10:25Z">
            <w:rPr>
              <w:rtl/>
            </w:rPr>
          </w:rPrChange>
        </w:rPr>
        <w:t xml:space="preserve"> </w:t>
      </w:r>
      <w:r>
        <w:rPr>
          <w:rStyle w:val="TanaimMishna"/>
          <w:rFonts w:hint="cs"/>
          <w:rtl/>
          <w:rPrChange w:id="20407" w:author="קלוד" w:date="2026-10-06T10:10:25Z">
            <w:rPr>
              <w:rFonts w:hint="cs"/>
              <w:rtl/>
            </w:rPr>
          </w:rPrChange>
        </w:rPr>
        <w:t xml:space="preserve">בן</w:t>
      </w:r>
      <w:r>
        <w:rPr>
          <w:rStyle w:val="TanaimMishna"/>
          <w:rtl/>
          <w:rPrChange w:id="20408" w:author="קלוד" w:date="2026-10-06T10:10:25Z">
            <w:rPr>
              <w:rtl/>
            </w:rPr>
          </w:rPrChange>
        </w:rPr>
        <w:t xml:space="preserve"> </w:t>
      </w:r>
      <w:r>
        <w:rPr>
          <w:rStyle w:val="TanaimMishna"/>
          <w:rFonts w:hint="cs"/>
          <w:rtl/>
          <w:rPrChange w:id="20409" w:author="קלוד" w:date="2026-10-06T10:10:25Z">
            <w:rPr>
              <w:rFonts w:hint="cs"/>
              <w:rtl/>
            </w:rPr>
          </w:rPrChange>
        </w:rPr>
        <w:t xml:space="preserve">זכאי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החכמה</w:t>
      </w:r>
      <w:r w:rsidRPr="006F178A">
        <w:rPr>
          <w:rtl/>
        </w:rPr>
        <w:t>.</w:t>
      </w:r>
    </w:p>
    <w:p w14:paraId="2CF9B2C3" w14:textId="5C657F2B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TanaimMishna"/>
          <w:rFonts w:hint="cs"/>
          <w:rtl/>
          <w:rPrChange w:id="42298" w:author="Claude" w:date="2026-10-07T09:47:53Z">
            <w:rPr>
              <w:rFonts w:hint="cs"/>
              <w:rtl/>
            </w:rPr>
          </w:rPrChange>
        </w:rPr>
        <w:t xml:space="preserve">ר</w:t>
      </w:r>
      <w:r>
        <w:rPr>
          <w:rStyle w:val="TanaimMishna"/>
          <w:rtl/>
          <w:rPrChange w:id="42299" w:author="Claude" w:date="2026-10-07T09:47:53Z">
            <w:rPr>
              <w:rtl/>
            </w:rPr>
          </w:rPrChange>
        </w:rPr>
        <w:t xml:space="preserve">"</w:t>
      </w:r>
      <w:r>
        <w:rPr>
          <w:rStyle w:val="TanaimMishna"/>
          <w:rFonts w:hint="cs"/>
          <w:rtl/>
          <w:rPrChange w:id="42300" w:author="Claude" w:date="2026-10-07T09:47:53Z">
            <w:rPr>
              <w:rFonts w:hint="cs"/>
              <w:rtl/>
            </w:rPr>
          </w:rPrChange>
        </w:rPr>
        <w:t xml:space="preserve">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הזקן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כבוד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התורה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ומתה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טהרה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ופרישות</w:t>
      </w:r>
      <w:r w:rsidRPr="006F178A">
        <w:rPr>
          <w:rtl/>
        </w:rPr>
        <w:t>.</w:t>
      </w:r>
    </w:p>
    <w:p w14:paraId="024BAB4D" w14:textId="3A1F668E" w:rsidR="00B93B58" w:rsidRPr="006F178A" w:rsidRDefault="00B93B58" w:rsidP="00B93B58">
      <w:pPr>
        <w:pStyle w:val="afff5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="00183F01">
        <w:rPr>
          <w:rFonts w:hint="cs"/>
          <w:rtl/>
        </w:rPr>
        <w:t>"יש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183F01">
        <w:rPr>
          <w:rFonts w:hint="cs"/>
          <w:rtl/>
        </w:rPr>
        <w:t>"פ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הכהונה</w:t>
      </w:r>
      <w:r w:rsidRPr="006F178A">
        <w:rPr>
          <w:rtl/>
        </w:rPr>
        <w:t>.</w:t>
      </w:r>
    </w:p>
    <w:p w14:paraId="2BF74EE3" w14:textId="6E130F66" w:rsidR="00B93B58" w:rsidRPr="006F178A" w:rsidRDefault="00B93B58" w:rsidP="00183F01">
      <w:pPr>
        <w:pStyle w:val="afff5"/>
        <w:spacing w:after="60"/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="00183F01">
        <w:rPr>
          <w:rtl/>
        </w:rPr>
        <w:tab/>
      </w:r>
      <w:r w:rsidR="00183F01">
        <w:rPr>
          <w:rtl/>
        </w:rPr>
        <w:tab/>
      </w:r>
      <w:r w:rsidR="00183F01">
        <w:rPr>
          <w:rtl/>
        </w:rPr>
        <w:tab/>
      </w:r>
      <w:r w:rsidR="00183F01">
        <w:rPr>
          <w:rtl/>
        </w:rPr>
        <w:tab/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בטל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ענוה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</w:t>
      </w:r>
      <w:r w:rsidRPr="006F178A">
        <w:rPr>
          <w:rtl/>
        </w:rPr>
        <w:t>.</w:t>
      </w:r>
    </w:p>
    <w:p w14:paraId="3B5142F6" w14:textId="10395E28" w:rsidR="00B93B58" w:rsidRPr="009972B7" w:rsidRDefault="00B93B58" w:rsidP="007824B4">
      <w:pPr>
        <w:pStyle w:val="afff5"/>
        <w:spacing w:after="120"/>
        <w:rPr>
          <w:spacing w:val="0"/>
          <w:rtl/>
        </w:rPr>
      </w:pPr>
      <w:r w:rsidRPr="00183F01">
        <w:rPr>
          <w:rStyle w:val="TanaimMishna"/>
          <w:rFonts w:hint="cs"/>
          <w:rtl/>
          <w:rPrChange w:id="20410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183F01">
        <w:rPr>
          <w:rStyle w:val="TanaimMishna"/>
          <w:rtl/>
          <w:rPrChange w:id="20411" w:author="קלוד" w:date="2026-10-06T10:10:25Z">
            <w:rPr>
              <w:rStyle w:val="affffc"/>
              <w:rtl/>
            </w:rPr>
          </w:rPrChange>
        </w:rPr>
        <w:t xml:space="preserve">' </w:t>
      </w:r>
      <w:r w:rsidRPr="00183F01">
        <w:rPr>
          <w:rStyle w:val="TanaimMishna"/>
          <w:rFonts w:hint="cs"/>
          <w:rtl/>
          <w:rPrChange w:id="20412" w:author="קלוד" w:date="2026-10-06T10:10:25Z">
            <w:rPr>
              <w:rStyle w:val="affffc"/>
              <w:rFonts w:hint="cs"/>
              <w:rtl/>
            </w:rPr>
          </w:rPrChange>
        </w:rPr>
        <w:t>פנחס</w:t>
      </w:r>
      <w:r w:rsidRPr="00183F01">
        <w:rPr>
          <w:rStyle w:val="TanaimMishna"/>
          <w:rtl/>
          <w:rPrChange w:id="20413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83F01">
        <w:rPr>
          <w:rStyle w:val="TanaimMishna"/>
          <w:rFonts w:hint="cs"/>
          <w:rtl/>
          <w:rPrChange w:id="20414" w:author="קלוד" w:date="2026-10-06T10:10:25Z">
            <w:rPr>
              <w:rStyle w:val="affffc"/>
              <w:rFonts w:hint="cs"/>
              <w:rtl/>
            </w:rPr>
          </w:rPrChange>
        </w:rPr>
        <w:t>בן</w:t>
      </w:r>
      <w:r w:rsidRPr="00183F01">
        <w:rPr>
          <w:rStyle w:val="TanaimMishna"/>
          <w:rtl/>
          <w:rPrChange w:id="20415" w:author="קלוד" w:date="2026-10-06T10:10:25Z">
            <w:rPr>
              <w:rStyle w:val="affffc"/>
              <w:rtl/>
            </w:rPr>
          </w:rPrChange>
        </w:rPr>
        <w:t xml:space="preserve"> </w:t>
      </w:r>
      <w:r w:rsidRPr="00183F01">
        <w:rPr>
          <w:rStyle w:val="TanaimMishna"/>
          <w:rFonts w:hint="cs"/>
          <w:rtl/>
          <w:rPrChange w:id="20416" w:author="קלוד" w:date="2026-10-06T10:10:25Z">
            <w:rPr>
              <w:rStyle w:val="affffc"/>
              <w:rFonts w:hint="cs"/>
              <w:rtl/>
            </w:rPr>
          </w:rPrChange>
        </w:rPr>
        <w:t>יאיר</w:t>
      </w:r>
      <w:r w:rsidR="00183F01" w:rsidRPr="00183F01">
        <w:rPr>
          <w:rStyle w:val="TanaimMishna"/>
          <w:rFonts w:hint="cs"/>
          <w:rtl/>
          <w:rPrChange w:id="20417" w:author="קלוד" w:date="2026-10-06T10:10:25Z">
            <w:rPr>
              <w:rStyle w:val="affffc"/>
              <w:rFonts w:hint="cs"/>
              <w:rtl/>
            </w:rPr>
          </w:rPrChange>
        </w:rPr>
        <w:t>:</w:t>
      </w:r>
      <w:r w:rsidR="00183F01">
        <w:rPr>
          <w:rFonts w:hint="cs"/>
          <w:rtl/>
        </w:rPr>
        <w:t xml:space="preserve"> </w:t>
      </w:r>
      <w:r w:rsidRPr="00FC1C11">
        <w:rPr>
          <w:rFonts w:cs="BA TM • Vilna Extra-Bold" w:hint="cs"/>
          <w:rtl/>
        </w:rPr>
        <w:t>משחרב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בהמ</w:t>
      </w:r>
      <w:r w:rsidRPr="00FC1C11">
        <w:rPr>
          <w:rFonts w:cs="BA TM • Vilna Extra-Bold"/>
          <w:rtl/>
        </w:rPr>
        <w:t>"</w:t>
      </w:r>
      <w:r w:rsidRPr="00FC1C11">
        <w:rPr>
          <w:rFonts w:cs="BA TM • Vilna Extra-Bold" w:hint="cs"/>
          <w:rtl/>
        </w:rPr>
        <w:t>ק</w:t>
      </w:r>
      <w:r w:rsidRPr="00FC1C11">
        <w:rPr>
          <w:rFonts w:cs="BA TM • Vilna Extra-Bold"/>
          <w:rtl/>
        </w:rPr>
        <w:t xml:space="preserve"> </w:t>
      </w:r>
      <w:r w:rsidRPr="006F178A">
        <w:rPr>
          <w:rtl/>
        </w:rPr>
        <w:t xml:space="preserve">- </w:t>
      </w:r>
      <w:r w:rsidRPr="006F178A">
        <w:rPr>
          <w:rFonts w:hint="cs"/>
          <w:rtl/>
        </w:rPr>
        <w:t>בושו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חברים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חורין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וחפו</w:t>
      </w:r>
      <w:r w:rsidRPr="006F178A">
        <w:rPr>
          <w:rtl/>
        </w:rPr>
        <w:t xml:space="preserve"> </w:t>
      </w:r>
      <w:r w:rsidRPr="009972B7">
        <w:rPr>
          <w:rFonts w:hint="cs"/>
          <w:spacing w:val="0"/>
          <w:rtl/>
        </w:rPr>
        <w:t>ראשם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ונדלדלו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אנשי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מעשה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וגברו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בעלי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זרוע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ובעלי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לשון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ואין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דורש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ואין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מבקש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ואין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שואל</w:t>
      </w:r>
      <w:r w:rsidRPr="009972B7">
        <w:rPr>
          <w:spacing w:val="0"/>
          <w:rtl/>
        </w:rPr>
        <w:t xml:space="preserve">, </w:t>
      </w:r>
      <w:r w:rsidRPr="009972B7">
        <w:rPr>
          <w:rFonts w:hint="cs"/>
          <w:spacing w:val="0"/>
          <w:rtl/>
        </w:rPr>
        <w:t>על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מי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לנו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להשען</w:t>
      </w:r>
      <w:r w:rsidRPr="009972B7">
        <w:rPr>
          <w:spacing w:val="0"/>
          <w:rtl/>
        </w:rPr>
        <w:t xml:space="preserve">? </w:t>
      </w:r>
      <w:r w:rsidRPr="009972B7">
        <w:rPr>
          <w:rFonts w:hint="cs"/>
          <w:spacing w:val="0"/>
          <w:rtl/>
        </w:rPr>
        <w:t>על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אבינו</w:t>
      </w:r>
      <w:r w:rsidRPr="009972B7">
        <w:rPr>
          <w:spacing w:val="0"/>
          <w:rtl/>
        </w:rPr>
        <w:t xml:space="preserve"> </w:t>
      </w:r>
      <w:r w:rsidRPr="009972B7">
        <w:rPr>
          <w:rFonts w:hint="cs"/>
          <w:spacing w:val="0"/>
          <w:rtl/>
        </w:rPr>
        <w:t>שבשמים</w:t>
      </w:r>
      <w:r w:rsidRPr="009972B7">
        <w:rPr>
          <w:spacing w:val="0"/>
          <w:rtl/>
        </w:rPr>
        <w:t>.</w:t>
      </w:r>
    </w:p>
    <w:p w14:paraId="0C8D0FFF" w14:textId="24B4B5E7" w:rsidR="007824B4" w:rsidRPr="007824B4" w:rsidRDefault="00B93B58" w:rsidP="007824B4">
      <w:pPr>
        <w:pStyle w:val="afff5"/>
        <w:jc w:val="left"/>
        <w:rPr>
          <w:rtl/>
        </w:rPr>
      </w:pPr>
      <w:r w:rsidRPr="007824B4">
        <w:rPr>
          <w:rStyle w:val="TanaimMishna"/>
          <w:rFonts w:hint="cs"/>
          <w:rtl/>
          <w:rPrChange w:id="20418" w:author="קלוד" w:date="2026-10-06T10:10:25Z">
            <w:rPr>
              <w:rStyle w:val="affffc"/>
              <w:rFonts w:hint="cs"/>
              <w:rtl/>
            </w:rPr>
          </w:rPrChange>
        </w:rPr>
        <w:t>ר</w:t>
      </w:r>
      <w:r w:rsidRPr="007824B4">
        <w:rPr>
          <w:rStyle w:val="TanaimMishna"/>
          <w:rtl/>
          <w:rPrChange w:id="20419" w:author="קלוד" w:date="2026-10-06T10:10:25Z">
            <w:rPr>
              <w:rStyle w:val="affffc"/>
              <w:rtl/>
            </w:rPr>
          </w:rPrChange>
        </w:rPr>
        <w:t>"</w:t>
      </w:r>
      <w:r w:rsidRPr="007824B4">
        <w:rPr>
          <w:rStyle w:val="TanaimMishna"/>
          <w:rFonts w:hint="cs"/>
          <w:rtl/>
          <w:rPrChange w:id="20420" w:author="קלוד" w:date="2026-10-06T10:10:25Z">
            <w:rPr>
              <w:rStyle w:val="affffc"/>
              <w:rFonts w:hint="cs"/>
              <w:rtl/>
            </w:rPr>
          </w:rPrChange>
        </w:rPr>
        <w:t>א</w:t>
      </w:r>
      <w:r w:rsidRPr="007824B4">
        <w:rPr>
          <w:rStyle w:val="TanaimMishna"/>
          <w:rtl/>
          <w:rPrChange w:id="20421" w:author="קלוד" w:date="2026-10-06T10:10:25Z">
            <w:rPr>
              <w:rStyle w:val="affffc"/>
              <w:rtl/>
            </w:rPr>
          </w:rPrChange>
        </w:rPr>
        <w:t xml:space="preserve"> </w:t>
      </w:r>
      <w:r w:rsidRPr="007824B4">
        <w:rPr>
          <w:rStyle w:val="TanaimMishna"/>
          <w:rFonts w:hint="cs"/>
          <w:rtl/>
          <w:rPrChange w:id="20422" w:author="קלוד" w:date="2026-10-06T10:10:25Z">
            <w:rPr>
              <w:rStyle w:val="affffc"/>
              <w:rFonts w:hint="cs"/>
              <w:rtl/>
            </w:rPr>
          </w:rPrChange>
        </w:rPr>
        <w:t>הגדול</w:t>
      </w:r>
      <w:r w:rsidRPr="007824B4">
        <w:rPr>
          <w:rStyle w:val="TanaimMishna"/>
          <w:rtl/>
          <w:rPrChange w:id="20423" w:author="קלוד" w:date="2026-10-06T10:10:25Z">
            <w:rPr>
              <w:rStyle w:val="affffc"/>
              <w:rtl/>
            </w:rPr>
          </w:rPrChange>
        </w:rPr>
        <w:t>:</w:t>
      </w:r>
      <w:r w:rsidR="00183F01" w:rsidRPr="007824B4">
        <w:rPr>
          <w:rFonts w:hint="cs"/>
          <w:rtl/>
        </w:rPr>
        <w:t xml:space="preserve"> </w:t>
      </w:r>
      <w:r w:rsidRPr="00FC1C11">
        <w:rPr>
          <w:rFonts w:cs="BA TM • Vilna Extra-Bold" w:hint="cs"/>
          <w:rtl/>
        </w:rPr>
        <w:t>משחרב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בית</w:t>
      </w:r>
      <w:r w:rsidRPr="00FC1C11">
        <w:rPr>
          <w:rFonts w:cs="BA TM • Vilna Extra-Bold"/>
          <w:rtl/>
        </w:rPr>
        <w:t xml:space="preserve"> </w:t>
      </w:r>
      <w:r w:rsidRPr="00FC1C11">
        <w:rPr>
          <w:rFonts w:cs="BA TM • Vilna Extra-Bold" w:hint="cs"/>
          <w:rtl/>
        </w:rPr>
        <w:t>המקדש</w:t>
      </w:r>
      <w:r w:rsidRPr="007824B4">
        <w:rPr>
          <w:rtl/>
        </w:rPr>
        <w:t xml:space="preserve"> </w:t>
      </w:r>
      <w:r>
        <w:rPr>
          <w:rFonts w:hint="cs"/>
          <w:rtl/>
        </w:rPr>
        <w:t xml:space="preserve">החלו </w:t>
      </w:r>
      <w:r>
        <w:rPr>
          <w:rStyle w:val="TanaimMishna"/>
          <w:rFonts w:hint="cs"/>
          <w:rtl/>
          <w:rPrChange w:id="20424" w:author="קלוד" w:date="2026-10-06T10:10:25Z">
            <w:rPr>
              <w:rFonts w:hint="cs"/>
              <w:rtl/>
            </w:rPr>
          </w:rPrChange>
        </w:rPr>
        <w:t xml:space="preserve">חכמים</w:t>
      </w:r>
      <w:r>
        <w:rPr>
          <w:rFonts w:hint="cs"/>
          <w:rtl/>
        </w:rPr>
        <w:t xml:space="preserve"> להיות כסופרים, </w:t>
      </w:r>
    </w:p>
    <w:p w14:paraId="3782A571" w14:textId="7F12BA96" w:rsidR="00B93B58" w:rsidRPr="006F178A" w:rsidRDefault="00183F01" w:rsidP="007824B4">
      <w:pPr>
        <w:pStyle w:val="afff5"/>
        <w:spacing w:after="120"/>
        <w:rPr>
          <w:rtl/>
        </w:rPr>
      </w:pPr>
      <w:r w:rsidRPr="009972B7">
        <w:rPr>
          <w:rFonts w:hint="cs"/>
          <w:spacing w:val="-2"/>
          <w:rtl/>
        </w:rPr>
        <w:t xml:space="preserve">וסופרים כחזנים וחזנים כעם הארץ, ועם הארץ הולך ומידלדל </w:t>
      </w:r>
      <w:r w:rsidR="00B93B58" w:rsidRPr="009972B7">
        <w:rPr>
          <w:rFonts w:hint="cs"/>
          <w:spacing w:val="-2"/>
          <w:rtl/>
        </w:rPr>
        <w:t>ואין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שואל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ואין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מבקש</w:t>
      </w:r>
      <w:r w:rsidR="00B93B58" w:rsidRPr="009972B7">
        <w:rPr>
          <w:spacing w:val="-2"/>
          <w:rtl/>
        </w:rPr>
        <w:t xml:space="preserve">, </w:t>
      </w:r>
      <w:r w:rsidR="00B93B58" w:rsidRPr="009972B7">
        <w:rPr>
          <w:rFonts w:hint="cs"/>
          <w:spacing w:val="-2"/>
          <w:rtl/>
        </w:rPr>
        <w:t>על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מי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יש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להשען</w:t>
      </w:r>
      <w:r w:rsidR="00B93B58" w:rsidRPr="009972B7">
        <w:rPr>
          <w:spacing w:val="-2"/>
          <w:rtl/>
        </w:rPr>
        <w:t xml:space="preserve">? </w:t>
      </w:r>
      <w:r w:rsidR="00B93B58" w:rsidRPr="009972B7">
        <w:rPr>
          <w:rFonts w:hint="cs"/>
          <w:spacing w:val="-2"/>
          <w:rtl/>
        </w:rPr>
        <w:t>על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-2"/>
          <w:rtl/>
        </w:rPr>
        <w:t>אבינו</w:t>
      </w:r>
      <w:r w:rsidR="00B93B58" w:rsidRPr="009972B7">
        <w:rPr>
          <w:spacing w:val="-2"/>
          <w:rtl/>
        </w:rPr>
        <w:t xml:space="preserve"> </w:t>
      </w:r>
      <w:r w:rsidR="00B93B58" w:rsidRPr="009972B7">
        <w:rPr>
          <w:rFonts w:hint="cs"/>
          <w:spacing w:val="0"/>
          <w:rtl/>
        </w:rPr>
        <w:t>שבשמים</w:t>
      </w:r>
      <w:r w:rsidR="00B93B58" w:rsidRPr="009972B7">
        <w:rPr>
          <w:spacing w:val="0"/>
          <w:rtl/>
        </w:rPr>
        <w:t>.</w:t>
      </w:r>
    </w:p>
    <w:p w14:paraId="2A11C43B" w14:textId="77777777" w:rsidR="00B93B58" w:rsidRPr="006F178A" w:rsidRDefault="00B93B58" w:rsidP="00183F01">
      <w:pPr>
        <w:pStyle w:val="afff0"/>
        <w:framePr w:wrap="around"/>
        <w:rPr>
          <w:rtl/>
        </w:rPr>
      </w:pPr>
      <w:r w:rsidRPr="006F178A">
        <w:rPr>
          <w:rFonts w:hint="cs"/>
          <w:rtl/>
        </w:rPr>
        <w:t>מט:</w:t>
      </w:r>
    </w:p>
    <w:p>
      <w:pPr>
        <w:pStyle w:val="afffff"/>
        <w:rPr>
          <w:ins w:id="20012" w:author="קלוד" w:date="2026-10-06T10:43:50Z"/>
        </w:rPr>
      </w:pPr>
      <w:ins w:id="20011" w:author="קלוד" w:date="2026-10-06T10:43:50Z">
        <w:r>
          <w:t xml:space="preserve">משנה טו</w:t>
        </w:r>
      </w:ins>
    </w:p>
    <w:p w14:paraId="06A1DFA8" w14:textId="77777777" w:rsidR="00B93B58" w:rsidRPr="006F178A" w:rsidRDefault="00B93B58" w:rsidP="00183F01">
      <w:pPr>
        <w:pStyle w:val="afff5"/>
        <w:rPr>
          <w:rtl/>
        </w:rPr>
      </w:pPr>
      <w:r w:rsidRPr="006F178A">
        <w:rPr>
          <w:rFonts w:hint="cs"/>
          <w:rtl/>
        </w:rPr>
        <w:t>בעקבות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משיחא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חוצפא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יסגא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ויוקר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יאמיר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הגפן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תתן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והיין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ביוקר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ומלכות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תהפך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למינות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תוכחת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וועד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לזנות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והגליל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יחרב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והגבלן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ישום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ואנשי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הגבול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יסובבו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יחוננו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וחכמות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סופרים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תסרח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ויראי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ימאסו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והאמת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תהא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נעדרת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נערים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זקנים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ילבינו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זקנים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יעמדו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קטנים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מנוול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באמה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בחמותה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אויבי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אנשי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הכלב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מתבייש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מאביו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להשען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אבינו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שבשמים</w:t>
      </w:r>
      <w:r w:rsidRPr="006F178A">
        <w:rPr>
          <w:rtl/>
        </w:rPr>
        <w:t>.</w:t>
      </w:r>
    </w:p>
    <w:p w14:paraId="0B0DE9CE" w14:textId="1556C1F2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4332A98C" w14:textId="50250636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="00F07A5B" w:rsidRPr="00F07A5B">
        <w:rPr>
          <w:rtl/>
        </w:rPr>
        <w:t>:</w:t>
      </w:r>
    </w:p>
    <w:p w14:paraId="2FCF3909" w14:textId="5FEDDC8B" w:rsidR="00B93B58" w:rsidRDefault="00B93B58" w:rsidP="00B93B58">
      <w:pPr>
        <w:rPr>
          <w:rtl/>
        </w:rPr>
      </w:pPr>
      <w:r>
        <w:rPr>
          <w:rFonts w:hint="cs"/>
          <w:rtl/>
        </w:rPr>
        <w:t xml:space="preserve">דווקא </w:t>
      </w:r>
      <w:r w:rsidR="00183F01">
        <w:rPr>
          <w:rFonts w:hint="cs"/>
          <w:rtl/>
        </w:rPr>
        <w:t xml:space="preserve">עטרות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מלח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וגפרית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אבל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וורד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מותר</w:t>
      </w:r>
      <w:r w:rsidRPr="006F178A">
        <w:rPr>
          <w:rtl/>
        </w:rPr>
        <w:t xml:space="preserve">, </w:t>
      </w:r>
    </w:p>
    <w:p w14:paraId="3A813034" w14:textId="4A27DB5D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ושמואל</w:t>
      </w:r>
      <w:r w:rsidR="00F07A5B" w:rsidRPr="00F07A5B">
        <w:rPr>
          <w:rtl/>
        </w:rPr>
        <w:t>:</w:t>
      </w:r>
    </w:p>
    <w:p w14:paraId="22962A7B" w14:textId="099F2CAA" w:rsidR="00183F01" w:rsidRDefault="00B93B58" w:rsidP="00183F01">
      <w:pPr>
        <w:rPr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הדס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וורד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אסור</w:t>
      </w:r>
      <w:r w:rsidRPr="006F178A">
        <w:rPr>
          <w:rtl/>
        </w:rPr>
        <w:t>;</w:t>
      </w:r>
      <w:r w:rsidR="00183F01">
        <w:rPr>
          <w:rFonts w:hint="cs"/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חילת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מותר</w:t>
      </w:r>
      <w:r w:rsidRPr="006F178A">
        <w:rPr>
          <w:rtl/>
        </w:rPr>
        <w:t xml:space="preserve">, </w:t>
      </w:r>
    </w:p>
    <w:p w14:paraId="2007B0D1" w14:textId="7B78A3B9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ולוי</w:t>
      </w:r>
      <w:r w:rsidR="00F07A5B" w:rsidRPr="00F07A5B">
        <w:rPr>
          <w:rFonts w:hint="cs"/>
          <w:rtl/>
        </w:rPr>
        <w:t>:</w:t>
      </w:r>
    </w:p>
    <w:p w14:paraId="18608E2D" w14:textId="09230872" w:rsidR="00B93B58" w:rsidRPr="006F178A" w:rsidRDefault="00183F01" w:rsidP="00B93B58">
      <w:pPr>
        <w:rPr>
          <w:rtl/>
        </w:rPr>
      </w:pPr>
      <w:r w:rsidRPr="00183F01">
        <w:rPr>
          <w:rStyle w:val="affffc"/>
          <w:rFonts w:hint="cs"/>
          <w:rtl/>
        </w:rPr>
        <w:t>וכן לוי במתני'</w:t>
      </w:r>
      <w:r>
        <w:rPr>
          <w:rFonts w:hint="cs"/>
          <w:rtl/>
        </w:rPr>
        <w:t xml:space="preserve"> א</w:t>
      </w:r>
      <w:r w:rsidR="00B93B58" w:rsidRPr="006F178A">
        <w:rPr>
          <w:rFonts w:hint="cs"/>
          <w:rtl/>
        </w:rPr>
        <w:t>ף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קנים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ושל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חילת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אסור</w:t>
      </w:r>
      <w:r w:rsidR="00B93B58" w:rsidRPr="006F178A">
        <w:rPr>
          <w:rtl/>
        </w:rPr>
        <w:t>.</w:t>
      </w:r>
    </w:p>
    <w:p w14:paraId="4B3B04D3" w14:textId="0C721A48" w:rsidR="00B93B58" w:rsidRPr="006F178A" w:rsidRDefault="00E4644A" w:rsidP="00E4644A">
      <w:pPr>
        <w:pStyle w:val="affff5"/>
        <w:rPr>
          <w:del w:id="90280" w:author="מנוע עיצוב" w:date="2026-10-08T11:01:28Z"/>
          <w:rtl/>
        </w:rPr>
      </w:pPr>
      <w:del w:id="90279" w:author="מנוע עיצוב" w:date="2026-10-08T11:01:28Z">
        <w:r>
          <w:rPr>
            <w:rtl/>
          </w:rPr>
          <w:delText xml:space="preserve">****</w:delText>
        </w:r>
      </w:del>
    </w:p>
    <w:p w14:paraId="32350080" w14:textId="77777777" w:rsidR="00B93B58" w:rsidRPr="006F178A" w:rsidRDefault="00B93B58" w:rsidP="005670C9">
      <w:pPr>
        <w:pStyle w:val="afffd"/>
        <w:rPr>
          <w:rtl/>
        </w:rPr>
      </w:pPr>
      <w:ins w:id="9815" w:author="מספור קטעי משנה" w:date="2026-10-06T10:05:39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ועל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האירוס</w:t>
      </w:r>
      <w:r w:rsidRPr="006F178A">
        <w:rPr>
          <w:rtl/>
        </w:rPr>
        <w:t>.</w:t>
      </w:r>
    </w:p>
    <w:p w14:paraId="294C5A00" w14:textId="77777777" w:rsidR="00F07A5B" w:rsidRPr="00F07A5B" w:rsidRDefault="00183F01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ר''א</w:t>
      </w:r>
      <w:r w:rsidR="00F07A5B" w:rsidRPr="00F07A5B">
        <w:rPr>
          <w:rtl/>
        </w:rPr>
        <w:t>:</w:t>
      </w:r>
    </w:p>
    <w:p w14:paraId="3660ECEB" w14:textId="62170CA1" w:rsidR="00B93B58" w:rsidRPr="006F178A" w:rsidRDefault="00183F01" w:rsidP="00B93B58">
      <w:pPr>
        <w:rPr>
          <w:rtl/>
        </w:rPr>
      </w:pPr>
      <w:r>
        <w:rPr>
          <w:rFonts w:hint="cs"/>
          <w:rtl/>
        </w:rPr>
        <w:t>פעמון עם עינבל אחד</w:t>
      </w:r>
    </w:p>
    <w:p w14:paraId="46A69D78" w14:textId="1FB268D4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רבר</w:t>
      </w:r>
      <w:r w:rsidRPr="00F07A5B">
        <w:rPr>
          <w:rtl/>
        </w:rPr>
        <w:t>"</w:t>
      </w:r>
      <w:r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:</w:t>
      </w:r>
    </w:p>
    <w:p w14:paraId="3F6DB29C" w14:textId="71257FD9" w:rsidR="00B93B58" w:rsidRPr="00757D20" w:rsidRDefault="00B93B58" w:rsidP="00B93B58">
      <w:pPr>
        <w:rPr>
          <w:rtl/>
        </w:rPr>
      </w:pPr>
      <w:r w:rsidRPr="00757D20">
        <w:rPr>
          <w:rFonts w:hint="cs"/>
          <w:rtl/>
        </w:rPr>
        <w:t xml:space="preserve">עשה לבנו </w:t>
      </w:r>
      <w:r w:rsidR="00183F01">
        <w:rPr>
          <w:rFonts w:hint="cs"/>
          <w:rtl/>
        </w:rPr>
        <w:t>תוף קטן,</w:t>
      </w:r>
      <w:r w:rsidR="00183F01" w:rsidRPr="00183F01">
        <w:rPr>
          <w:rStyle w:val="affffc"/>
          <w:rFonts w:hint="cs"/>
          <w:rtl/>
        </w:rPr>
        <w:t xml:space="preserve"> </w:t>
      </w:r>
      <w:r w:rsidRPr="00183F01">
        <w:rPr>
          <w:rStyle w:val="affffc"/>
          <w:rFonts w:hint="cs"/>
          <w:rtl/>
        </w:rPr>
        <w:t>בא אביו</w:t>
      </w:r>
      <w:r w:rsidRPr="00757D20">
        <w:rPr>
          <w:rFonts w:hint="cs"/>
          <w:rtl/>
        </w:rPr>
        <w:t xml:space="preserve"> ושברו </w:t>
      </w:r>
      <w:r w:rsidR="00183F01">
        <w:rPr>
          <w:rFonts w:hint="cs"/>
          <w:rtl/>
        </w:rPr>
        <w:t>שעלול ל</w:t>
      </w:r>
      <w:r w:rsidRPr="00757D20">
        <w:rPr>
          <w:rFonts w:hint="cs"/>
          <w:rtl/>
        </w:rPr>
        <w:t>החל</w:t>
      </w:r>
      <w:r w:rsidR="00183F01">
        <w:rPr>
          <w:rFonts w:hint="cs"/>
          <w:rtl/>
        </w:rPr>
        <w:t>י</w:t>
      </w:r>
      <w:r w:rsidRPr="00757D20">
        <w:rPr>
          <w:rFonts w:hint="cs"/>
          <w:rtl/>
        </w:rPr>
        <w:t>ף ב</w:t>
      </w:r>
      <w:r w:rsidR="00183F01">
        <w:rPr>
          <w:rFonts w:hint="cs"/>
          <w:rtl/>
        </w:rPr>
        <w:t xml:space="preserve">פעמון האסור, </w:t>
      </w:r>
      <w:r w:rsidRPr="00757D20">
        <w:rPr>
          <w:rFonts w:hint="cs"/>
          <w:rtl/>
        </w:rPr>
        <w:t xml:space="preserve">לך ועשה </w:t>
      </w:r>
      <w:r w:rsidR="00183F01">
        <w:rPr>
          <w:rFonts w:hint="cs"/>
          <w:rtl/>
        </w:rPr>
        <w:t xml:space="preserve">על עור המתוח על חבית, או קפיזא </w:t>
      </w:r>
      <w:r w:rsidRPr="00183F01">
        <w:rPr>
          <w:rStyle w:val="afffff2"/>
          <w:rFonts w:hint="cs"/>
          <w:rtl/>
        </w:rPr>
        <w:t>[של ג' לוגין]</w:t>
      </w:r>
    </w:p>
    <w:p w14:paraId="6E69F032" w14:textId="573AB493" w:rsidR="00B93B58" w:rsidRPr="006F178A" w:rsidRDefault="00E4644A" w:rsidP="00E4644A">
      <w:pPr>
        <w:pStyle w:val="affff5"/>
        <w:rPr>
          <w:del w:id="90282" w:author="מנוע עיצוב" w:date="2026-10-08T11:01:28Z"/>
          <w:rtl/>
        </w:rPr>
      </w:pPr>
      <w:del w:id="90281" w:author="מנוע עיצוב" w:date="2026-10-08T11:01:28Z">
        <w:r>
          <w:rPr>
            <w:rtl/>
          </w:rPr>
          <w:delText xml:space="preserve">****</w:delText>
        </w:r>
      </w:del>
    </w:p>
    <w:p w14:paraId="7130B316" w14:textId="77777777" w:rsidR="00B93B58" w:rsidRPr="006F178A" w:rsidRDefault="00B93B58" w:rsidP="005670C9">
      <w:pPr>
        <w:pStyle w:val="afffd"/>
        <w:rPr>
          <w:rtl/>
        </w:rPr>
      </w:pPr>
      <w:ins w:id="9816" w:author="מספור קטעי משנה" w:date="2026-10-06T10:05:39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בפולמוס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טיטוס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עטרות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כלות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וכו</w:t>
      </w:r>
      <w:r w:rsidRPr="006F178A">
        <w:rPr>
          <w:rtl/>
        </w:rPr>
        <w:t>'.</w:t>
      </w:r>
    </w:p>
    <w:p w14:paraId="27B18E1A" w14:textId="4ABE5C39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מרי</w:t>
      </w:r>
      <w:r w:rsidRPr="00F07A5B">
        <w:rPr>
          <w:rtl/>
        </w:rPr>
        <w:t>"</w:t>
      </w:r>
      <w:r w:rsidRPr="00F07A5B">
        <w:rPr>
          <w:rFonts w:hint="cs"/>
          <w:rtl/>
        </w:rPr>
        <w:t>ו</w:t>
      </w:r>
      <w:r w:rsidR="00F07A5B" w:rsidRPr="00F07A5B">
        <w:rPr>
          <w:rtl/>
        </w:rPr>
        <w:t>:</w:t>
      </w:r>
    </w:p>
    <w:p w14:paraId="745335D2" w14:textId="00F3E555" w:rsidR="00B93B58" w:rsidRPr="006F178A" w:rsidRDefault="00B93B58" w:rsidP="00B93B58">
      <w:r w:rsidRPr="006F178A">
        <w:rPr>
          <w:rFonts w:hint="cs"/>
          <w:rtl/>
        </w:rPr>
        <w:t>עיר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זהב </w:t>
      </w:r>
      <w:r w:rsidRPr="00183F01">
        <w:rPr>
          <w:rStyle w:val="affffc"/>
          <w:rFonts w:hint="cs"/>
          <w:rtl/>
        </w:rPr>
        <w:t>ותנ</w:t>
      </w:r>
      <w:r w:rsidRPr="00183F01">
        <w:rPr>
          <w:rStyle w:val="affffc"/>
          <w:rtl/>
        </w:rPr>
        <w:t>"</w:t>
      </w:r>
      <w:r w:rsidRPr="00183F01">
        <w:rPr>
          <w:rStyle w:val="affffc"/>
          <w:rFonts w:hint="cs"/>
          <w:rtl/>
        </w:rPr>
        <w:t>ה</w:t>
      </w:r>
      <w:r w:rsidR="00183F01">
        <w:rPr>
          <w:rStyle w:val="affffc"/>
          <w:rFonts w:hint="cs"/>
          <w:rtl/>
        </w:rPr>
        <w:t>:</w:t>
      </w:r>
      <w:r w:rsidRPr="00183F01">
        <w:rPr>
          <w:rStyle w:val="affffc"/>
          <w:rFonts w:hint="cs"/>
          <w:rtl/>
        </w:rPr>
        <w:t xml:space="preserve"> </w:t>
      </w:r>
      <w:r w:rsidRPr="006F178A">
        <w:rPr>
          <w:rFonts w:hint="cs"/>
          <w:rtl/>
        </w:rPr>
        <w:t>אבל עושה אותה כיפה של מילת</w:t>
      </w:r>
    </w:p>
    <w:p w14:paraId="19A129ED" w14:textId="7CD0B4A4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תנא</w:t>
      </w:r>
      <w:r w:rsidR="00F07A5B" w:rsidRPr="00F07A5B">
        <w:rPr>
          <w:rtl/>
        </w:rPr>
        <w:t>:</w:t>
      </w:r>
    </w:p>
    <w:p w14:paraId="6890590F" w14:textId="61A532F7" w:rsidR="00183F01" w:rsidRDefault="00B93B58" w:rsidP="00B93B58">
      <w:pPr>
        <w:rPr>
          <w:rFonts w:cs="BA Vilna Bold"/>
          <w:rtl/>
        </w:rPr>
      </w:pPr>
      <w:r w:rsidRPr="006F178A">
        <w:rPr>
          <w:rFonts w:hint="cs"/>
          <w:rtl/>
        </w:rPr>
        <w:t>אף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חופת</w:t>
      </w:r>
      <w:r w:rsidRPr="0059138D">
        <w:rPr>
          <w:rFonts w:cs="BA Vilna Bold"/>
          <w:rtl/>
        </w:rPr>
        <w:t xml:space="preserve"> </w:t>
      </w:r>
      <w:r w:rsidRPr="0059138D">
        <w:rPr>
          <w:rFonts w:cs="BA Vilna Bold" w:hint="cs"/>
          <w:rtl/>
        </w:rPr>
        <w:t>חתנים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גזרו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–</w:t>
      </w:r>
      <w:r w:rsidRPr="006F178A">
        <w:rPr>
          <w:rFonts w:hint="cs"/>
          <w:rtl/>
        </w:rPr>
        <w:t xml:space="preserve"> והיינו זהורית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המוזהבות</w:t>
      </w:r>
      <w:r w:rsidRPr="006F178A">
        <w:rPr>
          <w:rtl/>
        </w:rPr>
        <w:t>.</w:t>
      </w:r>
      <w:r w:rsidRPr="006F178A">
        <w:rPr>
          <w:rFonts w:hint="cs"/>
          <w:rtl/>
        </w:rPr>
        <w:t xml:space="preserve"> </w:t>
      </w:r>
    </w:p>
    <w:p w14:paraId="58E37F70" w14:textId="77777777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ותנ</w:t>
      </w:r>
      <w:r w:rsidRPr="00F07A5B">
        <w:rPr>
          <w:rtl/>
        </w:rPr>
        <w:t>"</w:t>
      </w:r>
      <w:r w:rsidRPr="00F07A5B">
        <w:rPr>
          <w:rFonts w:hint="cs"/>
          <w:rtl/>
        </w:rPr>
        <w:t>ה</w:t>
      </w:r>
      <w:r w:rsidR="00F07A5B" w:rsidRPr="00F07A5B">
        <w:rPr>
          <w:rtl/>
        </w:rPr>
        <w:t>:</w:t>
      </w:r>
    </w:p>
    <w:p w14:paraId="3744A99C" w14:textId="56D23260" w:rsidR="00B93B58" w:rsidRPr="006F178A" w:rsidRDefault="00183F01" w:rsidP="00B93B58">
      <w:pPr>
        <w:rPr>
          <w:rtl/>
        </w:rPr>
      </w:pPr>
      <w:r>
        <w:rPr>
          <w:rFonts w:hint="cs"/>
          <w:rtl/>
        </w:rPr>
        <w:t>א</w:t>
      </w:r>
      <w:r w:rsidR="00B93B58" w:rsidRPr="006F178A">
        <w:rPr>
          <w:rFonts w:hint="cs"/>
          <w:rtl/>
        </w:rPr>
        <w:t>בל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עושה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פפירית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ותולה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בה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כל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מה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שירצה</w:t>
      </w:r>
      <w:r w:rsidR="00B93B58" w:rsidRPr="006F178A">
        <w:rPr>
          <w:rtl/>
        </w:rPr>
        <w:t>.</w:t>
      </w:r>
    </w:p>
    <w:p w14:paraId="602B83F0" w14:textId="470E8B92" w:rsidR="00B93B58" w:rsidRPr="006F178A" w:rsidRDefault="00E4644A" w:rsidP="00E4644A">
      <w:pPr>
        <w:pStyle w:val="affff5"/>
        <w:rPr>
          <w:del w:id="90284" w:author="מנוע עיצוב" w:date="2026-10-08T11:01:28Z"/>
          <w:rtl/>
        </w:rPr>
      </w:pPr>
      <w:del w:id="90283" w:author="מנוע עיצוב" w:date="2026-10-08T11:01:28Z">
        <w:r>
          <w:rPr>
            <w:rtl/>
          </w:rPr>
          <w:delText xml:space="preserve">****</w:delText>
        </w:r>
      </w:del>
    </w:p>
    <w:p w14:paraId="007165DC" w14:textId="77777777" w:rsidR="00B93B58" w:rsidRPr="006F178A" w:rsidRDefault="00B93B58" w:rsidP="005670C9">
      <w:pPr>
        <w:pStyle w:val="afffd"/>
        <w:rPr>
          <w:rtl/>
        </w:rPr>
      </w:pPr>
      <w:ins w:id="9817" w:author="מספור קטעי משנה" w:date="2026-10-06T10:05:39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ושלא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בנו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יוונית</w:t>
      </w:r>
      <w:r w:rsidRPr="006F178A">
        <w:rPr>
          <w:rtl/>
        </w:rPr>
        <w:t>.</w:t>
      </w:r>
    </w:p>
    <w:p w14:paraId="5F82CD7A" w14:textId="6925CADA" w:rsidR="00F07A5B" w:rsidRPr="00F07A5B" w:rsidRDefault="00B93B58" w:rsidP="00183F01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ת</w:t>
      </w:r>
      <w:r w:rsidRPr="00F07A5B">
        <w:rPr>
          <w:rtl/>
        </w:rPr>
        <w:t>"</w:t>
      </w:r>
      <w:r w:rsidRPr="00F07A5B">
        <w:rPr>
          <w:rFonts w:hint="cs"/>
          <w:rtl/>
        </w:rPr>
        <w:t>ר</w:t>
      </w:r>
      <w:r w:rsidR="00F07A5B" w:rsidRPr="00F07A5B">
        <w:rPr>
          <w:rtl/>
        </w:rPr>
        <w:t>:</w:t>
      </w:r>
    </w:p>
    <w:p w14:paraId="23C9B15C" w14:textId="2A9CE17A" w:rsidR="00B93B58" w:rsidRPr="00757D20" w:rsidRDefault="00B93B58" w:rsidP="00985615">
      <w:pPr>
        <w:rPr>
          <w:rtl/>
        </w:rPr>
      </w:pPr>
      <w:r w:rsidRPr="006F178A">
        <w:rPr>
          <w:rFonts w:hint="cs"/>
          <w:rtl/>
        </w:rPr>
        <w:t>כשצרו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מלכי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חשמונאי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היה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הורקנוס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מבחוץ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ואריסטובלוס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מבפנים</w:t>
      </w:r>
      <w:r w:rsidRPr="006F178A">
        <w:rPr>
          <w:rtl/>
        </w:rPr>
        <w:t>.</w:t>
      </w:r>
      <w:r w:rsidR="00183F01">
        <w:rPr>
          <w:rFonts w:hint="cs"/>
          <w:rtl/>
        </w:rPr>
        <w:t xml:space="preserve"> </w:t>
      </w:r>
      <w:r w:rsidRPr="006F178A">
        <w:rPr>
          <w:rFonts w:hint="cs"/>
          <w:rtl/>
        </w:rPr>
        <w:t>בכל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ויום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משלשלין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דינרים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ומעלין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תמידים</w:t>
      </w:r>
      <w:r w:rsidRPr="006F178A">
        <w:rPr>
          <w:rtl/>
        </w:rPr>
        <w:t>.</w:t>
      </w:r>
      <w:r w:rsidR="00985615">
        <w:rPr>
          <w:rFonts w:hint="cs"/>
          <w:rtl/>
        </w:rPr>
        <w:t xml:space="preserve"> </w:t>
      </w:r>
      <w:r w:rsidRPr="00757D20">
        <w:rPr>
          <w:rFonts w:hint="cs"/>
          <w:rtl/>
        </w:rPr>
        <w:t>היה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שם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זקן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אחד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שהיה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מכיר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בחכמת</w:t>
      </w:r>
      <w:r w:rsidRPr="00757D20">
        <w:rPr>
          <w:rtl/>
        </w:rPr>
        <w:t xml:space="preserve"> </w:t>
      </w:r>
      <w:r w:rsidRPr="00757D20">
        <w:rPr>
          <w:rFonts w:hint="cs"/>
          <w:rtl/>
        </w:rPr>
        <w:t>יוונית</w:t>
      </w:r>
      <w:r w:rsidRPr="00757D20">
        <w:rPr>
          <w:rtl/>
        </w:rPr>
        <w:t xml:space="preserve">, </w:t>
      </w:r>
      <w:r w:rsidRPr="007824B4">
        <w:rPr>
          <w:rFonts w:hint="cs"/>
          <w:spacing w:val="-2"/>
          <w:rtl/>
        </w:rPr>
        <w:t>לעז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להם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בחכמת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יוונית</w:t>
      </w:r>
      <w:r w:rsidRPr="007824B4">
        <w:rPr>
          <w:rStyle w:val="affffc"/>
          <w:spacing w:val="-2"/>
          <w:rtl/>
        </w:rPr>
        <w:t xml:space="preserve"> </w:t>
      </w:r>
      <w:r w:rsidR="007824B4" w:rsidRPr="007824B4">
        <w:rPr>
          <w:rStyle w:val="affffc"/>
          <w:rFonts w:hint="cs"/>
          <w:spacing w:val="-2"/>
          <w:rtl/>
        </w:rPr>
        <w:t>א''ל</w:t>
      </w:r>
      <w:r w:rsidRPr="007824B4">
        <w:rPr>
          <w:rStyle w:val="affffc"/>
          <w:spacing w:val="-2"/>
          <w:rtl/>
        </w:rPr>
        <w:t>: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כל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זמן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שעוסקים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בעבודה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אין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נמסרין</w:t>
      </w:r>
      <w:r w:rsidRPr="007824B4">
        <w:rPr>
          <w:spacing w:val="-2"/>
          <w:rtl/>
        </w:rPr>
        <w:t xml:space="preserve"> </w:t>
      </w:r>
      <w:r w:rsidRPr="007824B4">
        <w:rPr>
          <w:rFonts w:hint="cs"/>
          <w:spacing w:val="-2"/>
          <w:rtl/>
        </w:rPr>
        <w:t>בידכם</w:t>
      </w:r>
      <w:r w:rsidR="007824B4" w:rsidRPr="007824B4">
        <w:rPr>
          <w:rFonts w:hint="cs"/>
          <w:spacing w:val="-2"/>
          <w:rtl/>
        </w:rPr>
        <w:t>.</w:t>
      </w:r>
    </w:p>
    <w:p w14:paraId="0BA5E3DD" w14:textId="7777777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למחר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שלשלו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דינרים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בקופה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והעלו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חזיר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כיון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שהגיע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לחצי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חומה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נעץ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צפרניו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נזדעזעה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</w:t>
      </w:r>
      <w:r w:rsidRPr="006F178A">
        <w:rPr>
          <w:rtl/>
        </w:rPr>
        <w:t>"</w:t>
      </w:r>
      <w:r w:rsidRPr="006F178A">
        <w:rPr>
          <w:rFonts w:hint="cs"/>
          <w:rtl/>
        </w:rPr>
        <w:t>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ד'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פרסה</w:t>
      </w:r>
    </w:p>
    <w:p w14:paraId="16046ADF" w14:textId="696D7B8F" w:rsidR="00F07A5B" w:rsidRPr="00F07A5B" w:rsidRDefault="00B93B58" w:rsidP="009856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אותה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שעה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אמרו</w:t>
      </w:r>
      <w:r w:rsidR="00F07A5B" w:rsidRPr="00F07A5B">
        <w:rPr>
          <w:rtl/>
        </w:rPr>
        <w:t>:</w:t>
      </w:r>
    </w:p>
    <w:p w14:paraId="7623516A" w14:textId="3811981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ארור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שיגדל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חזירים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וארור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אדם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שילמד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לבנו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חכמת</w:t>
      </w:r>
      <w:r w:rsidRPr="006F178A">
        <w:rPr>
          <w:rtl/>
        </w:rPr>
        <w:t xml:space="preserve"> </w:t>
      </w:r>
      <w:r w:rsidRPr="0059138D">
        <w:rPr>
          <w:rFonts w:cs="BA Vilna Bold" w:hint="cs"/>
          <w:rtl/>
        </w:rPr>
        <w:t>יוונית</w:t>
      </w:r>
      <w:r w:rsidRPr="006F178A">
        <w:rPr>
          <w:rtl/>
        </w:rPr>
        <w:t>;</w:t>
      </w:r>
    </w:p>
    <w:p w14:paraId="774F7316" w14:textId="77777777" w:rsidR="00F07A5B" w:rsidRPr="00F07A5B" w:rsidRDefault="00B93B58" w:rsidP="009856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ועל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אותה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שנה</w:t>
      </w:r>
      <w:r w:rsidR="00F07A5B" w:rsidRPr="00F07A5B">
        <w:rPr>
          <w:rtl/>
        </w:rPr>
        <w:t>:</w:t>
      </w:r>
    </w:p>
    <w:p w14:paraId="43F73393" w14:textId="4284AF8C" w:rsidR="00B93B58" w:rsidRPr="006F178A" w:rsidRDefault="00985615" w:rsidP="00B93B58">
      <w:pPr>
        <w:rPr>
          <w:rtl/>
        </w:rPr>
      </w:pPr>
      <w:r>
        <w:rPr>
          <w:rFonts w:hint="cs"/>
          <w:rtl/>
        </w:rPr>
        <w:t>שנינו ש</w:t>
      </w:r>
      <w:r w:rsidR="00B93B58" w:rsidRPr="006F178A">
        <w:rPr>
          <w:rFonts w:hint="cs"/>
          <w:rtl/>
        </w:rPr>
        <w:t>בא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עומר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מגגות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צריפים</w:t>
      </w:r>
      <w:r w:rsidR="00B93B58" w:rsidRPr="006F178A">
        <w:rPr>
          <w:rtl/>
        </w:rPr>
        <w:t xml:space="preserve">, </w:t>
      </w:r>
      <w:r w:rsidR="00B93B58" w:rsidRPr="006F178A">
        <w:rPr>
          <w:rFonts w:hint="cs"/>
          <w:rtl/>
        </w:rPr>
        <w:t>ושתי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הלחם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מבקעת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עין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סוכר</w:t>
      </w:r>
      <w:r w:rsidR="00B93B58" w:rsidRPr="006F178A">
        <w:rPr>
          <w:rtl/>
        </w:rPr>
        <w:t>.</w:t>
      </w:r>
    </w:p>
    <w:p w14:paraId="2B39B86A" w14:textId="77777777" w:rsidR="00E4644A" w:rsidRPr="00255160" w:rsidRDefault="00E4644A" w:rsidP="00E4644A">
      <w:pPr>
        <w:jc w:val="center"/>
        <w:rPr>
          <w:del w:id="90286" w:author="מנוע עיצוב" w:date="2026-10-08T11:01:28Z"/>
          <w:rFonts w:ascii="BA • Vilna Light" w:hAnsi="BA • Vilna Light" w:cs="BA • Vilna Light"/>
          <w:rtl/>
        </w:rPr>
      </w:pPr>
      <w:del w:id="90285" w:author="מנוע עיצוב" w:date="2026-10-08T11:01:28Z">
        <w:r w:rsidRPr="00255160">
          <w:rPr>
            <w:rFonts w:ascii="BA • Vilna Light" w:hAnsi="BA • Vilna Light" w:cs="BA • Vilna Light"/>
            <w:rtl/>
          </w:rPr>
          <w:delText xml:space="preserve">***</w:delText>
        </w:r>
      </w:del>
    </w:p>
    <w:p w14:paraId="7D826B63" w14:textId="77777777" w:rsidR="00B93B58" w:rsidRPr="006F178A" w:rsidRDefault="00B93B58" w:rsidP="006C7D1C">
      <w:pPr>
        <w:pStyle w:val="affffd"/>
        <w:rPr>
          <w:rtl/>
        </w:rPr>
      </w:pPr>
      <w:r w:rsidRPr="006F178A">
        <w:rPr>
          <w:rFonts w:hint="cs"/>
          <w:rtl/>
        </w:rPr>
        <w:t>ולשון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יוונית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לחוד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וחכמת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יוונית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לחוד</w:t>
      </w:r>
      <w:r w:rsidRPr="006F178A">
        <w:rPr>
          <w:rtl/>
        </w:rPr>
        <w:t>.</w:t>
      </w:r>
    </w:p>
    <w:p w14:paraId="0F5E9EC4" w14:textId="484A3F09" w:rsidR="00B93B58" w:rsidRPr="006F178A" w:rsidRDefault="00B93B58" w:rsidP="00B93B58">
      <w:pPr>
        <w:rPr>
          <w:rtl/>
        </w:rPr>
      </w:pPr>
      <w:r w:rsidRPr="00181B70">
        <w:rPr>
          <w:rFonts w:cs="BA Vilna Bold" w:hint="cs"/>
          <w:rtl/>
        </w:rPr>
        <w:t>וחכמת</w:t>
      </w:r>
      <w:r w:rsidRPr="00181B70">
        <w:rPr>
          <w:rFonts w:cs="BA Vilna Bold"/>
          <w:rtl/>
        </w:rPr>
        <w:t xml:space="preserve"> </w:t>
      </w:r>
      <w:r w:rsidRPr="00181B70">
        <w:rPr>
          <w:rFonts w:cs="BA Vilna Bold" w:hint="cs"/>
          <w:rtl/>
        </w:rPr>
        <w:t>יוונית</w:t>
      </w:r>
      <w:r w:rsidRPr="006F178A">
        <w:rPr>
          <w:rtl/>
        </w:rPr>
        <w:t xml:space="preserve"> </w:t>
      </w:r>
      <w:r w:rsidR="00985615" w:rsidRPr="00985615">
        <w:rPr>
          <w:rStyle w:val="affffc"/>
          <w:rFonts w:hint="cs"/>
          <w:rtl/>
        </w:rPr>
        <w:t>כ</w:t>
      </w:r>
      <w:r w:rsidRPr="00985615">
        <w:rPr>
          <w:rStyle w:val="affffc"/>
          <w:rFonts w:hint="cs"/>
          <w:rtl/>
        </w:rPr>
        <w:t>רשב</w:t>
      </w:r>
      <w:r w:rsidRPr="00985615">
        <w:rPr>
          <w:rStyle w:val="affffc"/>
          <w:rtl/>
        </w:rPr>
        <w:t>"</w:t>
      </w:r>
      <w:r w:rsidRPr="00985615">
        <w:rPr>
          <w:rStyle w:val="affffc"/>
          <w:rFonts w:hint="cs"/>
          <w:rtl/>
        </w:rPr>
        <w:t>ג</w:t>
      </w:r>
      <w:r w:rsidRPr="00985615">
        <w:rPr>
          <w:rStyle w:val="affffc"/>
          <w:rtl/>
        </w:rPr>
        <w:t xml:space="preserve"> </w:t>
      </w:r>
      <w:r w:rsidRPr="006F178A">
        <w:rPr>
          <w:rFonts w:hint="cs"/>
          <w:rtl/>
        </w:rPr>
        <w:t>ד</w:t>
      </w:r>
      <w:r w:rsidRPr="00985615">
        <w:rPr>
          <w:rStyle w:val="affff8"/>
          <w:rFonts w:hint="cs"/>
          <w:rtl/>
        </w:rPr>
        <w:t>'עיני</w:t>
      </w:r>
      <w:r w:rsidRPr="00985615">
        <w:rPr>
          <w:rStyle w:val="affff8"/>
          <w:rtl/>
        </w:rPr>
        <w:t xml:space="preserve"> </w:t>
      </w:r>
      <w:r w:rsidRPr="00985615">
        <w:rPr>
          <w:rStyle w:val="affff8"/>
          <w:rFonts w:hint="cs"/>
          <w:rtl/>
        </w:rPr>
        <w:t>עוללה</w:t>
      </w:r>
      <w:r w:rsidRPr="00985615">
        <w:rPr>
          <w:rStyle w:val="affff8"/>
          <w:rtl/>
        </w:rPr>
        <w:t xml:space="preserve"> </w:t>
      </w:r>
      <w:r w:rsidRPr="00985615">
        <w:rPr>
          <w:rStyle w:val="affff8"/>
          <w:rFonts w:hint="cs"/>
          <w:rtl/>
        </w:rPr>
        <w:t>לנפשי</w:t>
      </w:r>
      <w:r w:rsidRPr="00985615">
        <w:rPr>
          <w:rStyle w:val="affff8"/>
          <w:rtl/>
        </w:rPr>
        <w:t xml:space="preserve"> </w:t>
      </w:r>
      <w:r w:rsidRPr="00985615">
        <w:rPr>
          <w:rStyle w:val="affff8"/>
          <w:rFonts w:hint="cs"/>
          <w:rtl/>
        </w:rPr>
        <w:t>מכל</w:t>
      </w:r>
      <w:r w:rsidRPr="00985615">
        <w:rPr>
          <w:rStyle w:val="affff8"/>
          <w:rtl/>
        </w:rPr>
        <w:t xml:space="preserve"> </w:t>
      </w:r>
      <w:r w:rsidRPr="00985615">
        <w:rPr>
          <w:rStyle w:val="affff8"/>
          <w:rFonts w:hint="cs"/>
          <w:rtl/>
        </w:rPr>
        <w:t>בנות</w:t>
      </w:r>
      <w:r w:rsidRPr="00985615">
        <w:rPr>
          <w:rStyle w:val="affff8"/>
          <w:rtl/>
        </w:rPr>
        <w:t xml:space="preserve"> </w:t>
      </w:r>
      <w:r w:rsidRPr="00985615">
        <w:rPr>
          <w:rStyle w:val="affff8"/>
          <w:rFonts w:hint="cs"/>
          <w:rtl/>
        </w:rPr>
        <w:t>עירי</w:t>
      </w:r>
      <w:r w:rsidRPr="006F178A">
        <w:rPr>
          <w:rtl/>
        </w:rPr>
        <w:t xml:space="preserve">? </w:t>
      </w:r>
      <w:r w:rsidRPr="006F178A">
        <w:rPr>
          <w:rFonts w:hint="cs"/>
          <w:rtl/>
        </w:rPr>
        <w:t>אלף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ילדים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היו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בבית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אבא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חמש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תורה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וחמש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מאות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למדו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יוונית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ולא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נשתייר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כאן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אחי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בעסיא</w:t>
      </w:r>
      <w:r w:rsidRPr="006F178A">
        <w:rPr>
          <w:rtl/>
        </w:rPr>
        <w:t>!</w:t>
      </w:r>
    </w:p>
    <w:p w14:paraId="7A17FEF2" w14:textId="77777777" w:rsidR="00F07A5B" w:rsidRPr="00F07A5B" w:rsidRDefault="00985615" w:rsidP="009856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-</w:t>
      </w:r>
      <w:r w:rsidR="00F07A5B" w:rsidRPr="00F07A5B">
        <w:rPr>
          <w:rtl/>
        </w:rPr>
        <w:t>:</w:t>
      </w:r>
    </w:p>
    <w:p w14:paraId="3BFD8AF6" w14:textId="3DFEFC0B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שאני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של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בית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111" w:author="מנוע אמוראים" w:date="2026-10-05T16:41:03Z">
            <w:rPr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112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113" w:author="מנוע אמוראים" w:date="2026-10-05T16:41:03Z">
            <w:rPr>
              <w:rFonts w:hint="cs"/>
              <w:rtl/>
            </w:rPr>
          </w:rPrChange>
        </w:rPr>
        <w:t xml:space="preserve">ג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דקרובין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למלכות</w:t>
      </w:r>
      <w:r w:rsidRPr="006F178A">
        <w:rPr>
          <w:rtl/>
        </w:rPr>
        <w:t xml:space="preserve"> </w:t>
      </w:r>
      <w:r>
        <w:rPr>
          <w:rFonts w:hint="cs"/>
          <w:rtl/>
        </w:rPr>
        <w:t>היו</w:t>
      </w:r>
      <w:r w:rsidRPr="006F178A">
        <w:rPr>
          <w:rtl/>
        </w:rPr>
        <w:t>;</w:t>
      </w:r>
    </w:p>
    <w:p w14:paraId="5ECDB0DA" w14:textId="6D5AB023" w:rsidR="00F07A5B" w:rsidRPr="00F07A5B" w:rsidRDefault="00B93B58" w:rsidP="009856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דתניא</w:t>
      </w:r>
      <w:r w:rsidR="00F07A5B" w:rsidRPr="00F07A5B">
        <w:rPr>
          <w:rtl/>
        </w:rPr>
        <w:t>:</w:t>
      </w:r>
    </w:p>
    <w:p w14:paraId="7C7C7742" w14:textId="059C78A9" w:rsidR="00253A83" w:rsidRDefault="00B93B58" w:rsidP="00B93B58">
      <w:pPr>
        <w:rPr>
          <w:rtl/>
        </w:rPr>
      </w:pPr>
      <w:r w:rsidRPr="006F178A">
        <w:rPr>
          <w:rFonts w:hint="cs"/>
          <w:rtl/>
        </w:rPr>
        <w:t>מספר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קומי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הרי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מדרכי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האמורי</w:t>
      </w:r>
      <w:r w:rsidRPr="006F178A">
        <w:rPr>
          <w:rtl/>
        </w:rPr>
        <w:t xml:space="preserve">, </w:t>
      </w:r>
    </w:p>
    <w:p w14:paraId="08C8DD55" w14:textId="5BA24D4D" w:rsidR="00B93B58" w:rsidRPr="006F178A" w:rsidRDefault="00B93B58" w:rsidP="00B93B58">
      <w:pPr>
        <w:rPr>
          <w:rtl/>
        </w:rPr>
      </w:pPr>
      <w:r w:rsidRPr="00253A83">
        <w:rPr>
          <w:rStyle w:val="affffc"/>
          <w:rFonts w:hint="cs"/>
          <w:rtl/>
        </w:rPr>
        <w:t>אבטולוס</w:t>
      </w:r>
      <w:r w:rsidRPr="00253A83">
        <w:rPr>
          <w:rStyle w:val="affffc"/>
          <w:rtl/>
        </w:rPr>
        <w:t xml:space="preserve"> </w:t>
      </w:r>
      <w:r w:rsidRPr="00253A83">
        <w:rPr>
          <w:rStyle w:val="affffc"/>
          <w:rFonts w:hint="cs"/>
          <w:rtl/>
        </w:rPr>
        <w:t>בן</w:t>
      </w:r>
      <w:r w:rsidRPr="00253A83">
        <w:rPr>
          <w:rStyle w:val="affffc"/>
          <w:rtl/>
        </w:rPr>
        <w:t xml:space="preserve"> </w:t>
      </w:r>
      <w:r w:rsidRPr="00253A83">
        <w:rPr>
          <w:rStyle w:val="affffc"/>
          <w:rFonts w:hint="cs"/>
          <w:rtl/>
        </w:rPr>
        <w:t>ראובן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לספר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קומי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שהוא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קרוב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למלכות</w:t>
      </w:r>
      <w:r w:rsidRPr="006F178A">
        <w:rPr>
          <w:rtl/>
        </w:rPr>
        <w:t>;</w:t>
      </w:r>
    </w:p>
    <w:p w14:paraId="1CDFB0D1" w14:textId="73C2DAAF" w:rsidR="00B93B58" w:rsidRPr="006F178A" w:rsidRDefault="00B93B58" w:rsidP="00B93B58">
      <w:pPr>
        <w:rPr>
          <w:rtl/>
        </w:rPr>
      </w:pPr>
      <w:r w:rsidRPr="00253A83">
        <w:rPr>
          <w:rStyle w:val="affffc"/>
          <w:rFonts w:hint="cs"/>
          <w:rtl/>
        </w:rPr>
        <w:t>של</w:t>
      </w:r>
      <w:r w:rsidRPr="00253A83">
        <w:rPr>
          <w:rStyle w:val="affffc"/>
          <w:rtl/>
        </w:rPr>
        <w:t xml:space="preserve"> </w:t>
      </w:r>
      <w:r w:rsidRPr="00253A83">
        <w:rPr>
          <w:rStyle w:val="affffc"/>
          <w:rFonts w:hint="cs"/>
          <w:rtl/>
        </w:rPr>
        <w:t>בית</w:t>
      </w:r>
      <w:r w:rsidRPr="00253A83">
        <w:rPr>
          <w:rStyle w:val="affffc"/>
          <w:rtl/>
        </w:rPr>
        <w:t xml:space="preserve"> </w:t>
      </w:r>
      <w:r w:rsidRPr="00253A83">
        <w:rPr>
          <w:rStyle w:val="affffc"/>
          <w:rFonts w:hint="cs"/>
          <w:rtl/>
        </w:rPr>
        <w:t>ר</w:t>
      </w:r>
      <w:r w:rsidR="00985615" w:rsidRPr="00253A83">
        <w:rPr>
          <w:rStyle w:val="affffc"/>
          <w:rFonts w:hint="cs"/>
          <w:rtl/>
        </w:rPr>
        <w:t>"ג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התירו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להן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יוונית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>מפני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שקרובין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למלכות</w:t>
      </w:r>
      <w:r w:rsidRPr="006F178A">
        <w:rPr>
          <w:rtl/>
        </w:rPr>
        <w:t>.</w:t>
      </w:r>
    </w:p>
    <w:p w14:paraId="4C8EF879" w14:textId="5AC89188" w:rsidR="00B93B58" w:rsidRPr="006F178A" w:rsidRDefault="00E4644A" w:rsidP="00E4644A">
      <w:pPr>
        <w:pStyle w:val="affff5"/>
        <w:rPr>
          <w:rtl/>
        </w:rPr>
      </w:pPr>
      <w:r>
        <w:rPr>
          <w:rtl/>
        </w:rPr>
        <w:t>****</w:t>
      </w:r>
    </w:p>
    <w:p w14:paraId="23DF1CCA" w14:textId="0731DEC0" w:rsidR="00B93B58" w:rsidRPr="0046793B" w:rsidRDefault="00B93B58" w:rsidP="00B93B58">
      <w:pPr>
        <w:rPr>
          <w:rtl/>
        </w:rPr>
      </w:pPr>
      <w:r w:rsidRPr="006F178A">
        <w:rPr>
          <w:rStyle w:val="afffe"/>
          <w:rFonts w:hint="cs"/>
          <w:b/>
          <w:sz w:val="20"/>
          <w:rtl/>
        </w:rPr>
        <w:t>בפולמוס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האחרון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גזרו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שלא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תצא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כלה</w:t>
      </w:r>
      <w:r w:rsidRPr="006F178A">
        <w:rPr>
          <w:rStyle w:val="afffe"/>
          <w:b/>
          <w:sz w:val="20"/>
          <w:rtl/>
        </w:rPr>
        <w:t xml:space="preserve"> </w:t>
      </w:r>
      <w:r w:rsidRPr="006F178A">
        <w:rPr>
          <w:rStyle w:val="afffe"/>
          <w:rFonts w:hint="cs"/>
          <w:b/>
          <w:sz w:val="20"/>
          <w:rtl/>
        </w:rPr>
        <w:t>באפריון</w:t>
      </w:r>
      <w:r w:rsidRPr="006F178A">
        <w:rPr>
          <w:rStyle w:val="afffe"/>
          <w:b/>
          <w:sz w:val="20"/>
          <w:rtl/>
        </w:rPr>
        <w:t xml:space="preserve"> </w:t>
      </w:r>
      <w:r w:rsidR="00985615">
        <w:rPr>
          <w:rStyle w:val="afffe"/>
          <w:rFonts w:hint="cs"/>
          <w:b/>
          <w:sz w:val="20"/>
          <w:rtl/>
        </w:rPr>
        <w:t xml:space="preserve">- </w:t>
      </w:r>
      <w:r>
        <w:rPr>
          <w:rFonts w:hint="cs"/>
          <w:rtl/>
        </w:rPr>
        <w:t>משום צניעות</w:t>
      </w:r>
      <w:r w:rsidRPr="0046793B">
        <w:rPr>
          <w:rFonts w:hint="cs"/>
          <w:rtl/>
        </w:rPr>
        <w:t xml:space="preserve"> </w:t>
      </w:r>
    </w:p>
    <w:p w14:paraId="41603B43" w14:textId="77777777" w:rsidR="00B93B58" w:rsidRPr="006F178A" w:rsidRDefault="00B93B58" w:rsidP="005670C9">
      <w:pPr>
        <w:pStyle w:val="afffd"/>
        <w:rPr>
          <w:rtl/>
        </w:rPr>
      </w:pPr>
      <w:ins w:id="9818" w:author="מספור קטעי משנה" w:date="2026-10-06T10:05:39Z">
        <w:r>
          <w:rPr>
            <w:rStyle w:val="MisparKeta"/>
          </w:rPr>
          <w:t xml:space="preserve">ד. </w:t>
        </w:r>
      </w:ins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יוחנן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החכמה</w:t>
      </w:r>
      <w:r w:rsidRPr="006F178A">
        <w:rPr>
          <w:rtl/>
        </w:rPr>
        <w:t>.</w:t>
      </w:r>
    </w:p>
    <w:p w14:paraId="58F532B9" w14:textId="3B86A343" w:rsidR="00F07A5B" w:rsidRPr="00F07A5B" w:rsidRDefault="00B93B58" w:rsidP="00985615">
      <w:pPr>
        <w:pStyle w:val="36"/>
        <w:framePr w:wrap="notBeside"/>
        <w:rPr>
          <w:rtl/>
        </w:rPr>
      </w:pPr>
      <w:r w:rsidRPr="00F07A5B">
        <w:rPr>
          <w:rtl/>
        </w:rPr>
        <w:t>ת"ר:</w:t>
      </w:r>
      <w:r w:rsidR="00253A83" w:rsidRPr="00F07A5B">
        <w:rPr>
          <w:rFonts w:hint="cs"/>
          <w:rtl/>
        </w:rPr>
        <w:t xml:space="preserve"> א</w:t>
      </w:r>
      <w:r w:rsidR="00F07A5B" w:rsidRPr="00F07A5B">
        <w:rPr>
          <w:rFonts w:hint="cs"/>
          <w:rtl/>
        </w:rPr>
        <w:t>.</w:t>
      </w:r>
    </w:p>
    <w:p w14:paraId="23CE56ED" w14:textId="140683A6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אליעזר</w:t>
      </w:r>
      <w:r w:rsidRPr="006F178A">
        <w:rPr>
          <w:rtl/>
        </w:rPr>
        <w:t xml:space="preserve"> - </w:t>
      </w:r>
      <w:r w:rsidRPr="00253A83">
        <w:rPr>
          <w:rFonts w:cs="BA Vilna Bold" w:hint="cs"/>
          <w:rtl/>
        </w:rPr>
        <w:t>נגנז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ס</w:t>
      </w:r>
      <w:r w:rsidRPr="00253A83">
        <w:rPr>
          <w:rFonts w:cs="BA Vilna Bold"/>
          <w:rtl/>
        </w:rPr>
        <w:t>"</w:t>
      </w:r>
      <w:r w:rsidRPr="00253A83">
        <w:rPr>
          <w:rFonts w:cs="BA Vilna Bold" w:hint="cs"/>
          <w:rtl/>
        </w:rPr>
        <w:t>ת</w:t>
      </w:r>
      <w:r w:rsidRPr="006F178A">
        <w:rPr>
          <w:rtl/>
        </w:rPr>
        <w:t>.</w:t>
      </w:r>
    </w:p>
    <w:p w14:paraId="2B48A451" w14:textId="511FC126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ב</w:t>
      </w:r>
      <w:r w:rsidR="00F07A5B" w:rsidRPr="00F07A5B">
        <w:rPr>
          <w:rFonts w:hint="cs"/>
          <w:rtl/>
        </w:rPr>
        <w:t>.</w:t>
      </w:r>
    </w:p>
    <w:p w14:paraId="3DE996EB" w14:textId="51A7BE9E" w:rsidR="00B93B58" w:rsidRPr="006F178A" w:rsidRDefault="00253A83" w:rsidP="00B93B58">
      <w:pPr>
        <w:rPr>
          <w:rtl/>
        </w:rPr>
      </w:pPr>
      <w:r>
        <w:rPr>
          <w:rFonts w:hint="cs"/>
          <w:rtl/>
        </w:rPr>
        <w:t>מ</w:t>
      </w:r>
      <w:r w:rsidR="00B93B58" w:rsidRPr="006F178A">
        <w:rPr>
          <w:rFonts w:hint="cs"/>
          <w:rtl/>
        </w:rPr>
        <w:t>שמת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רבי</w:t>
      </w:r>
      <w:r w:rsidR="00B93B58" w:rsidRPr="006F178A">
        <w:rPr>
          <w:rtl/>
        </w:rPr>
        <w:t xml:space="preserve"> </w:t>
      </w:r>
      <w:r w:rsidR="00B93B58" w:rsidRPr="006F178A">
        <w:rPr>
          <w:rFonts w:hint="cs"/>
          <w:rtl/>
        </w:rPr>
        <w:t>יהושע</w:t>
      </w:r>
      <w:r w:rsidR="00B93B58" w:rsidRPr="006F178A">
        <w:rPr>
          <w:rtl/>
        </w:rPr>
        <w:t xml:space="preserve"> - </w:t>
      </w:r>
      <w:r w:rsidR="00B93B58" w:rsidRPr="006F178A">
        <w:rPr>
          <w:rFonts w:hint="cs"/>
          <w:rtl/>
        </w:rPr>
        <w:t>בטלה</w:t>
      </w:r>
      <w:r w:rsidR="00B93B58" w:rsidRPr="006F178A">
        <w:rPr>
          <w:rtl/>
        </w:rPr>
        <w:t xml:space="preserve"> </w:t>
      </w:r>
      <w:r w:rsidR="00B93B58" w:rsidRPr="00253A83">
        <w:rPr>
          <w:rFonts w:cs="BA Vilna Bold" w:hint="cs"/>
          <w:rtl/>
        </w:rPr>
        <w:t>עצה</w:t>
      </w:r>
      <w:r w:rsidR="00B93B58" w:rsidRPr="00253A83">
        <w:rPr>
          <w:rFonts w:cs="BA Vilna Bold"/>
          <w:rtl/>
        </w:rPr>
        <w:t xml:space="preserve"> </w:t>
      </w:r>
      <w:r w:rsidR="00B93B58" w:rsidRPr="00253A83">
        <w:rPr>
          <w:rFonts w:cs="BA Vilna Bold" w:hint="cs"/>
          <w:rtl/>
        </w:rPr>
        <w:t>ומחשבה</w:t>
      </w:r>
      <w:r w:rsidR="00B93B58" w:rsidRPr="006F178A">
        <w:rPr>
          <w:rtl/>
        </w:rPr>
        <w:t>.</w:t>
      </w:r>
    </w:p>
    <w:p w14:paraId="204BE118" w14:textId="17B40C1C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ג</w:t>
      </w:r>
      <w:r w:rsidR="00F07A5B" w:rsidRPr="00F07A5B">
        <w:rPr>
          <w:rFonts w:hint="cs"/>
          <w:rtl/>
        </w:rPr>
        <w:t>.</w:t>
      </w:r>
    </w:p>
    <w:p w14:paraId="454F8086" w14:textId="1CD48701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114" w:author="מנוע אמוראים" w:date="2026-10-05T16:41:03Z">
            <w:rPr>
              <w:rFonts w:hint="cs"/>
              <w:rtl/>
            </w:rPr>
          </w:rPrChange>
        </w:rPr>
        <w:t xml:space="preserve">ר</w:t>
      </w:r>
      <w:r>
        <w:rPr>
          <w:rStyle w:val="affffc"/>
          <w:rtl/>
          <w:rPrChange w:id="9115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116" w:author="מנוע אמוראים" w:date="2026-10-05T16:41:03Z">
            <w:rPr>
              <w:rFonts w:hint="cs"/>
              <w:rtl/>
            </w:rPr>
          </w:rPrChange>
        </w:rPr>
        <w:t xml:space="preserve">ע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זרועי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תורה</w:t>
      </w:r>
      <w:r w:rsidRPr="00253A83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ונסתתמו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מעיינות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החכמה</w:t>
      </w:r>
      <w:r w:rsidRPr="00253A83">
        <w:rPr>
          <w:rFonts w:cs="BA Vilna Bold"/>
          <w:rtl/>
        </w:rPr>
        <w:t>.</w:t>
      </w:r>
    </w:p>
    <w:p w14:paraId="1F064627" w14:textId="72CD68F4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ד</w:t>
      </w:r>
      <w:r w:rsidR="00F07A5B" w:rsidRPr="00F07A5B">
        <w:rPr>
          <w:rFonts w:hint="cs"/>
          <w:rtl/>
        </w:rPr>
        <w:t>.</w:t>
      </w:r>
    </w:p>
    <w:p w14:paraId="160275A4" w14:textId="1A07243F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="00985615">
        <w:rPr>
          <w:rFonts w:hint="cs"/>
          <w:rtl/>
        </w:rPr>
        <w:t>אב''ע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עטרות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חכמה</w:t>
      </w:r>
      <w:r w:rsidRPr="00253A83">
        <w:rPr>
          <w:rFonts w:cs="BA Vilna Bold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שעטרת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חכמים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עשרם</w:t>
      </w:r>
      <w:r w:rsidRPr="006F178A">
        <w:rPr>
          <w:rtl/>
        </w:rPr>
        <w:t>.</w:t>
      </w:r>
    </w:p>
    <w:p w14:paraId="6A5292C6" w14:textId="35334F88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ה</w:t>
      </w:r>
      <w:r w:rsidR="00F07A5B" w:rsidRPr="00F07A5B">
        <w:rPr>
          <w:rFonts w:hint="cs"/>
          <w:rtl/>
        </w:rPr>
        <w:t>.</w:t>
      </w:r>
    </w:p>
    <w:p w14:paraId="7767C9B3" w14:textId="4EBE01A9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</w:t>
      </w:r>
      <w:r w:rsidR="00985615">
        <w:rPr>
          <w:rFonts w:hint="cs"/>
          <w:rtl/>
        </w:rPr>
        <w:t>חב''ד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אנשי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מעשה</w:t>
      </w:r>
      <w:r w:rsidRPr="006F178A">
        <w:rPr>
          <w:rtl/>
        </w:rPr>
        <w:t>.</w:t>
      </w:r>
    </w:p>
    <w:p w14:paraId="2AD08985" w14:textId="7B86E411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ו</w:t>
      </w:r>
      <w:r w:rsidR="00F07A5B" w:rsidRPr="00F07A5B">
        <w:rPr>
          <w:rFonts w:hint="cs"/>
          <w:rtl/>
        </w:rPr>
        <w:t>.</w:t>
      </w:r>
    </w:p>
    <w:p w14:paraId="63B1CFE9" w14:textId="7CD5A2B9" w:rsidR="00B93B58" w:rsidRPr="00985615" w:rsidRDefault="00B93B58" w:rsidP="00B93B58">
      <w:pPr>
        <w:rPr>
          <w:rStyle w:val="afffff2"/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אבא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יוסי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קטונתא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חסידים</w:t>
      </w:r>
      <w:r w:rsidRPr="006F178A">
        <w:rPr>
          <w:rtl/>
        </w:rPr>
        <w:t xml:space="preserve">, </w:t>
      </w:r>
      <w:r w:rsidRPr="00985615">
        <w:rPr>
          <w:rStyle w:val="afffff2"/>
          <w:rFonts w:hint="cs"/>
          <w:rtl/>
        </w:rPr>
        <w:t>שהיה</w:t>
      </w:r>
      <w:r w:rsidRPr="00985615">
        <w:rPr>
          <w:rStyle w:val="afffff2"/>
          <w:rtl/>
        </w:rPr>
        <w:t xml:space="preserve"> </w:t>
      </w:r>
      <w:r w:rsidRPr="00985615">
        <w:rPr>
          <w:rStyle w:val="afffff2"/>
          <w:rFonts w:hint="cs"/>
          <w:rtl/>
        </w:rPr>
        <w:t>מקטני</w:t>
      </w:r>
      <w:r w:rsidRPr="00985615">
        <w:rPr>
          <w:rStyle w:val="afffff2"/>
          <w:rtl/>
        </w:rPr>
        <w:t xml:space="preserve"> </w:t>
      </w:r>
      <w:r w:rsidRPr="00985615">
        <w:rPr>
          <w:rStyle w:val="afffff2"/>
          <w:rFonts w:hint="cs"/>
          <w:rtl/>
        </w:rPr>
        <w:t>חסידים</w:t>
      </w:r>
      <w:r w:rsidRPr="00985615">
        <w:rPr>
          <w:rStyle w:val="afffff2"/>
          <w:rtl/>
        </w:rPr>
        <w:t>.</w:t>
      </w:r>
    </w:p>
    <w:p w14:paraId="1C78159F" w14:textId="6B2E38C8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ז</w:t>
      </w:r>
      <w:r w:rsidR="00F07A5B" w:rsidRPr="00F07A5B">
        <w:rPr>
          <w:rFonts w:hint="cs"/>
          <w:rtl/>
        </w:rPr>
        <w:t>.</w:t>
      </w:r>
    </w:p>
    <w:p w14:paraId="37820F76" w14:textId="1D3885F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עזאי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השקדנין</w:t>
      </w:r>
      <w:r w:rsidRPr="006F178A">
        <w:rPr>
          <w:rtl/>
        </w:rPr>
        <w:t>.</w:t>
      </w:r>
    </w:p>
    <w:p w14:paraId="11E929EB" w14:textId="68199231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ח</w:t>
      </w:r>
      <w:r w:rsidR="00F07A5B" w:rsidRPr="00F07A5B">
        <w:rPr>
          <w:rFonts w:hint="cs"/>
          <w:rtl/>
        </w:rPr>
        <w:t>.</w:t>
      </w:r>
    </w:p>
    <w:p w14:paraId="1397F856" w14:textId="45E233C7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בן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זומא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הדרשנין</w:t>
      </w:r>
      <w:r w:rsidRPr="006F178A">
        <w:rPr>
          <w:rtl/>
        </w:rPr>
        <w:t>.</w:t>
      </w:r>
    </w:p>
    <w:p w14:paraId="6536EC04" w14:textId="0047BE95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ט</w:t>
      </w:r>
      <w:r w:rsidR="00F07A5B" w:rsidRPr="00F07A5B">
        <w:rPr>
          <w:rFonts w:hint="cs"/>
          <w:rtl/>
        </w:rPr>
        <w:t>.</w:t>
      </w:r>
    </w:p>
    <w:p w14:paraId="481EC63F" w14:textId="38F9E0EE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>
        <w:rPr>
          <w:rStyle w:val="affffc"/>
          <w:rFonts w:hint="cs"/>
          <w:rtl/>
          <w:rPrChange w:id="9117" w:author="מנוע אמוראים" w:date="2026-10-05T16:41:03Z">
            <w:rPr>
              <w:rFonts w:hint="cs"/>
              <w:rtl/>
            </w:rPr>
          </w:rPrChange>
        </w:rPr>
        <w:t xml:space="preserve">רשב</w:t>
      </w:r>
      <w:r>
        <w:rPr>
          <w:rStyle w:val="affffc"/>
          <w:rtl/>
          <w:rPrChange w:id="9118" w:author="מנוע אמוראים" w:date="2026-10-05T16:41:03Z">
            <w:rPr>
              <w:rtl/>
            </w:rPr>
          </w:rPrChange>
        </w:rPr>
        <w:t xml:space="preserve">"</w:t>
      </w:r>
      <w:r>
        <w:rPr>
          <w:rStyle w:val="affffc"/>
          <w:rFonts w:hint="cs"/>
          <w:rtl/>
          <w:rPrChange w:id="9119" w:author="מנוע אמוראים" w:date="2026-10-05T16:41:03Z">
            <w:rPr>
              <w:rFonts w:hint="cs"/>
              <w:rtl/>
            </w:rPr>
          </w:rPrChange>
        </w:rPr>
        <w:t xml:space="preserve">ג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עלה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גובאי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ורבו</w:t>
      </w:r>
      <w:r w:rsidRPr="00253A83">
        <w:rPr>
          <w:rFonts w:cs="BA Vilna Bold"/>
          <w:rtl/>
        </w:rPr>
        <w:t xml:space="preserve"> </w:t>
      </w:r>
      <w:r w:rsidRPr="00253A83">
        <w:rPr>
          <w:rFonts w:cs="BA Vilna Bold" w:hint="cs"/>
          <w:rtl/>
        </w:rPr>
        <w:t>צרות</w:t>
      </w:r>
      <w:r w:rsidRPr="006F178A">
        <w:rPr>
          <w:rtl/>
        </w:rPr>
        <w:t>.</w:t>
      </w:r>
    </w:p>
    <w:p w14:paraId="09424113" w14:textId="1DDA89F5" w:rsidR="00F07A5B" w:rsidRPr="00F07A5B" w:rsidRDefault="00253A83" w:rsidP="00253A83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י</w:t>
      </w:r>
      <w:r w:rsidR="00F07A5B" w:rsidRPr="00F07A5B">
        <w:rPr>
          <w:rFonts w:hint="cs"/>
          <w:rtl/>
        </w:rPr>
        <w:t>.</w:t>
      </w:r>
    </w:p>
    <w:p w14:paraId="5FA831E8" w14:textId="07094254" w:rsidR="00B93B58" w:rsidRPr="006F178A" w:rsidRDefault="00B93B58" w:rsidP="00B93B58">
      <w:pPr>
        <w:rPr>
          <w:rtl/>
        </w:rPr>
      </w:pPr>
      <w:r w:rsidRPr="006F178A">
        <w:rPr>
          <w:rFonts w:hint="cs"/>
          <w:rtl/>
        </w:rPr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הוכפלו</w:t>
      </w:r>
      <w:r w:rsidRPr="006F178A">
        <w:rPr>
          <w:rtl/>
        </w:rPr>
        <w:t xml:space="preserve"> </w:t>
      </w:r>
      <w:r w:rsidRPr="00253A83">
        <w:rPr>
          <w:rFonts w:cs="BA Vilna Bold" w:hint="cs"/>
          <w:rtl/>
        </w:rPr>
        <w:t>צרות</w:t>
      </w:r>
      <w:r w:rsidRPr="006F178A">
        <w:rPr>
          <w:rtl/>
        </w:rPr>
        <w:t>.</w:t>
      </w:r>
    </w:p>
    <w:p w14:paraId="528F7503" w14:textId="717C8782" w:rsidR="00B93B58" w:rsidRPr="006F178A" w:rsidRDefault="00E4644A" w:rsidP="00E4644A">
      <w:pPr>
        <w:pStyle w:val="affff5"/>
        <w:rPr>
          <w:del w:id="90288" w:author="מנוע עיצוב" w:date="2026-10-08T11:01:28Z"/>
          <w:rtl/>
        </w:rPr>
      </w:pPr>
      <w:del w:id="90287" w:author="מנוע עיצוב" w:date="2026-10-08T11:01:28Z">
        <w:r>
          <w:rPr>
            <w:rtl/>
          </w:rPr>
          <w:delText xml:space="preserve">****</w:delText>
        </w:r>
      </w:del>
    </w:p>
    <w:p w14:paraId="6488C4DC" w14:textId="77777777" w:rsidR="00B93B58" w:rsidRPr="006F178A" w:rsidRDefault="00B93B58" w:rsidP="005670C9">
      <w:pPr>
        <w:pStyle w:val="afffd"/>
        <w:ind w:end="0"/>
        <w:rPr>
          <w:rtl/>
        </w:rPr>
      </w:pPr>
      <w:r w:rsidRPr="006F178A">
        <w:rPr>
          <w:rFonts w:hint="cs"/>
          <w:rtl/>
        </w:rPr>
        <w:lastRenderedPageBreak/>
        <w:t>משמת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רבי</w:t>
      </w:r>
      <w:r w:rsidRPr="006F178A">
        <w:rPr>
          <w:rtl/>
        </w:rPr>
        <w:t xml:space="preserve"> - </w:t>
      </w:r>
      <w:r w:rsidRPr="006F178A">
        <w:rPr>
          <w:rFonts w:hint="cs"/>
          <w:rtl/>
        </w:rPr>
        <w:t>בטלה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ענוה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ויראת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חטא</w:t>
      </w:r>
      <w:r w:rsidRPr="006F178A">
        <w:rPr>
          <w:rtl/>
        </w:rPr>
        <w:t>.</w:t>
      </w:r>
    </w:p>
    <w:p w14:paraId="6AD65391" w14:textId="459EC553" w:rsidR="00F07A5B" w:rsidRPr="00F07A5B" w:rsidRDefault="00B93B58" w:rsidP="00985615">
      <w:pPr>
        <w:pStyle w:val="36"/>
        <w:framePr w:wrap="notBeside"/>
        <w:rPr>
          <w:rtl/>
        </w:rPr>
      </w:pPr>
      <w:r w:rsidRPr="00F07A5B">
        <w:rPr>
          <w:rFonts w:hint="cs"/>
          <w:rtl/>
        </w:rPr>
        <w:t>רב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יוסף</w:t>
      </w:r>
      <w:r w:rsidRPr="00F07A5B">
        <w:rPr>
          <w:rtl/>
        </w:rPr>
        <w:t xml:space="preserve"> </w:t>
      </w:r>
      <w:r w:rsidRPr="00F07A5B">
        <w:rPr>
          <w:rFonts w:hint="cs"/>
          <w:rtl/>
        </w:rPr>
        <w:t>לתנא</w:t>
      </w:r>
      <w:r w:rsidR="00F07A5B" w:rsidRPr="00F07A5B">
        <w:rPr>
          <w:rtl/>
        </w:rPr>
        <w:t>:</w:t>
      </w:r>
    </w:p>
    <w:p w14:paraId="7090E5F8" w14:textId="4DC71DFD" w:rsidR="00B93B58" w:rsidRPr="00253A83" w:rsidRDefault="00B93B58" w:rsidP="00253A83">
      <w:pPr>
        <w:rPr>
          <w:spacing w:val="0"/>
          <w:rtl/>
        </w:rPr>
      </w:pPr>
      <w:r w:rsidRPr="00253A83">
        <w:rPr>
          <w:rFonts w:hint="cs"/>
          <w:spacing w:val="0"/>
          <w:rtl/>
        </w:rPr>
        <w:t>לא</w:t>
      </w:r>
      <w:r w:rsidRPr="00253A83">
        <w:rPr>
          <w:spacing w:val="0"/>
          <w:rtl/>
        </w:rPr>
        <w:t xml:space="preserve"> </w:t>
      </w:r>
      <w:r w:rsidRPr="00253A83">
        <w:rPr>
          <w:rFonts w:hint="cs"/>
          <w:spacing w:val="0"/>
          <w:rtl/>
        </w:rPr>
        <w:t>תיתני</w:t>
      </w:r>
      <w:r w:rsidRPr="00253A83">
        <w:rPr>
          <w:spacing w:val="0"/>
          <w:rtl/>
        </w:rPr>
        <w:t xml:space="preserve"> </w:t>
      </w:r>
      <w:r w:rsidRPr="00253A83">
        <w:rPr>
          <w:rFonts w:cs="BA Vilna Bold" w:hint="cs"/>
          <w:spacing w:val="0"/>
          <w:rtl/>
        </w:rPr>
        <w:t>ענוה</w:t>
      </w:r>
      <w:r w:rsidRPr="00253A83">
        <w:rPr>
          <w:spacing w:val="0"/>
          <w:rtl/>
        </w:rPr>
        <w:t xml:space="preserve">, </w:t>
      </w:r>
      <w:r w:rsidR="00253A83" w:rsidRPr="00253A83">
        <w:rPr>
          <w:rFonts w:hint="cs"/>
          <w:spacing w:val="0"/>
          <w:rtl/>
        </w:rPr>
        <w:t>שיש אותי</w:t>
      </w:r>
      <w:r w:rsidRPr="00253A83">
        <w:rPr>
          <w:spacing w:val="0"/>
          <w:rtl/>
        </w:rPr>
        <w:t>.</w:t>
      </w:r>
      <w:r w:rsidR="00253A83" w:rsidRPr="00253A83">
        <w:rPr>
          <w:rFonts w:hint="cs"/>
          <w:spacing w:val="0"/>
          <w:rtl/>
        </w:rPr>
        <w:t xml:space="preserve"> </w:t>
      </w:r>
      <w:r w:rsidR="00253A83" w:rsidRPr="00253A83">
        <w:rPr>
          <w:rStyle w:val="affffc"/>
          <w:rFonts w:hint="cs"/>
          <w:spacing w:val="0"/>
          <w:rtl/>
        </w:rPr>
        <w:t>ר''נ</w:t>
      </w:r>
      <w:r w:rsidRPr="00253A83">
        <w:rPr>
          <w:rStyle w:val="affffc"/>
          <w:spacing w:val="0"/>
          <w:rtl/>
        </w:rPr>
        <w:t xml:space="preserve"> </w:t>
      </w:r>
      <w:r w:rsidRPr="00253A83">
        <w:rPr>
          <w:rStyle w:val="affffc"/>
          <w:rFonts w:hint="cs"/>
          <w:spacing w:val="0"/>
          <w:rtl/>
        </w:rPr>
        <w:t>לתנא</w:t>
      </w:r>
      <w:r w:rsidRPr="00253A83">
        <w:rPr>
          <w:rStyle w:val="affffc"/>
          <w:spacing w:val="0"/>
          <w:rtl/>
        </w:rPr>
        <w:t>:</w:t>
      </w:r>
      <w:r w:rsidR="00253A83" w:rsidRPr="00253A83">
        <w:rPr>
          <w:rFonts w:hint="cs"/>
          <w:spacing w:val="0"/>
          <w:rtl/>
        </w:rPr>
        <w:t xml:space="preserve"> </w:t>
      </w:r>
      <w:r w:rsidRPr="00253A83">
        <w:rPr>
          <w:rFonts w:hint="cs"/>
          <w:spacing w:val="0"/>
          <w:rtl/>
        </w:rPr>
        <w:t>לא</w:t>
      </w:r>
      <w:r w:rsidRPr="00253A83">
        <w:rPr>
          <w:spacing w:val="0"/>
          <w:rtl/>
        </w:rPr>
        <w:t xml:space="preserve"> </w:t>
      </w:r>
      <w:r w:rsidRPr="00253A83">
        <w:rPr>
          <w:rFonts w:hint="cs"/>
          <w:spacing w:val="0"/>
          <w:rtl/>
        </w:rPr>
        <w:t>תיתני</w:t>
      </w:r>
      <w:r w:rsidRPr="00253A83">
        <w:rPr>
          <w:spacing w:val="0"/>
          <w:rtl/>
        </w:rPr>
        <w:t xml:space="preserve"> </w:t>
      </w:r>
      <w:r w:rsidRPr="00253A83">
        <w:rPr>
          <w:rFonts w:cs="BA Vilna Bold" w:hint="cs"/>
          <w:spacing w:val="0"/>
          <w:rtl/>
        </w:rPr>
        <w:t>יראת</w:t>
      </w:r>
      <w:r w:rsidRPr="00253A83">
        <w:rPr>
          <w:rFonts w:cs="BA Vilna Bold"/>
          <w:spacing w:val="0"/>
          <w:rtl/>
        </w:rPr>
        <w:t xml:space="preserve"> </w:t>
      </w:r>
      <w:r w:rsidRPr="00253A83">
        <w:rPr>
          <w:rFonts w:cs="BA Vilna Bold" w:hint="cs"/>
          <w:spacing w:val="0"/>
          <w:rtl/>
        </w:rPr>
        <w:t>חטא</w:t>
      </w:r>
      <w:r w:rsidRPr="00253A83">
        <w:rPr>
          <w:spacing w:val="0"/>
          <w:rtl/>
        </w:rPr>
        <w:t xml:space="preserve">, </w:t>
      </w:r>
      <w:r w:rsidR="00253A83" w:rsidRPr="00253A83">
        <w:rPr>
          <w:rFonts w:hint="cs"/>
          <w:spacing w:val="0"/>
          <w:rtl/>
        </w:rPr>
        <w:t>שיש אותי</w:t>
      </w:r>
      <w:r w:rsidRPr="00253A83">
        <w:rPr>
          <w:spacing w:val="0"/>
          <w:rtl/>
        </w:rPr>
        <w:t>.</w:t>
      </w:r>
    </w:p>
    <w:p w14:paraId="01D348B8" w14:textId="77777777" w:rsidR="00B93B58" w:rsidRPr="0059138D" w:rsidRDefault="00B93B58" w:rsidP="00B93B58">
      <w:pPr>
        <w:pStyle w:val="Hadran"/>
        <w:rPr>
          <w:rFonts w:cs="BA Vilna Bold"/>
          <w:bCs w:val="0"/>
          <w:sz w:val="20"/>
          <w:rtl/>
        </w:rPr>
        <w:pPrChange w:id="91297" w:author="Claude" w:date="2026-10-08T08:34:51Z">
          <w:pPr>
            <w:pStyle w:val="afffb"/>
            <w:rPr>
              <w:rFonts w:cs="BA Vilna Bold"/>
              <w:bCs w:val="0"/>
              <w:sz w:val="20"/>
              <w:rtl/>
            </w:rPr>
          </w:pPr>
        </w:pPrChange>
      </w:pPr>
      <w:r w:rsidRPr="0059138D">
        <w:rPr>
          <w:rFonts w:cs="BA Vilna Bold" w:hint="cs"/>
          <w:bCs w:val="0"/>
          <w:sz w:val="20"/>
          <w:rtl/>
        </w:rPr>
        <w:t>הדרן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עלך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עגלה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ערופה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וסליקא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 xml:space="preserve">לה 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מסכת</w:t>
      </w:r>
      <w:r w:rsidRPr="0059138D">
        <w:rPr>
          <w:rFonts w:cs="BA Vilna Bold"/>
          <w:bCs w:val="0"/>
          <w:sz w:val="20"/>
          <w:rtl/>
        </w:rPr>
        <w:t xml:space="preserve"> </w:t>
      </w:r>
      <w:r w:rsidRPr="0059138D">
        <w:rPr>
          <w:rFonts w:cs="BA Vilna Bold" w:hint="cs"/>
          <w:bCs w:val="0"/>
          <w:sz w:val="20"/>
          <w:rtl/>
        </w:rPr>
        <w:t>סוטה</w:t>
      </w:r>
      <w:bookmarkEnd w:id="16"/>
      <w:r w:rsidRPr="0059138D">
        <w:rPr>
          <w:rFonts w:cs="BA Vilna Bold"/>
          <w:bCs w:val="0"/>
          <w:sz w:val="20"/>
          <w:rtl/>
        </w:rPr>
        <w:t>.</w:t>
      </w:r>
    </w:p>
    <w:p w14:paraId="2199646E" w14:textId="77777777" w:rsidR="00413009" w:rsidRDefault="00413009"/>
    <w:sectPr w:rsidR="00413009" w:rsidSect="003207F4">
      <w:pgSz w:w="5103" w:h="16840" w:code="8"/>
      <w:pgMar w:top="567" w:right="1134" w:bottom="567" w:left="567" w:header="283" w:footer="283" w:gutter="0"/>
      <w:pgBorders w:offsetFrom="page">
        <w:top w:val="thinThickMediumGap" w:sz="24" w:space="1" w:color="BF8F00" w:themeColor="accent4" w:themeShade="BF"/>
        <w:left w:val="thinThickMediumGap" w:sz="24" w:space="1" w:color="BF8F00" w:themeColor="accent4" w:themeShade="BF"/>
        <w:bottom w:val="thickThinMediumGap" w:sz="24" w:space="1" w:color="BF8F00" w:themeColor="accent4" w:themeShade="BF"/>
        <w:right w:val="thickThinMediumGap" w:sz="24" w:space="1" w:color="BF8F00" w:themeColor="accent4" w:themeShade="BF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2C489" w14:textId="77777777" w:rsidR="00BE638C" w:rsidRDefault="00BE638C" w:rsidP="00B93B58">
      <w:pPr>
        <w:spacing w:line="240" w:lineRule="auto"/>
      </w:pPr>
      <w:r>
        <w:separator/>
      </w:r>
    </w:p>
  </w:endnote>
  <w:endnote w:type="continuationSeparator" w:id="0">
    <w:p w14:paraId="7A9FD2C4" w14:textId="77777777" w:rsidR="00BE638C" w:rsidRDefault="00BE638C" w:rsidP="00B93B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BA Vilna Regular">
    <w:altName w:val="Times New Roman"/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BA • Vilna Light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BA Tefilot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חניכי הישיבות">
    <w:panose1 w:val="02020803050405020304"/>
    <w:charset w:val="00"/>
    <w:family w:val="roman"/>
    <w:pitch w:val="variable"/>
    <w:sig w:usb0="80000823" w:usb1="50002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6334079"/>
      <w:docPartObj>
        <w:docPartGallery w:val="Page Numbers (Bottom of Page)"/>
        <w:docPartUnique/>
      </w:docPartObj>
    </w:sdtPr>
    <w:sdtContent>
      <w:p w14:paraId="32E1BBBE" w14:textId="61D5D4BB" w:rsidR="00181B70" w:rsidRDefault="00181B70" w:rsidP="00181B7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rtl/>
            <w:lang w:val="he-IL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3C2E1" w14:textId="77777777" w:rsidR="00BE638C" w:rsidRDefault="00BE638C" w:rsidP="00B93B58">
      <w:pPr>
        <w:spacing w:line="240" w:lineRule="auto"/>
      </w:pPr>
      <w:r>
        <w:separator/>
      </w:r>
    </w:p>
  </w:footnote>
  <w:footnote w:type="continuationSeparator" w:id="0">
    <w:p w14:paraId="7CBF894C" w14:textId="77777777" w:rsidR="00BE638C" w:rsidRDefault="00BE638C" w:rsidP="00B93B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893ED" w14:textId="49C0BC5E" w:rsidR="00F02A00" w:rsidRDefault="00F02A00" w:rsidP="00EF3887">
    <w:pPr>
      <w:pStyle w:val="a3"/>
      <w:pBdr>
        <w:bottom w:val="double" w:sz="6" w:space="1" w:color="auto"/>
      </w:pBdr>
      <w:tabs>
        <w:tab w:val="right" w:pos="113"/>
        <w:tab w:val="right" w:pos="3402"/>
        <w:tab w:val="right" w:pos="4153"/>
      </w:tabs>
      <w:jc w:val="center"/>
      <w:rPr>
        <w:sz w:val="20"/>
        <w:szCs w:val="18"/>
        <w:rtl/>
      </w:rPr>
    </w:pPr>
    <w:r w:rsidRPr="0026469D">
      <w:rPr>
        <w:rFonts w:ascii="BA  Leukmey Girsa Regular" w:hAnsi="BA  Leukmey Girsa Regular" w:cs="BA  Leukmey Girsa Regular"/>
        <w:color w:val="BF8F00" w:themeColor="accent4" w:themeShade="BF"/>
        <w:sz w:val="22"/>
        <w:szCs w:val="20"/>
        <w:rtl/>
      </w:rPr>
      <w:t>׹</w:t>
    </w:r>
    <w:r w:rsidRPr="0026469D">
      <w:rPr>
        <w:rFonts w:ascii="BA Tefilot Regular" w:hAnsi="BA Tefilot Regular" w:cs="BA Tefilot Regular"/>
        <w:color w:val="BF8F00" w:themeColor="accent4" w:themeShade="BF"/>
        <w:spacing w:val="10"/>
        <w:sz w:val="24"/>
        <w:szCs w:val="24"/>
        <w:rtl/>
      </w:rPr>
      <w:t xml:space="preserve"> </w:t>
    </w:r>
    <w:r w:rsidR="00011759">
      <w:rPr>
        <w:rFonts w:ascii="BA TM • Vilna Extra-Bold" w:hAnsi="BA TM • Vilna Extra-Bold" w:hint="cs"/>
        <w:color w:val="BF8F00" w:themeColor="accent4" w:themeShade="BF"/>
        <w:spacing w:val="8"/>
        <w:sz w:val="22"/>
        <w:szCs w:val="20"/>
        <w:rtl/>
      </w:rPr>
      <w:t>לאוקמי גירסא</w:t>
    </w:r>
    <w:r w:rsidRPr="0026469D">
      <w:rPr>
        <w:rFonts w:ascii="BA Tefilot Regular" w:hAnsi="BA Tefilot Regular" w:cs="BA Tefilot Regular"/>
        <w:color w:val="BF8F00" w:themeColor="accent4" w:themeShade="BF"/>
        <w:spacing w:val="10"/>
        <w:sz w:val="24"/>
        <w:szCs w:val="24"/>
        <w:rtl/>
      </w:rPr>
      <w:t xml:space="preserve"> </w:t>
    </w:r>
    <w:r w:rsidRPr="0026469D">
      <w:rPr>
        <w:rFonts w:ascii="BA  Leukmey Girsa Regular" w:hAnsi="BA  Leukmey Girsa Regular" w:cs="BA  Leukmey Girsa Regular"/>
        <w:color w:val="BF8F00" w:themeColor="accent4" w:themeShade="BF"/>
        <w:sz w:val="22"/>
        <w:szCs w:val="20"/>
        <w:rtl/>
      </w:rPr>
      <w:t>׶</w:t>
    </w:r>
  </w:p>
  <w:p w14:paraId="2EC7DECD" w14:textId="29AE5E76" w:rsidR="00F02A00" w:rsidRPr="00EF3887" w:rsidRDefault="00F02A00" w:rsidP="00EF3887">
    <w:pPr>
      <w:pStyle w:val="a3"/>
      <w:pBdr>
        <w:bottom w:val="double" w:sz="6" w:space="1" w:color="auto"/>
      </w:pBdr>
      <w:tabs>
        <w:tab w:val="clear" w:pos="4153"/>
        <w:tab w:val="clear" w:pos="8306"/>
      </w:tabs>
      <w:jc w:val="center"/>
      <w:rPr>
        <w:sz w:val="20"/>
        <w:szCs w:val="18"/>
        <w:rtl/>
      </w:rPr>
    </w:pPr>
    <w:r w:rsidRPr="0007596F">
      <w:rPr>
        <w:rtl/>
      </w:rPr>
      <w:fldChar w:fldCharType="begin"/>
    </w:r>
    <w:r w:rsidRPr="0007596F">
      <w:rPr>
        <w:rtl/>
      </w:rPr>
      <w:instrText xml:space="preserve"> </w:instrText>
    </w:r>
    <w:r w:rsidRPr="0007596F">
      <w:instrText>STYLEREF  "</w:instrText>
    </w:r>
    <w:r w:rsidRPr="0007596F">
      <w:rPr>
        <w:rtl/>
      </w:rPr>
      <w:instrText xml:space="preserve">פרק שם"  \* </w:instrText>
    </w:r>
    <w:r w:rsidRPr="0007596F">
      <w:instrText xml:space="preserve">MERGEFORMAT </w:instrText>
    </w:r>
    <w:r w:rsidRPr="0007596F">
      <w:rPr>
        <w:rtl/>
      </w:rPr>
      <w:fldChar w:fldCharType="separate"/>
    </w:r>
    <w:r w:rsidR="004B3D87">
      <w:rPr>
        <w:noProof/>
        <w:rtl/>
      </w:rPr>
      <w:t>המקנא לאשתו</w:t>
    </w:r>
    <w:r w:rsidRPr="0007596F">
      <w:rPr>
        <w:rtl/>
      </w:rPr>
      <w:fldChar w:fldCharType="end"/>
    </w:r>
    <w:r>
      <w:rPr>
        <w:sz w:val="20"/>
        <w:szCs w:val="18"/>
        <w:rtl/>
      </w:rPr>
      <w:tab/>
    </w:r>
    <w:r>
      <w:rPr>
        <w:rFonts w:hint="cs"/>
        <w:sz w:val="20"/>
        <w:szCs w:val="18"/>
        <w:rtl/>
      </w:rPr>
      <w:t xml:space="preserve">   </w:t>
    </w:r>
    <w:r>
      <w:rPr>
        <w:rFonts w:hint="cs"/>
        <w:sz w:val="24"/>
        <w:szCs w:val="22"/>
        <w:rtl/>
      </w:rPr>
      <w:t xml:space="preserve"> </w:t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rFonts w:hint="cs"/>
        <w:sz w:val="24"/>
        <w:szCs w:val="22"/>
        <w:rtl/>
      </w:rPr>
      <w:t xml:space="preserve"> </w:t>
    </w:r>
    <w:r>
      <w:rPr>
        <w:rFonts w:ascii="BA TM • Vilna Extra-Bold" w:hAnsi="BA TM • Vilna Extra-Bold" w:hint="cs"/>
        <w:sz w:val="24"/>
        <w:szCs w:val="22"/>
        <w:rtl/>
      </w:rPr>
      <w:t>סוטה</w:t>
    </w:r>
    <w:r w:rsidRPr="00B2640C">
      <w:rPr>
        <w:rFonts w:hint="cs"/>
        <w:sz w:val="24"/>
        <w:szCs w:val="22"/>
        <w:rtl/>
      </w:rPr>
      <w:t xml:space="preserve"> </w:t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>
      <w:rPr>
        <w:sz w:val="24"/>
        <w:szCs w:val="22"/>
        <w:rtl/>
      </w:rPr>
      <w:tab/>
    </w:r>
    <w:r w:rsidRPr="00B2640C">
      <w:rPr>
        <w:rFonts w:hint="cs"/>
        <w:sz w:val="24"/>
        <w:szCs w:val="22"/>
        <w:rtl/>
      </w:rPr>
      <w:t xml:space="preserve">דף </w:t>
    </w:r>
    <w:r w:rsidRPr="00B2640C">
      <w:rPr>
        <w:sz w:val="24"/>
        <w:szCs w:val="22"/>
        <w:rtl/>
      </w:rPr>
      <w:fldChar w:fldCharType="begin"/>
    </w:r>
    <w:r w:rsidRPr="00B2640C">
      <w:rPr>
        <w:sz w:val="24"/>
        <w:szCs w:val="22"/>
        <w:rtl/>
      </w:rPr>
      <w:instrText xml:space="preserve"> </w:instrText>
    </w:r>
    <w:r w:rsidRPr="00B2640C">
      <w:rPr>
        <w:sz w:val="24"/>
        <w:szCs w:val="22"/>
      </w:rPr>
      <w:instrText>STYLEREF</w:instrText>
    </w:r>
    <w:r w:rsidRPr="00B2640C">
      <w:rPr>
        <w:sz w:val="24"/>
        <w:szCs w:val="22"/>
        <w:rtl/>
      </w:rPr>
      <w:instrText xml:space="preserve">  "דף בצד"  \* </w:instrText>
    </w:r>
    <w:r w:rsidRPr="00B2640C">
      <w:rPr>
        <w:sz w:val="24"/>
        <w:szCs w:val="22"/>
      </w:rPr>
      <w:instrText>MERGEFORMAT</w:instrText>
    </w:r>
    <w:r w:rsidRPr="00B2640C">
      <w:rPr>
        <w:sz w:val="24"/>
        <w:szCs w:val="22"/>
        <w:rtl/>
      </w:rPr>
      <w:instrText xml:space="preserve"> </w:instrText>
    </w:r>
    <w:r w:rsidRPr="00B2640C">
      <w:rPr>
        <w:sz w:val="24"/>
        <w:szCs w:val="22"/>
        <w:rtl/>
      </w:rPr>
      <w:fldChar w:fldCharType="separate"/>
    </w:r>
    <w:r w:rsidR="004B3D87">
      <w:rPr>
        <w:noProof/>
        <w:sz w:val="24"/>
        <w:szCs w:val="22"/>
        <w:rtl/>
      </w:rPr>
      <w:t>יא:</w:t>
    </w:r>
    <w:r w:rsidRPr="00B2640C">
      <w:rPr>
        <w:sz w:val="24"/>
        <w:szCs w:val="22"/>
        <w:rtl/>
      </w:rPr>
      <w:fldChar w:fldCharType="end"/>
    </w:r>
    <w:r w:rsidRPr="00CC522E">
      <w:rPr>
        <w:sz w:val="20"/>
        <w:szCs w:val="18"/>
        <w:rtl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28241">
    <w:abstractNumId w:val="0"/>
  </w:num>
  <w:num w:numId="2" w16cid:durableId="10894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Changes/>
  <w:zoom w:percent="64"/>
  <w:displayBackgroundShape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13"/>
  <w:trackRevisions/>
  <w:characterSpacingControl w:val="doNotCompress"/>
  <w:hdrShapeDefaults>
    <o:shapedefaults v:ext="edit" spidmax="2050">
      <o:colormru v:ext="edit" colors="#fff9e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B58"/>
    <w:rsid w:val="00006F8B"/>
    <w:rsid w:val="00011759"/>
    <w:rsid w:val="00012DCA"/>
    <w:rsid w:val="000449F1"/>
    <w:rsid w:val="0006092E"/>
    <w:rsid w:val="00080581"/>
    <w:rsid w:val="000809F2"/>
    <w:rsid w:val="0008782D"/>
    <w:rsid w:val="0009447F"/>
    <w:rsid w:val="000B2E42"/>
    <w:rsid w:val="000B52EE"/>
    <w:rsid w:val="000B582D"/>
    <w:rsid w:val="000B6BCA"/>
    <w:rsid w:val="000C1D7B"/>
    <w:rsid w:val="000C2A81"/>
    <w:rsid w:val="000D5131"/>
    <w:rsid w:val="000E1EF7"/>
    <w:rsid w:val="00101C4A"/>
    <w:rsid w:val="001025A2"/>
    <w:rsid w:val="001029C2"/>
    <w:rsid w:val="00103925"/>
    <w:rsid w:val="00103A7E"/>
    <w:rsid w:val="00105D52"/>
    <w:rsid w:val="0011426C"/>
    <w:rsid w:val="001146F6"/>
    <w:rsid w:val="00116C32"/>
    <w:rsid w:val="00121AA1"/>
    <w:rsid w:val="00130076"/>
    <w:rsid w:val="00130A90"/>
    <w:rsid w:val="001332F0"/>
    <w:rsid w:val="00137355"/>
    <w:rsid w:val="00153CC2"/>
    <w:rsid w:val="001613E0"/>
    <w:rsid w:val="001621FE"/>
    <w:rsid w:val="0017024D"/>
    <w:rsid w:val="00177BCB"/>
    <w:rsid w:val="00177C9A"/>
    <w:rsid w:val="00181B70"/>
    <w:rsid w:val="00183566"/>
    <w:rsid w:val="00183F01"/>
    <w:rsid w:val="001A0F62"/>
    <w:rsid w:val="001A2F01"/>
    <w:rsid w:val="001B0A0B"/>
    <w:rsid w:val="001B6315"/>
    <w:rsid w:val="001C0313"/>
    <w:rsid w:val="001D0A1E"/>
    <w:rsid w:val="001E4457"/>
    <w:rsid w:val="001E67EA"/>
    <w:rsid w:val="001F0B13"/>
    <w:rsid w:val="001F1EF0"/>
    <w:rsid w:val="00201E65"/>
    <w:rsid w:val="002043E3"/>
    <w:rsid w:val="002074A4"/>
    <w:rsid w:val="00212DD0"/>
    <w:rsid w:val="00214612"/>
    <w:rsid w:val="00225FF9"/>
    <w:rsid w:val="00226970"/>
    <w:rsid w:val="002309C8"/>
    <w:rsid w:val="0023760A"/>
    <w:rsid w:val="0024069D"/>
    <w:rsid w:val="0024342C"/>
    <w:rsid w:val="00250DE7"/>
    <w:rsid w:val="00253A83"/>
    <w:rsid w:val="00255160"/>
    <w:rsid w:val="00276F13"/>
    <w:rsid w:val="00281896"/>
    <w:rsid w:val="00291CBA"/>
    <w:rsid w:val="0029341F"/>
    <w:rsid w:val="002A14E3"/>
    <w:rsid w:val="002A2DEB"/>
    <w:rsid w:val="002A40DE"/>
    <w:rsid w:val="002C75FA"/>
    <w:rsid w:val="002D7C02"/>
    <w:rsid w:val="002E0FD4"/>
    <w:rsid w:val="002E2AB7"/>
    <w:rsid w:val="002F1EF6"/>
    <w:rsid w:val="002F2973"/>
    <w:rsid w:val="00313992"/>
    <w:rsid w:val="00313C3F"/>
    <w:rsid w:val="00313F73"/>
    <w:rsid w:val="003207F4"/>
    <w:rsid w:val="00333966"/>
    <w:rsid w:val="00336443"/>
    <w:rsid w:val="00346008"/>
    <w:rsid w:val="00347852"/>
    <w:rsid w:val="00363AC0"/>
    <w:rsid w:val="003670E2"/>
    <w:rsid w:val="00372EFA"/>
    <w:rsid w:val="00374FEC"/>
    <w:rsid w:val="00376DE5"/>
    <w:rsid w:val="0038546C"/>
    <w:rsid w:val="00390171"/>
    <w:rsid w:val="003908E4"/>
    <w:rsid w:val="00397B02"/>
    <w:rsid w:val="003A56EF"/>
    <w:rsid w:val="003B7B57"/>
    <w:rsid w:val="003C7493"/>
    <w:rsid w:val="003D61A6"/>
    <w:rsid w:val="003E09DA"/>
    <w:rsid w:val="003E149B"/>
    <w:rsid w:val="003E1D7C"/>
    <w:rsid w:val="003E33B3"/>
    <w:rsid w:val="003E4CB5"/>
    <w:rsid w:val="003E6423"/>
    <w:rsid w:val="003F0FB3"/>
    <w:rsid w:val="00400A1F"/>
    <w:rsid w:val="00410D25"/>
    <w:rsid w:val="00413009"/>
    <w:rsid w:val="00417BB1"/>
    <w:rsid w:val="00424A1B"/>
    <w:rsid w:val="00427C90"/>
    <w:rsid w:val="00431196"/>
    <w:rsid w:val="00432AE1"/>
    <w:rsid w:val="00432E0F"/>
    <w:rsid w:val="0044114F"/>
    <w:rsid w:val="004503C7"/>
    <w:rsid w:val="00452030"/>
    <w:rsid w:val="004521A6"/>
    <w:rsid w:val="0046132E"/>
    <w:rsid w:val="00461578"/>
    <w:rsid w:val="00475E11"/>
    <w:rsid w:val="00477BB3"/>
    <w:rsid w:val="004820FE"/>
    <w:rsid w:val="00485B03"/>
    <w:rsid w:val="00492379"/>
    <w:rsid w:val="00495204"/>
    <w:rsid w:val="004A5119"/>
    <w:rsid w:val="004A7230"/>
    <w:rsid w:val="004B1C2F"/>
    <w:rsid w:val="004B3D87"/>
    <w:rsid w:val="004C1857"/>
    <w:rsid w:val="004D0C82"/>
    <w:rsid w:val="004D1C70"/>
    <w:rsid w:val="004D3BA3"/>
    <w:rsid w:val="004D4EBE"/>
    <w:rsid w:val="004D7ACC"/>
    <w:rsid w:val="004D7F51"/>
    <w:rsid w:val="004E359F"/>
    <w:rsid w:val="004E3D54"/>
    <w:rsid w:val="004E49CF"/>
    <w:rsid w:val="004F06C7"/>
    <w:rsid w:val="005037E5"/>
    <w:rsid w:val="00505F16"/>
    <w:rsid w:val="0052196B"/>
    <w:rsid w:val="00523769"/>
    <w:rsid w:val="00523D3E"/>
    <w:rsid w:val="00524ED9"/>
    <w:rsid w:val="00532029"/>
    <w:rsid w:val="0054510E"/>
    <w:rsid w:val="00555569"/>
    <w:rsid w:val="00563AC1"/>
    <w:rsid w:val="00564D9D"/>
    <w:rsid w:val="00565880"/>
    <w:rsid w:val="005670C9"/>
    <w:rsid w:val="005735CA"/>
    <w:rsid w:val="00577533"/>
    <w:rsid w:val="005838B9"/>
    <w:rsid w:val="00585943"/>
    <w:rsid w:val="00586019"/>
    <w:rsid w:val="00590CC5"/>
    <w:rsid w:val="0059138D"/>
    <w:rsid w:val="00594E99"/>
    <w:rsid w:val="005A179C"/>
    <w:rsid w:val="005A5A14"/>
    <w:rsid w:val="005A7171"/>
    <w:rsid w:val="005C0396"/>
    <w:rsid w:val="005D0D7A"/>
    <w:rsid w:val="005D2933"/>
    <w:rsid w:val="005D6B05"/>
    <w:rsid w:val="005E23CB"/>
    <w:rsid w:val="005E280D"/>
    <w:rsid w:val="005E4537"/>
    <w:rsid w:val="005F4E7F"/>
    <w:rsid w:val="00603B26"/>
    <w:rsid w:val="006048A8"/>
    <w:rsid w:val="0062092F"/>
    <w:rsid w:val="00625DCC"/>
    <w:rsid w:val="0062655C"/>
    <w:rsid w:val="006271A2"/>
    <w:rsid w:val="0063321A"/>
    <w:rsid w:val="00634300"/>
    <w:rsid w:val="0063572D"/>
    <w:rsid w:val="0063602C"/>
    <w:rsid w:val="00636D09"/>
    <w:rsid w:val="006413AA"/>
    <w:rsid w:val="00646E39"/>
    <w:rsid w:val="006527E3"/>
    <w:rsid w:val="00661552"/>
    <w:rsid w:val="006630CC"/>
    <w:rsid w:val="0067063A"/>
    <w:rsid w:val="0067228F"/>
    <w:rsid w:val="006747DD"/>
    <w:rsid w:val="00680256"/>
    <w:rsid w:val="006963C1"/>
    <w:rsid w:val="00696C21"/>
    <w:rsid w:val="006A08A6"/>
    <w:rsid w:val="006A2939"/>
    <w:rsid w:val="006B1609"/>
    <w:rsid w:val="006B7FF2"/>
    <w:rsid w:val="006C1B67"/>
    <w:rsid w:val="006C7D1C"/>
    <w:rsid w:val="006D04B8"/>
    <w:rsid w:val="006E488B"/>
    <w:rsid w:val="006E6548"/>
    <w:rsid w:val="006F1B08"/>
    <w:rsid w:val="006F364F"/>
    <w:rsid w:val="006F78D1"/>
    <w:rsid w:val="00715591"/>
    <w:rsid w:val="007155BB"/>
    <w:rsid w:val="00717139"/>
    <w:rsid w:val="00722D2D"/>
    <w:rsid w:val="00724902"/>
    <w:rsid w:val="0072516E"/>
    <w:rsid w:val="00730CEF"/>
    <w:rsid w:val="00745B47"/>
    <w:rsid w:val="00770463"/>
    <w:rsid w:val="007723BE"/>
    <w:rsid w:val="0078014A"/>
    <w:rsid w:val="007824B4"/>
    <w:rsid w:val="0078312C"/>
    <w:rsid w:val="00785513"/>
    <w:rsid w:val="00790FBA"/>
    <w:rsid w:val="007A3BDC"/>
    <w:rsid w:val="007A502F"/>
    <w:rsid w:val="007A6E58"/>
    <w:rsid w:val="007A75BD"/>
    <w:rsid w:val="007B1836"/>
    <w:rsid w:val="007C2B84"/>
    <w:rsid w:val="007C3753"/>
    <w:rsid w:val="007C527B"/>
    <w:rsid w:val="007D3FC9"/>
    <w:rsid w:val="007E1BF5"/>
    <w:rsid w:val="007F51C9"/>
    <w:rsid w:val="00815D7D"/>
    <w:rsid w:val="00821F98"/>
    <w:rsid w:val="00824C24"/>
    <w:rsid w:val="0084616C"/>
    <w:rsid w:val="00846579"/>
    <w:rsid w:val="008511BB"/>
    <w:rsid w:val="00853000"/>
    <w:rsid w:val="008532EE"/>
    <w:rsid w:val="00865E61"/>
    <w:rsid w:val="00867BA0"/>
    <w:rsid w:val="0087143B"/>
    <w:rsid w:val="00875314"/>
    <w:rsid w:val="0088100B"/>
    <w:rsid w:val="00881363"/>
    <w:rsid w:val="008843EE"/>
    <w:rsid w:val="008920A1"/>
    <w:rsid w:val="008A1524"/>
    <w:rsid w:val="008A2439"/>
    <w:rsid w:val="008A3A86"/>
    <w:rsid w:val="008B3D76"/>
    <w:rsid w:val="008B52BB"/>
    <w:rsid w:val="008C1E27"/>
    <w:rsid w:val="008C4F99"/>
    <w:rsid w:val="008C73FD"/>
    <w:rsid w:val="008E0FB4"/>
    <w:rsid w:val="008E7B27"/>
    <w:rsid w:val="008F0BDA"/>
    <w:rsid w:val="008F1C53"/>
    <w:rsid w:val="008F2A5E"/>
    <w:rsid w:val="008F40BF"/>
    <w:rsid w:val="008F410E"/>
    <w:rsid w:val="00900A89"/>
    <w:rsid w:val="00900EDA"/>
    <w:rsid w:val="0090137A"/>
    <w:rsid w:val="00902D40"/>
    <w:rsid w:val="00915118"/>
    <w:rsid w:val="009201BB"/>
    <w:rsid w:val="009217F0"/>
    <w:rsid w:val="00921AA0"/>
    <w:rsid w:val="009232C3"/>
    <w:rsid w:val="00927FB8"/>
    <w:rsid w:val="00940D8F"/>
    <w:rsid w:val="00946077"/>
    <w:rsid w:val="00962666"/>
    <w:rsid w:val="009626B6"/>
    <w:rsid w:val="009658A4"/>
    <w:rsid w:val="00971250"/>
    <w:rsid w:val="00971331"/>
    <w:rsid w:val="00971FFD"/>
    <w:rsid w:val="009722B3"/>
    <w:rsid w:val="0098541D"/>
    <w:rsid w:val="00985615"/>
    <w:rsid w:val="0099042A"/>
    <w:rsid w:val="0099676B"/>
    <w:rsid w:val="009972B7"/>
    <w:rsid w:val="009A4D20"/>
    <w:rsid w:val="009A6329"/>
    <w:rsid w:val="009B5681"/>
    <w:rsid w:val="009C2626"/>
    <w:rsid w:val="009F2C6E"/>
    <w:rsid w:val="009F2EFE"/>
    <w:rsid w:val="009F4992"/>
    <w:rsid w:val="009F56EF"/>
    <w:rsid w:val="00A00A56"/>
    <w:rsid w:val="00A0188D"/>
    <w:rsid w:val="00A05484"/>
    <w:rsid w:val="00A11546"/>
    <w:rsid w:val="00A15254"/>
    <w:rsid w:val="00A21FF4"/>
    <w:rsid w:val="00A2279B"/>
    <w:rsid w:val="00A26917"/>
    <w:rsid w:val="00A321F4"/>
    <w:rsid w:val="00A35293"/>
    <w:rsid w:val="00A423F0"/>
    <w:rsid w:val="00A46C40"/>
    <w:rsid w:val="00A50F20"/>
    <w:rsid w:val="00A5576B"/>
    <w:rsid w:val="00A77E52"/>
    <w:rsid w:val="00A87337"/>
    <w:rsid w:val="00A91BEF"/>
    <w:rsid w:val="00AA0314"/>
    <w:rsid w:val="00AC19A6"/>
    <w:rsid w:val="00AC5728"/>
    <w:rsid w:val="00AE0DD5"/>
    <w:rsid w:val="00AE1389"/>
    <w:rsid w:val="00AE1B7F"/>
    <w:rsid w:val="00AF52B1"/>
    <w:rsid w:val="00B040A2"/>
    <w:rsid w:val="00B06E89"/>
    <w:rsid w:val="00B07E69"/>
    <w:rsid w:val="00B13C89"/>
    <w:rsid w:val="00B15076"/>
    <w:rsid w:val="00B2160C"/>
    <w:rsid w:val="00B34BE5"/>
    <w:rsid w:val="00B35F61"/>
    <w:rsid w:val="00B41221"/>
    <w:rsid w:val="00B442FD"/>
    <w:rsid w:val="00B5313C"/>
    <w:rsid w:val="00B5642F"/>
    <w:rsid w:val="00B60414"/>
    <w:rsid w:val="00B6264B"/>
    <w:rsid w:val="00B65EE9"/>
    <w:rsid w:val="00B75A20"/>
    <w:rsid w:val="00B808BB"/>
    <w:rsid w:val="00B80E87"/>
    <w:rsid w:val="00B9011F"/>
    <w:rsid w:val="00B93B58"/>
    <w:rsid w:val="00B9434E"/>
    <w:rsid w:val="00B94352"/>
    <w:rsid w:val="00B96C58"/>
    <w:rsid w:val="00BA1560"/>
    <w:rsid w:val="00BA219C"/>
    <w:rsid w:val="00BA5098"/>
    <w:rsid w:val="00BB3F44"/>
    <w:rsid w:val="00BB7F0A"/>
    <w:rsid w:val="00BC59BE"/>
    <w:rsid w:val="00BC63C7"/>
    <w:rsid w:val="00BD0732"/>
    <w:rsid w:val="00BD374C"/>
    <w:rsid w:val="00BE5E71"/>
    <w:rsid w:val="00BE638C"/>
    <w:rsid w:val="00BF3C8D"/>
    <w:rsid w:val="00BF76B8"/>
    <w:rsid w:val="00C12D1D"/>
    <w:rsid w:val="00C230CF"/>
    <w:rsid w:val="00C309F4"/>
    <w:rsid w:val="00C372A4"/>
    <w:rsid w:val="00C47448"/>
    <w:rsid w:val="00C50C1C"/>
    <w:rsid w:val="00C511D9"/>
    <w:rsid w:val="00C54678"/>
    <w:rsid w:val="00C55D32"/>
    <w:rsid w:val="00C577C1"/>
    <w:rsid w:val="00C76814"/>
    <w:rsid w:val="00C81B0F"/>
    <w:rsid w:val="00CA30DE"/>
    <w:rsid w:val="00CB25E7"/>
    <w:rsid w:val="00CB2C22"/>
    <w:rsid w:val="00CB4148"/>
    <w:rsid w:val="00CC4174"/>
    <w:rsid w:val="00CD316F"/>
    <w:rsid w:val="00CD4D45"/>
    <w:rsid w:val="00CD64AF"/>
    <w:rsid w:val="00CD6659"/>
    <w:rsid w:val="00CD7254"/>
    <w:rsid w:val="00CF0DA4"/>
    <w:rsid w:val="00CF4DA3"/>
    <w:rsid w:val="00CF5680"/>
    <w:rsid w:val="00D01826"/>
    <w:rsid w:val="00D066E1"/>
    <w:rsid w:val="00D07B4F"/>
    <w:rsid w:val="00D128E9"/>
    <w:rsid w:val="00D16D7B"/>
    <w:rsid w:val="00D3291E"/>
    <w:rsid w:val="00D35607"/>
    <w:rsid w:val="00D44EA2"/>
    <w:rsid w:val="00D454EC"/>
    <w:rsid w:val="00D53E5C"/>
    <w:rsid w:val="00D64494"/>
    <w:rsid w:val="00D66333"/>
    <w:rsid w:val="00D7610F"/>
    <w:rsid w:val="00D80E89"/>
    <w:rsid w:val="00D874B0"/>
    <w:rsid w:val="00D90394"/>
    <w:rsid w:val="00D9415E"/>
    <w:rsid w:val="00D9616F"/>
    <w:rsid w:val="00DA1876"/>
    <w:rsid w:val="00DA7D36"/>
    <w:rsid w:val="00DB0C9C"/>
    <w:rsid w:val="00DB482C"/>
    <w:rsid w:val="00DB4FD9"/>
    <w:rsid w:val="00DB6DBD"/>
    <w:rsid w:val="00DC0CAB"/>
    <w:rsid w:val="00DC456E"/>
    <w:rsid w:val="00DC7271"/>
    <w:rsid w:val="00DC7BAF"/>
    <w:rsid w:val="00DE04A0"/>
    <w:rsid w:val="00DE085A"/>
    <w:rsid w:val="00DE0D7C"/>
    <w:rsid w:val="00DF157B"/>
    <w:rsid w:val="00DF2B5B"/>
    <w:rsid w:val="00DF41AE"/>
    <w:rsid w:val="00DF7353"/>
    <w:rsid w:val="00DF7FA3"/>
    <w:rsid w:val="00E01F89"/>
    <w:rsid w:val="00E02DF1"/>
    <w:rsid w:val="00E05150"/>
    <w:rsid w:val="00E06D11"/>
    <w:rsid w:val="00E13928"/>
    <w:rsid w:val="00E22A54"/>
    <w:rsid w:val="00E24454"/>
    <w:rsid w:val="00E26297"/>
    <w:rsid w:val="00E375C5"/>
    <w:rsid w:val="00E37E6F"/>
    <w:rsid w:val="00E432C3"/>
    <w:rsid w:val="00E44A49"/>
    <w:rsid w:val="00E458A2"/>
    <w:rsid w:val="00E4644A"/>
    <w:rsid w:val="00E513F7"/>
    <w:rsid w:val="00E5647B"/>
    <w:rsid w:val="00E573C1"/>
    <w:rsid w:val="00E578CA"/>
    <w:rsid w:val="00E61F47"/>
    <w:rsid w:val="00E7127B"/>
    <w:rsid w:val="00E71C9A"/>
    <w:rsid w:val="00E77D96"/>
    <w:rsid w:val="00E8325F"/>
    <w:rsid w:val="00E8358C"/>
    <w:rsid w:val="00E86FD3"/>
    <w:rsid w:val="00E87D9B"/>
    <w:rsid w:val="00E90300"/>
    <w:rsid w:val="00E939A5"/>
    <w:rsid w:val="00E95503"/>
    <w:rsid w:val="00EA07D3"/>
    <w:rsid w:val="00EA3580"/>
    <w:rsid w:val="00EA6A35"/>
    <w:rsid w:val="00EA77AE"/>
    <w:rsid w:val="00EB4B2E"/>
    <w:rsid w:val="00EC2CB4"/>
    <w:rsid w:val="00EC4ADC"/>
    <w:rsid w:val="00EC7E12"/>
    <w:rsid w:val="00ED0D36"/>
    <w:rsid w:val="00ED1480"/>
    <w:rsid w:val="00ED40E1"/>
    <w:rsid w:val="00ED65DA"/>
    <w:rsid w:val="00EE2F65"/>
    <w:rsid w:val="00EF32A0"/>
    <w:rsid w:val="00EF3887"/>
    <w:rsid w:val="00F02A00"/>
    <w:rsid w:val="00F07A5B"/>
    <w:rsid w:val="00F15AAE"/>
    <w:rsid w:val="00F172D0"/>
    <w:rsid w:val="00F1768A"/>
    <w:rsid w:val="00F1775D"/>
    <w:rsid w:val="00F217CF"/>
    <w:rsid w:val="00F21D20"/>
    <w:rsid w:val="00F2352D"/>
    <w:rsid w:val="00F25DA4"/>
    <w:rsid w:val="00F338CE"/>
    <w:rsid w:val="00F35022"/>
    <w:rsid w:val="00F3538A"/>
    <w:rsid w:val="00F51482"/>
    <w:rsid w:val="00F537EB"/>
    <w:rsid w:val="00F54D50"/>
    <w:rsid w:val="00F567D8"/>
    <w:rsid w:val="00F56D6C"/>
    <w:rsid w:val="00F62C1F"/>
    <w:rsid w:val="00F63824"/>
    <w:rsid w:val="00F7040E"/>
    <w:rsid w:val="00F730DC"/>
    <w:rsid w:val="00F85AA1"/>
    <w:rsid w:val="00F86AF1"/>
    <w:rsid w:val="00F91C91"/>
    <w:rsid w:val="00F96B6C"/>
    <w:rsid w:val="00F975ED"/>
    <w:rsid w:val="00F97661"/>
    <w:rsid w:val="00FA40AA"/>
    <w:rsid w:val="00FA4823"/>
    <w:rsid w:val="00FA4A2E"/>
    <w:rsid w:val="00FA6188"/>
    <w:rsid w:val="00FC05F0"/>
    <w:rsid w:val="00FC1C11"/>
    <w:rsid w:val="00FC2E45"/>
    <w:rsid w:val="00FD1AE1"/>
    <w:rsid w:val="00FE3404"/>
    <w:rsid w:val="00FF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9e7"/>
    </o:shapedefaults>
    <o:shapelayout v:ext="edit">
      <o:idmap v:ext="edit" data="2"/>
    </o:shapelayout>
  </w:shapeDefaults>
  <w:decimalSymbol w:val="."/>
  <w:listSeparator w:val=","/>
  <w14:docId w14:val="5C9A2DD7"/>
  <w15:chartTrackingRefBased/>
  <w15:docId w15:val="{388D7959-F4AD-4E82-A319-83CC31E7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579"/>
    <w:pPr>
      <w:bidi/>
      <w:spacing w:after="0" w:line="220" w:lineRule="exact"/>
      <w:jc w:val="both"/>
    </w:pPr>
    <w:rPr>
      <w:rFonts w:ascii="BA Fontov Regular" w:hAnsi="BA Fontov Regular" w:cs="BA Vilna Regular"/>
      <w:spacing w:val="4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B93B58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B93B58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B93B58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B93B58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B93B58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B93B58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B93B58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B93B58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B93B58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B93B58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B93B58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B93B58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B93B58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B93B58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B93B58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B93B58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B93B58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B93B58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uiPriority w:val="99"/>
    <w:unhideWhenUsed/>
    <w:rsid w:val="00EF3887"/>
    <w:pPr>
      <w:tabs>
        <w:tab w:val="center" w:pos="4153"/>
        <w:tab w:val="right" w:pos="8306"/>
      </w:tabs>
    </w:pPr>
    <w:rPr>
      <w:rFonts w:ascii="Guttman Vilna" w:hAnsi="Guttman Vilna" w:cs="BA TM • Vilna Extra-Bold"/>
      <w:b/>
      <w:szCs w:val="16"/>
    </w:rPr>
  </w:style>
  <w:style w:type="character" w:customStyle="1" w:styleId="a4">
    <w:name w:val="כותרת עליונה תו"/>
    <w:basedOn w:val="a0"/>
    <w:link w:val="a3"/>
    <w:uiPriority w:val="99"/>
    <w:rsid w:val="00EF3887"/>
    <w:rPr>
      <w:rFonts w:ascii="Guttman Vilna" w:hAnsi="Guttman Vilna" w:cs="BA TM • Vilna Extra-Bold"/>
      <w:b/>
      <w:spacing w:val="4"/>
      <w:sz w:val="18"/>
      <w:szCs w:val="16"/>
    </w:rPr>
  </w:style>
  <w:style w:type="paragraph" w:styleId="a5">
    <w:name w:val="footer"/>
    <w:basedOn w:val="a"/>
    <w:link w:val="a6"/>
    <w:uiPriority w:val="99"/>
    <w:unhideWhenUsed/>
    <w:rsid w:val="00B93B58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B93B58"/>
    <w:rPr>
      <w:rFonts w:ascii="BA Fontov Regular" w:hAnsi="BA Fontov Regular" w:cs="FrankRuehl"/>
      <w:sz w:val="18"/>
      <w:szCs w:val="20"/>
    </w:rPr>
  </w:style>
  <w:style w:type="paragraph" w:styleId="a7">
    <w:name w:val="List Paragraph"/>
    <w:basedOn w:val="a"/>
    <w:link w:val="a8"/>
    <w:uiPriority w:val="34"/>
    <w:qFormat/>
    <w:rsid w:val="00B93B58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B93B58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B93B58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B93B58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B93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B93B58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B93B5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B93B58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B93B58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B93B58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"/>
    <w:link w:val="af2"/>
    <w:uiPriority w:val="99"/>
    <w:unhideWhenUsed/>
    <w:rsid w:val="00B93B58"/>
    <w:rPr>
      <w:rFonts w:ascii="David" w:hAnsi="David"/>
      <w:w w:val="92"/>
    </w:rPr>
  </w:style>
  <w:style w:type="character" w:customStyle="1" w:styleId="af2">
    <w:name w:val="גוף טקסט תו"/>
    <w:basedOn w:val="a0"/>
    <w:link w:val="af1"/>
    <w:uiPriority w:val="99"/>
    <w:rsid w:val="00B93B58"/>
    <w:rPr>
      <w:rFonts w:ascii="David" w:hAnsi="David" w:cs="FrankRuehl"/>
      <w:w w:val="92"/>
      <w:sz w:val="18"/>
      <w:szCs w:val="20"/>
    </w:rPr>
  </w:style>
  <w:style w:type="paragraph" w:styleId="21">
    <w:name w:val="Body Text 2"/>
    <w:basedOn w:val="a"/>
    <w:link w:val="22"/>
    <w:uiPriority w:val="99"/>
    <w:unhideWhenUsed/>
    <w:rsid w:val="00B93B58"/>
    <w:rPr>
      <w:rFonts w:ascii="David" w:hAnsi="David"/>
      <w:w w:val="92"/>
    </w:rPr>
  </w:style>
  <w:style w:type="character" w:customStyle="1" w:styleId="22">
    <w:name w:val="גוף טקסט 2 תו"/>
    <w:basedOn w:val="a0"/>
    <w:link w:val="21"/>
    <w:uiPriority w:val="99"/>
    <w:rsid w:val="00B93B58"/>
    <w:rPr>
      <w:rFonts w:ascii="David" w:hAnsi="David" w:cs="FrankRuehl"/>
      <w:w w:val="92"/>
      <w:sz w:val="18"/>
      <w:szCs w:val="20"/>
    </w:rPr>
  </w:style>
  <w:style w:type="paragraph" w:styleId="af3">
    <w:name w:val="Body Text Indent"/>
    <w:basedOn w:val="a"/>
    <w:link w:val="af4"/>
    <w:uiPriority w:val="99"/>
    <w:unhideWhenUsed/>
    <w:rsid w:val="00B93B58"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0"/>
    <w:link w:val="af3"/>
    <w:uiPriority w:val="99"/>
    <w:rsid w:val="00B93B58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B93B58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B93B58"/>
    <w:rPr>
      <w:rFonts w:ascii="David" w:hAnsi="David" w:cs="FrankRuehl"/>
      <w:w w:val="92"/>
      <w:sz w:val="18"/>
      <w:szCs w:val="20"/>
    </w:rPr>
  </w:style>
  <w:style w:type="paragraph" w:styleId="23">
    <w:name w:val="Body Text Indent 2"/>
    <w:basedOn w:val="a"/>
    <w:link w:val="24"/>
    <w:uiPriority w:val="99"/>
    <w:unhideWhenUsed/>
    <w:rsid w:val="00B93B58"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0"/>
    <w:link w:val="23"/>
    <w:uiPriority w:val="99"/>
    <w:rsid w:val="00B93B58"/>
    <w:rPr>
      <w:rFonts w:ascii="David" w:hAnsi="David" w:cs="FrankRuehl"/>
      <w:w w:val="92"/>
      <w:sz w:val="18"/>
      <w:szCs w:val="20"/>
    </w:rPr>
  </w:style>
  <w:style w:type="paragraph" w:styleId="33">
    <w:name w:val="Body Text Indent 3"/>
    <w:basedOn w:val="a"/>
    <w:link w:val="34"/>
    <w:uiPriority w:val="99"/>
    <w:unhideWhenUsed/>
    <w:rsid w:val="00B93B58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B93B58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B93B58"/>
    <w:rPr>
      <w:color w:val="808080"/>
    </w:rPr>
  </w:style>
  <w:style w:type="character" w:styleId="af6">
    <w:name w:val="line number"/>
    <w:basedOn w:val="a0"/>
    <w:uiPriority w:val="99"/>
    <w:semiHidden/>
    <w:unhideWhenUsed/>
    <w:rsid w:val="00B93B58"/>
  </w:style>
  <w:style w:type="paragraph" w:styleId="af7">
    <w:name w:val="TOC Heading"/>
    <w:basedOn w:val="1"/>
    <w:next w:val="a"/>
    <w:uiPriority w:val="39"/>
    <w:unhideWhenUsed/>
    <w:qFormat/>
    <w:rsid w:val="00B93B58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B93B58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B93B58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B93B58"/>
    <w:rPr>
      <w:color w:val="0563C1" w:themeColor="hyperlink"/>
      <w:u w:val="single"/>
    </w:rPr>
  </w:style>
  <w:style w:type="character" w:styleId="af8">
    <w:name w:val="annotation reference"/>
    <w:uiPriority w:val="99"/>
    <w:rsid w:val="00B93B58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B93B58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B93B58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B93B58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B93B58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B93B58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B93B58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B93B58"/>
  </w:style>
  <w:style w:type="character" w:styleId="aff0">
    <w:name w:val="page number"/>
    <w:basedOn w:val="a0"/>
    <w:rsid w:val="00B93B58"/>
  </w:style>
  <w:style w:type="paragraph" w:styleId="aff1">
    <w:name w:val="footnote text"/>
    <w:basedOn w:val="a"/>
    <w:link w:val="aff2"/>
    <w:uiPriority w:val="99"/>
    <w:unhideWhenUsed/>
    <w:rsid w:val="00B93B58"/>
    <w:pPr>
      <w:spacing w:line="240" w:lineRule="auto"/>
    </w:pPr>
  </w:style>
  <w:style w:type="character" w:customStyle="1" w:styleId="aff2">
    <w:name w:val="טקסט הערת שוליים תו"/>
    <w:basedOn w:val="a0"/>
    <w:link w:val="aff1"/>
    <w:uiPriority w:val="99"/>
    <w:rsid w:val="00B93B58"/>
    <w:rPr>
      <w:rFonts w:ascii="BA Fontov Regular" w:hAnsi="BA Fontov Regular" w:cs="FrankRuehl"/>
      <w:sz w:val="18"/>
      <w:szCs w:val="20"/>
    </w:rPr>
  </w:style>
  <w:style w:type="character" w:styleId="aff3">
    <w:name w:val="footnote reference"/>
    <w:basedOn w:val="a0"/>
    <w:uiPriority w:val="99"/>
    <w:semiHidden/>
    <w:unhideWhenUsed/>
    <w:rsid w:val="00B93B58"/>
    <w:rPr>
      <w:vertAlign w:val="superscript"/>
    </w:rPr>
  </w:style>
  <w:style w:type="character" w:customStyle="1" w:styleId="35">
    <w:name w:val="סגנון 3"/>
    <w:basedOn w:val="a0"/>
    <w:uiPriority w:val="1"/>
    <w:qFormat/>
    <w:rsid w:val="00B93B58"/>
  </w:style>
  <w:style w:type="paragraph" w:customStyle="1" w:styleId="04">
    <w:name w:val="0.4."/>
    <w:basedOn w:val="2"/>
    <w:link w:val="040"/>
    <w:rsid w:val="00B93B58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B93B58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B93B58"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B93B58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B93B58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B93B58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B93B58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B93B58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B93B58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B93B58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B93B58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B93B58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B93B58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"/>
    <w:link w:val="affc"/>
    <w:rsid w:val="00B93B58"/>
    <w:pPr>
      <w:spacing w:after="200" w:line="720" w:lineRule="auto"/>
    </w:pPr>
  </w:style>
  <w:style w:type="character" w:customStyle="1" w:styleId="affc">
    <w:name w:val="רגיל ורווח תו"/>
    <w:basedOn w:val="a0"/>
    <w:link w:val="affb"/>
    <w:rsid w:val="00B93B58"/>
    <w:rPr>
      <w:rFonts w:ascii="BA Fontov Regular" w:hAnsi="BA Fontov Regular" w:cs="FrankRuehl"/>
      <w:sz w:val="18"/>
      <w:szCs w:val="20"/>
    </w:rPr>
  </w:style>
  <w:style w:type="paragraph" w:customStyle="1" w:styleId="affd">
    <w:name w:val="רגיל אדום"/>
    <w:basedOn w:val="a"/>
    <w:rsid w:val="00B93B58"/>
    <w:rPr>
      <w:color w:val="FF0000"/>
    </w:rPr>
  </w:style>
  <w:style w:type="paragraph" w:customStyle="1" w:styleId="affe">
    <w:name w:val="דף"/>
    <w:basedOn w:val="a"/>
    <w:qFormat/>
    <w:rsid w:val="00B93B58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"/>
    <w:rsid w:val="00B93B58"/>
    <w:pPr>
      <w:spacing w:before="40" w:after="40"/>
      <w:jc w:val="center"/>
    </w:pPr>
    <w:rPr>
      <w:bCs/>
      <w:color w:val="A6A6A6" w:themeColor="background1" w:themeShade="A6"/>
    </w:rPr>
  </w:style>
  <w:style w:type="paragraph" w:customStyle="1" w:styleId="afff0">
    <w:name w:val="דף בצד"/>
    <w:basedOn w:val="affe"/>
    <w:qFormat/>
    <w:rsid w:val="003A56EF"/>
    <w:pPr>
      <w:framePr w:h="510" w:hRule="exact" w:hSpace="57" w:vSpace="113" w:wrap="around" w:vAnchor="text" w:hAnchor="page" w:x="4650" w:yAlign="bottom"/>
      <w:spacing w:line="276" w:lineRule="auto"/>
    </w:pPr>
    <w:rPr>
      <w:color w:val="auto"/>
      <w:sz w:val="20"/>
      <w:szCs w:val="18"/>
    </w:rPr>
  </w:style>
  <w:style w:type="paragraph" w:customStyle="1" w:styleId="afff1">
    <w:name w:val="מסכת"/>
    <w:basedOn w:val="a"/>
    <w:rsid w:val="00B93B58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"/>
    <w:rsid w:val="00B93B58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</w:rPr>
  </w:style>
  <w:style w:type="paragraph" w:customStyle="1" w:styleId="afff3">
    <w:name w:val="פרק שם"/>
    <w:basedOn w:val="a"/>
    <w:rsid w:val="00B93B58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</w:rPr>
  </w:style>
  <w:style w:type="paragraph" w:customStyle="1" w:styleId="afff4">
    <w:name w:val="דפים בפרק ב"/>
    <w:basedOn w:val="a"/>
    <w:rsid w:val="00B93B58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</w:rPr>
  </w:style>
  <w:style w:type="paragraph" w:customStyle="1" w:styleId="afff5">
    <w:name w:val="משניות"/>
    <w:basedOn w:val="a"/>
    <w:link w:val="afff6"/>
    <w:rsid w:val="00846579"/>
    <w:pPr>
      <w:shd w:val="clear" w:color="auto" w:fill="F2F2F2" w:themeFill="background1" w:themeFillShade="F2"/>
    </w:pPr>
    <w:rPr>
      <w:rFonts w:cs="BA Vilna Bold"/>
      <w:sz w:val="22"/>
      <w:szCs w:val="22"/>
    </w:rPr>
  </w:style>
  <w:style w:type="character" w:customStyle="1" w:styleId="afff6">
    <w:name w:val="משניות תו"/>
    <w:basedOn w:val="a0"/>
    <w:link w:val="afff5"/>
    <w:rsid w:val="00846579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7">
    <w:name w:val="דעות"/>
    <w:basedOn w:val="a"/>
    <w:rsid w:val="00B93B58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"/>
    <w:next w:val="a"/>
    <w:link w:val="afff9"/>
    <w:uiPriority w:val="30"/>
    <w:qFormat/>
    <w:rsid w:val="00B93B5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0"/>
    <w:link w:val="afff8"/>
    <w:uiPriority w:val="30"/>
    <w:rsid w:val="00B93B58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a">
    <w:name w:val="מודגש"/>
    <w:basedOn w:val="a0"/>
    <w:uiPriority w:val="1"/>
    <w:rsid w:val="00B93B58"/>
    <w:rPr>
      <w:bCs/>
    </w:rPr>
  </w:style>
  <w:style w:type="paragraph" w:customStyle="1" w:styleId="afffb">
    <w:name w:val="הדרן עלך"/>
    <w:basedOn w:val="a"/>
    <w:link w:val="afffc"/>
    <w:qFormat/>
    <w:rsid w:val="00B93B58"/>
    <w:pPr>
      <w:jc w:val="center"/>
    </w:pPr>
    <w:rPr>
      <w:rFonts w:ascii="Fb Fontext" w:hAnsi="Fb Fontext"/>
      <w:bCs/>
      <w:color w:val="808080" w:themeColor="background1" w:themeShade="80"/>
      <w:sz w:val="24"/>
    </w:rPr>
  </w:style>
  <w:style w:type="character" w:customStyle="1" w:styleId="afffc">
    <w:name w:val="הדרן עלך תו"/>
    <w:basedOn w:val="a0"/>
    <w:link w:val="afffb"/>
    <w:rsid w:val="00B93B58"/>
    <w:rPr>
      <w:rFonts w:ascii="Fb Fontext" w:hAnsi="Fb Fontext" w:cs="FrankRuehl"/>
      <w:bCs/>
      <w:color w:val="808080" w:themeColor="background1" w:themeShade="80"/>
      <w:sz w:val="24"/>
      <w:szCs w:val="20"/>
    </w:rPr>
  </w:style>
  <w:style w:type="paragraph" w:customStyle="1" w:styleId="25">
    <w:name w:val="כולל 2"/>
    <w:basedOn w:val="affb"/>
    <w:link w:val="26"/>
    <w:qFormat/>
    <w:rsid w:val="00B93B58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B93B58"/>
    <w:rPr>
      <w:rFonts w:ascii="Fb Fontext" w:hAnsi="Fb Fontext" w:cs="FrankRuehl"/>
      <w:spacing w:val="-4"/>
      <w:sz w:val="18"/>
      <w:szCs w:val="20"/>
    </w:rPr>
  </w:style>
  <w:style w:type="paragraph" w:customStyle="1" w:styleId="afffd">
    <w:name w:val="ד''ה משנה"/>
    <w:basedOn w:val="a"/>
    <w:link w:val="afffe"/>
    <w:qFormat/>
    <w:rsid w:val="005670C9"/>
    <w:pPr>
      <w:spacing w:before="120"/>
      <w:ind w:end="320"/>
      <w:contextualSpacing/>
      <w:jc w:val="center"/>
    </w:pPr>
    <w:rPr>
      <w:rFonts w:cs="BA Vilna Bold"/>
      <w:sz w:val="22"/>
      <w:szCs w:val="22"/>
    </w:rPr>
  </w:style>
  <w:style w:type="character" w:customStyle="1" w:styleId="afffe">
    <w:name w:val="ד''ה משנה תו"/>
    <w:basedOn w:val="a0"/>
    <w:link w:val="afffd"/>
    <w:rsid w:val="005670C9"/>
    <w:rPr>
      <w:rFonts w:ascii="BA Fontov Regular" w:hAnsi="BA Fontov Regular" w:cs="BA Vilna Bold"/>
      <w:spacing w:val="4"/>
      <w:sz w:val="22"/>
      <w:szCs w:val="22"/>
    </w:rPr>
  </w:style>
  <w:style w:type="paragraph" w:customStyle="1" w:styleId="affff">
    <w:name w:val="מבואה"/>
    <w:basedOn w:val="a"/>
    <w:link w:val="affff0"/>
    <w:qFormat/>
    <w:rsid w:val="00B93B58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0"/>
    <w:link w:val="affff"/>
    <w:rsid w:val="00B93B58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1">
    <w:name w:val="טור הערות לאוקמי"/>
    <w:basedOn w:val="aff1"/>
    <w:link w:val="affff2"/>
    <w:qFormat/>
    <w:rsid w:val="00B93B58"/>
    <w:pPr>
      <w:ind w:left="113" w:hanging="113"/>
    </w:pPr>
  </w:style>
  <w:style w:type="character" w:customStyle="1" w:styleId="affff2">
    <w:name w:val="טור הערות לאוקמי תו"/>
    <w:basedOn w:val="aff2"/>
    <w:link w:val="affff1"/>
    <w:rsid w:val="00B93B58"/>
    <w:rPr>
      <w:rFonts w:ascii="BA Fontov Regular" w:hAnsi="BA Fontov Regular" w:cs="FrankRuehl"/>
      <w:sz w:val="18"/>
      <w:szCs w:val="20"/>
    </w:rPr>
  </w:style>
  <w:style w:type="paragraph" w:styleId="affff3">
    <w:name w:val="Body Text First Indent"/>
    <w:basedOn w:val="af1"/>
    <w:link w:val="affff4"/>
    <w:uiPriority w:val="99"/>
    <w:semiHidden/>
    <w:unhideWhenUsed/>
    <w:rsid w:val="00B93B58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B93B58"/>
    <w:rPr>
      <w:rFonts w:ascii="David" w:hAnsi="David" w:cs="FrankRuehl"/>
      <w:w w:val="92"/>
      <w:sz w:val="18"/>
      <w:szCs w:val="20"/>
    </w:rPr>
  </w:style>
  <w:style w:type="paragraph" w:customStyle="1" w:styleId="041">
    <w:name w:val="0.4"/>
    <w:basedOn w:val="a"/>
    <w:link w:val="042"/>
    <w:qFormat/>
    <w:rsid w:val="00B93B58"/>
    <w:rPr>
      <w:rFonts w:ascii="Fb Fontext" w:hAnsi="Fb Fontext"/>
      <w:spacing w:val="-8"/>
    </w:rPr>
  </w:style>
  <w:style w:type="paragraph" w:customStyle="1" w:styleId="021">
    <w:name w:val="0.2"/>
    <w:basedOn w:val="041"/>
    <w:link w:val="022"/>
    <w:rsid w:val="00B93B58"/>
  </w:style>
  <w:style w:type="character" w:customStyle="1" w:styleId="042">
    <w:name w:val="0.4 תו"/>
    <w:basedOn w:val="a0"/>
    <w:link w:val="041"/>
    <w:rsid w:val="00B93B58"/>
    <w:rPr>
      <w:rFonts w:ascii="Fb Fontext" w:hAnsi="Fb Fontext" w:cs="FrankRuehl"/>
      <w:spacing w:val="-8"/>
      <w:sz w:val="18"/>
      <w:szCs w:val="20"/>
    </w:rPr>
  </w:style>
  <w:style w:type="character" w:customStyle="1" w:styleId="022">
    <w:name w:val="0.2 תו"/>
    <w:basedOn w:val="042"/>
    <w:link w:val="021"/>
    <w:rsid w:val="00B93B58"/>
    <w:rPr>
      <w:rFonts w:ascii="Fb Fontext" w:hAnsi="Fb Fontext" w:cs="FrankRuehl"/>
      <w:spacing w:val="-8"/>
      <w:sz w:val="18"/>
      <w:szCs w:val="20"/>
    </w:rPr>
  </w:style>
  <w:style w:type="paragraph" w:customStyle="1" w:styleId="01">
    <w:name w:val="0.1 משנה"/>
    <w:basedOn w:val="afff5"/>
    <w:link w:val="010"/>
    <w:qFormat/>
    <w:rsid w:val="00B93B58"/>
    <w:rPr>
      <w:b/>
      <w:spacing w:val="-4"/>
      <w:sz w:val="22"/>
      <w:szCs w:val="22"/>
    </w:rPr>
  </w:style>
  <w:style w:type="paragraph" w:customStyle="1" w:styleId="03">
    <w:name w:val="0.3 משנה"/>
    <w:basedOn w:val="01"/>
    <w:link w:val="030"/>
    <w:qFormat/>
    <w:rsid w:val="00B93B58"/>
    <w:rPr>
      <w:rFonts w:ascii="Fb Fontext" w:hAnsi="Fb Fontext"/>
      <w:b w:val="0"/>
      <w:spacing w:val="-8"/>
      <w:sz w:val="22"/>
      <w:szCs w:val="22"/>
    </w:rPr>
  </w:style>
  <w:style w:type="character" w:customStyle="1" w:styleId="010">
    <w:name w:val="0.1 משנה תו"/>
    <w:basedOn w:val="afff6"/>
    <w:link w:val="01"/>
    <w:rsid w:val="00B93B58"/>
    <w:rPr>
      <w:rFonts w:ascii="BA Fontov Regular" w:hAnsi="BA Fontov Regular" w:cs="Guttman Vilna"/>
      <w:b/>
      <w:bCs w:val="0"/>
      <w:spacing w:val="-4"/>
      <w:sz w:val="20"/>
      <w:szCs w:val="20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B93B58"/>
    <w:rPr>
      <w:rFonts w:ascii="Fb Fontext" w:hAnsi="Fb Fontext" w:cs="Guttman Vilna"/>
      <w:b w:val="0"/>
      <w:bCs w:val="0"/>
      <w:spacing w:val="-8"/>
      <w:sz w:val="20"/>
      <w:szCs w:val="20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B93B58"/>
  </w:style>
  <w:style w:type="character" w:customStyle="1" w:styleId="12">
    <w:name w:val="סגנון1 תו"/>
    <w:basedOn w:val="030"/>
    <w:link w:val="11"/>
    <w:rsid w:val="00B93B58"/>
    <w:rPr>
      <w:rFonts w:ascii="Fb Fontext" w:hAnsi="Fb Fontext" w:cs="Guttman Vilna"/>
      <w:b w:val="0"/>
      <w:bCs w:val="0"/>
      <w:spacing w:val="-8"/>
      <w:sz w:val="20"/>
      <w:szCs w:val="20"/>
      <w:shd w:val="clear" w:color="auto" w:fill="F2F2F2" w:themeFill="background1" w:themeFillShade="F2"/>
    </w:rPr>
  </w:style>
  <w:style w:type="paragraph" w:customStyle="1" w:styleId="affff5">
    <w:name w:val="חציצה"/>
    <w:basedOn w:val="a"/>
    <w:link w:val="affff6"/>
    <w:qFormat/>
    <w:rsid w:val="00E4644A"/>
    <w:pPr>
      <w:jc w:val="center"/>
    </w:pPr>
    <w:rPr>
      <w:rFonts w:ascii="BA • Vilna Light" w:hAnsi="BA • Vilna Light" w:cs="BA • Vilna Light"/>
      <w:color w:val="BF8F00" w:themeColor="accent4" w:themeShade="BF"/>
    </w:rPr>
  </w:style>
  <w:style w:type="character" w:customStyle="1" w:styleId="affff6">
    <w:name w:val="חציצה תו"/>
    <w:basedOn w:val="a0"/>
    <w:link w:val="affff5"/>
    <w:rsid w:val="00E4644A"/>
    <w:rPr>
      <w:rFonts w:ascii="BA • Vilna Light" w:hAnsi="BA • Vilna Light" w:cs="BA • Vilna Light"/>
      <w:color w:val="BF8F00" w:themeColor="accent4" w:themeShade="BF"/>
      <w:spacing w:val="4"/>
      <w:sz w:val="18"/>
      <w:szCs w:val="18"/>
    </w:rPr>
  </w:style>
  <w:style w:type="paragraph" w:customStyle="1" w:styleId="affff7">
    <w:name w:val="פסוק"/>
    <w:basedOn w:val="a"/>
    <w:link w:val="affff8"/>
    <w:qFormat/>
    <w:rsid w:val="00927FB8"/>
    <w:rPr>
      <w:rFonts w:ascii="BA TM • Tzlotana" w:hAnsi="BA TM • Tzlotana" w:cs="BA TM • Tzlotana"/>
      <w:sz w:val="16"/>
    </w:rPr>
  </w:style>
  <w:style w:type="character" w:customStyle="1" w:styleId="affff8">
    <w:name w:val="פסוק תו"/>
    <w:basedOn w:val="a0"/>
    <w:link w:val="affff7"/>
    <w:rsid w:val="00927FB8"/>
    <w:rPr>
      <w:rFonts w:ascii="BA TM • Tzlotana" w:hAnsi="BA TM • Tzlotana" w:cs="BA TM • Tzlotana"/>
      <w:spacing w:val="4"/>
      <w:sz w:val="16"/>
      <w:szCs w:val="18"/>
    </w:rPr>
  </w:style>
  <w:style w:type="paragraph" w:styleId="affff9">
    <w:name w:val="No Spacing"/>
    <w:link w:val="affffa"/>
    <w:uiPriority w:val="1"/>
    <w:qFormat/>
    <w:rsid w:val="00B93B58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paragraph" w:customStyle="1" w:styleId="affffb">
    <w:name w:val="אמוראים"/>
    <w:basedOn w:val="a"/>
    <w:link w:val="affffc"/>
    <w:autoRedefine/>
    <w:qFormat/>
    <w:rsid w:val="00D16D7B"/>
    <w:rPr>
      <w:rFonts w:cs="BA Vilna Bold"/>
      <w:szCs w:val="14"/>
    </w:rPr>
  </w:style>
  <w:style w:type="character" w:customStyle="1" w:styleId="affffc">
    <w:name w:val="אמוראים תו"/>
    <w:basedOn w:val="a0"/>
    <w:link w:val="affffb"/>
    <w:rsid w:val="00D16D7B"/>
    <w:rPr>
      <w:rFonts w:ascii="BA Fontov Regular" w:hAnsi="BA Fontov Regular" w:cs="BA Vilna Bold"/>
      <w:spacing w:val="4"/>
      <w:sz w:val="18"/>
      <w:szCs w:val="14"/>
    </w:rPr>
  </w:style>
  <w:style w:type="paragraph" w:customStyle="1" w:styleId="affffd">
    <w:name w:val="נושא"/>
    <w:basedOn w:val="a"/>
    <w:link w:val="affffe"/>
    <w:autoRedefine/>
    <w:qFormat/>
    <w:rsid w:val="006C7D1C"/>
    <w:pPr>
      <w:spacing w:before="120"/>
      <w:jc w:val="center"/>
    </w:pPr>
    <w:rPr>
      <w:rFonts w:ascii="BA TM • Vilna Extra-Bold" w:hAnsi="BA TM • Vilna Extra-Bold" w:cs="BA TM • Vilna Extra-Bold"/>
      <w:spacing w:val="-2"/>
      <w:sz w:val="16"/>
      <w:szCs w:val="16"/>
    </w:rPr>
  </w:style>
  <w:style w:type="character" w:customStyle="1" w:styleId="affffe">
    <w:name w:val="נושא תו"/>
    <w:basedOn w:val="a0"/>
    <w:link w:val="affffd"/>
    <w:rsid w:val="006C7D1C"/>
    <w:rPr>
      <w:rFonts w:ascii="BA TM • Vilna Extra-Bold" w:hAnsi="BA TM • Vilna Extra-Bold" w:cs="BA TM • Vilna Extra-Bold"/>
      <w:spacing w:val="-2"/>
      <w:sz w:val="16"/>
      <w:szCs w:val="16"/>
    </w:rPr>
  </w:style>
  <w:style w:type="paragraph" w:customStyle="1" w:styleId="36">
    <w:name w:val="חלון 3"/>
    <w:basedOn w:val="a"/>
    <w:link w:val="37"/>
    <w:autoRedefine/>
    <w:qFormat/>
    <w:rsid w:val="00846579"/>
    <w:pPr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846579"/>
    <w:rPr>
      <w:rFonts w:ascii="BA TM • Vilna Extra-Bold" w:hAnsi="BA TM • Vilna Extra-Bold" w:cs="BA TM • Vilna Extra-Bold"/>
      <w:color w:val="767171" w:themeColor="background2" w:themeShade="80"/>
      <w:spacing w:val="2"/>
      <w:sz w:val="14"/>
      <w:szCs w:val="14"/>
    </w:rPr>
  </w:style>
  <w:style w:type="character" w:customStyle="1" w:styleId="27">
    <w:name w:val="אמוראים תו 2"/>
    <w:basedOn w:val="a0"/>
    <w:uiPriority w:val="1"/>
    <w:qFormat/>
    <w:rsid w:val="00846579"/>
    <w:rPr>
      <w:rFonts w:cs="BA Vilna Bold"/>
      <w:bCs w:val="0"/>
      <w:sz w:val="28"/>
      <w:szCs w:val="14"/>
    </w:rPr>
  </w:style>
  <w:style w:type="paragraph" w:customStyle="1" w:styleId="afffff">
    <w:name w:val="משנה בצד"/>
    <w:basedOn w:val="afff0"/>
    <w:link w:val="afffff0"/>
    <w:autoRedefine/>
    <w:qFormat/>
    <w:rsid w:val="00E24454"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character" w:customStyle="1" w:styleId="afffff0">
    <w:name w:val="משנה בצד תו"/>
    <w:basedOn w:val="a0"/>
    <w:link w:val="afffff"/>
    <w:rsid w:val="00E24454"/>
    <w:rPr>
      <w:rFonts w:ascii="BA Vilna Bold" w:hAnsi="BA Vilna Bold" w:cs="BA Vilna Bold"/>
      <w:spacing w:val="4"/>
      <w:position w:val="6"/>
      <w:sz w:val="16"/>
      <w:szCs w:val="16"/>
    </w:rPr>
  </w:style>
  <w:style w:type="paragraph" w:customStyle="1" w:styleId="afffff1">
    <w:name w:val="רקע והסבר"/>
    <w:basedOn w:val="a"/>
    <w:link w:val="afffff2"/>
    <w:qFormat/>
    <w:rsid w:val="00D80E89"/>
    <w:rPr>
      <w:rFonts w:cs="BA • Vilna Light"/>
      <w:spacing w:val="0"/>
      <w:sz w:val="14"/>
      <w:szCs w:val="13"/>
    </w:rPr>
  </w:style>
  <w:style w:type="character" w:customStyle="1" w:styleId="afffff2">
    <w:name w:val="רקע והסבר תו"/>
    <w:basedOn w:val="a0"/>
    <w:link w:val="afffff1"/>
    <w:rsid w:val="00D80E89"/>
    <w:rPr>
      <w:rFonts w:ascii="BA Fontov Regular" w:hAnsi="BA Fontov Regular" w:cs="BA • Vilna Light"/>
      <w:sz w:val="14"/>
      <w:szCs w:val="13"/>
    </w:rPr>
  </w:style>
  <w:style w:type="character" w:customStyle="1" w:styleId="affffa">
    <w:name w:val="ללא מרווח תו"/>
    <w:basedOn w:val="a0"/>
    <w:link w:val="affff9"/>
    <w:uiPriority w:val="1"/>
    <w:rsid w:val="00F02A00"/>
    <w:rPr>
      <w:rFonts w:ascii="BA Fontov Regular" w:hAnsi="BA Fontov Regular" w:cs="FrankRuehl"/>
      <w:sz w:val="18"/>
      <w:szCs w:val="20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  <w:style w:type="paragraph" w:customStyle="1" w:styleId="Hadran">
    <w:name w:val="הדרן"/>
    <w:basedOn w:val="a"/>
    <w:next w:val="a"/>
    <w:qFormat/>
    <w:pPr>
      <w:keepLines/>
      <w:spacing w:before="120" w:after="120"/>
      <w:ind w:left="0" w:hanging="0"/>
      <w:jc w:val="center"/>
    </w:pPr>
    <w:rPr>
      <w:rFonts w:ascii="BA Fontov Regular" w:hAnsi="BA Fontov Regular" w:cs="BA TM • Vilna Extra-Bold"/>
      <w:color w:val="000000"/>
      <w:spacing w:val="4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1C475-805D-4120-90FF-EBEB17D14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31319</TotalTime>
  <Pages>58</Pages>
  <Words>26825</Words>
  <Characters>134127</Characters>
  <Application>Microsoft Office Word</Application>
  <DocSecurity>0</DocSecurity>
  <Lines>1117</Lines>
  <Paragraphs>321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מישהו אחד</cp:lastModifiedBy>
  <cp:revision>159</cp:revision>
  <cp:lastPrinted>2023-05-05T07:51:00Z</cp:lastPrinted>
  <dcterms:created xsi:type="dcterms:W3CDTF">2023-03-29T07:42:00Z</dcterms:created>
  <dcterms:modified xsi:type="dcterms:W3CDTF">2023-05-17T17:11:00Z</dcterms:modified>
</cp:coreProperties>
</file>