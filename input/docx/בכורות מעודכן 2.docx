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BA225" w14:textId="77777777" w:rsidR="006C52B4" w:rsidRDefault="006C52B4" w:rsidP="006C52B4">
      <w:pPr>
        <w:pStyle w:val="afff1"/>
        <w:framePr w:wrap="around"/>
        <w:rPr>
          <w:rtl/>
        </w:rPr>
      </w:pPr>
      <w:r>
        <w:rPr>
          <w:rFonts w:hint="cs"/>
          <w:rtl/>
        </w:rPr>
        <w:t xml:space="preserve">בכורות </w:t>
      </w:r>
    </w:p>
    <w:p w14:paraId="0FE81121" w14:textId="77777777" w:rsidR="006C52B4" w:rsidRDefault="006C52B4" w:rsidP="006C52B4">
      <w:pPr>
        <w:pStyle w:val="afff0"/>
        <w:framePr w:wrap="around"/>
        <w:rPr>
          <w:rtl/>
        </w:rPr>
      </w:pPr>
      <w:r>
        <w:rPr>
          <w:rFonts w:hint="cs"/>
          <w:rtl/>
        </w:rPr>
        <w:t>ב.</w:t>
      </w:r>
    </w:p>
    <w:p w14:paraId="54E5CE7E" w14:textId="77777777" w:rsidR="006542AA" w:rsidRDefault="00000000">
      <w:pPr>
        <w:pStyle w:val="afffff6"/>
      </w:pPr>
      <w:r>
        <w:rPr>
          <w:rFonts w:hint="cs"/>
          <w:rtl/>
        </w:rPr>
        <w:t>פרק ראשון - הלוקח עובר חמורו</w:t>
      </w:r>
    </w:p>
    <w:p w14:paraId="0F2F97C3" w14:textId="77777777" w:rsidR="006542AA" w:rsidRDefault="00000000">
      <w:pPr>
        <w:pStyle w:val="afffff5"/>
        <w:framePr w:wrap="around"/>
      </w:pPr>
      <w:r>
        <w:t>משנה א</w:t>
      </w:r>
    </w:p>
    <w:p w14:paraId="685FB52D" w14:textId="51494DFF" w:rsidR="006C52B4" w:rsidRDefault="00F63065" w:rsidP="009F73ED">
      <w:pPr>
        <w:pStyle w:val="afff5"/>
        <w:spacing w:before="120"/>
        <w:rPr>
          <w:rtl/>
        </w:rPr>
      </w:pPr>
      <w:r>
        <w:rPr>
          <w:rtl/>
        </w:rPr>
        <w:t xml:space="preserve">הלוקח עובר חמורו של נכרי, והמוכר לו </w:t>
      </w:r>
      <w:r w:rsidR="00FA1A10">
        <w:rPr>
          <w:rtl/>
        </w:rPr>
        <w:t>אע"פ</w:t>
      </w:r>
      <w:r>
        <w:rPr>
          <w:rtl/>
        </w:rPr>
        <w:t xml:space="preserve"> שאינו רשאי, המשתתף לו, והמקבל הימנו, והנותן לו בקבלה - פטור מן הבכורה, שנאמר: </w:t>
      </w:r>
      <w:r>
        <w:rPr>
          <w:rStyle w:val="affffe"/>
          <w:rtl/>
        </w:rPr>
        <w:t>בישראל</w:t>
      </w:r>
      <w:r>
        <w:rPr>
          <w:rtl/>
        </w:rPr>
        <w:t xml:space="preserve"> - אבל לא באחרים: </w:t>
      </w:r>
    </w:p>
    <w:p w14:paraId="03655723" w14:textId="79E97751" w:rsidR="006542AA" w:rsidRDefault="0057284B">
      <w:pPr>
        <w:pStyle w:val="affff7"/>
      </w:pPr>
      <w:r>
        <w:rPr>
          <w:rtl/>
        </w:rPr>
        <w:t xml:space="preserve">  </w:t>
      </w:r>
      <w:r>
        <w:rPr>
          <w:color w:val="7B3F00"/>
        </w:rPr>
        <w:t>למה נשנו כל מקרי המשנה</w:t>
      </w:r>
    </w:p>
    <w:p w14:paraId="61CC7DAE" w14:textId="77777777" w:rsidR="006542AA" w:rsidRDefault="00000000">
      <w:pPr>
        <w:pStyle w:val="36"/>
        <w:framePr w:wrap="notBeside"/>
      </w:pPr>
      <w:r w:rsidRPr="00D11EC0">
        <w:t>וצריכי</w:t>
      </w:r>
      <w:r>
        <w:t>:</w:t>
      </w:r>
    </w:p>
    <w:p w14:paraId="7CFE5D3D" w14:textId="5F1DC600" w:rsidR="00D11EC0" w:rsidRDefault="00D11EC0" w:rsidP="00D11EC0">
      <w:pPr>
        <w:rPr>
          <w:rtl/>
        </w:rPr>
      </w:pPr>
      <w:r>
        <w:rPr>
          <w:rStyle w:val="afffe"/>
          <w:rtl/>
          <w:rPrChange w:id="9071" w:author="עריכה מהאתר" w:date="2026-10-19T06:44:48Z">
            <w:rPr>
              <w:rStyle w:val="afffe"/>
              <w:rtl/>
            </w:rPr>
          </w:rPrChange>
        </w:rPr>
        <w:t xml:space="preserve">מוכר</w:t>
      </w:r>
      <w:r>
        <w:rPr>
          <w:rtl/>
        </w:rPr>
        <w:t xml:space="preserve"> </w:t>
      </w:r>
      <w:r>
        <w:rPr>
          <w:rFonts w:hint="cs"/>
          <w:rtl/>
        </w:rPr>
        <w:t xml:space="preserve">אף שמפקיע מקדושה, הייתי אומר שנקנסנו, קמ"ל </w:t>
      </w:r>
      <w:r>
        <w:rPr>
          <w:rStyle w:val="affffd"/>
          <w:rFonts w:hint="cs"/>
          <w:rtl/>
        </w:rPr>
        <w:t>שפטור</w:t>
      </w:r>
      <w:r>
        <w:rPr>
          <w:rFonts w:hint="cs"/>
          <w:rtl/>
        </w:rPr>
        <w:t xml:space="preserve"> </w:t>
      </w:r>
    </w:p>
    <w:p w14:paraId="454BF5FB" w14:textId="25984DDB" w:rsidR="00D11EC0" w:rsidRDefault="00F63065" w:rsidP="00D11EC0">
      <w:pPr>
        <w:rPr>
          <w:rtl/>
        </w:rPr>
      </w:pPr>
      <w:r>
        <w:rPr>
          <w:rStyle w:val="afffe"/>
          <w:rtl/>
          <w:rPrChange w:id="9072" w:author="עריכה מהאתר" w:date="2026-10-19T06:44:48Z">
            <w:rPr>
              <w:rStyle w:val="afffe"/>
              <w:rtl/>
            </w:rPr>
          </w:rPrChange>
        </w:rPr>
        <w:t xml:space="preserve">והמשתתף לו:</w:t>
      </w:r>
      <w:r>
        <w:rPr>
          <w:rtl/>
        </w:rPr>
        <w:t xml:space="preserve"> לאפוקי </w:t>
      </w:r>
      <w:r>
        <w:rPr>
          <w:rStyle w:val="27"/>
          <w:rtl/>
        </w:rPr>
        <w:t>מדר"י</w:t>
      </w:r>
      <w:r w:rsidR="00D11EC0">
        <w:rPr>
          <w:rFonts w:hint="cs"/>
          <w:rtl/>
        </w:rPr>
        <w:t xml:space="preserve"> </w:t>
      </w:r>
      <w:r>
        <w:rPr>
          <w:rtl/>
        </w:rPr>
        <w:t xml:space="preserve">דאמר: שותפות נכרי חייבת בבכורה, </w:t>
      </w:r>
    </w:p>
    <w:p w14:paraId="0E286BBD" w14:textId="705DA324" w:rsidR="0057284B" w:rsidRDefault="00F63065" w:rsidP="00D11EC0">
      <w:pPr>
        <w:rPr>
          <w:rtl/>
        </w:rPr>
      </w:pPr>
      <w:r>
        <w:rPr>
          <w:rStyle w:val="afffe"/>
          <w:rtl/>
          <w:rPrChange w:id="9073" w:author="עריכה מהאתר" w:date="2026-10-19T06:44:48Z">
            <w:rPr>
              <w:rStyle w:val="afffe"/>
              <w:rtl/>
            </w:rPr>
          </w:rPrChange>
        </w:rPr>
        <w:t xml:space="preserve">והמקבל</w:t>
      </w:r>
      <w:r>
        <w:rPr>
          <w:rtl/>
        </w:rPr>
        <w:t xml:space="preserve"> - </w:t>
      </w:r>
      <w:r>
        <w:rPr>
          <w:rFonts w:hint="cs"/>
          <w:rtl/>
        </w:rPr>
        <w:t xml:space="preserve">משום סיפ</w:t>
      </w:r>
      <w:del w:id="9001" w:author="עריכה מהאתר" w:date="2026-10-12T07:09:33Z">
        <w:r>
          <w:rPr>
            <w:rFonts w:hint="cs"/>
            <w:rtl/>
          </w:rPr>
          <w:delText xml:space="preserve">א </w:delText>
        </w:r>
      </w:del>
      <w:ins w:id="9002" w:author="עריכה מהאתר" w:date="2026-10-12T07:09:33Z">
        <w:r>
          <w:rPr>
            <w:rFonts w:hint="cs"/>
            <w:rtl/>
          </w:rPr>
          <w:t xml:space="preserve">א דה</w:t>
        </w:r>
      </w:ins>
      <w:del w:id="9003" w:author="עריכה מהאתר" w:date="2026-10-12T07:09:33Z">
        <w:r>
          <w:rPr>
            <w:rFonts w:hint="cs"/>
            <w:rtl/>
          </w:rPr>
          <w:delText xml:space="preserve">של</w:delText>
        </w:r>
      </w:del>
      <w:del w:id="9004" w:author="עריכה מהאתר" w:date="2026-10-12T07:09:33Z">
        <w:r>
          <w:rPr>
            <w:rFonts w:hint="cs"/>
            <w:rtl/>
          </w:rPr>
          <w:delText xml:space="preserve"> </w:delText>
        </w:r>
      </w:del>
      <w:r>
        <w:rPr>
          <w:rFonts w:hint="cs"/>
          <w:rtl/>
        </w:rPr>
        <w:t>נותן</w:t>
      </w:r>
      <w:r w:rsidR="00D11EC0">
        <w:rPr>
          <w:rFonts w:hint="cs"/>
          <w:rtl/>
        </w:rPr>
        <w:t xml:space="preserve"> </w:t>
      </w:r>
      <w:r>
        <w:rPr>
          <w:rFonts w:hint="cs"/>
          <w:rtl/>
        </w:rPr>
        <w:t xml:space="preserve">בקבלה, </w:t>
      </w:r>
      <w:r>
        <w:rPr>
          <w:rStyle w:val="27"/>
          <w:rFonts w:hint="cs"/>
          <w:rtl/>
          <w:rPrChange w:id="9074" w:author="עריכה מהאתר" w:date="2026-10-19T06:44:48Z">
            <w:rPr>
              <w:rStyle w:val="27"/>
              <w:rFonts w:hint="cs"/>
              <w:rtl/>
            </w:rPr>
          </w:rPrChange>
        </w:rPr>
        <w:t xml:space="preserve">שהייתי אומר:</w:t>
      </w:r>
      <w:r>
        <w:rPr>
          <w:rtl/>
        </w:rPr>
        <w:t xml:space="preserve"> הואיל ועיקר בהמה של ישראל היא</w:t>
      </w:r>
      <w:r w:rsidR="00D11EC0">
        <w:rPr>
          <w:rFonts w:hint="cs"/>
          <w:rtl/>
        </w:rPr>
        <w:t xml:space="preserve"> </w:t>
      </w:r>
      <w:r>
        <w:rPr>
          <w:rFonts w:hint="cs"/>
          <w:rtl/>
        </w:rPr>
        <w:t xml:space="preserve">נקנסנו </w:t>
      </w:r>
      <w:r>
        <w:rPr>
          <w:rStyle w:val="affffd"/>
          <w:rFonts w:hint="cs"/>
          <w:rtl/>
        </w:rPr>
        <w:t>שמא יחליף</w:t>
      </w:r>
      <w:r>
        <w:rPr>
          <w:rFonts w:hint="cs"/>
          <w:rtl/>
        </w:rPr>
        <w:t>,</w:t>
      </w:r>
      <w:r w:rsidR="00D11EC0">
        <w:rPr>
          <w:rFonts w:hint="cs"/>
          <w:rtl/>
        </w:rPr>
        <w:t xml:space="preserve"> ק</w:t>
      </w:r>
      <w:r>
        <w:rPr>
          <w:rFonts w:hint="cs"/>
          <w:rtl/>
        </w:rPr>
        <w:t>מ"ל</w:t>
      </w:r>
      <w:r w:rsidR="00D11EC0">
        <w:rPr>
          <w:rFonts w:hint="cs"/>
          <w:rtl/>
        </w:rPr>
        <w:t xml:space="preserve"> </w:t>
      </w:r>
      <w:r>
        <w:rPr>
          <w:rFonts w:hint="cs"/>
          <w:rtl/>
        </w:rPr>
        <w:t>שלא</w:t>
      </w:r>
      <w:r w:rsidR="00D11EC0">
        <w:rPr>
          <w:rFonts w:hint="cs"/>
          <w:rtl/>
        </w:rPr>
        <w:t xml:space="preserve"> </w:t>
      </w:r>
    </w:p>
    <w:p w14:paraId="59956184" w14:textId="77777777" w:rsidR="006542AA" w:rsidRDefault="00000000">
      <w:pPr>
        <w:pStyle w:val="affff7"/>
      </w:pPr>
      <w:r>
        <w:rPr>
          <w:color w:val="7B3F00"/>
        </w:rPr>
        <w:t>מכירת עובר לנכרי לר' יהודה</w:t>
      </w:r>
    </w:p>
    <w:p w14:paraId="52CAE276" w14:textId="5348A246" w:rsidR="006542AA" w:rsidRDefault="00000000">
      <w:pPr>
        <w:pStyle w:val="36"/>
        <w:framePr w:wrap="notBeside"/>
      </w:pPr>
      <w:r>
        <w:t>תנן שם:</w:t>
      </w:r>
    </w:p>
    <w:p w14:paraId="4C5EBD15" w14:textId="24863D8F" w:rsidR="00B874E6" w:rsidRDefault="00F63065" w:rsidP="00F63065">
      <w:pPr>
        <w:rPr>
          <w:rtl/>
        </w:rPr>
      </w:pPr>
      <w:r>
        <w:rPr>
          <w:rStyle w:val="27"/>
          <w:rtl/>
          <w:rPrChange w:id="9075" w:author="עריכה מהאתר" w:date="2026-10-19T06:44:48Z">
            <w:rPr>
              <w:rStyle w:val="27"/>
              <w:rtl/>
            </w:rPr>
          </w:rPrChange>
        </w:rPr>
        <w:t xml:space="preserve">ר' יהודה</w:t>
      </w:r>
      <w:r>
        <w:rPr>
          <w:rtl/>
        </w:rPr>
        <w:t xml:space="preserve"> מתיר </w:t>
      </w:r>
      <w:r>
        <w:rPr>
          <w:rStyle w:val="affffd"/>
          <w:rtl/>
        </w:rPr>
        <w:t>למכור לנכרי</w:t>
      </w:r>
      <w:r>
        <w:rPr>
          <w:rtl/>
        </w:rPr>
        <w:t xml:space="preserve"> בשבורה, </w:t>
      </w:r>
      <w:r>
        <w:rPr>
          <w:rStyle w:val="27"/>
          <w:rtl/>
          <w:rPrChange w:id="9076" w:author="עריכה מהאתר" w:date="2026-10-19T06:44:48Z">
            <w:rPr>
              <w:rStyle w:val="27"/>
              <w:rtl/>
            </w:rPr>
          </w:rPrChange>
        </w:rPr>
        <w:t xml:space="preserve">בן בתירא</w:t>
      </w:r>
      <w:r>
        <w:rPr>
          <w:rtl/>
        </w:rPr>
        <w:t xml:space="preserve"> מתיר בסוס</w:t>
      </w:r>
      <w:r w:rsidR="0057284B">
        <w:rPr>
          <w:rtl/>
        </w:rPr>
        <w:t>.</w:t>
      </w:r>
    </w:p>
    <w:p w14:paraId="69889DE7" w14:textId="77777777" w:rsidR="006542AA" w:rsidRDefault="00000000">
      <w:pPr>
        <w:pStyle w:val="36"/>
        <w:framePr w:wrap="notBeside"/>
      </w:pPr>
      <w:r w:rsidRPr="00D25F87">
        <w:t>איבעיא להו</w:t>
      </w:r>
      <w:r>
        <w:t>:</w:t>
      </w:r>
    </w:p>
    <w:p w14:paraId="391E8780" w14:textId="140F0372" w:rsidR="00D25F87" w:rsidRDefault="00F63065" w:rsidP="00B874E6">
      <w:pPr>
        <w:rPr>
          <w:rtl/>
        </w:rPr>
      </w:pPr>
      <w:del w:id="9001" w:author="עריכה מהאתר" w:date="2026-10-12T07:09:37Z">
        <w:r>
          <w:rPr>
            <w:rtl/>
          </w:rPr>
          <w:delText xml:space="preserve">עובר </w:delText>
        </w:r>
      </w:del>
      <w:ins w:id="9002" w:author="עריכה מהאתר" w:date="2026-10-12T07:09:37Z">
        <w:r>
          <w:rPr>
            <w:rtl/>
          </w:rPr>
          <w:t xml:space="preserve">דין עובר לר''י עובר מ</w:t>
        </w:r>
      </w:ins>
      <w:del w:id="9003" w:author="עריכה מהאתר" w:date="2026-10-12T07:09:37Z">
        <w:r>
          <w:rPr>
            <w:rFonts w:hint="cs"/>
            <w:rtl/>
          </w:rPr>
          <w:delText xml:space="preserve">מ</w:delText>
        </w:r>
      </w:del>
      <w:r>
        <w:rPr>
          <w:rFonts w:hint="cs"/>
          <w:rtl/>
        </w:rPr>
        <w:t xml:space="preserve">ה</w:t>
      </w:r>
      <w:r w:rsidR="00B874E6">
        <w:rPr>
          <w:rFonts w:hint="cs"/>
          <w:rtl/>
        </w:rPr>
        <w:t xml:space="preserve"> </w:t>
      </w:r>
      <w:r w:rsidRPr="009F73ED">
        <w:rPr>
          <w:rStyle w:val="27"/>
          <w:rFonts w:hint="eastAsia"/>
          <w:rtl/>
        </w:rPr>
        <w:t>לר</w:t>
      </w:r>
      <w:r w:rsidRPr="009F73ED">
        <w:rPr>
          <w:rStyle w:val="27"/>
          <w:rtl/>
        </w:rPr>
        <w:t>"י</w:t>
      </w:r>
      <w:r>
        <w:rPr>
          <w:rFonts w:hint="cs"/>
          <w:rtl/>
        </w:rPr>
        <w:t xml:space="preserve">? אם </w:t>
      </w:r>
      <w:r>
        <w:rPr>
          <w:rStyle w:val="affffd"/>
          <w:rFonts w:hint="cs"/>
          <w:rtl/>
        </w:rPr>
        <w:t>טעמו</w:t>
      </w:r>
      <w:r w:rsidR="00B874E6">
        <w:rPr>
          <w:rFonts w:hint="cs"/>
          <w:rtl/>
        </w:rPr>
        <w:t xml:space="preserve"> </w:t>
      </w:r>
      <w:r>
        <w:rPr>
          <w:rFonts w:hint="cs"/>
          <w:rtl/>
        </w:rPr>
        <w:t>משום</w:t>
      </w:r>
      <w:r w:rsidR="00B874E6">
        <w:rPr>
          <w:rFonts w:hint="cs"/>
          <w:rtl/>
        </w:rPr>
        <w:t xml:space="preserve"> </w:t>
      </w:r>
      <w:r>
        <w:rPr>
          <w:rFonts w:hint="cs"/>
          <w:rtl/>
        </w:rPr>
        <w:t>שבורה, גם</w:t>
      </w:r>
      <w:r w:rsidR="00B874E6">
        <w:rPr>
          <w:rFonts w:hint="cs"/>
          <w:rtl/>
        </w:rPr>
        <w:t xml:space="preserve"> עובר שבור הוא </w:t>
      </w:r>
    </w:p>
    <w:p w14:paraId="63411882" w14:textId="282B5F2C" w:rsidR="006542AA" w:rsidRDefault="00000000">
      <w:pPr>
        <w:pStyle w:val="36"/>
        <w:framePr w:wrap="notBeside"/>
      </w:pPr>
      <w:r>
        <w:tab/>
      </w:r>
      <w:r w:rsidR="00B874E6" w:rsidRPr="00D25F87">
        <w:t>א</w:t>
      </w:r>
      <w:r>
        <w:t>ו"ד:</w:t>
      </w:r>
    </w:p>
    <w:p w14:paraId="5356195A" w14:textId="4020BB34" w:rsidR="00B874E6" w:rsidRDefault="00B874E6" w:rsidP="00B874E6">
      <w:pPr>
        <w:rPr>
          <w:rtl/>
        </w:rPr>
      </w:pPr>
      <w:r>
        <w:rPr>
          <w:rFonts w:hint="cs"/>
          <w:rtl/>
        </w:rPr>
        <w:t xml:space="preserve">שבורה </w:t>
      </w:r>
      <w:r w:rsidR="00D25F87">
        <w:rPr>
          <w:rFonts w:hint="cs"/>
          <w:rtl/>
        </w:rPr>
        <w:t>לא</w:t>
      </w:r>
      <w:r>
        <w:rPr>
          <w:rFonts w:hint="cs"/>
          <w:rtl/>
        </w:rPr>
        <w:t xml:space="preserve"> </w:t>
      </w:r>
      <w:r w:rsidR="00D25F87">
        <w:rPr>
          <w:rFonts w:hint="cs"/>
          <w:rtl/>
        </w:rPr>
        <w:t>דרכו</w:t>
      </w:r>
      <w:r>
        <w:rPr>
          <w:rFonts w:hint="cs"/>
          <w:rtl/>
        </w:rPr>
        <w:t xml:space="preserve">, אבל עובר </w:t>
      </w:r>
      <w:r w:rsidR="00D25F87">
        <w:rPr>
          <w:rFonts w:hint="cs"/>
          <w:rtl/>
        </w:rPr>
        <w:t>דרכו</w:t>
      </w:r>
      <w:r>
        <w:rPr>
          <w:rFonts w:hint="cs"/>
          <w:rtl/>
        </w:rPr>
        <w:t xml:space="preserve"> </w:t>
      </w:r>
      <w:r w:rsidR="00D25F87">
        <w:rPr>
          <w:rStyle w:val="affffd"/>
          <w:rFonts w:hint="cs"/>
          <w:rtl/>
        </w:rPr>
        <w:t>ואינו שבור</w:t>
      </w:r>
      <w:r w:rsidR="00D25F87">
        <w:rPr>
          <w:rFonts w:hint="cs"/>
          <w:rtl/>
        </w:rPr>
        <w:t xml:space="preserve"> </w:t>
      </w:r>
    </w:p>
    <w:p w14:paraId="291781A4" w14:textId="42BAA051" w:rsidR="006542AA" w:rsidRDefault="00000000">
      <w:pPr>
        <w:pStyle w:val="36"/>
        <w:framePr w:wrap="notBeside"/>
      </w:pPr>
      <w:r>
        <w:t>ת"ש: א.</w:t>
      </w:r>
    </w:p>
    <w:p w14:paraId="05D5324B" w14:textId="799E7BD3" w:rsidR="00B874E6" w:rsidRDefault="00F63065" w:rsidP="00B874E6">
      <w:pPr>
        <w:rPr>
          <w:rtl/>
        </w:rPr>
      </w:pPr>
      <w:r>
        <w:rPr>
          <w:rtl/>
        </w:rPr>
        <w:t xml:space="preserve">והמוכר לו אף שאינו רשאי </w:t>
      </w:r>
      <w:r>
        <w:rPr>
          <w:rStyle w:val="affffd"/>
          <w:rtl/>
          <w:rPrChange w:id="9077" w:author="עריכה מהאתר" w:date="2026-10-19T06:44:48Z">
            <w:rPr>
              <w:rStyle w:val="affffd"/>
              <w:rtl/>
            </w:rPr>
          </w:rPrChange>
        </w:rPr>
        <w:t xml:space="preserve">ול</w:t>
      </w:r>
      <w:del w:id="9001" w:author="עריכה מהאתר" w:date="2026-10-12T07:09:52Z">
        <w:r>
          <w:rPr>
            <w:rtl/>
          </w:rPr>
          <w:delText xml:space="preserve">א חולק ר' יהודה</w:delText>
        </w:r>
      </w:del>
      <w:ins w:id="9002" w:author="עריכה מהאתר" w:date="2026-10-12T07:09:52Z">
        <w:r>
          <w:rPr>
            <w:rStyle w:val="affffd"/>
            <w:rtl/>
            <w:rPrChange w:id="9078" w:author="עריכה מהאתר" w:date="2026-10-19T06:44:48Z">
              <w:rPr>
                <w:rStyle w:val="affffd"/>
                <w:rtl/>
              </w:rPr>
            </w:rPrChange>
          </w:rPr>
          <w:t xml:space="preserve">כאו' ר''י לא חלק</w:t>
        </w:r>
      </w:ins>
      <w:r>
        <w:rPr>
          <w:rStyle w:val="affffd"/>
          <w:rFonts w:hint="cs"/>
          <w:rtl/>
          <w:rPrChange w:id="9079" w:author="עריכה מהאתר" w:date="2026-10-19T06:44:48Z">
            <w:rPr>
              <w:rStyle w:val="affffd"/>
              <w:rFonts w:hint="cs"/>
              <w:rtl/>
            </w:rPr>
          </w:rPrChange>
        </w:rPr>
        <w:t xml:space="preserve"> </w:t>
      </w:r>
      <w:r>
        <w:rPr>
          <w:rStyle w:val="affffd"/>
          <w:rFonts w:hint="cs"/>
          <w:rtl/>
          <w:rPrChange w:id="9080" w:author="עריכה מהאתר" w:date="2026-10-19T06:44:48Z">
            <w:rPr>
              <w:rStyle w:val="affffd"/>
              <w:rFonts w:hint="cs"/>
              <w:rtl/>
            </w:rPr>
          </w:rPrChange>
        </w:rPr>
        <w:t xml:space="preserve">- משמע שאסור</w:t>
      </w:r>
    </w:p>
    <w:p>
      <w:pPr>
        <w:pStyle w:val="36"/>
        <w:rPr>
          <w:ins w:id="9802" w:author="עריכה מהאתר" w:date="2026-10-12T07:09:49Z"/>
        </w:rPr>
      </w:pPr>
      <w:ins w:id="9803" w:author="עריכה מהאתר" w:date="2026-10-12T07:09:49Z">
        <w:r>
          <w:t xml:space="preserve">ודחי' דליטעמיך</w:t>
        </w:r>
      </w:ins>
    </w:p>
    <w:p w14:paraId="5EF7262F" w14:textId="31D6A377" w:rsidR="00B874E6" w:rsidRDefault="00F63065" w:rsidP="00F63065">
      <w:pPr>
        <w:rPr>
          <w:rtl/>
        </w:rPr>
      </w:pPr>
      <w:del w:id="9801" w:author="עריכה מהאתר" w:date="2026-10-12T07:09:49Z">
        <w:r>
          <w:rPr>
            <w:rtl/>
          </w:rPr>
          <w:delText xml:space="preserve">ודחי' דליטעמיך </w:delText>
        </w:r>
      </w:del>
      <w:r>
        <w:rPr>
          <w:rtl/>
        </w:rPr>
        <w:t xml:space="preserve">המשתתף לו, והמקבל ממנו, והנותן לו בקבלה, שלא שנה </w:t>
      </w:r>
      <w:r>
        <w:rPr>
          <w:rStyle w:val="affffd"/>
          <w:rtl/>
        </w:rPr>
        <w:t>מחלוקתו</w:t>
      </w:r>
      <w:r>
        <w:rPr>
          <w:rtl/>
        </w:rPr>
        <w:t xml:space="preserve">, כך גם שלא חולק? </w:t>
      </w:r>
      <w:r>
        <w:rPr>
          <w:rStyle w:val="27"/>
          <w:rtl/>
          <w:rPrChange w:id="9081" w:author="עריכה מהאתר" w:date="2026-10-19T06:44:48Z">
            <w:rPr>
              <w:rStyle w:val="27"/>
              <w:rtl/>
            </w:rPr>
          </w:rPrChange>
        </w:rPr>
        <w:t xml:space="preserve">אלא</w:t>
      </w:r>
      <w:r>
        <w:rPr>
          <w:rtl/>
        </w:rPr>
        <w:t xml:space="preserve"> חולק ולא שנה, </w:t>
      </w:r>
      <w:del w:id="9001" w:author="עריכה מהאתר" w:date="2026-10-12T07:09:56Z">
        <w:r>
          <w:rPr>
            <w:rtl/>
          </w:rPr>
          <w:delText xml:space="preserve">כאן גם - חו</w:delText>
        </w:r>
      </w:del>
      <w:ins w:id="9002" w:author="עריכה מהאתר" w:date="2026-10-12T07:09:56Z">
        <w:r>
          <w:rPr>
            <w:rStyle w:val="27"/>
            <w:rtl/>
            <w:rPrChange w:id="9082" w:author="עריכה מהאתר" w:date="2026-10-19T06:44:48Z">
              <w:rPr>
                <w:rStyle w:val="27"/>
                <w:rtl/>
              </w:rPr>
            </w:rPrChange>
          </w:rPr>
          <w:t xml:space="preserve">גם כאן - ר"י</w:t>
        </w:r>
        <w:r>
          <w:rPr>
            <w:rtl/>
          </w:rPr>
          <w:t xml:space="preserve"> ח</w:t>
        </w:r>
      </w:ins>
      <w:r>
        <w:rPr>
          <w:rtl/>
        </w:rPr>
        <w:t xml:space="preserve">לק ולא שנה.</w:t>
      </w:r>
    </w:p>
    <w:p w14:paraId="4A80C917" w14:textId="70312181" w:rsidR="006542AA" w:rsidRDefault="00000000">
      <w:pPr>
        <w:pStyle w:val="36"/>
        <w:framePr w:wrap="notBeside"/>
      </w:pPr>
      <w:r>
        <w:t xml:space="preserve">ת"ש</w:t>
      </w:r>
      <w:del w:id="9001" w:author="עריכה מהאתר" w:date="2026-10-12T07:10:02Z">
        <w:r>
          <w:delText xml:space="preserve">, ר"י:</w:delText>
        </w:r>
      </w:del>
      <w:ins w:id="9002" w:author="עריכה מהאתר" w:date="2026-10-12T07:10:02Z">
        <w:r>
          <w:t xml:space="preserve">: ב.</w:t>
        </w:r>
      </w:ins>
    </w:p>
    <w:p w14:paraId="49AF6666" w14:textId="6865AC9E" w:rsidR="00B874E6" w:rsidRDefault="00F63065" w:rsidP="00824319">
      <w:pPr>
        <w:rPr>
          <w:rtl/>
        </w:rPr>
      </w:pPr>
      <w:r>
        <w:rPr>
          <w:rtl/>
        </w:rPr>
        <w:t>המקבל בהמה מנכרי</w:t>
      </w:r>
      <w:r w:rsidR="009C0567">
        <w:rPr>
          <w:rtl/>
        </w:rPr>
        <w:t xml:space="preserve"> וילדה </w:t>
      </w:r>
      <w:r>
        <w:rPr>
          <w:rtl/>
        </w:rPr>
        <w:t>מעלין אותו בשוויו, ונותן חצי דמיו לכהן</w:t>
      </w:r>
      <w:r w:rsidR="0057284B">
        <w:rPr>
          <w:rtl/>
        </w:rPr>
        <w:t>.</w:t>
      </w:r>
    </w:p>
    <w:p w14:paraId="68F8383C" w14:textId="5ECA8E5D" w:rsidR="00FA1A10" w:rsidRDefault="00F63065" w:rsidP="00C5567C">
      <w:pPr>
        <w:pStyle w:val="a"/>
        <w:rPr>
          <w:ins w:id="9504" w:author="עריכה מהאתר" w:date="2026-10-12T07:04:52Z"/>
          <w:rtl/>
        </w:rPr>
      </w:pPr>
      <w:r>
        <w:rPr>
          <w:rtl/>
        </w:rPr>
        <w:t>והנותן</w:t>
      </w:r>
      <w:r w:rsidR="00824319">
        <w:rPr>
          <w:rtl/>
        </w:rPr>
        <w:t xml:space="preserve"> לו בקבלה, </w:t>
      </w:r>
      <w:r>
        <w:rPr>
          <w:rtl/>
        </w:rPr>
        <w:t>אף</w:t>
      </w:r>
      <w:r w:rsidR="00824319">
        <w:rPr>
          <w:rtl/>
        </w:rPr>
        <w:t xml:space="preserve"> שאינו רשאי</w:t>
      </w:r>
      <w:r>
        <w:rPr>
          <w:rtl/>
        </w:rPr>
        <w:t xml:space="preserve"> קונסים אותו עד עשרה בדמיו</w:t>
      </w:r>
      <w:r w:rsidR="009C0567">
        <w:rPr>
          <w:rFonts w:hint="cs"/>
          <w:rtl/>
        </w:rPr>
        <w:t>[ה]</w:t>
      </w:r>
      <w:r>
        <w:rPr>
          <w:rtl/>
        </w:rPr>
        <w:t>, ונותן כל דמיו לכהן.</w:t>
      </w:r>
    </w:p>
    <w:p>
      <w:pPr>
        <w:pStyle w:val="a"/>
        <w:rPr>
          <w:rtl/>
        </w:rPr>
      </w:pPr>
      <w:r w:rsidR="009C0567">
        <w:rPr>
          <w:rFonts w:hint="cs"/>
          <w:rtl/>
        </w:rPr>
        <w:t xml:space="preserve"> </w:t>
      </w:r>
      <w:r>
        <w:rPr>
          <w:rFonts w:hint="cs"/>
          <w:rtl/>
        </w:rPr>
        <w:t>לא על העובר</w:t>
      </w:r>
      <w:r w:rsidR="009C0567">
        <w:rPr>
          <w:rFonts w:hint="cs"/>
          <w:rtl/>
        </w:rPr>
        <w:t xml:space="preserve"> מיירי אלא </w:t>
      </w:r>
      <w:r>
        <w:rPr>
          <w:rFonts w:hint="cs"/>
          <w:rtl/>
        </w:rPr>
        <w:t>על</w:t>
      </w:r>
      <w:r w:rsidR="009C0567">
        <w:rPr>
          <w:rFonts w:hint="cs"/>
          <w:rtl/>
        </w:rPr>
        <w:t xml:space="preserve"> </w:t>
      </w:r>
      <w:r>
        <w:rPr>
          <w:rFonts w:hint="cs"/>
          <w:rtl/>
        </w:rPr>
        <w:t>הבהמה,</w:t>
      </w:r>
      <w:r w:rsidR="009C0567">
        <w:rPr>
          <w:rFonts w:hint="cs"/>
          <w:rtl/>
        </w:rPr>
        <w:t xml:space="preserve"> </w:t>
      </w:r>
      <w:r>
        <w:rPr>
          <w:rFonts w:hint="cs"/>
          <w:rtl/>
        </w:rPr>
        <w:t>ושנה</w:t>
      </w:r>
      <w:r w:rsidR="00FA1A10">
        <w:rPr>
          <w:rFonts w:hint="cs"/>
          <w:rtl/>
        </w:rPr>
        <w:t xml:space="preserve"> </w:t>
      </w:r>
      <w:r>
        <w:rPr>
          <w:rFonts w:hint="cs"/>
          <w:rtl/>
        </w:rPr>
        <w:t>'דמיה',</w:t>
      </w:r>
      <w:r w:rsidR="00FA1A10">
        <w:rPr>
          <w:rFonts w:hint="cs"/>
          <w:rtl/>
        </w:rPr>
        <w:t xml:space="preserve"> </w:t>
      </w:r>
      <w:r>
        <w:rPr>
          <w:rFonts w:hint="cs"/>
          <w:rtl/>
        </w:rPr>
        <w:t>וזה שנותן</w:t>
      </w:r>
      <w:r w:rsidR="00FA1A10">
        <w:rPr>
          <w:rFonts w:hint="cs"/>
          <w:rtl/>
        </w:rPr>
        <w:t xml:space="preserve"> לכהן </w:t>
      </w:r>
    </w:p>
    <w:p w14:paraId="15924631" w14:textId="77777777" w:rsidR="00FA1A10" w:rsidRDefault="00FA1A10" w:rsidP="00FA1A10">
      <w:pPr>
        <w:pStyle w:val="afff0"/>
        <w:framePr w:wrap="around"/>
        <w:rPr>
          <w:rtl/>
        </w:rPr>
      </w:pPr>
      <w:r>
        <w:rPr>
          <w:rFonts w:hint="cs"/>
          <w:rtl/>
        </w:rPr>
        <w:t xml:space="preserve">ב: </w:t>
      </w:r>
    </w:p>
    <w:p w14:paraId="279B8AF6" w14:textId="152A8B5B" w:rsidR="00FA1A10" w:rsidRDefault="00FA1A10" w:rsidP="00FA1A10">
      <w:pPr>
        <w:rPr>
          <w:rtl/>
        </w:rPr>
      </w:pPr>
      <w:r>
        <w:rPr>
          <w:rtl/>
        </w:rPr>
        <w:tab/>
      </w:r>
      <w:r>
        <w:rPr>
          <w:rtl/>
        </w:rPr>
        <w:tab/>
      </w:r>
      <w:r>
        <w:rPr>
          <w:rFonts w:hint="cs"/>
          <w:rtl/>
        </w:rPr>
        <w:t xml:space="preserve">מיירי שנתן </w:t>
      </w:r>
      <w:r>
        <w:rPr>
          <w:rStyle w:val="affffd"/>
          <w:rFonts w:hint="cs"/>
          <w:rtl/>
        </w:rPr>
        <w:t>לנכרי</w:t>
      </w:r>
      <w:r>
        <w:rPr>
          <w:rFonts w:hint="cs"/>
          <w:rtl/>
        </w:rPr>
        <w:t xml:space="preserve"> בהמה מעוברת לפיטום, ומתוך שקונסים על הבהמה קנסנו על העובר </w:t>
      </w:r>
    </w:p>
    <w:p w14:paraId="152ECBF2" w14:textId="67B7853A" w:rsidR="006542AA" w:rsidRDefault="00000000">
      <w:pPr>
        <w:pStyle w:val="36"/>
        <w:framePr w:wrap="notBeside"/>
      </w:pPr>
      <w:r>
        <w:t>ר"א- ת"ש: ג.</w:t>
      </w:r>
    </w:p>
    <w:p w14:paraId="3F52CED1" w14:textId="7DADD3D2" w:rsidR="00B874E6" w:rsidRDefault="00FA1A10" w:rsidP="00FA1A10">
      <w:pPr>
        <w:rPr>
          <w:rtl/>
        </w:rPr>
      </w:pPr>
      <w:r>
        <w:rPr>
          <w:rStyle w:val="27"/>
          <w:rtl/>
        </w:rPr>
        <w:lastRenderedPageBreak/>
        <w:t>ר"י</w:t>
      </w:r>
      <w:r w:rsidR="00F63065">
        <w:rPr>
          <w:rtl/>
        </w:rPr>
        <w:t xml:space="preserve"> מתיר בשבורה, מפני שאינה יכולה להתרפאות, הא יכולה להתרפאות - </w:t>
      </w:r>
      <w:r>
        <w:rPr>
          <w:rtl/>
        </w:rPr>
        <w:t>אסור,</w:t>
      </w:r>
      <w:r w:rsidR="00F63065">
        <w:rPr>
          <w:rtl/>
        </w:rPr>
        <w:t xml:space="preserve"> </w:t>
      </w:r>
      <w:r>
        <w:rPr>
          <w:rtl/>
        </w:rPr>
        <w:t>והרי</w:t>
      </w:r>
      <w:r w:rsidR="00F63065">
        <w:rPr>
          <w:rtl/>
        </w:rPr>
        <w:t xml:space="preserve"> עובר</w:t>
      </w:r>
      <w:r>
        <w:rPr>
          <w:rtl/>
        </w:rPr>
        <w:t xml:space="preserve"> נחשב</w:t>
      </w:r>
      <w:r w:rsidR="00F63065">
        <w:rPr>
          <w:rtl/>
        </w:rPr>
        <w:t xml:space="preserve"> </w:t>
      </w:r>
      <w:r>
        <w:rPr>
          <w:rtl/>
        </w:rPr>
        <w:t>גם</w:t>
      </w:r>
      <w:r w:rsidR="00F63065">
        <w:rPr>
          <w:rtl/>
        </w:rPr>
        <w:t xml:space="preserve"> כיכול </w:t>
      </w:r>
      <w:r>
        <w:rPr>
          <w:rtl/>
        </w:rPr>
        <w:t>להתרפאות!</w:t>
      </w:r>
      <w:r w:rsidR="00F63065">
        <w:rPr>
          <w:rtl/>
        </w:rPr>
        <w:t xml:space="preserve"> </w:t>
      </w:r>
      <w:r>
        <w:rPr>
          <w:rtl/>
        </w:rPr>
        <w:t>ש"מ</w:t>
      </w:r>
      <w:r w:rsidR="00F63065">
        <w:rPr>
          <w:rtl/>
        </w:rPr>
        <w:t xml:space="preserve"> </w:t>
      </w:r>
      <w:r>
        <w:rPr>
          <w:rStyle w:val="affffd"/>
          <w:b/>
          <w:bCs/>
          <w:rtl/>
        </w:rPr>
        <w:t>שאסור</w:t>
      </w:r>
      <w:r>
        <w:rPr>
          <w:b/>
          <w:bCs/>
          <w:rtl/>
        </w:rPr>
        <w:t>.</w:t>
      </w:r>
    </w:p>
    <w:p w14:paraId="14B46DC0" w14:textId="449FDE2C" w:rsidR="00FA1A10" w:rsidRDefault="00F63065" w:rsidP="00FA1A10">
      <w:pPr>
        <w:rPr>
          <w:rtl/>
        </w:rPr>
      </w:pPr>
      <w:r>
        <w:rPr>
          <w:b/>
          <w:bCs/>
          <w:rtl/>
        </w:rPr>
        <w:t>ויש</w:t>
      </w:r>
      <w:r w:rsidRPr="00FA1A10">
        <w:rPr>
          <w:b/>
          <w:bCs/>
          <w:rtl/>
        </w:rPr>
        <w:t xml:space="preserve"> </w:t>
      </w:r>
      <w:r>
        <w:rPr>
          <w:b/>
          <w:bCs/>
          <w:rtl/>
        </w:rPr>
        <w:t>ששונים</w:t>
      </w:r>
      <w:r w:rsidRPr="00FA1A10">
        <w:rPr>
          <w:b/>
          <w:bCs/>
          <w:rtl/>
        </w:rPr>
        <w:t xml:space="preserve"> </w:t>
      </w:r>
      <w:r>
        <w:rPr>
          <w:b/>
          <w:bCs/>
          <w:rtl/>
        </w:rPr>
        <w:t>אותה</w:t>
      </w:r>
      <w:r w:rsidRPr="00FA1A10">
        <w:rPr>
          <w:b/>
          <w:bCs/>
          <w:rtl/>
        </w:rPr>
        <w:t xml:space="preserve"> </w:t>
      </w:r>
      <w:r>
        <w:rPr>
          <w:b/>
          <w:bCs/>
          <w:rtl/>
        </w:rPr>
        <w:t>על מתני':</w:t>
      </w:r>
      <w:r>
        <w:rPr>
          <w:rtl/>
        </w:rPr>
        <w:t xml:space="preserve"> והמוכר לו, אף שאינו רשאי - לימא מתני' שלא </w:t>
      </w:r>
      <w:r>
        <w:rPr>
          <w:rStyle w:val="27"/>
          <w:rtl/>
        </w:rPr>
        <w:t>כר"י,</w:t>
      </w:r>
      <w:r>
        <w:rPr>
          <w:rtl/>
        </w:rPr>
        <w:t xml:space="preserve"> </w:t>
      </w:r>
      <w:r>
        <w:rPr>
          <w:rFonts w:hint="cs"/>
          <w:rtl/>
        </w:rPr>
        <w:t>שמתיר</w:t>
      </w:r>
      <w:r>
        <w:rPr>
          <w:rtl/>
        </w:rPr>
        <w:t xml:space="preserve"> בשבורה</w:t>
      </w:r>
      <w:del w:id="9001" w:author="עריכה מהאתר" w:date="2026-10-14T12:26:08Z">
        <w:r>
          <w:rPr>
            <w:rtl/>
          </w:rPr>
          <w:delText xml:space="preserve">! </w:delText>
        </w:r>
      </w:del>
      <w:ins w:id="9002" w:author="עריכה מהאתר" w:date="2026-10-14T12:26:08Z">
        <w:r>
          <w:rPr>
            <w:rtl/>
          </w:rPr>
          <w:t xml:space="preserve">!אבאבאבאבאבאבאבאבאבאבאבאבאבאבאבאבאבאבאבאבאבאבאבאבשלום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שלום עולם </w:t>
        </w:r>
      </w:ins>
    </w:p>
    <w:p w14:paraId="68E30DA7" w14:textId="1734E1A6" w:rsidR="00FA1A10" w:rsidRDefault="00FA1A10" w:rsidP="00FA1A10">
      <w:pPr>
        <w:rPr>
          <w:rtl/>
        </w:rPr>
      </w:pPr>
      <w:r>
        <w:rPr>
          <w:rFonts w:hint="cs"/>
          <w:rtl/>
        </w:rPr>
        <w:t xml:space="preserve">ומתרצים: אפי' </w:t>
      </w:r>
      <w:r>
        <w:rPr>
          <w:rStyle w:val="27"/>
          <w:rFonts w:hint="cs"/>
          <w:rtl/>
        </w:rPr>
        <w:t>כר"י:</w:t>
      </w:r>
      <w:r>
        <w:rPr>
          <w:rFonts w:hint="cs"/>
          <w:rtl/>
        </w:rPr>
        <w:t xml:space="preserve"> </w:t>
      </w:r>
      <w:r w:rsidR="00F63065">
        <w:rPr>
          <w:rtl/>
        </w:rPr>
        <w:t xml:space="preserve">שבורה - </w:t>
      </w:r>
      <w:r>
        <w:rPr>
          <w:rtl/>
        </w:rPr>
        <w:t>אין</w:t>
      </w:r>
      <w:r w:rsidR="00F63065">
        <w:rPr>
          <w:rtl/>
        </w:rPr>
        <w:t xml:space="preserve"> </w:t>
      </w:r>
      <w:r>
        <w:rPr>
          <w:rtl/>
        </w:rPr>
        <w:t>זו</w:t>
      </w:r>
      <w:r w:rsidR="00F63065">
        <w:rPr>
          <w:rtl/>
        </w:rPr>
        <w:t xml:space="preserve"> </w:t>
      </w:r>
      <w:r>
        <w:rPr>
          <w:rtl/>
        </w:rPr>
        <w:t>דרכו</w:t>
      </w:r>
      <w:r w:rsidR="00F63065">
        <w:rPr>
          <w:rtl/>
        </w:rPr>
        <w:t xml:space="preserve">, עובר - </w:t>
      </w:r>
      <w:r>
        <w:rPr>
          <w:rtl/>
        </w:rPr>
        <w:t>זו</w:t>
      </w:r>
      <w:r w:rsidR="00F63065">
        <w:rPr>
          <w:rtl/>
        </w:rPr>
        <w:t xml:space="preserve"> </w:t>
      </w:r>
      <w:r>
        <w:rPr>
          <w:rtl/>
        </w:rPr>
        <w:t>דרכו</w:t>
      </w:r>
      <w:r w:rsidR="00F63065">
        <w:rPr>
          <w:rtl/>
        </w:rPr>
        <w:t xml:space="preserve">: </w:t>
      </w:r>
    </w:p>
    <w:p w14:paraId="698FB4A1" w14:textId="1E350FF9" w:rsidR="006542AA" w:rsidRDefault="00000000">
      <w:pPr>
        <w:pStyle w:val="36"/>
        <w:framePr w:wrap="notBeside"/>
      </w:pPr>
      <w:r>
        <w:t>ת"ש</w:t>
      </w:r>
      <w:del w:id="9001" w:author="עריכה מהאתר" w:date="2026-10-12T07:10:04Z">
        <w:r>
          <w:delText xml:space="preserve"> </w:delText>
        </w:r>
      </w:del>
      <w:ins w:id="9002" w:author="עריכה מהאתר" w:date="2026-10-12T07:10:04Z">
        <w:r>
          <w:t xml:space="preserve">: ד.</w:t>
        </w:r>
      </w:ins>
      <w:del w:id="9003" w:author="עריכה מהאתר" w:date="2026-10-12T07:10:04Z">
        <w:r>
          <w:delText xml:space="preserve">ר"י:</w:delText>
        </w:r>
      </w:del>
    </w:p>
    <w:p w14:paraId="49117315" w14:textId="74B28671" w:rsidR="00B874E6" w:rsidRDefault="00F63065" w:rsidP="00FA1A10">
      <w:pPr>
        <w:rPr>
          <w:rtl/>
        </w:rPr>
      </w:pPr>
      <w:r>
        <w:rPr>
          <w:rtl/>
        </w:rPr>
        <w:t xml:space="preserve">המקבל בהמה מן </w:t>
      </w:r>
      <w:r w:rsidR="00824319">
        <w:rPr>
          <w:rtl/>
        </w:rPr>
        <w:t>העכו"ם</w:t>
      </w:r>
      <w:r>
        <w:rPr>
          <w:rtl/>
        </w:rPr>
        <w:t xml:space="preserve"> וילדה - מעלין אותו בשויו, ונותן חצי דמיו לכהן</w:t>
      </w:r>
      <w:r w:rsidR="0057284B">
        <w:rPr>
          <w:rtl/>
        </w:rPr>
        <w:t>.</w:t>
      </w:r>
    </w:p>
    <w:p w14:paraId="3D78CA5D" w14:textId="4A0300F8" w:rsidR="00B874E6" w:rsidRDefault="00F63065" w:rsidP="00F63065">
      <w:pPr>
        <w:rPr>
          <w:rtl/>
        </w:rPr>
      </w:pPr>
      <w:r>
        <w:rPr>
          <w:rtl/>
        </w:rPr>
        <w:t>והנותן לו בקבלה, אף שאינו רשאי - קונסין אותו עד עשרה בדמיו, ונותן כל דמיו לכהן,</w:t>
      </w:r>
      <w:r w:rsidR="00FA1A10">
        <w:rPr>
          <w:rFonts w:hint="cs"/>
          <w:rtl/>
        </w:rPr>
        <w:t xml:space="preserve"> </w:t>
      </w:r>
    </w:p>
    <w:p w14:paraId="5DF8348A" w14:textId="73225E4C" w:rsidR="00B874E6" w:rsidRDefault="00FA1A10" w:rsidP="00D25F87">
      <w:pPr>
        <w:pStyle w:val="021"/>
        <w:rPr>
          <w:rtl/>
        </w:rPr>
      </w:pPr>
      <w:r>
        <w:rPr>
          <w:rtl/>
        </w:rPr>
        <w:t>לא על העובר</w:t>
      </w:r>
      <w:r w:rsidR="00F63065">
        <w:rPr>
          <w:rtl/>
        </w:rPr>
        <w:t xml:space="preserve"> </w:t>
      </w:r>
      <w:r>
        <w:rPr>
          <w:rFonts w:hint="cs"/>
          <w:rtl/>
        </w:rPr>
        <w:t>א</w:t>
      </w:r>
      <w:r>
        <w:rPr>
          <w:rtl/>
        </w:rPr>
        <w:t>לא</w:t>
      </w:r>
      <w:r w:rsidR="00F63065">
        <w:rPr>
          <w:rtl/>
        </w:rPr>
        <w:t xml:space="preserve"> </w:t>
      </w:r>
      <w:r>
        <w:rPr>
          <w:rtl/>
        </w:rPr>
        <w:t>על</w:t>
      </w:r>
      <w:r>
        <w:rPr>
          <w:rFonts w:hint="cs"/>
          <w:rtl/>
        </w:rPr>
        <w:t xml:space="preserve"> הבהמה, </w:t>
      </w:r>
      <w:r>
        <w:rPr>
          <w:rFonts w:hint="cs"/>
          <w:b/>
          <w:bCs/>
          <w:rtl/>
        </w:rPr>
        <w:t>ושנה</w:t>
      </w:r>
      <w:r>
        <w:rPr>
          <w:rFonts w:hint="cs"/>
          <w:rtl/>
        </w:rPr>
        <w:t xml:space="preserve"> 'דמיה', וזה של כהן מיירי בבהמה מעוברת לפיטום, ומתוך שקונסים על</w:t>
      </w:r>
      <w:r w:rsidR="00D25F87">
        <w:rPr>
          <w:rFonts w:hint="cs"/>
          <w:rtl/>
        </w:rPr>
        <w:t xml:space="preserve"> </w:t>
      </w:r>
      <w:r>
        <w:rPr>
          <w:rFonts w:hint="cs"/>
          <w:rtl/>
        </w:rPr>
        <w:t>הבהמה</w:t>
      </w:r>
      <w:r w:rsidR="00D25F87">
        <w:rPr>
          <w:rFonts w:hint="cs"/>
          <w:rtl/>
        </w:rPr>
        <w:t xml:space="preserve"> </w:t>
      </w:r>
      <w:r>
        <w:rPr>
          <w:rFonts w:hint="cs"/>
          <w:rtl/>
        </w:rPr>
        <w:t>קנסו על העובר</w:t>
      </w:r>
    </w:p>
    <w:p w14:paraId="16047B69" w14:textId="702CF48E" w:rsidR="006542AA" w:rsidRDefault="00000000">
      <w:pPr>
        <w:pStyle w:val="36"/>
        <w:framePr w:wrap="notBeside"/>
      </w:pPr>
      <w:r>
        <w:t xml:space="preserve">ואהך אר"א </w:t>
      </w:r>
      <w:r w:rsidR="00F63065">
        <w:t>ת"ש:</w:t>
      </w:r>
    </w:p>
    <w:p w14:paraId="44FF267D" w14:textId="706140CF" w:rsidR="00B874E6" w:rsidRDefault="00FA1A10" w:rsidP="00FA1A10">
      <w:pPr>
        <w:rPr>
          <w:rtl/>
        </w:rPr>
      </w:pPr>
      <w:r>
        <w:rPr>
          <w:rFonts w:hint="cs"/>
          <w:rtl/>
          <w:rPrChange w:id="9001" w:author="עריכה מהאתר" w:date="2026-10-14T12:26:10Z">
            <w:rPr>
              <w:rStyle w:val="27"/>
              <w:rFonts w:hint="cs"/>
              <w:rtl/>
            </w:rPr>
          </w:rPrChange>
        </w:rPr>
        <w:t xml:space="preserve">מדר"י</w:t>
      </w:r>
      <w:r>
        <w:rPr>
          <w:rFonts w:hint="cs"/>
          <w:rtl/>
        </w:rPr>
        <w:t xml:space="preserve"> </w:t>
      </w:r>
      <w:r w:rsidR="00F63065">
        <w:rPr>
          <w:rtl/>
        </w:rPr>
        <w:t xml:space="preserve">מתיר בשבורה, מפני שאינה יכולה להתרפאות, הא יכולה להתרפאות אסור, </w:t>
      </w:r>
      <w:r>
        <w:rPr>
          <w:rtl/>
        </w:rPr>
        <w:t>וזה</w:t>
      </w:r>
      <w:r w:rsidR="00F63065">
        <w:rPr>
          <w:rtl/>
        </w:rPr>
        <w:t xml:space="preserve"> </w:t>
      </w:r>
      <w:r>
        <w:rPr>
          <w:rtl/>
        </w:rPr>
        <w:t>גם</w:t>
      </w:r>
      <w:r w:rsidR="00F63065">
        <w:rPr>
          <w:rtl/>
        </w:rPr>
        <w:t xml:space="preserve"> כיכול להתרפאות </w:t>
      </w:r>
      <w:r>
        <w:rPr>
          <w:rtl/>
        </w:rPr>
        <w:t>נחשב!</w:t>
      </w:r>
      <w:r w:rsidR="00F63065">
        <w:rPr>
          <w:rtl/>
        </w:rPr>
        <w:t xml:space="preserve"> </w:t>
      </w:r>
      <w:r>
        <w:rPr>
          <w:b/>
          <w:bCs/>
          <w:rtl/>
        </w:rPr>
        <w:t>ש"מ</w:t>
      </w:r>
      <w:r w:rsidR="0057284B" w:rsidRPr="00FA1A10">
        <w:rPr>
          <w:b/>
          <w:bCs/>
          <w:rtl/>
        </w:rPr>
        <w:t>.</w:t>
      </w:r>
    </w:p>
    <w:p w14:paraId="0A41693D" w14:textId="4CEE6889" w:rsidR="006542AA" w:rsidRDefault="000B5F7F">
      <w:pPr>
        <w:pStyle w:val="affff7"/>
      </w:pPr>
      <w:r>
        <w:rPr>
          <w:rtl/>
        </w:rPr>
        <w:t xml:space="preserve">  </w:t>
      </w:r>
      <w:r>
        <w:rPr>
          <w:color w:val="7B3F00"/>
        </w:rPr>
        <w:t>מכירת בהמה לנכרי לעובריה</w:t>
      </w:r>
    </w:p>
    <w:p w14:paraId="0A6EF200" w14:textId="77777777" w:rsidR="006542AA" w:rsidRDefault="00000000">
      <w:pPr>
        <w:pStyle w:val="36"/>
        <w:framePr w:wrap="notBeside"/>
      </w:pPr>
      <w:r w:rsidRPr="00D25F87">
        <w:t>איבעיא להו</w:t>
      </w:r>
      <w:r w:rsidRPr="000B5F7F">
        <w:t>:</w:t>
      </w:r>
    </w:p>
    <w:p w14:paraId="5D469D40" w14:textId="74B10BC7" w:rsidR="00D25F87" w:rsidRDefault="00F63065" w:rsidP="000B5F7F">
      <w:pPr>
        <w:rPr>
          <w:rtl/>
        </w:rPr>
      </w:pPr>
      <w:r w:rsidRPr="000B5F7F">
        <w:rPr>
          <w:b/>
          <w:bCs/>
          <w:rtl/>
        </w:rPr>
        <w:t>מכר</w:t>
      </w:r>
      <w:r>
        <w:rPr>
          <w:b/>
          <w:bCs/>
          <w:rtl/>
        </w:rPr>
        <w:t xml:space="preserve"> </w:t>
      </w:r>
      <w:r>
        <w:rPr>
          <w:rStyle w:val="affffd"/>
          <w:b/>
          <w:bCs/>
          <w:rtl/>
        </w:rPr>
        <w:t>לנכרי</w:t>
      </w:r>
      <w:r w:rsidRPr="000B5F7F">
        <w:rPr>
          <w:b/>
          <w:bCs/>
          <w:rtl/>
        </w:rPr>
        <w:t xml:space="preserve"> בהמה לעובריה</w:t>
      </w:r>
      <w:r w:rsidR="0057284B" w:rsidRPr="000B5F7F">
        <w:rPr>
          <w:b/>
          <w:bCs/>
          <w:rtl/>
        </w:rPr>
        <w:t>.</w:t>
      </w:r>
      <w:r w:rsidR="00FA1A10">
        <w:rPr>
          <w:rFonts w:hint="cs"/>
          <w:rtl/>
        </w:rPr>
        <w:t xml:space="preserve"> </w:t>
      </w:r>
      <w:r>
        <w:rPr>
          <w:rtl/>
        </w:rPr>
        <w:t>מה? תישאל לר' יהודה, תישאל לרבנן,</w:t>
      </w:r>
    </w:p>
    <w:p w14:paraId="790B8361" w14:textId="3C9925EE" w:rsidR="000B5F7F" w:rsidRDefault="00F63065" w:rsidP="00D25F87">
      <w:pPr>
        <w:pStyle w:val="011"/>
        <w:rPr>
          <w:rtl/>
        </w:rPr>
      </w:pPr>
      <w:r>
        <w:rPr>
          <w:b w:val="0"/>
          <w:bCs/>
          <w:rtl/>
        </w:rPr>
        <w:t>תישאל</w:t>
      </w:r>
      <w:r w:rsidRPr="00D25F87">
        <w:rPr>
          <w:b w:val="0"/>
          <w:bCs/>
          <w:rtl/>
        </w:rPr>
        <w:t xml:space="preserve"> </w:t>
      </w:r>
      <w:r>
        <w:rPr>
          <w:rStyle w:val="27"/>
          <w:b w:val="0"/>
          <w:bCs/>
          <w:rtl/>
        </w:rPr>
        <w:t>לר"י,</w:t>
      </w:r>
      <w:r w:rsidR="00FA1A10">
        <w:rPr>
          <w:rFonts w:hint="cs"/>
          <w:rtl/>
        </w:rPr>
        <w:t xml:space="preserve"> </w:t>
      </w:r>
      <w:r>
        <w:rPr>
          <w:rFonts w:hint="cs"/>
          <w:rtl/>
        </w:rPr>
        <w:t>שאפשר</w:t>
      </w:r>
      <w:r w:rsidR="00FA1A10">
        <w:rPr>
          <w:rFonts w:hint="cs"/>
          <w:rtl/>
        </w:rPr>
        <w:t xml:space="preserve"> דווקא בשבורה שלא </w:t>
      </w:r>
      <w:r>
        <w:rPr>
          <w:rFonts w:hint="cs"/>
          <w:rtl/>
        </w:rPr>
        <w:t>יבוא</w:t>
      </w:r>
      <w:r w:rsidR="00FA1A10">
        <w:rPr>
          <w:rFonts w:hint="cs"/>
          <w:rtl/>
        </w:rPr>
        <w:t xml:space="preserve"> להחליפה</w:t>
      </w:r>
      <w:r>
        <w:rPr>
          <w:rFonts w:hint="cs"/>
          <w:rtl/>
        </w:rPr>
        <w:t xml:space="preserve"> </w:t>
      </w:r>
      <w:r>
        <w:rPr>
          <w:rStyle w:val="affffd"/>
          <w:rFonts w:hint="cs"/>
          <w:rtl/>
        </w:rPr>
        <w:t>התיר</w:t>
      </w:r>
      <w:r>
        <w:rPr>
          <w:rFonts w:hint="cs"/>
          <w:rtl/>
        </w:rPr>
        <w:t>,</w:t>
      </w:r>
      <w:r w:rsidR="00FA1A10">
        <w:rPr>
          <w:rFonts w:hint="cs"/>
          <w:rtl/>
        </w:rPr>
        <w:t xml:space="preserve"> מש</w:t>
      </w:r>
      <w:r>
        <w:rPr>
          <w:rFonts w:hint="cs"/>
          <w:rtl/>
        </w:rPr>
        <w:t>א"כ</w:t>
      </w:r>
      <w:r w:rsidR="00FA1A10">
        <w:rPr>
          <w:rFonts w:hint="cs"/>
          <w:rtl/>
        </w:rPr>
        <w:t xml:space="preserve"> בשלמה </w:t>
      </w:r>
      <w:r>
        <w:rPr>
          <w:rFonts w:hint="cs"/>
          <w:rtl/>
        </w:rPr>
        <w:t>אסר,</w:t>
      </w:r>
      <w:r w:rsidR="00FA1A10">
        <w:rPr>
          <w:rFonts w:hint="cs"/>
          <w:rtl/>
        </w:rPr>
        <w:t xml:space="preserve"> </w:t>
      </w:r>
      <w:r w:rsidR="000B5F7F" w:rsidRPr="00D25F87">
        <w:rPr>
          <w:rFonts w:hint="cs"/>
          <w:bCs/>
          <w:rtl/>
        </w:rPr>
        <w:t>א</w:t>
      </w:r>
      <w:r>
        <w:rPr>
          <w:rFonts w:hint="cs"/>
          <w:bCs/>
          <w:rtl/>
        </w:rPr>
        <w:t>ו"ד</w:t>
      </w:r>
      <w:r w:rsidR="000B5F7F">
        <w:rPr>
          <w:rFonts w:hint="cs"/>
          <w:rtl/>
        </w:rPr>
        <w:t xml:space="preserve"> ס</w:t>
      </w:r>
      <w:r>
        <w:rPr>
          <w:rFonts w:hint="cs"/>
          <w:rtl/>
        </w:rPr>
        <w:t>ו"ס</w:t>
      </w:r>
      <w:r w:rsidR="000B5F7F">
        <w:rPr>
          <w:rFonts w:hint="cs"/>
          <w:rtl/>
        </w:rPr>
        <w:t xml:space="preserve"> </w:t>
      </w:r>
      <w:r>
        <w:rPr>
          <w:rStyle w:val="affffd"/>
          <w:rFonts w:hint="cs"/>
          <w:rtl/>
        </w:rPr>
        <w:t>שבורה</w:t>
      </w:r>
      <w:r>
        <w:rPr>
          <w:rFonts w:hint="cs"/>
          <w:rtl/>
        </w:rPr>
        <w:t xml:space="preserve"> </w:t>
      </w:r>
      <w:r w:rsidR="000B5F7F">
        <w:rPr>
          <w:rFonts w:hint="cs"/>
          <w:rtl/>
        </w:rPr>
        <w:t xml:space="preserve">פסקה מרשותו </w:t>
      </w:r>
      <w:r>
        <w:rPr>
          <w:rStyle w:val="affffd"/>
          <w:rFonts w:hint="cs"/>
          <w:rtl/>
        </w:rPr>
        <w:t>וכ"ש שלמה</w:t>
      </w:r>
      <w:r>
        <w:rPr>
          <w:rFonts w:hint="cs"/>
          <w:rtl/>
        </w:rPr>
        <w:t xml:space="preserve"> </w:t>
      </w:r>
    </w:p>
    <w:p w14:paraId="49BC05FE" w14:textId="5A50F9CB" w:rsidR="006542AA" w:rsidRDefault="00000000">
      <w:pPr>
        <w:pStyle w:val="36"/>
        <w:framePr w:wrap="notBeside"/>
      </w:pPr>
      <w:r>
        <w:t>תישאל</w:t>
      </w:r>
      <w:r w:rsidRPr="00D25F87">
        <w:t xml:space="preserve"> </w:t>
      </w:r>
      <w:r>
        <w:t>לרבנן,</w:t>
      </w:r>
    </w:p>
    <w:p w14:paraId="4D3EAE86" w14:textId="22DF20B4" w:rsidR="00D25F87" w:rsidRDefault="00F63065" w:rsidP="000B5F7F">
      <w:pPr>
        <w:rPr>
          <w:rtl/>
        </w:rPr>
      </w:pPr>
      <w:r>
        <w:rPr>
          <w:rFonts w:hint="cs"/>
          <w:rtl/>
        </w:rPr>
        <w:t>שאפשר</w:t>
      </w:r>
      <w:r w:rsidR="000B5F7F">
        <w:rPr>
          <w:rFonts w:hint="cs"/>
          <w:rtl/>
        </w:rPr>
        <w:t xml:space="preserve"> דווקא בשבורה </w:t>
      </w:r>
      <w:r>
        <w:rPr>
          <w:rFonts w:hint="cs"/>
          <w:rtl/>
        </w:rPr>
        <w:t>שפסקה</w:t>
      </w:r>
      <w:r w:rsidR="000B5F7F">
        <w:rPr>
          <w:rFonts w:hint="cs"/>
          <w:rtl/>
        </w:rPr>
        <w:t xml:space="preserve"> מרשותו </w:t>
      </w:r>
      <w:r>
        <w:rPr>
          <w:rFonts w:hint="cs"/>
          <w:rtl/>
        </w:rPr>
        <w:t>אסרו,</w:t>
      </w:r>
      <w:r w:rsidR="000B5F7F">
        <w:rPr>
          <w:rFonts w:hint="cs"/>
          <w:rtl/>
        </w:rPr>
        <w:t xml:space="preserve"> </w:t>
      </w:r>
      <w:r>
        <w:rPr>
          <w:rFonts w:hint="cs"/>
          <w:rtl/>
        </w:rPr>
        <w:t>משא"כ</w:t>
      </w:r>
      <w:r w:rsidR="000B5F7F">
        <w:rPr>
          <w:rFonts w:hint="cs"/>
          <w:rtl/>
        </w:rPr>
        <w:t xml:space="preserve"> שלמה</w:t>
      </w:r>
      <w:r>
        <w:rPr>
          <w:rtl/>
        </w:rPr>
        <w:t xml:space="preserve">, </w:t>
      </w:r>
    </w:p>
    <w:p w14:paraId="78BA2EEE" w14:textId="0E0B3A4D" w:rsidR="000B5F7F" w:rsidRDefault="00D25F87" w:rsidP="000B5F7F">
      <w:pPr>
        <w:rPr>
          <w:rtl/>
        </w:rPr>
      </w:pPr>
      <w:r>
        <w:rPr>
          <w:b/>
          <w:bCs/>
          <w:rtl/>
        </w:rPr>
        <w:tab/>
      </w:r>
      <w:r>
        <w:rPr>
          <w:b/>
          <w:bCs/>
          <w:rtl/>
        </w:rPr>
        <w:tab/>
      </w:r>
      <w:r w:rsidR="00F63065" w:rsidRPr="00D25F87">
        <w:rPr>
          <w:b/>
          <w:bCs/>
          <w:rtl/>
        </w:rPr>
        <w:t>א</w:t>
      </w:r>
      <w:r>
        <w:rPr>
          <w:b/>
          <w:bCs/>
          <w:rtl/>
        </w:rPr>
        <w:t>ו"ד</w:t>
      </w:r>
      <w:r w:rsidR="000B5F7F">
        <w:rPr>
          <w:rFonts w:hint="cs"/>
          <w:rtl/>
        </w:rPr>
        <w:t xml:space="preserve"> </w:t>
      </w:r>
      <w:r>
        <w:rPr>
          <w:rFonts w:hint="cs"/>
          <w:rtl/>
        </w:rPr>
        <w:t xml:space="preserve">אם </w:t>
      </w:r>
      <w:r w:rsidR="000B5F7F">
        <w:rPr>
          <w:rFonts w:hint="cs"/>
          <w:rtl/>
        </w:rPr>
        <w:t xml:space="preserve">בשבורה גזרי' שיבוא להחליפה </w:t>
      </w:r>
      <w:r>
        <w:rPr>
          <w:rFonts w:hint="cs"/>
          <w:rtl/>
        </w:rPr>
        <w:t>כ"ש</w:t>
      </w:r>
      <w:r w:rsidR="000B5F7F">
        <w:rPr>
          <w:rFonts w:hint="cs"/>
          <w:rtl/>
        </w:rPr>
        <w:t xml:space="preserve"> בשלמה. </w:t>
      </w:r>
    </w:p>
    <w:p w14:paraId="19A76204" w14:textId="2B561FE9" w:rsidR="00B874E6" w:rsidRDefault="002357CF" w:rsidP="001F5326">
      <w:pPr>
        <w:pStyle w:val="011"/>
        <w:rPr>
          <w:rtl/>
        </w:rPr>
      </w:pPr>
      <w:r>
        <w:rPr>
          <w:rtl/>
        </w:rPr>
        <w:t>·</w:t>
      </w:r>
      <w:r>
        <w:rPr>
          <w:rFonts w:hint="cs"/>
          <w:rtl/>
        </w:rPr>
        <w:t xml:space="preserve"> </w:t>
      </w:r>
      <w:r>
        <w:rPr>
          <w:rtl/>
        </w:rPr>
        <w:t>וזה</w:t>
      </w:r>
      <w:r w:rsidR="000B5F7F">
        <w:rPr>
          <w:rFonts w:hint="cs"/>
          <w:rtl/>
        </w:rPr>
        <w:t xml:space="preserve"> </w:t>
      </w:r>
      <w:r>
        <w:rPr>
          <w:rFonts w:hint="cs"/>
          <w:rtl/>
        </w:rPr>
        <w:t>שרבנן</w:t>
      </w:r>
      <w:r w:rsidR="000B5F7F">
        <w:rPr>
          <w:rFonts w:hint="cs"/>
          <w:rtl/>
        </w:rPr>
        <w:t xml:space="preserve"> </w:t>
      </w:r>
      <w:r>
        <w:rPr>
          <w:rFonts w:hint="cs"/>
          <w:rtl/>
        </w:rPr>
        <w:t>אמרו</w:t>
      </w:r>
      <w:r w:rsidR="000B5F7F">
        <w:rPr>
          <w:rFonts w:hint="cs"/>
          <w:rtl/>
        </w:rPr>
        <w:t xml:space="preserve"> </w:t>
      </w:r>
      <w:r>
        <w:rPr>
          <w:rStyle w:val="27"/>
          <w:rFonts w:hint="cs"/>
          <w:rtl/>
        </w:rPr>
        <w:t>לר"י:</w:t>
      </w:r>
      <w:r w:rsidR="000B5F7F">
        <w:rPr>
          <w:rFonts w:hint="cs"/>
          <w:rtl/>
        </w:rPr>
        <w:t xml:space="preserve"> </w:t>
      </w:r>
      <w:r>
        <w:rPr>
          <w:rFonts w:hint="cs"/>
          <w:rtl/>
        </w:rPr>
        <w:t>והלא</w:t>
      </w:r>
      <w:r w:rsidR="000B5F7F">
        <w:rPr>
          <w:rFonts w:hint="cs"/>
          <w:rtl/>
        </w:rPr>
        <w:t xml:space="preserve"> מרביעין </w:t>
      </w:r>
      <w:r>
        <w:rPr>
          <w:rFonts w:hint="cs"/>
          <w:rtl/>
        </w:rPr>
        <w:t>עליה</w:t>
      </w:r>
      <w:r w:rsidR="000B5F7F">
        <w:rPr>
          <w:rFonts w:hint="cs"/>
          <w:rtl/>
        </w:rPr>
        <w:t xml:space="preserve"> ויולדת </w:t>
      </w:r>
      <w:r>
        <w:rPr>
          <w:rtl/>
        </w:rPr>
        <w:t>-</w:t>
      </w:r>
      <w:r w:rsidR="000B5F7F">
        <w:rPr>
          <w:rFonts w:hint="cs"/>
          <w:rtl/>
        </w:rPr>
        <w:t xml:space="preserve"> </w:t>
      </w:r>
      <w:r>
        <w:rPr>
          <w:rFonts w:hint="cs"/>
          <w:rtl/>
        </w:rPr>
        <w:t>לא</w:t>
      </w:r>
      <w:r w:rsidR="000B5F7F">
        <w:rPr>
          <w:rFonts w:hint="cs"/>
          <w:rtl/>
        </w:rPr>
        <w:t xml:space="preserve"> משום </w:t>
      </w:r>
      <w:r>
        <w:rPr>
          <w:rFonts w:hint="cs"/>
          <w:rtl/>
        </w:rPr>
        <w:t>שעוברה</w:t>
      </w:r>
      <w:r w:rsidR="000B5F7F">
        <w:rPr>
          <w:rFonts w:hint="cs"/>
          <w:rtl/>
        </w:rPr>
        <w:t xml:space="preserve"> </w:t>
      </w:r>
      <w:r>
        <w:rPr>
          <w:rFonts w:hint="cs"/>
          <w:rtl/>
        </w:rPr>
        <w:t>הוא,</w:t>
      </w:r>
      <w:r w:rsidR="000B5F7F">
        <w:rPr>
          <w:rFonts w:hint="cs"/>
          <w:rtl/>
        </w:rPr>
        <w:t xml:space="preserve"> אלא משום </w:t>
      </w:r>
      <w:r>
        <w:rPr>
          <w:rtl/>
        </w:rPr>
        <w:t>שבאה</w:t>
      </w:r>
      <w:r w:rsidR="00F63065">
        <w:rPr>
          <w:rtl/>
        </w:rPr>
        <w:t xml:space="preserve"> </w:t>
      </w:r>
      <w:r>
        <w:rPr>
          <w:rtl/>
        </w:rPr>
        <w:t>להתחלף</w:t>
      </w:r>
      <w:r w:rsidR="00F63065">
        <w:rPr>
          <w:rtl/>
        </w:rPr>
        <w:t xml:space="preserve"> </w:t>
      </w:r>
      <w:r>
        <w:rPr>
          <w:rtl/>
        </w:rPr>
        <w:t xml:space="preserve">בבהמה </w:t>
      </w:r>
      <w:r>
        <w:rPr>
          <w:rStyle w:val="affffd"/>
          <w:rtl/>
        </w:rPr>
        <w:t>שלמה</w:t>
      </w:r>
      <w:r>
        <w:rPr>
          <w:rtl/>
        </w:rPr>
        <w:t>,</w:t>
      </w:r>
      <w:r w:rsidR="00F63065">
        <w:rPr>
          <w:rtl/>
        </w:rPr>
        <w:t xml:space="preserve"> </w:t>
      </w:r>
      <w:r w:rsidR="000B5F7F">
        <w:rPr>
          <w:rFonts w:hint="cs"/>
          <w:rtl/>
        </w:rPr>
        <w:t xml:space="preserve">אלא </w:t>
      </w:r>
      <w:r>
        <w:rPr>
          <w:rFonts w:hint="cs"/>
          <w:rtl/>
        </w:rPr>
        <w:t>אתה,</w:t>
      </w:r>
      <w:r w:rsidR="000B5F7F">
        <w:rPr>
          <w:rFonts w:hint="cs"/>
          <w:rtl/>
        </w:rPr>
        <w:t xml:space="preserve"> </w:t>
      </w:r>
      <w:r>
        <w:rPr>
          <w:rFonts w:hint="cs"/>
          <w:rtl/>
        </w:rPr>
        <w:t>אם התרת</w:t>
      </w:r>
      <w:r w:rsidR="000B5F7F">
        <w:rPr>
          <w:rFonts w:hint="cs"/>
          <w:rtl/>
        </w:rPr>
        <w:t xml:space="preserve"> מטעם שאינה יכולה להתרפאות וכמו שמכרה </w:t>
      </w:r>
      <w:r>
        <w:rPr>
          <w:rFonts w:hint="cs"/>
          <w:rtl/>
        </w:rPr>
        <w:t>לשחיטה,</w:t>
      </w:r>
      <w:r w:rsidR="000B5F7F">
        <w:rPr>
          <w:rFonts w:hint="cs"/>
          <w:rtl/>
        </w:rPr>
        <w:t xml:space="preserve"> </w:t>
      </w:r>
      <w:r>
        <w:rPr>
          <w:rFonts w:hint="cs"/>
          <w:rtl/>
        </w:rPr>
        <w:t>הרי</w:t>
      </w:r>
      <w:r w:rsidR="000B5F7F">
        <w:rPr>
          <w:rFonts w:hint="cs"/>
          <w:rtl/>
        </w:rPr>
        <w:t xml:space="preserve"> מרביעין </w:t>
      </w:r>
      <w:r>
        <w:rPr>
          <w:rFonts w:hint="cs"/>
          <w:rtl/>
        </w:rPr>
        <w:t>עליה</w:t>
      </w:r>
      <w:r w:rsidR="000B5F7F">
        <w:rPr>
          <w:rFonts w:hint="cs"/>
          <w:rtl/>
        </w:rPr>
        <w:t xml:space="preserve"> ויולדת וממילא </w:t>
      </w:r>
      <w:r>
        <w:rPr>
          <w:rFonts w:hint="cs"/>
          <w:rtl/>
        </w:rPr>
        <w:t>משהה</w:t>
      </w:r>
      <w:r w:rsidR="000B5F7F">
        <w:rPr>
          <w:rFonts w:hint="cs"/>
          <w:rtl/>
        </w:rPr>
        <w:t xml:space="preserve"> </w:t>
      </w:r>
      <w:r>
        <w:rPr>
          <w:rFonts w:hint="cs"/>
          <w:rtl/>
        </w:rPr>
        <w:t>אותה;</w:t>
      </w:r>
      <w:r w:rsidR="000B5F7F">
        <w:rPr>
          <w:rFonts w:hint="cs"/>
          <w:rtl/>
        </w:rPr>
        <w:t xml:space="preserve"> וענה </w:t>
      </w:r>
      <w:r>
        <w:rPr>
          <w:rFonts w:hint="cs"/>
          <w:rtl/>
        </w:rPr>
        <w:t>להם:</w:t>
      </w:r>
      <w:r w:rsidR="000B5F7F">
        <w:rPr>
          <w:rFonts w:hint="cs"/>
          <w:rtl/>
        </w:rPr>
        <w:t xml:space="preserve"> לכשתלד!</w:t>
      </w:r>
      <w:r w:rsidR="00F63065">
        <w:rPr>
          <w:rtl/>
        </w:rPr>
        <w:t xml:space="preserve"> </w:t>
      </w:r>
      <w:r>
        <w:rPr>
          <w:rFonts w:hint="cs"/>
          <w:rtl/>
        </w:rPr>
        <w:t>[שלא</w:t>
      </w:r>
      <w:r w:rsidR="00F63065">
        <w:rPr>
          <w:rtl/>
        </w:rPr>
        <w:t xml:space="preserve"> מקבלת זכר</w:t>
      </w:r>
      <w:r w:rsidR="000B5F7F">
        <w:rPr>
          <w:rFonts w:hint="cs"/>
          <w:rtl/>
        </w:rPr>
        <w:t>]</w:t>
      </w:r>
    </w:p>
    <w:p w14:paraId="4567E92D" w14:textId="2A6ECA8A" w:rsidR="000B5F7F" w:rsidRDefault="002357CF" w:rsidP="000B5F7F">
      <w:pPr>
        <w:rPr>
          <w:rtl/>
        </w:rPr>
      </w:pPr>
      <w:r>
        <w:rPr>
          <w:rtl/>
        </w:rPr>
        <w:t>·</w:t>
      </w:r>
      <w:r>
        <w:rPr>
          <w:rFonts w:hint="cs"/>
          <w:rtl/>
        </w:rPr>
        <w:t xml:space="preserve"> וזה</w:t>
      </w:r>
      <w:r w:rsidR="000B5F7F">
        <w:rPr>
          <w:rFonts w:hint="cs"/>
          <w:rtl/>
        </w:rPr>
        <w:t xml:space="preserve"> </w:t>
      </w:r>
      <w:r>
        <w:rPr>
          <w:rFonts w:hint="cs"/>
          <w:rtl/>
        </w:rPr>
        <w:t>ש'והנותן</w:t>
      </w:r>
      <w:r w:rsidR="00F63065">
        <w:rPr>
          <w:rtl/>
        </w:rPr>
        <w:t xml:space="preserve"> לו בקבלה</w:t>
      </w:r>
      <w:r w:rsidR="000B5F7F">
        <w:rPr>
          <w:rFonts w:hint="cs"/>
          <w:rtl/>
        </w:rPr>
        <w:t>'</w:t>
      </w:r>
      <w:r w:rsidR="00F63065">
        <w:rPr>
          <w:rtl/>
        </w:rPr>
        <w:t xml:space="preserve">, ולא </w:t>
      </w:r>
      <w:r>
        <w:rPr>
          <w:rtl/>
        </w:rPr>
        <w:t>שנה</w:t>
      </w:r>
      <w:r w:rsidR="00F63065">
        <w:rPr>
          <w:rtl/>
        </w:rPr>
        <w:t xml:space="preserve"> </w:t>
      </w:r>
      <w:r>
        <w:rPr>
          <w:rtl/>
        </w:rPr>
        <w:t>אף</w:t>
      </w:r>
      <w:r w:rsidR="00F63065">
        <w:rPr>
          <w:rtl/>
        </w:rPr>
        <w:t xml:space="preserve"> שאינו </w:t>
      </w:r>
      <w:r>
        <w:rPr>
          <w:rtl/>
        </w:rPr>
        <w:t>רשאי</w:t>
      </w:r>
      <w:r w:rsidR="00F63065">
        <w:rPr>
          <w:rtl/>
        </w:rPr>
        <w:t xml:space="preserve"> </w:t>
      </w:r>
      <w:r>
        <w:rPr>
          <w:rStyle w:val="affffd"/>
          <w:rtl/>
        </w:rPr>
        <w:t>משמע שרשאי</w:t>
      </w:r>
      <w:r>
        <w:rPr>
          <w:rtl/>
        </w:rPr>
        <w:t xml:space="preserve">! </w:t>
      </w:r>
    </w:p>
    <w:p w14:paraId="3E694641" w14:textId="51B85BCE" w:rsidR="00B874E6" w:rsidRDefault="000B5F7F" w:rsidP="008B759F">
      <w:pPr>
        <w:pStyle w:val="021"/>
        <w:rPr>
          <w:rtl/>
        </w:rPr>
      </w:pPr>
      <w:r>
        <w:rPr>
          <w:rFonts w:hint="cs"/>
          <w:rtl/>
        </w:rPr>
        <w:t>לא מצד זה שהרי '</w:t>
      </w:r>
      <w:r w:rsidR="00F63065">
        <w:rPr>
          <w:rtl/>
        </w:rPr>
        <w:t>המשתתף לו</w:t>
      </w:r>
      <w:r>
        <w:rPr>
          <w:rFonts w:hint="cs"/>
          <w:rtl/>
        </w:rPr>
        <w:t xml:space="preserve">' גם לא אמר </w:t>
      </w:r>
      <w:r w:rsidR="00AC43C5">
        <w:rPr>
          <w:rFonts w:hint="cs"/>
          <w:rtl/>
        </w:rPr>
        <w:t xml:space="preserve">וכבר אמר אבוה </w:t>
      </w:r>
      <w:r w:rsidR="00AC43C5">
        <w:rPr>
          <w:rStyle w:val="27"/>
          <w:rFonts w:hint="cs"/>
          <w:rtl/>
        </w:rPr>
        <w:t>דשמואל</w:t>
      </w:r>
      <w:r w:rsidR="00AC43C5">
        <w:rPr>
          <w:rFonts w:hint="cs"/>
          <w:rtl/>
        </w:rPr>
        <w:t xml:space="preserve"> </w:t>
      </w:r>
      <w:r w:rsidR="00F63065">
        <w:rPr>
          <w:rtl/>
        </w:rPr>
        <w:t xml:space="preserve">אסור לאדם שיעשה שותפות עם </w:t>
      </w:r>
      <w:r w:rsidR="00824319">
        <w:rPr>
          <w:rtl/>
        </w:rPr>
        <w:t>העכו"ם</w:t>
      </w:r>
      <w:r w:rsidR="00F63065">
        <w:rPr>
          <w:rtl/>
        </w:rPr>
        <w:t xml:space="preserve">, שמא יתחייב לו שבועה, ונשבע לו בשם </w:t>
      </w:r>
      <w:r>
        <w:rPr>
          <w:rtl/>
        </w:rPr>
        <w:t>ע"ז</w:t>
      </w:r>
      <w:r w:rsidR="00F63065">
        <w:rPr>
          <w:rtl/>
        </w:rPr>
        <w:t xml:space="preserve"> שלו, והתורה אמרה: </w:t>
      </w:r>
      <w:r w:rsidR="00AC43C5">
        <w:rPr>
          <w:rFonts w:hint="cs"/>
          <w:rtl/>
        </w:rPr>
        <w:t>'</w:t>
      </w:r>
      <w:r>
        <w:rPr>
          <w:rStyle w:val="affffe"/>
          <w:rtl/>
        </w:rPr>
        <w:t>לֹא יִשָּׁמַע עַל פִּיךָ</w:t>
      </w:r>
      <w:r w:rsidR="00AC43C5">
        <w:rPr>
          <w:rFonts w:hint="cs"/>
          <w:rtl/>
        </w:rPr>
        <w:t xml:space="preserve">' </w:t>
      </w:r>
      <w:r w:rsidR="00F63065">
        <w:rPr>
          <w:rtl/>
        </w:rPr>
        <w:t xml:space="preserve">אלא, תנא מכירה </w:t>
      </w:r>
      <w:r w:rsidR="00AC43C5">
        <w:rPr>
          <w:rFonts w:hint="cs"/>
          <w:rtl/>
        </w:rPr>
        <w:t>ו</w:t>
      </w:r>
      <w:r>
        <w:rPr>
          <w:rFonts w:hint="cs"/>
          <w:rtl/>
        </w:rPr>
        <w:t>ה"ה</w:t>
      </w:r>
      <w:r w:rsidR="00F63065">
        <w:rPr>
          <w:rtl/>
        </w:rPr>
        <w:t xml:space="preserve"> לשותפות, ה"נ: </w:t>
      </w:r>
      <w:r>
        <w:rPr>
          <w:rFonts w:hint="cs"/>
          <w:rtl/>
        </w:rPr>
        <w:t>כאן</w:t>
      </w:r>
      <w:r w:rsidR="00AC43C5">
        <w:rPr>
          <w:rFonts w:hint="cs"/>
          <w:rtl/>
        </w:rPr>
        <w:t xml:space="preserve"> </w:t>
      </w:r>
      <w:r>
        <w:rPr>
          <w:rFonts w:hint="cs"/>
          <w:rtl/>
        </w:rPr>
        <w:t>ה"ה</w:t>
      </w:r>
      <w:r w:rsidR="00AC43C5">
        <w:rPr>
          <w:rFonts w:hint="cs"/>
          <w:rtl/>
        </w:rPr>
        <w:t xml:space="preserve"> לקבלנות</w:t>
      </w:r>
      <w:r>
        <w:rPr>
          <w:rFonts w:hint="cs"/>
          <w:rtl/>
        </w:rPr>
        <w:t xml:space="preserve"> </w:t>
      </w:r>
      <w:r w:rsidR="00AC43C5">
        <w:rPr>
          <w:rFonts w:hint="cs"/>
          <w:rtl/>
        </w:rPr>
        <w:t>ונקט מכירה לפי שהיא עיקר</w:t>
      </w:r>
    </w:p>
    <w:p w14:paraId="67B8FC75" w14:textId="279E915D" w:rsidR="006542AA" w:rsidRDefault="00000000">
      <w:pPr>
        <w:pStyle w:val="36"/>
        <w:framePr w:wrap="notBeside"/>
      </w:pPr>
      <w:r>
        <w:t xml:space="preserve">· </w:t>
      </w:r>
      <w:r w:rsidR="00AC43C5">
        <w:t>והך ד</w:t>
      </w:r>
      <w:r>
        <w:t>ר"י</w:t>
      </w:r>
      <w:r w:rsidR="00F63065">
        <w:t>:</w:t>
      </w:r>
    </w:p>
    <w:p w14:paraId="3EBA1455" w14:textId="093B68C4" w:rsidR="00B874E6" w:rsidRDefault="00F63065" w:rsidP="00AC43C5">
      <w:pPr>
        <w:rPr>
          <w:rtl/>
        </w:rPr>
      </w:pPr>
      <w:r>
        <w:rPr>
          <w:rtl/>
        </w:rPr>
        <w:lastRenderedPageBreak/>
        <w:t xml:space="preserve">המקבל בהמה מן </w:t>
      </w:r>
      <w:r w:rsidR="00824319">
        <w:rPr>
          <w:rtl/>
        </w:rPr>
        <w:t>העכו"ם</w:t>
      </w:r>
      <w:r>
        <w:rPr>
          <w:rtl/>
        </w:rPr>
        <w:t xml:space="preserve"> וילדה - מעלין אותו בשוויו, ונותן חצי דמיו לכהן</w:t>
      </w:r>
      <w:r w:rsidR="0057284B">
        <w:rPr>
          <w:rtl/>
        </w:rPr>
        <w:t>.</w:t>
      </w:r>
    </w:p>
    <w:p w14:paraId="03AAD614" w14:textId="6C964AB9" w:rsidR="00B874E6" w:rsidRDefault="00AC43C5" w:rsidP="00F63065">
      <w:pPr>
        <w:rPr>
          <w:rtl/>
        </w:rPr>
      </w:pPr>
      <w:r>
        <w:rPr>
          <w:rtl/>
        </w:rPr>
        <w:tab/>
      </w:r>
      <w:r w:rsidR="00F63065">
        <w:rPr>
          <w:rtl/>
        </w:rPr>
        <w:t xml:space="preserve">והנותן בקבלה, </w:t>
      </w:r>
      <w:r>
        <w:rPr>
          <w:rtl/>
        </w:rPr>
        <w:t xml:space="preserve">אף שאינו רשאי </w:t>
      </w:r>
      <w:r w:rsidR="00F63065">
        <w:rPr>
          <w:rtl/>
        </w:rPr>
        <w:t>קונסין אותו עד עשרה בדמיו, ונותן כל דמיו לכהן</w:t>
      </w:r>
      <w:r w:rsidR="0057284B">
        <w:rPr>
          <w:rtl/>
        </w:rPr>
        <w:t>.</w:t>
      </w:r>
    </w:p>
    <w:p w14:paraId="4BE35E89" w14:textId="0362CD50" w:rsidR="006542AA" w:rsidRDefault="00000000">
      <w:pPr>
        <w:pStyle w:val="36"/>
        <w:framePr w:wrap="notBeside"/>
      </w:pPr>
      <w:r>
        <w:t>וחכ"א:</w:t>
      </w:r>
    </w:p>
    <w:p w14:paraId="6CAE7A1E" w14:textId="2A6A61B4" w:rsidR="00B874E6" w:rsidRDefault="00F63065" w:rsidP="00AC43C5">
      <w:pPr>
        <w:rPr>
          <w:rtl/>
        </w:rPr>
      </w:pPr>
      <w:r>
        <w:rPr>
          <w:rtl/>
        </w:rPr>
        <w:t>כל זמן שיד נכרי באמצע - פטורה מן הבכורה</w:t>
      </w:r>
      <w:r w:rsidR="0057284B">
        <w:rPr>
          <w:rtl/>
        </w:rPr>
        <w:t>.</w:t>
      </w:r>
    </w:p>
    <w:p w14:paraId="7C8FD49E" w14:textId="77777777" w:rsidR="00AC43C5" w:rsidRDefault="00AC43C5" w:rsidP="00AC43C5">
      <w:pPr>
        <w:pStyle w:val="afff0"/>
        <w:framePr w:wrap="around"/>
        <w:rPr>
          <w:rtl/>
        </w:rPr>
      </w:pPr>
      <w:r>
        <w:rPr>
          <w:rFonts w:hint="cs"/>
          <w:rtl/>
        </w:rPr>
        <w:t>ג.</w:t>
      </w:r>
    </w:p>
    <w:p w14:paraId="34DCBE31" w14:textId="4E32F99A" w:rsidR="006542AA" w:rsidRDefault="00000000">
      <w:pPr>
        <w:pStyle w:val="36"/>
        <w:framePr w:wrap="notBeside"/>
      </w:pPr>
      <w:r>
        <w:t>- לא</w:t>
      </w:r>
      <w:r w:rsidR="00F63065">
        <w:t xml:space="preserve"> אבהמה:</w:t>
      </w:r>
    </w:p>
    <w:p w14:paraId="13791CF8" w14:textId="1BD50627" w:rsidR="00B874E6" w:rsidRDefault="00AC43C5" w:rsidP="00AC43C5">
      <w:pPr>
        <w:rPr>
          <w:rtl/>
        </w:rPr>
      </w:pPr>
      <w:r>
        <w:rPr>
          <w:rFonts w:hint="cs"/>
          <w:rtl/>
        </w:rPr>
        <w:t>א</w:t>
      </w:r>
      <w:r w:rsidR="00F63065">
        <w:rPr>
          <w:rtl/>
        </w:rPr>
        <w:t xml:space="preserve">לא, </w:t>
      </w:r>
      <w:r>
        <w:rPr>
          <w:rtl/>
        </w:rPr>
        <w:t>על</w:t>
      </w:r>
      <w:r w:rsidR="00F63065">
        <w:rPr>
          <w:rtl/>
        </w:rPr>
        <w:t xml:space="preserve"> </w:t>
      </w:r>
      <w:r>
        <w:rPr>
          <w:rtl/>
        </w:rPr>
        <w:t>העובר, מדויק</w:t>
      </w:r>
      <w:r w:rsidR="00F63065">
        <w:rPr>
          <w:rtl/>
        </w:rPr>
        <w:t xml:space="preserve"> </w:t>
      </w:r>
      <w:r>
        <w:rPr>
          <w:rtl/>
        </w:rPr>
        <w:t>גם</w:t>
      </w:r>
      <w:r w:rsidR="00F63065">
        <w:rPr>
          <w:rtl/>
        </w:rPr>
        <w:t xml:space="preserve"> </w:t>
      </w:r>
      <w:r>
        <w:rPr>
          <w:rtl/>
        </w:rPr>
        <w:t>ממה ששנה:</w:t>
      </w:r>
      <w:r w:rsidR="00F63065">
        <w:rPr>
          <w:rtl/>
        </w:rPr>
        <w:t xml:space="preserve"> קונסין אותו עד עשרה </w:t>
      </w:r>
      <w:r>
        <w:rPr>
          <w:b/>
          <w:bCs/>
          <w:rtl/>
        </w:rPr>
        <w:t xml:space="preserve">בדמיו </w:t>
      </w:r>
      <w:r>
        <w:rPr>
          <w:rStyle w:val="affffd"/>
          <w:b/>
          <w:bCs/>
          <w:rtl/>
        </w:rPr>
        <w:t>בלשון זכר</w:t>
      </w:r>
      <w:r>
        <w:rPr>
          <w:b/>
          <w:bCs/>
          <w:rtl/>
        </w:rPr>
        <w:t>,</w:t>
      </w:r>
      <w:r w:rsidR="00F63065">
        <w:rPr>
          <w:rtl/>
        </w:rPr>
        <w:t xml:space="preserve"> </w:t>
      </w:r>
      <w:r>
        <w:rPr>
          <w:rtl/>
        </w:rPr>
        <w:t>ש"מ</w:t>
      </w:r>
      <w:r w:rsidR="0057284B">
        <w:rPr>
          <w:rtl/>
        </w:rPr>
        <w:t>.</w:t>
      </w:r>
    </w:p>
    <w:p w14:paraId="7B860F8F" w14:textId="77777777" w:rsidR="006542AA" w:rsidRDefault="00000000">
      <w:pPr>
        <w:pStyle w:val="affff7"/>
      </w:pPr>
      <w:r>
        <w:rPr>
          <w:color w:val="7B3F00"/>
        </w:rPr>
        <w:t>שיעור הקנס במוכר בהמה לנכרי</w:t>
      </w:r>
    </w:p>
    <w:p w14:paraId="610FE99E" w14:textId="1D772199" w:rsidR="006542AA" w:rsidRDefault="00000000">
      <w:pPr>
        <w:pStyle w:val="36"/>
        <w:framePr w:wrap="notBeside"/>
      </w:pPr>
      <w:r>
        <w:t xml:space="preserve">מסייעא </w:t>
      </w:r>
      <w:r w:rsidR="00AC43C5">
        <w:t>ל</w:t>
      </w:r>
      <w:r>
        <w:t>ר"ל:</w:t>
      </w:r>
    </w:p>
    <w:p w14:paraId="3A82383A" w14:textId="7ED134B1" w:rsidR="00AC43C5" w:rsidRDefault="00F63065" w:rsidP="00AC43C5">
      <w:pPr>
        <w:rPr>
          <w:rtl/>
        </w:rPr>
      </w:pPr>
      <w:r>
        <w:rPr>
          <w:rtl/>
        </w:rPr>
        <w:t>המוכר בהמה גסה לנכרי קונסין אותו עד עשרה בדמיה</w:t>
      </w:r>
      <w:r w:rsidR="0057284B">
        <w:rPr>
          <w:rtl/>
        </w:rPr>
        <w:t>.</w:t>
      </w:r>
      <w:r w:rsidR="00AC43C5">
        <w:rPr>
          <w:rFonts w:hint="cs"/>
          <w:rtl/>
        </w:rPr>
        <w:t xml:space="preserve"> - </w:t>
      </w:r>
      <w:r>
        <w:rPr>
          <w:rtl/>
        </w:rPr>
        <w:t xml:space="preserve">דוקא או לא דוקא? </w:t>
      </w:r>
    </w:p>
    <w:p w14:paraId="30B3DD24" w14:textId="11AC8724" w:rsidR="006542AA" w:rsidRDefault="00000000">
      <w:pPr>
        <w:pStyle w:val="36"/>
        <w:framePr w:wrap="notBeside"/>
      </w:pPr>
      <w:r>
        <w:t>ת"ש</w:t>
      </w:r>
      <w:r w:rsidR="00F63065">
        <w:t>, דא</w:t>
      </w:r>
      <w:r>
        <w:t>ריב"ל</w:t>
      </w:r>
      <w:r w:rsidR="00F63065">
        <w:t>:</w:t>
      </w:r>
    </w:p>
    <w:p w14:paraId="7F378045" w14:textId="36B48787" w:rsidR="00AC43C5" w:rsidRDefault="00F63065" w:rsidP="00AC43C5">
      <w:pPr>
        <w:rPr>
          <w:rtl/>
        </w:rPr>
      </w:pPr>
      <w:r>
        <w:rPr>
          <w:rtl/>
        </w:rPr>
        <w:t xml:space="preserve">המוכר עבדו </w:t>
      </w:r>
      <w:r w:rsidR="00AC43C5">
        <w:rPr>
          <w:rtl/>
        </w:rPr>
        <w:t>לנכרי</w:t>
      </w:r>
      <w:r>
        <w:rPr>
          <w:rtl/>
        </w:rPr>
        <w:t xml:space="preserve">: קונסין אותו עד מאה בדמיו! </w:t>
      </w:r>
    </w:p>
    <w:p w14:paraId="0F40E13D" w14:textId="23939A68" w:rsidR="00AC43C5" w:rsidRDefault="00F63065" w:rsidP="00C5567C">
      <w:pPr>
        <w:pStyle w:val="a"/>
        <w:rPr>
          <w:rtl/>
        </w:rPr>
      </w:pPr>
      <w:r>
        <w:rPr>
          <w:rtl/>
        </w:rPr>
        <w:t xml:space="preserve">שונה עבד, שכל יום ויום מפקיעו ממצות, </w:t>
      </w:r>
    </w:p>
    <w:p w14:paraId="470D928A" w14:textId="5B398ECC" w:rsidR="006542AA" w:rsidRDefault="00000000">
      <w:pPr>
        <w:pStyle w:val="36"/>
        <w:framePr w:wrap="notBeside"/>
      </w:pPr>
      <w:r>
        <w:t>וא"ד</w:t>
      </w:r>
      <w:r w:rsidR="00AC43C5">
        <w:t>:</w:t>
      </w:r>
    </w:p>
    <w:p w14:paraId="6EBB8681" w14:textId="16130137" w:rsidR="00B874E6" w:rsidRDefault="00F63065" w:rsidP="00AC43C5">
      <w:pPr>
        <w:rPr>
          <w:rtl/>
        </w:rPr>
      </w:pPr>
      <w:r>
        <w:rPr>
          <w:rStyle w:val="27"/>
          <w:rtl/>
        </w:rPr>
        <w:t>א</w:t>
      </w:r>
      <w:r>
        <w:rPr>
          <w:rStyle w:val="27"/>
          <w:rFonts w:hint="cs"/>
          <w:rtl/>
        </w:rPr>
        <w:t>ר"ל</w:t>
      </w:r>
      <w:r>
        <w:rPr>
          <w:rtl/>
        </w:rPr>
        <w:t>: המוכר בהמה גסה לנכרי - קונסין אותו עד מאה בדמיה</w:t>
      </w:r>
      <w:r w:rsidR="00C42678">
        <w:rPr>
          <w:rFonts w:hint="cs"/>
          <w:rtl/>
        </w:rPr>
        <w:t xml:space="preserve">. </w:t>
      </w:r>
      <w:r>
        <w:rPr>
          <w:rtl/>
        </w:rPr>
        <w:t>תנן: והנותן לו בקבלה, אף שאינו רשאי</w:t>
      </w:r>
      <w:r w:rsidR="00AC43C5">
        <w:rPr>
          <w:rFonts w:hint="cs"/>
          <w:rtl/>
        </w:rPr>
        <w:t xml:space="preserve"> </w:t>
      </w:r>
      <w:r>
        <w:rPr>
          <w:rtl/>
        </w:rPr>
        <w:t>קונ</w:t>
      </w:r>
      <w:r w:rsidR="00AC43C5">
        <w:rPr>
          <w:rtl/>
        </w:rPr>
        <w:t xml:space="preserve">סין אותו עד </w:t>
      </w:r>
      <w:r w:rsidR="00AC43C5" w:rsidRPr="00AC43C5">
        <w:rPr>
          <w:b/>
          <w:bCs/>
          <w:rtl/>
        </w:rPr>
        <w:t>עשרה</w:t>
      </w:r>
      <w:r w:rsidR="00AC43C5">
        <w:rPr>
          <w:rtl/>
        </w:rPr>
        <w:t xml:space="preserve"> בדמיה! מכירה </w:t>
      </w:r>
      <w:r>
        <w:rPr>
          <w:rtl/>
        </w:rPr>
        <w:t>פסקה ממנו, קבלנות - לא פסקה ממנו</w:t>
      </w:r>
      <w:r w:rsidR="0057284B">
        <w:rPr>
          <w:rtl/>
        </w:rPr>
        <w:t>.</w:t>
      </w:r>
    </w:p>
    <w:p w14:paraId="2B2402EB" w14:textId="72224AB5" w:rsidR="00AC43C5" w:rsidRDefault="00F63065" w:rsidP="00F63065">
      <w:pPr>
        <w:rPr>
          <w:rtl/>
        </w:rPr>
      </w:pPr>
      <w:r>
        <w:rPr>
          <w:rtl/>
        </w:rPr>
        <w:t xml:space="preserve">דוקא או לא דוקא? </w:t>
      </w:r>
    </w:p>
    <w:p w14:paraId="1F90B52F" w14:textId="25A739F3" w:rsidR="006542AA" w:rsidRDefault="00000000">
      <w:pPr>
        <w:pStyle w:val="36"/>
        <w:framePr w:wrap="notBeside"/>
      </w:pPr>
      <w:r>
        <w:t xml:space="preserve">ת"ש </w:t>
      </w:r>
      <w:r w:rsidR="00F63065">
        <w:t>ד</w:t>
      </w:r>
      <w:r>
        <w:t>אריב"ל</w:t>
      </w:r>
      <w:r w:rsidR="00F63065">
        <w:t>:</w:t>
      </w:r>
    </w:p>
    <w:p w14:paraId="0D838E50" w14:textId="0A4D2C0A" w:rsidR="00AC43C5" w:rsidRDefault="00F63065" w:rsidP="00C5567C">
      <w:pPr>
        <w:pStyle w:val="a"/>
      </w:pPr>
      <w:r>
        <w:rPr>
          <w:rtl/>
        </w:rPr>
        <w:t xml:space="preserve">המוכר עבדו </w:t>
      </w:r>
      <w:r w:rsidR="00AC43C5">
        <w:rPr>
          <w:rtl/>
        </w:rPr>
        <w:t>לנכרי</w:t>
      </w:r>
      <w:r>
        <w:rPr>
          <w:rtl/>
        </w:rPr>
        <w:t xml:space="preserve"> - קונסין אותו עד </w:t>
      </w:r>
      <w:r w:rsidRPr="00AC43C5">
        <w:rPr>
          <w:rtl/>
        </w:rPr>
        <w:t>עשרה</w:t>
      </w:r>
      <w:r>
        <w:rPr>
          <w:rtl/>
        </w:rPr>
        <w:t xml:space="preserve"> בדמיו! </w:t>
      </w:r>
    </w:p>
    <w:p w14:paraId="0AF75C6C" w14:textId="6D9C218F" w:rsidR="00AC43C5" w:rsidRDefault="00AC43C5" w:rsidP="00C5567C">
      <w:pPr>
        <w:pStyle w:val="a"/>
        <w:rPr>
          <w:rtl/>
        </w:rPr>
      </w:pPr>
      <w:r>
        <w:rPr>
          <w:rtl/>
        </w:rPr>
        <w:tab/>
      </w:r>
      <w:r>
        <w:rPr>
          <w:rFonts w:hint="cs"/>
          <w:rtl/>
        </w:rPr>
        <w:t xml:space="preserve">- </w:t>
      </w:r>
      <w:r>
        <w:rPr>
          <w:rtl/>
        </w:rPr>
        <w:t>שונה</w:t>
      </w:r>
      <w:r w:rsidR="00F63065">
        <w:rPr>
          <w:rtl/>
        </w:rPr>
        <w:t xml:space="preserve"> עבד: </w:t>
      </w:r>
      <w:r>
        <w:rPr>
          <w:rFonts w:hint="cs"/>
          <w:rtl/>
        </w:rPr>
        <w:t xml:space="preserve">שדבר שאינו שכיח הוא, ולא גזרו בו רבנן, משא"כ בבהמה </w:t>
      </w:r>
    </w:p>
    <w:p w14:paraId="1C55994D" w14:textId="77777777" w:rsidR="006542AA" w:rsidRDefault="00000000">
      <w:pPr>
        <w:pStyle w:val="affff7"/>
      </w:pPr>
      <w:r>
        <w:rPr>
          <w:color w:val="7B3F00"/>
        </w:rPr>
        <w:t>שותפות נכרי בבכור: 'כל בכור'</w:t>
      </w:r>
    </w:p>
    <w:p w14:paraId="1AE6E781" w14:textId="77777777" w:rsidR="00B874E6" w:rsidRPr="00C42678" w:rsidRDefault="00F63065" w:rsidP="00CD49A5">
      <w:pPr>
        <w:ind w:left="0" w:firstLine="0"/>
        <w:rPr>
          <w:rtl/>
        </w:rPr>
      </w:pPr>
      <w:r w:rsidRPr="00C42678">
        <w:rPr>
          <w:rtl/>
        </w:rPr>
        <w:t xml:space="preserve">וחכמים אומרים כל זמן שיד </w:t>
      </w:r>
      <w:r w:rsidR="00824319" w:rsidRPr="00C42678">
        <w:rPr>
          <w:rtl/>
        </w:rPr>
        <w:t>העכו"ם</w:t>
      </w:r>
      <w:r w:rsidRPr="00C42678">
        <w:rPr>
          <w:rtl/>
        </w:rPr>
        <w:t xml:space="preserve"> כו'</w:t>
      </w:r>
      <w:r w:rsidR="0057284B" w:rsidRPr="00C42678">
        <w:rPr>
          <w:rtl/>
        </w:rPr>
        <w:t>.</w:t>
      </w:r>
    </w:p>
    <w:p w14:paraId="274C131C" w14:textId="0140FDF1" w:rsidR="006542AA" w:rsidRDefault="00000000">
      <w:pPr>
        <w:pStyle w:val="36"/>
        <w:framePr w:wrap="notBeside"/>
      </w:pPr>
      <w:r>
        <w:t>רבי יהושע:</w:t>
      </w:r>
    </w:p>
    <w:p w14:paraId="2C85EB72" w14:textId="75D8C21E" w:rsidR="00C42678" w:rsidRDefault="00F63065" w:rsidP="00F63065">
      <w:pPr>
        <w:rPr>
          <w:rtl/>
        </w:rPr>
      </w:pPr>
      <w:r>
        <w:rPr>
          <w:rtl/>
        </w:rPr>
        <w:t>ושניהם מקרא אחד דרשו,</w:t>
      </w:r>
    </w:p>
    <w:p w14:paraId="28A638D3" w14:textId="0E54A0CA" w:rsidR="006542AA" w:rsidRDefault="00000000">
      <w:pPr>
        <w:pStyle w:val="36"/>
        <w:framePr w:wrap="notBeside"/>
      </w:pPr>
      <w:r>
        <w:t>'</w:t>
      </w:r>
      <w:r>
        <w:rPr>
          <w:rStyle w:val="affffe"/>
        </w:rPr>
        <w:t>כָּל בְּכוֹר</w:t>
      </w:r>
      <w:r>
        <w:t>'</w:t>
      </w:r>
      <w:r w:rsidR="00F63065">
        <w:t>, רבנן סברי:</w:t>
      </w:r>
    </w:p>
    <w:p w14:paraId="0BDECA47" w14:textId="6F58553A" w:rsidR="00C42678" w:rsidRDefault="00F63065" w:rsidP="00F63065">
      <w:pPr>
        <w:rPr>
          <w:rtl/>
        </w:rPr>
      </w:pPr>
      <w:r>
        <w:rPr>
          <w:rtl/>
        </w:rPr>
        <w:t xml:space="preserve">בכור - מקצת בכור משמע, </w:t>
      </w:r>
      <w:r w:rsidR="00C42678">
        <w:rPr>
          <w:rtl/>
        </w:rPr>
        <w:t>כתבה</w:t>
      </w:r>
      <w:r>
        <w:rPr>
          <w:rtl/>
        </w:rPr>
        <w:t xml:space="preserve"> </w:t>
      </w:r>
      <w:r w:rsidR="00C42678">
        <w:rPr>
          <w:rtl/>
        </w:rPr>
        <w:t>התורה</w:t>
      </w:r>
      <w:r>
        <w:rPr>
          <w:rtl/>
        </w:rPr>
        <w:t xml:space="preserve"> כל - עד </w:t>
      </w:r>
      <w:r w:rsidR="00C42678">
        <w:rPr>
          <w:rtl/>
        </w:rPr>
        <w:t>שיש</w:t>
      </w:r>
      <w:r>
        <w:rPr>
          <w:rtl/>
        </w:rPr>
        <w:t xml:space="preserve"> </w:t>
      </w:r>
      <w:r w:rsidR="00C42678">
        <w:rPr>
          <w:rtl/>
        </w:rPr>
        <w:t>כולו</w:t>
      </w:r>
      <w:r>
        <w:rPr>
          <w:rtl/>
        </w:rPr>
        <w:t xml:space="preserve"> </w:t>
      </w:r>
      <w:r w:rsidR="00C42678">
        <w:rPr>
          <w:rStyle w:val="affffd"/>
          <w:rtl/>
        </w:rPr>
        <w:t>לישראל</w:t>
      </w:r>
      <w:r w:rsidR="00C42678">
        <w:rPr>
          <w:rtl/>
        </w:rPr>
        <w:t xml:space="preserve">, </w:t>
      </w:r>
    </w:p>
    <w:p w14:paraId="7D02AE2D" w14:textId="446E2D59" w:rsidR="006542AA" w:rsidRDefault="00000000">
      <w:pPr>
        <w:pStyle w:val="36"/>
        <w:framePr w:wrap="notBeside"/>
      </w:pPr>
      <w:r>
        <w:tab/>
        <w:t xml:space="preserve">ור"י </w:t>
      </w:r>
      <w:r w:rsidR="00F63065">
        <w:t>סבר:</w:t>
      </w:r>
    </w:p>
    <w:p w14:paraId="6AE0F0E0" w14:textId="6ADFA0BF" w:rsidR="00B874E6" w:rsidRDefault="00F63065" w:rsidP="00C42678">
      <w:pPr>
        <w:rPr>
          <w:rtl/>
        </w:rPr>
      </w:pPr>
      <w:r>
        <w:rPr>
          <w:rtl/>
        </w:rPr>
        <w:t>בכור</w:t>
      </w:r>
      <w:r w:rsidR="00C42678">
        <w:rPr>
          <w:rFonts w:hint="cs"/>
          <w:rtl/>
        </w:rPr>
        <w:t xml:space="preserve"> </w:t>
      </w:r>
      <w:r w:rsidR="00C42678">
        <w:rPr>
          <w:rtl/>
        </w:rPr>
        <w:t>כולו</w:t>
      </w:r>
      <w:r>
        <w:rPr>
          <w:rtl/>
        </w:rPr>
        <w:t xml:space="preserve"> בכור משמע, </w:t>
      </w:r>
      <w:r w:rsidR="00C42678">
        <w:rPr>
          <w:rtl/>
        </w:rPr>
        <w:t>כתבה</w:t>
      </w:r>
      <w:r>
        <w:rPr>
          <w:rtl/>
        </w:rPr>
        <w:t xml:space="preserve"> </w:t>
      </w:r>
      <w:r w:rsidR="00C42678">
        <w:rPr>
          <w:rtl/>
        </w:rPr>
        <w:t>התורה</w:t>
      </w:r>
      <w:r>
        <w:rPr>
          <w:rtl/>
        </w:rPr>
        <w:t xml:space="preserve"> </w:t>
      </w:r>
      <w:r w:rsidR="00C42678">
        <w:rPr>
          <w:rFonts w:hint="cs"/>
          <w:rtl/>
        </w:rPr>
        <w:t>'</w:t>
      </w:r>
      <w:r w:rsidR="00C42678">
        <w:rPr>
          <w:rStyle w:val="affffe"/>
          <w:rtl/>
        </w:rPr>
        <w:t>כָּל</w:t>
      </w:r>
      <w:r w:rsidR="00C42678">
        <w:rPr>
          <w:rFonts w:hint="cs"/>
          <w:rtl/>
        </w:rPr>
        <w:t>'</w:t>
      </w:r>
      <w:r>
        <w:rPr>
          <w:rtl/>
        </w:rPr>
        <w:t xml:space="preserve"> - </w:t>
      </w:r>
      <w:r w:rsidR="00C42678">
        <w:rPr>
          <w:rtl/>
        </w:rPr>
        <w:t>שאפי'</w:t>
      </w:r>
      <w:r>
        <w:rPr>
          <w:rtl/>
        </w:rPr>
        <w:t xml:space="preserve"> כל </w:t>
      </w:r>
      <w:r w:rsidR="00C42678">
        <w:rPr>
          <w:rtl/>
        </w:rPr>
        <w:t>שהוא.</w:t>
      </w:r>
    </w:p>
    <w:p w14:paraId="5285BD61" w14:textId="72D30D25" w:rsidR="006542AA" w:rsidRDefault="00000000">
      <w:pPr>
        <w:pStyle w:val="36"/>
        <w:framePr w:wrap="notBeside"/>
      </w:pPr>
      <w:r w:rsidRPr="002357CF">
        <w:t>א</w:t>
      </w:r>
      <w:r>
        <w:t>ב"א</w:t>
      </w:r>
      <w:r w:rsidR="00F63065">
        <w:t>:</w:t>
      </w:r>
    </w:p>
    <w:p w14:paraId="6FBF23C1" w14:textId="64717D75" w:rsidR="00B874E6" w:rsidRDefault="00C42678" w:rsidP="00F63065">
      <w:pPr>
        <w:rPr>
          <w:rtl/>
        </w:rPr>
      </w:pPr>
      <w:r>
        <w:rPr>
          <w:rtl/>
        </w:rPr>
        <w:t>שלדעת</w:t>
      </w:r>
      <w:r w:rsidR="00F63065">
        <w:rPr>
          <w:rtl/>
        </w:rPr>
        <w:t xml:space="preserve"> </w:t>
      </w:r>
      <w:r>
        <w:rPr>
          <w:rtl/>
        </w:rPr>
        <w:t>הכל</w:t>
      </w:r>
      <w:r w:rsidR="00F63065">
        <w:rPr>
          <w:rtl/>
        </w:rPr>
        <w:t xml:space="preserve"> בכור - </w:t>
      </w:r>
      <w:r>
        <w:rPr>
          <w:rtl/>
        </w:rPr>
        <w:t>רוב</w:t>
      </w:r>
      <w:r w:rsidR="00F63065">
        <w:rPr>
          <w:rtl/>
        </w:rPr>
        <w:t xml:space="preserve"> משמע, </w:t>
      </w:r>
      <w:r>
        <w:rPr>
          <w:rtl/>
        </w:rPr>
        <w:t>זה סובר:</w:t>
      </w:r>
      <w:r w:rsidR="00F63065">
        <w:rPr>
          <w:rtl/>
        </w:rPr>
        <w:t xml:space="preserve"> כל משמע </w:t>
      </w:r>
      <w:r>
        <w:rPr>
          <w:rtl/>
        </w:rPr>
        <w:t>למלא</w:t>
      </w:r>
      <w:r w:rsidR="00F63065">
        <w:rPr>
          <w:rtl/>
        </w:rPr>
        <w:t xml:space="preserve"> </w:t>
      </w:r>
      <w:r>
        <w:rPr>
          <w:rtl/>
        </w:rPr>
        <w:t>בא</w:t>
      </w:r>
      <w:r w:rsidR="00F63065">
        <w:rPr>
          <w:rtl/>
        </w:rPr>
        <w:t xml:space="preserve"> </w:t>
      </w:r>
      <w:r>
        <w:rPr>
          <w:rStyle w:val="affffd"/>
          <w:rtl/>
        </w:rPr>
        <w:t>עד</w:t>
      </w:r>
      <w:r w:rsidR="00F63065">
        <w:rPr>
          <w:rtl/>
        </w:rPr>
        <w:t xml:space="preserve"> </w:t>
      </w:r>
      <w:r>
        <w:rPr>
          <w:rStyle w:val="affffd"/>
          <w:rtl/>
        </w:rPr>
        <w:t>כולו</w:t>
      </w:r>
      <w:r>
        <w:rPr>
          <w:rtl/>
        </w:rPr>
        <w:t>,</w:t>
      </w:r>
      <w:r w:rsidR="00F63065">
        <w:rPr>
          <w:rtl/>
        </w:rPr>
        <w:t xml:space="preserve"> </w:t>
      </w:r>
      <w:r>
        <w:rPr>
          <w:rtl/>
        </w:rPr>
        <w:t>וזה</w:t>
      </w:r>
      <w:r w:rsidR="00F63065">
        <w:rPr>
          <w:rtl/>
        </w:rPr>
        <w:t xml:space="preserve"> </w:t>
      </w:r>
      <w:r>
        <w:rPr>
          <w:rtl/>
        </w:rPr>
        <w:t xml:space="preserve">סובר: לגרוע בא </w:t>
      </w:r>
      <w:r>
        <w:rPr>
          <w:rStyle w:val="affffd"/>
          <w:rtl/>
        </w:rPr>
        <w:t>אפי' מקצתו</w:t>
      </w:r>
      <w:r>
        <w:rPr>
          <w:rtl/>
        </w:rPr>
        <w:t>.</w:t>
      </w:r>
    </w:p>
    <w:p w14:paraId="12CB8413" w14:textId="77777777" w:rsidR="006542AA" w:rsidRDefault="00000000">
      <w:pPr>
        <w:pStyle w:val="36"/>
        <w:framePr w:wrap="notBeside"/>
      </w:pPr>
      <w:r>
        <w:t xml:space="preserve">· </w:t>
      </w:r>
      <w:r w:rsidR="00F63065" w:rsidRPr="002357CF">
        <w:t>וכמה תהא שותפות</w:t>
      </w:r>
    </w:p>
    <w:p w14:paraId="2496822E" w14:textId="77777777" w:rsidR="006542AA" w:rsidRDefault="00000000">
      <w:pPr>
        <w:pStyle w:val="affff7"/>
      </w:pPr>
      <w:r>
        <w:rPr>
          <w:color w:val="7B3F00"/>
        </w:rPr>
        <w:lastRenderedPageBreak/>
        <w:t>שיעור שותפות נכרי הפוטרת</w:t>
      </w:r>
    </w:p>
    <w:p w14:paraId="3D0CD7CF" w14:textId="63CB6158" w:rsidR="00C42678" w:rsidRPr="002357CF" w:rsidRDefault="00F63065" w:rsidP="00C42678">
      <w:pPr>
        <w:rPr>
          <w:b/>
          <w:bCs/>
          <w:rtl/>
        </w:rPr>
      </w:pPr>
      <w:r w:rsidRPr="002357CF">
        <w:rPr>
          <w:b/>
          <w:bCs/>
          <w:rtl/>
        </w:rPr>
        <w:t xml:space="preserve">של </w:t>
      </w:r>
      <w:r w:rsidR="002357CF">
        <w:rPr>
          <w:b/>
          <w:bCs/>
          <w:rtl/>
        </w:rPr>
        <w:t>נכרי</w:t>
      </w:r>
      <w:r w:rsidRPr="002357CF">
        <w:rPr>
          <w:b/>
          <w:bCs/>
          <w:rtl/>
        </w:rPr>
        <w:t xml:space="preserve">, ותהא פטורה מן הבכורה? </w:t>
      </w:r>
    </w:p>
    <w:p w14:paraId="30BFE369" w14:textId="439C50D7" w:rsidR="006542AA" w:rsidRDefault="00000000">
      <w:pPr>
        <w:pStyle w:val="36"/>
        <w:framePr w:wrap="notBeside"/>
      </w:pPr>
      <w:r>
        <w:t>אר"ה</w:t>
      </w:r>
      <w:r w:rsidR="00F63065">
        <w:t>:</w:t>
      </w:r>
    </w:p>
    <w:p w14:paraId="4C840A5C" w14:textId="0E707B05" w:rsidR="00335950" w:rsidRDefault="00C42678" w:rsidP="00C42678">
      <w:pPr>
        <w:rPr>
          <w:rtl/>
        </w:rPr>
      </w:pPr>
      <w:r>
        <w:rPr>
          <w:rtl/>
        </w:rPr>
        <w:t>אפי'</w:t>
      </w:r>
      <w:r w:rsidR="00F63065">
        <w:rPr>
          <w:rtl/>
        </w:rPr>
        <w:t xml:space="preserve"> אזנו</w:t>
      </w:r>
      <w:r>
        <w:rPr>
          <w:rtl/>
        </w:rPr>
        <w:t>,</w:t>
      </w:r>
      <w:r>
        <w:rPr>
          <w:rFonts w:hint="cs"/>
          <w:rtl/>
        </w:rPr>
        <w:t xml:space="preserve"> </w:t>
      </w:r>
    </w:p>
    <w:p w14:paraId="008E55C0" w14:textId="711B5D6A" w:rsidR="006542AA" w:rsidRDefault="00000000">
      <w:pPr>
        <w:pStyle w:val="36"/>
        <w:framePr w:wrap="notBeside"/>
      </w:pPr>
      <w:r>
        <w:t>·</w:t>
      </w:r>
      <w:r w:rsidR="00F63065">
        <w:t xml:space="preserve">מתקיף </w:t>
      </w:r>
      <w:r>
        <w:t>ר"נ</w:t>
      </w:r>
      <w:r w:rsidR="00C42678">
        <w:t>:</w:t>
      </w:r>
    </w:p>
    <w:p w14:paraId="6F7C508F" w14:textId="64DEB56C" w:rsidR="00BF6826" w:rsidRDefault="00844992" w:rsidP="00C42678">
      <w:pPr>
        <w:rPr>
          <w:rtl/>
        </w:rPr>
      </w:pPr>
      <w:r>
        <w:rPr>
          <w:rtl/>
        </w:rPr>
        <w:t>ויאמר</w:t>
      </w:r>
      <w:r w:rsidR="00F63065">
        <w:rPr>
          <w:rtl/>
        </w:rPr>
        <w:t xml:space="preserve"> </w:t>
      </w:r>
      <w:r>
        <w:rPr>
          <w:rtl/>
        </w:rPr>
        <w:t>לו</w:t>
      </w:r>
      <w:r w:rsidR="00F63065">
        <w:rPr>
          <w:rtl/>
        </w:rPr>
        <w:t xml:space="preserve"> </w:t>
      </w:r>
      <w:r>
        <w:rPr>
          <w:rStyle w:val="affffd"/>
          <w:rtl/>
        </w:rPr>
        <w:t>הכהן</w:t>
      </w:r>
      <w:r>
        <w:rPr>
          <w:rtl/>
        </w:rPr>
        <w:t>: קח</w:t>
      </w:r>
      <w:r w:rsidR="00F63065">
        <w:rPr>
          <w:rtl/>
        </w:rPr>
        <w:t xml:space="preserve"> אזנך </w:t>
      </w:r>
      <w:r>
        <w:rPr>
          <w:rtl/>
        </w:rPr>
        <w:t>ולך!</w:t>
      </w:r>
      <w:r w:rsidR="00F63065">
        <w:rPr>
          <w:rtl/>
        </w:rPr>
        <w:t xml:space="preserve"> </w:t>
      </w:r>
    </w:p>
    <w:p w14:paraId="0F2B656E" w14:textId="43C7F6DF" w:rsidR="006542AA" w:rsidRDefault="00000000">
      <w:pPr>
        <w:pStyle w:val="36"/>
        <w:framePr w:wrap="notBeside"/>
      </w:pPr>
      <w:r>
        <w:t xml:space="preserve">אלא </w:t>
      </w:r>
      <w:r w:rsidR="00F63065">
        <w:t>איתמר</w:t>
      </w:r>
      <w:r w:rsidR="00BF6826">
        <w:t xml:space="preserve"> </w:t>
      </w:r>
      <w:r>
        <w:t>ר"ח</w:t>
      </w:r>
      <w:r w:rsidR="00F63065">
        <w:t>:</w:t>
      </w:r>
    </w:p>
    <w:p w14:paraId="0EDEE622" w14:textId="53AD2B30" w:rsidR="00335950" w:rsidRDefault="00F63065" w:rsidP="00BF6826">
      <w:pPr>
        <w:rPr>
          <w:rtl/>
        </w:rPr>
      </w:pPr>
      <w:r>
        <w:rPr>
          <w:rtl/>
        </w:rPr>
        <w:t xml:space="preserve">דבר שעושה אותו </w:t>
      </w:r>
      <w:r w:rsidR="00335950">
        <w:rPr>
          <w:rtl/>
        </w:rPr>
        <w:t>נבלה [אבל</w:t>
      </w:r>
      <w:r w:rsidR="00335950">
        <w:rPr>
          <w:rFonts w:hint="cs"/>
          <w:rtl/>
        </w:rPr>
        <w:t xml:space="preserve"> טריפה חיה]</w:t>
      </w:r>
      <w:r>
        <w:rPr>
          <w:rtl/>
        </w:rPr>
        <w:t xml:space="preserve">, </w:t>
      </w:r>
    </w:p>
    <w:p w14:paraId="182F7089" w14:textId="77777777" w:rsidR="006542AA" w:rsidRDefault="00000000">
      <w:pPr>
        <w:pStyle w:val="36"/>
        <w:framePr w:wrap="notBeside"/>
      </w:pPr>
      <w:r>
        <w:tab/>
      </w:r>
      <w:r>
        <w:tab/>
      </w:r>
      <w:r w:rsidR="00F63065">
        <w:t>ו</w:t>
      </w:r>
      <w:r>
        <w:t>ל</w:t>
      </w:r>
      <w:r w:rsidR="00F63065">
        <w:t>רבא:</w:t>
      </w:r>
    </w:p>
    <w:p w14:paraId="6EFCE480" w14:textId="290DE922" w:rsidR="00B874E6" w:rsidRDefault="00F63065" w:rsidP="00335950">
      <w:pPr>
        <w:rPr>
          <w:rtl/>
        </w:rPr>
      </w:pPr>
      <w:r>
        <w:rPr>
          <w:rtl/>
        </w:rPr>
        <w:t xml:space="preserve">דבר שעושה אותו </w:t>
      </w:r>
      <w:r w:rsidR="00335950">
        <w:rPr>
          <w:rtl/>
        </w:rPr>
        <w:t>טריפה [שטריפה</w:t>
      </w:r>
      <w:r w:rsidR="00335950">
        <w:rPr>
          <w:rFonts w:hint="cs"/>
          <w:rtl/>
        </w:rPr>
        <w:t xml:space="preserve"> אינה חיה].</w:t>
      </w:r>
    </w:p>
    <w:p w14:paraId="76D6ED32" w14:textId="54350492" w:rsidR="006542AA" w:rsidRDefault="00000000">
      <w:pPr>
        <w:pStyle w:val="36"/>
        <w:framePr w:wrap="notBeside"/>
      </w:pPr>
      <w:r>
        <w:t xml:space="preserve">· </w:t>
      </w:r>
      <w:r w:rsidR="00BF6826">
        <w:t xml:space="preserve">אמרוה רבנן </w:t>
      </w:r>
      <w:r>
        <w:t>לפניו</w:t>
      </w:r>
      <w:r w:rsidR="00BF6826">
        <w:t xml:space="preserve"> ד</w:t>
      </w:r>
      <w:r>
        <w:t>ר"פ</w:t>
      </w:r>
      <w:r w:rsidR="00F63065">
        <w:t>:</w:t>
      </w:r>
    </w:p>
    <w:p w14:paraId="2E568A2E" w14:textId="6E01CC2F" w:rsidR="00C42678" w:rsidRDefault="00844992" w:rsidP="00BF6826">
      <w:pPr>
        <w:rPr>
          <w:rtl/>
        </w:rPr>
      </w:pPr>
      <w:r>
        <w:rPr>
          <w:rtl/>
        </w:rPr>
        <w:t>זה</w:t>
      </w:r>
      <w:r w:rsidR="00F63065">
        <w:rPr>
          <w:rtl/>
        </w:rPr>
        <w:t xml:space="preserve"> </w:t>
      </w:r>
      <w:r>
        <w:rPr>
          <w:rStyle w:val="27"/>
          <w:rtl/>
        </w:rPr>
        <w:t>של</w:t>
      </w:r>
      <w:r w:rsidR="00C42678">
        <w:rPr>
          <w:rFonts w:hint="cs"/>
          <w:rtl/>
        </w:rPr>
        <w:t xml:space="preserve"> </w:t>
      </w:r>
      <w:r>
        <w:rPr>
          <w:rStyle w:val="27"/>
          <w:rtl/>
        </w:rPr>
        <w:t>ר"ה</w:t>
      </w:r>
      <w:r w:rsidR="00335950">
        <w:rPr>
          <w:rtl/>
        </w:rPr>
        <w:t xml:space="preserve"> </w:t>
      </w:r>
      <w:r>
        <w:rPr>
          <w:rStyle w:val="27"/>
          <w:rtl/>
        </w:rPr>
        <w:t>וזה של ר"ח ורבא -</w:t>
      </w:r>
      <w:r w:rsidR="00335950">
        <w:rPr>
          <w:rtl/>
        </w:rPr>
        <w:t xml:space="preserve"> לא </w:t>
      </w:r>
      <w:r>
        <w:rPr>
          <w:rtl/>
        </w:rPr>
        <w:t>נחלקו:</w:t>
      </w:r>
      <w:r w:rsidR="00335950">
        <w:rPr>
          <w:rtl/>
        </w:rPr>
        <w:t xml:space="preserve"> </w:t>
      </w:r>
      <w:r>
        <w:rPr>
          <w:rtl/>
        </w:rPr>
        <w:t>זה</w:t>
      </w:r>
      <w:r w:rsidR="00335950">
        <w:rPr>
          <w:rtl/>
        </w:rPr>
        <w:t xml:space="preserve"> </w:t>
      </w:r>
      <w:r>
        <w:rPr>
          <w:rtl/>
        </w:rPr>
        <w:t>בו</w:t>
      </w:r>
      <w:r w:rsidR="00335950">
        <w:rPr>
          <w:rtl/>
        </w:rPr>
        <w:t xml:space="preserve"> </w:t>
      </w:r>
      <w:r>
        <w:rPr>
          <w:rStyle w:val="affffd"/>
          <w:rtl/>
        </w:rPr>
        <w:t>בעובר</w:t>
      </w:r>
      <w:r>
        <w:rPr>
          <w:rtl/>
        </w:rPr>
        <w:t>, זה</w:t>
      </w:r>
      <w:r w:rsidR="00335950">
        <w:rPr>
          <w:rtl/>
        </w:rPr>
        <w:t xml:space="preserve"> </w:t>
      </w:r>
      <w:r w:rsidR="00F63065">
        <w:rPr>
          <w:rtl/>
        </w:rPr>
        <w:t>באמו</w:t>
      </w:r>
      <w:r>
        <w:rPr>
          <w:rtl/>
        </w:rPr>
        <w:t>,</w:t>
      </w:r>
    </w:p>
    <w:p w14:paraId="48FFD9A8" w14:textId="6184C767" w:rsidR="006542AA" w:rsidRDefault="00000000">
      <w:pPr>
        <w:pStyle w:val="36"/>
        <w:framePr w:wrap="notBeside"/>
      </w:pPr>
      <w:r w:rsidRPr="00844992">
        <w:t xml:space="preserve">ודחאם </w:t>
      </w:r>
      <w:r>
        <w:t>ר"פ</w:t>
      </w:r>
      <w:r w:rsidR="00F63065">
        <w:t>:</w:t>
      </w:r>
    </w:p>
    <w:p w14:paraId="1A4DDECC" w14:textId="71D8EE3F" w:rsidR="00C42678" w:rsidRDefault="00844992" w:rsidP="00844992">
      <w:pPr>
        <w:rPr>
          <w:rtl/>
        </w:rPr>
      </w:pPr>
      <w:r>
        <w:rPr>
          <w:rFonts w:hint="cs"/>
          <w:rtl/>
        </w:rPr>
        <w:t>שכמו ש'בוֹ'</w:t>
      </w:r>
      <w:r w:rsidR="00BF6826">
        <w:rPr>
          <w:rtl/>
        </w:rPr>
        <w:t xml:space="preserve"> - </w:t>
      </w:r>
      <w:r>
        <w:rPr>
          <w:rtl/>
        </w:rPr>
        <w:t>צריך</w:t>
      </w:r>
      <w:r w:rsidR="00BF6826">
        <w:rPr>
          <w:rtl/>
        </w:rPr>
        <w:t xml:space="preserve"> כל בכור</w:t>
      </w:r>
      <w:r w:rsidR="00F63065">
        <w:rPr>
          <w:rtl/>
        </w:rPr>
        <w:t xml:space="preserve"> </w:t>
      </w:r>
      <w:r>
        <w:rPr>
          <w:rtl/>
        </w:rPr>
        <w:t>ואין,</w:t>
      </w:r>
      <w:r w:rsidR="00C42678">
        <w:rPr>
          <w:rFonts w:hint="cs"/>
          <w:rtl/>
        </w:rPr>
        <w:t xml:space="preserve"> </w:t>
      </w:r>
      <w:r>
        <w:rPr>
          <w:rFonts w:hint="cs"/>
          <w:rtl/>
        </w:rPr>
        <w:t xml:space="preserve">כך גם </w:t>
      </w:r>
      <w:r w:rsidR="00F63065">
        <w:rPr>
          <w:rtl/>
        </w:rPr>
        <w:t>אמו</w:t>
      </w:r>
      <w:r>
        <w:rPr>
          <w:rFonts w:hint="cs"/>
          <w:rtl/>
        </w:rPr>
        <w:t xml:space="preserve"> צריכה</w:t>
      </w:r>
      <w:r w:rsidR="00F63065">
        <w:rPr>
          <w:rtl/>
        </w:rPr>
        <w:t xml:space="preserve"> </w:t>
      </w:r>
      <w:r w:rsidR="00C42678">
        <w:rPr>
          <w:rFonts w:hint="cs"/>
          <w:rtl/>
        </w:rPr>
        <w:t>'</w:t>
      </w:r>
      <w:r>
        <w:rPr>
          <w:rStyle w:val="affffe"/>
          <w:rtl/>
        </w:rPr>
        <w:t>כָּל מִקְנְךָ תִּזָּכָר</w:t>
      </w:r>
      <w:r w:rsidR="00C42678">
        <w:rPr>
          <w:rFonts w:hint="cs"/>
          <w:rtl/>
        </w:rPr>
        <w:t>'</w:t>
      </w:r>
      <w:r w:rsidR="00F63065">
        <w:rPr>
          <w:rtl/>
        </w:rPr>
        <w:t xml:space="preserve">, </w:t>
      </w:r>
      <w:r>
        <w:rPr>
          <w:rtl/>
        </w:rPr>
        <w:t>ואין</w:t>
      </w:r>
      <w:r w:rsidR="00F63065">
        <w:rPr>
          <w:rtl/>
        </w:rPr>
        <w:t xml:space="preserve">! </w:t>
      </w:r>
      <w:r>
        <w:rPr>
          <w:rStyle w:val="affffd"/>
          <w:rtl/>
        </w:rPr>
        <w:t>ואין הבדל</w:t>
      </w:r>
      <w:r>
        <w:rPr>
          <w:rtl/>
        </w:rPr>
        <w:t xml:space="preserve"> </w:t>
      </w:r>
    </w:p>
    <w:p w14:paraId="3868E6A4" w14:textId="38F2E9D2" w:rsidR="006542AA" w:rsidRDefault="00000000">
      <w:pPr>
        <w:pStyle w:val="36"/>
        <w:framePr w:wrap="notBeside"/>
      </w:pPr>
      <w:r>
        <w:t xml:space="preserve">· </w:t>
      </w:r>
      <w:r w:rsidR="00F63065">
        <w:t>מתקיף מ</w:t>
      </w:r>
      <w:r w:rsidR="00BF6826">
        <w:t>ב</w:t>
      </w:r>
      <w:r>
        <w:t>ר"א</w:t>
      </w:r>
      <w:r w:rsidR="00F63065">
        <w:t>:</w:t>
      </w:r>
    </w:p>
    <w:p w14:paraId="2B64F3B3" w14:textId="74C24238" w:rsidR="00C42678" w:rsidRDefault="00844992" w:rsidP="00844992">
      <w:pPr>
        <w:rPr>
          <w:rtl/>
        </w:rPr>
      </w:pPr>
      <w:r>
        <w:rPr>
          <w:rtl/>
        </w:rPr>
        <w:t>במה</w:t>
      </w:r>
      <w:r w:rsidR="00F63065">
        <w:rPr>
          <w:rtl/>
        </w:rPr>
        <w:t xml:space="preserve"> </w:t>
      </w:r>
      <w:r>
        <w:rPr>
          <w:rtl/>
        </w:rPr>
        <w:t>שונה</w:t>
      </w:r>
      <w:r w:rsidR="00F63065">
        <w:rPr>
          <w:rtl/>
        </w:rPr>
        <w:t xml:space="preserve"> </w:t>
      </w:r>
      <w:r>
        <w:rPr>
          <w:rtl/>
        </w:rPr>
        <w:t>מנפלים,</w:t>
      </w:r>
      <w:r w:rsidR="00335950">
        <w:rPr>
          <w:rtl/>
        </w:rPr>
        <w:t xml:space="preserve"> </w:t>
      </w:r>
      <w:r>
        <w:rPr>
          <w:rFonts w:hint="cs"/>
          <w:rtl/>
        </w:rPr>
        <w:t>שאע"פ שאינם בני חיות קדושים, ש'</w:t>
      </w:r>
      <w:r w:rsidRPr="009F73ED">
        <w:rPr>
          <w:rStyle w:val="affffe"/>
          <w:rFonts w:hint="eastAsia"/>
          <w:rtl/>
        </w:rPr>
        <w:t>פטר</w:t>
      </w:r>
      <w:r w:rsidRPr="009F73ED">
        <w:rPr>
          <w:rStyle w:val="affffe"/>
          <w:rtl/>
        </w:rPr>
        <w:t xml:space="preserve"> שג</w:t>
      </w:r>
      <w:r w:rsidRPr="009F73ED">
        <w:rPr>
          <w:rStyle w:val="affffe"/>
          <w:rFonts w:hint="eastAsia"/>
          <w:rtl/>
        </w:rPr>
        <w:t>ֶ</w:t>
      </w:r>
      <w:r w:rsidRPr="009F73ED">
        <w:rPr>
          <w:rStyle w:val="affffe"/>
          <w:rtl/>
        </w:rPr>
        <w:t>ר בהמה</w:t>
      </w:r>
      <w:r>
        <w:rPr>
          <w:rtl/>
        </w:rPr>
        <w:t>'</w:t>
      </w:r>
      <w:r w:rsidR="00F63065">
        <w:rPr>
          <w:rtl/>
        </w:rPr>
        <w:t xml:space="preserve"> </w:t>
      </w:r>
      <w:r>
        <w:rPr>
          <w:rFonts w:hint="cs"/>
          <w:rtl/>
        </w:rPr>
        <w:t>- שגַר</w:t>
      </w:r>
      <w:r w:rsidR="00F63065">
        <w:rPr>
          <w:rtl/>
        </w:rPr>
        <w:t xml:space="preserve"> בבהמה! </w:t>
      </w:r>
    </w:p>
    <w:p w14:paraId="5AE5F6DD" w14:textId="7B584779" w:rsidR="00B874E6" w:rsidRDefault="00645A91" w:rsidP="00645A91">
      <w:pPr>
        <w:rPr>
          <w:rtl/>
        </w:rPr>
      </w:pPr>
      <w:r>
        <w:rPr>
          <w:rFonts w:hint="cs"/>
          <w:rtl/>
        </w:rPr>
        <w:t xml:space="preserve">- בנפל שלא מעורב </w:t>
      </w:r>
      <w:r>
        <w:rPr>
          <w:rStyle w:val="affffd"/>
          <w:rFonts w:hint="cs"/>
          <w:rtl/>
        </w:rPr>
        <w:t>בו</w:t>
      </w:r>
      <w:r>
        <w:rPr>
          <w:rFonts w:hint="cs"/>
          <w:rtl/>
        </w:rPr>
        <w:t xml:space="preserve"> חולין </w:t>
      </w:r>
      <w:r>
        <w:rPr>
          <w:rtl/>
        </w:rPr>
        <w:t>קוראים</w:t>
      </w:r>
      <w:r w:rsidR="00F63065">
        <w:rPr>
          <w:rtl/>
        </w:rPr>
        <w:t xml:space="preserve"> בבהמה </w:t>
      </w:r>
      <w:r w:rsidR="00C42678">
        <w:rPr>
          <w:rFonts w:hint="cs"/>
          <w:rtl/>
        </w:rPr>
        <w:t>'</w:t>
      </w:r>
      <w:r>
        <w:rPr>
          <w:rStyle w:val="affffe"/>
          <w:rtl/>
        </w:rPr>
        <w:t>כָּל בְּכוֹר</w:t>
      </w:r>
      <w:r w:rsidR="00C42678">
        <w:rPr>
          <w:rFonts w:hint="cs"/>
          <w:rtl/>
        </w:rPr>
        <w:t>'</w:t>
      </w:r>
      <w:r w:rsidR="00C42678">
        <w:rPr>
          <w:rtl/>
        </w:rPr>
        <w:t xml:space="preserve">, </w:t>
      </w:r>
      <w:r>
        <w:rPr>
          <w:rtl/>
        </w:rPr>
        <w:t>כאן</w:t>
      </w:r>
      <w:r w:rsidR="00C42678">
        <w:rPr>
          <w:rtl/>
        </w:rPr>
        <w:t xml:space="preserve"> </w:t>
      </w:r>
      <w:r>
        <w:rPr>
          <w:rFonts w:hint="cs"/>
          <w:rtl/>
        </w:rPr>
        <w:t>שמעורב ח</w:t>
      </w:r>
      <w:r w:rsidR="00F63065">
        <w:rPr>
          <w:rtl/>
        </w:rPr>
        <w:t xml:space="preserve">ולין, לא </w:t>
      </w:r>
      <w:r>
        <w:rPr>
          <w:rtl/>
        </w:rPr>
        <w:t>קוראים</w:t>
      </w:r>
      <w:r w:rsidR="00F63065">
        <w:rPr>
          <w:rtl/>
        </w:rPr>
        <w:t xml:space="preserve"> </w:t>
      </w:r>
      <w:r>
        <w:rPr>
          <w:rtl/>
        </w:rPr>
        <w:t>בהם</w:t>
      </w:r>
      <w:r w:rsidR="00F63065">
        <w:rPr>
          <w:rtl/>
        </w:rPr>
        <w:t xml:space="preserve"> </w:t>
      </w:r>
      <w:r w:rsidR="00335950">
        <w:rPr>
          <w:rFonts w:hint="cs"/>
          <w:rtl/>
        </w:rPr>
        <w:t>'</w:t>
      </w:r>
      <w:r>
        <w:rPr>
          <w:rStyle w:val="affffe"/>
          <w:rtl/>
        </w:rPr>
        <w:t>כָּל בְּכוֹר</w:t>
      </w:r>
      <w:r w:rsidR="00335950">
        <w:rPr>
          <w:rFonts w:hint="cs"/>
          <w:rtl/>
        </w:rPr>
        <w:t>'</w:t>
      </w:r>
      <w:r w:rsidR="0057284B">
        <w:rPr>
          <w:rtl/>
        </w:rPr>
        <w:t>.</w:t>
      </w:r>
    </w:p>
    <w:p w14:paraId="7D0E77CD" w14:textId="772E1FF6" w:rsidR="00C42678" w:rsidRDefault="00645A91" w:rsidP="00335950">
      <w:pPr>
        <w:rPr>
          <w:rtl/>
        </w:rPr>
      </w:pPr>
      <w:r>
        <w:rPr>
          <w:rtl/>
        </w:rPr>
        <w:t>·</w:t>
      </w:r>
      <w:r>
        <w:rPr>
          <w:rFonts w:hint="cs"/>
          <w:rtl/>
        </w:rPr>
        <w:t xml:space="preserve"> </w:t>
      </w:r>
      <w:r>
        <w:rPr>
          <w:rStyle w:val="27"/>
          <w:rFonts w:hint="cs"/>
          <w:rtl/>
        </w:rPr>
        <w:t>ר"א</w:t>
      </w:r>
      <w:r w:rsidR="00F63065">
        <w:rPr>
          <w:rtl/>
        </w:rPr>
        <w:t xml:space="preserve"> לא </w:t>
      </w:r>
      <w:r>
        <w:rPr>
          <w:rtl/>
        </w:rPr>
        <w:t>נכנס</w:t>
      </w:r>
      <w:r w:rsidR="00F63065">
        <w:rPr>
          <w:rtl/>
        </w:rPr>
        <w:t xml:space="preserve"> </w:t>
      </w:r>
      <w:r>
        <w:rPr>
          <w:rtl/>
        </w:rPr>
        <w:t>לבית</w:t>
      </w:r>
      <w:r w:rsidR="00F63065">
        <w:rPr>
          <w:rtl/>
        </w:rPr>
        <w:t xml:space="preserve"> </w:t>
      </w:r>
      <w:r>
        <w:rPr>
          <w:rtl/>
        </w:rPr>
        <w:t>המדרש,</w:t>
      </w:r>
      <w:r w:rsidR="00F63065">
        <w:rPr>
          <w:rtl/>
        </w:rPr>
        <w:t xml:space="preserve"> </w:t>
      </w:r>
      <w:r>
        <w:rPr>
          <w:rFonts w:hint="cs"/>
          <w:rtl/>
        </w:rPr>
        <w:t>ומצא</w:t>
      </w:r>
      <w:r w:rsidR="00335950">
        <w:rPr>
          <w:rFonts w:hint="cs"/>
          <w:rtl/>
        </w:rPr>
        <w:t xml:space="preserve"> </w:t>
      </w:r>
      <w:r>
        <w:rPr>
          <w:rStyle w:val="27"/>
          <w:rtl/>
        </w:rPr>
        <w:t>את ר'</w:t>
      </w:r>
      <w:r w:rsidR="00F63065">
        <w:rPr>
          <w:rStyle w:val="27"/>
          <w:rtl/>
        </w:rPr>
        <w:t xml:space="preserve"> אסי</w:t>
      </w:r>
      <w:r w:rsidR="00F63065">
        <w:rPr>
          <w:rtl/>
        </w:rPr>
        <w:t xml:space="preserve">, א"ל: </w:t>
      </w:r>
      <w:r>
        <w:rPr>
          <w:rtl/>
        </w:rPr>
        <w:t>מה</w:t>
      </w:r>
      <w:r w:rsidR="00F63065">
        <w:rPr>
          <w:rtl/>
        </w:rPr>
        <w:t xml:space="preserve"> </w:t>
      </w:r>
      <w:r>
        <w:rPr>
          <w:rtl/>
        </w:rPr>
        <w:t>אמרו</w:t>
      </w:r>
      <w:r w:rsidR="00F63065">
        <w:rPr>
          <w:rtl/>
        </w:rPr>
        <w:t xml:space="preserve"> רבנן </w:t>
      </w:r>
      <w:r>
        <w:rPr>
          <w:rtl/>
        </w:rPr>
        <w:t>בבית</w:t>
      </w:r>
      <w:r w:rsidR="00F63065">
        <w:rPr>
          <w:rtl/>
        </w:rPr>
        <w:t xml:space="preserve"> </w:t>
      </w:r>
      <w:r>
        <w:rPr>
          <w:rtl/>
        </w:rPr>
        <w:t>המדרש?</w:t>
      </w:r>
      <w:r w:rsidR="00F63065">
        <w:rPr>
          <w:rtl/>
        </w:rPr>
        <w:t xml:space="preserve"> </w:t>
      </w:r>
    </w:p>
    <w:p w14:paraId="2F16F70C" w14:textId="77777777" w:rsidR="00C42678" w:rsidRDefault="00C42678" w:rsidP="00C42678">
      <w:pPr>
        <w:pStyle w:val="afff0"/>
        <w:framePr w:wrap="around"/>
        <w:rPr>
          <w:rtl/>
        </w:rPr>
      </w:pPr>
      <w:r>
        <w:rPr>
          <w:rFonts w:hint="cs"/>
          <w:rtl/>
        </w:rPr>
        <w:t>ג:</w:t>
      </w:r>
    </w:p>
    <w:p w14:paraId="1F105FB4" w14:textId="77777777" w:rsidR="006542AA" w:rsidRDefault="00000000">
      <w:pPr>
        <w:pStyle w:val="36"/>
        <w:framePr w:wrap="notBeside"/>
      </w:pPr>
      <w:r>
        <w:t>א"ל:</w:t>
      </w:r>
    </w:p>
    <w:p w14:paraId="523435C9" w14:textId="19F2E6FA" w:rsidR="00B874E6" w:rsidRDefault="00F63065" w:rsidP="00335950">
      <w:pPr>
        <w:rPr>
          <w:rtl/>
        </w:rPr>
      </w:pPr>
      <w:r>
        <w:rPr>
          <w:rtl/>
        </w:rPr>
        <w:t xml:space="preserve">כך </w:t>
      </w:r>
      <w:r>
        <w:rPr>
          <w:rStyle w:val="27"/>
          <w:rtl/>
        </w:rPr>
        <w:t>א</w:t>
      </w:r>
      <w:r w:rsidR="00335950">
        <w:rPr>
          <w:rStyle w:val="27"/>
          <w:rFonts w:hint="cs"/>
          <w:rtl/>
        </w:rPr>
        <w:t>ר</w:t>
      </w:r>
      <w:r>
        <w:rPr>
          <w:rStyle w:val="27"/>
          <w:rFonts w:hint="cs"/>
          <w:rtl/>
        </w:rPr>
        <w:t>י"ו</w:t>
      </w:r>
      <w:r>
        <w:rPr>
          <w:rtl/>
        </w:rPr>
        <w:t>: אפי' מום קל</w:t>
      </w:r>
      <w:r w:rsidR="0057284B">
        <w:rPr>
          <w:rtl/>
        </w:rPr>
        <w:t>.</w:t>
      </w:r>
    </w:p>
    <w:p w14:paraId="38003F1B" w14:textId="77777777" w:rsidR="006542AA" w:rsidRDefault="00000000">
      <w:pPr>
        <w:pStyle w:val="36"/>
        <w:framePr w:wrap="notBeside"/>
      </w:pPr>
      <w:r>
        <w:t>והדתנן:</w:t>
      </w:r>
    </w:p>
    <w:p w14:paraId="7C81B58A" w14:textId="1693C63C" w:rsidR="00645A91" w:rsidRDefault="00F63065" w:rsidP="00F63065">
      <w:pPr>
        <w:rPr>
          <w:rtl/>
        </w:rPr>
      </w:pPr>
      <w:r>
        <w:rPr>
          <w:rtl/>
        </w:rPr>
        <w:t xml:space="preserve">רחל שילדה מין עז, ועז שילדה מין רחל - פטורה מן הבכורה, </w:t>
      </w:r>
    </w:p>
    <w:p w14:paraId="171E5AF5" w14:textId="0B217ACD" w:rsidR="00645A91" w:rsidRDefault="00C675D6" w:rsidP="00645A91">
      <w:pPr>
        <w:rPr>
          <w:rtl/>
        </w:rPr>
      </w:pPr>
      <w:r>
        <w:rPr>
          <w:rtl/>
        </w:rPr>
        <w:tab/>
      </w:r>
      <w:r w:rsidR="00F63065">
        <w:rPr>
          <w:rtl/>
        </w:rPr>
        <w:t xml:space="preserve">ואם יש בו מקצת סימנין </w:t>
      </w:r>
      <w:r>
        <w:rPr>
          <w:rtl/>
        </w:rPr>
        <w:t>-</w:t>
      </w:r>
      <w:r w:rsidR="00F63065">
        <w:rPr>
          <w:rtl/>
        </w:rPr>
        <w:t xml:space="preserve"> חייב</w:t>
      </w:r>
      <w:r>
        <w:rPr>
          <w:rFonts w:hint="cs"/>
          <w:rtl/>
        </w:rPr>
        <w:t>,</w:t>
      </w:r>
      <w:r w:rsidR="00F63065">
        <w:rPr>
          <w:rtl/>
        </w:rPr>
        <w:t xml:space="preserve"> מום קבוע </w:t>
      </w:r>
      <w:r>
        <w:rPr>
          <w:rtl/>
        </w:rPr>
        <w:t>הוא</w:t>
      </w:r>
      <w:r w:rsidR="00F63065">
        <w:rPr>
          <w:rtl/>
        </w:rPr>
        <w:t xml:space="preserve"> לשחוט עליו</w:t>
      </w:r>
      <w:r>
        <w:rPr>
          <w:rFonts w:hint="cs"/>
          <w:rtl/>
        </w:rPr>
        <w:t xml:space="preserve"> [אף לביהמ"ק]</w:t>
      </w:r>
      <w:r w:rsidR="00F63065">
        <w:rPr>
          <w:rtl/>
        </w:rPr>
        <w:t xml:space="preserve">, </w:t>
      </w:r>
    </w:p>
    <w:p w14:paraId="02942B2B" w14:textId="13FA89A5" w:rsidR="00645A91" w:rsidRDefault="00F63065" w:rsidP="00C675D6">
      <w:pPr>
        <w:rPr>
          <w:rtl/>
        </w:rPr>
      </w:pPr>
      <w:r>
        <w:rPr>
          <w:rtl/>
        </w:rPr>
        <w:t xml:space="preserve">מום קל - קמ"ל </w:t>
      </w:r>
      <w:r>
        <w:rPr>
          <w:rStyle w:val="27"/>
          <w:rtl/>
        </w:rPr>
        <w:t>כדר"ה</w:t>
      </w:r>
      <w:r w:rsidR="00645A91">
        <w:rPr>
          <w:rFonts w:hint="cs"/>
          <w:rtl/>
        </w:rPr>
        <w:t xml:space="preserve"> </w:t>
      </w:r>
      <w:r>
        <w:rPr>
          <w:rFonts w:hint="cs"/>
          <w:rtl/>
        </w:rPr>
        <w:t>[שאפי'</w:t>
      </w:r>
      <w:r w:rsidR="00C675D6">
        <w:rPr>
          <w:rFonts w:hint="cs"/>
          <w:rtl/>
        </w:rPr>
        <w:t xml:space="preserve"> בשותפות </w:t>
      </w:r>
      <w:r>
        <w:rPr>
          <w:rFonts w:hint="cs"/>
          <w:rtl/>
        </w:rPr>
        <w:t>באוזן],</w:t>
      </w:r>
      <w:r>
        <w:rPr>
          <w:rtl/>
        </w:rPr>
        <w:t xml:space="preserve"> ולהוציא </w:t>
      </w:r>
      <w:r>
        <w:rPr>
          <w:rStyle w:val="27"/>
          <w:rtl/>
        </w:rPr>
        <w:t>מדר"ח</w:t>
      </w:r>
      <w:r>
        <w:rPr>
          <w:rtl/>
        </w:rPr>
        <w:t xml:space="preserve"> </w:t>
      </w:r>
      <w:r>
        <w:rPr>
          <w:rStyle w:val="27"/>
          <w:rtl/>
        </w:rPr>
        <w:t>ורבא [שצריך</w:t>
      </w:r>
      <w:r w:rsidR="00C675D6">
        <w:rPr>
          <w:rFonts w:hint="cs"/>
          <w:rtl/>
        </w:rPr>
        <w:t xml:space="preserve"> במקום שנעשה טריפה]</w:t>
      </w:r>
    </w:p>
    <w:p w14:paraId="0948D303" w14:textId="48B4F848" w:rsidR="00C675D6" w:rsidRDefault="00F63065" w:rsidP="00C675D6">
      <w:pPr>
        <w:rPr>
          <w:rtl/>
        </w:rPr>
      </w:pPr>
      <w:r>
        <w:rPr>
          <w:rtl/>
        </w:rPr>
        <w:t>מום קבוע -</w:t>
      </w:r>
      <w:r w:rsidR="00645A91">
        <w:rPr>
          <w:rFonts w:hint="cs"/>
          <w:rtl/>
        </w:rPr>
        <w:t xml:space="preserve"> </w:t>
      </w:r>
      <w:r>
        <w:rPr>
          <w:rStyle w:val="affffd"/>
          <w:rtl/>
        </w:rPr>
        <w:t>מה</w:t>
      </w:r>
      <w:r>
        <w:rPr>
          <w:rtl/>
        </w:rPr>
        <w:t xml:space="preserve"> קמ"ל? שכיון</w:t>
      </w:r>
      <w:r w:rsidR="00C675D6">
        <w:rPr>
          <w:rFonts w:hint="cs"/>
          <w:rtl/>
        </w:rPr>
        <w:t xml:space="preserve"> </w:t>
      </w:r>
      <w:r>
        <w:rPr>
          <w:rFonts w:hint="cs"/>
          <w:rtl/>
        </w:rPr>
        <w:t>שנשתנה</w:t>
      </w:r>
      <w:r>
        <w:rPr>
          <w:rtl/>
        </w:rPr>
        <w:t xml:space="preserve"> הרי הוא מום? </w:t>
      </w:r>
    </w:p>
    <w:p w14:paraId="49D3CB05" w14:textId="77777777" w:rsidR="006542AA" w:rsidRDefault="00000000">
      <w:pPr>
        <w:pStyle w:val="36"/>
        <w:framePr w:wrap="notBeside"/>
      </w:pPr>
      <w:r>
        <w:t>תנינא:</w:t>
      </w:r>
    </w:p>
    <w:p w14:paraId="5D2060BD" w14:textId="61A5C942" w:rsidR="00645A91" w:rsidRDefault="00F63065" w:rsidP="00C675D6">
      <w:pPr>
        <w:rPr>
          <w:rtl/>
        </w:rPr>
      </w:pPr>
      <w:r>
        <w:rPr>
          <w:rtl/>
        </w:rPr>
        <w:t xml:space="preserve">ופיו דומה כשל חזיר: הרי זה מום! </w:t>
      </w:r>
      <w:r w:rsidR="00C675D6">
        <w:rPr>
          <w:rFonts w:hint="cs"/>
          <w:rtl/>
        </w:rPr>
        <w:t xml:space="preserve">ואפי' דנשתנה בדבר שאין במינו קדוש בבכורה </w:t>
      </w:r>
    </w:p>
    <w:p w14:paraId="3E2C0CB9" w14:textId="1BB36C2D" w:rsidR="00C675D6" w:rsidRDefault="00C675D6" w:rsidP="00C675D6">
      <w:pPr>
        <w:rPr>
          <w:rtl/>
        </w:rPr>
      </w:pPr>
      <w:r>
        <w:rPr>
          <w:rFonts w:hint="cs"/>
          <w:rtl/>
        </w:rPr>
        <w:t xml:space="preserve">הרי כבר שנינו: </w:t>
      </w:r>
      <w:r w:rsidR="00F63065">
        <w:rPr>
          <w:rtl/>
        </w:rPr>
        <w:t xml:space="preserve">עינו אחת גדולה ואחת קטנה, </w:t>
      </w:r>
      <w:r>
        <w:rPr>
          <w:rtl/>
        </w:rPr>
        <w:t>ושנו:</w:t>
      </w:r>
      <w:r w:rsidR="00187977">
        <w:rPr>
          <w:rtl/>
        </w:rPr>
        <w:t xml:space="preserve"> גדולה</w:t>
      </w:r>
      <w:r>
        <w:rPr>
          <w:rtl/>
        </w:rPr>
        <w:t xml:space="preserve"> גדולה כשל עגל, וקטנה</w:t>
      </w:r>
      <w:r w:rsidR="00F63065">
        <w:rPr>
          <w:rtl/>
        </w:rPr>
        <w:t xml:space="preserve"> כשל אווז, </w:t>
      </w:r>
    </w:p>
    <w:p w14:paraId="3AF0FBC9" w14:textId="77777777" w:rsidR="00C675D6" w:rsidRDefault="00F63065" w:rsidP="00C675D6">
      <w:pPr>
        <w:rPr>
          <w:rtl/>
        </w:rPr>
      </w:pPr>
      <w:r>
        <w:rPr>
          <w:rtl/>
        </w:rPr>
        <w:t>גדולה כשל עגל</w:t>
      </w:r>
      <w:r w:rsidR="00C675D6">
        <w:rPr>
          <w:rFonts w:hint="cs"/>
          <w:rtl/>
        </w:rPr>
        <w:t xml:space="preserve"> </w:t>
      </w:r>
      <w:r>
        <w:rPr>
          <w:rtl/>
        </w:rPr>
        <w:t xml:space="preserve">יש במינו קדוש בבכורה! </w:t>
      </w:r>
    </w:p>
    <w:p w14:paraId="49F81B0C" w14:textId="096BFDD2" w:rsidR="00C675D6" w:rsidRDefault="00C675D6" w:rsidP="00C675D6">
      <w:pPr>
        <w:rPr>
          <w:rtl/>
        </w:rPr>
      </w:pPr>
      <w:r>
        <w:rPr>
          <w:rFonts w:hint="cs"/>
          <w:rtl/>
        </w:rPr>
        <w:t xml:space="preserve">- </w:t>
      </w:r>
      <w:r w:rsidR="00187977">
        <w:rPr>
          <w:rtl/>
        </w:rPr>
        <w:tab/>
      </w:r>
      <w:r>
        <w:rPr>
          <w:rFonts w:hint="cs"/>
          <w:rtl/>
        </w:rPr>
        <w:t>שם הוא מום לא מצד שנשתנה, אלא מצד שהוא שרוע [שאין אבריה שווים]</w:t>
      </w:r>
    </w:p>
    <w:p w14:paraId="4E326AB5" w14:textId="2E9397B1" w:rsidR="006542AA" w:rsidRDefault="00000000">
      <w:pPr>
        <w:pStyle w:val="36"/>
        <w:framePr w:wrap="notBeside"/>
      </w:pPr>
      <w:r>
        <w:lastRenderedPageBreak/>
        <w:t xml:space="preserve">כך גם </w:t>
      </w:r>
    </w:p>
    <w:p w14:paraId="7F34894D" w14:textId="7F08A7C2" w:rsidR="00C675D6" w:rsidRDefault="00C675D6" w:rsidP="00C675D6">
      <w:pPr>
        <w:rPr>
          <w:rtl/>
        </w:rPr>
      </w:pPr>
      <w:r>
        <w:rPr>
          <w:rtl/>
        </w:rPr>
        <w:t>מסתבר, ששנינו:</w:t>
      </w:r>
      <w:r w:rsidR="00F63065">
        <w:rPr>
          <w:rtl/>
        </w:rPr>
        <w:t xml:space="preserve"> מומין אלו, בין קבועין בין עוברין - פוסלין</w:t>
      </w:r>
      <w:r>
        <w:rPr>
          <w:rtl/>
        </w:rPr>
        <w:t>,</w:t>
      </w:r>
    </w:p>
    <w:p w14:paraId="1D84503A" w14:textId="0A18C6F9" w:rsidR="00C675D6" w:rsidRDefault="00187977" w:rsidP="00C675D6">
      <w:pPr>
        <w:rPr>
          <w:rtl/>
        </w:rPr>
      </w:pPr>
      <w:r>
        <w:rPr>
          <w:rtl/>
        </w:rPr>
        <w:tab/>
      </w:r>
      <w:r>
        <w:rPr>
          <w:rtl/>
        </w:rPr>
        <w:tab/>
      </w:r>
      <w:r>
        <w:rPr>
          <w:rtl/>
        </w:rPr>
        <w:tab/>
      </w:r>
      <w:r w:rsidR="00F63065">
        <w:rPr>
          <w:rtl/>
        </w:rPr>
        <w:t xml:space="preserve">יתר עליהן, אדם, עיניו שתיהן גדולות, שתיהן קטנות, </w:t>
      </w:r>
    </w:p>
    <w:p w14:paraId="78068148" w14:textId="70896AA3" w:rsidR="00187977" w:rsidRDefault="00187977" w:rsidP="00187977">
      <w:pPr>
        <w:rPr>
          <w:rtl/>
        </w:rPr>
      </w:pPr>
      <w:r>
        <w:rPr>
          <w:rtl/>
        </w:rPr>
        <w:t>אצל אדם</w:t>
      </w:r>
      <w:r w:rsidR="00F63065">
        <w:rPr>
          <w:rtl/>
        </w:rPr>
        <w:t xml:space="preserve">: </w:t>
      </w:r>
      <w:r>
        <w:rPr>
          <w:rFonts w:hint="cs"/>
          <w:rtl/>
        </w:rPr>
        <w:t>'</w:t>
      </w:r>
      <w:r>
        <w:rPr>
          <w:rStyle w:val="affffe"/>
          <w:rtl/>
        </w:rPr>
        <w:t>אִישׁ אִישׁ מִזֶּרַע אַהֲרֹן</w:t>
      </w:r>
      <w:r>
        <w:rPr>
          <w:rFonts w:hint="cs"/>
          <w:rtl/>
        </w:rPr>
        <w:t>'</w:t>
      </w:r>
      <w:r w:rsidR="00F63065">
        <w:rPr>
          <w:rtl/>
        </w:rPr>
        <w:t xml:space="preserve">, </w:t>
      </w:r>
      <w:r>
        <w:rPr>
          <w:rtl/>
        </w:rPr>
        <w:t>שצריך</w:t>
      </w:r>
      <w:r w:rsidR="00F63065">
        <w:rPr>
          <w:rtl/>
        </w:rPr>
        <w:t xml:space="preserve"> איש שוה בזרעו של אהרן, </w:t>
      </w:r>
    </w:p>
    <w:p w14:paraId="2C9A9A8C" w14:textId="53FE6085" w:rsidR="00C675D6" w:rsidRDefault="00F63065" w:rsidP="00187977">
      <w:pPr>
        <w:rPr>
          <w:rtl/>
        </w:rPr>
      </w:pPr>
      <w:r>
        <w:rPr>
          <w:rtl/>
        </w:rPr>
        <w:t>אבל בהמה: שתיהן גד</w:t>
      </w:r>
      <w:r w:rsidR="00187977">
        <w:rPr>
          <w:rtl/>
        </w:rPr>
        <w:t xml:space="preserve">ולות שתיהן קטנות </w:t>
      </w:r>
      <w:r>
        <w:rPr>
          <w:rtl/>
        </w:rPr>
        <w:t>גם</w:t>
      </w:r>
      <w:r w:rsidR="00187977">
        <w:rPr>
          <w:rtl/>
        </w:rPr>
        <w:t xml:space="preserve"> </w:t>
      </w:r>
      <w:r>
        <w:rPr>
          <w:rtl/>
        </w:rPr>
        <w:t>אינו</w:t>
      </w:r>
      <w:r w:rsidR="00187977">
        <w:rPr>
          <w:rtl/>
        </w:rPr>
        <w:t xml:space="preserve"> מו</w:t>
      </w:r>
      <w:r w:rsidR="00187977">
        <w:rPr>
          <w:rFonts w:hint="cs"/>
          <w:rtl/>
        </w:rPr>
        <w:t>ם</w:t>
      </w:r>
      <w:r>
        <w:rPr>
          <w:rtl/>
        </w:rPr>
        <w:t>,</w:t>
      </w:r>
    </w:p>
    <w:p w14:paraId="4227BC35" w14:textId="77777777" w:rsidR="006542AA" w:rsidRDefault="00000000">
      <w:pPr>
        <w:pStyle w:val="36"/>
        <w:framePr w:wrap="notBeside"/>
      </w:pPr>
      <w:r>
        <w:t>ודחי'</w:t>
      </w:r>
    </w:p>
    <w:p w14:paraId="096C24CF" w14:textId="103E41A2" w:rsidR="00187977" w:rsidRDefault="00187977" w:rsidP="00187977">
      <w:pPr>
        <w:rPr>
          <w:rtl/>
        </w:rPr>
      </w:pPr>
      <w:r>
        <w:rPr>
          <w:rFonts w:hint="cs"/>
          <w:rtl/>
        </w:rPr>
        <w:t xml:space="preserve">שלעולם מצד שינוי שהוא מום, אבל בשתיהן גדולות אפשר מצד בריאות או רזון </w:t>
      </w:r>
      <w:r>
        <w:rPr>
          <w:rStyle w:val="affffd"/>
          <w:rFonts w:hint="cs"/>
          <w:rtl/>
        </w:rPr>
        <w:t>יתירים</w:t>
      </w:r>
      <w:r>
        <w:rPr>
          <w:rFonts w:hint="cs"/>
          <w:rtl/>
        </w:rPr>
        <w:t xml:space="preserve"> </w:t>
      </w:r>
    </w:p>
    <w:p w14:paraId="0FFD18B6" w14:textId="77777777" w:rsidR="006542AA" w:rsidRDefault="00000000">
      <w:pPr>
        <w:pStyle w:val="affff7"/>
      </w:pPr>
      <w:r>
        <w:rPr>
          <w:color w:val="7B3F00"/>
        </w:rPr>
        <w:t>מעשים בשותפות נכרי בבכורות</w:t>
      </w:r>
    </w:p>
    <w:p w14:paraId="7BA9C42C" w14:textId="4F3220BF" w:rsidR="003D0E8E" w:rsidRDefault="00187977" w:rsidP="003D0E8E">
      <w:pPr>
        <w:rPr>
          <w:rtl/>
        </w:rPr>
      </w:pPr>
      <w:r>
        <w:rPr>
          <w:rFonts w:hint="cs"/>
          <w:rtl/>
        </w:rPr>
        <w:t xml:space="preserve">אותה גיורת שהיו מוסרין לה אחיה בהמות לפיטום תמורת חצי הולדות, ושאלה את </w:t>
      </w:r>
      <w:r>
        <w:rPr>
          <w:rStyle w:val="27"/>
          <w:rFonts w:hint="cs"/>
          <w:rtl/>
        </w:rPr>
        <w:t>רבא</w:t>
      </w:r>
      <w:r>
        <w:rPr>
          <w:rFonts w:hint="cs"/>
          <w:rtl/>
        </w:rPr>
        <w:t xml:space="preserve"> אם חייבת, וא"ל שלא</w:t>
      </w:r>
      <w:r w:rsidR="003D0E8E">
        <w:rPr>
          <w:rFonts w:hint="cs"/>
          <w:rtl/>
        </w:rPr>
        <w:t xml:space="preserve"> </w:t>
      </w:r>
      <w:r>
        <w:rPr>
          <w:rFonts w:hint="cs"/>
          <w:rtl/>
        </w:rPr>
        <w:t>חוששים ל</w:t>
      </w:r>
      <w:r w:rsidR="003D0E8E">
        <w:rPr>
          <w:rFonts w:hint="cs"/>
          <w:rtl/>
        </w:rPr>
        <w:t xml:space="preserve">שיטת </w:t>
      </w:r>
      <w:r>
        <w:rPr>
          <w:rStyle w:val="27"/>
          <w:rFonts w:hint="cs"/>
          <w:rtl/>
        </w:rPr>
        <w:t>ר"י</w:t>
      </w:r>
      <w:r>
        <w:rPr>
          <w:rFonts w:hint="cs"/>
          <w:rtl/>
        </w:rPr>
        <w:t xml:space="preserve"> ששותפות עכו"ם חייבת בבכורה</w:t>
      </w:r>
      <w:r w:rsidR="003D0E8E">
        <w:rPr>
          <w:rFonts w:hint="cs"/>
          <w:rtl/>
        </w:rPr>
        <w:t xml:space="preserve"> [אלא פטורה]</w:t>
      </w:r>
      <w:r>
        <w:rPr>
          <w:rFonts w:hint="cs"/>
          <w:rtl/>
        </w:rPr>
        <w:t xml:space="preserve"> </w:t>
      </w:r>
    </w:p>
    <w:p w14:paraId="3AD7C5D2" w14:textId="77777777" w:rsidR="006542AA" w:rsidRDefault="00000000">
      <w:pPr>
        <w:pStyle w:val="36"/>
        <w:framePr w:wrap="notBeside"/>
      </w:pPr>
      <w:r>
        <w:t>רמב"ר</w:t>
      </w:r>
    </w:p>
    <w:p w14:paraId="02CCCA42" w14:textId="71246DFD" w:rsidR="003D0E8E" w:rsidRDefault="003D0E8E" w:rsidP="003D0E8E">
      <w:pPr>
        <w:rPr>
          <w:rtl/>
        </w:rPr>
      </w:pPr>
      <w:r>
        <w:rPr>
          <w:rFonts w:hint="cs"/>
          <w:rtl/>
        </w:rPr>
        <w:t xml:space="preserve">היתה לו בהמה, והקנה אוזנה לנכרי, ואסר להם בגיזה ועבודה, ונתן לכהנים, וכלו בהמותיו </w:t>
      </w:r>
    </w:p>
    <w:p w14:paraId="0577E59A" w14:textId="22A8B29E" w:rsidR="003D0E8E" w:rsidRDefault="003D0E8E" w:rsidP="002357CF">
      <w:pPr>
        <w:pStyle w:val="021"/>
        <w:rPr>
          <w:rtl/>
        </w:rPr>
      </w:pPr>
      <w:r>
        <w:rPr>
          <w:rFonts w:hint="cs"/>
          <w:rtl/>
        </w:rPr>
        <w:t xml:space="preserve">ומה שהקנה האוזן משום שחשש שיבוא בהם לידי תקלה, ומ"מ כלו בהמותיו משום שמפקיע את קדושתם </w:t>
      </w:r>
    </w:p>
    <w:p w14:paraId="63AFEB16" w14:textId="7F2FF7D6" w:rsidR="006542AA" w:rsidRDefault="00000000">
      <w:pPr>
        <w:pStyle w:val="36"/>
        <w:framePr w:wrap="notBeside"/>
      </w:pPr>
      <w:r>
        <w:t>והך דר"י</w:t>
      </w:r>
      <w:r w:rsidR="00F63065">
        <w:t>:</w:t>
      </w:r>
    </w:p>
    <w:p w14:paraId="6EDA86EB" w14:textId="6E43BF28" w:rsidR="003D0E8E" w:rsidRDefault="00F63065" w:rsidP="003D0E8E">
      <w:pPr>
        <w:rPr>
          <w:rtl/>
        </w:rPr>
      </w:pPr>
      <w:r>
        <w:rPr>
          <w:rtl/>
        </w:rPr>
        <w:t xml:space="preserve">מותר לאדם להטיל מום בבכור קודם שיצא לאויר העולם! </w:t>
      </w:r>
    </w:p>
    <w:p w14:paraId="5076D16B" w14:textId="5753E4F2" w:rsidR="0052389C" w:rsidRDefault="0052389C" w:rsidP="0052389C">
      <w:pPr>
        <w:rPr>
          <w:rtl/>
        </w:rPr>
      </w:pPr>
      <w:r w:rsidRPr="002357CF">
        <w:rPr>
          <w:rFonts w:hint="cs"/>
          <w:b/>
          <w:bCs/>
          <w:rtl/>
        </w:rPr>
        <w:t>א.</w:t>
      </w:r>
      <w:r>
        <w:rPr>
          <w:rFonts w:hint="cs"/>
          <w:rtl/>
        </w:rPr>
        <w:t xml:space="preserve"> </w:t>
      </w:r>
      <w:r>
        <w:rPr>
          <w:rtl/>
        </w:rPr>
        <w:t>שם</w:t>
      </w:r>
      <w:r w:rsidR="003D0E8E">
        <w:rPr>
          <w:rtl/>
        </w:rPr>
        <w:t xml:space="preserve"> </w:t>
      </w:r>
      <w:r w:rsidR="00F63065">
        <w:rPr>
          <w:rtl/>
        </w:rPr>
        <w:t xml:space="preserve">מקדושת מזבח </w:t>
      </w:r>
      <w:r>
        <w:rPr>
          <w:rtl/>
        </w:rPr>
        <w:t>מפקיע</w:t>
      </w:r>
      <w:r w:rsidR="003D0E8E">
        <w:rPr>
          <w:rtl/>
        </w:rPr>
        <w:t xml:space="preserve"> </w:t>
      </w:r>
      <w:r>
        <w:rPr>
          <w:rFonts w:hint="cs"/>
          <w:rtl/>
        </w:rPr>
        <w:t xml:space="preserve">ולא מקדושת כהן </w:t>
      </w:r>
    </w:p>
    <w:p w14:paraId="794CCD02" w14:textId="7B8B79D4" w:rsidR="006542AA" w:rsidRDefault="00000000">
      <w:pPr>
        <w:pStyle w:val="36"/>
        <w:framePr w:wrap="notBeside"/>
      </w:pPr>
      <w:r w:rsidRPr="002357CF">
        <w:t>וא</w:t>
      </w:r>
      <w:r>
        <w:t>ב"א:</w:t>
      </w:r>
    </w:p>
    <w:p w14:paraId="1261CF73" w14:textId="5CF5648A" w:rsidR="00B874E6" w:rsidRDefault="0052389C" w:rsidP="002357CF">
      <w:pPr>
        <w:pStyle w:val="021"/>
        <w:rPr>
          <w:rtl/>
        </w:rPr>
      </w:pPr>
      <w:r>
        <w:rPr>
          <w:rStyle w:val="27"/>
          <w:rFonts w:hint="cs"/>
          <w:rtl/>
        </w:rPr>
        <w:t>רמ</w:t>
      </w:r>
      <w:r w:rsidR="00F63065">
        <w:rPr>
          <w:rStyle w:val="27"/>
          <w:rFonts w:hint="cs"/>
          <w:rtl/>
        </w:rPr>
        <w:t>ב"ר</w:t>
      </w:r>
      <w:r>
        <w:rPr>
          <w:rFonts w:hint="cs"/>
          <w:rtl/>
        </w:rPr>
        <w:t xml:space="preserve"> ידע להקנות בקנין גמור, אלא אחר שעלול לראותו נוהג כן ויחשוב שדי בזה ויבוא לידי תקלה </w:t>
      </w:r>
    </w:p>
    <w:p w14:paraId="4D601CDC" w14:textId="38871BFA" w:rsidR="0057284B" w:rsidRDefault="0057284B" w:rsidP="009F73ED">
      <w:pPr>
        <w:pStyle w:val="affff9"/>
        <w:rPr>
          <w:rtl/>
        </w:rPr>
      </w:pPr>
      <w:r>
        <w:rPr>
          <w:rtl/>
        </w:rPr>
        <w:t>• • •</w:t>
      </w:r>
    </w:p>
    <w:p w14:paraId="7B3FF298" w14:textId="77777777" w:rsidR="006542AA" w:rsidRDefault="00000000">
      <w:pPr>
        <w:pStyle w:val="afffff5"/>
        <w:framePr w:wrap="around"/>
      </w:pPr>
      <w:r>
        <w:t>משנה א</w:t>
      </w:r>
    </w:p>
    <w:p w14:paraId="4DED2058" w14:textId="77777777" w:rsidR="00152264" w:rsidRDefault="00F63065" w:rsidP="009F73ED">
      <w:pPr>
        <w:pStyle w:val="afff5"/>
        <w:spacing w:before="120"/>
        <w:rPr>
          <w:rtl/>
        </w:rPr>
      </w:pPr>
      <w:r>
        <w:rPr>
          <w:rtl/>
        </w:rPr>
        <w:t xml:space="preserve">כהנים ולוים - פטורין, מק"ו, </w:t>
      </w:r>
    </w:p>
    <w:p w14:paraId="1CFEBA12" w14:textId="77777777" w:rsidR="00B874E6" w:rsidRDefault="00F63065" w:rsidP="00152264">
      <w:pPr>
        <w:pStyle w:val="afff5"/>
        <w:rPr>
          <w:rtl/>
        </w:rPr>
      </w:pPr>
      <w:r>
        <w:rPr>
          <w:rtl/>
        </w:rPr>
        <w:t>אם פטרו את של ישראל במדבר - דין הוא שיפטרו את של עצמן</w:t>
      </w:r>
      <w:r w:rsidR="0057284B">
        <w:rPr>
          <w:rtl/>
        </w:rPr>
        <w:t>.</w:t>
      </w:r>
    </w:p>
    <w:p w14:paraId="7334FFCE" w14:textId="13078F1A" w:rsidR="0057284B" w:rsidRDefault="0057284B" w:rsidP="009F73ED">
      <w:pPr>
        <w:pStyle w:val="affff9"/>
        <w:rPr>
          <w:rtl/>
        </w:rPr>
      </w:pPr>
      <w:r>
        <w:rPr>
          <w:rtl/>
        </w:rPr>
        <w:t>• • •</w:t>
      </w:r>
    </w:p>
    <w:p w14:paraId="534675AD" w14:textId="77777777" w:rsidR="00152264" w:rsidRDefault="00152264" w:rsidP="00152264">
      <w:pPr>
        <w:pStyle w:val="afff0"/>
        <w:framePr w:wrap="around"/>
        <w:rPr>
          <w:rtl/>
        </w:rPr>
      </w:pPr>
      <w:r>
        <w:rPr>
          <w:rFonts w:hint="cs"/>
          <w:rtl/>
        </w:rPr>
        <w:t>ד.</w:t>
      </w:r>
    </w:p>
    <w:p w14:paraId="511D40CB" w14:textId="5A019BDB" w:rsidR="006542AA" w:rsidRDefault="00000000">
      <w:pPr>
        <w:pStyle w:val="36"/>
        <w:framePr w:wrap="notBeside"/>
      </w:pPr>
      <w:r>
        <w:t>אביי</w:t>
      </w:r>
      <w:r w:rsidR="00152264">
        <w:t xml:space="preserve"> </w:t>
      </w:r>
      <w:r>
        <w:t>ה"ק</w:t>
      </w:r>
      <w:r w:rsidR="00152264">
        <w:t>:</w:t>
      </w:r>
    </w:p>
    <w:p w14:paraId="6A4B8881" w14:textId="467596CC" w:rsidR="00152264" w:rsidRDefault="00F63065" w:rsidP="00152264">
      <w:pPr>
        <w:rPr>
          <w:rtl/>
        </w:rPr>
      </w:pPr>
      <w:r>
        <w:rPr>
          <w:rtl/>
        </w:rPr>
        <w:t>כהנים ולוים פטורין בהמתם מק</w:t>
      </w:r>
      <w:r w:rsidR="00152264">
        <w:rPr>
          <w:rFonts w:hint="cs"/>
          <w:rtl/>
        </w:rPr>
        <w:t>"ו</w:t>
      </w:r>
      <w:r>
        <w:rPr>
          <w:rtl/>
        </w:rPr>
        <w:t>, אם הפקיעה בהמתם של לוים בהמה של ישראל במדבר, דין הוא שתפקיע את של עצמן,</w:t>
      </w:r>
    </w:p>
    <w:p w14:paraId="6EC0B81E" w14:textId="77777777" w:rsidR="006542AA" w:rsidRDefault="00000000">
      <w:pPr>
        <w:pStyle w:val="36"/>
        <w:framePr w:wrap="notBeside"/>
      </w:pPr>
      <w:r>
        <w:t>א"ל רבא:</w:t>
      </w:r>
    </w:p>
    <w:p w14:paraId="72644F61" w14:textId="12E33ABB" w:rsidR="00152264" w:rsidRDefault="00F63065" w:rsidP="00152264">
      <w:pPr>
        <w:rPr>
          <w:rtl/>
        </w:rPr>
      </w:pPr>
      <w:r>
        <w:rPr>
          <w:rtl/>
        </w:rPr>
        <w:t xml:space="preserve">והרי </w:t>
      </w:r>
      <w:r>
        <w:rPr>
          <w:b/>
          <w:bCs/>
          <w:rtl/>
        </w:rPr>
        <w:t>'פטרו'</w:t>
      </w:r>
      <w:r w:rsidRPr="00152264">
        <w:rPr>
          <w:b/>
          <w:bCs/>
          <w:rtl/>
        </w:rPr>
        <w:t xml:space="preserve"> </w:t>
      </w:r>
      <w:r>
        <w:rPr>
          <w:b/>
          <w:bCs/>
          <w:rtl/>
        </w:rPr>
        <w:t>הם</w:t>
      </w:r>
      <w:r>
        <w:rPr>
          <w:rtl/>
        </w:rPr>
        <w:t xml:space="preserve"> שנה </w:t>
      </w:r>
      <w:r>
        <w:rPr>
          <w:rStyle w:val="affffd"/>
          <w:rtl/>
        </w:rPr>
        <w:t>ולא בהמתם</w:t>
      </w:r>
      <w:r>
        <w:rPr>
          <w:rtl/>
        </w:rPr>
        <w:t xml:space="preserve">! ועוד, אם ישנו, אפי' מבכור בהמה טהורה נפטרו, מדוע תנן: לא נפטרו מבכור בהמה טהורה, אלא מפדיון הבן ופטר חמור! </w:t>
      </w:r>
    </w:p>
    <w:p w14:paraId="0D463F71" w14:textId="7914BE00" w:rsidR="006542AA" w:rsidRDefault="00000000">
      <w:pPr>
        <w:pStyle w:val="36"/>
        <w:framePr w:wrap="notBeside"/>
      </w:pPr>
      <w:r>
        <w:t>אלא אמר רבא, ה"ק</w:t>
      </w:r>
      <w:r w:rsidR="00152264">
        <w:t>:</w:t>
      </w:r>
    </w:p>
    <w:p w14:paraId="5AFC87A0" w14:textId="2BC9FF16" w:rsidR="00152264" w:rsidRDefault="00152264" w:rsidP="00152264">
      <w:pPr>
        <w:rPr>
          <w:rtl/>
        </w:rPr>
      </w:pPr>
      <w:r>
        <w:rPr>
          <w:rtl/>
        </w:rPr>
        <w:lastRenderedPageBreak/>
        <w:t xml:space="preserve">כהנים ולוים פטרו </w:t>
      </w:r>
      <w:r w:rsidR="00F63065">
        <w:rPr>
          <w:rtl/>
        </w:rPr>
        <w:t>עצמן מ</w:t>
      </w:r>
      <w:r>
        <w:rPr>
          <w:rtl/>
        </w:rPr>
        <w:t>ק"ו</w:t>
      </w:r>
      <w:r w:rsidR="00F63065">
        <w:rPr>
          <w:rtl/>
        </w:rPr>
        <w:t xml:space="preserve">, אם הפקיעה קדושתן של לוים קדושת של ישראל במדבר, לא יפקיע את של עצמן! </w:t>
      </w:r>
    </w:p>
    <w:p w14:paraId="24EBDA18" w14:textId="2DE3E2D1" w:rsidR="00B874E6" w:rsidRDefault="00152264" w:rsidP="002357CF">
      <w:pPr>
        <w:pStyle w:val="011"/>
        <w:rPr>
          <w:rtl/>
        </w:rPr>
      </w:pPr>
      <w:r>
        <w:rPr>
          <w:rtl/>
        </w:rPr>
        <w:t xml:space="preserve">מצאנו </w:t>
      </w:r>
      <w:r>
        <w:rPr>
          <w:rFonts w:hint="cs"/>
          <w:rtl/>
        </w:rPr>
        <w:t>'אדם',</w:t>
      </w:r>
      <w:r w:rsidR="00F63065">
        <w:rPr>
          <w:rtl/>
        </w:rPr>
        <w:t xml:space="preserve"> בהמה טמאה</w:t>
      </w:r>
      <w:r>
        <w:rPr>
          <w:rtl/>
        </w:rPr>
        <w:t xml:space="preserve"> </w:t>
      </w:r>
      <w:r>
        <w:rPr>
          <w:rStyle w:val="affffd"/>
          <w:rtl/>
        </w:rPr>
        <w:t>נלמדת</w:t>
      </w:r>
      <w:r w:rsidR="00F63065">
        <w:rPr>
          <w:rtl/>
        </w:rPr>
        <w:t xml:space="preserve"> </w:t>
      </w:r>
      <w:r>
        <w:rPr>
          <w:rFonts w:hint="cs"/>
          <w:rtl/>
        </w:rPr>
        <w:t>מ'</w:t>
      </w:r>
      <w:r>
        <w:rPr>
          <w:rStyle w:val="affffe"/>
          <w:rtl/>
        </w:rPr>
        <w:t>אַךְ פָּדֹה תִפְדֶּה אֵת בְּכוֹר הָאָדָם וְאֵת בְּכוֹר הַבְּהֵמָה הַטְּמֵאָה תִּפְדֶּה</w:t>
      </w:r>
      <w:r>
        <w:rPr>
          <w:rFonts w:hint="cs"/>
          <w:rtl/>
        </w:rPr>
        <w:t>'</w:t>
      </w:r>
      <w:r>
        <w:rPr>
          <w:rtl/>
        </w:rPr>
        <w:t>, כל שישנו בבכור אדם</w:t>
      </w:r>
      <w:r w:rsidR="00F63065">
        <w:rPr>
          <w:rtl/>
        </w:rPr>
        <w:t xml:space="preserve"> ישנו בבכור </w:t>
      </w:r>
      <w:r>
        <w:rPr>
          <w:rtl/>
        </w:rPr>
        <w:t>בהמה טמאה, וכל שאינו בבכור אדם</w:t>
      </w:r>
      <w:r w:rsidR="00F63065">
        <w:rPr>
          <w:rtl/>
        </w:rPr>
        <w:t xml:space="preserve"> אינו בבכור בהמה טמאה</w:t>
      </w:r>
    </w:p>
    <w:p w14:paraId="071AA3D0" w14:textId="7DF77618" w:rsidR="006542AA" w:rsidRDefault="00000000">
      <w:pPr>
        <w:pStyle w:val="36"/>
        <w:framePr w:wrap="notBeside"/>
      </w:pPr>
      <w:r>
        <w:t>ר"ס</w:t>
      </w:r>
      <w:r w:rsidR="00F63065">
        <w:t xml:space="preserve"> לאביי:</w:t>
      </w:r>
    </w:p>
    <w:p w14:paraId="240B14EB" w14:textId="6EC9FD99" w:rsidR="00152264" w:rsidRDefault="00152264" w:rsidP="00AF3A65">
      <w:pPr>
        <w:rPr>
          <w:rtl/>
        </w:rPr>
      </w:pPr>
      <w:r>
        <w:rPr>
          <w:rtl/>
        </w:rPr>
        <w:t>לשיטתך</w:t>
      </w:r>
      <w:r w:rsidR="00F63065">
        <w:rPr>
          <w:rtl/>
        </w:rPr>
        <w:t xml:space="preserve"> </w:t>
      </w:r>
      <w:r>
        <w:rPr>
          <w:rtl/>
        </w:rPr>
        <w:t>שאמרת</w:t>
      </w:r>
      <w:r w:rsidR="00F63065">
        <w:rPr>
          <w:rtl/>
        </w:rPr>
        <w:t xml:space="preserve"> </w:t>
      </w:r>
      <w:r w:rsidR="00AF3A65">
        <w:rPr>
          <w:rFonts w:hint="cs"/>
          <w:rtl/>
        </w:rPr>
        <w:t>'</w:t>
      </w:r>
      <w:r>
        <w:rPr>
          <w:rStyle w:val="affffe"/>
          <w:rtl/>
        </w:rPr>
        <w:t>בְּהֶמְתָּם</w:t>
      </w:r>
      <w:r w:rsidR="00AF3A65">
        <w:rPr>
          <w:rFonts w:hint="cs"/>
          <w:rtl/>
        </w:rPr>
        <w:t>'</w:t>
      </w:r>
      <w:r w:rsidR="00D670DB">
        <w:rPr>
          <w:rtl/>
        </w:rPr>
        <w:t xml:space="preserve">, בן לוי </w:t>
      </w:r>
      <w:r>
        <w:rPr>
          <w:rtl/>
        </w:rPr>
        <w:t>שהיה לו</w:t>
      </w:r>
      <w:r w:rsidR="00AF3A65">
        <w:rPr>
          <w:rFonts w:hint="cs"/>
          <w:rtl/>
        </w:rPr>
        <w:t xml:space="preserve"> </w:t>
      </w:r>
      <w:r w:rsidR="00D670DB">
        <w:rPr>
          <w:rtl/>
        </w:rPr>
        <w:t xml:space="preserve">שה </w:t>
      </w:r>
      <w:r>
        <w:rPr>
          <w:rtl/>
        </w:rPr>
        <w:t>שהפקיע</w:t>
      </w:r>
      <w:r w:rsidR="00D670DB">
        <w:rPr>
          <w:rtl/>
        </w:rPr>
        <w:t xml:space="preserve"> </w:t>
      </w:r>
      <w:r>
        <w:rPr>
          <w:rtl/>
        </w:rPr>
        <w:t>-</w:t>
      </w:r>
      <w:r w:rsidR="00F63065">
        <w:rPr>
          <w:rtl/>
        </w:rPr>
        <w:t xml:space="preserve"> </w:t>
      </w:r>
      <w:r>
        <w:rPr>
          <w:rtl/>
        </w:rPr>
        <w:t>יפקע,</w:t>
      </w:r>
      <w:r w:rsidR="00F63065">
        <w:rPr>
          <w:rtl/>
        </w:rPr>
        <w:t xml:space="preserve"> </w:t>
      </w:r>
      <w:r>
        <w:rPr>
          <w:rtl/>
        </w:rPr>
        <w:t>שלא היה לו</w:t>
      </w:r>
      <w:r w:rsidR="00F63065">
        <w:rPr>
          <w:rtl/>
        </w:rPr>
        <w:t xml:space="preserve"> שה </w:t>
      </w:r>
      <w:r>
        <w:rPr>
          <w:rtl/>
        </w:rPr>
        <w:t>שיפקיע</w:t>
      </w:r>
      <w:r w:rsidR="00F63065">
        <w:rPr>
          <w:rtl/>
        </w:rPr>
        <w:t xml:space="preserve"> - לא </w:t>
      </w:r>
      <w:r>
        <w:rPr>
          <w:rtl/>
        </w:rPr>
        <w:t>יפקע!</w:t>
      </w:r>
      <w:r w:rsidR="00F63065">
        <w:rPr>
          <w:rtl/>
        </w:rPr>
        <w:t xml:space="preserve"> בין </w:t>
      </w:r>
      <w:r>
        <w:rPr>
          <w:rtl/>
        </w:rPr>
        <w:t>לשיטתך</w:t>
      </w:r>
      <w:r w:rsidR="00F63065">
        <w:rPr>
          <w:rtl/>
        </w:rPr>
        <w:t xml:space="preserve"> בין </w:t>
      </w:r>
      <w:r w:rsidR="00F63065">
        <w:rPr>
          <w:rStyle w:val="27"/>
          <w:rtl/>
        </w:rPr>
        <w:t>לרבא</w:t>
      </w:r>
      <w:r w:rsidR="00F63065">
        <w:rPr>
          <w:rtl/>
        </w:rPr>
        <w:t xml:space="preserve">, </w:t>
      </w:r>
    </w:p>
    <w:p w14:paraId="582E313E" w14:textId="48CB6582" w:rsidR="00152264" w:rsidRDefault="00F63065" w:rsidP="00AF3A65">
      <w:pPr>
        <w:rPr>
          <w:rtl/>
        </w:rPr>
      </w:pPr>
      <w:r>
        <w:rPr>
          <w:rtl/>
        </w:rPr>
        <w:t xml:space="preserve">בן חדש שהפקיע - יפקע, פחות מבן חדש שלא הפקיע - לא יפקע! לויה </w:t>
      </w:r>
      <w:r>
        <w:rPr>
          <w:rStyle w:val="affffd"/>
          <w:rtl/>
        </w:rPr>
        <w:t>שלא נמנתה</w:t>
      </w:r>
      <w:r>
        <w:rPr>
          <w:rtl/>
        </w:rPr>
        <w:t xml:space="preserve"> לא תפקע, </w:t>
      </w:r>
    </w:p>
    <w:p w14:paraId="7F24085D" w14:textId="04CFD067" w:rsidR="00152264" w:rsidRDefault="00F63065" w:rsidP="00152264">
      <w:pPr>
        <w:rPr>
          <w:rtl/>
        </w:rPr>
      </w:pPr>
      <w:r>
        <w:rPr>
          <w:rtl/>
        </w:rPr>
        <w:t xml:space="preserve">מדוע </w:t>
      </w:r>
      <w:r>
        <w:rPr>
          <w:rStyle w:val="27"/>
          <w:rtl/>
        </w:rPr>
        <w:t>א</w:t>
      </w:r>
      <w:r w:rsidR="00152264">
        <w:rPr>
          <w:rStyle w:val="27"/>
          <w:rFonts w:hint="cs"/>
          <w:rtl/>
        </w:rPr>
        <w:t>רא</w:t>
      </w:r>
      <w:r>
        <w:rPr>
          <w:rStyle w:val="27"/>
          <w:rFonts w:hint="cs"/>
          <w:rtl/>
        </w:rPr>
        <w:t>ב"א</w:t>
      </w:r>
      <w:r>
        <w:rPr>
          <w:rtl/>
        </w:rPr>
        <w:t>,</w:t>
      </w:r>
      <w:r w:rsidR="00152264">
        <w:rPr>
          <w:rFonts w:hint="cs"/>
          <w:rtl/>
        </w:rPr>
        <w:t xml:space="preserve"> </w:t>
      </w:r>
      <w:r>
        <w:rPr>
          <w:rtl/>
        </w:rPr>
        <w:t xml:space="preserve">לויה שילדה - בנה פטור מחמש סלעים? </w:t>
      </w:r>
    </w:p>
    <w:p w14:paraId="2461C6C2" w14:textId="2ACEBF33" w:rsidR="006542AA" w:rsidRDefault="00000000">
      <w:pPr>
        <w:pStyle w:val="36"/>
        <w:framePr w:wrap="notBeside"/>
      </w:pPr>
      <w:r>
        <w:t>הא לא קשה, כדמ</w:t>
      </w:r>
      <w:r w:rsidR="00AF3A65">
        <w:t>בד</w:t>
      </w:r>
      <w:r>
        <w:t>ר"י</w:t>
      </w:r>
      <w:r w:rsidR="00AF3A65">
        <w:t xml:space="preserve"> מדרבא</w:t>
      </w:r>
      <w:r>
        <w:t>:</w:t>
      </w:r>
    </w:p>
    <w:p w14:paraId="5612B467" w14:textId="563B5F7F" w:rsidR="00B874E6" w:rsidRDefault="00AF3A65" w:rsidP="00AF3A65">
      <w:pPr>
        <w:rPr>
          <w:rtl/>
        </w:rPr>
      </w:pPr>
      <w:r w:rsidRPr="00AF3A65">
        <w:rPr>
          <w:rFonts w:hint="cs"/>
          <w:b/>
          <w:bCs/>
          <w:rtl/>
        </w:rPr>
        <w:t>ד</w:t>
      </w:r>
      <w:r>
        <w:rPr>
          <w:rFonts w:hint="cs"/>
          <w:b/>
          <w:bCs/>
          <w:rtl/>
        </w:rPr>
        <w:t>'</w:t>
      </w:r>
      <w:r w:rsidR="00F63065">
        <w:rPr>
          <w:rStyle w:val="affffe"/>
          <w:b/>
          <w:bCs/>
          <w:rtl/>
        </w:rPr>
        <w:t>פֶּטֶר רֶחֶם</w:t>
      </w:r>
      <w:r>
        <w:rPr>
          <w:rFonts w:hint="cs"/>
          <w:rtl/>
        </w:rPr>
        <w:t>'</w:t>
      </w:r>
      <w:r w:rsidR="00F63065">
        <w:rPr>
          <w:rtl/>
        </w:rPr>
        <w:t xml:space="preserve"> - בפטר רחם תלתה התורה</w:t>
      </w:r>
      <w:r w:rsidR="0057284B">
        <w:rPr>
          <w:rtl/>
        </w:rPr>
        <w:t>.</w:t>
      </w:r>
    </w:p>
    <w:p w14:paraId="561176CB" w14:textId="2020AC20" w:rsidR="00D670DB" w:rsidRDefault="00F63065" w:rsidP="00D670DB">
      <w:pPr>
        <w:rPr>
          <w:rtl/>
        </w:rPr>
      </w:pPr>
      <w:r>
        <w:rPr>
          <w:rtl/>
        </w:rPr>
        <w:t xml:space="preserve">ואהרן שלא היה באותו מנין - לא יפקע! דתניא: למה נקוד על אהרן שבחומש הפקודים - שלא היה באותו מנין, </w:t>
      </w:r>
      <w:r>
        <w:rPr>
          <w:rStyle w:val="affffd"/>
          <w:rtl/>
        </w:rPr>
        <w:t>אבל</w:t>
      </w:r>
      <w:r>
        <w:rPr>
          <w:rtl/>
        </w:rPr>
        <w:t xml:space="preserve"> </w:t>
      </w:r>
      <w:r w:rsidR="00D670DB">
        <w:rPr>
          <w:rFonts w:hint="cs"/>
          <w:rtl/>
        </w:rPr>
        <w:t>'</w:t>
      </w:r>
      <w:r>
        <w:rPr>
          <w:rStyle w:val="affffe"/>
          <w:rtl/>
        </w:rPr>
        <w:t>הלוים</w:t>
      </w:r>
      <w:r w:rsidR="00D670DB">
        <w:rPr>
          <w:rFonts w:hint="cs"/>
          <w:rtl/>
        </w:rPr>
        <w:t>'</w:t>
      </w:r>
      <w:r>
        <w:rPr>
          <w:rtl/>
        </w:rPr>
        <w:t xml:space="preserve"> - הוקשו כל הלוים זה לזה,</w:t>
      </w:r>
      <w:r w:rsidR="00D670DB">
        <w:rPr>
          <w:rFonts w:hint="cs"/>
          <w:rtl/>
        </w:rPr>
        <w:t xml:space="preserve"> </w:t>
      </w:r>
    </w:p>
    <w:p w14:paraId="77074094" w14:textId="753CF8CD" w:rsidR="006542AA" w:rsidRDefault="00000000">
      <w:pPr>
        <w:pStyle w:val="36"/>
        <w:framePr w:wrap="notBeside"/>
      </w:pPr>
      <w:r w:rsidRPr="00AF3A65">
        <w:t>כהנים</w:t>
      </w:r>
      <w:r w:rsidR="00D670DB">
        <w:t xml:space="preserve"> </w:t>
      </w:r>
      <w:r w:rsidR="00AF3A65">
        <w:tab/>
      </w:r>
      <w:r w:rsidR="00D670DB">
        <w:t>כדרי</w:t>
      </w:r>
      <w:r>
        <w:t>ב"ל:</w:t>
      </w:r>
    </w:p>
    <w:p w14:paraId="6C45711D" w14:textId="01C9EE0B" w:rsidR="00D670DB" w:rsidRDefault="00F63065" w:rsidP="00AF3A65">
      <w:pPr>
        <w:rPr>
          <w:rtl/>
        </w:rPr>
      </w:pPr>
      <w:r>
        <w:rPr>
          <w:rtl/>
        </w:rPr>
        <w:t>ב</w:t>
      </w:r>
      <w:r>
        <w:rPr>
          <w:rFonts w:hint="cs"/>
          <w:rtl/>
        </w:rPr>
        <w:t>כ"ד</w:t>
      </w:r>
      <w:r w:rsidR="00AF3A65">
        <w:rPr>
          <w:rFonts w:hint="cs"/>
          <w:rtl/>
        </w:rPr>
        <w:t xml:space="preserve"> </w:t>
      </w:r>
      <w:r w:rsidR="00AF3A65">
        <w:rPr>
          <w:rtl/>
        </w:rPr>
        <w:t xml:space="preserve">מקומות נקראו כהנים </w:t>
      </w:r>
      <w:r>
        <w:rPr>
          <w:rtl/>
        </w:rPr>
        <w:t>לוים, וזה אחד מהן: והכהנים הלוים בני צדוק,</w:t>
      </w:r>
    </w:p>
    <w:p w14:paraId="3F114F69" w14:textId="77777777" w:rsidR="00B874E6" w:rsidRDefault="00AF3A65" w:rsidP="00D670DB">
      <w:pPr>
        <w:rPr>
          <w:rtl/>
        </w:rPr>
      </w:pPr>
      <w:r>
        <w:rPr>
          <w:rtl/>
        </w:rPr>
        <w:tab/>
      </w:r>
      <w:r w:rsidR="00F63065" w:rsidRPr="00AF3A65">
        <w:rPr>
          <w:b/>
          <w:bCs/>
          <w:rtl/>
        </w:rPr>
        <w:t xml:space="preserve">ולדורות </w:t>
      </w:r>
      <w:r w:rsidR="00F63065">
        <w:rPr>
          <w:rtl/>
        </w:rPr>
        <w:t>מ</w:t>
      </w:r>
      <w:r w:rsidR="00D670DB">
        <w:rPr>
          <w:rFonts w:hint="cs"/>
          <w:rtl/>
        </w:rPr>
        <w:t>'</w:t>
      </w:r>
      <w:r w:rsidR="00F63065">
        <w:rPr>
          <w:rStyle w:val="affffe"/>
          <w:rtl/>
        </w:rPr>
        <w:t>והיו לי הלוים והיו</w:t>
      </w:r>
      <w:r w:rsidR="00D670DB">
        <w:rPr>
          <w:rFonts w:hint="cs"/>
          <w:rtl/>
        </w:rPr>
        <w:t>'</w:t>
      </w:r>
      <w:r w:rsidR="00F63065">
        <w:rPr>
          <w:rtl/>
        </w:rPr>
        <w:t xml:space="preserve"> - בהווייתן יהו</w:t>
      </w:r>
      <w:r w:rsidR="0057284B">
        <w:rPr>
          <w:rtl/>
        </w:rPr>
        <w:t>.</w:t>
      </w:r>
    </w:p>
    <w:p w14:paraId="16203BF3" w14:textId="77777777" w:rsidR="00D670DB" w:rsidRDefault="00D670DB" w:rsidP="00D670DB">
      <w:pPr>
        <w:pStyle w:val="afff0"/>
        <w:framePr w:wrap="around"/>
        <w:rPr>
          <w:rtl/>
        </w:rPr>
      </w:pPr>
      <w:r>
        <w:rPr>
          <w:rFonts w:hint="cs"/>
          <w:rtl/>
        </w:rPr>
        <w:t>ד:</w:t>
      </w:r>
    </w:p>
    <w:p w14:paraId="6DA893B8" w14:textId="77777777" w:rsidR="006542AA" w:rsidRDefault="00000000">
      <w:pPr>
        <w:pStyle w:val="affff7"/>
      </w:pPr>
      <w:r>
        <w:rPr>
          <w:color w:val="7B3F00"/>
        </w:rPr>
        <w:t>פדיון פטר חמור במדבר בשה</w:t>
      </w:r>
    </w:p>
    <w:p w14:paraId="7737EDC1" w14:textId="78D2618D" w:rsidR="006542AA" w:rsidRDefault="00000000">
      <w:pPr>
        <w:pStyle w:val="36"/>
        <w:framePr w:wrap="notBeside"/>
      </w:pPr>
      <w:r>
        <w:t>וממאי דבשה? לא</w:t>
      </w:r>
      <w:r w:rsidR="00B10F40">
        <w:t xml:space="preserve"> מ</w:t>
      </w:r>
      <w:r>
        <w:t>ר"ח:</w:t>
      </w:r>
    </w:p>
    <w:p w14:paraId="37A90551" w14:textId="160623D5" w:rsidR="00B10F40" w:rsidRDefault="00B10F40" w:rsidP="00B10F40">
      <w:pPr>
        <w:rPr>
          <w:rtl/>
        </w:rPr>
      </w:pPr>
      <w:r>
        <w:rPr>
          <w:rFonts w:hint="cs"/>
          <w:rtl/>
        </w:rPr>
        <w:t>ד</w:t>
      </w:r>
      <w:r w:rsidR="00AF3A65">
        <w:rPr>
          <w:rtl/>
        </w:rPr>
        <w:t xml:space="preserve">מה </w:t>
      </w:r>
      <w:r>
        <w:rPr>
          <w:rFonts w:hint="cs"/>
          <w:rtl/>
        </w:rPr>
        <w:t>'</w:t>
      </w:r>
      <w:r w:rsidR="00F63065">
        <w:rPr>
          <w:rStyle w:val="affffe"/>
          <w:rtl/>
        </w:rPr>
        <w:t>כֶּסֶף</w:t>
      </w:r>
      <w:r>
        <w:rPr>
          <w:rFonts w:hint="cs"/>
          <w:rtl/>
        </w:rPr>
        <w:t>'</w:t>
      </w:r>
      <w:r w:rsidR="00AF3A65">
        <w:rPr>
          <w:rtl/>
        </w:rPr>
        <w:t xml:space="preserve"> האמור </w:t>
      </w:r>
      <w:r>
        <w:rPr>
          <w:rFonts w:hint="cs"/>
          <w:rtl/>
        </w:rPr>
        <w:t>'</w:t>
      </w:r>
      <w:r w:rsidR="00AF3A65">
        <w:rPr>
          <w:rtl/>
        </w:rPr>
        <w:t>לדורות</w:t>
      </w:r>
      <w:r>
        <w:rPr>
          <w:rFonts w:hint="cs"/>
          <w:rtl/>
        </w:rPr>
        <w:t>'</w:t>
      </w:r>
      <w:r w:rsidR="00AF3A65">
        <w:rPr>
          <w:rtl/>
        </w:rPr>
        <w:t xml:space="preserve"> </w:t>
      </w:r>
      <w:r w:rsidR="00F63065">
        <w:rPr>
          <w:rtl/>
        </w:rPr>
        <w:t xml:space="preserve">בו פדו לדורות, בו פדו לאותה שעה, </w:t>
      </w:r>
    </w:p>
    <w:p w14:paraId="6A3DC62C" w14:textId="0A571A89" w:rsidR="00D670DB" w:rsidRDefault="00B10F40" w:rsidP="00B10F40">
      <w:pPr>
        <w:rPr>
          <w:rtl/>
        </w:rPr>
      </w:pPr>
      <w:r>
        <w:rPr>
          <w:rtl/>
        </w:rPr>
        <w:tab/>
      </w:r>
      <w:r>
        <w:rPr>
          <w:rtl/>
        </w:rPr>
        <w:tab/>
      </w:r>
      <w:r>
        <w:rPr>
          <w:rtl/>
        </w:rPr>
        <w:tab/>
      </w:r>
      <w:r>
        <w:rPr>
          <w:rtl/>
        </w:rPr>
        <w:tab/>
      </w:r>
      <w:r w:rsidR="00F63065">
        <w:rPr>
          <w:rtl/>
        </w:rPr>
        <w:t>אף שה האמור לדורות - בו פדו לדורות, בו פדו באותה שעה</w:t>
      </w:r>
      <w:r>
        <w:rPr>
          <w:rtl/>
        </w:rPr>
        <w:t>,</w:t>
      </w:r>
    </w:p>
    <w:p w14:paraId="5EE86657" w14:textId="77777777" w:rsidR="00B10F40" w:rsidRDefault="00D670DB" w:rsidP="00AF3A65">
      <w:pPr>
        <w:rPr>
          <w:rtl/>
        </w:rPr>
      </w:pPr>
      <w:r>
        <w:rPr>
          <w:rtl/>
        </w:rPr>
        <w:tab/>
      </w:r>
      <w:r w:rsidR="00B10F40">
        <w:rPr>
          <w:rFonts w:hint="cs"/>
          <w:rtl/>
        </w:rPr>
        <w:t>ד</w:t>
      </w:r>
      <w:r w:rsidR="00AF3A65">
        <w:rPr>
          <w:rtl/>
        </w:rPr>
        <w:t>מה לכסף</w:t>
      </w:r>
      <w:r w:rsidR="00F63065">
        <w:rPr>
          <w:rtl/>
        </w:rPr>
        <w:t xml:space="preserve"> שכן פודין בו הקדשות ומעשר שני</w:t>
      </w:r>
      <w:r w:rsidR="00AF3A65">
        <w:rPr>
          <w:rFonts w:hint="cs"/>
          <w:rtl/>
        </w:rPr>
        <w:t xml:space="preserve"> </w:t>
      </w:r>
    </w:p>
    <w:p w14:paraId="14AB0813" w14:textId="77777777" w:rsidR="006542AA" w:rsidRDefault="00000000">
      <w:pPr>
        <w:pStyle w:val="36"/>
        <w:framePr w:wrap="notBeside"/>
      </w:pPr>
      <w:r>
        <w:tab/>
      </w:r>
      <w:r w:rsidR="00AF3A65" w:rsidRPr="00B10F40">
        <w:t>א</w:t>
      </w:r>
      <w:r w:rsidR="00F63065" w:rsidRPr="00B10F40">
        <w:t>לא אמר קרא</w:t>
      </w:r>
      <w:r w:rsidR="00F63065">
        <w:t>:</w:t>
      </w:r>
    </w:p>
    <w:p w14:paraId="00618D09" w14:textId="4AA1AA9F" w:rsidR="00D670DB" w:rsidRDefault="00D670DB" w:rsidP="002357CF">
      <w:pPr>
        <w:pStyle w:val="021"/>
        <w:rPr>
          <w:rtl/>
        </w:rPr>
      </w:pPr>
      <w:r>
        <w:rPr>
          <w:rFonts w:hint="cs"/>
          <w:rtl/>
        </w:rPr>
        <w:t>'</w:t>
      </w:r>
      <w:r w:rsidR="00F63065">
        <w:rPr>
          <w:rStyle w:val="affffe"/>
          <w:rtl/>
        </w:rPr>
        <w:t>אך פדה תפדה את בכור האדם ואת בכור הבהמה הטמאה תפדה מה בכור אדם</w:t>
      </w:r>
      <w:r>
        <w:rPr>
          <w:rFonts w:hint="cs"/>
          <w:rtl/>
        </w:rPr>
        <w:t>'</w:t>
      </w:r>
      <w:r w:rsidR="00F63065">
        <w:rPr>
          <w:rtl/>
        </w:rPr>
        <w:t xml:space="preserve"> </w:t>
      </w:r>
    </w:p>
    <w:p w14:paraId="396C345D" w14:textId="77777777" w:rsidR="00B10F40" w:rsidRDefault="00F63065" w:rsidP="00B10F40">
      <w:pPr>
        <w:rPr>
          <w:rtl/>
        </w:rPr>
      </w:pPr>
      <w:r>
        <w:rPr>
          <w:rtl/>
        </w:rPr>
        <w:t>- לא חלקת בין לדורות בין</w:t>
      </w:r>
      <w:r w:rsidR="00AF3A65">
        <w:rPr>
          <w:rtl/>
        </w:rPr>
        <w:t xml:space="preserve"> לאותה שעה בכסף, אף בהמה טמאה </w:t>
      </w:r>
      <w:r w:rsidR="00B10F40">
        <w:rPr>
          <w:rFonts w:hint="cs"/>
          <w:rtl/>
        </w:rPr>
        <w:t xml:space="preserve">כן </w:t>
      </w:r>
      <w:r>
        <w:rPr>
          <w:rStyle w:val="affffd"/>
          <w:rFonts w:hint="cs"/>
          <w:rtl/>
        </w:rPr>
        <w:t>בשה</w:t>
      </w:r>
      <w:r>
        <w:rPr>
          <w:rFonts w:hint="cs"/>
          <w:rtl/>
        </w:rPr>
        <w:t xml:space="preserve"> </w:t>
      </w:r>
    </w:p>
    <w:p w14:paraId="0721A011" w14:textId="77777777" w:rsidR="006542AA" w:rsidRDefault="00000000">
      <w:pPr>
        <w:pStyle w:val="affff7"/>
      </w:pPr>
      <w:r>
        <w:rPr>
          <w:color w:val="7B3F00"/>
        </w:rPr>
        <w:t>שה אחד של לוי פטר הרבה</w:t>
      </w:r>
    </w:p>
    <w:p w14:paraId="30066A98" w14:textId="662CDEBB" w:rsidR="006542AA" w:rsidRDefault="00000000">
      <w:pPr>
        <w:pStyle w:val="36"/>
        <w:framePr w:wrap="notBeside"/>
      </w:pPr>
      <w:r>
        <w:t>· אר"ח</w:t>
      </w:r>
      <w:r w:rsidR="00F63065">
        <w:t>:</w:t>
      </w:r>
    </w:p>
    <w:p w14:paraId="01340876" w14:textId="0A1A769B" w:rsidR="00AF3A65" w:rsidRDefault="00F63065" w:rsidP="00B10F40">
      <w:pPr>
        <w:rPr>
          <w:rtl/>
        </w:rPr>
      </w:pPr>
      <w:r>
        <w:rPr>
          <w:rtl/>
        </w:rPr>
        <w:t>שה אחד של בן לוי פטר כמה פטרי חמורים מישראל</w:t>
      </w:r>
      <w:r w:rsidR="00AF3A65">
        <w:rPr>
          <w:rtl/>
        </w:rPr>
        <w:t>,</w:t>
      </w:r>
    </w:p>
    <w:p w14:paraId="44355608" w14:textId="51053044" w:rsidR="006542AA" w:rsidRDefault="00000000">
      <w:pPr>
        <w:pStyle w:val="36"/>
        <w:framePr w:wrap="notBeside"/>
      </w:pPr>
      <w:r>
        <w:t>אביי:</w:t>
      </w:r>
    </w:p>
    <w:p w14:paraId="4D324F77" w14:textId="4F19761F" w:rsidR="00B874E6" w:rsidRDefault="00F63065" w:rsidP="00AF3A65">
      <w:pPr>
        <w:rPr>
          <w:rtl/>
        </w:rPr>
      </w:pPr>
      <w:r>
        <w:rPr>
          <w:rtl/>
        </w:rPr>
        <w:t>תדע, שהרי מנה הכתוב עודפים באדם, ולא מנה עודפין בבהמה</w:t>
      </w:r>
      <w:r w:rsidR="0057284B">
        <w:rPr>
          <w:rtl/>
        </w:rPr>
        <w:t>.</w:t>
      </w:r>
    </w:p>
    <w:p w14:paraId="1E1F7661" w14:textId="0C3DA47C" w:rsidR="00B10F40" w:rsidRDefault="00244701" w:rsidP="00244701">
      <w:pPr>
        <w:rPr>
          <w:rtl/>
        </w:rPr>
      </w:pPr>
      <w:r>
        <w:rPr>
          <w:rFonts w:hint="cs"/>
          <w:rtl/>
        </w:rPr>
        <w:lastRenderedPageBreak/>
        <w:t xml:space="preserve">לא מצד שלא היה להם הרבה בהמות </w:t>
      </w:r>
      <w:r w:rsidR="00F63065">
        <w:rPr>
          <w:rtl/>
        </w:rPr>
        <w:t xml:space="preserve">דכתיב </w:t>
      </w:r>
      <w:r>
        <w:rPr>
          <w:rFonts w:hint="cs"/>
          <w:rtl/>
        </w:rPr>
        <w:t>'</w:t>
      </w:r>
      <w:r>
        <w:rPr>
          <w:rStyle w:val="affffe"/>
          <w:rtl/>
        </w:rPr>
        <w:t>וּמִקְנֶה רַב הָיָה לִבְנֵי רְאוּבֵן וְלִבְנֵי גָד</w:t>
      </w:r>
      <w:r>
        <w:rPr>
          <w:rFonts w:hint="cs"/>
          <w:rtl/>
        </w:rPr>
        <w:t>'</w:t>
      </w:r>
      <w:r>
        <w:rPr>
          <w:rtl/>
        </w:rPr>
        <w:t>,</w:t>
      </w:r>
    </w:p>
    <w:p w14:paraId="380D1B2A" w14:textId="7307958C" w:rsidR="00B10F40" w:rsidRDefault="00B10F40" w:rsidP="00B10F40">
      <w:pPr>
        <w:rPr>
          <w:rtl/>
        </w:rPr>
      </w:pPr>
      <w:r>
        <w:rPr>
          <w:rFonts w:hint="cs"/>
          <w:rtl/>
        </w:rPr>
        <w:t>'</w:t>
      </w:r>
      <w:r w:rsidRPr="009F73ED">
        <w:rPr>
          <w:rStyle w:val="affffe"/>
          <w:rtl/>
        </w:rPr>
        <w:t>ואת בהמת הלוים תחת בהמתם</w:t>
      </w:r>
      <w:r>
        <w:rPr>
          <w:rtl/>
        </w:rPr>
        <w:t>'</w:t>
      </w:r>
      <w:r w:rsidR="00F63065">
        <w:rPr>
          <w:rtl/>
        </w:rPr>
        <w:t xml:space="preserve"> - בהמה אחת </w:t>
      </w:r>
      <w:r>
        <w:rPr>
          <w:rtl/>
        </w:rPr>
        <w:t>תחת</w:t>
      </w:r>
      <w:r w:rsidR="00F63065">
        <w:rPr>
          <w:rtl/>
        </w:rPr>
        <w:t xml:space="preserve"> בהמות הרבה</w:t>
      </w:r>
      <w:r>
        <w:rPr>
          <w:rtl/>
        </w:rPr>
        <w:t>,</w:t>
      </w:r>
    </w:p>
    <w:p w14:paraId="69D7EF60" w14:textId="0F329B84" w:rsidR="00B10F40" w:rsidRDefault="00244701" w:rsidP="00B10F40">
      <w:pPr>
        <w:rPr>
          <w:rtl/>
        </w:rPr>
      </w:pPr>
      <w:r>
        <w:rPr>
          <w:rFonts w:hint="cs"/>
          <w:rtl/>
        </w:rPr>
        <w:t>'</w:t>
      </w:r>
      <w:r>
        <w:rPr>
          <w:rStyle w:val="affffe"/>
          <w:rtl/>
        </w:rPr>
        <w:t>בְּהֶמַת תַּחַת בְּהֶמְתָּם</w:t>
      </w:r>
      <w:r>
        <w:rPr>
          <w:rFonts w:hint="cs"/>
          <w:rtl/>
        </w:rPr>
        <w:t>'</w:t>
      </w:r>
      <w:r w:rsidR="00F63065">
        <w:rPr>
          <w:rtl/>
        </w:rPr>
        <w:t xml:space="preserve"> - ש"מ </w:t>
      </w:r>
      <w:r>
        <w:rPr>
          <w:rtl/>
        </w:rPr>
        <w:t>אחד</w:t>
      </w:r>
      <w:r w:rsidR="00F63065">
        <w:rPr>
          <w:rtl/>
        </w:rPr>
        <w:t xml:space="preserve"> פטר </w:t>
      </w:r>
      <w:r>
        <w:rPr>
          <w:rtl/>
        </w:rPr>
        <w:t>הרבה</w:t>
      </w:r>
      <w:r w:rsidR="00F63065">
        <w:rPr>
          <w:rtl/>
        </w:rPr>
        <w:t xml:space="preserve">, </w:t>
      </w:r>
    </w:p>
    <w:p w14:paraId="1C071CE7" w14:textId="2384C38A" w:rsidR="006542AA" w:rsidRDefault="00000000">
      <w:pPr>
        <w:pStyle w:val="36"/>
        <w:framePr w:wrap="notBeside"/>
      </w:pPr>
      <w:r>
        <w:t>· רבא</w:t>
      </w:r>
      <w:r w:rsidR="00F63065">
        <w:t xml:space="preserve"> אף אנן </w:t>
      </w:r>
      <w:r>
        <w:t>גם</w:t>
      </w:r>
      <w:r w:rsidR="00F63065">
        <w:t xml:space="preserve"> תנינא:</w:t>
      </w:r>
    </w:p>
    <w:p w14:paraId="57EC9A64" w14:textId="425E3560" w:rsidR="00B874E6" w:rsidRDefault="00F63065" w:rsidP="00B10F40">
      <w:pPr>
        <w:rPr>
          <w:rtl/>
        </w:rPr>
      </w:pPr>
      <w:r>
        <w:rPr>
          <w:rtl/>
        </w:rPr>
        <w:t>ופודה בו פעמים הרבה</w:t>
      </w:r>
      <w:r w:rsidR="002357CF">
        <w:rPr>
          <w:rtl/>
        </w:rPr>
        <w:t>,</w:t>
      </w:r>
      <w:r w:rsidR="00B10F40">
        <w:rPr>
          <w:rFonts w:hint="cs"/>
          <w:rtl/>
        </w:rPr>
        <w:t xml:space="preserve"> </w:t>
      </w:r>
      <w:r w:rsidR="00B10F40">
        <w:rPr>
          <w:rStyle w:val="27"/>
          <w:rFonts w:hint="cs"/>
          <w:rtl/>
        </w:rPr>
        <w:t>ו</w:t>
      </w:r>
      <w:r w:rsidR="002357CF">
        <w:rPr>
          <w:rStyle w:val="27"/>
          <w:rFonts w:hint="cs"/>
          <w:rtl/>
        </w:rPr>
        <w:t>ר"ח</w:t>
      </w:r>
      <w:r>
        <w:rPr>
          <w:rtl/>
        </w:rPr>
        <w:t xml:space="preserve"> </w:t>
      </w:r>
      <w:r w:rsidR="002357CF">
        <w:rPr>
          <w:rtl/>
        </w:rPr>
        <w:t>טעם</w:t>
      </w:r>
      <w:r>
        <w:rPr>
          <w:rtl/>
        </w:rPr>
        <w:t xml:space="preserve"> </w:t>
      </w:r>
      <w:r w:rsidR="002357CF">
        <w:rPr>
          <w:rtl/>
        </w:rPr>
        <w:t>המשנה</w:t>
      </w:r>
      <w:r>
        <w:rPr>
          <w:rtl/>
        </w:rPr>
        <w:t xml:space="preserve"> מפרש, ו</w:t>
      </w:r>
      <w:r w:rsidR="002357CF">
        <w:rPr>
          <w:rtl/>
        </w:rPr>
        <w:t>ה"ק</w:t>
      </w:r>
      <w:r w:rsidR="00B10F40">
        <w:rPr>
          <w:rFonts w:hint="cs"/>
          <w:rtl/>
        </w:rPr>
        <w:t>:</w:t>
      </w:r>
      <w:r>
        <w:rPr>
          <w:rtl/>
        </w:rPr>
        <w:t xml:space="preserve"> </w:t>
      </w:r>
      <w:r w:rsidR="002357CF">
        <w:rPr>
          <w:rFonts w:hint="cs"/>
          <w:rtl/>
        </w:rPr>
        <w:t>מ"ט</w:t>
      </w:r>
      <w:r w:rsidR="00B10F40">
        <w:rPr>
          <w:rFonts w:hint="cs"/>
          <w:rtl/>
        </w:rPr>
        <w:t xml:space="preserve"> </w:t>
      </w:r>
      <w:r>
        <w:rPr>
          <w:rtl/>
        </w:rPr>
        <w:t>פודה בו פעמים הרבה - משום דשה אחד של בן לוי פוטר כמה פטרי חמורים של ישראל</w:t>
      </w:r>
      <w:r w:rsidR="0057284B">
        <w:rPr>
          <w:rtl/>
        </w:rPr>
        <w:t>.</w:t>
      </w:r>
    </w:p>
    <w:p w14:paraId="2AEBCB51" w14:textId="77777777" w:rsidR="006542AA" w:rsidRDefault="00000000">
      <w:pPr>
        <w:pStyle w:val="affff7"/>
      </w:pPr>
      <w:r>
        <w:rPr>
          <w:color w:val="7B3F00"/>
        </w:rPr>
        <w:t>קדושת בכורות שנולדו במדבר</w:t>
      </w:r>
    </w:p>
    <w:p w14:paraId="32E3A5DD" w14:textId="46452F4E" w:rsidR="00B10F40" w:rsidRDefault="002357CF" w:rsidP="00B10F40">
      <w:pPr>
        <w:rPr>
          <w:rtl/>
        </w:rPr>
      </w:pPr>
      <w:r>
        <w:rPr>
          <w:rtl/>
        </w:rPr>
        <w:t>·</w:t>
      </w:r>
      <w:r>
        <w:rPr>
          <w:rFonts w:hint="cs"/>
          <w:rtl/>
        </w:rPr>
        <w:t xml:space="preserve"> </w:t>
      </w:r>
      <w:r w:rsidR="00B10F40" w:rsidRPr="00244701">
        <w:rPr>
          <w:rFonts w:hint="cs"/>
          <w:b/>
          <w:bCs/>
          <w:rtl/>
        </w:rPr>
        <w:t>איתמר</w:t>
      </w:r>
      <w:r w:rsidR="00B10F40">
        <w:rPr>
          <w:rFonts w:hint="cs"/>
          <w:rtl/>
        </w:rPr>
        <w:t xml:space="preserve">: </w:t>
      </w:r>
      <w:r>
        <w:rPr>
          <w:rStyle w:val="27"/>
          <w:rFonts w:hint="cs"/>
          <w:rtl/>
        </w:rPr>
        <w:t>רי"ו</w:t>
      </w:r>
      <w:r w:rsidR="00F63065">
        <w:rPr>
          <w:rtl/>
        </w:rPr>
        <w:t xml:space="preserve"> </w:t>
      </w:r>
      <w:r>
        <w:rPr>
          <w:rtl/>
        </w:rPr>
        <w:t>אמר:</w:t>
      </w:r>
      <w:r w:rsidR="00F63065">
        <w:rPr>
          <w:rtl/>
        </w:rPr>
        <w:t xml:space="preserve"> קדשו בכורות </w:t>
      </w:r>
      <w:r>
        <w:rPr>
          <w:rtl/>
        </w:rPr>
        <w:t>במדבר,</w:t>
      </w:r>
      <w:r w:rsidR="00F63065">
        <w:rPr>
          <w:rtl/>
        </w:rPr>
        <w:t xml:space="preserve"> </w:t>
      </w:r>
      <w:r>
        <w:rPr>
          <w:rtl/>
        </w:rPr>
        <w:t>שהתורה</w:t>
      </w:r>
      <w:r w:rsidR="00F63065">
        <w:rPr>
          <w:rtl/>
        </w:rPr>
        <w:t xml:space="preserve"> </w:t>
      </w:r>
      <w:r>
        <w:rPr>
          <w:rtl/>
        </w:rPr>
        <w:t>אמרה</w:t>
      </w:r>
      <w:r w:rsidR="00F63065">
        <w:rPr>
          <w:rtl/>
        </w:rPr>
        <w:t xml:space="preserve"> </w:t>
      </w:r>
      <w:r>
        <w:rPr>
          <w:rtl/>
        </w:rPr>
        <w:t>שיתקדשו,</w:t>
      </w:r>
      <w:r w:rsidR="00F63065">
        <w:rPr>
          <w:rtl/>
        </w:rPr>
        <w:t xml:space="preserve"> כדכתיב: </w:t>
      </w:r>
      <w:r w:rsidR="00244701">
        <w:rPr>
          <w:rFonts w:hint="cs"/>
          <w:rtl/>
        </w:rPr>
        <w:t>'</w:t>
      </w:r>
      <w:r>
        <w:rPr>
          <w:rStyle w:val="affffe"/>
          <w:rtl/>
        </w:rPr>
        <w:t>קַדֶּשׁ לִי כָּל בְּכוֹר</w:t>
      </w:r>
      <w:r w:rsidR="00244701">
        <w:rPr>
          <w:rFonts w:hint="cs"/>
          <w:rtl/>
        </w:rPr>
        <w:t>'</w:t>
      </w:r>
      <w:r w:rsidR="00F63065">
        <w:rPr>
          <w:rtl/>
        </w:rPr>
        <w:t xml:space="preserve">, </w:t>
      </w:r>
    </w:p>
    <w:p w14:paraId="625ED50B" w14:textId="77777777" w:rsidR="006542AA" w:rsidRDefault="00000000">
      <w:pPr>
        <w:pStyle w:val="36"/>
        <w:framePr w:wrap="notBeside"/>
      </w:pPr>
      <w:r>
        <w:tab/>
      </w:r>
      <w:r w:rsidR="00F63065">
        <w:t>ור</w:t>
      </w:r>
      <w:r>
        <w:t>"ל:</w:t>
      </w:r>
    </w:p>
    <w:p w14:paraId="6B1FE4F4" w14:textId="37C0CA74" w:rsidR="00B10F40" w:rsidRDefault="00F63065" w:rsidP="008B759F">
      <w:pPr>
        <w:pStyle w:val="021"/>
        <w:rPr>
          <w:rtl/>
        </w:rPr>
      </w:pPr>
      <w:r>
        <w:rPr>
          <w:rtl/>
        </w:rPr>
        <w:t xml:space="preserve">לא קדשו בכורות במדבר </w:t>
      </w:r>
      <w:r w:rsidR="00B10F40">
        <w:rPr>
          <w:rFonts w:hint="cs"/>
          <w:rtl/>
        </w:rPr>
        <w:t>מ'</w:t>
      </w:r>
      <w:r>
        <w:rPr>
          <w:rStyle w:val="affffe"/>
          <w:rtl/>
        </w:rPr>
        <w:t xml:space="preserve">והיה כי </w:t>
      </w:r>
      <w:r w:rsidR="00B10F40">
        <w:rPr>
          <w:rStyle w:val="affffe"/>
          <w:rtl/>
        </w:rPr>
        <w:t>יביאך'</w:t>
      </w:r>
      <w:r>
        <w:rPr>
          <w:rStyle w:val="affffe"/>
          <w:rtl/>
        </w:rPr>
        <w:t xml:space="preserve"> </w:t>
      </w:r>
      <w:r w:rsidR="00B10F40">
        <w:rPr>
          <w:rStyle w:val="affffe"/>
          <w:rtl/>
        </w:rPr>
        <w:t>ונאמר</w:t>
      </w:r>
      <w:r>
        <w:rPr>
          <w:rStyle w:val="affffe"/>
          <w:rtl/>
        </w:rPr>
        <w:t xml:space="preserve"> </w:t>
      </w:r>
      <w:r w:rsidR="00B10F40">
        <w:rPr>
          <w:rStyle w:val="affffe"/>
          <w:rtl/>
        </w:rPr>
        <w:t>אחריו</w:t>
      </w:r>
      <w:r>
        <w:rPr>
          <w:rStyle w:val="affffe"/>
          <w:rtl/>
        </w:rPr>
        <w:t xml:space="preserve"> </w:t>
      </w:r>
      <w:r w:rsidR="00B10F40">
        <w:rPr>
          <w:rStyle w:val="affffe"/>
          <w:rtl/>
        </w:rPr>
        <w:t>'והעברת',</w:t>
      </w:r>
      <w:r>
        <w:rPr>
          <w:rtl/>
        </w:rPr>
        <w:t xml:space="preserve"> מכלל </w:t>
      </w:r>
      <w:r w:rsidR="00B10F40">
        <w:rPr>
          <w:rtl/>
        </w:rPr>
        <w:t>שמתחילה</w:t>
      </w:r>
      <w:r>
        <w:rPr>
          <w:rtl/>
        </w:rPr>
        <w:t xml:space="preserve"> לא </w:t>
      </w:r>
      <w:r w:rsidR="00B10F40">
        <w:rPr>
          <w:rtl/>
        </w:rPr>
        <w:t>קדשו</w:t>
      </w:r>
    </w:p>
    <w:p w14:paraId="419F5C4D" w14:textId="75B5F06B" w:rsidR="006542AA" w:rsidRDefault="00000000">
      <w:pPr>
        <w:pStyle w:val="36"/>
        <w:framePr w:wrap="notBeside"/>
      </w:pPr>
      <w:r>
        <w:t>איתיביה רי"ו</w:t>
      </w:r>
      <w:r w:rsidR="00B10F40">
        <w:t xml:space="preserve"> ל</w:t>
      </w:r>
      <w:r>
        <w:t>ר"ל:</w:t>
      </w:r>
    </w:p>
    <w:p w14:paraId="19A4D2F6" w14:textId="5FD51EFF" w:rsidR="00B10F40" w:rsidRDefault="00F63065" w:rsidP="00B10F40">
      <w:pPr>
        <w:rPr>
          <w:rtl/>
        </w:rPr>
      </w:pPr>
      <w:r>
        <w:rPr>
          <w:rtl/>
        </w:rPr>
        <w:t xml:space="preserve">עד שלא הוקם המשכן - היו במות מותרות ועבודה בבכורות! </w:t>
      </w:r>
    </w:p>
    <w:p w14:paraId="633DEACD" w14:textId="77777777" w:rsidR="006542AA" w:rsidRDefault="00000000">
      <w:pPr>
        <w:pStyle w:val="36"/>
        <w:framePr w:wrap="notBeside"/>
      </w:pPr>
      <w:r>
        <w:t>א</w:t>
      </w:r>
      <w:r w:rsidR="00244701">
        <w:t>"ל</w:t>
      </w:r>
      <w:r>
        <w:t>:</w:t>
      </w:r>
    </w:p>
    <w:p w14:paraId="5965A698" w14:textId="4C360D21" w:rsidR="00244701" w:rsidRDefault="00F63065" w:rsidP="00244701">
      <w:pPr>
        <w:rPr>
          <w:rtl/>
        </w:rPr>
      </w:pPr>
      <w:r>
        <w:rPr>
          <w:rtl/>
        </w:rPr>
        <w:t>באותן שיצאו ממצרים, ה"נ</w:t>
      </w:r>
      <w:r w:rsidR="00B10F40">
        <w:rPr>
          <w:rFonts w:hint="cs"/>
          <w:rtl/>
        </w:rPr>
        <w:t xml:space="preserve"> </w:t>
      </w:r>
      <w:r>
        <w:rPr>
          <w:rtl/>
        </w:rPr>
        <w:t xml:space="preserve">מסתבר, שאם לא תאמר כן, בן שנה אינו ראוי לעבודה! </w:t>
      </w:r>
    </w:p>
    <w:p w14:paraId="2BB4F32E" w14:textId="00452095" w:rsidR="00244701" w:rsidRDefault="00244701" w:rsidP="00244701">
      <w:pPr>
        <w:rPr>
          <w:rtl/>
        </w:rPr>
      </w:pPr>
      <w:r>
        <w:rPr>
          <w:rFonts w:hint="cs"/>
          <w:rtl/>
        </w:rPr>
        <w:t>וכך קשה</w:t>
      </w:r>
      <w:r w:rsidR="00F63065">
        <w:rPr>
          <w:rtl/>
        </w:rPr>
        <w:t xml:space="preserve">: </w:t>
      </w:r>
      <w:r>
        <w:rPr>
          <w:rFonts w:hint="cs"/>
          <w:rtl/>
        </w:rPr>
        <w:t xml:space="preserve">א"א </w:t>
      </w:r>
      <w:r w:rsidR="00F63065">
        <w:rPr>
          <w:rtl/>
        </w:rPr>
        <w:t xml:space="preserve">בשלמא </w:t>
      </w:r>
      <w:r>
        <w:rPr>
          <w:rtl/>
        </w:rPr>
        <w:t>שלא</w:t>
      </w:r>
      <w:r w:rsidR="00F63065">
        <w:rPr>
          <w:rtl/>
        </w:rPr>
        <w:t xml:space="preserve"> </w:t>
      </w:r>
      <w:r>
        <w:rPr>
          <w:rtl/>
        </w:rPr>
        <w:t>פסקה</w:t>
      </w:r>
      <w:r w:rsidR="00F63065">
        <w:rPr>
          <w:rtl/>
        </w:rPr>
        <w:t xml:space="preserve"> </w:t>
      </w:r>
      <w:r>
        <w:rPr>
          <w:rtl/>
        </w:rPr>
        <w:t>קדושתם</w:t>
      </w:r>
      <w:r w:rsidR="00F63065">
        <w:rPr>
          <w:rtl/>
        </w:rPr>
        <w:t xml:space="preserve"> - </w:t>
      </w:r>
      <w:r>
        <w:rPr>
          <w:rtl/>
        </w:rPr>
        <w:t>אלה</w:t>
      </w:r>
      <w:r w:rsidR="00F63065">
        <w:rPr>
          <w:rtl/>
        </w:rPr>
        <w:t xml:space="preserve"> </w:t>
      </w:r>
      <w:r>
        <w:rPr>
          <w:rtl/>
        </w:rPr>
        <w:t>שמתחילה</w:t>
      </w:r>
      <w:r w:rsidR="00F63065">
        <w:rPr>
          <w:rtl/>
        </w:rPr>
        <w:t xml:space="preserve"> </w:t>
      </w:r>
      <w:r>
        <w:rPr>
          <w:rtl/>
        </w:rPr>
        <w:t>גם</w:t>
      </w:r>
      <w:r w:rsidR="00F63065">
        <w:rPr>
          <w:rtl/>
        </w:rPr>
        <w:t xml:space="preserve"> לא </w:t>
      </w:r>
      <w:r>
        <w:rPr>
          <w:rtl/>
        </w:rPr>
        <w:t>פקעה</w:t>
      </w:r>
      <w:r w:rsidR="00F63065">
        <w:rPr>
          <w:rtl/>
        </w:rPr>
        <w:t xml:space="preserve"> </w:t>
      </w:r>
      <w:r>
        <w:rPr>
          <w:rtl/>
        </w:rPr>
        <w:t>קדושתם</w:t>
      </w:r>
      <w:r w:rsidR="00F63065">
        <w:rPr>
          <w:rtl/>
        </w:rPr>
        <w:t xml:space="preserve">, </w:t>
      </w:r>
    </w:p>
    <w:p w14:paraId="57E1FD02" w14:textId="77777777" w:rsidR="006542AA" w:rsidRDefault="00000000">
      <w:pPr>
        <w:pStyle w:val="36"/>
        <w:framePr w:wrap="notBeside"/>
      </w:pPr>
      <w:r>
        <w:t>אלא</w:t>
      </w:r>
    </w:p>
    <w:p w14:paraId="13B412A4" w14:textId="1C484BCC" w:rsidR="00B10F40" w:rsidRDefault="00F63065" w:rsidP="00244701">
      <w:pPr>
        <w:rPr>
          <w:rtl/>
        </w:rPr>
      </w:pPr>
      <w:r>
        <w:rPr>
          <w:rtl/>
        </w:rPr>
        <w:t xml:space="preserve">אם אמרת שפסקה קדושתם - אלה שמתחילה גם פקעה קדושתם! </w:t>
      </w:r>
    </w:p>
    <w:p w14:paraId="7E3BDA0B" w14:textId="6F665E39" w:rsidR="006542AA" w:rsidRDefault="00000000">
      <w:pPr>
        <w:pStyle w:val="36"/>
        <w:framePr w:wrap="notBeside"/>
      </w:pPr>
      <w:r>
        <w:t>ואידך:</w:t>
      </w:r>
    </w:p>
    <w:p w14:paraId="5928C83D" w14:textId="04642DBC" w:rsidR="00B874E6" w:rsidRDefault="00F63065" w:rsidP="00B10F40">
      <w:pPr>
        <w:rPr>
          <w:rtl/>
        </w:rPr>
      </w:pPr>
      <w:r>
        <w:rPr>
          <w:rtl/>
        </w:rPr>
        <w:t xml:space="preserve">שקדש </w:t>
      </w:r>
      <w:r>
        <w:rPr>
          <w:rStyle w:val="affffd"/>
          <w:rtl/>
        </w:rPr>
        <w:t>במצרים</w:t>
      </w:r>
      <w:r>
        <w:rPr>
          <w:rtl/>
        </w:rPr>
        <w:t xml:space="preserve"> - קדש, שלא קדש - לא קדש.</w:t>
      </w:r>
    </w:p>
    <w:p w14:paraId="0B0098F3" w14:textId="77777777" w:rsidR="006542AA" w:rsidRDefault="00000000">
      <w:pPr>
        <w:pStyle w:val="36"/>
        <w:framePr w:wrap="notBeside"/>
      </w:pPr>
      <w:r>
        <w:t>איתיביה:</w:t>
      </w:r>
    </w:p>
    <w:p w14:paraId="30F86531" w14:textId="123B340D" w:rsidR="00244701" w:rsidRDefault="00F63065" w:rsidP="002357CF">
      <w:pPr>
        <w:pStyle w:val="021"/>
        <w:rPr>
          <w:rtl/>
        </w:rPr>
      </w:pPr>
      <w:r>
        <w:rPr>
          <w:rtl/>
        </w:rPr>
        <w:t xml:space="preserve">אותו היום שהוקם המשכן קרבו להם בישראל נדרים ונדבות חטאות ואשמות בכורות ומעשרות! </w:t>
      </w:r>
    </w:p>
    <w:p w14:paraId="444EC425" w14:textId="5BDB283F" w:rsidR="00244701" w:rsidRDefault="00F63065" w:rsidP="00F63065">
      <w:pPr>
        <w:rPr>
          <w:rtl/>
        </w:rPr>
      </w:pPr>
      <w:r>
        <w:rPr>
          <w:rtl/>
        </w:rPr>
        <w:t xml:space="preserve">כך גם - באותן שיצאו ממצרים, וממנה: אותו היום הוא שקרבו, מיכן ואילך לא קרבו! </w:t>
      </w:r>
    </w:p>
    <w:p w14:paraId="1CC793E3" w14:textId="01A3DF3E" w:rsidR="006542AA" w:rsidRDefault="00000000">
      <w:pPr>
        <w:pStyle w:val="36"/>
        <w:framePr w:wrap="notBeside"/>
      </w:pPr>
      <w:r>
        <w:t>יש דאמרו</w:t>
      </w:r>
    </w:p>
    <w:p w14:paraId="2F813A24" w14:textId="59C1E95B" w:rsidR="00244701" w:rsidRDefault="00F63065" w:rsidP="00F63065">
      <w:pPr>
        <w:rPr>
          <w:rtl/>
        </w:rPr>
      </w:pPr>
      <w:r>
        <w:rPr>
          <w:rtl/>
        </w:rPr>
        <w:t xml:space="preserve">איתיביה </w:t>
      </w:r>
      <w:r>
        <w:rPr>
          <w:rStyle w:val="27"/>
          <w:rtl/>
        </w:rPr>
        <w:t>רשב"ל</w:t>
      </w:r>
      <w:r>
        <w:rPr>
          <w:rtl/>
        </w:rPr>
        <w:t xml:space="preserve"> </w:t>
      </w:r>
      <w:r>
        <w:rPr>
          <w:rStyle w:val="27"/>
          <w:rtl/>
        </w:rPr>
        <w:t>לר' יוחנן</w:t>
      </w:r>
      <w:r>
        <w:rPr>
          <w:rtl/>
        </w:rPr>
        <w:t xml:space="preserve">: אותו היום שהוקם המשכן קרבו להם ישראל נדרים ונדבות חטאות ואשמות בכורות ומעשרות אותו היום - כן, מיכן ואילך - לא! </w:t>
      </w:r>
    </w:p>
    <w:p w14:paraId="0BA04648" w14:textId="77777777" w:rsidR="006542AA" w:rsidRDefault="00000000">
      <w:pPr>
        <w:pStyle w:val="36"/>
        <w:framePr w:wrap="notBeside"/>
      </w:pPr>
      <w:r>
        <w:t>אימא:</w:t>
      </w:r>
    </w:p>
    <w:p w14:paraId="1EB4EB69" w14:textId="0DFB7E26" w:rsidR="00244701" w:rsidRDefault="00F63065" w:rsidP="00244701">
      <w:pPr>
        <w:rPr>
          <w:rtl/>
        </w:rPr>
      </w:pPr>
      <w:r>
        <w:rPr>
          <w:rtl/>
        </w:rPr>
        <w:t>מאותו היום ואילך,</w:t>
      </w:r>
      <w:r w:rsidR="00244701">
        <w:rPr>
          <w:rFonts w:hint="cs"/>
          <w:rtl/>
        </w:rPr>
        <w:t xml:space="preserve"> וק</w:t>
      </w:r>
      <w:r>
        <w:rPr>
          <w:rFonts w:hint="cs"/>
          <w:rtl/>
        </w:rPr>
        <w:t>מ"ל</w:t>
      </w:r>
      <w:r w:rsidR="00244701">
        <w:rPr>
          <w:rFonts w:hint="cs"/>
          <w:rtl/>
        </w:rPr>
        <w:t xml:space="preserve"> </w:t>
      </w:r>
      <w:r>
        <w:rPr>
          <w:rFonts w:hint="cs"/>
          <w:rtl/>
        </w:rPr>
        <w:t>שלא</w:t>
      </w:r>
      <w:r w:rsidR="00244701">
        <w:rPr>
          <w:rFonts w:hint="cs"/>
          <w:rtl/>
        </w:rPr>
        <w:t xml:space="preserve"> </w:t>
      </w:r>
      <w:r>
        <w:rPr>
          <w:rtl/>
        </w:rPr>
        <w:t>מתחילה, ומשמע שחובות בבמה לא קרבו,</w:t>
      </w:r>
    </w:p>
    <w:p w14:paraId="1DB7D7EA" w14:textId="77777777" w:rsidR="006542AA" w:rsidRDefault="00000000">
      <w:pPr>
        <w:pStyle w:val="36"/>
        <w:framePr w:wrap="notBeside"/>
      </w:pPr>
      <w:r>
        <w:t>ת"ש</w:t>
      </w:r>
      <w:r w:rsidR="00F63065">
        <w:t>:</w:t>
      </w:r>
    </w:p>
    <w:p w14:paraId="30E2EB66" w14:textId="545739CB" w:rsidR="00244701" w:rsidRDefault="00F63065" w:rsidP="002357CF">
      <w:pPr>
        <w:pStyle w:val="021"/>
        <w:rPr>
          <w:rtl/>
        </w:rPr>
      </w:pPr>
      <w:r>
        <w:rPr>
          <w:rtl/>
        </w:rPr>
        <w:t>נמצאת אתה אומר, בשלשה מקומות קדשו בכורות לישראל, במצרים ובמדבר ובכניסתן ישראל לארץ</w:t>
      </w:r>
      <w:r w:rsidR="00AC43C5">
        <w:rPr>
          <w:rtl/>
        </w:rPr>
        <w:t>,</w:t>
      </w:r>
    </w:p>
    <w:p w14:paraId="0C6D7529" w14:textId="3150FF88" w:rsidR="00244701" w:rsidRDefault="00244701" w:rsidP="00244701">
      <w:pPr>
        <w:rPr>
          <w:rtl/>
        </w:rPr>
      </w:pPr>
      <w:r>
        <w:rPr>
          <w:rtl/>
        </w:rPr>
        <w:t>במצרים</w:t>
      </w:r>
      <w:r>
        <w:rPr>
          <w:rFonts w:hint="cs"/>
          <w:rtl/>
        </w:rPr>
        <w:t xml:space="preserve"> '</w:t>
      </w:r>
      <w:r>
        <w:rPr>
          <w:rStyle w:val="affffe"/>
          <w:rtl/>
        </w:rPr>
        <w:t>קַדֶּשׁ לִי כָּל בְּכוֹר</w:t>
      </w:r>
      <w:r>
        <w:rPr>
          <w:rFonts w:hint="cs"/>
          <w:rtl/>
        </w:rPr>
        <w:t>'</w:t>
      </w:r>
      <w:r w:rsidR="00F63065">
        <w:rPr>
          <w:rtl/>
        </w:rPr>
        <w:t xml:space="preserve">, </w:t>
      </w:r>
    </w:p>
    <w:p w14:paraId="5E3455D9" w14:textId="0B67D5A2" w:rsidR="00244701" w:rsidRDefault="00F63065" w:rsidP="00244701">
      <w:pPr>
        <w:rPr>
          <w:rtl/>
        </w:rPr>
      </w:pPr>
      <w:r>
        <w:rPr>
          <w:rtl/>
        </w:rPr>
        <w:t xml:space="preserve">במדבר הוא אומר: </w:t>
      </w:r>
      <w:r w:rsidR="00244701">
        <w:rPr>
          <w:rFonts w:hint="cs"/>
          <w:rtl/>
        </w:rPr>
        <w:t>'</w:t>
      </w:r>
      <w:r>
        <w:rPr>
          <w:rStyle w:val="affffe"/>
          <w:rtl/>
        </w:rPr>
        <w:t>כִּי לִי כָּל בְּכוֹר בִּבְנֵי יִשְׂרָאֵל</w:t>
      </w:r>
      <w:r w:rsidR="00244701">
        <w:rPr>
          <w:rFonts w:hint="cs"/>
          <w:rtl/>
        </w:rPr>
        <w:t>'</w:t>
      </w:r>
      <w:r>
        <w:rPr>
          <w:rtl/>
        </w:rPr>
        <w:t xml:space="preserve">, </w:t>
      </w:r>
    </w:p>
    <w:p w14:paraId="18CE4944" w14:textId="77777777" w:rsidR="00244701" w:rsidRDefault="00F63065" w:rsidP="00244701">
      <w:pPr>
        <w:rPr>
          <w:rtl/>
        </w:rPr>
      </w:pPr>
      <w:r>
        <w:rPr>
          <w:rtl/>
        </w:rPr>
        <w:lastRenderedPageBreak/>
        <w:t xml:space="preserve">בכניסתם לארץ הוא אומר: </w:t>
      </w:r>
      <w:r w:rsidR="00244701">
        <w:rPr>
          <w:rFonts w:hint="cs"/>
          <w:rtl/>
        </w:rPr>
        <w:t>'</w:t>
      </w:r>
      <w:r>
        <w:rPr>
          <w:rStyle w:val="affffe"/>
          <w:rtl/>
        </w:rPr>
        <w:t>והיה כי יביאך והעברת</w:t>
      </w:r>
      <w:r w:rsidR="00244701">
        <w:rPr>
          <w:rFonts w:hint="cs"/>
          <w:rtl/>
        </w:rPr>
        <w:t>'</w:t>
      </w:r>
      <w:r>
        <w:rPr>
          <w:rtl/>
        </w:rPr>
        <w:t xml:space="preserve">! </w:t>
      </w:r>
    </w:p>
    <w:p w14:paraId="3CDD6A9A" w14:textId="5B7AC383" w:rsidR="006542AA" w:rsidRDefault="00000000">
      <w:pPr>
        <w:pStyle w:val="36"/>
        <w:framePr w:wrap="notBeside"/>
      </w:pPr>
      <w:r>
        <w:t>ארנב"י</w:t>
      </w:r>
      <w:r w:rsidR="00F63065">
        <w:t>:</w:t>
      </w:r>
    </w:p>
    <w:p w14:paraId="154F78EE" w14:textId="7C3A0486" w:rsidR="0026142A" w:rsidRDefault="00F63065" w:rsidP="0026142A">
      <w:pPr>
        <w:rPr>
          <w:rtl/>
        </w:rPr>
      </w:pPr>
      <w:r>
        <w:rPr>
          <w:rtl/>
        </w:rPr>
        <w:t>בשלשה מ</w:t>
      </w:r>
      <w:r w:rsidR="0026142A">
        <w:rPr>
          <w:rtl/>
        </w:rPr>
        <w:t xml:space="preserve">קומות הוזהרו על הבכורות </w:t>
      </w:r>
      <w:r w:rsidR="00244701">
        <w:rPr>
          <w:rtl/>
        </w:rPr>
        <w:t>ליקדש,</w:t>
      </w:r>
      <w:r w:rsidR="0026142A">
        <w:rPr>
          <w:rtl/>
        </w:rPr>
        <w:t xml:space="preserve"> </w:t>
      </w:r>
      <w:r w:rsidR="0026142A">
        <w:rPr>
          <w:rFonts w:hint="cs"/>
          <w:rtl/>
        </w:rPr>
        <w:t xml:space="preserve">מהן קדשו </w:t>
      </w:r>
      <w:r w:rsidR="00244701">
        <w:rPr>
          <w:rFonts w:hint="cs"/>
          <w:rtl/>
        </w:rPr>
        <w:t>[במצרים]</w:t>
      </w:r>
      <w:r w:rsidR="0026142A">
        <w:rPr>
          <w:rFonts w:hint="cs"/>
          <w:rtl/>
        </w:rPr>
        <w:t xml:space="preserve"> ומהן לא קדשו </w:t>
      </w:r>
    </w:p>
    <w:p w14:paraId="24DEF3EA" w14:textId="5B6F6969" w:rsidR="006542AA" w:rsidRDefault="00000000">
      <w:pPr>
        <w:pStyle w:val="36"/>
        <w:framePr w:wrap="notBeside"/>
      </w:pPr>
      <w:r>
        <w:t>מתקיף ר"פ:</w:t>
      </w:r>
    </w:p>
    <w:p w14:paraId="18402D5B" w14:textId="744816DD" w:rsidR="00244701" w:rsidRDefault="00F63065" w:rsidP="0026142A">
      <w:pPr>
        <w:rPr>
          <w:rtl/>
        </w:rPr>
      </w:pPr>
      <w:r>
        <w:rPr>
          <w:rtl/>
        </w:rPr>
        <w:t>ובמדבר לא קדשו? והרי</w:t>
      </w:r>
      <w:r w:rsidR="00244701">
        <w:rPr>
          <w:rFonts w:hint="cs"/>
          <w:rtl/>
        </w:rPr>
        <w:t xml:space="preserve"> </w:t>
      </w:r>
      <w:r>
        <w:rPr>
          <w:rFonts w:hint="cs"/>
          <w:rtl/>
        </w:rPr>
        <w:t>נאמר '</w:t>
      </w:r>
      <w:r w:rsidRPr="009F73ED">
        <w:rPr>
          <w:rStyle w:val="affffe"/>
          <w:rFonts w:hint="eastAsia"/>
          <w:rtl/>
        </w:rPr>
        <w:t>פקוד</w:t>
      </w:r>
      <w:r w:rsidRPr="009F73ED">
        <w:rPr>
          <w:rStyle w:val="affffe"/>
          <w:rtl/>
        </w:rPr>
        <w:t xml:space="preserve"> כל בכור זכר לבני ישראל</w:t>
      </w:r>
      <w:r w:rsidR="00244701">
        <w:rPr>
          <w:rFonts w:hint="cs"/>
          <w:rtl/>
        </w:rPr>
        <w:t>'</w:t>
      </w:r>
      <w:r>
        <w:rPr>
          <w:rtl/>
        </w:rPr>
        <w:t xml:space="preserve">! </w:t>
      </w:r>
    </w:p>
    <w:p w14:paraId="7118AB43" w14:textId="0CA20231" w:rsidR="006542AA" w:rsidRDefault="00000000">
      <w:pPr>
        <w:pStyle w:val="36"/>
        <w:framePr w:wrap="notBeside"/>
      </w:pPr>
      <w:r>
        <w:t>אלא, כך איתמר:</w:t>
      </w:r>
    </w:p>
    <w:p w14:paraId="5A6F13D0" w14:textId="6FDD0465" w:rsidR="0026142A" w:rsidRDefault="0026142A" w:rsidP="0026142A">
      <w:pPr>
        <w:rPr>
          <w:rtl/>
        </w:rPr>
      </w:pPr>
      <w:r>
        <w:rPr>
          <w:rStyle w:val="27"/>
          <w:rFonts w:hint="cs"/>
          <w:b/>
          <w:bCs/>
          <w:rtl/>
        </w:rPr>
        <w:t>ל</w:t>
      </w:r>
      <w:r w:rsidR="00F63065" w:rsidRPr="0026142A">
        <w:rPr>
          <w:rStyle w:val="27"/>
          <w:b/>
          <w:bCs/>
          <w:rtl/>
        </w:rPr>
        <w:t>ר</w:t>
      </w:r>
      <w:r w:rsidR="00F63065">
        <w:rPr>
          <w:rStyle w:val="27"/>
          <w:rFonts w:hint="cs"/>
          <w:b/>
          <w:bCs/>
          <w:rtl/>
        </w:rPr>
        <w:t>י"ו</w:t>
      </w:r>
      <w:r>
        <w:rPr>
          <w:rFonts w:hint="cs"/>
          <w:rtl/>
        </w:rPr>
        <w:t>:</w:t>
      </w:r>
      <w:r w:rsidR="00F63065">
        <w:rPr>
          <w:rtl/>
        </w:rPr>
        <w:t xml:space="preserve"> קדשו ולא פסקו, </w:t>
      </w:r>
      <w:r w:rsidR="00F63065" w:rsidRPr="0026142A">
        <w:rPr>
          <w:rStyle w:val="27"/>
          <w:b/>
          <w:bCs/>
          <w:rtl/>
        </w:rPr>
        <w:t>ו</w:t>
      </w:r>
      <w:r>
        <w:rPr>
          <w:rStyle w:val="27"/>
          <w:rFonts w:hint="cs"/>
          <w:b/>
          <w:bCs/>
          <w:rtl/>
        </w:rPr>
        <w:t>ל</w:t>
      </w:r>
      <w:r w:rsidR="00F63065" w:rsidRPr="0026142A">
        <w:rPr>
          <w:rStyle w:val="27"/>
          <w:b/>
          <w:bCs/>
          <w:rtl/>
        </w:rPr>
        <w:t>ר</w:t>
      </w:r>
      <w:r w:rsidRPr="0026142A">
        <w:rPr>
          <w:rStyle w:val="27"/>
          <w:rFonts w:hint="cs"/>
          <w:b/>
          <w:bCs/>
          <w:rtl/>
        </w:rPr>
        <w:t>"ל</w:t>
      </w:r>
      <w:r>
        <w:rPr>
          <w:rFonts w:hint="cs"/>
          <w:rtl/>
        </w:rPr>
        <w:t>:</w:t>
      </w:r>
      <w:r>
        <w:rPr>
          <w:rtl/>
        </w:rPr>
        <w:t xml:space="preserve"> קדשו</w:t>
      </w:r>
      <w:r w:rsidR="00F63065">
        <w:rPr>
          <w:rtl/>
        </w:rPr>
        <w:t xml:space="preserve"> ופסקו, </w:t>
      </w:r>
    </w:p>
    <w:p w14:paraId="7257F0BF" w14:textId="77777777" w:rsidR="0026142A" w:rsidRDefault="0026142A" w:rsidP="0026142A">
      <w:pPr>
        <w:pStyle w:val="afff0"/>
        <w:framePr w:wrap="around"/>
        <w:rPr>
          <w:rtl/>
        </w:rPr>
      </w:pPr>
      <w:r>
        <w:rPr>
          <w:rFonts w:hint="cs"/>
          <w:rtl/>
        </w:rPr>
        <w:t>ה.</w:t>
      </w:r>
    </w:p>
    <w:p w14:paraId="32BBB597" w14:textId="7F31F1F6" w:rsidR="00B874E6" w:rsidRDefault="0026142A" w:rsidP="0026142A">
      <w:pPr>
        <w:rPr>
          <w:rtl/>
        </w:rPr>
      </w:pPr>
      <w:r w:rsidRPr="009F73ED">
        <w:rPr>
          <w:rStyle w:val="27"/>
          <w:rFonts w:hint="eastAsia"/>
          <w:rtl/>
        </w:rPr>
        <w:t>ר</w:t>
      </w:r>
      <w:r w:rsidRPr="009F73ED">
        <w:rPr>
          <w:rStyle w:val="27"/>
          <w:rtl/>
        </w:rPr>
        <w:t>"ל</w:t>
      </w:r>
      <w:r>
        <w:rPr>
          <w:rFonts w:hint="cs"/>
          <w:rtl/>
        </w:rPr>
        <w:t xml:space="preserve"> כטעמו, </w:t>
      </w:r>
      <w:r>
        <w:rPr>
          <w:rStyle w:val="27"/>
          <w:rFonts w:hint="cs"/>
          <w:rtl/>
        </w:rPr>
        <w:t>ולרי"ו</w:t>
      </w:r>
      <w:r>
        <w:rPr>
          <w:rFonts w:hint="cs"/>
          <w:rtl/>
        </w:rPr>
        <w:t xml:space="preserve"> </w:t>
      </w:r>
      <w:r>
        <w:rPr>
          <w:rStyle w:val="27"/>
          <w:rFonts w:hint="cs"/>
          <w:rtl/>
        </w:rPr>
        <w:t>אר"א</w:t>
      </w:r>
      <w:r w:rsidR="00F63065">
        <w:rPr>
          <w:rtl/>
        </w:rPr>
        <w:t xml:space="preserve">: </w:t>
      </w:r>
      <w:r>
        <w:rPr>
          <w:rtl/>
        </w:rPr>
        <w:t xml:space="preserve">את </w:t>
      </w:r>
      <w:r w:rsidR="00F63065">
        <w:rPr>
          <w:rStyle w:val="27"/>
          <w:rtl/>
        </w:rPr>
        <w:t>ר</w:t>
      </w:r>
      <w:r>
        <w:rPr>
          <w:rStyle w:val="27"/>
          <w:rFonts w:hint="cs"/>
          <w:rtl/>
        </w:rPr>
        <w:t>י"ו</w:t>
      </w:r>
      <w:r>
        <w:rPr>
          <w:rFonts w:hint="cs"/>
          <w:rtl/>
        </w:rPr>
        <w:t xml:space="preserve"> </w:t>
      </w:r>
      <w:r>
        <w:rPr>
          <w:rtl/>
        </w:rPr>
        <w:t>ראיתי</w:t>
      </w:r>
      <w:r w:rsidR="00F63065">
        <w:rPr>
          <w:rtl/>
        </w:rPr>
        <w:t xml:space="preserve"> </w:t>
      </w:r>
      <w:r>
        <w:rPr>
          <w:rtl/>
        </w:rPr>
        <w:t>בחלום,</w:t>
      </w:r>
      <w:r w:rsidR="00F63065">
        <w:rPr>
          <w:rtl/>
        </w:rPr>
        <w:t xml:space="preserve"> </w:t>
      </w:r>
      <w:r>
        <w:rPr>
          <w:rtl/>
        </w:rPr>
        <w:t>ודבר</w:t>
      </w:r>
      <w:r w:rsidR="00F63065">
        <w:rPr>
          <w:rtl/>
        </w:rPr>
        <w:t xml:space="preserve"> </w:t>
      </w:r>
      <w:r>
        <w:rPr>
          <w:rtl/>
        </w:rPr>
        <w:t>טוב</w:t>
      </w:r>
      <w:r w:rsidR="00F63065">
        <w:rPr>
          <w:rtl/>
        </w:rPr>
        <w:t xml:space="preserve"> </w:t>
      </w:r>
      <w:r>
        <w:rPr>
          <w:rtl/>
        </w:rPr>
        <w:t>אני אומר:</w:t>
      </w:r>
      <w:r w:rsidR="00F63065">
        <w:rPr>
          <w:rtl/>
        </w:rPr>
        <w:t xml:space="preserve"> </w:t>
      </w:r>
      <w:r>
        <w:rPr>
          <w:rFonts w:hint="cs"/>
          <w:rtl/>
        </w:rPr>
        <w:t>'</w:t>
      </w:r>
      <w:r w:rsidR="00F63065">
        <w:rPr>
          <w:rtl/>
        </w:rPr>
        <w:t>לי יהיו</w:t>
      </w:r>
      <w:r>
        <w:rPr>
          <w:rFonts w:hint="cs"/>
          <w:rtl/>
        </w:rPr>
        <w:t>'</w:t>
      </w:r>
      <w:r w:rsidR="00F63065">
        <w:rPr>
          <w:rtl/>
        </w:rPr>
        <w:t xml:space="preserve"> - בהוייתן יהו</w:t>
      </w:r>
      <w:r w:rsidR="0057284B">
        <w:rPr>
          <w:rtl/>
        </w:rPr>
        <w:t>.</w:t>
      </w:r>
    </w:p>
    <w:p w14:paraId="66323267" w14:textId="028BC584" w:rsidR="00B874E6" w:rsidRDefault="00F63065" w:rsidP="002357CF">
      <w:pPr>
        <w:pStyle w:val="011"/>
        <w:rPr>
          <w:rtl/>
        </w:rPr>
      </w:pPr>
      <w:r>
        <w:rPr>
          <w:rStyle w:val="27"/>
          <w:rtl/>
        </w:rPr>
        <w:t>ור</w:t>
      </w:r>
      <w:r>
        <w:rPr>
          <w:rStyle w:val="27"/>
          <w:rFonts w:hint="cs"/>
          <w:rtl/>
        </w:rPr>
        <w:t>י"ו</w:t>
      </w:r>
      <w:r w:rsidR="0026142A">
        <w:rPr>
          <w:rFonts w:hint="cs"/>
          <w:rtl/>
        </w:rPr>
        <w:t xml:space="preserve"> '</w:t>
      </w:r>
      <w:r>
        <w:rPr>
          <w:rStyle w:val="affffe"/>
          <w:rtl/>
        </w:rPr>
        <w:t>והיה כי יביאך</w:t>
      </w:r>
      <w:r w:rsidR="0026142A">
        <w:rPr>
          <w:rFonts w:hint="cs"/>
          <w:rtl/>
        </w:rPr>
        <w:t>'</w:t>
      </w:r>
      <w:r>
        <w:rPr>
          <w:rtl/>
        </w:rPr>
        <w:t xml:space="preserve"> </w:t>
      </w:r>
      <w:r w:rsidR="0026142A">
        <w:rPr>
          <w:rFonts w:hint="cs"/>
          <w:rtl/>
        </w:rPr>
        <w:t>'</w:t>
      </w:r>
      <w:r>
        <w:rPr>
          <w:rStyle w:val="affffe"/>
          <w:rtl/>
        </w:rPr>
        <w:t>וְהַעֲבַרְתָּ</w:t>
      </w:r>
      <w:r w:rsidR="0026142A">
        <w:rPr>
          <w:rFonts w:hint="cs"/>
          <w:rtl/>
        </w:rPr>
        <w:t>'</w:t>
      </w:r>
      <w:r>
        <w:rPr>
          <w:rtl/>
        </w:rPr>
        <w:t xml:space="preserve"> צריך למה ששנה תנא דבי </w:t>
      </w:r>
      <w:r>
        <w:rPr>
          <w:rStyle w:val="27"/>
          <w:rtl/>
        </w:rPr>
        <w:t>רבי ישמעאל</w:t>
      </w:r>
      <w:r>
        <w:rPr>
          <w:rtl/>
        </w:rPr>
        <w:t>: עשה מצוה זו שבשבילה תיכנס לארץ</w:t>
      </w:r>
      <w:r w:rsidR="0057284B">
        <w:rPr>
          <w:rtl/>
        </w:rPr>
        <w:t>.</w:t>
      </w:r>
    </w:p>
    <w:p w14:paraId="2EC47D60" w14:textId="313F939C" w:rsidR="006542AA" w:rsidRDefault="00000000">
      <w:pPr>
        <w:pStyle w:val="36"/>
        <w:framePr w:wrap="notBeside"/>
      </w:pPr>
      <w:r>
        <w:t>ר"מ לר"א</w:t>
      </w:r>
      <w:r w:rsidR="00F63065">
        <w:t>:</w:t>
      </w:r>
    </w:p>
    <w:p w14:paraId="430A8B31" w14:textId="2A3ED479" w:rsidR="0026142A" w:rsidRDefault="0026142A" w:rsidP="007C32F9">
      <w:pPr>
        <w:rPr>
          <w:rtl/>
        </w:rPr>
      </w:pPr>
      <w:r>
        <w:rPr>
          <w:rtl/>
        </w:rPr>
        <w:t>אתם</w:t>
      </w:r>
      <w:r w:rsidR="00F63065">
        <w:rPr>
          <w:rtl/>
        </w:rPr>
        <w:t xml:space="preserve"> </w:t>
      </w:r>
      <w:r>
        <w:rPr>
          <w:rtl/>
        </w:rPr>
        <w:t>כך</w:t>
      </w:r>
      <w:r w:rsidR="00F63065">
        <w:rPr>
          <w:rtl/>
        </w:rPr>
        <w:t xml:space="preserve"> </w:t>
      </w:r>
      <w:r>
        <w:rPr>
          <w:rtl/>
        </w:rPr>
        <w:t>שונים</w:t>
      </w:r>
      <w:r w:rsidR="00F63065">
        <w:rPr>
          <w:rtl/>
        </w:rPr>
        <w:t xml:space="preserve"> </w:t>
      </w:r>
      <w:r>
        <w:rPr>
          <w:rtl/>
        </w:rPr>
        <w:t>אותה,</w:t>
      </w:r>
      <w:r w:rsidR="00F63065">
        <w:rPr>
          <w:rtl/>
        </w:rPr>
        <w:t xml:space="preserve"> </w:t>
      </w:r>
      <w:r>
        <w:rPr>
          <w:rtl/>
        </w:rPr>
        <w:t>אנו</w:t>
      </w:r>
      <w:r w:rsidR="00F63065">
        <w:rPr>
          <w:rtl/>
        </w:rPr>
        <w:t xml:space="preserve"> </w:t>
      </w:r>
      <w:r>
        <w:rPr>
          <w:rtl/>
        </w:rPr>
        <w:t>להפך</w:t>
      </w:r>
      <w:r w:rsidR="00F63065">
        <w:rPr>
          <w:rtl/>
        </w:rPr>
        <w:t xml:space="preserve"> </w:t>
      </w:r>
      <w:r>
        <w:rPr>
          <w:rtl/>
        </w:rPr>
        <w:t>שונים</w:t>
      </w:r>
      <w:r w:rsidR="00F63065">
        <w:rPr>
          <w:rtl/>
        </w:rPr>
        <w:t xml:space="preserve"> </w:t>
      </w:r>
      <w:r>
        <w:rPr>
          <w:rtl/>
        </w:rPr>
        <w:t>אותה:</w:t>
      </w:r>
      <w:r w:rsidR="00F63065">
        <w:rPr>
          <w:rtl/>
        </w:rPr>
        <w:t xml:space="preserve"> </w:t>
      </w:r>
      <w:r w:rsidR="007C32F9">
        <w:rPr>
          <w:rStyle w:val="27"/>
          <w:rFonts w:hint="cs"/>
          <w:rtl/>
        </w:rPr>
        <w:t>ר</w:t>
      </w:r>
      <w:r>
        <w:rPr>
          <w:rStyle w:val="27"/>
          <w:rFonts w:hint="cs"/>
          <w:rtl/>
        </w:rPr>
        <w:t>י"ו</w:t>
      </w:r>
      <w:r w:rsidR="007C32F9">
        <w:rPr>
          <w:rFonts w:hint="cs"/>
          <w:rtl/>
        </w:rPr>
        <w:t xml:space="preserve"> </w:t>
      </w:r>
      <w:r w:rsidR="00F63065">
        <w:rPr>
          <w:rtl/>
        </w:rPr>
        <w:t xml:space="preserve">אמר לא קדשו בכורות במדבר, </w:t>
      </w:r>
      <w:r w:rsidR="00F63065">
        <w:rPr>
          <w:rStyle w:val="27"/>
          <w:rtl/>
        </w:rPr>
        <w:t>ו</w:t>
      </w:r>
      <w:r>
        <w:rPr>
          <w:rStyle w:val="27"/>
          <w:rtl/>
        </w:rPr>
        <w:t>ר"ל</w:t>
      </w:r>
      <w:r w:rsidR="007C32F9">
        <w:rPr>
          <w:rFonts w:hint="cs"/>
          <w:rtl/>
        </w:rPr>
        <w:t xml:space="preserve"> </w:t>
      </w:r>
      <w:r w:rsidR="00F63065">
        <w:rPr>
          <w:rtl/>
        </w:rPr>
        <w:t xml:space="preserve">אמר קדשו בכורות במדבר </w:t>
      </w:r>
    </w:p>
    <w:p w14:paraId="068A9CF0" w14:textId="77777777" w:rsidR="006542AA" w:rsidRDefault="00000000">
      <w:pPr>
        <w:pStyle w:val="36"/>
        <w:framePr w:wrap="notBeside"/>
      </w:pPr>
      <w:r>
        <w:t>א</w:t>
      </w:r>
      <w:r w:rsidR="007C32F9">
        <w:t>"ל</w:t>
      </w:r>
      <w:r>
        <w:t>:</w:t>
      </w:r>
    </w:p>
    <w:p w14:paraId="0EB35744" w14:textId="7937D034" w:rsidR="0026142A" w:rsidRDefault="00F63065" w:rsidP="007C32F9">
      <w:pPr>
        <w:rPr>
          <w:rtl/>
        </w:rPr>
      </w:pPr>
      <w:r>
        <w:rPr>
          <w:rtl/>
        </w:rPr>
        <w:t xml:space="preserve">והופכים אתם גם את הקושיות, והופכים אתם </w:t>
      </w:r>
      <w:r>
        <w:rPr>
          <w:rStyle w:val="27"/>
          <w:rtl/>
        </w:rPr>
        <w:t>את</w:t>
      </w:r>
      <w:r>
        <w:rPr>
          <w:rtl/>
        </w:rPr>
        <w:t xml:space="preserve"> זו של </w:t>
      </w:r>
      <w:r w:rsidRPr="009F73ED">
        <w:rPr>
          <w:rStyle w:val="27"/>
          <w:rtl/>
        </w:rPr>
        <w:t>ר"א</w:t>
      </w:r>
      <w:r>
        <w:rPr>
          <w:rtl/>
        </w:rPr>
        <w:t xml:space="preserve">? </w:t>
      </w:r>
    </w:p>
    <w:p w14:paraId="11278866" w14:textId="77777777" w:rsidR="006542AA" w:rsidRDefault="00000000">
      <w:pPr>
        <w:pStyle w:val="36"/>
        <w:framePr w:wrap="notBeside"/>
      </w:pPr>
      <w:r>
        <w:t>א"ל:</w:t>
      </w:r>
    </w:p>
    <w:p w14:paraId="34A8697A" w14:textId="7A01D489" w:rsidR="00B874E6" w:rsidRDefault="00F63065" w:rsidP="007C32F9">
      <w:pPr>
        <w:rPr>
          <w:rtl/>
        </w:rPr>
      </w:pPr>
      <w:r>
        <w:rPr>
          <w:rtl/>
        </w:rPr>
        <w:t xml:space="preserve">לא קדשו - לא הוצרכו ליקדש </w:t>
      </w:r>
      <w:r>
        <w:rPr>
          <w:rStyle w:val="affffd"/>
          <w:rtl/>
        </w:rPr>
        <w:t>שכבר קדשו</w:t>
      </w:r>
      <w:r>
        <w:rPr>
          <w:rtl/>
        </w:rPr>
        <w:t>,</w:t>
      </w:r>
      <w:r w:rsidR="007C32F9">
        <w:rPr>
          <w:rFonts w:hint="cs"/>
          <w:rtl/>
        </w:rPr>
        <w:t xml:space="preserve"> ו</w:t>
      </w:r>
      <w:r>
        <w:rPr>
          <w:rtl/>
        </w:rPr>
        <w:t>קמ"ל: חייב אדם לומר בלשון רבו</w:t>
      </w:r>
      <w:r w:rsidR="0057284B">
        <w:rPr>
          <w:rtl/>
        </w:rPr>
        <w:t>.</w:t>
      </w:r>
    </w:p>
    <w:p w14:paraId="17E33071" w14:textId="77777777" w:rsidR="006542AA" w:rsidRDefault="00000000">
      <w:pPr>
        <w:pStyle w:val="affff7"/>
      </w:pPr>
      <w:r>
        <w:rPr>
          <w:color w:val="7B3F00"/>
        </w:rPr>
        <w:t>מנין הלוים: אין בכור מפקיע בכור</w:t>
      </w:r>
    </w:p>
    <w:p w14:paraId="01C61FA5" w14:textId="76D6744B" w:rsidR="006542AA" w:rsidRDefault="00000000">
      <w:pPr>
        <w:pStyle w:val="36"/>
        <w:framePr w:wrap="notBeside"/>
      </w:pPr>
      <w:r>
        <w:t>שאל קונטרוקוס השר את ר</w:t>
      </w:r>
      <w:r w:rsidR="007C32F9">
        <w:t>י</w:t>
      </w:r>
      <w:r>
        <w:t>ב"ז:</w:t>
      </w:r>
    </w:p>
    <w:p w14:paraId="28B8A016" w14:textId="1C38644C" w:rsidR="007C32F9" w:rsidRDefault="00F63065" w:rsidP="007C32F9">
      <w:pPr>
        <w:rPr>
          <w:rtl/>
        </w:rPr>
      </w:pPr>
      <w:r w:rsidRPr="007C32F9">
        <w:rPr>
          <w:b/>
          <w:bCs/>
          <w:rtl/>
        </w:rPr>
        <w:t>בפרטן</w:t>
      </w:r>
      <w:r>
        <w:rPr>
          <w:rtl/>
        </w:rPr>
        <w:t xml:space="preserve"> של לוים אתה מוצא עשרים ושנים אלף ושלש מאות, </w:t>
      </w:r>
    </w:p>
    <w:p w14:paraId="4DE226BD" w14:textId="77777777" w:rsidR="00B874E6" w:rsidRDefault="00F63065" w:rsidP="007C32F9">
      <w:pPr>
        <w:rPr>
          <w:rtl/>
        </w:rPr>
      </w:pPr>
      <w:r w:rsidRPr="007C32F9">
        <w:rPr>
          <w:b/>
          <w:bCs/>
          <w:rtl/>
        </w:rPr>
        <w:t>בכללן</w:t>
      </w:r>
      <w:r>
        <w:rPr>
          <w:rtl/>
        </w:rPr>
        <w:t xml:space="preserve"> אתה מוצא עשרים ושנים אלף, ושלש מאות להיכן הלכו? א"ל: אותן שלש מאות בכורות היו, ואין בכור מפקיע בכור</w:t>
      </w:r>
      <w:r w:rsidR="0057284B">
        <w:rPr>
          <w:rtl/>
        </w:rPr>
        <w:t>.</w:t>
      </w:r>
      <w:r w:rsidR="007C32F9">
        <w:rPr>
          <w:rFonts w:hint="cs"/>
          <w:rtl/>
        </w:rPr>
        <w:t xml:space="preserve"> דדיו לבכור </w:t>
      </w:r>
      <w:r>
        <w:rPr>
          <w:rtl/>
        </w:rPr>
        <w:t>שיפקיע קדושת עצמו</w:t>
      </w:r>
      <w:r w:rsidR="0057284B">
        <w:rPr>
          <w:rtl/>
        </w:rPr>
        <w:t>.</w:t>
      </w:r>
    </w:p>
    <w:p w14:paraId="77F4FAB9" w14:textId="77777777" w:rsidR="006542AA" w:rsidRDefault="00000000">
      <w:pPr>
        <w:pStyle w:val="affff7"/>
      </w:pPr>
      <w:r>
        <w:rPr>
          <w:color w:val="7B3F00"/>
        </w:rPr>
        <w:t>מנה של קודש כפול היה</w:t>
      </w:r>
    </w:p>
    <w:p w14:paraId="0C4371CA" w14:textId="77777777" w:rsidR="006542AA" w:rsidRDefault="00000000">
      <w:pPr>
        <w:pStyle w:val="36"/>
        <w:framePr w:wrap="notBeside"/>
      </w:pPr>
      <w:r>
        <w:t>ועוד שאלו:</w:t>
      </w:r>
    </w:p>
    <w:p w14:paraId="1270F920" w14:textId="704E8EE1" w:rsidR="007C32F9" w:rsidRDefault="00F63065" w:rsidP="007C32F9">
      <w:pPr>
        <w:rPr>
          <w:rtl/>
        </w:rPr>
      </w:pPr>
      <w:r>
        <w:rPr>
          <w:rtl/>
        </w:rPr>
        <w:t>בגיבוי כסף אתה מוצא מאתים ואחת ככר ואחת עשרה מנה, ד</w:t>
      </w:r>
      <w:r w:rsidR="007C32F9">
        <w:rPr>
          <w:rFonts w:hint="cs"/>
          <w:rtl/>
        </w:rPr>
        <w:t>'</w:t>
      </w:r>
      <w:r>
        <w:rPr>
          <w:rStyle w:val="affffe"/>
          <w:rtl/>
        </w:rPr>
        <w:t>בֶּקַע לַגֻּלְגֹּלֶת מַחֲצִית הַשֶּׁקֶל בְּשֶׁקֶל הַקֹּדֶשׁ וגו</w:t>
      </w:r>
      <w:r>
        <w:rPr>
          <w:rtl/>
        </w:rPr>
        <w:t xml:space="preserve">', </w:t>
      </w:r>
    </w:p>
    <w:p w14:paraId="1311F095" w14:textId="77777777" w:rsidR="00B874E6" w:rsidRDefault="007C32F9" w:rsidP="007C32F9">
      <w:pPr>
        <w:rPr>
          <w:rtl/>
        </w:rPr>
      </w:pPr>
      <w:r>
        <w:rPr>
          <w:rtl/>
        </w:rPr>
        <w:tab/>
        <w:t xml:space="preserve">ובנתינת הכסף אתה מוצא מאת ככר, דכתיב: </w:t>
      </w:r>
      <w:r w:rsidRPr="009F73ED">
        <w:rPr>
          <w:rStyle w:val="affffe"/>
          <w:rtl/>
        </w:rPr>
        <w:t>ויהי מאת ככר הכסף לצקת</w:t>
      </w:r>
      <w:r>
        <w:rPr>
          <w:rtl/>
        </w:rPr>
        <w:t xml:space="preserve"> וגו'</w:t>
      </w:r>
      <w:r w:rsidR="0057284B">
        <w:rPr>
          <w:rtl/>
        </w:rPr>
        <w:t>.</w:t>
      </w:r>
    </w:p>
    <w:p w14:paraId="32474132" w14:textId="77777777" w:rsidR="007C32F9" w:rsidRDefault="00F63065" w:rsidP="00F63065">
      <w:pPr>
        <w:rPr>
          <w:rtl/>
        </w:rPr>
      </w:pPr>
      <w:r>
        <w:rPr>
          <w:rtl/>
        </w:rPr>
        <w:t xml:space="preserve">משה רבכם גנב היה, או קוביוסטוס </w:t>
      </w:r>
      <w:r>
        <w:rPr>
          <w:rStyle w:val="affffd"/>
          <w:rtl/>
        </w:rPr>
        <w:t>מהמר</w:t>
      </w:r>
      <w:r>
        <w:rPr>
          <w:rtl/>
        </w:rPr>
        <w:t xml:space="preserve"> היה, או אינו בקי בחשבונות! נתן מחצה ונטל מחצה, ומחצה שלם לא החזיר! </w:t>
      </w:r>
    </w:p>
    <w:p w14:paraId="729CF66D" w14:textId="77777777" w:rsidR="006542AA" w:rsidRDefault="00000000">
      <w:pPr>
        <w:pStyle w:val="36"/>
        <w:framePr w:wrap="notBeside"/>
      </w:pPr>
      <w:r>
        <w:tab/>
      </w:r>
      <w:r w:rsidR="00F63065">
        <w:t>אמר לו:</w:t>
      </w:r>
    </w:p>
    <w:p w14:paraId="0AA69695" w14:textId="10CC4C72" w:rsidR="00B874E6" w:rsidRDefault="00F63065" w:rsidP="00F63065">
      <w:pPr>
        <w:rPr>
          <w:rtl/>
        </w:rPr>
      </w:pPr>
      <w:r>
        <w:rPr>
          <w:rtl/>
        </w:rPr>
        <w:t>משה רבינו גיזבר נאמן היה, ובקי בחשבונות היה, ומנה של קודש כפול היה</w:t>
      </w:r>
      <w:r w:rsidR="0057284B">
        <w:rPr>
          <w:rtl/>
        </w:rPr>
        <w:t>.</w:t>
      </w:r>
    </w:p>
    <w:p w14:paraId="33EB83A8" w14:textId="77777777" w:rsidR="006542AA" w:rsidRDefault="00000000">
      <w:pPr>
        <w:pStyle w:val="36"/>
        <w:framePr w:wrap="notBeside"/>
      </w:pPr>
      <w:r>
        <w:lastRenderedPageBreak/>
        <w:t>הוי בה רב אחאי:</w:t>
      </w:r>
    </w:p>
    <w:p w14:paraId="6D26A057" w14:textId="59306B5D" w:rsidR="007C32F9" w:rsidRDefault="00F63065" w:rsidP="007C32F9">
      <w:pPr>
        <w:rPr>
          <w:rtl/>
        </w:rPr>
      </w:pPr>
      <w:r>
        <w:rPr>
          <w:rFonts w:hint="cs"/>
          <w:rtl/>
        </w:rPr>
        <w:t>ומה קשה</w:t>
      </w:r>
      <w:r w:rsidR="007C32F9">
        <w:rPr>
          <w:rFonts w:hint="cs"/>
          <w:rtl/>
        </w:rPr>
        <w:t xml:space="preserve"> </w:t>
      </w:r>
      <w:r>
        <w:rPr>
          <w:rFonts w:hint="cs"/>
          <w:rtl/>
        </w:rPr>
        <w:t>לו</w:t>
      </w:r>
      <w:r w:rsidR="007C32F9">
        <w:rPr>
          <w:rFonts w:hint="cs"/>
          <w:rtl/>
        </w:rPr>
        <w:t xml:space="preserve"> '</w:t>
      </w:r>
      <w:r>
        <w:rPr>
          <w:rStyle w:val="affffe"/>
          <w:rtl/>
        </w:rPr>
        <w:t>וַיְהִי מְאַת כִּכַּר הַכֶּסֶף לָצֶקֶת וגו'?</w:t>
      </w:r>
      <w:r>
        <w:rPr>
          <w:rtl/>
        </w:rPr>
        <w:t xml:space="preserve"> אלה - לצקת, והאחרים - באוצר! </w:t>
      </w:r>
    </w:p>
    <w:p w14:paraId="7DE2216A" w14:textId="55E4C9F3" w:rsidR="00C647C7" w:rsidRDefault="00F63065" w:rsidP="007C32F9">
      <w:pPr>
        <w:rPr>
          <w:rtl/>
        </w:rPr>
      </w:pPr>
      <w:r>
        <w:rPr>
          <w:rtl/>
        </w:rPr>
        <w:t>כתוב פסוק אחר: וכסף פקודי העדה מאת ככר וגו',</w:t>
      </w:r>
    </w:p>
    <w:p w14:paraId="6728CA6E" w14:textId="2375D074" w:rsidR="00C647C7" w:rsidRDefault="00F63065" w:rsidP="007C32F9">
      <w:pPr>
        <w:rPr>
          <w:rtl/>
        </w:rPr>
      </w:pPr>
      <w:r>
        <w:rPr>
          <w:rtl/>
        </w:rPr>
        <w:t xml:space="preserve">ומה שאמר לו מנה של קודש כפול היה מנין לו? אם תאמר ממנו, שהרי כאן שבעים ואחד מנה ואת האלף ושבע מאות וחמשה ושבעים עשה ווים לעמודים ולא מנאן הכתוב אלא בפרוטרוט, ואם ישנו, מאה ואחד ככר ואחת עשרה מנה היה לו לכתוב! </w:t>
      </w:r>
    </w:p>
    <w:p w14:paraId="22EABF98" w14:textId="0FB22975" w:rsidR="007C32F9" w:rsidRPr="00C647C7" w:rsidRDefault="00C647C7" w:rsidP="00C647C7">
      <w:pPr>
        <w:rPr>
          <w:rtl/>
        </w:rPr>
      </w:pPr>
      <w:r>
        <w:rPr>
          <w:rFonts w:hint="cs"/>
          <w:rtl/>
        </w:rPr>
        <w:t>ולא</w:t>
      </w:r>
      <w:r w:rsidRPr="00C647C7">
        <w:rPr>
          <w:rFonts w:hint="cs"/>
          <w:rtl/>
        </w:rPr>
        <w:t xml:space="preserve"> </w:t>
      </w:r>
      <w:r>
        <w:rPr>
          <w:rtl/>
        </w:rPr>
        <w:t>משלא</w:t>
      </w:r>
      <w:r w:rsidR="00F63065" w:rsidRPr="00C647C7">
        <w:rPr>
          <w:rtl/>
        </w:rPr>
        <w:t xml:space="preserve"> מנאן הכתוב אלא בפרוטרוט, ש"מ: מנה של קודש כפול היה</w:t>
      </w:r>
      <w:r>
        <w:rPr>
          <w:rtl/>
        </w:rPr>
        <w:t>,</w:t>
      </w:r>
    </w:p>
    <w:p w14:paraId="22C4F7B2" w14:textId="0206DF80" w:rsidR="00C647C7" w:rsidRDefault="00C647C7" w:rsidP="00C647C7">
      <w:pPr>
        <w:rPr>
          <w:rtl/>
        </w:rPr>
      </w:pPr>
      <w:r>
        <w:rPr>
          <w:rFonts w:hint="cs"/>
          <w:rtl/>
        </w:rPr>
        <w:t>כמו שדחו,</w:t>
      </w:r>
      <w:r w:rsidR="00F63065">
        <w:rPr>
          <w:rtl/>
        </w:rPr>
        <w:t xml:space="preserve"> </w:t>
      </w:r>
      <w:r>
        <w:rPr>
          <w:rtl/>
        </w:rPr>
        <w:t>שאפשר: כללים</w:t>
      </w:r>
      <w:r w:rsidR="00F63065">
        <w:rPr>
          <w:rtl/>
        </w:rPr>
        <w:t xml:space="preserve"> - </w:t>
      </w:r>
      <w:r>
        <w:rPr>
          <w:rFonts w:hint="cs"/>
          <w:rtl/>
        </w:rPr>
        <w:t>מונה</w:t>
      </w:r>
      <w:r w:rsidR="00F63065">
        <w:rPr>
          <w:rtl/>
        </w:rPr>
        <w:t xml:space="preserve"> </w:t>
      </w:r>
      <w:r>
        <w:rPr>
          <w:rtl/>
        </w:rPr>
        <w:t>בככרות,</w:t>
      </w:r>
      <w:r w:rsidR="00F63065">
        <w:rPr>
          <w:rtl/>
        </w:rPr>
        <w:t xml:space="preserve"> </w:t>
      </w:r>
      <w:r>
        <w:rPr>
          <w:rtl/>
        </w:rPr>
        <w:t>פרטים</w:t>
      </w:r>
      <w:r w:rsidR="00F63065">
        <w:rPr>
          <w:rtl/>
        </w:rPr>
        <w:t xml:space="preserve"> - </w:t>
      </w:r>
      <w:r>
        <w:rPr>
          <w:rtl/>
        </w:rPr>
        <w:t>אינו</w:t>
      </w:r>
      <w:r w:rsidR="00F63065">
        <w:rPr>
          <w:rtl/>
        </w:rPr>
        <w:t xml:space="preserve"> </w:t>
      </w:r>
      <w:r>
        <w:rPr>
          <w:rtl/>
        </w:rPr>
        <w:t>מונה</w:t>
      </w:r>
      <w:r w:rsidR="007C32F9">
        <w:rPr>
          <w:rtl/>
        </w:rPr>
        <w:t xml:space="preserve"> </w:t>
      </w:r>
      <w:r>
        <w:rPr>
          <w:rtl/>
        </w:rPr>
        <w:t>בככרות</w:t>
      </w:r>
      <w:r w:rsidR="00F63065">
        <w:rPr>
          <w:rtl/>
        </w:rPr>
        <w:t xml:space="preserve"> </w:t>
      </w:r>
    </w:p>
    <w:p w14:paraId="795F3A75" w14:textId="56A48871" w:rsidR="00C647C7" w:rsidRDefault="00C647C7" w:rsidP="00C647C7">
      <w:pPr>
        <w:rPr>
          <w:rtl/>
        </w:rPr>
      </w:pPr>
      <w:r>
        <w:rPr>
          <w:rFonts w:hint="cs"/>
          <w:rtl/>
        </w:rPr>
        <w:t>ולא</w:t>
      </w:r>
      <w:r w:rsidR="00F63065">
        <w:rPr>
          <w:rtl/>
        </w:rPr>
        <w:t xml:space="preserve"> מ</w:t>
      </w:r>
      <w:r>
        <w:rPr>
          <w:rFonts w:hint="cs"/>
          <w:rtl/>
        </w:rPr>
        <w:t>'</w:t>
      </w:r>
      <w:r w:rsidR="00F63065">
        <w:rPr>
          <w:rStyle w:val="affffe"/>
          <w:rtl/>
        </w:rPr>
        <w:t xml:space="preserve">ונחושת התנופה שבעים ככר ואלפים וארבע מאות </w:t>
      </w:r>
      <w:r>
        <w:rPr>
          <w:rStyle w:val="affffe"/>
          <w:rtl/>
        </w:rPr>
        <w:t>שקל',</w:t>
      </w:r>
      <w:r w:rsidR="00F63065">
        <w:rPr>
          <w:rStyle w:val="affffe"/>
          <w:rtl/>
        </w:rPr>
        <w:t xml:space="preserve"> שהרי כאן תשעים וששה </w:t>
      </w:r>
      <w:r>
        <w:rPr>
          <w:rStyle w:val="affffe"/>
          <w:rtl/>
        </w:rPr>
        <w:t>מנה,</w:t>
      </w:r>
    </w:p>
    <w:p w14:paraId="55528FB1" w14:textId="59FC58D7" w:rsidR="007C32F9" w:rsidRDefault="00F63065" w:rsidP="007C32F9">
      <w:pPr>
        <w:rPr>
          <w:rtl/>
        </w:rPr>
      </w:pPr>
      <w:r>
        <w:rPr>
          <w:rtl/>
        </w:rPr>
        <w:t>ולא מנאן הכתוב אלא בפרוטרוט, ש"מ: מנה של קודש כפול היה,</w:t>
      </w:r>
    </w:p>
    <w:p w14:paraId="5B5F566F" w14:textId="65D0EF18" w:rsidR="007C32F9" w:rsidRDefault="00C647C7" w:rsidP="00C647C7">
      <w:pPr>
        <w:rPr>
          <w:rtl/>
        </w:rPr>
      </w:pPr>
      <w:r>
        <w:rPr>
          <w:rFonts w:hint="cs"/>
          <w:rtl/>
        </w:rPr>
        <w:t>כמו שדחו:</w:t>
      </w:r>
      <w:r w:rsidR="00F63065">
        <w:rPr>
          <w:rtl/>
        </w:rPr>
        <w:t xml:space="preserve"> </w:t>
      </w:r>
      <w:r>
        <w:rPr>
          <w:rStyle w:val="27"/>
          <w:rtl/>
        </w:rPr>
        <w:t>שפרט גדול</w:t>
      </w:r>
      <w:r w:rsidR="00F63065">
        <w:rPr>
          <w:rtl/>
        </w:rPr>
        <w:t xml:space="preserve"> - </w:t>
      </w:r>
      <w:r>
        <w:rPr>
          <w:rtl/>
        </w:rPr>
        <w:t>מונה</w:t>
      </w:r>
      <w:r w:rsidR="00F63065">
        <w:rPr>
          <w:rtl/>
        </w:rPr>
        <w:t xml:space="preserve"> </w:t>
      </w:r>
      <w:r>
        <w:rPr>
          <w:rtl/>
        </w:rPr>
        <w:t>בככרות,</w:t>
      </w:r>
      <w:r w:rsidR="00F63065">
        <w:rPr>
          <w:rtl/>
        </w:rPr>
        <w:t xml:space="preserve"> </w:t>
      </w:r>
      <w:r>
        <w:rPr>
          <w:rtl/>
        </w:rPr>
        <w:t>פרט</w:t>
      </w:r>
      <w:r w:rsidR="00F63065">
        <w:rPr>
          <w:rtl/>
        </w:rPr>
        <w:t xml:space="preserve"> </w:t>
      </w:r>
      <w:r>
        <w:rPr>
          <w:rtl/>
        </w:rPr>
        <w:t>קטן</w:t>
      </w:r>
      <w:r w:rsidR="00F63065">
        <w:rPr>
          <w:rtl/>
        </w:rPr>
        <w:t xml:space="preserve"> - </w:t>
      </w:r>
      <w:r>
        <w:rPr>
          <w:rtl/>
        </w:rPr>
        <w:t>אינו</w:t>
      </w:r>
      <w:r w:rsidR="00F63065">
        <w:rPr>
          <w:rtl/>
        </w:rPr>
        <w:t xml:space="preserve"> </w:t>
      </w:r>
      <w:r>
        <w:rPr>
          <w:rtl/>
        </w:rPr>
        <w:t>מונה</w:t>
      </w:r>
      <w:r w:rsidR="00F63065">
        <w:rPr>
          <w:rtl/>
        </w:rPr>
        <w:t xml:space="preserve"> </w:t>
      </w:r>
      <w:r>
        <w:rPr>
          <w:rtl/>
        </w:rPr>
        <w:t>בככרות</w:t>
      </w:r>
    </w:p>
    <w:p w14:paraId="7383D80F" w14:textId="0B508E98" w:rsidR="007C32F9" w:rsidRDefault="00C647C7" w:rsidP="007C32F9">
      <w:pPr>
        <w:rPr>
          <w:rtl/>
        </w:rPr>
      </w:pPr>
      <w:r>
        <w:rPr>
          <w:rtl/>
        </w:rPr>
        <w:t>·</w:t>
      </w:r>
      <w:r>
        <w:rPr>
          <w:rFonts w:hint="cs"/>
          <w:rtl/>
        </w:rPr>
        <w:t xml:space="preserve"> </w:t>
      </w:r>
      <w:r w:rsidR="007C32F9">
        <w:rPr>
          <w:rFonts w:hint="cs"/>
          <w:rtl/>
        </w:rPr>
        <w:t xml:space="preserve">אלא </w:t>
      </w:r>
      <w:r w:rsidRPr="009F73ED">
        <w:rPr>
          <w:rStyle w:val="27"/>
          <w:rFonts w:hint="eastAsia"/>
          <w:rtl/>
        </w:rPr>
        <w:t>אר</w:t>
      </w:r>
      <w:r w:rsidRPr="009F73ED">
        <w:rPr>
          <w:rStyle w:val="27"/>
          <w:rtl/>
        </w:rPr>
        <w:t>"ח</w:t>
      </w:r>
      <w:r w:rsidR="007C32F9">
        <w:rPr>
          <w:rFonts w:hint="cs"/>
          <w:rtl/>
        </w:rPr>
        <w:t xml:space="preserve"> </w:t>
      </w:r>
      <w:r>
        <w:rPr>
          <w:rFonts w:hint="cs"/>
          <w:rtl/>
        </w:rPr>
        <w:t>מכאן</w:t>
      </w:r>
      <w:r w:rsidR="00F63065">
        <w:rPr>
          <w:rtl/>
        </w:rPr>
        <w:t xml:space="preserve">: </w:t>
      </w:r>
      <w:r w:rsidR="007C32F9">
        <w:rPr>
          <w:rFonts w:hint="cs"/>
          <w:rtl/>
        </w:rPr>
        <w:t>'</w:t>
      </w:r>
      <w:r w:rsidRPr="009F73ED">
        <w:rPr>
          <w:rStyle w:val="affffe"/>
          <w:rtl/>
        </w:rPr>
        <w:t>והשקל עשרים גרה עשרים שקלים חמשה ועשרים שקלים עשרה וחמשה שקל המנה יהיה לכם</w:t>
      </w:r>
      <w:r w:rsidR="007C32F9">
        <w:rPr>
          <w:rFonts w:hint="cs"/>
          <w:rtl/>
        </w:rPr>
        <w:t>'</w:t>
      </w:r>
      <w:r w:rsidR="00F63065">
        <w:rPr>
          <w:rtl/>
        </w:rPr>
        <w:t xml:space="preserve">, </w:t>
      </w:r>
    </w:p>
    <w:p w14:paraId="24049B55" w14:textId="77777777" w:rsidR="007C32F9" w:rsidRDefault="007C32F9" w:rsidP="007C32F9">
      <w:pPr>
        <w:pStyle w:val="afff0"/>
        <w:framePr w:wrap="around"/>
        <w:rPr>
          <w:rtl/>
        </w:rPr>
      </w:pPr>
      <w:r>
        <w:rPr>
          <w:rFonts w:hint="cs"/>
          <w:rtl/>
        </w:rPr>
        <w:t>ה:</w:t>
      </w:r>
    </w:p>
    <w:p w14:paraId="5FC7C44C" w14:textId="02780CC8" w:rsidR="006542AA" w:rsidRDefault="00000000">
      <w:pPr>
        <w:pStyle w:val="36"/>
        <w:framePr w:wrap="notBeside"/>
      </w:pPr>
      <w:r>
        <w:t>והא ר"מ</w:t>
      </w:r>
      <w:r w:rsidR="007C32F9">
        <w:t xml:space="preserve"> היה </w:t>
      </w:r>
      <w:r>
        <w:t>אלא ש"מ:</w:t>
      </w:r>
    </w:p>
    <w:p w14:paraId="0DC28F33" w14:textId="07ECACB3" w:rsidR="00B874E6" w:rsidRDefault="00F63065" w:rsidP="007C32F9">
      <w:pPr>
        <w:rPr>
          <w:rtl/>
        </w:rPr>
      </w:pPr>
      <w:r>
        <w:rPr>
          <w:rtl/>
        </w:rPr>
        <w:t>מנה של קודש מנה כפול היה, ו</w:t>
      </w:r>
      <w:r>
        <w:rPr>
          <w:rFonts w:hint="cs"/>
          <w:rtl/>
        </w:rPr>
        <w:t>ש"מ</w:t>
      </w:r>
      <w:r>
        <w:rPr>
          <w:rtl/>
        </w:rPr>
        <w:t>: מוסיפין על המדות, ואין מוסיפין יתר על שתות,</w:t>
      </w:r>
      <w:r w:rsidR="007C32F9">
        <w:rPr>
          <w:rFonts w:hint="cs"/>
          <w:rtl/>
        </w:rPr>
        <w:t xml:space="preserve"> </w:t>
      </w:r>
      <w:r>
        <w:rPr>
          <w:rtl/>
        </w:rPr>
        <w:t>וש"מ: שתותא מלבר</w:t>
      </w:r>
      <w:r w:rsidR="0057284B">
        <w:rPr>
          <w:rtl/>
        </w:rPr>
        <w:t>.</w:t>
      </w:r>
    </w:p>
    <w:p w14:paraId="7BFC471A" w14:textId="77777777" w:rsidR="006542AA" w:rsidRDefault="00000000">
      <w:pPr>
        <w:pStyle w:val="affff7"/>
      </w:pPr>
      <w:r>
        <w:rPr>
          <w:color w:val="7B3F00"/>
        </w:rPr>
        <w:t>פטרי חמורים ולא סוסים וגמלים</w:t>
      </w:r>
    </w:p>
    <w:p w14:paraId="1840BDC3" w14:textId="730850A9" w:rsidR="00CA0EF3" w:rsidRDefault="00C647C7" w:rsidP="00CA0EF3">
      <w:pPr>
        <w:rPr>
          <w:rtl/>
        </w:rPr>
      </w:pPr>
      <w:r>
        <w:rPr>
          <w:rtl/>
        </w:rPr>
        <w:t xml:space="preserve">· </w:t>
      </w:r>
      <w:r w:rsidRPr="009F73ED">
        <w:rPr>
          <w:rStyle w:val="27"/>
          <w:rtl/>
        </w:rPr>
        <w:t>אר"ח</w:t>
      </w:r>
      <w:r w:rsidR="00CA0EF3">
        <w:rPr>
          <w:rFonts w:hint="cs"/>
          <w:rtl/>
        </w:rPr>
        <w:t xml:space="preserve"> שאלתי את </w:t>
      </w:r>
      <w:r>
        <w:rPr>
          <w:rStyle w:val="27"/>
          <w:rFonts w:hint="cs"/>
          <w:rtl/>
        </w:rPr>
        <w:t>ר"א</w:t>
      </w:r>
      <w:r>
        <w:rPr>
          <w:rFonts w:hint="cs"/>
          <w:rtl/>
        </w:rPr>
        <w:t xml:space="preserve"> </w:t>
      </w:r>
      <w:r w:rsidR="00F63065">
        <w:rPr>
          <w:rtl/>
        </w:rPr>
        <w:t xml:space="preserve">בבית </w:t>
      </w:r>
      <w:r>
        <w:rPr>
          <w:rtl/>
        </w:rPr>
        <w:t>המדרש</w:t>
      </w:r>
      <w:r w:rsidR="00F63065">
        <w:rPr>
          <w:rtl/>
        </w:rPr>
        <w:t xml:space="preserve"> </w:t>
      </w:r>
      <w:r>
        <w:rPr>
          <w:rStyle w:val="27"/>
          <w:rtl/>
        </w:rPr>
        <w:t>הגדול:</w:t>
      </w:r>
      <w:r w:rsidR="00F63065">
        <w:rPr>
          <w:rtl/>
        </w:rPr>
        <w:t xml:space="preserve"> מה נשתנו פטרי חמורים מפטרי סוסים וגמלים? </w:t>
      </w:r>
    </w:p>
    <w:p w14:paraId="06BCAB80" w14:textId="77777777" w:rsidR="006542AA" w:rsidRDefault="00000000">
      <w:pPr>
        <w:pStyle w:val="36"/>
        <w:framePr w:wrap="notBeside"/>
      </w:pPr>
      <w:r>
        <w:t>א"ל:</w:t>
      </w:r>
    </w:p>
    <w:p w14:paraId="0F0BEFD2" w14:textId="210B64F3" w:rsidR="00CA0EF3" w:rsidRDefault="00F63065" w:rsidP="00F63065">
      <w:pPr>
        <w:rPr>
          <w:rtl/>
        </w:rPr>
      </w:pPr>
      <w:r>
        <w:rPr>
          <w:rtl/>
        </w:rPr>
        <w:t xml:space="preserve">גזירת הכתוב היא, </w:t>
      </w:r>
    </w:p>
    <w:p w14:paraId="57FC061B" w14:textId="77777777" w:rsidR="00B874E6" w:rsidRDefault="002357CF" w:rsidP="00F63065">
      <w:pPr>
        <w:rPr>
          <w:rtl/>
        </w:rPr>
      </w:pPr>
      <w:r>
        <w:rPr>
          <w:rtl/>
        </w:rPr>
        <w:t>ועוד</w:t>
      </w:r>
      <w:r w:rsidR="00F63065">
        <w:rPr>
          <w:rtl/>
        </w:rPr>
        <w:t xml:space="preserve"> שסייעו ישראל בשעת יציאתם ממצרים שאין לך כל אחד ואחד מישראל שלא היו עמו תשעים חמורים לובים טעונים מכספה וזהבה של מצרים</w:t>
      </w:r>
      <w:r w:rsidR="0057284B">
        <w:rPr>
          <w:rtl/>
        </w:rPr>
        <w:t>.</w:t>
      </w:r>
    </w:p>
    <w:p w14:paraId="7A832A33" w14:textId="77777777" w:rsidR="006542AA" w:rsidRDefault="00000000">
      <w:pPr>
        <w:pStyle w:val="36"/>
        <w:framePr w:wrap="notBeside"/>
      </w:pPr>
      <w:r>
        <w:t xml:space="preserve">· </w:t>
      </w:r>
      <w:r w:rsidR="00F63065">
        <w:t>ועוד שאלתיו:</w:t>
      </w:r>
    </w:p>
    <w:p w14:paraId="14F6D20D" w14:textId="77777777" w:rsidR="006542AA" w:rsidRDefault="00000000">
      <w:pPr>
        <w:pStyle w:val="affff7"/>
      </w:pPr>
      <w:r>
        <w:rPr>
          <w:color w:val="7B3F00"/>
        </w:rPr>
        <w:t>פירוש השמות רפידים ושטים</w:t>
      </w:r>
    </w:p>
    <w:p w14:paraId="5BE5095F" w14:textId="3D6B06E8" w:rsidR="00B874E6" w:rsidRDefault="00C647C7" w:rsidP="00F63065">
      <w:pPr>
        <w:rPr>
          <w:rtl/>
        </w:rPr>
      </w:pPr>
      <w:r>
        <w:rPr>
          <w:rtl/>
        </w:rPr>
        <w:t>מה</w:t>
      </w:r>
      <w:r w:rsidR="00F63065">
        <w:rPr>
          <w:rtl/>
        </w:rPr>
        <w:t xml:space="preserve"> לשון רפידים? ואמר לי: רפידים שמה</w:t>
      </w:r>
      <w:r w:rsidR="0057284B">
        <w:rPr>
          <w:rtl/>
        </w:rPr>
        <w:t>.</w:t>
      </w:r>
    </w:p>
    <w:p w14:paraId="7CA57ABE" w14:textId="41EEA274" w:rsidR="006542AA" w:rsidRDefault="00000000">
      <w:pPr>
        <w:pStyle w:val="36"/>
        <w:framePr w:wrap="notBeside"/>
      </w:pPr>
      <w:r>
        <w:t>כתנאי, ר' אליעזר:</w:t>
      </w:r>
    </w:p>
    <w:p w14:paraId="7362C72D" w14:textId="7ADB1155" w:rsidR="00CA0EF3" w:rsidRDefault="00F63065" w:rsidP="00F63065">
      <w:pPr>
        <w:rPr>
          <w:rtl/>
        </w:rPr>
      </w:pPr>
      <w:r>
        <w:rPr>
          <w:rtl/>
        </w:rPr>
        <w:t xml:space="preserve">רפידים שמה, </w:t>
      </w:r>
    </w:p>
    <w:p w14:paraId="2F8008CD" w14:textId="234A78BB" w:rsidR="006542AA" w:rsidRDefault="00000000">
      <w:pPr>
        <w:pStyle w:val="36"/>
        <w:framePr w:wrap="notBeside"/>
      </w:pPr>
      <w:r>
        <w:tab/>
      </w:r>
      <w:r w:rsidR="00F63065">
        <w:t>ר' יהושע:</w:t>
      </w:r>
    </w:p>
    <w:p w14:paraId="5DDE7943" w14:textId="3CF514BD" w:rsidR="00B874E6" w:rsidRDefault="00F63065" w:rsidP="00C647C7">
      <w:pPr>
        <w:rPr>
          <w:rtl/>
        </w:rPr>
      </w:pPr>
      <w:r>
        <w:rPr>
          <w:rtl/>
        </w:rPr>
        <w:t xml:space="preserve">שריפו עצמן מדברי תורה, וכן אומר: </w:t>
      </w:r>
      <w:r w:rsidR="00C647C7">
        <w:rPr>
          <w:rFonts w:hint="cs"/>
          <w:rtl/>
        </w:rPr>
        <w:t>'</w:t>
      </w:r>
      <w:r w:rsidR="00CA0EF3">
        <w:rPr>
          <w:rStyle w:val="affffe"/>
          <w:rtl/>
        </w:rPr>
        <w:t>לֹא הִפְנוּ אָבוֹת אֶל בָּנִים מֵרִפְיוֹן יָדָיִם</w:t>
      </w:r>
      <w:r w:rsidR="00C647C7">
        <w:rPr>
          <w:rFonts w:hint="cs"/>
          <w:rtl/>
        </w:rPr>
        <w:t>'</w:t>
      </w:r>
      <w:r w:rsidR="0057284B">
        <w:rPr>
          <w:rtl/>
        </w:rPr>
        <w:t>.</w:t>
      </w:r>
    </w:p>
    <w:p w14:paraId="3ADEE28C" w14:textId="77777777" w:rsidR="006542AA" w:rsidRDefault="00000000">
      <w:pPr>
        <w:pStyle w:val="36"/>
        <w:framePr w:wrap="notBeside"/>
      </w:pPr>
      <w:r>
        <w:t xml:space="preserve">· </w:t>
      </w:r>
      <w:r w:rsidR="00F63065">
        <w:t>ועוד שאלתיו:</w:t>
      </w:r>
    </w:p>
    <w:p w14:paraId="13A5DB38" w14:textId="4D77740D" w:rsidR="00B874E6" w:rsidRDefault="00C647C7" w:rsidP="00F63065">
      <w:pPr>
        <w:rPr>
          <w:rtl/>
        </w:rPr>
      </w:pPr>
      <w:r>
        <w:rPr>
          <w:rtl/>
        </w:rPr>
        <w:t>מה</w:t>
      </w:r>
      <w:r w:rsidR="00F63065">
        <w:rPr>
          <w:rtl/>
        </w:rPr>
        <w:t xml:space="preserve"> לשון שטים? ואמר לי: שטים שמה</w:t>
      </w:r>
      <w:r w:rsidR="0057284B">
        <w:rPr>
          <w:rtl/>
        </w:rPr>
        <w:t>.</w:t>
      </w:r>
    </w:p>
    <w:p w14:paraId="5CD7BC53" w14:textId="326F0805" w:rsidR="006542AA" w:rsidRDefault="00000000">
      <w:pPr>
        <w:pStyle w:val="36"/>
        <w:framePr w:wrap="notBeside"/>
      </w:pPr>
      <w:r>
        <w:t>כתנאי, ר' אליעזר:</w:t>
      </w:r>
    </w:p>
    <w:p w14:paraId="5B6092D8" w14:textId="68936A47" w:rsidR="00CA0EF3" w:rsidRDefault="00F63065" w:rsidP="00F63065">
      <w:pPr>
        <w:rPr>
          <w:rtl/>
        </w:rPr>
      </w:pPr>
      <w:r>
        <w:rPr>
          <w:rtl/>
        </w:rPr>
        <w:lastRenderedPageBreak/>
        <w:t xml:space="preserve">שטים שמה, </w:t>
      </w:r>
      <w:r>
        <w:rPr>
          <w:rStyle w:val="27"/>
          <w:rtl/>
        </w:rPr>
        <w:t>רבי</w:t>
      </w:r>
      <w:r>
        <w:rPr>
          <w:rtl/>
        </w:rPr>
        <w:t xml:space="preserve"> יהושע אומר: שנתעסקו בדברי שטות, </w:t>
      </w:r>
    </w:p>
    <w:p w14:paraId="22EE4861" w14:textId="56D044B1" w:rsidR="00B874E6" w:rsidRDefault="00CA0EF3" w:rsidP="00CA0EF3">
      <w:pPr>
        <w:rPr>
          <w:rtl/>
        </w:rPr>
      </w:pPr>
      <w:r>
        <w:rPr>
          <w:rFonts w:hint="cs"/>
          <w:rtl/>
        </w:rPr>
        <w:t>'</w:t>
      </w:r>
      <w:r>
        <w:rPr>
          <w:rStyle w:val="affffe"/>
          <w:rtl/>
        </w:rPr>
        <w:t>וַתִּקְרֶאןָ לָעָם לְזִבְחֵי אֱלֹהֵיהֶן</w:t>
      </w:r>
      <w:r>
        <w:rPr>
          <w:rFonts w:hint="cs"/>
          <w:rtl/>
        </w:rPr>
        <w:t>'</w:t>
      </w:r>
      <w:r w:rsidR="00F63065">
        <w:rPr>
          <w:rtl/>
        </w:rPr>
        <w:t xml:space="preserve"> </w:t>
      </w:r>
      <w:r>
        <w:rPr>
          <w:rStyle w:val="27"/>
          <w:rtl/>
        </w:rPr>
        <w:t>ר"א</w:t>
      </w:r>
      <w:r w:rsidR="00F63065">
        <w:rPr>
          <w:rtl/>
        </w:rPr>
        <w:t xml:space="preserve"> אומר: ערומות פגעו בהן, ר'</w:t>
      </w:r>
      <w:r>
        <w:rPr>
          <w:rFonts w:hint="cs"/>
          <w:rtl/>
        </w:rPr>
        <w:t xml:space="preserve">יה </w:t>
      </w:r>
      <w:r w:rsidR="00F63065">
        <w:rPr>
          <w:rtl/>
        </w:rPr>
        <w:t>אומר: שנעשו כולן בעלי קריין</w:t>
      </w:r>
      <w:r w:rsidR="0057284B">
        <w:rPr>
          <w:rtl/>
        </w:rPr>
        <w:t>.</w:t>
      </w:r>
    </w:p>
    <w:p w14:paraId="2A5B77E6" w14:textId="7AFA1C7C" w:rsidR="0057284B" w:rsidRDefault="0057284B" w:rsidP="009F73ED">
      <w:pPr>
        <w:pStyle w:val="affff9"/>
        <w:rPr>
          <w:rtl/>
        </w:rPr>
      </w:pPr>
      <w:r>
        <w:rPr>
          <w:rtl/>
        </w:rPr>
        <w:t>• • •</w:t>
      </w:r>
    </w:p>
    <w:p w14:paraId="1213710C" w14:textId="77777777" w:rsidR="006542AA" w:rsidRDefault="00000000">
      <w:pPr>
        <w:pStyle w:val="afffff5"/>
        <w:framePr w:wrap="around"/>
      </w:pPr>
      <w:r>
        <w:t>משנה ב</w:t>
      </w:r>
    </w:p>
    <w:p w14:paraId="73CA5F14" w14:textId="77777777" w:rsidR="00C73AD0" w:rsidRDefault="00F63065" w:rsidP="009F73ED">
      <w:pPr>
        <w:pStyle w:val="afff5"/>
        <w:spacing w:before="120"/>
        <w:rPr>
          <w:rtl/>
        </w:rPr>
      </w:pPr>
      <w:r>
        <w:rPr>
          <w:rtl/>
        </w:rPr>
        <w:t xml:space="preserve">פרה שילדה מין חמור, וחמור שילדה כמין סוס - פטורה מן הבכורה, </w:t>
      </w:r>
    </w:p>
    <w:p w14:paraId="35AE8790" w14:textId="77777777" w:rsidR="00B874E6" w:rsidRDefault="00F63065" w:rsidP="00C73AD0">
      <w:pPr>
        <w:pStyle w:val="afff5"/>
        <w:rPr>
          <w:rtl/>
        </w:rPr>
      </w:pPr>
      <w:r>
        <w:rPr>
          <w:rtl/>
        </w:rPr>
        <w:t>שנאמר:</w:t>
      </w:r>
      <w:r w:rsidR="00C73AD0">
        <w:rPr>
          <w:rtl/>
        </w:rPr>
        <w:t xml:space="preserve"> פטר חמור פטר חמור, שני פעמים </w:t>
      </w:r>
      <w:r>
        <w:rPr>
          <w:rtl/>
        </w:rPr>
        <w:t>עד שיהא היולד חמור, והנולד חמור</w:t>
      </w:r>
      <w:r w:rsidR="0057284B">
        <w:rPr>
          <w:rtl/>
        </w:rPr>
        <w:t>.</w:t>
      </w:r>
    </w:p>
    <w:p w14:paraId="03937E8D" w14:textId="77777777" w:rsidR="00C73AD0" w:rsidRDefault="00F63065" w:rsidP="00C73AD0">
      <w:pPr>
        <w:pStyle w:val="afff5"/>
        <w:rPr>
          <w:rtl/>
        </w:rPr>
      </w:pPr>
      <w:r>
        <w:rPr>
          <w:rtl/>
        </w:rPr>
        <w:t>ומה הם באכילה? בהמה טהורה שילדה כמין בהמה טמאה</w:t>
      </w:r>
      <w:r w:rsidR="000B5F7F">
        <w:rPr>
          <w:rtl/>
        </w:rPr>
        <w:t>;</w:t>
      </w:r>
      <w:r w:rsidR="00C73AD0">
        <w:rPr>
          <w:rFonts w:hint="cs"/>
          <w:rtl/>
        </w:rPr>
        <w:t xml:space="preserve"> </w:t>
      </w:r>
      <w:r>
        <w:rPr>
          <w:rtl/>
        </w:rPr>
        <w:t xml:space="preserve">מותר באכילה, וטמאה שילדה כמין בהמה טהורה - אסור באכילה, </w:t>
      </w:r>
    </w:p>
    <w:p w14:paraId="4C6A9587" w14:textId="77777777" w:rsidR="00B874E6" w:rsidRDefault="00C73AD0" w:rsidP="00C73AD0">
      <w:pPr>
        <w:pStyle w:val="afff5"/>
        <w:rPr>
          <w:rtl/>
        </w:rPr>
      </w:pPr>
      <w:r>
        <w:rPr>
          <w:rtl/>
        </w:rPr>
        <w:tab/>
      </w:r>
      <w:r w:rsidR="00F63065">
        <w:rPr>
          <w:rtl/>
        </w:rPr>
        <w:t>שהיוצא מן הטמא - טמא, והיוצא מן הטהור - טהור</w:t>
      </w:r>
      <w:r w:rsidR="0057284B">
        <w:rPr>
          <w:rtl/>
        </w:rPr>
        <w:t>.</w:t>
      </w:r>
    </w:p>
    <w:p w14:paraId="3B509FF6" w14:textId="332DE298" w:rsidR="006542AA" w:rsidRDefault="0057284B">
      <w:pPr>
        <w:pStyle w:val="affff7"/>
      </w:pPr>
      <w:r>
        <w:rPr>
          <w:rtl/>
        </w:rPr>
        <w:t xml:space="preserve">  </w:t>
      </w:r>
      <w:r>
        <w:rPr>
          <w:color w:val="7B3F00"/>
        </w:rPr>
        <w:t>בכור שאינו דומה לאמו</w:t>
      </w:r>
    </w:p>
    <w:p w14:paraId="1F157B1C" w14:textId="6BD5B67E" w:rsidR="00B874E6" w:rsidRDefault="00F63065" w:rsidP="00C73AD0">
      <w:pPr>
        <w:rPr>
          <w:rtl/>
        </w:rPr>
      </w:pPr>
      <w:r>
        <w:rPr>
          <w:rtl/>
        </w:rPr>
        <w:t>תנן שם,</w:t>
      </w:r>
      <w:r w:rsidR="00C73AD0">
        <w:rPr>
          <w:rFonts w:hint="cs"/>
          <w:rtl/>
        </w:rPr>
        <w:t xml:space="preserve"> </w:t>
      </w:r>
      <w:r>
        <w:rPr>
          <w:rtl/>
        </w:rPr>
        <w:t>רחל ש</w:t>
      </w:r>
      <w:r w:rsidR="00C73AD0">
        <w:rPr>
          <w:rtl/>
        </w:rPr>
        <w:t>ילדה מין עז, ועז שילדה מין רחל</w:t>
      </w:r>
      <w:r>
        <w:rPr>
          <w:rtl/>
        </w:rPr>
        <w:t xml:space="preserve"> פטור מן הבכורה, ואם יש בו </w:t>
      </w:r>
      <w:r w:rsidR="00C73AD0">
        <w:rPr>
          <w:rtl/>
        </w:rPr>
        <w:t>מקצת סימנין</w:t>
      </w:r>
      <w:r>
        <w:rPr>
          <w:rtl/>
        </w:rPr>
        <w:t xml:space="preserve"> חייב</w:t>
      </w:r>
      <w:r w:rsidR="0057284B">
        <w:rPr>
          <w:rtl/>
        </w:rPr>
        <w:t>.</w:t>
      </w:r>
    </w:p>
    <w:p w14:paraId="16209360" w14:textId="67CDDC46" w:rsidR="006542AA" w:rsidRDefault="00000000">
      <w:pPr>
        <w:pStyle w:val="36"/>
        <w:framePr w:wrap="notBeside"/>
      </w:pPr>
      <w:r>
        <w:t>מדר"י:</w:t>
      </w:r>
    </w:p>
    <w:p w14:paraId="7AC2982C" w14:textId="0DFBCC87" w:rsidR="00C73AD0" w:rsidRDefault="00C73AD0" w:rsidP="00C73AD0">
      <w:pPr>
        <w:rPr>
          <w:rtl/>
        </w:rPr>
      </w:pPr>
      <w:r>
        <w:rPr>
          <w:rFonts w:hint="cs"/>
          <w:rtl/>
        </w:rPr>
        <w:t>ד'</w:t>
      </w:r>
      <w:r>
        <w:rPr>
          <w:rStyle w:val="affffe"/>
          <w:rtl/>
        </w:rPr>
        <w:t>אַךְ בְּכוֹר שׁוֹר</w:t>
      </w:r>
      <w:r>
        <w:rPr>
          <w:rFonts w:hint="cs"/>
          <w:rtl/>
        </w:rPr>
        <w:t>'</w:t>
      </w:r>
      <w:r w:rsidR="00F63065">
        <w:rPr>
          <w:rtl/>
        </w:rPr>
        <w:t xml:space="preserve"> שיהא הוא שור, ובכורו שור, בכור כשב - שיהא הוא כשב ובכורו כשב, בכור עז - שיהא הוא עז, ובכורו עז, </w:t>
      </w:r>
    </w:p>
    <w:p w14:paraId="1654C912" w14:textId="76E5E481" w:rsidR="00C73AD0" w:rsidRDefault="00C73AD0" w:rsidP="00F63065">
      <w:pPr>
        <w:rPr>
          <w:rtl/>
        </w:rPr>
      </w:pPr>
      <w:r>
        <w:rPr>
          <w:rtl/>
        </w:rPr>
        <w:tab/>
      </w:r>
      <w:r w:rsidR="00F63065">
        <w:rPr>
          <w:rtl/>
        </w:rPr>
        <w:t xml:space="preserve">יכול אפי' יש בו מקצת סימנין? </w:t>
      </w:r>
      <w:r w:rsidR="00F63065" w:rsidRPr="00362420">
        <w:rPr>
          <w:rStyle w:val="affffb"/>
          <w:rtl/>
          <w:rPrChange w:id="0" w:author="michael flegg" w:date="2026-10-12T09:50:00Z" w16du:dateUtc="2026-10-12T06:50:00Z">
            <w:rPr>
              <w:rtl/>
            </w:rPr>
          </w:rPrChange>
        </w:rPr>
        <w:t>ת"ל:</w:t>
      </w:r>
      <w:r w:rsidR="00F63065">
        <w:rPr>
          <w:rtl/>
        </w:rPr>
        <w:t xml:space="preserve"> </w:t>
      </w:r>
      <w:r w:rsidRPr="00362420">
        <w:rPr>
          <w:rStyle w:val="affffe"/>
          <w:rtl/>
          <w:rPrChange w:id="1" w:author="michael flegg" w:date="2026-10-12T09:50:00Z" w16du:dateUtc="2026-10-12T06:50:00Z">
            <w:rPr>
              <w:rtl/>
            </w:rPr>
          </w:rPrChange>
        </w:rPr>
        <w:t>'</w:t>
      </w:r>
      <w:r w:rsidR="00F63065" w:rsidRPr="00362420">
        <w:rPr>
          <w:rStyle w:val="affffe"/>
          <w:rtl/>
          <w:rPrChange w:id="2" w:author="michael flegg" w:date="2026-10-12T09:50:00Z" w16du:dateUtc="2026-10-12T06:50:00Z">
            <w:rPr>
              <w:rtl/>
            </w:rPr>
          </w:rPrChange>
        </w:rPr>
        <w:t>אך</w:t>
      </w:r>
      <w:r w:rsidRPr="00362420">
        <w:rPr>
          <w:rStyle w:val="affffe"/>
          <w:rtl/>
          <w:rPrChange w:id="3" w:author="michael flegg" w:date="2026-10-12T09:50:00Z" w16du:dateUtc="2026-10-12T06:50:00Z">
            <w:rPr>
              <w:rtl/>
            </w:rPr>
          </w:rPrChange>
        </w:rPr>
        <w:t>'</w:t>
      </w:r>
      <w:r w:rsidR="00F63065">
        <w:rPr>
          <w:rtl/>
        </w:rPr>
        <w:t xml:space="preserve"> - חלק</w:t>
      </w:r>
      <w:r>
        <w:rPr>
          <w:rtl/>
        </w:rPr>
        <w:t>,</w:t>
      </w:r>
      <w:r>
        <w:rPr>
          <w:rFonts w:hint="cs"/>
          <w:rtl/>
        </w:rPr>
        <w:t xml:space="preserve"> </w:t>
      </w:r>
      <w:r>
        <w:rPr>
          <w:rtl/>
        </w:rPr>
        <w:t>והרי</w:t>
      </w:r>
      <w:r w:rsidR="00F63065">
        <w:rPr>
          <w:rtl/>
        </w:rPr>
        <w:t xml:space="preserve"> </w:t>
      </w:r>
      <w:r>
        <w:rPr>
          <w:rtl/>
        </w:rPr>
        <w:t>התנא</w:t>
      </w:r>
      <w:r w:rsidR="00F63065">
        <w:rPr>
          <w:rtl/>
        </w:rPr>
        <w:t xml:space="preserve"> </w:t>
      </w:r>
      <w:r>
        <w:rPr>
          <w:rtl/>
        </w:rPr>
        <w:t>'פטר'</w:t>
      </w:r>
      <w:r w:rsidR="00F63065">
        <w:rPr>
          <w:rtl/>
        </w:rPr>
        <w:t xml:space="preserve"> </w:t>
      </w:r>
      <w:r>
        <w:rPr>
          <w:rtl/>
        </w:rPr>
        <w:t>'פטר'</w:t>
      </w:r>
      <w:r w:rsidR="00F63065">
        <w:rPr>
          <w:rtl/>
        </w:rPr>
        <w:t xml:space="preserve"> </w:t>
      </w:r>
      <w:r>
        <w:rPr>
          <w:rtl/>
        </w:rPr>
        <w:t>מביא</w:t>
      </w:r>
      <w:r w:rsidR="00F63065">
        <w:rPr>
          <w:rtl/>
        </w:rPr>
        <w:t xml:space="preserve"> לפרה! </w:t>
      </w:r>
    </w:p>
    <w:p w14:paraId="4DB27F65" w14:textId="3C2994EA" w:rsidR="00B874E6" w:rsidRDefault="00C73AD0" w:rsidP="00C73AD0">
      <w:pPr>
        <w:rPr>
          <w:rtl/>
        </w:rPr>
      </w:pPr>
      <w:r>
        <w:rPr>
          <w:rtl/>
        </w:rPr>
        <w:tab/>
      </w:r>
      <w:r w:rsidR="00F63065">
        <w:rPr>
          <w:rtl/>
        </w:rPr>
        <w:t xml:space="preserve">הוא </w:t>
      </w:r>
      <w:r>
        <w:rPr>
          <w:rtl/>
        </w:rPr>
        <w:t>שאמר</w:t>
      </w:r>
      <w:r w:rsidR="00F63065">
        <w:rPr>
          <w:rtl/>
        </w:rPr>
        <w:t xml:space="preserve"> </w:t>
      </w:r>
      <w:r>
        <w:rPr>
          <w:rStyle w:val="27"/>
          <w:rtl/>
        </w:rPr>
        <w:t>כריה"ג:</w:t>
      </w:r>
      <w:r w:rsidR="00F63065">
        <w:rPr>
          <w:rtl/>
        </w:rPr>
        <w:t xml:space="preserve"> </w:t>
      </w:r>
      <w:r>
        <w:rPr>
          <w:rFonts w:hint="cs"/>
          <w:rtl/>
        </w:rPr>
        <w:t>'אַךְ</w:t>
      </w:r>
      <w:r>
        <w:rPr>
          <w:rStyle w:val="affffe"/>
          <w:rtl/>
        </w:rPr>
        <w:t xml:space="preserve"> בְּכוֹר שׁוֹר</w:t>
      </w:r>
      <w:r>
        <w:rPr>
          <w:rFonts w:hint="cs"/>
          <w:rtl/>
        </w:rPr>
        <w:t>'</w:t>
      </w:r>
      <w:r w:rsidR="00F63065">
        <w:rPr>
          <w:rtl/>
        </w:rPr>
        <w:t xml:space="preserve"> - עד שיהא הוא שור, ובכורו שור</w:t>
      </w:r>
      <w:r w:rsidR="0057284B">
        <w:rPr>
          <w:rtl/>
        </w:rPr>
        <w:t>.</w:t>
      </w:r>
    </w:p>
    <w:p w14:paraId="53CE26F3" w14:textId="711E24D1" w:rsidR="00C73AD0" w:rsidRDefault="00C73AD0" w:rsidP="00C73AD0">
      <w:pPr>
        <w:rPr>
          <w:rtl/>
        </w:rPr>
      </w:pPr>
      <w:r>
        <w:rPr>
          <w:rFonts w:hint="cs"/>
          <w:rtl/>
        </w:rPr>
        <w:t>'</w:t>
      </w:r>
      <w:r>
        <w:rPr>
          <w:rStyle w:val="affffe"/>
          <w:rtl/>
        </w:rPr>
        <w:t>בְּכוֹר כֶּשֶׂב</w:t>
      </w:r>
      <w:r>
        <w:rPr>
          <w:rFonts w:hint="cs"/>
          <w:rtl/>
        </w:rPr>
        <w:t>'</w:t>
      </w:r>
      <w:r w:rsidR="00F63065">
        <w:rPr>
          <w:rtl/>
        </w:rPr>
        <w:t xml:space="preserve"> עד שיהא הוא כשב, ובכורו כשב, </w:t>
      </w:r>
      <w:r>
        <w:rPr>
          <w:rFonts w:hint="cs"/>
          <w:rtl/>
        </w:rPr>
        <w:t>'</w:t>
      </w:r>
      <w:r>
        <w:rPr>
          <w:rStyle w:val="affffe"/>
          <w:rtl/>
        </w:rPr>
        <w:t>אוֹ בְּכוֹר עֵז</w:t>
      </w:r>
      <w:r>
        <w:rPr>
          <w:rFonts w:hint="cs"/>
          <w:rtl/>
        </w:rPr>
        <w:t>'</w:t>
      </w:r>
      <w:r w:rsidR="00F63065">
        <w:rPr>
          <w:rtl/>
        </w:rPr>
        <w:t xml:space="preserve"> - עד שיהא הוא עז ובכורו עז, </w:t>
      </w:r>
    </w:p>
    <w:p w14:paraId="26B90947" w14:textId="77777777" w:rsidR="00C73AD0" w:rsidRDefault="00F63065" w:rsidP="00F63065">
      <w:pPr>
        <w:rPr>
          <w:rtl/>
        </w:rPr>
      </w:pPr>
      <w:r>
        <w:rPr>
          <w:rtl/>
        </w:rPr>
        <w:t xml:space="preserve">יכול אפי' יש בו מקצת סימנין? ת"ל: </w:t>
      </w:r>
      <w:r w:rsidR="00C73AD0" w:rsidRPr="00C73AD0">
        <w:rPr>
          <w:rFonts w:hint="cs"/>
          <w:b/>
          <w:bCs/>
          <w:rtl/>
        </w:rPr>
        <w:t>'</w:t>
      </w:r>
      <w:r w:rsidRPr="00C73AD0">
        <w:rPr>
          <w:b/>
          <w:bCs/>
          <w:rtl/>
        </w:rPr>
        <w:t>אך</w:t>
      </w:r>
      <w:r w:rsidR="00C73AD0" w:rsidRPr="00C73AD0">
        <w:rPr>
          <w:rFonts w:hint="cs"/>
          <w:b/>
          <w:bCs/>
          <w:rtl/>
        </w:rPr>
        <w:t>'</w:t>
      </w:r>
      <w:r>
        <w:rPr>
          <w:rtl/>
        </w:rPr>
        <w:t xml:space="preserve"> - חלק, </w:t>
      </w:r>
    </w:p>
    <w:p w14:paraId="23A5A9D5" w14:textId="1D3C236A" w:rsidR="00B14C34" w:rsidRDefault="00F63065" w:rsidP="00F63065">
      <w:pPr>
        <w:rPr>
          <w:rtl/>
        </w:rPr>
      </w:pPr>
      <w:r>
        <w:rPr>
          <w:rtl/>
        </w:rPr>
        <w:t xml:space="preserve">במה חלקו? התנא שלנו סבר: גילתה התורה בקדושת דמים </w:t>
      </w:r>
      <w:r>
        <w:rPr>
          <w:rStyle w:val="affffd"/>
          <w:rtl/>
        </w:rPr>
        <w:t>בפטר חמור</w:t>
      </w:r>
      <w:r>
        <w:rPr>
          <w:rtl/>
        </w:rPr>
        <w:t xml:space="preserve">, וה"ה בקדושת הגוף </w:t>
      </w:r>
      <w:r>
        <w:rPr>
          <w:rStyle w:val="affffd"/>
          <w:rtl/>
        </w:rPr>
        <w:t>בבהמה טהורה</w:t>
      </w:r>
      <w:r>
        <w:rPr>
          <w:rtl/>
        </w:rPr>
        <w:t xml:space="preserve">, </w:t>
      </w:r>
    </w:p>
    <w:p w14:paraId="25711D55" w14:textId="77777777" w:rsidR="006542AA" w:rsidRDefault="00000000">
      <w:pPr>
        <w:pStyle w:val="36"/>
        <w:framePr w:wrap="notBeside"/>
      </w:pPr>
      <w:r>
        <w:t>ור' יוסי סבר:</w:t>
      </w:r>
    </w:p>
    <w:p w14:paraId="7F7F0E42" w14:textId="03BF5797" w:rsidR="00B14C34" w:rsidRDefault="00F63065" w:rsidP="00F63065">
      <w:pPr>
        <w:rPr>
          <w:rtl/>
        </w:rPr>
      </w:pPr>
      <w:r>
        <w:rPr>
          <w:rtl/>
        </w:rPr>
        <w:t>גילתה התורה בקדושת הגוף וה"ה בקדושת דמים, ולומד קדושת דמים מקדושת הגוף,</w:t>
      </w:r>
    </w:p>
    <w:p w14:paraId="4852E5A6" w14:textId="6C4840E0" w:rsidR="00B14C34" w:rsidRDefault="00F63065" w:rsidP="00B14C34">
      <w:pPr>
        <w:rPr>
          <w:rtl/>
        </w:rPr>
      </w:pPr>
      <w:r>
        <w:rPr>
          <w:rtl/>
        </w:rPr>
        <w:lastRenderedPageBreak/>
        <w:t>והתנא שלנו,</w:t>
      </w:r>
      <w:r w:rsidR="00B14C34">
        <w:rPr>
          <w:rFonts w:hint="cs"/>
          <w:rtl/>
        </w:rPr>
        <w:t xml:space="preserve"> </w:t>
      </w:r>
      <w:r>
        <w:rPr>
          <w:rtl/>
        </w:rPr>
        <w:t xml:space="preserve">זה </w:t>
      </w:r>
      <w:r w:rsidR="00B14C34">
        <w:rPr>
          <w:rFonts w:hint="cs"/>
          <w:rtl/>
        </w:rPr>
        <w:t>'</w:t>
      </w:r>
      <w:r>
        <w:rPr>
          <w:rStyle w:val="affffe"/>
          <w:rtl/>
        </w:rPr>
        <w:t>בְּכוֹר</w:t>
      </w:r>
      <w:r w:rsidR="00B14C34">
        <w:rPr>
          <w:rFonts w:hint="cs"/>
          <w:rtl/>
        </w:rPr>
        <w:t>'</w:t>
      </w:r>
      <w:r>
        <w:rPr>
          <w:rtl/>
        </w:rPr>
        <w:t xml:space="preserve"> </w:t>
      </w:r>
      <w:r>
        <w:rPr>
          <w:rStyle w:val="affffd"/>
          <w:rtl/>
        </w:rPr>
        <w:t>הכפול</w:t>
      </w:r>
      <w:r>
        <w:rPr>
          <w:rtl/>
        </w:rPr>
        <w:t xml:space="preserve"> צריך </w:t>
      </w:r>
      <w:r>
        <w:rPr>
          <w:rStyle w:val="27"/>
          <w:rFonts w:hint="cs"/>
          <w:rtl/>
        </w:rPr>
        <w:t>לדברי</w:t>
      </w:r>
      <w:r>
        <w:rPr>
          <w:rtl/>
        </w:rPr>
        <w:t xml:space="preserve"> </w:t>
      </w:r>
      <w:r w:rsidRPr="009F73ED">
        <w:rPr>
          <w:rStyle w:val="27"/>
          <w:rFonts w:hint="eastAsia"/>
          <w:rtl/>
        </w:rPr>
        <w:t>ריב</w:t>
      </w:r>
      <w:r w:rsidRPr="009F73ED">
        <w:rPr>
          <w:rStyle w:val="27"/>
          <w:rtl/>
        </w:rPr>
        <w:t>"ח</w:t>
      </w:r>
      <w:r>
        <w:rPr>
          <w:rFonts w:hint="cs"/>
          <w:rtl/>
        </w:rPr>
        <w:t>: למה</w:t>
      </w:r>
      <w:r>
        <w:rPr>
          <w:rtl/>
        </w:rPr>
        <w:t xml:space="preserve"> נאמרו אימורין בבכור שור, אימורין בבכור כשב, אימורין בבכור עז? </w:t>
      </w:r>
    </w:p>
    <w:p w14:paraId="2F40EBE5" w14:textId="77777777" w:rsidR="006542AA" w:rsidRDefault="00000000">
      <w:pPr>
        <w:pStyle w:val="36"/>
        <w:framePr w:wrap="notBeside"/>
      </w:pPr>
      <w:r>
        <w:t>צריכא</w:t>
      </w:r>
      <w:r w:rsidR="00B14C34">
        <w:t xml:space="preserve"> </w:t>
      </w:r>
      <w:r>
        <w:t xml:space="preserve">בבכור </w:t>
      </w:r>
      <w:r w:rsidRPr="00B14C34">
        <w:t>שור</w:t>
      </w:r>
      <w:r>
        <w:t>,</w:t>
      </w:r>
    </w:p>
    <w:p w14:paraId="68A67AD1" w14:textId="5B2FC89B" w:rsidR="00B14C34" w:rsidRDefault="00F63065" w:rsidP="008B759F">
      <w:pPr>
        <w:pStyle w:val="021"/>
        <w:rPr>
          <w:rtl/>
        </w:rPr>
      </w:pPr>
      <w:r>
        <w:rPr>
          <w:rtl/>
        </w:rPr>
        <w:t xml:space="preserve">שכן נתרבה בנסכים, </w:t>
      </w:r>
      <w:r w:rsidRPr="00B14C34">
        <w:rPr>
          <w:b/>
          <w:bCs/>
          <w:rtl/>
        </w:rPr>
        <w:t>כשב</w:t>
      </w:r>
      <w:r>
        <w:rPr>
          <w:rtl/>
        </w:rPr>
        <w:t xml:space="preserve"> - שכן נתרבה באליה, </w:t>
      </w:r>
      <w:r w:rsidRPr="00B14C34">
        <w:rPr>
          <w:b/>
          <w:bCs/>
          <w:rtl/>
        </w:rPr>
        <w:t>בעז</w:t>
      </w:r>
      <w:r>
        <w:rPr>
          <w:rtl/>
        </w:rPr>
        <w:t xml:space="preserve"> - שכן נתרבה אצל נכרי</w:t>
      </w:r>
      <w:r w:rsidR="00B14C34">
        <w:rPr>
          <w:rFonts w:hint="cs"/>
          <w:rtl/>
        </w:rPr>
        <w:t xml:space="preserve"> </w:t>
      </w:r>
      <w:r>
        <w:rPr>
          <w:rtl/>
        </w:rPr>
        <w:t>ביחיד</w:t>
      </w:r>
    </w:p>
    <w:p w14:paraId="55C2A0D5" w14:textId="77777777" w:rsidR="006542AA" w:rsidRDefault="00000000">
      <w:pPr>
        <w:pStyle w:val="36"/>
        <w:framePr w:wrap="notBeside"/>
      </w:pPr>
      <w:r>
        <w:t>וא"א</w:t>
      </w:r>
    </w:p>
    <w:p w14:paraId="26A0DD5A" w14:textId="6920F1AC" w:rsidR="00B14C34" w:rsidRDefault="00B14C34" w:rsidP="00B14C34">
      <w:pPr>
        <w:rPr>
          <w:rtl/>
        </w:rPr>
      </w:pPr>
      <w:r>
        <w:rPr>
          <w:rFonts w:hint="cs"/>
          <w:rtl/>
        </w:rPr>
        <w:t xml:space="preserve">ללמוד מכשב ועז שכן נתרבו בפסחים. </w:t>
      </w:r>
    </w:p>
    <w:p w14:paraId="04589499" w14:textId="2FE44C92" w:rsidR="00B14C34" w:rsidRDefault="00B14C34" w:rsidP="00B14C34">
      <w:pPr>
        <w:rPr>
          <w:rtl/>
        </w:rPr>
      </w:pPr>
      <w:r>
        <w:rPr>
          <w:rFonts w:hint="cs"/>
          <w:rtl/>
        </w:rPr>
        <w:t xml:space="preserve">ולא משור ועז שנתרבו אצל נכרי בציבור </w:t>
      </w:r>
    </w:p>
    <w:p w14:paraId="55496F52" w14:textId="645A44E5" w:rsidR="00B874E6" w:rsidRDefault="00B14C34" w:rsidP="00B14C34">
      <w:pPr>
        <w:rPr>
          <w:rtl/>
        </w:rPr>
      </w:pPr>
      <w:r>
        <w:rPr>
          <w:rFonts w:hint="cs"/>
          <w:rtl/>
        </w:rPr>
        <w:t xml:space="preserve">ולא משור וכשב שכן יש בהן צד ריבוי אצל מזבח </w:t>
      </w:r>
      <w:r>
        <w:rPr>
          <w:rFonts w:hint="cs"/>
          <w:b/>
          <w:bCs/>
          <w:rtl/>
        </w:rPr>
        <w:t>לפיכך</w:t>
      </w:r>
      <w:r w:rsidRPr="00424E00">
        <w:rPr>
          <w:rFonts w:hint="cs"/>
          <w:b/>
          <w:bCs/>
          <w:rtl/>
        </w:rPr>
        <w:t xml:space="preserve"> צריכי</w:t>
      </w:r>
      <w:r w:rsidR="0057284B">
        <w:rPr>
          <w:rtl/>
        </w:rPr>
        <w:t>.</w:t>
      </w:r>
    </w:p>
    <w:p w14:paraId="7D409066" w14:textId="6FB88567" w:rsidR="006542AA" w:rsidRDefault="00000000">
      <w:pPr>
        <w:pStyle w:val="36"/>
        <w:framePr w:wrap="notBeside"/>
      </w:pPr>
      <w:r>
        <w:t>ור</w:t>
      </w:r>
      <w:r w:rsidR="00B14C34">
        <w:t>י</w:t>
      </w:r>
      <w:r>
        <w:t>ה"ג</w:t>
      </w:r>
      <w:r w:rsidR="00424E00">
        <w:t>:</w:t>
      </w:r>
    </w:p>
    <w:p w14:paraId="30F0A3AC" w14:textId="2BF32577" w:rsidR="00B874E6" w:rsidRDefault="00F63065" w:rsidP="002357CF">
      <w:pPr>
        <w:pStyle w:val="021"/>
        <w:rPr>
          <w:rtl/>
        </w:rPr>
      </w:pPr>
      <w:r>
        <w:rPr>
          <w:rFonts w:hint="cs"/>
          <w:rtl/>
        </w:rPr>
        <w:t>א"כ</w:t>
      </w:r>
      <w:r>
        <w:rPr>
          <w:rtl/>
        </w:rPr>
        <w:t xml:space="preserve"> יכתוב </w:t>
      </w:r>
      <w:r w:rsidR="00B14C34">
        <w:rPr>
          <w:rFonts w:hint="cs"/>
          <w:rtl/>
        </w:rPr>
        <w:t>'</w:t>
      </w:r>
      <w:r>
        <w:rPr>
          <w:rStyle w:val="affffe"/>
          <w:rtl/>
        </w:rPr>
        <w:t>אַךְ בְּכוֹר שׁוֹר כֶּשֶׂב וְעֵז</w:t>
      </w:r>
      <w:r w:rsidR="00B14C34">
        <w:rPr>
          <w:rFonts w:hint="cs"/>
          <w:rtl/>
        </w:rPr>
        <w:t>'</w:t>
      </w:r>
      <w:r w:rsidR="00B14C34">
        <w:rPr>
          <w:rtl/>
        </w:rPr>
        <w:t xml:space="preserve">, </w:t>
      </w:r>
      <w:r w:rsidR="00B14C34">
        <w:rPr>
          <w:rFonts w:hint="cs"/>
          <w:rtl/>
        </w:rPr>
        <w:t>'</w:t>
      </w:r>
      <w:r>
        <w:rPr>
          <w:rStyle w:val="affffe"/>
          <w:rtl/>
        </w:rPr>
        <w:t>בְּכוֹר בְּכוֹר</w:t>
      </w:r>
      <w:r w:rsidR="00B14C34">
        <w:rPr>
          <w:rFonts w:hint="cs"/>
          <w:rtl/>
        </w:rPr>
        <w:t>'</w:t>
      </w:r>
      <w:r>
        <w:rPr>
          <w:rtl/>
        </w:rPr>
        <w:t xml:space="preserve"> </w:t>
      </w:r>
      <w:r>
        <w:rPr>
          <w:rStyle w:val="affffd"/>
          <w:rtl/>
        </w:rPr>
        <w:t>למה לי</w:t>
      </w:r>
      <w:r>
        <w:rPr>
          <w:rtl/>
        </w:rPr>
        <w:t>? אלא ש"מ: עד שיהא הוא שור ובכורו שור</w:t>
      </w:r>
      <w:r w:rsidR="0057284B">
        <w:rPr>
          <w:rtl/>
        </w:rPr>
        <w:t>.</w:t>
      </w:r>
    </w:p>
    <w:p w14:paraId="1AC3D8D3" w14:textId="499D904D" w:rsidR="00B874E6" w:rsidRDefault="00424E00" w:rsidP="004810A2">
      <w:pPr>
        <w:rPr>
          <w:rtl/>
        </w:rPr>
      </w:pPr>
      <w:r>
        <w:rPr>
          <w:rStyle w:val="27"/>
          <w:rFonts w:hint="cs"/>
          <w:rtl/>
        </w:rPr>
        <w:t>וריה"ג</w:t>
      </w:r>
      <w:r>
        <w:rPr>
          <w:rFonts w:hint="cs"/>
          <w:rtl/>
        </w:rPr>
        <w:t xml:space="preserve"> '</w:t>
      </w:r>
      <w:r>
        <w:rPr>
          <w:rStyle w:val="affffe"/>
          <w:rtl/>
        </w:rPr>
        <w:t>פֶּטֶר חֲמוֹר פֶּטֶר חֲמוֹר</w:t>
      </w:r>
      <w:r>
        <w:rPr>
          <w:rFonts w:hint="cs"/>
          <w:rtl/>
        </w:rPr>
        <w:t xml:space="preserve">' </w:t>
      </w:r>
      <w:r>
        <w:rPr>
          <w:rtl/>
        </w:rPr>
        <w:t>צריך</w:t>
      </w:r>
      <w:r w:rsidR="00F63065">
        <w:rPr>
          <w:rtl/>
        </w:rPr>
        <w:t xml:space="preserve"> </w:t>
      </w:r>
      <w:r>
        <w:rPr>
          <w:rtl/>
        </w:rPr>
        <w:t>למה ששנינו:</w:t>
      </w:r>
      <w:r w:rsidR="00F63065">
        <w:rPr>
          <w:rtl/>
        </w:rPr>
        <w:t xml:space="preserve"> מתוך שנא' </w:t>
      </w:r>
      <w:r>
        <w:rPr>
          <w:rFonts w:hint="cs"/>
          <w:rtl/>
        </w:rPr>
        <w:t>'</w:t>
      </w:r>
      <w:r>
        <w:rPr>
          <w:rStyle w:val="affffe"/>
          <w:rtl/>
        </w:rPr>
        <w:t>אַךְ פָּדֹה תִפְדֶּה אֵת בְּכוֹר הָאָדָם וְאֵת בְּכוֹר הַבְּהֵמָה הַטְּמֵאָה תִּפְדֶּה</w:t>
      </w:r>
      <w:r>
        <w:rPr>
          <w:rFonts w:hint="cs"/>
          <w:rtl/>
        </w:rPr>
        <w:t>'</w:t>
      </w:r>
      <w:r w:rsidR="00F63065">
        <w:rPr>
          <w:rtl/>
        </w:rPr>
        <w:t xml:space="preserve">, שומע אני אפי' פטרי סוסים וגמלים, </w:t>
      </w:r>
      <w:r>
        <w:rPr>
          <w:rFonts w:hint="cs"/>
          <w:rtl/>
        </w:rPr>
        <w:t>ת"ל</w:t>
      </w:r>
      <w:r w:rsidR="004810A2">
        <w:rPr>
          <w:rFonts w:hint="cs"/>
          <w:rtl/>
        </w:rPr>
        <w:t xml:space="preserve"> פטר חמור </w:t>
      </w:r>
    </w:p>
    <w:p w14:paraId="6661DA3C" w14:textId="77777777" w:rsidR="00424E00" w:rsidRDefault="00F63065" w:rsidP="00F63065">
      <w:pPr>
        <w:rPr>
          <w:rtl/>
        </w:rPr>
      </w:pPr>
      <w:r>
        <w:rPr>
          <w:rtl/>
        </w:rPr>
        <w:t>ו</w:t>
      </w:r>
      <w:r w:rsidR="004810A2">
        <w:rPr>
          <w:rtl/>
        </w:rPr>
        <w:t>עדיין אני אומר: פטרי חמור</w:t>
      </w:r>
      <w:r>
        <w:rPr>
          <w:rtl/>
        </w:rPr>
        <w:t xml:space="preserve"> בשה, פטרי סוסים וגמלים - בכל דבר! </w:t>
      </w:r>
    </w:p>
    <w:p w14:paraId="52FE29DB" w14:textId="77777777" w:rsidR="004810A2" w:rsidRDefault="004810A2" w:rsidP="004810A2">
      <w:pPr>
        <w:pStyle w:val="afff0"/>
        <w:framePr w:wrap="around"/>
        <w:rPr>
          <w:rtl/>
        </w:rPr>
      </w:pPr>
      <w:r>
        <w:rPr>
          <w:rFonts w:hint="cs"/>
          <w:rtl/>
        </w:rPr>
        <w:t>ו.</w:t>
      </w:r>
    </w:p>
    <w:p w14:paraId="7B988C46" w14:textId="3CB5C545" w:rsidR="004810A2" w:rsidRDefault="004810A2" w:rsidP="00F63065">
      <w:pPr>
        <w:rPr>
          <w:rtl/>
        </w:rPr>
      </w:pPr>
      <w:r>
        <w:rPr>
          <w:rFonts w:hint="cs"/>
          <w:rtl/>
        </w:rPr>
        <w:t>ת"ל</w:t>
      </w:r>
      <w:r w:rsidR="00F63065">
        <w:rPr>
          <w:rtl/>
        </w:rPr>
        <w:t xml:space="preserve"> פטר חמור פטר חמור שני פעמים, פטרי חמורים אמרתי לך ולא פטרי סוסים וגמלים, </w:t>
      </w:r>
    </w:p>
    <w:p w14:paraId="264A51D7" w14:textId="245DC61A" w:rsidR="006542AA" w:rsidRDefault="00000000">
      <w:pPr>
        <w:pStyle w:val="36"/>
        <w:framePr w:wrap="notBeside"/>
      </w:pPr>
      <w:r>
        <w:t>מקשה</w:t>
      </w:r>
      <w:r w:rsidRPr="004810A2">
        <w:t xml:space="preserve"> רב אחאי</w:t>
      </w:r>
      <w:r>
        <w:t>:</w:t>
      </w:r>
    </w:p>
    <w:p w14:paraId="0C327B0D" w14:textId="51F6EC2B" w:rsidR="004810A2" w:rsidRDefault="00F63065" w:rsidP="00F63065">
      <w:pPr>
        <w:rPr>
          <w:rtl/>
        </w:rPr>
      </w:pPr>
      <w:r>
        <w:rPr>
          <w:rtl/>
        </w:rPr>
        <w:t xml:space="preserve">אם כתב התורה אחד, הייתי אומר: </w:t>
      </w:r>
      <w:r>
        <w:rPr>
          <w:rStyle w:val="affffd"/>
          <w:rtl/>
        </w:rPr>
        <w:t>חמור</w:t>
      </w:r>
      <w:r>
        <w:rPr>
          <w:rtl/>
        </w:rPr>
        <w:t xml:space="preserve"> דבר שהיה בכלל ויצא מן הכלל ללמד, לא ללמד על עצמו יצא אלא ללמד על הכלל כולו יצא, ולעולם </w:t>
      </w:r>
      <w:r>
        <w:rPr>
          <w:rStyle w:val="affffd"/>
          <w:rtl/>
        </w:rPr>
        <w:t>כולן</w:t>
      </w:r>
      <w:r>
        <w:rPr>
          <w:rtl/>
        </w:rPr>
        <w:t xml:space="preserve"> בשה, </w:t>
      </w:r>
      <w:r>
        <w:rPr>
          <w:rStyle w:val="affffd"/>
          <w:rtl/>
        </w:rPr>
        <w:t>לכך</w:t>
      </w:r>
      <w:r>
        <w:rPr>
          <w:rtl/>
        </w:rPr>
        <w:t xml:space="preserve"> כתב התורה פטר חמור אחר, פטרי חמורים - ולא פטרי סוסים וגמלים,</w:t>
      </w:r>
    </w:p>
    <w:p w14:paraId="07A76251" w14:textId="77777777" w:rsidR="006542AA" w:rsidRDefault="00000000">
      <w:pPr>
        <w:pStyle w:val="36"/>
        <w:framePr w:wrap="notBeside"/>
      </w:pPr>
      <w:r>
        <w:t>ואימא:</w:t>
      </w:r>
    </w:p>
    <w:p w14:paraId="3B736091" w14:textId="624B8AC8" w:rsidR="004810A2" w:rsidRDefault="00F63065" w:rsidP="002357CF">
      <w:pPr>
        <w:pStyle w:val="021"/>
        <w:rPr>
          <w:rtl/>
        </w:rPr>
      </w:pPr>
      <w:r>
        <w:rPr>
          <w:rtl/>
        </w:rPr>
        <w:t xml:space="preserve">מיעטם </w:t>
      </w:r>
      <w:r>
        <w:rPr>
          <w:rStyle w:val="affffd"/>
          <w:rtl/>
        </w:rPr>
        <w:t>מפדיון</w:t>
      </w:r>
      <w:r>
        <w:rPr>
          <w:rtl/>
        </w:rPr>
        <w:t xml:space="preserve"> שה, ולעולם </w:t>
      </w:r>
      <w:r>
        <w:rPr>
          <w:rStyle w:val="affffd"/>
          <w:rtl/>
        </w:rPr>
        <w:t>נפדים</w:t>
      </w:r>
      <w:r>
        <w:rPr>
          <w:rtl/>
        </w:rPr>
        <w:t xml:space="preserve"> בכל דבר! א"כ, לכתוב התורה פטר חמור תפדה בשה וחמור תפדה בשה,</w:t>
      </w:r>
    </w:p>
    <w:p w14:paraId="544C7BC8" w14:textId="77777777" w:rsidR="00B874E6" w:rsidRDefault="00F63065" w:rsidP="002357CF">
      <w:pPr>
        <w:pStyle w:val="021"/>
        <w:rPr>
          <w:rtl/>
        </w:rPr>
      </w:pPr>
      <w:r>
        <w:rPr>
          <w:rtl/>
        </w:rPr>
        <w:t>פטר חמור תפדה בשה פטר חמור תפדה בשה ל</w:t>
      </w:r>
      <w:r w:rsidR="004810A2">
        <w:rPr>
          <w:rFonts w:hint="cs"/>
          <w:rtl/>
        </w:rPr>
        <w:t>"ל</w:t>
      </w:r>
      <w:r>
        <w:rPr>
          <w:rtl/>
        </w:rPr>
        <w:t>? פטרי חמורים אמרתי לך, ולא פטרי סוסים וגמלים</w:t>
      </w:r>
      <w:r w:rsidR="0057284B">
        <w:rPr>
          <w:rtl/>
        </w:rPr>
        <w:t>.</w:t>
      </w:r>
    </w:p>
    <w:p w14:paraId="15359115" w14:textId="77777777" w:rsidR="006542AA" w:rsidRDefault="00000000">
      <w:pPr>
        <w:pStyle w:val="36"/>
        <w:framePr w:wrap="notBeside"/>
      </w:pPr>
      <w:r w:rsidRPr="004810A2">
        <w:t>ותנא דידן</w:t>
      </w:r>
      <w:r w:rsidR="004810A2">
        <w:t>:</w:t>
      </w:r>
    </w:p>
    <w:p w14:paraId="430B9BE9" w14:textId="39F2800E" w:rsidR="004810A2" w:rsidRDefault="00F63065" w:rsidP="00FC5EAC">
      <w:pPr>
        <w:rPr>
          <w:rtl/>
        </w:rPr>
      </w:pPr>
      <w:r>
        <w:rPr>
          <w:rtl/>
        </w:rPr>
        <w:t xml:space="preserve">למעט סוסים וגמלים </w:t>
      </w:r>
      <w:r w:rsidR="004810A2">
        <w:rPr>
          <w:rFonts w:hint="cs"/>
          <w:rtl/>
        </w:rPr>
        <w:t>מ'</w:t>
      </w:r>
      <w:r>
        <w:rPr>
          <w:rStyle w:val="affffe"/>
          <w:rtl/>
        </w:rPr>
        <w:t>כָּל מִקְנְךָ תִּזָּכָר</w:t>
      </w:r>
      <w:r w:rsidR="004810A2">
        <w:rPr>
          <w:rFonts w:hint="cs"/>
          <w:rtl/>
        </w:rPr>
        <w:t>'</w:t>
      </w:r>
      <w:r>
        <w:rPr>
          <w:rtl/>
        </w:rPr>
        <w:t xml:space="preserve"> - </w:t>
      </w:r>
      <w:r w:rsidRPr="00FC5EAC">
        <w:rPr>
          <w:b/>
          <w:bCs/>
          <w:rtl/>
        </w:rPr>
        <w:t>כלל</w:t>
      </w:r>
      <w:r>
        <w:rPr>
          <w:rtl/>
        </w:rPr>
        <w:t xml:space="preserve">, </w:t>
      </w:r>
      <w:r w:rsidR="004810A2">
        <w:rPr>
          <w:rFonts w:hint="cs"/>
          <w:rtl/>
        </w:rPr>
        <w:t>'</w:t>
      </w:r>
      <w:r>
        <w:rPr>
          <w:rStyle w:val="affffe"/>
          <w:rtl/>
        </w:rPr>
        <w:t>שׁוֹר וָשֶׂה וַחֲמוֹר</w:t>
      </w:r>
      <w:r w:rsidR="004810A2">
        <w:rPr>
          <w:rFonts w:hint="cs"/>
          <w:rtl/>
        </w:rPr>
        <w:t>'</w:t>
      </w:r>
      <w:r>
        <w:rPr>
          <w:rtl/>
        </w:rPr>
        <w:t xml:space="preserve"> - </w:t>
      </w:r>
      <w:r w:rsidRPr="00FC5EAC">
        <w:rPr>
          <w:b/>
          <w:bCs/>
          <w:rtl/>
        </w:rPr>
        <w:t>פרט</w:t>
      </w:r>
      <w:r>
        <w:rPr>
          <w:rtl/>
        </w:rPr>
        <w:t xml:space="preserve">, כלל ופרט, אין בכלל אלא מה שבפרט, </w:t>
      </w:r>
      <w:r w:rsidR="004810A2">
        <w:rPr>
          <w:rFonts w:hint="cs"/>
          <w:rtl/>
        </w:rPr>
        <w:t>'</w:t>
      </w:r>
      <w:r>
        <w:rPr>
          <w:rStyle w:val="affffe"/>
          <w:rtl/>
        </w:rPr>
        <w:t>שׁוֹר וָשֶׂה וַחֲמוֹר</w:t>
      </w:r>
      <w:r w:rsidR="004810A2">
        <w:rPr>
          <w:rFonts w:hint="cs"/>
          <w:rtl/>
        </w:rPr>
        <w:t>'</w:t>
      </w:r>
      <w:r>
        <w:rPr>
          <w:rtl/>
        </w:rPr>
        <w:t xml:space="preserve"> </w:t>
      </w:r>
      <w:r w:rsidR="00FC5EAC">
        <w:rPr>
          <w:rFonts w:hint="cs"/>
          <w:rtl/>
        </w:rPr>
        <w:t>ולא</w:t>
      </w:r>
      <w:r>
        <w:rPr>
          <w:rtl/>
        </w:rPr>
        <w:t xml:space="preserve"> דבר אחר</w:t>
      </w:r>
    </w:p>
    <w:p w14:paraId="2F6905D9" w14:textId="7044CFF3" w:rsidR="006542AA" w:rsidRDefault="00000000">
      <w:pPr>
        <w:pStyle w:val="36"/>
        <w:framePr w:wrap="notBeside"/>
      </w:pPr>
      <w:r w:rsidRPr="004810A2">
        <w:t>ורי</w:t>
      </w:r>
      <w:r>
        <w:t>ה"ג</w:t>
      </w:r>
      <w:r w:rsidR="00F63065">
        <w:t>:</w:t>
      </w:r>
    </w:p>
    <w:p w14:paraId="6B122541" w14:textId="204D47B1" w:rsidR="004810A2" w:rsidRDefault="00F63065" w:rsidP="004810A2">
      <w:pPr>
        <w:rPr>
          <w:b/>
          <w:bCs/>
          <w:rtl/>
        </w:rPr>
      </w:pPr>
      <w:r>
        <w:rPr>
          <w:rtl/>
        </w:rPr>
        <w:t>פטר - הפסיק הענין</w:t>
      </w:r>
      <w:r w:rsidR="004810A2">
        <w:rPr>
          <w:rtl/>
        </w:rPr>
        <w:t>,</w:t>
      </w:r>
      <w:r w:rsidR="004810A2">
        <w:rPr>
          <w:rFonts w:hint="cs"/>
          <w:rtl/>
        </w:rPr>
        <w:t xml:space="preserve"> </w:t>
      </w:r>
      <w:r w:rsidR="004810A2">
        <w:rPr>
          <w:rtl/>
        </w:rPr>
        <w:tab/>
      </w:r>
      <w:r w:rsidR="004810A2">
        <w:rPr>
          <w:rtl/>
        </w:rPr>
        <w:tab/>
      </w:r>
      <w:r w:rsidRPr="004810A2">
        <w:rPr>
          <w:b/>
          <w:bCs/>
          <w:rtl/>
        </w:rPr>
        <w:t>ורבנן</w:t>
      </w:r>
      <w:r>
        <w:rPr>
          <w:rtl/>
        </w:rPr>
        <w:t xml:space="preserve"> - וי"ו </w:t>
      </w:r>
      <w:r w:rsidR="004810A2">
        <w:rPr>
          <w:rtl/>
        </w:rPr>
        <w:t>חזר</w:t>
      </w:r>
      <w:r>
        <w:rPr>
          <w:rtl/>
        </w:rPr>
        <w:t xml:space="preserve"> </w:t>
      </w:r>
      <w:r w:rsidR="004810A2">
        <w:rPr>
          <w:rtl/>
        </w:rPr>
        <w:t>ועירבו</w:t>
      </w:r>
      <w:r>
        <w:rPr>
          <w:rtl/>
        </w:rPr>
        <w:t xml:space="preserve"> </w:t>
      </w:r>
      <w:r w:rsidR="004810A2">
        <w:rPr>
          <w:rtl/>
        </w:rPr>
        <w:t>הכתוב,</w:t>
      </w:r>
    </w:p>
    <w:p w14:paraId="322C1D22" w14:textId="1DECC8C5" w:rsidR="00B874E6" w:rsidRDefault="00F63065" w:rsidP="008B759F">
      <w:pPr>
        <w:pStyle w:val="021"/>
        <w:rPr>
          <w:rtl/>
        </w:rPr>
      </w:pPr>
      <w:r>
        <w:rPr>
          <w:rStyle w:val="27"/>
          <w:b/>
          <w:bCs/>
          <w:rtl/>
        </w:rPr>
        <w:t>וריה"ג:</w:t>
      </w:r>
      <w:r w:rsidR="004810A2">
        <w:rPr>
          <w:rFonts w:hint="cs"/>
          <w:rtl/>
        </w:rPr>
        <w:t xml:space="preserve"> </w:t>
      </w:r>
      <w:r>
        <w:rPr>
          <w:rtl/>
        </w:rPr>
        <w:t>לא לכתוב לא ו</w:t>
      </w:r>
      <w:r w:rsidR="004810A2">
        <w:rPr>
          <w:rFonts w:hint="cs"/>
          <w:rtl/>
        </w:rPr>
        <w:t>'</w:t>
      </w:r>
      <w:r w:rsidR="00FC5EAC">
        <w:rPr>
          <w:rtl/>
        </w:rPr>
        <w:t xml:space="preserve"> ולא </w:t>
      </w:r>
      <w:r>
        <w:rPr>
          <w:rtl/>
        </w:rPr>
        <w:t>פטר.</w:t>
      </w:r>
      <w:r w:rsidR="004810A2">
        <w:rPr>
          <w:rFonts w:hint="cs"/>
          <w:rtl/>
        </w:rPr>
        <w:t xml:space="preserve"> </w:t>
      </w:r>
      <w:r w:rsidRPr="004810A2">
        <w:rPr>
          <w:b/>
          <w:bCs/>
          <w:rtl/>
        </w:rPr>
        <w:t>ורבנן</w:t>
      </w:r>
      <w:r w:rsidR="004810A2">
        <w:rPr>
          <w:rFonts w:hint="cs"/>
          <w:rtl/>
        </w:rPr>
        <w:t>:</w:t>
      </w:r>
      <w:r>
        <w:rPr>
          <w:rtl/>
        </w:rPr>
        <w:t xml:space="preserve"> מתוך שזה </w:t>
      </w:r>
      <w:r>
        <w:rPr>
          <w:rStyle w:val="affffd"/>
          <w:rtl/>
        </w:rPr>
        <w:t>חמור</w:t>
      </w:r>
      <w:r>
        <w:rPr>
          <w:rtl/>
        </w:rPr>
        <w:t xml:space="preserve"> ק</w:t>
      </w:r>
      <w:r w:rsidR="004810A2">
        <w:rPr>
          <w:rtl/>
        </w:rPr>
        <w:t xml:space="preserve">דושת </w:t>
      </w:r>
      <w:r>
        <w:rPr>
          <w:rtl/>
        </w:rPr>
        <w:t>דמים,</w:t>
      </w:r>
      <w:r w:rsidR="004810A2">
        <w:rPr>
          <w:rtl/>
        </w:rPr>
        <w:t xml:space="preserve"> </w:t>
      </w:r>
      <w:r>
        <w:rPr>
          <w:rtl/>
        </w:rPr>
        <w:t xml:space="preserve">וזה </w:t>
      </w:r>
      <w:r>
        <w:rPr>
          <w:rStyle w:val="affffd"/>
          <w:rtl/>
        </w:rPr>
        <w:t>שור ושה</w:t>
      </w:r>
      <w:r w:rsidR="004810A2">
        <w:rPr>
          <w:rtl/>
        </w:rPr>
        <w:t xml:space="preserve"> קדושת הגוף </w:t>
      </w:r>
      <w:r>
        <w:rPr>
          <w:rtl/>
        </w:rPr>
        <w:t>- הפסיק ואח"כ עירבם.</w:t>
      </w:r>
    </w:p>
    <w:p w14:paraId="331DDDA6" w14:textId="4529B0FA" w:rsidR="006542AA" w:rsidRDefault="00FC5EAC">
      <w:pPr>
        <w:pStyle w:val="affff7"/>
      </w:pPr>
      <w:r>
        <w:rPr>
          <w:rtl/>
        </w:rPr>
        <w:t xml:space="preserve">  </w:t>
      </w:r>
      <w:r>
        <w:rPr>
          <w:color w:val="7B3F00"/>
        </w:rPr>
        <w:t>בכורה בולד ממין טמא ובו סימני אמו</w:t>
      </w:r>
    </w:p>
    <w:p w14:paraId="1BCCE7B9" w14:textId="77777777" w:rsidR="006542AA" w:rsidRDefault="00000000">
      <w:pPr>
        <w:pStyle w:val="36"/>
        <w:framePr w:wrap="notBeside"/>
      </w:pPr>
      <w:r w:rsidRPr="00D25F87">
        <w:t>איבעיא להו</w:t>
      </w:r>
      <w:r>
        <w:t>:</w:t>
      </w:r>
    </w:p>
    <w:p w14:paraId="1EE26373" w14:textId="51201927" w:rsidR="00270482" w:rsidRDefault="00F63065" w:rsidP="008B759F">
      <w:pPr>
        <w:pStyle w:val="021"/>
        <w:rPr>
          <w:rtl/>
        </w:rPr>
      </w:pPr>
      <w:r>
        <w:rPr>
          <w:rtl/>
        </w:rPr>
        <w:lastRenderedPageBreak/>
        <w:t xml:space="preserve">פרה שילדה מין חמור ויש בו מקצת סימנין, </w:t>
      </w:r>
      <w:r w:rsidRPr="00270482">
        <w:rPr>
          <w:b/>
          <w:bCs/>
          <w:rtl/>
        </w:rPr>
        <w:t>מהו</w:t>
      </w:r>
      <w:r>
        <w:rPr>
          <w:rtl/>
        </w:rPr>
        <w:t>? עז שילדה מין רחל ורחל שילדה מין עז, שכאשר יש מקצת סימנין חייבת בבכורה, שזו טהורה וזו טהורה, זו קדושת הגוף וזו קדושת הגוף,</w:t>
      </w:r>
    </w:p>
    <w:p w14:paraId="6E0DF1F0" w14:textId="71D580E3" w:rsidR="00270482" w:rsidRDefault="00270482" w:rsidP="00F63065">
      <w:pPr>
        <w:rPr>
          <w:rtl/>
        </w:rPr>
      </w:pPr>
      <w:r>
        <w:rPr>
          <w:rtl/>
        </w:rPr>
        <w:tab/>
      </w:r>
      <w:r>
        <w:rPr>
          <w:rStyle w:val="affffd"/>
          <w:rtl/>
        </w:rPr>
        <w:t>אבל</w:t>
      </w:r>
      <w:r>
        <w:rPr>
          <w:rtl/>
        </w:rPr>
        <w:t xml:space="preserve"> כאן</w:t>
      </w:r>
      <w:r w:rsidR="00F63065">
        <w:rPr>
          <w:rtl/>
        </w:rPr>
        <w:t xml:space="preserve">, </w:t>
      </w:r>
      <w:r>
        <w:rPr>
          <w:rtl/>
        </w:rPr>
        <w:t>שזו</w:t>
      </w:r>
      <w:r w:rsidR="00F63065">
        <w:rPr>
          <w:rtl/>
        </w:rPr>
        <w:t xml:space="preserve"> טמאה </w:t>
      </w:r>
      <w:r>
        <w:rPr>
          <w:rtl/>
        </w:rPr>
        <w:t>וזו</w:t>
      </w:r>
      <w:r w:rsidR="00F63065">
        <w:rPr>
          <w:rtl/>
        </w:rPr>
        <w:t xml:space="preserve"> טהורה, </w:t>
      </w:r>
      <w:r>
        <w:rPr>
          <w:rtl/>
        </w:rPr>
        <w:t>זו</w:t>
      </w:r>
      <w:r w:rsidR="00F63065">
        <w:rPr>
          <w:rtl/>
        </w:rPr>
        <w:t xml:space="preserve"> קדושת הגוף </w:t>
      </w:r>
      <w:r>
        <w:rPr>
          <w:rtl/>
        </w:rPr>
        <w:t>וזו</w:t>
      </w:r>
      <w:r w:rsidR="00F63065">
        <w:rPr>
          <w:rtl/>
        </w:rPr>
        <w:t xml:space="preserve"> קדושת דמים - לא,</w:t>
      </w:r>
    </w:p>
    <w:p w14:paraId="2807891D" w14:textId="3C16D2FC" w:rsidR="006542AA" w:rsidRDefault="00000000">
      <w:pPr>
        <w:pStyle w:val="36"/>
        <w:framePr w:wrap="notBeside"/>
      </w:pPr>
      <w:r>
        <w:tab/>
      </w:r>
      <w:r w:rsidRPr="00D25F87">
        <w:t>א</w:t>
      </w:r>
      <w:r>
        <w:t>ו"ד</w:t>
      </w:r>
      <w:r w:rsidR="00F63065">
        <w:t>:</w:t>
      </w:r>
    </w:p>
    <w:p w14:paraId="4423DA01" w14:textId="7F721B7A" w:rsidR="00270482" w:rsidRDefault="00F63065" w:rsidP="00270482">
      <w:pPr>
        <w:rPr>
          <w:rtl/>
        </w:rPr>
      </w:pPr>
      <w:r>
        <w:rPr>
          <w:rtl/>
        </w:rPr>
        <w:t xml:space="preserve">כיון </w:t>
      </w:r>
      <w:r w:rsidR="00270482">
        <w:rPr>
          <w:rtl/>
        </w:rPr>
        <w:t>ששניהם</w:t>
      </w:r>
      <w:r>
        <w:rPr>
          <w:rtl/>
        </w:rPr>
        <w:t xml:space="preserve"> </w:t>
      </w:r>
      <w:r w:rsidR="00270482">
        <w:rPr>
          <w:rtl/>
        </w:rPr>
        <w:t>ראויים</w:t>
      </w:r>
      <w:r>
        <w:rPr>
          <w:rtl/>
        </w:rPr>
        <w:t xml:space="preserve"> </w:t>
      </w:r>
      <w:r w:rsidR="00270482">
        <w:rPr>
          <w:rtl/>
        </w:rPr>
        <w:t>להתקדש</w:t>
      </w:r>
      <w:r>
        <w:rPr>
          <w:rtl/>
        </w:rPr>
        <w:t xml:space="preserve"> בבכורה - קדוש?</w:t>
      </w:r>
    </w:p>
    <w:p w14:paraId="2E6F223E" w14:textId="3BD3044A" w:rsidR="00270482" w:rsidRDefault="00F63065" w:rsidP="0064231D">
      <w:pPr>
        <w:pStyle w:val="011"/>
        <w:rPr>
          <w:rtl/>
        </w:rPr>
      </w:pPr>
      <w:r w:rsidRPr="0064231D">
        <w:rPr>
          <w:b w:val="0"/>
          <w:bCs/>
          <w:rtl/>
        </w:rPr>
        <w:t>ואת</w:t>
      </w:r>
      <w:r>
        <w:rPr>
          <w:rtl/>
        </w:rPr>
        <w:t>"ל: כיון ששניהם</w:t>
      </w:r>
      <w:r w:rsidR="0064231D">
        <w:rPr>
          <w:rFonts w:hint="cs"/>
          <w:rtl/>
        </w:rPr>
        <w:t xml:space="preserve"> קדושים</w:t>
      </w:r>
      <w:r w:rsidR="00270482">
        <w:rPr>
          <w:rtl/>
        </w:rPr>
        <w:t xml:space="preserve"> בבכורה</w:t>
      </w:r>
      <w:r>
        <w:rPr>
          <w:rtl/>
        </w:rPr>
        <w:t xml:space="preserve"> -</w:t>
      </w:r>
      <w:r w:rsidR="00270482">
        <w:rPr>
          <w:rtl/>
        </w:rPr>
        <w:t xml:space="preserve"> </w:t>
      </w:r>
      <w:r>
        <w:rPr>
          <w:rtl/>
        </w:rPr>
        <w:t xml:space="preserve">קדוש, חמור שילדה מין סוס מהו? </w:t>
      </w:r>
      <w:r>
        <w:rPr>
          <w:rStyle w:val="affffd"/>
          <w:rtl/>
        </w:rPr>
        <w:t>כאן</w:t>
      </w:r>
      <w:r>
        <w:rPr>
          <w:rtl/>
        </w:rPr>
        <w:t xml:space="preserve"> </w:t>
      </w:r>
      <w:r w:rsidR="0064231D">
        <w:rPr>
          <w:rtl/>
        </w:rPr>
        <w:t xml:space="preserve">ודאי </w:t>
      </w:r>
      <w:r>
        <w:rPr>
          <w:rStyle w:val="affffd"/>
          <w:rtl/>
        </w:rPr>
        <w:t>הסוס</w:t>
      </w:r>
      <w:r w:rsidR="0064231D">
        <w:rPr>
          <w:rtl/>
        </w:rPr>
        <w:t xml:space="preserve"> </w:t>
      </w:r>
      <w:r>
        <w:rPr>
          <w:rtl/>
        </w:rPr>
        <w:t>אינו</w:t>
      </w:r>
      <w:r w:rsidR="0064231D">
        <w:rPr>
          <w:rtl/>
        </w:rPr>
        <w:t xml:space="preserve"> </w:t>
      </w:r>
      <w:r>
        <w:rPr>
          <w:rtl/>
        </w:rPr>
        <w:t>ראוי להתקדש</w:t>
      </w:r>
      <w:r w:rsidR="0064231D">
        <w:rPr>
          <w:rtl/>
        </w:rPr>
        <w:t xml:space="preserve"> בבכורה</w:t>
      </w:r>
      <w:r w:rsidR="0064231D">
        <w:rPr>
          <w:rFonts w:hint="cs"/>
          <w:rtl/>
        </w:rPr>
        <w:t>,</w:t>
      </w:r>
    </w:p>
    <w:p w14:paraId="7881821B" w14:textId="02A0DA03" w:rsidR="006542AA" w:rsidRDefault="00000000">
      <w:pPr>
        <w:pStyle w:val="36"/>
        <w:framePr w:wrap="notBeside"/>
      </w:pPr>
      <w:r w:rsidRPr="00D25F87">
        <w:t>א</w:t>
      </w:r>
      <w:r>
        <w:t>ו"ד</w:t>
      </w:r>
      <w:r w:rsidR="00F63065">
        <w:t>:</w:t>
      </w:r>
    </w:p>
    <w:p w14:paraId="1B6940FE" w14:textId="6CD6840C" w:rsidR="00270482" w:rsidRDefault="00F63065" w:rsidP="0064231D">
      <w:pPr>
        <w:rPr>
          <w:rtl/>
        </w:rPr>
      </w:pPr>
      <w:r>
        <w:rPr>
          <w:rtl/>
        </w:rPr>
        <w:t xml:space="preserve">כיון </w:t>
      </w:r>
      <w:r w:rsidR="00270482">
        <w:rPr>
          <w:rtl/>
        </w:rPr>
        <w:t>שמין</w:t>
      </w:r>
      <w:r>
        <w:rPr>
          <w:rtl/>
        </w:rPr>
        <w:t xml:space="preserve"> טמאה הוא </w:t>
      </w:r>
      <w:r w:rsidR="00270482">
        <w:rPr>
          <w:rtl/>
        </w:rPr>
        <w:t xml:space="preserve">- </w:t>
      </w:r>
      <w:r>
        <w:rPr>
          <w:rtl/>
        </w:rPr>
        <w:t>קדוש?</w:t>
      </w:r>
    </w:p>
    <w:p w14:paraId="2FEF1B6E" w14:textId="7F2C7C79" w:rsidR="00270482" w:rsidRDefault="0064231D" w:rsidP="00F63065">
      <w:pPr>
        <w:rPr>
          <w:rtl/>
        </w:rPr>
      </w:pPr>
      <w:r>
        <w:rPr>
          <w:rFonts w:hint="cs"/>
          <w:rtl/>
        </w:rPr>
        <w:t>את"ל</w:t>
      </w:r>
      <w:r w:rsidR="00F63065">
        <w:rPr>
          <w:rtl/>
        </w:rPr>
        <w:t xml:space="preserve">: כיון </w:t>
      </w:r>
      <w:r>
        <w:rPr>
          <w:rtl/>
        </w:rPr>
        <w:t>שמין</w:t>
      </w:r>
      <w:r w:rsidR="00F63065">
        <w:rPr>
          <w:rtl/>
        </w:rPr>
        <w:t xml:space="preserve"> טמאה הוא - קדוש, פרה שילדה מין סוס, מהו? </w:t>
      </w:r>
      <w:r>
        <w:rPr>
          <w:rtl/>
        </w:rPr>
        <w:t>כאן</w:t>
      </w:r>
      <w:r w:rsidR="00F63065">
        <w:rPr>
          <w:rtl/>
        </w:rPr>
        <w:t xml:space="preserve"> ודאי </w:t>
      </w:r>
      <w:r>
        <w:rPr>
          <w:rtl/>
        </w:rPr>
        <w:t>זו</w:t>
      </w:r>
      <w:r w:rsidR="00F63065">
        <w:rPr>
          <w:rtl/>
        </w:rPr>
        <w:t xml:space="preserve"> טהורה </w:t>
      </w:r>
      <w:r>
        <w:rPr>
          <w:rtl/>
        </w:rPr>
        <w:t>וזו</w:t>
      </w:r>
      <w:r w:rsidR="00F63065">
        <w:rPr>
          <w:rtl/>
        </w:rPr>
        <w:t xml:space="preserve"> טמאה, </w:t>
      </w:r>
      <w:r>
        <w:rPr>
          <w:rtl/>
        </w:rPr>
        <w:t>זו</w:t>
      </w:r>
      <w:r w:rsidR="00F63065">
        <w:rPr>
          <w:rtl/>
        </w:rPr>
        <w:t xml:space="preserve"> </w:t>
      </w:r>
      <w:r>
        <w:rPr>
          <w:rtl/>
        </w:rPr>
        <w:t>ראויה</w:t>
      </w:r>
      <w:r w:rsidR="00F63065">
        <w:rPr>
          <w:rtl/>
        </w:rPr>
        <w:t xml:space="preserve"> </w:t>
      </w:r>
      <w:r>
        <w:rPr>
          <w:rtl/>
        </w:rPr>
        <w:t>להתקדש</w:t>
      </w:r>
      <w:r w:rsidR="00F63065">
        <w:rPr>
          <w:rtl/>
        </w:rPr>
        <w:t xml:space="preserve"> בבכורה </w:t>
      </w:r>
      <w:r>
        <w:rPr>
          <w:rtl/>
        </w:rPr>
        <w:t>וזו</w:t>
      </w:r>
      <w:r w:rsidR="00F63065">
        <w:rPr>
          <w:rtl/>
        </w:rPr>
        <w:t xml:space="preserve"> - </w:t>
      </w:r>
      <w:r>
        <w:rPr>
          <w:rtl/>
        </w:rPr>
        <w:t>אינה</w:t>
      </w:r>
      <w:r w:rsidR="00F63065">
        <w:rPr>
          <w:rtl/>
        </w:rPr>
        <w:t xml:space="preserve"> </w:t>
      </w:r>
      <w:r>
        <w:rPr>
          <w:rtl/>
        </w:rPr>
        <w:t>ראויה</w:t>
      </w:r>
      <w:r w:rsidR="00F63065">
        <w:rPr>
          <w:rtl/>
        </w:rPr>
        <w:t xml:space="preserve"> </w:t>
      </w:r>
      <w:r>
        <w:rPr>
          <w:rtl/>
        </w:rPr>
        <w:t>להתקדש</w:t>
      </w:r>
      <w:r w:rsidR="00F63065">
        <w:rPr>
          <w:rtl/>
        </w:rPr>
        <w:t xml:space="preserve"> בבכורה, </w:t>
      </w:r>
      <w:r w:rsidR="00002A62" w:rsidRPr="00D25F87">
        <w:rPr>
          <w:b/>
          <w:bCs/>
          <w:rtl/>
        </w:rPr>
        <w:t>או"ד</w:t>
      </w:r>
      <w:r w:rsidR="00F63065">
        <w:rPr>
          <w:rtl/>
        </w:rPr>
        <w:t xml:space="preserve">: סימנין </w:t>
      </w:r>
      <w:r>
        <w:rPr>
          <w:rtl/>
        </w:rPr>
        <w:t>דבר</w:t>
      </w:r>
      <w:r w:rsidR="00F63065">
        <w:rPr>
          <w:rtl/>
        </w:rPr>
        <w:t xml:space="preserve"> </w:t>
      </w:r>
      <w:r>
        <w:rPr>
          <w:rStyle w:val="affffd"/>
          <w:rtl/>
        </w:rPr>
        <w:t>חשוב</w:t>
      </w:r>
      <w:r w:rsidR="00F63065">
        <w:rPr>
          <w:rtl/>
        </w:rPr>
        <w:t xml:space="preserve"> </w:t>
      </w:r>
      <w:r>
        <w:rPr>
          <w:rtl/>
        </w:rPr>
        <w:t>הם?</w:t>
      </w:r>
    </w:p>
    <w:p w14:paraId="196DF413" w14:textId="77777777" w:rsidR="006542AA" w:rsidRDefault="00000000">
      <w:pPr>
        <w:pStyle w:val="36"/>
        <w:framePr w:wrap="notBeside"/>
      </w:pPr>
      <w:r>
        <w:t>אין להוכיח</w:t>
      </w:r>
    </w:p>
    <w:p w14:paraId="2A394E6E" w14:textId="0BEFEC3D" w:rsidR="0064231D" w:rsidRDefault="0064231D" w:rsidP="0064231D">
      <w:pPr>
        <w:rPr>
          <w:rtl/>
        </w:rPr>
      </w:pPr>
      <w:r>
        <w:rPr>
          <w:rFonts w:hint="cs"/>
          <w:rtl/>
        </w:rPr>
        <w:t>מבהמה</w:t>
      </w:r>
      <w:r w:rsidR="00F63065">
        <w:rPr>
          <w:rtl/>
        </w:rPr>
        <w:t xml:space="preserve"> טהורה שילדה מין בהמה טמאה פטורה מן הבכורה, אם יש בו מקצת סימנין חייבת בבכורה</w:t>
      </w:r>
      <w:r>
        <w:rPr>
          <w:rFonts w:hint="cs"/>
          <w:rtl/>
        </w:rPr>
        <w:t>, שאין זה בפרה שילדה סוס אלא בשילדה מין חמור.</w:t>
      </w:r>
    </w:p>
    <w:p w14:paraId="73828E0D" w14:textId="77777777" w:rsidR="006542AA" w:rsidRDefault="00000000">
      <w:pPr>
        <w:pStyle w:val="36"/>
        <w:framePr w:wrap="notBeside"/>
      </w:pPr>
      <w:r>
        <w:t>ואין להוכיח</w:t>
      </w:r>
    </w:p>
    <w:p w14:paraId="72907C7C" w14:textId="136978A5" w:rsidR="0064231D" w:rsidRDefault="0064231D" w:rsidP="00252B01">
      <w:pPr>
        <w:rPr>
          <w:rtl/>
        </w:rPr>
      </w:pPr>
      <w:r>
        <w:rPr>
          <w:rFonts w:hint="cs"/>
          <w:rtl/>
        </w:rPr>
        <w:t>מפרה</w:t>
      </w:r>
      <w:r w:rsidR="00F63065">
        <w:rPr>
          <w:rtl/>
        </w:rPr>
        <w:t xml:space="preserve"> שילדה</w:t>
      </w:r>
      <w:r>
        <w:rPr>
          <w:rtl/>
        </w:rPr>
        <w:t xml:space="preserve"> מין חמור, וחמור שילדה מין סוס</w:t>
      </w:r>
      <w:r w:rsidR="00F63065">
        <w:rPr>
          <w:rtl/>
        </w:rPr>
        <w:t xml:space="preserve"> פטורה מן הבכורה,</w:t>
      </w:r>
      <w:r>
        <w:rPr>
          <w:rFonts w:hint="cs"/>
          <w:rtl/>
        </w:rPr>
        <w:t xml:space="preserve"> ו</w:t>
      </w:r>
      <w:r w:rsidR="00F63065">
        <w:rPr>
          <w:rtl/>
        </w:rPr>
        <w:t>אם יש בו מ</w:t>
      </w:r>
      <w:r>
        <w:rPr>
          <w:rtl/>
        </w:rPr>
        <w:t xml:space="preserve">קצת סימנין </w:t>
      </w:r>
      <w:r w:rsidR="00F63065">
        <w:rPr>
          <w:rtl/>
        </w:rPr>
        <w:t>חייבת בבכורה</w:t>
      </w:r>
      <w:r>
        <w:rPr>
          <w:rFonts w:hint="cs"/>
          <w:rtl/>
        </w:rPr>
        <w:t xml:space="preserve">, שלא </w:t>
      </w:r>
      <w:r>
        <w:rPr>
          <w:rtl/>
        </w:rPr>
        <w:t xml:space="preserve">על שניהם </w:t>
      </w:r>
      <w:r>
        <w:rPr>
          <w:rStyle w:val="affffd"/>
          <w:rtl/>
        </w:rPr>
        <w:t>נאמר</w:t>
      </w:r>
      <w:r>
        <w:rPr>
          <w:rtl/>
        </w:rPr>
        <w:t>,</w:t>
      </w:r>
      <w:r w:rsidR="00F63065">
        <w:rPr>
          <w:rtl/>
        </w:rPr>
        <w:t xml:space="preserve"> </w:t>
      </w:r>
      <w:r w:rsidR="00252B01">
        <w:rPr>
          <w:rFonts w:hint="cs"/>
          <w:rtl/>
        </w:rPr>
        <w:t>א</w:t>
      </w:r>
      <w:r w:rsidR="00252B01">
        <w:rPr>
          <w:rtl/>
        </w:rPr>
        <w:t>לא</w:t>
      </w:r>
      <w:r w:rsidR="00F63065">
        <w:rPr>
          <w:rtl/>
        </w:rPr>
        <w:t xml:space="preserve"> </w:t>
      </w:r>
      <w:r>
        <w:rPr>
          <w:rtl/>
        </w:rPr>
        <w:t>על פרה</w:t>
      </w:r>
      <w:r w:rsidR="00F63065">
        <w:rPr>
          <w:rtl/>
        </w:rPr>
        <w:t xml:space="preserve"> שילדה מין חמור</w:t>
      </w:r>
      <w:r>
        <w:rPr>
          <w:rtl/>
        </w:rPr>
        <w:t>,</w:t>
      </w:r>
    </w:p>
    <w:p w14:paraId="2C049350" w14:textId="30D5FA96" w:rsidR="00B874E6" w:rsidRDefault="00252B01" w:rsidP="00252B01">
      <w:pPr>
        <w:rPr>
          <w:rtl/>
        </w:rPr>
      </w:pPr>
      <w:r>
        <w:rPr>
          <w:rFonts w:hint="cs"/>
          <w:rtl/>
        </w:rPr>
        <w:t xml:space="preserve">והוצרך חמור </w:t>
      </w:r>
      <w:r w:rsidR="00F63065">
        <w:rPr>
          <w:rtl/>
        </w:rPr>
        <w:t xml:space="preserve">שילדה מין סוס </w:t>
      </w:r>
      <w:r>
        <w:rPr>
          <w:rFonts w:hint="cs"/>
          <w:rtl/>
        </w:rPr>
        <w:t xml:space="preserve">לפטור, שס"ד: </w:t>
      </w:r>
      <w:r>
        <w:rPr>
          <w:rtl/>
        </w:rPr>
        <w:t>שם</w:t>
      </w:r>
      <w:r w:rsidR="00F63065">
        <w:rPr>
          <w:rtl/>
        </w:rPr>
        <w:t xml:space="preserve"> </w:t>
      </w:r>
      <w:r>
        <w:rPr>
          <w:rStyle w:val="affffd"/>
          <w:rtl/>
        </w:rPr>
        <w:t>פטורה</w:t>
      </w:r>
      <w:r w:rsidR="00F63065">
        <w:rPr>
          <w:rtl/>
        </w:rPr>
        <w:t xml:space="preserve"> </w:t>
      </w:r>
      <w:r>
        <w:rPr>
          <w:rtl/>
        </w:rPr>
        <w:t>- שזו יש</w:t>
      </w:r>
      <w:r w:rsidR="00F63065">
        <w:rPr>
          <w:rtl/>
        </w:rPr>
        <w:t xml:space="preserve"> לה קרנים </w:t>
      </w:r>
      <w:r>
        <w:rPr>
          <w:rtl/>
        </w:rPr>
        <w:t>וזו</w:t>
      </w:r>
      <w:r w:rsidR="00F63065">
        <w:rPr>
          <w:rtl/>
        </w:rPr>
        <w:t xml:space="preserve"> אין לה קרנים, </w:t>
      </w:r>
      <w:r>
        <w:rPr>
          <w:rtl/>
        </w:rPr>
        <w:t>זו</w:t>
      </w:r>
      <w:r w:rsidR="00F63065">
        <w:rPr>
          <w:rtl/>
        </w:rPr>
        <w:t xml:space="preserve"> פרסותיה סדוקות </w:t>
      </w:r>
      <w:r>
        <w:rPr>
          <w:rtl/>
        </w:rPr>
        <w:t>וזו</w:t>
      </w:r>
      <w:r w:rsidR="00F63065">
        <w:rPr>
          <w:rtl/>
        </w:rPr>
        <w:t xml:space="preserve"> פרסותיה קלוטות,</w:t>
      </w:r>
      <w:r>
        <w:rPr>
          <w:rFonts w:hint="cs"/>
          <w:rtl/>
        </w:rPr>
        <w:t xml:space="preserve"> </w:t>
      </w:r>
      <w:r w:rsidR="0064231D">
        <w:rPr>
          <w:rtl/>
        </w:rPr>
        <w:t xml:space="preserve">אבל </w:t>
      </w:r>
      <w:r>
        <w:rPr>
          <w:rtl/>
        </w:rPr>
        <w:t>כאן</w:t>
      </w:r>
      <w:r w:rsidR="0064231D">
        <w:rPr>
          <w:rtl/>
        </w:rPr>
        <w:t xml:space="preserve"> </w:t>
      </w:r>
      <w:r>
        <w:rPr>
          <w:rtl/>
        </w:rPr>
        <w:t>ששתיהן</w:t>
      </w:r>
      <w:r w:rsidR="00F63065">
        <w:rPr>
          <w:rtl/>
        </w:rPr>
        <w:t xml:space="preserve"> אין </w:t>
      </w:r>
      <w:r>
        <w:rPr>
          <w:rtl/>
        </w:rPr>
        <w:t>להן</w:t>
      </w:r>
      <w:r w:rsidR="00F63065">
        <w:rPr>
          <w:rtl/>
        </w:rPr>
        <w:t xml:space="preserve"> קרנים, </w:t>
      </w:r>
      <w:r>
        <w:rPr>
          <w:rtl/>
        </w:rPr>
        <w:t>ושתיהן</w:t>
      </w:r>
      <w:r w:rsidR="00F63065">
        <w:rPr>
          <w:rtl/>
        </w:rPr>
        <w:t xml:space="preserve"> </w:t>
      </w:r>
      <w:r>
        <w:rPr>
          <w:rtl/>
        </w:rPr>
        <w:t>פרסותיהן</w:t>
      </w:r>
      <w:r w:rsidR="00F63065">
        <w:rPr>
          <w:rtl/>
        </w:rPr>
        <w:t xml:space="preserve"> ק</w:t>
      </w:r>
      <w:r>
        <w:rPr>
          <w:rtl/>
        </w:rPr>
        <w:t>לוטות, אמור חמור אדום סתם הוא</w:t>
      </w:r>
      <w:r>
        <w:rPr>
          <w:rFonts w:hint="cs"/>
          <w:rtl/>
        </w:rPr>
        <w:t>,</w:t>
      </w:r>
      <w:r w:rsidR="00F63065">
        <w:rPr>
          <w:rtl/>
        </w:rPr>
        <w:t xml:space="preserve"> ק</w:t>
      </w:r>
      <w:r>
        <w:rPr>
          <w:rtl/>
        </w:rPr>
        <w:t>מ"ל</w:t>
      </w:r>
      <w:r w:rsidR="0064231D">
        <w:rPr>
          <w:rFonts w:hint="cs"/>
          <w:rtl/>
        </w:rPr>
        <w:t>.</w:t>
      </w:r>
    </w:p>
    <w:p w14:paraId="401D5855" w14:textId="1956AA4E" w:rsidR="00252B01" w:rsidRPr="00252B01" w:rsidRDefault="0057284B" w:rsidP="00252B01">
      <w:pPr>
        <w:pStyle w:val="afffd"/>
        <w:rPr>
          <w:rtl/>
        </w:rPr>
      </w:pPr>
      <w:r>
        <w:rPr>
          <w:rtl/>
        </w:rPr>
        <w:t xml:space="preserve">  </w:t>
      </w:r>
      <w:r w:rsidR="00F63065">
        <w:rPr>
          <w:rStyle w:val="afffff0"/>
        </w:rPr>
        <w:t xml:space="preserve">ב. </w:t>
      </w:r>
      <w:r w:rsidR="00F63065" w:rsidRPr="00252B01">
        <w:rPr>
          <w:rtl/>
        </w:rPr>
        <w:t xml:space="preserve">ומה הן באכילה </w:t>
      </w:r>
      <w:r w:rsidR="00252B01">
        <w:rPr>
          <w:rFonts w:hint="cs"/>
          <w:rtl/>
        </w:rPr>
        <w:t>ו</w:t>
      </w:r>
      <w:r w:rsidR="00F63065" w:rsidRPr="00252B01">
        <w:rPr>
          <w:rtl/>
        </w:rPr>
        <w:t>כו'</w:t>
      </w:r>
      <w:r w:rsidR="00252B01" w:rsidRPr="00252B01">
        <w:rPr>
          <w:rtl/>
        </w:rPr>
        <w:t xml:space="preserve"> </w:t>
      </w:r>
      <w:r w:rsidR="00252B01">
        <w:rPr>
          <w:rtl/>
        </w:rPr>
        <w:t xml:space="preserve">שהיוצא מן הטמא - טמא, והיוצא מן הטהור </w:t>
      </w:r>
      <w:r w:rsidR="00F63065">
        <w:rPr>
          <w:rtl/>
        </w:rPr>
        <w:t>-</w:t>
      </w:r>
      <w:r w:rsidR="00252B01">
        <w:rPr>
          <w:rtl/>
        </w:rPr>
        <w:t xml:space="preserve"> טהור</w:t>
      </w:r>
      <w:r w:rsidR="00252B01">
        <w:rPr>
          <w:rFonts w:hint="cs"/>
          <w:rtl/>
        </w:rPr>
        <w:t>.</w:t>
      </w:r>
    </w:p>
    <w:p w14:paraId="40D28607" w14:textId="1ACBA566" w:rsidR="00B874E6" w:rsidRDefault="00F63065" w:rsidP="00252B01">
      <w:pPr>
        <w:rPr>
          <w:rtl/>
        </w:rPr>
      </w:pPr>
      <w:r>
        <w:rPr>
          <w:rtl/>
        </w:rPr>
        <w:t xml:space="preserve">סימן סתם הוא, שלא תתחלף לך </w:t>
      </w:r>
      <w:r w:rsidR="00252B01">
        <w:rPr>
          <w:rFonts w:hint="cs"/>
          <w:rtl/>
        </w:rPr>
        <w:t xml:space="preserve">ותלך </w:t>
      </w:r>
      <w:r>
        <w:rPr>
          <w:rFonts w:hint="cs"/>
          <w:rtl/>
        </w:rPr>
        <w:t>אחר</w:t>
      </w:r>
      <w:r w:rsidR="00252B01">
        <w:rPr>
          <w:rFonts w:hint="cs"/>
          <w:rtl/>
        </w:rPr>
        <w:t xml:space="preserve"> </w:t>
      </w:r>
      <w:r>
        <w:rPr>
          <w:rStyle w:val="affffd"/>
          <w:rFonts w:hint="cs"/>
          <w:rtl/>
        </w:rPr>
        <w:t>הולד</w:t>
      </w:r>
      <w:r>
        <w:rPr>
          <w:rFonts w:hint="cs"/>
          <w:rtl/>
        </w:rPr>
        <w:t xml:space="preserve"> עצמו,</w:t>
      </w:r>
      <w:r w:rsidR="00252B01">
        <w:rPr>
          <w:rFonts w:hint="cs"/>
          <w:rtl/>
        </w:rPr>
        <w:t xml:space="preserve"> אלא </w:t>
      </w:r>
      <w:r>
        <w:rPr>
          <w:rFonts w:hint="cs"/>
          <w:rtl/>
        </w:rPr>
        <w:t>הולכים</w:t>
      </w:r>
      <w:r w:rsidR="00252B01">
        <w:rPr>
          <w:rFonts w:hint="cs"/>
          <w:rtl/>
        </w:rPr>
        <w:t xml:space="preserve"> </w:t>
      </w:r>
      <w:r>
        <w:rPr>
          <w:rFonts w:hint="cs"/>
          <w:rtl/>
        </w:rPr>
        <w:t>אחר</w:t>
      </w:r>
      <w:r w:rsidR="00252B01">
        <w:rPr>
          <w:rFonts w:hint="cs"/>
          <w:rtl/>
        </w:rPr>
        <w:t xml:space="preserve"> </w:t>
      </w:r>
      <w:r>
        <w:rPr>
          <w:rFonts w:hint="cs"/>
          <w:rtl/>
        </w:rPr>
        <w:t>אמו</w:t>
      </w:r>
      <w:r w:rsidR="0057284B">
        <w:rPr>
          <w:rtl/>
        </w:rPr>
        <w:t>.</w:t>
      </w:r>
    </w:p>
    <w:p w14:paraId="676C8984" w14:textId="4369BB85" w:rsidR="006542AA" w:rsidRDefault="00000000">
      <w:pPr>
        <w:pStyle w:val="36"/>
        <w:framePr w:wrap="notBeside"/>
      </w:pPr>
      <w:r>
        <w:t>מה"מ</w:t>
      </w:r>
      <w:r w:rsidR="00252B01">
        <w:t xml:space="preserve"> </w:t>
      </w:r>
      <w:r>
        <w:t>דת"ר:</w:t>
      </w:r>
    </w:p>
    <w:p w14:paraId="49E47806" w14:textId="01747B21" w:rsidR="007976D7" w:rsidRDefault="00252B01" w:rsidP="007976D7">
      <w:pPr>
        <w:rPr>
          <w:rtl/>
        </w:rPr>
      </w:pPr>
      <w:r>
        <w:rPr>
          <w:rFonts w:hint="cs"/>
          <w:rtl/>
        </w:rPr>
        <w:t>'</w:t>
      </w:r>
      <w:r w:rsidR="00F63065">
        <w:rPr>
          <w:rStyle w:val="affffe"/>
          <w:rtl/>
        </w:rPr>
        <w:t>אַךְ אֶת זֶה לֹא תֹאכְלוּ</w:t>
      </w:r>
      <w:r>
        <w:rPr>
          <w:rFonts w:hint="cs"/>
          <w:rtl/>
        </w:rPr>
        <w:t>'</w:t>
      </w:r>
      <w:r w:rsidR="00F63065">
        <w:rPr>
          <w:rtl/>
        </w:rPr>
        <w:t xml:space="preserve"> ממעלי הגרה וממפריסי הפרסה, יש לך שהוא מעלה גרה ומפריס פרסה - ואי אתה אוכלו, </w:t>
      </w:r>
      <w:r w:rsidR="007976D7">
        <w:rPr>
          <w:rtl/>
        </w:rPr>
        <w:t xml:space="preserve">ואיזה </w:t>
      </w:r>
      <w:r w:rsidR="00F63065">
        <w:rPr>
          <w:rtl/>
        </w:rPr>
        <w:t>זה? טהור שנולד מן הטמא,</w:t>
      </w:r>
    </w:p>
    <w:p w14:paraId="5CDD6DAC" w14:textId="77777777" w:rsidR="00B874E6" w:rsidRDefault="007976D7" w:rsidP="007976D7">
      <w:pPr>
        <w:rPr>
          <w:rtl/>
        </w:rPr>
      </w:pPr>
      <w:r>
        <w:rPr>
          <w:rFonts w:hint="cs"/>
          <w:rtl/>
        </w:rPr>
        <w:t>ב. '</w:t>
      </w:r>
      <w:r w:rsidR="00F63065">
        <w:rPr>
          <w:rStyle w:val="affffe"/>
          <w:rtl/>
        </w:rPr>
        <w:t xml:space="preserve">גמל טמא </w:t>
      </w:r>
      <w:r w:rsidR="00F63065" w:rsidRPr="007976D7">
        <w:rPr>
          <w:rStyle w:val="affffe"/>
          <w:b/>
          <w:bCs/>
          <w:rtl/>
        </w:rPr>
        <w:t>הוא</w:t>
      </w:r>
      <w:r w:rsidRPr="007976D7">
        <w:rPr>
          <w:rFonts w:hint="cs"/>
          <w:b/>
          <w:bCs/>
          <w:rtl/>
        </w:rPr>
        <w:t>'</w:t>
      </w:r>
      <w:r w:rsidR="00F63065">
        <w:rPr>
          <w:rtl/>
        </w:rPr>
        <w:t>, הוא טמא, ואין טמא הנולד מן הטהור טמא, אלא טהור</w:t>
      </w:r>
      <w:r w:rsidR="0057284B">
        <w:rPr>
          <w:rtl/>
        </w:rPr>
        <w:t>.</w:t>
      </w:r>
    </w:p>
    <w:p w14:paraId="35C5441D" w14:textId="77777777" w:rsidR="006542AA" w:rsidRDefault="00000000">
      <w:pPr>
        <w:pStyle w:val="afff0"/>
        <w:framePr w:wrap="around"/>
      </w:pPr>
      <w:r>
        <w:rPr>
          <w:rFonts w:hint="cs"/>
          <w:rtl/>
        </w:rPr>
        <w:lastRenderedPageBreak/>
        <w:t>ו:</w:t>
      </w:r>
    </w:p>
    <w:p w14:paraId="6BD2E433" w14:textId="4F631D56" w:rsidR="006542AA" w:rsidRDefault="00000000">
      <w:pPr>
        <w:pStyle w:val="36"/>
        <w:framePr w:wrap="notBeside"/>
      </w:pPr>
      <w:r>
        <w:t>ג. ר"ש</w:t>
      </w:r>
      <w:r w:rsidR="00F63065">
        <w:t>:</w:t>
      </w:r>
    </w:p>
    <w:p w14:paraId="1489664D" w14:textId="6C7B453A" w:rsidR="00B874E6" w:rsidRDefault="007976D7" w:rsidP="007976D7">
      <w:pPr>
        <w:rPr>
          <w:rtl/>
        </w:rPr>
      </w:pPr>
      <w:r>
        <w:rPr>
          <w:rFonts w:hint="cs"/>
          <w:rtl/>
        </w:rPr>
        <w:t>'</w:t>
      </w:r>
      <w:r>
        <w:rPr>
          <w:rStyle w:val="affffe"/>
          <w:rtl/>
        </w:rPr>
        <w:t>גָּמָל גָּמָל</w:t>
      </w:r>
      <w:r>
        <w:rPr>
          <w:rFonts w:hint="cs"/>
          <w:rtl/>
        </w:rPr>
        <w:t>'</w:t>
      </w:r>
      <w:r w:rsidR="00F63065">
        <w:rPr>
          <w:rtl/>
        </w:rPr>
        <w:t xml:space="preserve"> שני פעמים, אחד גמל הנולד מן הגמלה, ואחד גמל הנולד מן הפרה</w:t>
      </w:r>
      <w:r w:rsidR="0057284B">
        <w:rPr>
          <w:rtl/>
        </w:rPr>
        <w:t>.</w:t>
      </w:r>
    </w:p>
    <w:p w14:paraId="76264F7E" w14:textId="77777777" w:rsidR="006542AA" w:rsidRDefault="00000000">
      <w:pPr>
        <w:pStyle w:val="36"/>
        <w:framePr w:wrap="notBeside"/>
      </w:pPr>
      <w:r>
        <w:t>ורבנן,</w:t>
      </w:r>
    </w:p>
    <w:p w14:paraId="36C48577" w14:textId="0B5B66CF" w:rsidR="007976D7" w:rsidRDefault="007976D7" w:rsidP="007976D7">
      <w:pPr>
        <w:rPr>
          <w:rtl/>
        </w:rPr>
      </w:pPr>
      <w:r>
        <w:rPr>
          <w:rFonts w:hint="cs"/>
          <w:rtl/>
        </w:rPr>
        <w:t>'</w:t>
      </w:r>
      <w:r>
        <w:rPr>
          <w:rStyle w:val="affffe"/>
          <w:rtl/>
        </w:rPr>
        <w:t>גָּמָל גָּמָל</w:t>
      </w:r>
      <w:r>
        <w:rPr>
          <w:rFonts w:hint="cs"/>
          <w:rtl/>
        </w:rPr>
        <w:t>'</w:t>
      </w:r>
      <w:r w:rsidR="00F63065">
        <w:rPr>
          <w:rtl/>
        </w:rPr>
        <w:t xml:space="preserve"> </w:t>
      </w:r>
      <w:r>
        <w:rPr>
          <w:rtl/>
        </w:rPr>
        <w:t>אחד</w:t>
      </w:r>
      <w:r w:rsidR="00F63065">
        <w:rPr>
          <w:rtl/>
        </w:rPr>
        <w:t xml:space="preserve"> לאסור עצמו, </w:t>
      </w:r>
      <w:r>
        <w:rPr>
          <w:rtl/>
        </w:rPr>
        <w:t>ואחד</w:t>
      </w:r>
      <w:r w:rsidR="00F63065">
        <w:rPr>
          <w:rtl/>
        </w:rPr>
        <w:t xml:space="preserve"> לאסור חלבו,</w:t>
      </w:r>
    </w:p>
    <w:p w14:paraId="2C410744" w14:textId="3A22BFBD" w:rsidR="007976D7" w:rsidRDefault="00F63065" w:rsidP="007976D7">
      <w:pPr>
        <w:rPr>
          <w:rtl/>
        </w:rPr>
      </w:pPr>
      <w:r w:rsidRPr="009F73ED">
        <w:rPr>
          <w:rStyle w:val="27"/>
          <w:rtl/>
        </w:rPr>
        <w:t>ור"ש</w:t>
      </w:r>
      <w:r>
        <w:rPr>
          <w:rtl/>
        </w:rPr>
        <w:t xml:space="preserve">: לאסור חלבו </w:t>
      </w:r>
      <w:r>
        <w:rPr>
          <w:rFonts w:hint="cs"/>
          <w:rtl/>
        </w:rPr>
        <w:t>למד</w:t>
      </w:r>
      <w:r>
        <w:rPr>
          <w:rtl/>
        </w:rPr>
        <w:t xml:space="preserve"> </w:t>
      </w:r>
      <w:r w:rsidRPr="007976D7">
        <w:rPr>
          <w:b/>
          <w:bCs/>
          <w:rtl/>
        </w:rPr>
        <w:t>מ</w:t>
      </w:r>
      <w:r w:rsidR="007976D7" w:rsidRPr="007976D7">
        <w:rPr>
          <w:rFonts w:hint="cs"/>
          <w:b/>
          <w:bCs/>
          <w:rtl/>
        </w:rPr>
        <w:t>'</w:t>
      </w:r>
      <w:r w:rsidRPr="007976D7">
        <w:rPr>
          <w:b/>
          <w:bCs/>
          <w:rtl/>
        </w:rPr>
        <w:t>את</w:t>
      </w:r>
      <w:r>
        <w:rPr>
          <w:rtl/>
        </w:rPr>
        <w:t xml:space="preserve"> הגמל</w:t>
      </w:r>
      <w:r w:rsidR="007976D7">
        <w:rPr>
          <w:rFonts w:hint="cs"/>
          <w:rtl/>
        </w:rPr>
        <w:t>'</w:t>
      </w:r>
      <w:r w:rsidR="007976D7">
        <w:rPr>
          <w:rtl/>
        </w:rPr>
        <w:t>,</w:t>
      </w:r>
    </w:p>
    <w:p w14:paraId="55C077CB" w14:textId="77777777" w:rsidR="006542AA" w:rsidRDefault="00000000">
      <w:pPr>
        <w:pStyle w:val="36"/>
        <w:framePr w:wrap="notBeside"/>
      </w:pPr>
      <w:r>
        <w:t xml:space="preserve">ורבנן </w:t>
      </w:r>
      <w:r w:rsidR="00F63065">
        <w:t>אתים לא דרשי, כדתניא:</w:t>
      </w:r>
    </w:p>
    <w:p w14:paraId="53C09A82" w14:textId="60DCCAB5" w:rsidR="006F53A6" w:rsidRDefault="00F63065" w:rsidP="007976D7">
      <w:pPr>
        <w:rPr>
          <w:rtl/>
        </w:rPr>
      </w:pPr>
      <w:r>
        <w:rPr>
          <w:rtl/>
        </w:rPr>
        <w:t xml:space="preserve">שמעון העמסוני היה דורש כל את ואת שבתורה, כיון שהגיע לאת ה' אלהיך תירא - </w:t>
      </w:r>
      <w:r w:rsidR="007976D7">
        <w:rPr>
          <w:rtl/>
        </w:rPr>
        <w:t>פירש</w:t>
      </w:r>
      <w:r>
        <w:rPr>
          <w:rtl/>
        </w:rPr>
        <w:t xml:space="preserve"> </w:t>
      </w:r>
      <w:r w:rsidR="007976D7">
        <w:rPr>
          <w:rStyle w:val="affffd"/>
          <w:rtl/>
        </w:rPr>
        <w:t>מלדרוש</w:t>
      </w:r>
      <w:r w:rsidR="007976D7">
        <w:rPr>
          <w:rtl/>
        </w:rPr>
        <w:t>,</w:t>
      </w:r>
    </w:p>
    <w:p w14:paraId="1EF45F6B" w14:textId="77777777" w:rsidR="006542AA" w:rsidRDefault="00000000">
      <w:pPr>
        <w:pStyle w:val="36"/>
        <w:framePr w:wrap="notBeside"/>
      </w:pPr>
      <w:r>
        <w:t>אמרו לו ת</w:t>
      </w:r>
      <w:r w:rsidR="006F53A6">
        <w:t>למידיו:</w:t>
      </w:r>
    </w:p>
    <w:p w14:paraId="1FFD5ED2" w14:textId="11597047" w:rsidR="006F53A6" w:rsidRDefault="006F53A6" w:rsidP="007976D7">
      <w:pPr>
        <w:rPr>
          <w:rtl/>
        </w:rPr>
      </w:pPr>
      <w:r>
        <w:rPr>
          <w:rStyle w:val="27"/>
          <w:rtl/>
        </w:rPr>
        <w:t>ר</w:t>
      </w:r>
      <w:r>
        <w:rPr>
          <w:rStyle w:val="27"/>
          <w:rFonts w:hint="cs"/>
          <w:rtl/>
        </w:rPr>
        <w:t>בי</w:t>
      </w:r>
      <w:r>
        <w:rPr>
          <w:rFonts w:hint="cs"/>
          <w:rtl/>
        </w:rPr>
        <w:t xml:space="preserve"> </w:t>
      </w:r>
      <w:r w:rsidR="00F63065">
        <w:rPr>
          <w:rtl/>
        </w:rPr>
        <w:t xml:space="preserve">כל אתין שדרשת מה תהא עליהם? </w:t>
      </w:r>
    </w:p>
    <w:p w14:paraId="562B54B0" w14:textId="77777777" w:rsidR="006542AA" w:rsidRDefault="00000000">
      <w:pPr>
        <w:pStyle w:val="36"/>
        <w:framePr w:wrap="notBeside"/>
      </w:pPr>
      <w:r>
        <w:t>אמר</w:t>
      </w:r>
      <w:r w:rsidR="006F53A6">
        <w:t xml:space="preserve"> להם:</w:t>
      </w:r>
    </w:p>
    <w:p w14:paraId="575CB8D5" w14:textId="2F350433" w:rsidR="006F53A6" w:rsidRDefault="006F53A6" w:rsidP="007976D7">
      <w:pPr>
        <w:rPr>
          <w:rtl/>
        </w:rPr>
      </w:pPr>
      <w:r>
        <w:rPr>
          <w:rtl/>
        </w:rPr>
        <w:t>כשם שקבלתי שכר על הדרישה</w:t>
      </w:r>
      <w:r w:rsidR="00F63065">
        <w:rPr>
          <w:rtl/>
        </w:rPr>
        <w:t xml:space="preserve"> כך אני מקבל שכר על הפרישה, </w:t>
      </w:r>
    </w:p>
    <w:p w14:paraId="1B2B9581" w14:textId="628A6FA2" w:rsidR="006542AA" w:rsidRDefault="00000000">
      <w:pPr>
        <w:pStyle w:val="36"/>
        <w:framePr w:wrap="notBeside"/>
      </w:pPr>
      <w:r>
        <w:t>עד שבא ר"ע ולימד:</w:t>
      </w:r>
    </w:p>
    <w:p w14:paraId="72132C55" w14:textId="73E982E6" w:rsidR="00B874E6" w:rsidRDefault="006F53A6" w:rsidP="007976D7">
      <w:pPr>
        <w:rPr>
          <w:rtl/>
        </w:rPr>
      </w:pPr>
      <w:r>
        <w:rPr>
          <w:rFonts w:hint="cs"/>
          <w:rtl/>
        </w:rPr>
        <w:t>'</w:t>
      </w:r>
      <w:r w:rsidR="00F63065">
        <w:rPr>
          <w:rtl/>
        </w:rPr>
        <w:t xml:space="preserve">את </w:t>
      </w:r>
      <w:r w:rsidR="00F63065" w:rsidRPr="009F73ED">
        <w:rPr>
          <w:rStyle w:val="affffe"/>
          <w:rtl/>
        </w:rPr>
        <w:t>ה' אלהיך תירא</w:t>
      </w:r>
      <w:r>
        <w:rPr>
          <w:rFonts w:hint="cs"/>
          <w:rtl/>
        </w:rPr>
        <w:t>'</w:t>
      </w:r>
      <w:r w:rsidR="00F63065">
        <w:rPr>
          <w:rtl/>
        </w:rPr>
        <w:t xml:space="preserve"> - לרבות תלמידי חכמים</w:t>
      </w:r>
      <w:r w:rsidR="0057284B">
        <w:rPr>
          <w:rtl/>
        </w:rPr>
        <w:t>.</w:t>
      </w:r>
    </w:p>
    <w:p w14:paraId="524EC8F5" w14:textId="77777777" w:rsidR="006542AA" w:rsidRDefault="00000000">
      <w:pPr>
        <w:pStyle w:val="affff7"/>
      </w:pPr>
      <w:r>
        <w:rPr>
          <w:color w:val="7B3F00"/>
        </w:rPr>
        <w:t>חלב בהמה טמאה - למה הוצרך פסוק</w:t>
      </w:r>
    </w:p>
    <w:p w14:paraId="33804A27" w14:textId="7B915577" w:rsidR="006542AA" w:rsidRDefault="00000000">
      <w:pPr>
        <w:pStyle w:val="36"/>
        <w:framePr w:wrap="notBeside"/>
      </w:pPr>
      <w:r>
        <w:t>ראבד"ר לר"א</w:t>
      </w:r>
      <w:r w:rsidR="00F63065">
        <w:t>:</w:t>
      </w:r>
    </w:p>
    <w:p w14:paraId="5BA98A44" w14:textId="50CDDBC7" w:rsidR="006F53A6" w:rsidRDefault="00F63065" w:rsidP="00F63065">
      <w:pPr>
        <w:rPr>
          <w:rtl/>
        </w:rPr>
      </w:pPr>
      <w:r>
        <w:rPr>
          <w:rtl/>
        </w:rPr>
        <w:t xml:space="preserve">אלא מעתה, </w:t>
      </w:r>
      <w:r w:rsidR="006F53A6">
        <w:rPr>
          <w:rtl/>
        </w:rPr>
        <w:t>טעם</w:t>
      </w:r>
      <w:r>
        <w:rPr>
          <w:rtl/>
        </w:rPr>
        <w:t xml:space="preserve"> </w:t>
      </w:r>
      <w:r w:rsidR="006F53A6">
        <w:rPr>
          <w:rtl/>
        </w:rPr>
        <w:t>רבנן</w:t>
      </w:r>
      <w:r>
        <w:rPr>
          <w:rtl/>
        </w:rPr>
        <w:t xml:space="preserve"> מגמל גמל,</w:t>
      </w:r>
    </w:p>
    <w:p w14:paraId="122A3337" w14:textId="1FD8335B" w:rsidR="006F53A6" w:rsidRDefault="00F63065" w:rsidP="001C60A6">
      <w:pPr>
        <w:rPr>
          <w:rtl/>
        </w:rPr>
      </w:pPr>
      <w:r>
        <w:rPr>
          <w:rStyle w:val="27"/>
          <w:rtl/>
        </w:rPr>
        <w:t>ור' שמעון</w:t>
      </w:r>
      <w:r>
        <w:rPr>
          <w:rtl/>
        </w:rPr>
        <w:t xml:space="preserve"> מ</w:t>
      </w:r>
      <w:r w:rsidR="001C60A6">
        <w:rPr>
          <w:rFonts w:hint="cs"/>
          <w:rtl/>
        </w:rPr>
        <w:t>'</w:t>
      </w:r>
      <w:r>
        <w:rPr>
          <w:rtl/>
        </w:rPr>
        <w:t>את הגמל</w:t>
      </w:r>
      <w:r w:rsidR="001C60A6">
        <w:rPr>
          <w:rFonts w:hint="cs"/>
          <w:rtl/>
        </w:rPr>
        <w:t>'</w:t>
      </w:r>
      <w:r>
        <w:rPr>
          <w:rtl/>
        </w:rPr>
        <w:t>, ולולא זה הו"א שחלב בהמה טמאה מותר!</w:t>
      </w:r>
    </w:p>
    <w:p w14:paraId="77FB76A8" w14:textId="68965CF4" w:rsidR="001C60A6" w:rsidRDefault="006F53A6" w:rsidP="001C60A6">
      <w:pPr>
        <w:rPr>
          <w:rtl/>
        </w:rPr>
      </w:pPr>
      <w:r>
        <w:rPr>
          <w:rFonts w:hint="cs"/>
          <w:rtl/>
        </w:rPr>
        <w:t xml:space="preserve">מ"ש </w:t>
      </w:r>
      <w:r>
        <w:rPr>
          <w:rtl/>
        </w:rPr>
        <w:t>ממה</w:t>
      </w:r>
      <w:r w:rsidR="00F63065">
        <w:rPr>
          <w:rtl/>
        </w:rPr>
        <w:t xml:space="preserve"> </w:t>
      </w:r>
      <w:r>
        <w:rPr>
          <w:rtl/>
        </w:rPr>
        <w:t>ששנינו:</w:t>
      </w:r>
      <w:r w:rsidR="00F63065">
        <w:rPr>
          <w:rtl/>
        </w:rPr>
        <w:t xml:space="preserve"> </w:t>
      </w:r>
      <w:r>
        <w:rPr>
          <w:rFonts w:hint="cs"/>
          <w:rtl/>
        </w:rPr>
        <w:t>'</w:t>
      </w:r>
      <w:r w:rsidR="00F63065">
        <w:rPr>
          <w:rtl/>
        </w:rPr>
        <w:t>הטמאים</w:t>
      </w:r>
      <w:r>
        <w:rPr>
          <w:rFonts w:hint="cs"/>
          <w:rtl/>
        </w:rPr>
        <w:t>'</w:t>
      </w:r>
      <w:r w:rsidR="00F63065">
        <w:rPr>
          <w:rtl/>
        </w:rPr>
        <w:t xml:space="preserve"> לאסור צירן ורוטבן וקיפה שלהן?</w:t>
      </w:r>
    </w:p>
    <w:p w14:paraId="0503F549" w14:textId="7965074E" w:rsidR="00B874E6" w:rsidRDefault="00F63065" w:rsidP="00C5567C">
      <w:pPr>
        <w:pStyle w:val="a"/>
        <w:rPr>
          <w:rtl/>
        </w:rPr>
      </w:pPr>
      <w:r>
        <w:rPr>
          <w:rtl/>
        </w:rPr>
        <w:t>הוצרך, סד"א:</w:t>
      </w:r>
      <w:r w:rsidR="006F53A6">
        <w:rPr>
          <w:rFonts w:hint="cs"/>
          <w:rtl/>
        </w:rPr>
        <w:t xml:space="preserve"> </w:t>
      </w:r>
      <w:r>
        <w:rPr>
          <w:rtl/>
        </w:rPr>
        <w:t>הואיל ו</w:t>
      </w:r>
      <w:r>
        <w:rPr>
          <w:rStyle w:val="affffd"/>
          <w:rtl/>
        </w:rPr>
        <w:t>חלב</w:t>
      </w:r>
      <w:r>
        <w:rPr>
          <w:rtl/>
        </w:rPr>
        <w:t xml:space="preserve"> בהמה טהורה גם חידוש הוא, שאמר מר: דם נעכ</w:t>
      </w:r>
      <w:r w:rsidR="006F53A6">
        <w:rPr>
          <w:rtl/>
        </w:rPr>
        <w:t xml:space="preserve">ר ונעשה חלב, וכיון </w:t>
      </w:r>
      <w:r>
        <w:rPr>
          <w:rtl/>
        </w:rPr>
        <w:t>שחידוש</w:t>
      </w:r>
      <w:r w:rsidR="006F53A6">
        <w:rPr>
          <w:rtl/>
        </w:rPr>
        <w:t xml:space="preserve"> הוא</w:t>
      </w:r>
      <w:r>
        <w:rPr>
          <w:rtl/>
        </w:rPr>
        <w:t xml:space="preserve"> -</w:t>
      </w:r>
      <w:r w:rsidR="006F53A6">
        <w:rPr>
          <w:rtl/>
        </w:rPr>
        <w:t xml:space="preserve"> </w:t>
      </w:r>
      <w:r>
        <w:rPr>
          <w:rtl/>
        </w:rPr>
        <w:t>בבהמה טמאה גם יהיה מותר, קמ"ל</w:t>
      </w:r>
      <w:r w:rsidR="0057284B">
        <w:rPr>
          <w:rtl/>
        </w:rPr>
        <w:t>.</w:t>
      </w:r>
    </w:p>
    <w:p w14:paraId="03E59484" w14:textId="41E8EAD4" w:rsidR="00B874E6" w:rsidRDefault="001C60A6" w:rsidP="001C60A6">
      <w:pPr>
        <w:rPr>
          <w:rtl/>
        </w:rPr>
      </w:pPr>
      <w:r>
        <w:rPr>
          <w:rFonts w:hint="cs"/>
          <w:rtl/>
        </w:rPr>
        <w:t xml:space="preserve">ואפי' </w:t>
      </w:r>
      <w:r w:rsidR="00F63065">
        <w:rPr>
          <w:rtl/>
        </w:rPr>
        <w:t>ל</w:t>
      </w:r>
      <w:r>
        <w:rPr>
          <w:rtl/>
        </w:rPr>
        <w:t>מ"ד</w:t>
      </w:r>
      <w:r w:rsidR="006F53A6">
        <w:rPr>
          <w:rFonts w:hint="cs"/>
          <w:rtl/>
        </w:rPr>
        <w:t xml:space="preserve"> </w:t>
      </w:r>
      <w:r w:rsidR="00F63065">
        <w:rPr>
          <w:rtl/>
        </w:rPr>
        <w:t xml:space="preserve">איבריה מתפרקין הימנה ואין נפשה חוזרת </w:t>
      </w:r>
      <w:r>
        <w:rPr>
          <w:rtl/>
        </w:rPr>
        <w:t>עליה</w:t>
      </w:r>
      <w:r w:rsidR="00F63065">
        <w:rPr>
          <w:rtl/>
        </w:rPr>
        <w:t xml:space="preserve"> עד </w:t>
      </w:r>
      <w:r>
        <w:rPr>
          <w:rFonts w:hint="cs"/>
          <w:rtl/>
        </w:rPr>
        <w:t>כ"ד</w:t>
      </w:r>
      <w:r w:rsidR="006F53A6">
        <w:rPr>
          <w:rFonts w:hint="cs"/>
          <w:rtl/>
        </w:rPr>
        <w:t xml:space="preserve"> </w:t>
      </w:r>
      <w:r>
        <w:rPr>
          <w:rtl/>
        </w:rPr>
        <w:t>חדש</w:t>
      </w:r>
      <w:r w:rsidR="00F63065">
        <w:rPr>
          <w:rtl/>
        </w:rPr>
        <w:t xml:space="preserve"> סד"א: הואיל ו</w:t>
      </w:r>
      <w:r>
        <w:rPr>
          <w:rFonts w:hint="cs"/>
          <w:rtl/>
        </w:rPr>
        <w:t>אין דבר הבא מן החי שהתירתו תורה ו</w:t>
      </w:r>
      <w:r>
        <w:rPr>
          <w:rtl/>
        </w:rPr>
        <w:t>חלב כ</w:t>
      </w:r>
      <w:r w:rsidR="00F63065">
        <w:rPr>
          <w:rtl/>
        </w:rPr>
        <w:t xml:space="preserve">אבר מן החי הוא </w:t>
      </w:r>
      <w:r>
        <w:rPr>
          <w:rtl/>
        </w:rPr>
        <w:t>ומותר,</w:t>
      </w:r>
      <w:r w:rsidR="00F63065">
        <w:rPr>
          <w:rtl/>
        </w:rPr>
        <w:t xml:space="preserve"> </w:t>
      </w:r>
      <w:r>
        <w:rPr>
          <w:rtl/>
        </w:rPr>
        <w:t>ולפיכך</w:t>
      </w:r>
      <w:r w:rsidR="00F63065">
        <w:rPr>
          <w:rtl/>
        </w:rPr>
        <w:t xml:space="preserve"> אפי' בבהמה טמאה </w:t>
      </w:r>
      <w:r>
        <w:rPr>
          <w:rtl/>
        </w:rPr>
        <w:t>יהיה מותר,</w:t>
      </w:r>
      <w:r w:rsidR="00F63065">
        <w:rPr>
          <w:rtl/>
        </w:rPr>
        <w:t xml:space="preserve"> קמ"ל</w:t>
      </w:r>
      <w:r w:rsidR="0057284B">
        <w:rPr>
          <w:rtl/>
        </w:rPr>
        <w:t>.</w:t>
      </w:r>
    </w:p>
    <w:p w14:paraId="40B15C25" w14:textId="77777777" w:rsidR="006542AA" w:rsidRDefault="00000000">
      <w:pPr>
        <w:pStyle w:val="affff7"/>
      </w:pPr>
      <w:r>
        <w:rPr>
          <w:color w:val="7B3F00"/>
        </w:rPr>
        <w:t>היתר חלב בהמה טהורה - מנין</w:t>
      </w:r>
    </w:p>
    <w:p w14:paraId="6F28BFF8" w14:textId="11EC6EA4" w:rsidR="00D44570" w:rsidRDefault="00F63065" w:rsidP="00D44570">
      <w:pPr>
        <w:rPr>
          <w:rtl/>
        </w:rPr>
      </w:pPr>
      <w:r>
        <w:rPr>
          <w:rtl/>
        </w:rPr>
        <w:t xml:space="preserve">וחלב בהמה טהורה </w:t>
      </w:r>
      <w:r>
        <w:rPr>
          <w:rFonts w:hint="cs"/>
          <w:rtl/>
        </w:rPr>
        <w:t>מותר -</w:t>
      </w:r>
      <w:r w:rsidR="00D44570">
        <w:rPr>
          <w:rFonts w:hint="cs"/>
          <w:rtl/>
        </w:rPr>
        <w:t xml:space="preserve"> </w:t>
      </w:r>
      <w:r>
        <w:rPr>
          <w:rFonts w:hint="cs"/>
          <w:rtl/>
        </w:rPr>
        <w:t>לא</w:t>
      </w:r>
      <w:r w:rsidR="00D44570">
        <w:rPr>
          <w:rFonts w:hint="cs"/>
          <w:rtl/>
        </w:rPr>
        <w:t xml:space="preserve"> </w:t>
      </w:r>
      <w:r>
        <w:rPr>
          <w:rFonts w:hint="cs"/>
          <w:rtl/>
        </w:rPr>
        <w:t>ממה שאסר</w:t>
      </w:r>
      <w:r w:rsidR="00D44570">
        <w:rPr>
          <w:rFonts w:hint="cs"/>
          <w:rtl/>
        </w:rPr>
        <w:t xml:space="preserve"> בשר בחלב </w:t>
      </w:r>
      <w:r>
        <w:rPr>
          <w:rStyle w:val="affffd"/>
          <w:rFonts w:hint="cs"/>
          <w:rtl/>
        </w:rPr>
        <w:t>ומשמע</w:t>
      </w:r>
      <w:r w:rsidR="00D44570">
        <w:rPr>
          <w:rFonts w:hint="cs"/>
          <w:rtl/>
        </w:rPr>
        <w:t xml:space="preserve"> </w:t>
      </w:r>
      <w:r>
        <w:rPr>
          <w:rFonts w:hint="cs"/>
          <w:rtl/>
        </w:rPr>
        <w:t>שלבדו</w:t>
      </w:r>
      <w:r w:rsidR="00D44570">
        <w:rPr>
          <w:rFonts w:hint="cs"/>
          <w:rtl/>
        </w:rPr>
        <w:t xml:space="preserve"> </w:t>
      </w:r>
      <w:r>
        <w:rPr>
          <w:rFonts w:hint="cs"/>
          <w:rtl/>
        </w:rPr>
        <w:t>מותר,</w:t>
      </w:r>
      <w:r w:rsidR="00D44570">
        <w:rPr>
          <w:rFonts w:hint="cs"/>
          <w:rtl/>
        </w:rPr>
        <w:t xml:space="preserve"> </w:t>
      </w:r>
      <w:r>
        <w:rPr>
          <w:rFonts w:hint="cs"/>
          <w:rtl/>
        </w:rPr>
        <w:t>שאמור:</w:t>
      </w:r>
      <w:r w:rsidR="00D44570">
        <w:rPr>
          <w:rFonts w:hint="cs"/>
          <w:rtl/>
        </w:rPr>
        <w:t xml:space="preserve"> </w:t>
      </w:r>
      <w:r>
        <w:rPr>
          <w:rFonts w:hint="cs"/>
          <w:rtl/>
        </w:rPr>
        <w:t>מותר</w:t>
      </w:r>
      <w:r w:rsidR="00D44570">
        <w:rPr>
          <w:rFonts w:hint="cs"/>
          <w:rtl/>
        </w:rPr>
        <w:t xml:space="preserve"> רק בהנאה, </w:t>
      </w:r>
      <w:r w:rsidR="00D44570">
        <w:rPr>
          <w:rtl/>
        </w:rPr>
        <w:br/>
      </w:r>
      <w:r w:rsidR="00D44570">
        <w:rPr>
          <w:rtl/>
        </w:rPr>
        <w:tab/>
      </w:r>
      <w:r w:rsidR="00D44570">
        <w:rPr>
          <w:rtl/>
        </w:rPr>
        <w:tab/>
      </w:r>
      <w:r w:rsidR="00D44570">
        <w:rPr>
          <w:rtl/>
        </w:rPr>
        <w:tab/>
      </w:r>
      <w:r>
        <w:rPr>
          <w:rtl/>
        </w:rPr>
        <w:t>ו</w:t>
      </w:r>
      <w:r w:rsidR="00D44570">
        <w:rPr>
          <w:rFonts w:hint="cs"/>
          <w:rtl/>
        </w:rPr>
        <w:t xml:space="preserve">אפי' </w:t>
      </w:r>
      <w:r>
        <w:rPr>
          <w:rStyle w:val="27"/>
          <w:rtl/>
        </w:rPr>
        <w:t>לר"ש</w:t>
      </w:r>
      <w:r>
        <w:rPr>
          <w:rtl/>
        </w:rPr>
        <w:t xml:space="preserve"> שמתיר בהנאה, מוצא אתה </w:t>
      </w:r>
      <w:r>
        <w:rPr>
          <w:rStyle w:val="affffd"/>
          <w:rtl/>
        </w:rPr>
        <w:t>תועלת</w:t>
      </w:r>
      <w:r>
        <w:rPr>
          <w:rtl/>
        </w:rPr>
        <w:t xml:space="preserve"> - ללקות על בישולו!</w:t>
      </w:r>
    </w:p>
    <w:p w14:paraId="095986B5" w14:textId="5BAB519F" w:rsidR="00D44570" w:rsidRDefault="00D44570" w:rsidP="008B759F">
      <w:pPr>
        <w:pStyle w:val="021"/>
        <w:rPr>
          <w:rtl/>
        </w:rPr>
      </w:pPr>
      <w:r>
        <w:rPr>
          <w:rtl/>
        </w:rPr>
        <w:tab/>
      </w:r>
      <w:r>
        <w:rPr>
          <w:rtl/>
        </w:rPr>
        <w:tab/>
      </w:r>
      <w:r>
        <w:rPr>
          <w:rtl/>
        </w:rPr>
        <w:tab/>
      </w:r>
      <w:r>
        <w:rPr>
          <w:rtl/>
        </w:rPr>
        <w:tab/>
      </w:r>
      <w:r>
        <w:rPr>
          <w:rFonts w:hint="cs"/>
          <w:rtl/>
        </w:rPr>
        <w:t xml:space="preserve">ולא </w:t>
      </w:r>
      <w:r>
        <w:rPr>
          <w:rtl/>
        </w:rPr>
        <w:t xml:space="preserve">ממה שבפסולי המוקדשין </w:t>
      </w:r>
      <w:r>
        <w:rPr>
          <w:rFonts w:hint="cs"/>
          <w:rtl/>
        </w:rPr>
        <w:t>'</w:t>
      </w:r>
      <w:r>
        <w:rPr>
          <w:rStyle w:val="affffe"/>
          <w:rtl/>
        </w:rPr>
        <w:t>תִּזְבַּח</w:t>
      </w:r>
      <w:r>
        <w:rPr>
          <w:rFonts w:hint="cs"/>
          <w:rtl/>
        </w:rPr>
        <w:t>'</w:t>
      </w:r>
      <w:r>
        <w:rPr>
          <w:rtl/>
        </w:rPr>
        <w:t xml:space="preserve"> </w:t>
      </w:r>
      <w:r w:rsidR="00F63065">
        <w:rPr>
          <w:rtl/>
        </w:rPr>
        <w:t xml:space="preserve">ולא גיזה, </w:t>
      </w:r>
      <w:r>
        <w:rPr>
          <w:rFonts w:hint="cs"/>
          <w:rtl/>
        </w:rPr>
        <w:t>'</w:t>
      </w:r>
      <w:r>
        <w:rPr>
          <w:rStyle w:val="affffe"/>
          <w:rtl/>
        </w:rPr>
        <w:t>בָּשָׂר</w:t>
      </w:r>
      <w:r>
        <w:rPr>
          <w:rFonts w:hint="cs"/>
          <w:rtl/>
        </w:rPr>
        <w:t>'</w:t>
      </w:r>
      <w:r>
        <w:rPr>
          <w:rtl/>
        </w:rPr>
        <w:t xml:space="preserve"> ולא חלב, אבל של</w:t>
      </w:r>
      <w:r w:rsidR="00F63065">
        <w:rPr>
          <w:rtl/>
        </w:rPr>
        <w:t xml:space="preserve"> </w:t>
      </w:r>
      <w:r>
        <w:rPr>
          <w:rtl/>
        </w:rPr>
        <w:t>חולין מותר</w:t>
      </w:r>
    </w:p>
    <w:p w14:paraId="4A9179BD" w14:textId="7B052B19" w:rsidR="00D44570" w:rsidRDefault="00D44570" w:rsidP="00D44570">
      <w:pPr>
        <w:rPr>
          <w:rtl/>
        </w:rPr>
      </w:pPr>
      <w:r>
        <w:rPr>
          <w:rtl/>
        </w:rPr>
        <w:tab/>
      </w:r>
      <w:r>
        <w:rPr>
          <w:rtl/>
        </w:rPr>
        <w:tab/>
      </w:r>
      <w:r>
        <w:rPr>
          <w:rtl/>
        </w:rPr>
        <w:tab/>
      </w:r>
      <w:r>
        <w:rPr>
          <w:rtl/>
        </w:rPr>
        <w:tab/>
      </w:r>
      <w:r>
        <w:rPr>
          <w:rFonts w:hint="cs"/>
          <w:rtl/>
        </w:rPr>
        <w:t>- שאמור: קדשים אף בהנאה אסור</w:t>
      </w:r>
    </w:p>
    <w:p w14:paraId="49F8130A" w14:textId="363535EE" w:rsidR="00D44570" w:rsidRDefault="00D44570" w:rsidP="00D44570">
      <w:pPr>
        <w:pStyle w:val="011"/>
        <w:rPr>
          <w:rtl/>
        </w:rPr>
      </w:pPr>
      <w:r>
        <w:rPr>
          <w:rtl/>
        </w:rPr>
        <w:tab/>
      </w:r>
      <w:r>
        <w:rPr>
          <w:rtl/>
        </w:rPr>
        <w:tab/>
      </w:r>
      <w:r>
        <w:rPr>
          <w:rtl/>
        </w:rPr>
        <w:tab/>
      </w:r>
      <w:r>
        <w:rPr>
          <w:rtl/>
        </w:rPr>
        <w:tab/>
      </w:r>
      <w:r>
        <w:rPr>
          <w:rFonts w:hint="cs"/>
          <w:rtl/>
        </w:rPr>
        <w:t>ולא מ'</w:t>
      </w:r>
      <w:r w:rsidR="00F63065">
        <w:rPr>
          <w:rStyle w:val="affffe"/>
          <w:rtl/>
        </w:rPr>
        <w:t xml:space="preserve">ודי חלב עזים ללחמך ללחם ביתך וחיים </w:t>
      </w:r>
      <w:r>
        <w:rPr>
          <w:rStyle w:val="affffe"/>
          <w:rtl/>
        </w:rPr>
        <w:t>לנערותך'</w:t>
      </w:r>
      <w:r>
        <w:rPr>
          <w:rFonts w:hint="cs"/>
          <w:rtl/>
        </w:rPr>
        <w:t xml:space="preserve"> - ששמא</w:t>
      </w:r>
      <w:r w:rsidR="00F63065">
        <w:rPr>
          <w:rtl/>
        </w:rPr>
        <w:t xml:space="preserve"> לסחורה</w:t>
      </w:r>
    </w:p>
    <w:p w14:paraId="4CFF3622" w14:textId="77777777" w:rsidR="006542AA" w:rsidRDefault="00000000">
      <w:pPr>
        <w:pStyle w:val="36"/>
        <w:framePr w:wrap="notBeside"/>
      </w:pPr>
      <w:r>
        <w:t>אלא</w:t>
      </w:r>
    </w:p>
    <w:p w14:paraId="75CC8579" w14:textId="68701E92" w:rsidR="00D44570" w:rsidRDefault="00D44570" w:rsidP="00D44570">
      <w:pPr>
        <w:rPr>
          <w:rtl/>
        </w:rPr>
      </w:pPr>
      <w:r>
        <w:rPr>
          <w:rFonts w:hint="cs"/>
          <w:rtl/>
        </w:rPr>
        <w:lastRenderedPageBreak/>
        <w:t>א. מ'</w:t>
      </w:r>
      <w:r w:rsidR="00F63065">
        <w:rPr>
          <w:rStyle w:val="affffe"/>
          <w:rtl/>
        </w:rPr>
        <w:t>וְאֵת עֲשֶׂרֶת חֲרִיצֵי הֶחָלָב</w:t>
      </w:r>
      <w:r>
        <w:rPr>
          <w:rFonts w:hint="cs"/>
          <w:rtl/>
        </w:rPr>
        <w:t>' [ו</w:t>
      </w:r>
      <w:r w:rsidR="00F63065">
        <w:rPr>
          <w:rFonts w:hint="cs"/>
          <w:rtl/>
        </w:rPr>
        <w:t>א"א</w:t>
      </w:r>
      <w:r>
        <w:rPr>
          <w:rFonts w:hint="cs"/>
          <w:rtl/>
        </w:rPr>
        <w:t xml:space="preserve"> </w:t>
      </w:r>
      <w:r w:rsidR="00F63065">
        <w:rPr>
          <w:rFonts w:hint="cs"/>
          <w:rtl/>
        </w:rPr>
        <w:t>שלסחורה,</w:t>
      </w:r>
      <w:r>
        <w:rPr>
          <w:rFonts w:hint="cs"/>
          <w:rtl/>
        </w:rPr>
        <w:t xml:space="preserve"> </w:t>
      </w:r>
      <w:r w:rsidR="00F63065">
        <w:rPr>
          <w:rFonts w:hint="cs"/>
          <w:rtl/>
        </w:rPr>
        <w:t>שאין</w:t>
      </w:r>
      <w:r>
        <w:rPr>
          <w:rFonts w:hint="cs"/>
          <w:rtl/>
        </w:rPr>
        <w:t xml:space="preserve"> דרכה של מלחמה לסחורה]</w:t>
      </w:r>
    </w:p>
    <w:p w14:paraId="42296BF7" w14:textId="25F264A8" w:rsidR="00D44570" w:rsidRDefault="00D44570" w:rsidP="00D44570">
      <w:pPr>
        <w:rPr>
          <w:rtl/>
        </w:rPr>
      </w:pPr>
      <w:r>
        <w:rPr>
          <w:rFonts w:hint="cs"/>
          <w:rtl/>
        </w:rPr>
        <w:t>ב. '</w:t>
      </w:r>
      <w:r>
        <w:rPr>
          <w:rStyle w:val="affffe"/>
          <w:rtl/>
        </w:rPr>
        <w:t>אֶרֶץ זָבַת חָלָב וּדְבָשׁ,</w:t>
      </w:r>
      <w:r>
        <w:rPr>
          <w:rFonts w:hint="cs"/>
          <w:rtl/>
        </w:rPr>
        <w:t>'</w:t>
      </w:r>
      <w:r w:rsidR="00F63065">
        <w:rPr>
          <w:rtl/>
        </w:rPr>
        <w:t xml:space="preserve"> </w:t>
      </w:r>
      <w:r>
        <w:rPr>
          <w:rtl/>
        </w:rPr>
        <w:t xml:space="preserve">ואם </w:t>
      </w:r>
      <w:r w:rsidR="00F63065">
        <w:rPr>
          <w:rtl/>
        </w:rPr>
        <w:t xml:space="preserve">לא </w:t>
      </w:r>
      <w:r>
        <w:rPr>
          <w:rtl/>
        </w:rPr>
        <w:t>שמותר</w:t>
      </w:r>
      <w:r w:rsidR="00F63065">
        <w:rPr>
          <w:rtl/>
        </w:rPr>
        <w:t xml:space="preserve"> - </w:t>
      </w:r>
      <w:r>
        <w:rPr>
          <w:rtl/>
        </w:rPr>
        <w:t xml:space="preserve">לא היה </w:t>
      </w:r>
      <w:r w:rsidR="00F63065">
        <w:rPr>
          <w:rtl/>
        </w:rPr>
        <w:t xml:space="preserve">משתבח </w:t>
      </w:r>
      <w:r>
        <w:rPr>
          <w:rtl/>
        </w:rPr>
        <w:t>הכתוב</w:t>
      </w:r>
      <w:r w:rsidR="00F63065">
        <w:rPr>
          <w:rtl/>
        </w:rPr>
        <w:t xml:space="preserve"> </w:t>
      </w:r>
      <w:r>
        <w:rPr>
          <w:rtl/>
        </w:rPr>
        <w:t>בדבר שאינו</w:t>
      </w:r>
      <w:r w:rsidR="00F63065">
        <w:rPr>
          <w:rtl/>
        </w:rPr>
        <w:t xml:space="preserve"> </w:t>
      </w:r>
      <w:r>
        <w:rPr>
          <w:rtl/>
        </w:rPr>
        <w:t>ראוי.</w:t>
      </w:r>
    </w:p>
    <w:p w14:paraId="4A1FCA0E" w14:textId="77777777" w:rsidR="00B874E6" w:rsidRDefault="00D44570" w:rsidP="00D44570">
      <w:pPr>
        <w:rPr>
          <w:rtl/>
        </w:rPr>
      </w:pPr>
      <w:r>
        <w:rPr>
          <w:rFonts w:hint="cs"/>
          <w:rtl/>
        </w:rPr>
        <w:t>ג. '</w:t>
      </w:r>
      <w:r w:rsidR="00F63065">
        <w:rPr>
          <w:rStyle w:val="affffe"/>
          <w:rtl/>
        </w:rPr>
        <w:t>לכו שברו ואכלו ולכו שברו בלא כסף ובלא מחיר יין וחלב</w:t>
      </w:r>
      <w:r>
        <w:rPr>
          <w:rFonts w:hint="cs"/>
          <w:rtl/>
        </w:rPr>
        <w:t>'</w:t>
      </w:r>
      <w:r w:rsidR="0057284B">
        <w:rPr>
          <w:rtl/>
        </w:rPr>
        <w:t>.</w:t>
      </w:r>
    </w:p>
    <w:p w14:paraId="0B67D9D4" w14:textId="737AC30F" w:rsidR="00D44570" w:rsidRDefault="00F63065" w:rsidP="00F63065">
      <w:pPr>
        <w:rPr>
          <w:rtl/>
        </w:rPr>
      </w:pPr>
      <w:r>
        <w:rPr>
          <w:rtl/>
        </w:rPr>
        <w:t xml:space="preserve">למה נשנו </w:t>
      </w:r>
      <w:r>
        <w:rPr>
          <w:rStyle w:val="affffd"/>
          <w:rtl/>
        </w:rPr>
        <w:t>בדברים</w:t>
      </w:r>
      <w:r>
        <w:rPr>
          <w:rtl/>
        </w:rPr>
        <w:t>? בבהמה</w:t>
      </w:r>
      <w:r w:rsidR="00D03EAB">
        <w:rPr>
          <w:rFonts w:hint="cs"/>
          <w:rtl/>
        </w:rPr>
        <w:t xml:space="preserve"> [שפן ארנבת חזיר]</w:t>
      </w:r>
      <w:r>
        <w:rPr>
          <w:rtl/>
        </w:rPr>
        <w:t xml:space="preserve"> - מפני השסועה, ובעופות - מפני הראה,</w:t>
      </w:r>
    </w:p>
    <w:p w14:paraId="2A1C5EF4" w14:textId="7CEEF3A0" w:rsidR="00B874E6" w:rsidRDefault="00F63065" w:rsidP="00F63065">
      <w:pPr>
        <w:rPr>
          <w:rtl/>
        </w:rPr>
      </w:pPr>
      <w:r>
        <w:rPr>
          <w:rtl/>
        </w:rPr>
        <w:t>גמל גמל גם לכך הוא שבא! אבל כל מקום שיש לדרוש דורשים</w:t>
      </w:r>
      <w:r w:rsidR="0057284B">
        <w:rPr>
          <w:rtl/>
        </w:rPr>
        <w:t>.</w:t>
      </w:r>
    </w:p>
    <w:p w14:paraId="705BCB53" w14:textId="77777777" w:rsidR="006542AA" w:rsidRDefault="00000000">
      <w:pPr>
        <w:pStyle w:val="affff7"/>
      </w:pPr>
      <w:r>
        <w:rPr>
          <w:color w:val="7B3F00"/>
        </w:rPr>
        <w:t>ראשו ורובו לר"ש - בבכורה ובאכילה</w:t>
      </w:r>
    </w:p>
    <w:p w14:paraId="0C942E4F" w14:textId="77777777" w:rsidR="006542AA" w:rsidRDefault="00000000">
      <w:pPr>
        <w:pStyle w:val="36"/>
        <w:framePr w:wrap="notBeside"/>
      </w:pPr>
      <w:r>
        <w:t>ת"ר:</w:t>
      </w:r>
    </w:p>
    <w:p w14:paraId="2BC1499E" w14:textId="76052D8B" w:rsidR="00D44570" w:rsidRDefault="00F63065" w:rsidP="00D03EAB">
      <w:pPr>
        <w:rPr>
          <w:rtl/>
        </w:rPr>
      </w:pPr>
      <w:r>
        <w:rPr>
          <w:rtl/>
        </w:rPr>
        <w:t xml:space="preserve">רחל שילדה מין עז ועז שילדה מין רחל פטורה מן הבכורה ואם יש בו מקצת סימנים חייבת </w:t>
      </w:r>
      <w:r>
        <w:rPr>
          <w:rStyle w:val="27"/>
          <w:rtl/>
        </w:rPr>
        <w:t>ר' שמעון</w:t>
      </w:r>
      <w:r>
        <w:rPr>
          <w:rtl/>
        </w:rPr>
        <w:t xml:space="preserve"> אומר עד שיהא ראשו ורובו דומה לאמו</w:t>
      </w:r>
      <w:r w:rsidR="0057284B">
        <w:rPr>
          <w:rtl/>
        </w:rPr>
        <w:t>.</w:t>
      </w:r>
    </w:p>
    <w:p w14:paraId="3131FFBA" w14:textId="77777777" w:rsidR="006542AA" w:rsidRDefault="00000000">
      <w:pPr>
        <w:pStyle w:val="36"/>
        <w:framePr w:wrap="notBeside"/>
      </w:pPr>
      <w:r w:rsidRPr="00D25F87">
        <w:t>איבעיא להו</w:t>
      </w:r>
      <w:r>
        <w:t>:</w:t>
      </w:r>
    </w:p>
    <w:p w14:paraId="662C476D" w14:textId="66F2BAF0" w:rsidR="000563D1" w:rsidRDefault="00F63065" w:rsidP="00F63065">
      <w:pPr>
        <w:rPr>
          <w:rtl/>
        </w:rPr>
      </w:pPr>
      <w:r>
        <w:rPr>
          <w:rtl/>
        </w:rPr>
        <w:t xml:space="preserve">לאכילה האם צריך </w:t>
      </w:r>
      <w:r>
        <w:rPr>
          <w:rStyle w:val="27"/>
          <w:rtl/>
        </w:rPr>
        <w:t>ר"ש</w:t>
      </w:r>
      <w:r>
        <w:rPr>
          <w:rtl/>
        </w:rPr>
        <w:t xml:space="preserve"> ראשו ורובו או לא? לענין בכורה כתוב </w:t>
      </w:r>
      <w:r w:rsidR="000563D1">
        <w:rPr>
          <w:rFonts w:hint="cs"/>
          <w:rtl/>
        </w:rPr>
        <w:t>'</w:t>
      </w:r>
      <w:r w:rsidRPr="009F73ED">
        <w:rPr>
          <w:rStyle w:val="affffe"/>
          <w:rtl/>
        </w:rPr>
        <w:t>אך בכור שור</w:t>
      </w:r>
      <w:r>
        <w:rPr>
          <w:rtl/>
        </w:rPr>
        <w:t xml:space="preserve">' - עד שיהא הוא שור ובכורו שור, אבל לאכילה - גמל </w:t>
      </w:r>
      <w:r>
        <w:rPr>
          <w:rStyle w:val="affffd"/>
          <w:rtl/>
        </w:rPr>
        <w:t>גמור</w:t>
      </w:r>
      <w:r>
        <w:rPr>
          <w:rtl/>
        </w:rPr>
        <w:t xml:space="preserve"> הוא שאמרה התורה שאסור,</w:t>
      </w:r>
    </w:p>
    <w:p w14:paraId="4BBD1E07" w14:textId="77777777" w:rsidR="000563D1" w:rsidRDefault="000563D1" w:rsidP="000563D1">
      <w:pPr>
        <w:pStyle w:val="afff0"/>
        <w:framePr w:wrap="around"/>
        <w:rPr>
          <w:rtl/>
        </w:rPr>
      </w:pPr>
      <w:r>
        <w:rPr>
          <w:rFonts w:hint="cs"/>
          <w:rtl/>
        </w:rPr>
        <w:t>ז.</w:t>
      </w:r>
    </w:p>
    <w:p w14:paraId="3135CEEE" w14:textId="76C3F4B5" w:rsidR="000563D1" w:rsidRDefault="00F63065" w:rsidP="000563D1">
      <w:pPr>
        <w:rPr>
          <w:rtl/>
        </w:rPr>
      </w:pPr>
      <w:r>
        <w:rPr>
          <w:rtl/>
        </w:rPr>
        <w:t xml:space="preserve">אבל השתנה מגמל - מותר, </w:t>
      </w:r>
      <w:r w:rsidR="000563D1" w:rsidRPr="00D25F87">
        <w:rPr>
          <w:rFonts w:hint="cs"/>
          <w:b/>
          <w:bCs/>
          <w:rtl/>
        </w:rPr>
        <w:t>א</w:t>
      </w:r>
      <w:r>
        <w:rPr>
          <w:rFonts w:hint="cs"/>
          <w:b/>
          <w:bCs/>
          <w:rtl/>
        </w:rPr>
        <w:t>ו"ד</w:t>
      </w:r>
      <w:r w:rsidR="000563D1">
        <w:rPr>
          <w:rFonts w:hint="cs"/>
          <w:rtl/>
        </w:rPr>
        <w:t xml:space="preserve"> </w:t>
      </w:r>
      <w:r>
        <w:rPr>
          <w:rFonts w:hint="cs"/>
          <w:rtl/>
        </w:rPr>
        <w:t>ל"ש</w:t>
      </w:r>
      <w:r>
        <w:rPr>
          <w:rtl/>
        </w:rPr>
        <w:t>?</w:t>
      </w:r>
    </w:p>
    <w:p w14:paraId="785058E0" w14:textId="19FB6F41" w:rsidR="000563D1" w:rsidRDefault="00F63065" w:rsidP="000563D1">
      <w:pPr>
        <w:rPr>
          <w:rtl/>
        </w:rPr>
      </w:pPr>
      <w:r>
        <w:rPr>
          <w:rtl/>
        </w:rPr>
        <w:t>ת"ש: ב</w:t>
      </w:r>
      <w:r w:rsidR="004E3670">
        <w:rPr>
          <w:rtl/>
        </w:rPr>
        <w:t xml:space="preserve">המה טהורה שילדה מין בהמה טמאה </w:t>
      </w:r>
      <w:r>
        <w:rPr>
          <w:rtl/>
        </w:rPr>
        <w:t xml:space="preserve">אסור באכילה, ואם דומה ראשו ורובו לאמו - חייב בבכורה ש"מ: לאכילה גם צריך </w:t>
      </w:r>
      <w:r>
        <w:rPr>
          <w:rStyle w:val="27"/>
          <w:rtl/>
        </w:rPr>
        <w:t>ר' שמעון</w:t>
      </w:r>
      <w:r>
        <w:rPr>
          <w:rtl/>
        </w:rPr>
        <w:t xml:space="preserve"> ראשו ורובו!</w:t>
      </w:r>
    </w:p>
    <w:p w14:paraId="3D6E701A" w14:textId="77777777" w:rsidR="006542AA" w:rsidRDefault="00000000">
      <w:pPr>
        <w:pStyle w:val="36"/>
        <w:framePr w:wrap="notBeside"/>
      </w:pPr>
      <w:r>
        <w:t>לא,</w:t>
      </w:r>
    </w:p>
    <w:p w14:paraId="50CF707C" w14:textId="37267D3C" w:rsidR="000563D1" w:rsidRDefault="00F63065" w:rsidP="00C5567C">
      <w:pPr>
        <w:pStyle w:val="a"/>
        <w:rPr>
          <w:rtl/>
        </w:rPr>
      </w:pPr>
      <w:r>
        <w:rPr>
          <w:rtl/>
        </w:rPr>
        <w:t>לבכורה דוקא,</w:t>
      </w:r>
      <w:r w:rsidR="000563D1">
        <w:rPr>
          <w:rFonts w:hint="cs"/>
          <w:rtl/>
        </w:rPr>
        <w:t xml:space="preserve"> </w:t>
      </w:r>
      <w:r>
        <w:rPr>
          <w:rtl/>
        </w:rPr>
        <w:t>וכך מדויק, שהניח את האכילה ועמד על הבכור,</w:t>
      </w:r>
    </w:p>
    <w:p w14:paraId="411B131F" w14:textId="77777777" w:rsidR="006542AA" w:rsidRDefault="00000000">
      <w:pPr>
        <w:pStyle w:val="36"/>
        <w:framePr w:wrap="notBeside"/>
      </w:pPr>
      <w:r>
        <w:t>ש"מ:</w:t>
      </w:r>
    </w:p>
    <w:p w14:paraId="46B97071" w14:textId="28ADD3D7" w:rsidR="000563D1" w:rsidRDefault="00F63065" w:rsidP="000563D1">
      <w:pPr>
        <w:rPr>
          <w:rtl/>
        </w:rPr>
      </w:pPr>
      <w:r>
        <w:rPr>
          <w:rtl/>
        </w:rPr>
        <w:t xml:space="preserve">לבכורה הוא דבעי </w:t>
      </w:r>
      <w:r>
        <w:rPr>
          <w:rStyle w:val="27"/>
          <w:rtl/>
        </w:rPr>
        <w:t>ר' שמעון</w:t>
      </w:r>
      <w:r>
        <w:rPr>
          <w:rtl/>
        </w:rPr>
        <w:t xml:space="preserve"> ראשו ורובו, אבל לאכילה לא,</w:t>
      </w:r>
    </w:p>
    <w:p w14:paraId="531B7345" w14:textId="23C6E575" w:rsidR="00B874E6" w:rsidRDefault="00F63065" w:rsidP="000563D1">
      <w:pPr>
        <w:rPr>
          <w:rtl/>
        </w:rPr>
      </w:pPr>
      <w:r>
        <w:rPr>
          <w:rtl/>
        </w:rPr>
        <w:t xml:space="preserve">לעולם אומר לך: לאכילה גם צריך, ובכורה הוצרך, סד"א הואיל וכתיב </w:t>
      </w:r>
      <w:r w:rsidR="000563D1">
        <w:rPr>
          <w:rFonts w:hint="cs"/>
          <w:rtl/>
        </w:rPr>
        <w:t>'</w:t>
      </w:r>
      <w:r>
        <w:rPr>
          <w:rStyle w:val="affffe"/>
          <w:rtl/>
        </w:rPr>
        <w:t>אַךְ בְּכוֹר שׁוֹר</w:t>
      </w:r>
      <w:r w:rsidR="000563D1">
        <w:rPr>
          <w:rFonts w:hint="cs"/>
          <w:rtl/>
        </w:rPr>
        <w:t>'</w:t>
      </w:r>
      <w:r>
        <w:rPr>
          <w:rtl/>
        </w:rPr>
        <w:t xml:space="preserve"> - עד שיהא הוא שור ובכורו שור, ולא יספיק לו בראשו ורובו עד שיהיה כולו </w:t>
      </w:r>
      <w:r>
        <w:rPr>
          <w:rStyle w:val="affffd"/>
          <w:rtl/>
        </w:rPr>
        <w:t>שור</w:t>
      </w:r>
      <w:r>
        <w:rPr>
          <w:rtl/>
        </w:rPr>
        <w:t xml:space="preserve"> - קמ"ל</w:t>
      </w:r>
      <w:r w:rsidR="0057284B">
        <w:rPr>
          <w:rtl/>
        </w:rPr>
        <w:t>.</w:t>
      </w:r>
    </w:p>
    <w:p w14:paraId="5F21FE33" w14:textId="77777777" w:rsidR="006542AA" w:rsidRDefault="00000000">
      <w:pPr>
        <w:pStyle w:val="36"/>
        <w:framePr w:wrap="notBeside"/>
      </w:pPr>
      <w:r>
        <w:t>ת"ש:</w:t>
      </w:r>
    </w:p>
    <w:p w14:paraId="3621C617" w14:textId="2D39DD78" w:rsidR="004E3670" w:rsidRDefault="004E3670" w:rsidP="00F63065">
      <w:pPr>
        <w:rPr>
          <w:rtl/>
        </w:rPr>
      </w:pPr>
      <w:r>
        <w:rPr>
          <w:rFonts w:hint="cs"/>
          <w:rtl/>
        </w:rPr>
        <w:t>'</w:t>
      </w:r>
      <w:r w:rsidR="00F63065">
        <w:rPr>
          <w:rStyle w:val="affffe"/>
          <w:rtl/>
        </w:rPr>
        <w:t>אַךְ אֶת זֶה לֹא תֹאכְלוּ מִמַּעֲלֵי הַגֵּרָה וּמִמַּפְרִיסֵי הַפַּרְסָה</w:t>
      </w:r>
      <w:r>
        <w:rPr>
          <w:rFonts w:hint="cs"/>
          <w:rtl/>
        </w:rPr>
        <w:t>'</w:t>
      </w:r>
      <w:r w:rsidR="00F63065">
        <w:rPr>
          <w:rtl/>
        </w:rPr>
        <w:t xml:space="preserve"> זה אי אתה אוכל, אבל אתה אוכל הבא בסימן אחד, ואי זה זה הבא בסימן אחד? זה טמא הנולד מן הטהור ועבורו מן הטהור, יכול אפי' עבורו מן הטמא? ת"ל: </w:t>
      </w:r>
      <w:r>
        <w:rPr>
          <w:rFonts w:hint="cs"/>
          <w:rtl/>
        </w:rPr>
        <w:t>'</w:t>
      </w:r>
      <w:r w:rsidR="00F63065" w:rsidRPr="009F73ED">
        <w:rPr>
          <w:rStyle w:val="affffe"/>
          <w:rtl/>
        </w:rPr>
        <w:t>שה כשבים ושה עזים</w:t>
      </w:r>
      <w:r>
        <w:rPr>
          <w:rFonts w:hint="cs"/>
          <w:rtl/>
        </w:rPr>
        <w:t>'</w:t>
      </w:r>
      <w:r w:rsidR="00F63065">
        <w:rPr>
          <w:rtl/>
        </w:rPr>
        <w:t xml:space="preserve"> - עד שיהא אביו כבש ואמו כבשה דברי </w:t>
      </w:r>
      <w:r w:rsidR="00F63065">
        <w:rPr>
          <w:rStyle w:val="27"/>
          <w:rtl/>
        </w:rPr>
        <w:t>ר' יהושע</w:t>
      </w:r>
      <w:r w:rsidR="00F63065">
        <w:rPr>
          <w:rtl/>
        </w:rPr>
        <w:t>,</w:t>
      </w:r>
    </w:p>
    <w:p w14:paraId="48B938D8" w14:textId="26FC34B2" w:rsidR="006542AA" w:rsidRDefault="00000000">
      <w:pPr>
        <w:pStyle w:val="36"/>
        <w:framePr w:wrap="notBeside"/>
      </w:pPr>
      <w:r>
        <w:t>ר' אליעזר:</w:t>
      </w:r>
    </w:p>
    <w:p w14:paraId="04C6A42B" w14:textId="347E5A8B" w:rsidR="004E3670" w:rsidRDefault="00F63065" w:rsidP="00F63065">
      <w:pPr>
        <w:rPr>
          <w:rtl/>
        </w:rPr>
      </w:pPr>
      <w:r>
        <w:rPr>
          <w:rtl/>
        </w:rPr>
        <w:t xml:space="preserve">לא בא הכתוב להתיר את המותר אלא להוסיף על המותר, </w:t>
      </w:r>
    </w:p>
    <w:p w14:paraId="5394B619" w14:textId="77777777" w:rsidR="004E3670" w:rsidRDefault="00F63065" w:rsidP="00F63065">
      <w:pPr>
        <w:rPr>
          <w:rtl/>
        </w:rPr>
      </w:pPr>
      <w:r>
        <w:rPr>
          <w:rtl/>
        </w:rPr>
        <w:t xml:space="preserve">ואיזה זה - טמא הנולד מן הטהור ועבורו מן הטמא, או אינו אלא עבורו מן הטהור? </w:t>
      </w:r>
    </w:p>
    <w:p w14:paraId="0B1ACAEE" w14:textId="35AE5CEE" w:rsidR="006542AA" w:rsidRDefault="00000000">
      <w:pPr>
        <w:pStyle w:val="36"/>
        <w:framePr w:wrap="notBeside"/>
      </w:pPr>
      <w:r>
        <w:t>ת"ל</w:t>
      </w:r>
      <w:r w:rsidR="00F63065">
        <w:t>:</w:t>
      </w:r>
    </w:p>
    <w:p w14:paraId="1DE7CAE1" w14:textId="2B223858" w:rsidR="00B874E6" w:rsidRDefault="004E3670" w:rsidP="004E3670">
      <w:pPr>
        <w:rPr>
          <w:rtl/>
        </w:rPr>
      </w:pPr>
      <w:r>
        <w:rPr>
          <w:rFonts w:hint="cs"/>
          <w:rtl/>
        </w:rPr>
        <w:lastRenderedPageBreak/>
        <w:t>'</w:t>
      </w:r>
      <w:r>
        <w:rPr>
          <w:rStyle w:val="affffe"/>
          <w:rtl/>
        </w:rPr>
        <w:t>שׁוֹר שֵׂה כְשָׂבִים וְשֵׂה עִזִּים</w:t>
      </w:r>
      <w:r>
        <w:rPr>
          <w:rFonts w:hint="cs"/>
          <w:rtl/>
        </w:rPr>
        <w:t>'</w:t>
      </w:r>
      <w:r w:rsidR="00F63065">
        <w:rPr>
          <w:rtl/>
        </w:rPr>
        <w:t xml:space="preserve"> - מכל </w:t>
      </w:r>
      <w:r>
        <w:rPr>
          <w:rtl/>
        </w:rPr>
        <w:t>מקום.</w:t>
      </w:r>
      <w:r w:rsidR="00F63065">
        <w:rPr>
          <w:rtl/>
        </w:rPr>
        <w:t xml:space="preserve"> </w:t>
      </w:r>
      <w:r>
        <w:rPr>
          <w:rStyle w:val="affffd"/>
          <w:rtl/>
        </w:rPr>
        <w:t>התנא</w:t>
      </w:r>
      <w:r>
        <w:rPr>
          <w:rtl/>
        </w:rPr>
        <w:t xml:space="preserve"> קורא</w:t>
      </w:r>
      <w:r w:rsidR="00F63065">
        <w:rPr>
          <w:rtl/>
        </w:rPr>
        <w:t xml:space="preserve"> </w:t>
      </w:r>
      <w:r>
        <w:rPr>
          <w:rtl/>
        </w:rPr>
        <w:t>לו</w:t>
      </w:r>
      <w:r w:rsidR="00F63065">
        <w:rPr>
          <w:rtl/>
        </w:rPr>
        <w:t xml:space="preserve"> טמא </w:t>
      </w:r>
      <w:r>
        <w:rPr>
          <w:rtl/>
        </w:rPr>
        <w:t>-</w:t>
      </w:r>
      <w:r w:rsidR="00F63065">
        <w:rPr>
          <w:rtl/>
        </w:rPr>
        <w:t xml:space="preserve"> </w:t>
      </w:r>
      <w:r>
        <w:rPr>
          <w:rStyle w:val="27"/>
          <w:rtl/>
        </w:rPr>
        <w:t>כר"ש,</w:t>
      </w:r>
      <w:r w:rsidR="00F63065">
        <w:rPr>
          <w:rtl/>
        </w:rPr>
        <w:t xml:space="preserve"> </w:t>
      </w:r>
      <w:r>
        <w:rPr>
          <w:rtl/>
        </w:rPr>
        <w:t>ואומר</w:t>
      </w:r>
      <w:r w:rsidR="00F63065">
        <w:rPr>
          <w:rtl/>
        </w:rPr>
        <w:t xml:space="preserve">: אבל אתה אוכל הבא בסימן אחד! </w:t>
      </w:r>
      <w:r>
        <w:rPr>
          <w:rtl/>
        </w:rPr>
        <w:t>אבל</w:t>
      </w:r>
      <w:r w:rsidR="00F63065">
        <w:rPr>
          <w:rtl/>
        </w:rPr>
        <w:t xml:space="preserve"> תנא </w:t>
      </w:r>
      <w:r>
        <w:rPr>
          <w:rtl/>
        </w:rPr>
        <w:t>זה</w:t>
      </w:r>
      <w:r w:rsidR="00F63065">
        <w:rPr>
          <w:rtl/>
        </w:rPr>
        <w:t xml:space="preserve"> </w:t>
      </w:r>
      <w:r>
        <w:rPr>
          <w:rtl/>
        </w:rPr>
        <w:t>סובר</w:t>
      </w:r>
      <w:r w:rsidR="00F63065">
        <w:rPr>
          <w:rtl/>
        </w:rPr>
        <w:t xml:space="preserve"> </w:t>
      </w:r>
      <w:r>
        <w:rPr>
          <w:rtl/>
        </w:rPr>
        <w:t>כמותו</w:t>
      </w:r>
      <w:r w:rsidR="00F63065">
        <w:rPr>
          <w:rtl/>
        </w:rPr>
        <w:t xml:space="preserve"> </w:t>
      </w:r>
      <w:r>
        <w:rPr>
          <w:rtl/>
        </w:rPr>
        <w:t>באחת</w:t>
      </w:r>
      <w:r w:rsidR="00F63065">
        <w:rPr>
          <w:rtl/>
        </w:rPr>
        <w:t xml:space="preserve"> </w:t>
      </w:r>
      <w:r>
        <w:rPr>
          <w:rtl/>
        </w:rPr>
        <w:t>וחולק</w:t>
      </w:r>
      <w:r w:rsidR="00F63065">
        <w:rPr>
          <w:rtl/>
        </w:rPr>
        <w:t xml:space="preserve"> </w:t>
      </w:r>
      <w:r>
        <w:rPr>
          <w:rtl/>
        </w:rPr>
        <w:t>עליו</w:t>
      </w:r>
      <w:r w:rsidR="00F63065">
        <w:rPr>
          <w:rtl/>
        </w:rPr>
        <w:t xml:space="preserve"> </w:t>
      </w:r>
      <w:r>
        <w:rPr>
          <w:rtl/>
        </w:rPr>
        <w:t>באחת.</w:t>
      </w:r>
    </w:p>
    <w:p w14:paraId="605ED8FA" w14:textId="17097E60" w:rsidR="004E3670" w:rsidRDefault="00F63065" w:rsidP="004E3670">
      <w:pPr>
        <w:rPr>
          <w:rtl/>
        </w:rPr>
      </w:pPr>
      <w:r>
        <w:rPr>
          <w:rtl/>
        </w:rPr>
        <w:t xml:space="preserve">ויש שמקשה ומשיב: </w:t>
      </w:r>
      <w:r w:rsidR="004E3670">
        <w:rPr>
          <w:rFonts w:hint="cs"/>
          <w:rtl/>
        </w:rPr>
        <w:t xml:space="preserve">איך אפשר </w:t>
      </w:r>
      <w:r>
        <w:rPr>
          <w:rFonts w:hint="cs"/>
          <w:rtl/>
        </w:rPr>
        <w:t>שעבורו</w:t>
      </w:r>
      <w:r w:rsidR="004E3670">
        <w:rPr>
          <w:rFonts w:hint="cs"/>
          <w:rtl/>
        </w:rPr>
        <w:t xml:space="preserve"> מן </w:t>
      </w:r>
      <w:r>
        <w:rPr>
          <w:rFonts w:hint="cs"/>
          <w:rtl/>
        </w:rPr>
        <w:t>הטמא?</w:t>
      </w:r>
      <w:r w:rsidR="004E3670">
        <w:rPr>
          <w:rFonts w:hint="cs"/>
          <w:rtl/>
        </w:rPr>
        <w:t xml:space="preserve"> </w:t>
      </w:r>
      <w:r>
        <w:rPr>
          <w:rFonts w:hint="cs"/>
          <w:rtl/>
        </w:rPr>
        <w:t>שהרי</w:t>
      </w:r>
      <w:r w:rsidR="004E3670">
        <w:rPr>
          <w:rFonts w:hint="cs"/>
          <w:rtl/>
        </w:rPr>
        <w:t xml:space="preserve"> </w:t>
      </w:r>
      <w:r>
        <w:rPr>
          <w:rFonts w:hint="cs"/>
          <w:rtl/>
        </w:rPr>
        <w:t xml:space="preserve">א"א </w:t>
      </w:r>
      <w:r>
        <w:rPr>
          <w:rStyle w:val="affffd"/>
          <w:rFonts w:hint="cs"/>
          <w:rtl/>
        </w:rPr>
        <w:t>להתעבר</w:t>
      </w:r>
      <w:r>
        <w:rPr>
          <w:rFonts w:hint="cs"/>
          <w:rtl/>
        </w:rPr>
        <w:t>,</w:t>
      </w:r>
      <w:r w:rsidR="004E3670">
        <w:rPr>
          <w:rFonts w:hint="cs"/>
          <w:rtl/>
        </w:rPr>
        <w:t xml:space="preserve"> </w:t>
      </w:r>
      <w:r>
        <w:rPr>
          <w:rtl/>
        </w:rPr>
        <w:t xml:space="preserve">חוץ </w:t>
      </w:r>
      <w:r>
        <w:rPr>
          <w:rStyle w:val="27"/>
          <w:rtl/>
        </w:rPr>
        <w:t>מר"א</w:t>
      </w:r>
      <w:r w:rsidR="004E3670">
        <w:rPr>
          <w:rFonts w:hint="cs"/>
          <w:rtl/>
        </w:rPr>
        <w:t xml:space="preserve"> </w:t>
      </w:r>
      <w:r>
        <w:rPr>
          <w:rtl/>
        </w:rPr>
        <w:t>ומחלוקתו שהיו אומרים חיה מתעברת מבהמה!</w:t>
      </w:r>
    </w:p>
    <w:p w14:paraId="31B6D459" w14:textId="3B5E51D0" w:rsidR="004E3670" w:rsidRDefault="004E3670" w:rsidP="004E3670">
      <w:pPr>
        <w:rPr>
          <w:rtl/>
        </w:rPr>
      </w:pPr>
      <w:r>
        <w:rPr>
          <w:rStyle w:val="27"/>
          <w:rFonts w:hint="cs"/>
          <w:rtl/>
        </w:rPr>
        <w:t>וארי"ר</w:t>
      </w:r>
      <w:r w:rsidR="00F63065">
        <w:rPr>
          <w:rtl/>
        </w:rPr>
        <w:t xml:space="preserve">: </w:t>
      </w:r>
      <w:r>
        <w:rPr>
          <w:rtl/>
        </w:rPr>
        <w:t>שנתעברה</w:t>
      </w:r>
      <w:r w:rsidR="00F63065">
        <w:rPr>
          <w:rtl/>
        </w:rPr>
        <w:t xml:space="preserve"> מקלוט בן פרה, </w:t>
      </w:r>
      <w:r>
        <w:rPr>
          <w:rtl/>
        </w:rPr>
        <w:t>ולשיטת</w:t>
      </w:r>
      <w:r w:rsidR="00F63065">
        <w:rPr>
          <w:rtl/>
        </w:rPr>
        <w:t xml:space="preserve"> </w:t>
      </w:r>
      <w:r>
        <w:rPr>
          <w:rStyle w:val="27"/>
          <w:rtl/>
        </w:rPr>
        <w:t>ר"ש</w:t>
      </w:r>
      <w:r>
        <w:rPr>
          <w:rFonts w:hint="cs"/>
          <w:rtl/>
        </w:rPr>
        <w:t xml:space="preserve"> אמר</w:t>
      </w:r>
      <w:r w:rsidR="00F63065">
        <w:rPr>
          <w:rtl/>
        </w:rPr>
        <w:t xml:space="preserve">, </w:t>
      </w:r>
      <w:r>
        <w:rPr>
          <w:rtl/>
        </w:rPr>
        <w:t>ואומר</w:t>
      </w:r>
      <w:r w:rsidR="00F63065">
        <w:rPr>
          <w:rtl/>
        </w:rPr>
        <w:t xml:space="preserve"> אבל אתה אוכל הבא בסימן אחד!</w:t>
      </w:r>
    </w:p>
    <w:p w14:paraId="4DFD38E4" w14:textId="434789BB" w:rsidR="00B874E6" w:rsidRDefault="00F63065" w:rsidP="00C5567C">
      <w:pPr>
        <w:pStyle w:val="a"/>
        <w:rPr>
          <w:rtl/>
        </w:rPr>
      </w:pPr>
      <w:r>
        <w:rPr>
          <w:rtl/>
        </w:rPr>
        <w:t>אבל תנא זה סובר כמותו באחת וחולק עליו באחת.</w:t>
      </w:r>
    </w:p>
    <w:p w14:paraId="067C6583" w14:textId="77777777" w:rsidR="006542AA" w:rsidRDefault="00000000">
      <w:pPr>
        <w:pStyle w:val="affff7"/>
      </w:pPr>
      <w:r>
        <w:rPr>
          <w:color w:val="7B3F00"/>
        </w:rPr>
        <w:t>זה וזה גורם בדעת ר"א ור' יהושע</w:t>
      </w:r>
    </w:p>
    <w:p w14:paraId="6D4F0E88" w14:textId="1E8738BE" w:rsidR="004E3670" w:rsidRDefault="00F63065" w:rsidP="004E3670">
      <w:pPr>
        <w:rPr>
          <w:rtl/>
        </w:rPr>
      </w:pPr>
      <w:r>
        <w:rPr>
          <w:rtl/>
        </w:rPr>
        <w:t xml:space="preserve">האם </w:t>
      </w:r>
      <w:r>
        <w:rPr>
          <w:rStyle w:val="27"/>
          <w:rtl/>
        </w:rPr>
        <w:t>לומר</w:t>
      </w:r>
      <w:r>
        <w:rPr>
          <w:rtl/>
        </w:rPr>
        <w:t xml:space="preserve"> </w:t>
      </w:r>
      <w:r w:rsidRPr="009F73ED">
        <w:rPr>
          <w:rStyle w:val="27"/>
          <w:rtl/>
        </w:rPr>
        <w:t>שר"א</w:t>
      </w:r>
      <w:r>
        <w:rPr>
          <w:rtl/>
        </w:rPr>
        <w:t xml:space="preserve"> סובר זה וזה גורם - מותר, </w:t>
      </w:r>
      <w:r>
        <w:rPr>
          <w:rStyle w:val="27"/>
          <w:rtl/>
        </w:rPr>
        <w:t>ור'</w:t>
      </w:r>
      <w:r>
        <w:rPr>
          <w:rtl/>
        </w:rPr>
        <w:t xml:space="preserve"> יהושע סובר זה וזה גורם - אסור?</w:t>
      </w:r>
    </w:p>
    <w:p w14:paraId="0CED5D3D" w14:textId="2AED8078" w:rsidR="004E3670" w:rsidRDefault="004E3670" w:rsidP="00DB5245">
      <w:pPr>
        <w:rPr>
          <w:rtl/>
        </w:rPr>
      </w:pPr>
      <w:r>
        <w:rPr>
          <w:rtl/>
        </w:rPr>
        <w:t xml:space="preserve">והרי </w:t>
      </w:r>
      <w:r>
        <w:rPr>
          <w:rFonts w:hint="cs"/>
          <w:rtl/>
        </w:rPr>
        <w:t>שמענו להפך: בולד</w:t>
      </w:r>
      <w:r w:rsidR="00F63065">
        <w:rPr>
          <w:rtl/>
        </w:rPr>
        <w:t xml:space="preserve"> טריפה, </w:t>
      </w:r>
      <w:r w:rsidR="00DB5245">
        <w:rPr>
          <w:rStyle w:val="27"/>
          <w:rFonts w:hint="cs"/>
          <w:rtl/>
        </w:rPr>
        <w:t>ל</w:t>
      </w:r>
      <w:r>
        <w:rPr>
          <w:rStyle w:val="27"/>
          <w:rFonts w:hint="cs"/>
          <w:rtl/>
        </w:rPr>
        <w:t>ר"א</w:t>
      </w:r>
      <w:r w:rsidR="00DB5245">
        <w:rPr>
          <w:rFonts w:hint="cs"/>
          <w:rtl/>
        </w:rPr>
        <w:t xml:space="preserve"> </w:t>
      </w:r>
      <w:r w:rsidR="00F63065">
        <w:rPr>
          <w:rtl/>
        </w:rPr>
        <w:t xml:space="preserve">לא יקרב לגבי מזבח, </w:t>
      </w:r>
      <w:r w:rsidR="00F63065">
        <w:rPr>
          <w:rStyle w:val="27"/>
          <w:rtl/>
        </w:rPr>
        <w:t>ו</w:t>
      </w:r>
      <w:r w:rsidR="00DB5245">
        <w:rPr>
          <w:rStyle w:val="27"/>
          <w:rFonts w:hint="cs"/>
          <w:rtl/>
        </w:rPr>
        <w:t>לרבי</w:t>
      </w:r>
      <w:r w:rsidR="00DB5245">
        <w:rPr>
          <w:rFonts w:hint="cs"/>
          <w:rtl/>
        </w:rPr>
        <w:t xml:space="preserve"> יהושע </w:t>
      </w:r>
      <w:r w:rsidR="00F63065">
        <w:rPr>
          <w:rtl/>
        </w:rPr>
        <w:t>יקרב לגבי מזבח!</w:t>
      </w:r>
    </w:p>
    <w:p w14:paraId="091E9AF2" w14:textId="79F372F6" w:rsidR="00DB5245" w:rsidRDefault="00F63065" w:rsidP="00DB5245">
      <w:pPr>
        <w:rPr>
          <w:rtl/>
        </w:rPr>
      </w:pPr>
      <w:r>
        <w:rPr>
          <w:rtl/>
        </w:rPr>
        <w:t xml:space="preserve">סתם סובר </w:t>
      </w:r>
      <w:r>
        <w:rPr>
          <w:rStyle w:val="27"/>
          <w:rtl/>
        </w:rPr>
        <w:t>ר"א</w:t>
      </w:r>
      <w:r>
        <w:rPr>
          <w:rtl/>
        </w:rPr>
        <w:t xml:space="preserve"> </w:t>
      </w:r>
      <w:r w:rsidR="00DB5245">
        <w:rPr>
          <w:rtl/>
        </w:rPr>
        <w:t xml:space="preserve">זה וזה גורם </w:t>
      </w:r>
      <w:r>
        <w:rPr>
          <w:rtl/>
        </w:rPr>
        <w:t xml:space="preserve">- </w:t>
      </w:r>
      <w:r w:rsidR="00DB5245">
        <w:rPr>
          <w:rtl/>
        </w:rPr>
        <w:t>אסור,</w:t>
      </w:r>
      <w:r>
        <w:rPr>
          <w:rtl/>
        </w:rPr>
        <w:t xml:space="preserve"> אבל</w:t>
      </w:r>
      <w:r w:rsidR="00DB5245">
        <w:rPr>
          <w:rFonts w:hint="cs"/>
          <w:rtl/>
        </w:rPr>
        <w:t xml:space="preserve"> </w:t>
      </w:r>
      <w:r>
        <w:rPr>
          <w:rtl/>
        </w:rPr>
        <w:t>כאן</w:t>
      </w:r>
      <w:r w:rsidR="00DB5245">
        <w:rPr>
          <w:rFonts w:hint="cs"/>
          <w:rtl/>
        </w:rPr>
        <w:t xml:space="preserve"> </w:t>
      </w:r>
      <w:r>
        <w:rPr>
          <w:rFonts w:hint="cs"/>
          <w:rtl/>
        </w:rPr>
        <w:t>שונה,</w:t>
      </w:r>
      <w:r w:rsidR="00DB5245">
        <w:rPr>
          <w:rFonts w:hint="cs"/>
          <w:rtl/>
        </w:rPr>
        <w:t xml:space="preserve"> </w:t>
      </w:r>
      <w:r>
        <w:rPr>
          <w:rtl/>
        </w:rPr>
        <w:t>שא"כ</w:t>
      </w:r>
      <w:r w:rsidR="00DB5245">
        <w:rPr>
          <w:rFonts w:hint="cs"/>
          <w:rtl/>
        </w:rPr>
        <w:t xml:space="preserve"> </w:t>
      </w:r>
      <w:r>
        <w:rPr>
          <w:rtl/>
        </w:rPr>
        <w:t xml:space="preserve">יכתוב הכתוב 'שה כשבים ועזים', </w:t>
      </w:r>
      <w:r w:rsidR="00DB5245">
        <w:rPr>
          <w:rFonts w:hint="cs"/>
          <w:rtl/>
        </w:rPr>
        <w:t>'</w:t>
      </w:r>
      <w:r>
        <w:rPr>
          <w:rStyle w:val="affffe"/>
          <w:rtl/>
        </w:rPr>
        <w:t>שֵׂה וְשֵׂה</w:t>
      </w:r>
      <w:r w:rsidR="00DB5245">
        <w:rPr>
          <w:rFonts w:hint="cs"/>
          <w:rtl/>
        </w:rPr>
        <w:t>'</w:t>
      </w:r>
      <w:r>
        <w:rPr>
          <w:rtl/>
        </w:rPr>
        <w:t xml:space="preserve"> </w:t>
      </w:r>
      <w:r>
        <w:rPr>
          <w:rStyle w:val="affffd"/>
          <w:rFonts w:hint="cs"/>
          <w:rtl/>
        </w:rPr>
        <w:t>ללמד</w:t>
      </w:r>
      <w:r w:rsidR="00DB5245">
        <w:rPr>
          <w:rFonts w:hint="cs"/>
          <w:rtl/>
        </w:rPr>
        <w:t xml:space="preserve"> </w:t>
      </w:r>
      <w:r>
        <w:rPr>
          <w:rFonts w:hint="cs"/>
          <w:rtl/>
        </w:rPr>
        <w:t>מ"מ.</w:t>
      </w:r>
    </w:p>
    <w:p w14:paraId="762AE8B6" w14:textId="77777777" w:rsidR="006542AA" w:rsidRDefault="00000000">
      <w:pPr>
        <w:pStyle w:val="36"/>
        <w:framePr w:wrap="notBeside"/>
      </w:pPr>
      <w:r>
        <w:t>ורבי יהושע</w:t>
      </w:r>
      <w:r w:rsidR="00DB5245">
        <w:t>:</w:t>
      </w:r>
    </w:p>
    <w:p w14:paraId="672E9429" w14:textId="46CA8B70" w:rsidR="00DB5245" w:rsidRDefault="00F63065" w:rsidP="00DB5245">
      <w:pPr>
        <w:rPr>
          <w:rtl/>
        </w:rPr>
      </w:pPr>
      <w:r>
        <w:rPr>
          <w:rtl/>
        </w:rPr>
        <w:t>סתם</w:t>
      </w:r>
      <w:r w:rsidR="00DB5245">
        <w:rPr>
          <w:rtl/>
        </w:rPr>
        <w:t xml:space="preserve"> זה וזה גורם</w:t>
      </w:r>
      <w:r>
        <w:rPr>
          <w:rtl/>
        </w:rPr>
        <w:t xml:space="preserve"> - מותר, וכאן</w:t>
      </w:r>
      <w:r w:rsidR="00DB5245">
        <w:rPr>
          <w:rFonts w:hint="cs"/>
          <w:rtl/>
        </w:rPr>
        <w:t xml:space="preserve"> </w:t>
      </w:r>
      <w:r>
        <w:rPr>
          <w:rStyle w:val="affffd"/>
          <w:rFonts w:hint="cs"/>
          <w:rtl/>
        </w:rPr>
        <w:t>שונה</w:t>
      </w:r>
      <w:r>
        <w:rPr>
          <w:rFonts w:hint="cs"/>
          <w:rtl/>
        </w:rPr>
        <w:t>, שא"כ</w:t>
      </w:r>
      <w:r w:rsidR="00DB5245">
        <w:rPr>
          <w:rFonts w:hint="cs"/>
          <w:rtl/>
        </w:rPr>
        <w:t xml:space="preserve"> </w:t>
      </w:r>
      <w:r>
        <w:rPr>
          <w:rtl/>
        </w:rPr>
        <w:t xml:space="preserve">לכתוב </w:t>
      </w:r>
      <w:r w:rsidR="00DB5245">
        <w:rPr>
          <w:rFonts w:hint="cs"/>
          <w:rtl/>
        </w:rPr>
        <w:t>ש</w:t>
      </w:r>
      <w:r>
        <w:rPr>
          <w:rtl/>
        </w:rPr>
        <w:t>ור כשב ועז,</w:t>
      </w:r>
    </w:p>
    <w:p w14:paraId="00F6E774" w14:textId="635424F9" w:rsidR="00B874E6" w:rsidRDefault="00DB5245" w:rsidP="00DB5245">
      <w:pPr>
        <w:rPr>
          <w:rtl/>
        </w:rPr>
      </w:pPr>
      <w:r>
        <w:rPr>
          <w:rtl/>
        </w:rPr>
        <w:tab/>
      </w:r>
      <w:r>
        <w:rPr>
          <w:rtl/>
        </w:rPr>
        <w:tab/>
      </w:r>
      <w:r>
        <w:rPr>
          <w:rtl/>
        </w:rPr>
        <w:tab/>
      </w:r>
      <w:r>
        <w:rPr>
          <w:rtl/>
        </w:rPr>
        <w:tab/>
      </w:r>
      <w:r>
        <w:rPr>
          <w:rtl/>
        </w:rPr>
        <w:tab/>
      </w:r>
      <w:r>
        <w:rPr>
          <w:rtl/>
        </w:rPr>
        <w:tab/>
      </w:r>
      <w:r>
        <w:rPr>
          <w:rtl/>
        </w:rPr>
        <w:tab/>
      </w:r>
      <w:r>
        <w:rPr>
          <w:rFonts w:hint="cs"/>
          <w:rtl/>
        </w:rPr>
        <w:t>'</w:t>
      </w:r>
      <w:r>
        <w:rPr>
          <w:rStyle w:val="affffe"/>
          <w:rtl/>
        </w:rPr>
        <w:t>כְשָׂבִים וְעִזִּים</w:t>
      </w:r>
      <w:r>
        <w:rPr>
          <w:rFonts w:hint="cs"/>
          <w:rtl/>
        </w:rPr>
        <w:t>'</w:t>
      </w:r>
      <w:r w:rsidR="00F63065">
        <w:rPr>
          <w:rtl/>
        </w:rPr>
        <w:t xml:space="preserve"> - ש"מ: עד שיהא אביו כבש ואמו כבשה</w:t>
      </w:r>
      <w:r w:rsidR="0057284B">
        <w:rPr>
          <w:rtl/>
        </w:rPr>
        <w:t>.</w:t>
      </w:r>
    </w:p>
    <w:p w14:paraId="1B19F89A" w14:textId="2E0028AF" w:rsidR="006542AA" w:rsidRDefault="00000000">
      <w:pPr>
        <w:pStyle w:val="36"/>
        <w:framePr w:wrap="notBeside"/>
      </w:pPr>
      <w:r>
        <w:t>ת"ש, ר"ש:</w:t>
      </w:r>
    </w:p>
    <w:p w14:paraId="4E62ECE9" w14:textId="57258588" w:rsidR="00DB5245" w:rsidRDefault="00F63065" w:rsidP="00F63065">
      <w:pPr>
        <w:rPr>
          <w:rtl/>
        </w:rPr>
      </w:pPr>
      <w:r>
        <w:rPr>
          <w:rtl/>
        </w:rPr>
        <w:t xml:space="preserve">גמל גמל שני פעמים, אחד גמל הנולד מן הגמל, ואחד גמל הנולד מן הפרה, ואם ראשו ורובו דומה לאמו - מותר באכילה, </w:t>
      </w:r>
    </w:p>
    <w:p w14:paraId="44277821" w14:textId="38A69977" w:rsidR="006542AA" w:rsidRDefault="00000000">
      <w:pPr>
        <w:pStyle w:val="36"/>
        <w:framePr w:wrap="notBeside"/>
      </w:pPr>
      <w:r>
        <w:t>ש"מ</w:t>
      </w:r>
      <w:r w:rsidR="00F63065">
        <w:t>:</w:t>
      </w:r>
    </w:p>
    <w:p w14:paraId="3938651A" w14:textId="23F42186" w:rsidR="00B874E6" w:rsidRDefault="00F63065" w:rsidP="00DB5245">
      <w:pPr>
        <w:rPr>
          <w:rtl/>
        </w:rPr>
      </w:pPr>
      <w:r>
        <w:rPr>
          <w:rtl/>
        </w:rPr>
        <w:t xml:space="preserve">לאכילה </w:t>
      </w:r>
      <w:r w:rsidR="00DB5245">
        <w:rPr>
          <w:rtl/>
        </w:rPr>
        <w:t>גם</w:t>
      </w:r>
      <w:r>
        <w:rPr>
          <w:rtl/>
        </w:rPr>
        <w:t xml:space="preserve"> </w:t>
      </w:r>
      <w:r w:rsidR="00DB5245">
        <w:rPr>
          <w:rtl/>
        </w:rPr>
        <w:t>צריך</w:t>
      </w:r>
      <w:r>
        <w:rPr>
          <w:rtl/>
        </w:rPr>
        <w:t xml:space="preserve"> </w:t>
      </w:r>
      <w:r w:rsidR="00DB5245">
        <w:rPr>
          <w:rStyle w:val="27"/>
          <w:rtl/>
        </w:rPr>
        <w:t>ר"ש</w:t>
      </w:r>
      <w:r>
        <w:rPr>
          <w:rtl/>
        </w:rPr>
        <w:t xml:space="preserve"> ראשו ורובו! </w:t>
      </w:r>
      <w:r w:rsidR="00DB5245">
        <w:rPr>
          <w:b/>
          <w:bCs/>
          <w:rtl/>
        </w:rPr>
        <w:t>ש"מ</w:t>
      </w:r>
      <w:r w:rsidR="0057284B">
        <w:rPr>
          <w:rtl/>
        </w:rPr>
        <w:t>.</w:t>
      </w:r>
    </w:p>
    <w:p w14:paraId="56A77A78" w14:textId="4E27EA8B" w:rsidR="00B874E6" w:rsidRDefault="0057284B" w:rsidP="00DB5245">
      <w:pPr>
        <w:pStyle w:val="afffd"/>
        <w:rPr>
          <w:rtl/>
        </w:rPr>
      </w:pPr>
      <w:r>
        <w:rPr>
          <w:rtl/>
        </w:rPr>
        <w:t xml:space="preserve">  </w:t>
      </w:r>
      <w:r w:rsidR="00F63065">
        <w:rPr>
          <w:rStyle w:val="afffff0"/>
        </w:rPr>
        <w:t xml:space="preserve">ג. </w:t>
      </w:r>
      <w:r w:rsidR="00F63065">
        <w:rPr>
          <w:rtl/>
        </w:rPr>
        <w:t xml:space="preserve">שהיוצא מן הטמא </w:t>
      </w:r>
      <w:r w:rsidR="00DB5245">
        <w:rPr>
          <w:rFonts w:hint="cs"/>
          <w:rtl/>
        </w:rPr>
        <w:t xml:space="preserve">טמא </w:t>
      </w:r>
      <w:r w:rsidR="00F63065">
        <w:rPr>
          <w:rtl/>
        </w:rPr>
        <w:t>וכו'</w:t>
      </w:r>
      <w:r>
        <w:rPr>
          <w:rtl/>
        </w:rPr>
        <w:t>.</w:t>
      </w:r>
    </w:p>
    <w:p w14:paraId="7212222F" w14:textId="77777777" w:rsidR="006542AA" w:rsidRDefault="00000000">
      <w:pPr>
        <w:pStyle w:val="36"/>
        <w:framePr w:wrap="notBeside"/>
      </w:pPr>
      <w:r>
        <w:t>בעו מרב ששת:</w:t>
      </w:r>
    </w:p>
    <w:p w14:paraId="3CB6680D" w14:textId="6E299F8D" w:rsidR="00DB5245" w:rsidRDefault="00F63065" w:rsidP="00DB5245">
      <w:pPr>
        <w:rPr>
          <w:rtl/>
        </w:rPr>
      </w:pPr>
      <w:r>
        <w:rPr>
          <w:rtl/>
        </w:rPr>
        <w:t xml:space="preserve">מי רגלים של חמור, מהו? </w:t>
      </w:r>
      <w:r>
        <w:rPr>
          <w:rFonts w:hint="cs"/>
          <w:rtl/>
        </w:rPr>
        <w:t>[שבסוסים</w:t>
      </w:r>
      <w:r w:rsidR="00DB5245">
        <w:rPr>
          <w:rFonts w:hint="cs"/>
          <w:rtl/>
        </w:rPr>
        <w:t xml:space="preserve"> </w:t>
      </w:r>
      <w:r>
        <w:rPr>
          <w:rFonts w:hint="cs"/>
          <w:rtl/>
        </w:rPr>
        <w:t>וגמלים,</w:t>
      </w:r>
      <w:r w:rsidR="00DB5245">
        <w:rPr>
          <w:rFonts w:hint="cs"/>
          <w:rtl/>
        </w:rPr>
        <w:t xml:space="preserve"> </w:t>
      </w:r>
      <w:r>
        <w:rPr>
          <w:rFonts w:hint="cs"/>
          <w:rtl/>
        </w:rPr>
        <w:t>שאינם</w:t>
      </w:r>
      <w:r w:rsidR="00DB5245">
        <w:rPr>
          <w:rFonts w:hint="cs"/>
          <w:rtl/>
        </w:rPr>
        <w:t xml:space="preserve"> </w:t>
      </w:r>
      <w:r>
        <w:rPr>
          <w:rFonts w:hint="cs"/>
          <w:rtl/>
        </w:rPr>
        <w:t>עכורים,</w:t>
      </w:r>
      <w:r w:rsidR="00DB5245">
        <w:rPr>
          <w:rFonts w:hint="cs"/>
          <w:rtl/>
        </w:rPr>
        <w:t xml:space="preserve"> לא </w:t>
      </w:r>
      <w:r>
        <w:rPr>
          <w:rFonts w:hint="cs"/>
          <w:rtl/>
        </w:rPr>
        <w:t>שאלו]</w:t>
      </w:r>
    </w:p>
    <w:p w14:paraId="3CC281AE" w14:textId="0337C180" w:rsidR="00DB5245" w:rsidRDefault="00DB5245" w:rsidP="00DB5245">
      <w:pPr>
        <w:rPr>
          <w:rtl/>
        </w:rPr>
      </w:pPr>
      <w:r>
        <w:rPr>
          <w:rFonts w:hint="cs"/>
          <w:rtl/>
        </w:rPr>
        <w:t xml:space="preserve">האם </w:t>
      </w:r>
      <w:r>
        <w:rPr>
          <w:rtl/>
        </w:rPr>
        <w:t>מגופו</w:t>
      </w:r>
      <w:r w:rsidR="00F63065">
        <w:rPr>
          <w:rtl/>
        </w:rPr>
        <w:t xml:space="preserve"> </w:t>
      </w:r>
      <w:r>
        <w:rPr>
          <w:rtl/>
        </w:rPr>
        <w:t>מתמצים</w:t>
      </w:r>
      <w:r w:rsidR="00F63065">
        <w:rPr>
          <w:rtl/>
        </w:rPr>
        <w:t xml:space="preserve"> - </w:t>
      </w:r>
      <w:r>
        <w:rPr>
          <w:rtl/>
        </w:rPr>
        <w:t>ואסורים,</w:t>
      </w:r>
      <w:r w:rsidR="00F63065">
        <w:rPr>
          <w:rtl/>
        </w:rPr>
        <w:t xml:space="preserve"> </w:t>
      </w:r>
      <w:r w:rsidR="00F63065" w:rsidRPr="00D25F87">
        <w:rPr>
          <w:b/>
          <w:bCs/>
          <w:rtl/>
        </w:rPr>
        <w:t>א</w:t>
      </w:r>
      <w:r>
        <w:rPr>
          <w:b/>
          <w:bCs/>
          <w:rtl/>
        </w:rPr>
        <w:t>ו"ד</w:t>
      </w:r>
      <w:r w:rsidR="00F63065">
        <w:rPr>
          <w:rtl/>
        </w:rPr>
        <w:t xml:space="preserve">: </w:t>
      </w:r>
      <w:r>
        <w:rPr>
          <w:rtl/>
        </w:rPr>
        <w:t>מים</w:t>
      </w:r>
      <w:r w:rsidR="00F63065">
        <w:rPr>
          <w:rtl/>
        </w:rPr>
        <w:t xml:space="preserve"> </w:t>
      </w:r>
      <w:r>
        <w:rPr>
          <w:rtl/>
        </w:rPr>
        <w:t>נכנסו</w:t>
      </w:r>
      <w:r w:rsidR="00F63065">
        <w:rPr>
          <w:rtl/>
        </w:rPr>
        <w:t xml:space="preserve"> </w:t>
      </w:r>
      <w:r>
        <w:rPr>
          <w:rtl/>
        </w:rPr>
        <w:t>מים</w:t>
      </w:r>
      <w:r w:rsidR="00F63065">
        <w:rPr>
          <w:rtl/>
        </w:rPr>
        <w:t xml:space="preserve"> </w:t>
      </w:r>
      <w:r>
        <w:rPr>
          <w:rtl/>
        </w:rPr>
        <w:t>יצאו,</w:t>
      </w:r>
      <w:r w:rsidR="00F63065">
        <w:rPr>
          <w:rtl/>
        </w:rPr>
        <w:t xml:space="preserve"> </w:t>
      </w:r>
      <w:r>
        <w:rPr>
          <w:rtl/>
        </w:rPr>
        <w:t>וזה</w:t>
      </w:r>
      <w:r w:rsidR="00F63065">
        <w:rPr>
          <w:rtl/>
        </w:rPr>
        <w:t xml:space="preserve"> </w:t>
      </w:r>
      <w:r>
        <w:rPr>
          <w:rtl/>
        </w:rPr>
        <w:t>שעכורים</w:t>
      </w:r>
      <w:r w:rsidR="00F63065">
        <w:rPr>
          <w:rtl/>
        </w:rPr>
        <w:t xml:space="preserve"> - </w:t>
      </w:r>
      <w:r>
        <w:rPr>
          <w:rtl/>
        </w:rPr>
        <w:t>מחום</w:t>
      </w:r>
      <w:r w:rsidR="00F63065">
        <w:rPr>
          <w:rtl/>
        </w:rPr>
        <w:t xml:space="preserve"> </w:t>
      </w:r>
      <w:r>
        <w:rPr>
          <w:rtl/>
        </w:rPr>
        <w:t>הבשר</w:t>
      </w:r>
      <w:r w:rsidR="00F63065">
        <w:rPr>
          <w:rtl/>
        </w:rPr>
        <w:t xml:space="preserve"> הוא?</w:t>
      </w:r>
    </w:p>
    <w:p w14:paraId="0CF5CA94" w14:textId="3DFA7AD6" w:rsidR="006542AA" w:rsidRDefault="00000000">
      <w:pPr>
        <w:pStyle w:val="36"/>
        <w:framePr w:wrap="notBeside"/>
      </w:pPr>
      <w:r>
        <w:t>א</w:t>
      </w:r>
      <w:r w:rsidR="00DB5245">
        <w:t>"ל ל</w:t>
      </w:r>
      <w:r>
        <w:t>ר"ש</w:t>
      </w:r>
      <w:r w:rsidR="00DB5245">
        <w:t>:</w:t>
      </w:r>
    </w:p>
    <w:p w14:paraId="4C69457D" w14:textId="175A8FD4" w:rsidR="00DB5245" w:rsidRDefault="00F63065" w:rsidP="00DB5245">
      <w:pPr>
        <w:rPr>
          <w:rtl/>
        </w:rPr>
      </w:pPr>
      <w:r>
        <w:rPr>
          <w:rtl/>
        </w:rPr>
        <w:t>שניתם:</w:t>
      </w:r>
      <w:r w:rsidR="00DB5245">
        <w:rPr>
          <w:rtl/>
        </w:rPr>
        <w:t xml:space="preserve"> שהיוצא מן הטמא טמא, והיוצא </w:t>
      </w:r>
      <w:r w:rsidR="00DB5245" w:rsidRPr="00DB5245">
        <w:rPr>
          <w:b/>
          <w:bCs/>
          <w:rtl/>
        </w:rPr>
        <w:t>מן</w:t>
      </w:r>
      <w:r w:rsidR="00DB5245">
        <w:rPr>
          <w:rtl/>
        </w:rPr>
        <w:t xml:space="preserve"> הטהור</w:t>
      </w:r>
      <w:r>
        <w:rPr>
          <w:rtl/>
        </w:rPr>
        <w:t xml:space="preserve"> טהור, </w:t>
      </w:r>
      <w:r>
        <w:rPr>
          <w:rFonts w:hint="cs"/>
          <w:rtl/>
        </w:rPr>
        <w:t>ו'מטמא'</w:t>
      </w:r>
      <w:r w:rsidR="00DB5245">
        <w:rPr>
          <w:rtl/>
        </w:rPr>
        <w:t xml:space="preserve"> לא </w:t>
      </w:r>
      <w:r>
        <w:rPr>
          <w:rtl/>
        </w:rPr>
        <w:t>אמר,</w:t>
      </w:r>
    </w:p>
    <w:p w14:paraId="7D9BAF50" w14:textId="16D45612" w:rsidR="00B874E6" w:rsidRDefault="00DB5245" w:rsidP="00C5567C">
      <w:pPr>
        <w:pStyle w:val="a"/>
      </w:pPr>
      <w:r>
        <w:rPr>
          <w:rStyle w:val="affffd"/>
          <w:rFonts w:hint="cs"/>
          <w:rtl/>
        </w:rPr>
        <w:t>אלא</w:t>
      </w:r>
      <w:r w:rsidR="00F63065">
        <w:rPr>
          <w:rtl/>
        </w:rPr>
        <w:t xml:space="preserve"> </w:t>
      </w:r>
      <w:r>
        <w:rPr>
          <w:rtl/>
        </w:rPr>
        <w:t>'מן הטמא'</w:t>
      </w:r>
      <w:r w:rsidR="00F63065">
        <w:rPr>
          <w:rtl/>
        </w:rPr>
        <w:t xml:space="preserve"> - </w:t>
      </w:r>
      <w:r>
        <w:rPr>
          <w:rtl/>
        </w:rPr>
        <w:t>ואלו</w:t>
      </w:r>
      <w:r w:rsidR="00F63065">
        <w:rPr>
          <w:rtl/>
        </w:rPr>
        <w:t xml:space="preserve"> </w:t>
      </w:r>
      <w:r>
        <w:rPr>
          <w:rtl/>
        </w:rPr>
        <w:t>גם</w:t>
      </w:r>
      <w:r w:rsidR="00F63065">
        <w:rPr>
          <w:rtl/>
        </w:rPr>
        <w:t xml:space="preserve"> </w:t>
      </w:r>
      <w:r>
        <w:rPr>
          <w:rtl/>
        </w:rPr>
        <w:t>מין</w:t>
      </w:r>
      <w:r w:rsidR="00F63065">
        <w:rPr>
          <w:rtl/>
        </w:rPr>
        <w:t xml:space="preserve"> </w:t>
      </w:r>
      <w:r>
        <w:rPr>
          <w:rtl/>
        </w:rPr>
        <w:t>הטמא</w:t>
      </w:r>
      <w:r w:rsidR="00F63065">
        <w:rPr>
          <w:rtl/>
        </w:rPr>
        <w:t xml:space="preserve"> </w:t>
      </w:r>
      <w:r>
        <w:rPr>
          <w:rtl/>
        </w:rPr>
        <w:t>הם.</w:t>
      </w:r>
    </w:p>
    <w:p w14:paraId="58A18746" w14:textId="77777777" w:rsidR="00DB5245" w:rsidRDefault="00DB5245" w:rsidP="00DB5245">
      <w:pPr>
        <w:pStyle w:val="afff0"/>
        <w:framePr w:wrap="around"/>
        <w:rPr>
          <w:rtl/>
        </w:rPr>
      </w:pPr>
      <w:r>
        <w:rPr>
          <w:rFonts w:hint="cs"/>
          <w:rtl/>
        </w:rPr>
        <w:t>ז:</w:t>
      </w:r>
    </w:p>
    <w:p w14:paraId="47CF61F8" w14:textId="14A7EFBB" w:rsidR="006542AA" w:rsidRDefault="00000000">
      <w:pPr>
        <w:pStyle w:val="36"/>
        <w:framePr w:wrap="notBeside"/>
      </w:pPr>
      <w:r>
        <w:t>וא"ד:</w:t>
      </w:r>
    </w:p>
    <w:p w14:paraId="79EE4341" w14:textId="65638C18" w:rsidR="00DB5245" w:rsidRDefault="00F63065" w:rsidP="00DB5245">
      <w:pPr>
        <w:rPr>
          <w:rtl/>
        </w:rPr>
      </w:pPr>
      <w:r>
        <w:rPr>
          <w:rtl/>
        </w:rPr>
        <w:t>שבסוסים וגמלים לא שאלו,</w:t>
      </w:r>
      <w:r w:rsidR="00DB5245">
        <w:rPr>
          <w:rtl/>
        </w:rPr>
        <w:t xml:space="preserve"> </w:t>
      </w:r>
      <w:r>
        <w:rPr>
          <w:rtl/>
        </w:rPr>
        <w:t>שאין</w:t>
      </w:r>
      <w:r w:rsidR="00DB5245">
        <w:rPr>
          <w:rtl/>
        </w:rPr>
        <w:t xml:space="preserve"> </w:t>
      </w:r>
      <w:r>
        <w:rPr>
          <w:rtl/>
        </w:rPr>
        <w:t>אנשים שותים,</w:t>
      </w:r>
    </w:p>
    <w:p w14:paraId="4496FE7D" w14:textId="0917355B" w:rsidR="00DB5245" w:rsidRDefault="00DB5245" w:rsidP="00DB5245">
      <w:pPr>
        <w:rPr>
          <w:rtl/>
        </w:rPr>
      </w:pPr>
      <w:r>
        <w:rPr>
          <w:rFonts w:hint="cs"/>
          <w:rtl/>
        </w:rPr>
        <w:t xml:space="preserve">ושאלו בחמור, ששותים אנשים ומועיל לירקון, ועל </w:t>
      </w:r>
      <w:r>
        <w:rPr>
          <w:rStyle w:val="27"/>
          <w:rFonts w:hint="cs"/>
          <w:rtl/>
        </w:rPr>
        <w:t>זה</w:t>
      </w:r>
      <w:r>
        <w:rPr>
          <w:rFonts w:hint="cs"/>
          <w:rtl/>
        </w:rPr>
        <w:t xml:space="preserve"> </w:t>
      </w:r>
      <w:r w:rsidRPr="009F73ED">
        <w:rPr>
          <w:rStyle w:val="27"/>
          <w:rFonts w:hint="eastAsia"/>
          <w:rtl/>
        </w:rPr>
        <w:t>אר</w:t>
      </w:r>
      <w:r w:rsidRPr="009F73ED">
        <w:rPr>
          <w:rStyle w:val="27"/>
          <w:rtl/>
        </w:rPr>
        <w:t>"ש</w:t>
      </w:r>
      <w:r>
        <w:rPr>
          <w:rFonts w:hint="cs"/>
          <w:rtl/>
        </w:rPr>
        <w:t>: שניתם: מן הטמא טמא, ואלו גם מטמא באים.</w:t>
      </w:r>
    </w:p>
    <w:p w14:paraId="6FADCE36" w14:textId="77777777" w:rsidR="006542AA" w:rsidRDefault="00000000">
      <w:pPr>
        <w:pStyle w:val="36"/>
        <w:framePr w:wrap="notBeside"/>
      </w:pPr>
      <w:r>
        <w:lastRenderedPageBreak/>
        <w:t>מיתיבי:</w:t>
      </w:r>
    </w:p>
    <w:p w14:paraId="79CCCE6C" w14:textId="5A66AB04" w:rsidR="00375DF8" w:rsidRDefault="00F63065" w:rsidP="00375DF8">
      <w:pPr>
        <w:rPr>
          <w:rtl/>
        </w:rPr>
      </w:pPr>
      <w:r>
        <w:rPr>
          <w:rtl/>
        </w:rPr>
        <w:t>מפני מה אמרו דבש דבורים מותר - מפני שמכניסות אותו לגופן, ואין ממצות אותו מגופן!</w:t>
      </w:r>
    </w:p>
    <w:p w14:paraId="4117F926" w14:textId="5BFB7DBF" w:rsidR="00B874E6" w:rsidRPr="00CD49A5" w:rsidRDefault="00375DF8" w:rsidP="00C5567C">
      <w:pPr>
        <w:pStyle w:val="a"/>
        <w:rPr>
          <w:rtl/>
        </w:rPr>
      </w:pPr>
      <w:r w:rsidRPr="00CD49A5">
        <w:rPr>
          <w:rFonts w:hint="cs"/>
          <w:rtl/>
        </w:rPr>
        <w:t xml:space="preserve">הוא </w:t>
      </w:r>
      <w:r>
        <w:rPr>
          <w:rStyle w:val="affffd"/>
          <w:rFonts w:hint="cs"/>
          <w:rtl/>
        </w:rPr>
        <w:t>רב</w:t>
      </w:r>
      <w:r w:rsidRPr="00CD49A5">
        <w:rPr>
          <w:rFonts w:hint="cs"/>
          <w:rtl/>
        </w:rPr>
        <w:t xml:space="preserve"> </w:t>
      </w:r>
      <w:r>
        <w:rPr>
          <w:rStyle w:val="affffd"/>
          <w:rFonts w:hint="cs"/>
          <w:rtl/>
        </w:rPr>
        <w:t>ששת</w:t>
      </w:r>
      <w:r w:rsidRPr="00CD49A5">
        <w:rPr>
          <w:rFonts w:hint="cs"/>
          <w:rtl/>
        </w:rPr>
        <w:t xml:space="preserve"> </w:t>
      </w:r>
      <w:r>
        <w:rPr>
          <w:rFonts w:hint="cs"/>
          <w:rtl/>
        </w:rPr>
        <w:t xml:space="preserve">שאמר </w:t>
      </w:r>
      <w:r w:rsidRPr="009F73ED">
        <w:rPr>
          <w:rStyle w:val="27"/>
          <w:rFonts w:hint="eastAsia"/>
          <w:rtl/>
        </w:rPr>
        <w:t>כר</w:t>
      </w:r>
      <w:r w:rsidRPr="009F73ED">
        <w:rPr>
          <w:rStyle w:val="27"/>
          <w:rtl/>
        </w:rPr>
        <w:t>"י</w:t>
      </w:r>
      <w:r>
        <w:rPr>
          <w:rFonts w:hint="cs"/>
          <w:rtl/>
        </w:rPr>
        <w:t>, שהתורה</w:t>
      </w:r>
      <w:r w:rsidRPr="00CD49A5">
        <w:rPr>
          <w:rFonts w:hint="cs"/>
          <w:rtl/>
        </w:rPr>
        <w:t xml:space="preserve"> התירה </w:t>
      </w:r>
      <w:r>
        <w:rPr>
          <w:rFonts w:hint="cs"/>
          <w:rtl/>
        </w:rPr>
        <w:t>דבש,</w:t>
      </w:r>
      <w:r w:rsidRPr="00CD49A5">
        <w:rPr>
          <w:rFonts w:hint="cs"/>
          <w:rtl/>
        </w:rPr>
        <w:t xml:space="preserve"> </w:t>
      </w:r>
      <w:r>
        <w:rPr>
          <w:rFonts w:hint="cs"/>
          <w:rtl/>
        </w:rPr>
        <w:t>דתניא:</w:t>
      </w:r>
      <w:r w:rsidRPr="00CD49A5">
        <w:rPr>
          <w:rFonts w:hint="cs"/>
          <w:rtl/>
        </w:rPr>
        <w:t xml:space="preserve"> '</w:t>
      </w:r>
      <w:r>
        <w:rPr>
          <w:rStyle w:val="affffe"/>
          <w:rtl/>
        </w:rPr>
        <w:t>אַךְ אֶת זֶה תֹּאכְלוּ מִכֹּל שֶׁרֶץ הָעוֹף</w:t>
      </w:r>
      <w:r w:rsidRPr="00CD49A5">
        <w:rPr>
          <w:rFonts w:hint="cs"/>
          <w:rtl/>
        </w:rPr>
        <w:t>'</w:t>
      </w:r>
      <w:r w:rsidR="00F63065" w:rsidRPr="00CD49A5">
        <w:rPr>
          <w:rtl/>
        </w:rPr>
        <w:t xml:space="preserve">, זה אתה אוכל, </w:t>
      </w:r>
      <w:r w:rsidRPr="00CD49A5">
        <w:rPr>
          <w:rFonts w:hint="cs"/>
          <w:rtl/>
        </w:rPr>
        <w:t>אבל אתה אוכל מה שעוף טמא משריץ והיינו דבש דבורים אבל לא דבש</w:t>
      </w:r>
      <w:r w:rsidR="00F63065" w:rsidRPr="00CD49A5">
        <w:rPr>
          <w:rtl/>
        </w:rPr>
        <w:t xml:space="preserve"> הגזין </w:t>
      </w:r>
      <w:r>
        <w:rPr>
          <w:rtl/>
        </w:rPr>
        <w:t>והצירעין,</w:t>
      </w:r>
      <w:r w:rsidR="00F63065" w:rsidRPr="00CD49A5">
        <w:rPr>
          <w:rtl/>
        </w:rPr>
        <w:t xml:space="preserve"> שיש לו שם לווי</w:t>
      </w:r>
      <w:r w:rsidR="0057284B" w:rsidRPr="00CD49A5">
        <w:rPr>
          <w:rtl/>
        </w:rPr>
        <w:t>.</w:t>
      </w:r>
    </w:p>
    <w:p w14:paraId="4FBE00A5" w14:textId="77777777" w:rsidR="006542AA" w:rsidRDefault="00000000">
      <w:pPr>
        <w:pStyle w:val="36"/>
        <w:framePr w:wrap="notBeside"/>
      </w:pPr>
      <w:r>
        <w:t>והך</w:t>
      </w:r>
    </w:p>
    <w:p w14:paraId="472B8B9D" w14:textId="07881E66" w:rsidR="00B874E6" w:rsidRDefault="00375DF8" w:rsidP="00375DF8">
      <w:pPr>
        <w:rPr>
          <w:rtl/>
        </w:rPr>
      </w:pPr>
      <w:r>
        <w:rPr>
          <w:rFonts w:hint="cs"/>
          <w:rtl/>
        </w:rPr>
        <w:t>דתניא:</w:t>
      </w:r>
      <w:r w:rsidR="00F63065">
        <w:rPr>
          <w:rtl/>
        </w:rPr>
        <w:t xml:space="preserve"> דבש הגזין והצירעין </w:t>
      </w:r>
      <w:r>
        <w:rPr>
          <w:rtl/>
        </w:rPr>
        <w:t>-</w:t>
      </w:r>
      <w:r w:rsidR="00F63065">
        <w:rPr>
          <w:rtl/>
        </w:rPr>
        <w:t xml:space="preserve"> </w:t>
      </w:r>
      <w:r>
        <w:rPr>
          <w:rtl/>
        </w:rPr>
        <w:t>טהור [שצריך</w:t>
      </w:r>
      <w:r>
        <w:rPr>
          <w:rFonts w:hint="cs"/>
          <w:rtl/>
        </w:rPr>
        <w:t xml:space="preserve"> מחשבה]</w:t>
      </w:r>
      <w:r w:rsidR="00F63065">
        <w:rPr>
          <w:rtl/>
        </w:rPr>
        <w:t xml:space="preserve">, ומותר באכילה - </w:t>
      </w:r>
      <w:r>
        <w:rPr>
          <w:rtl/>
        </w:rPr>
        <w:t>שלא</w:t>
      </w:r>
      <w:r w:rsidR="00F63065">
        <w:rPr>
          <w:rtl/>
        </w:rPr>
        <w:t xml:space="preserve"> </w:t>
      </w:r>
      <w:r w:rsidR="00F63065">
        <w:rPr>
          <w:rStyle w:val="27"/>
          <w:rtl/>
        </w:rPr>
        <w:t>כרבי</w:t>
      </w:r>
      <w:r w:rsidR="00F63065">
        <w:rPr>
          <w:rtl/>
        </w:rPr>
        <w:t xml:space="preserve"> יעקב</w:t>
      </w:r>
      <w:r w:rsidR="0057284B">
        <w:rPr>
          <w:rtl/>
        </w:rPr>
        <w:t>.</w:t>
      </w:r>
    </w:p>
    <w:p w14:paraId="6C97DF6C" w14:textId="5D4AB92D" w:rsidR="006542AA" w:rsidRDefault="00000000">
      <w:pPr>
        <w:pStyle w:val="36"/>
        <w:framePr w:wrap="notBeside"/>
      </w:pPr>
      <w:r>
        <w:t>ותנ"ה</w:t>
      </w:r>
      <w:r w:rsidR="00F63065">
        <w:t>:</w:t>
      </w:r>
    </w:p>
    <w:p w14:paraId="196326D3" w14:textId="16AEDA87" w:rsidR="00B874E6" w:rsidRDefault="00F63065" w:rsidP="00F63065">
      <w:pPr>
        <w:rPr>
          <w:rtl/>
        </w:rPr>
      </w:pPr>
      <w:r>
        <w:rPr>
          <w:rtl/>
        </w:rPr>
        <w:t>דבש בכוורתו מטמא טומאת אוכלין שלא במחשבה</w:t>
      </w:r>
      <w:r w:rsidR="0057284B">
        <w:rPr>
          <w:rtl/>
        </w:rPr>
        <w:t>.</w:t>
      </w:r>
    </w:p>
    <w:p w14:paraId="0BD53869" w14:textId="77777777" w:rsidR="006542AA" w:rsidRDefault="00000000">
      <w:pPr>
        <w:pStyle w:val="affff7"/>
      </w:pPr>
      <w:r>
        <w:rPr>
          <w:color w:val="7B3F00"/>
        </w:rPr>
        <w:t>ביצי יחמורה - זרע האייל</w:t>
      </w:r>
    </w:p>
    <w:p w14:paraId="0DE1B9C3" w14:textId="57CD20C2" w:rsidR="00375DF8" w:rsidRDefault="00643E14" w:rsidP="00643E14">
      <w:pPr>
        <w:rPr>
          <w:rtl/>
        </w:rPr>
      </w:pPr>
      <w:r>
        <w:rPr>
          <w:rFonts w:hint="cs"/>
          <w:rtl/>
        </w:rPr>
        <w:t>ביצי יחמורה [שפולטת מגופה]</w:t>
      </w:r>
      <w:r w:rsidR="00F63065">
        <w:rPr>
          <w:rtl/>
        </w:rPr>
        <w:t xml:space="preserve">, </w:t>
      </w:r>
      <w:r>
        <w:rPr>
          <w:rtl/>
        </w:rPr>
        <w:t>סברו</w:t>
      </w:r>
      <w:r w:rsidR="00F63065">
        <w:rPr>
          <w:rtl/>
        </w:rPr>
        <w:t xml:space="preserve"> רבנן </w:t>
      </w:r>
      <w:r>
        <w:rPr>
          <w:rtl/>
        </w:rPr>
        <w:t>לומר</w:t>
      </w:r>
      <w:r w:rsidR="00F63065">
        <w:rPr>
          <w:rtl/>
        </w:rPr>
        <w:t xml:space="preserve">: </w:t>
      </w:r>
      <w:r>
        <w:rPr>
          <w:rtl/>
        </w:rPr>
        <w:t xml:space="preserve">ביצים </w:t>
      </w:r>
      <w:r>
        <w:rPr>
          <w:rStyle w:val="affffd"/>
          <w:rtl/>
        </w:rPr>
        <w:t>ממש</w:t>
      </w:r>
      <w:r w:rsidR="00F63065">
        <w:rPr>
          <w:rtl/>
        </w:rPr>
        <w:t xml:space="preserve"> </w:t>
      </w:r>
      <w:r>
        <w:rPr>
          <w:rtl/>
        </w:rPr>
        <w:t>הם</w:t>
      </w:r>
      <w:r w:rsidR="00F63065">
        <w:rPr>
          <w:rtl/>
        </w:rPr>
        <w:t xml:space="preserve">, </w:t>
      </w:r>
      <w:r>
        <w:rPr>
          <w:rtl/>
        </w:rPr>
        <w:t>ואסורים,</w:t>
      </w:r>
    </w:p>
    <w:p w14:paraId="27A0285C" w14:textId="71D78DA2" w:rsidR="006542AA" w:rsidRDefault="00000000">
      <w:pPr>
        <w:pStyle w:val="36"/>
        <w:framePr w:wrap="notBeside"/>
      </w:pPr>
      <w:r>
        <w:t>אר"ס:</w:t>
      </w:r>
    </w:p>
    <w:p w14:paraId="463925F1" w14:textId="5D3F3D06" w:rsidR="00B874E6" w:rsidRDefault="00F63065" w:rsidP="002357CF">
      <w:pPr>
        <w:pStyle w:val="011"/>
        <w:rPr>
          <w:rtl/>
        </w:rPr>
      </w:pPr>
      <w:r>
        <w:rPr>
          <w:rtl/>
        </w:rPr>
        <w:t>זרע אייל הוא, שהולך אחר איילה, ו</w:t>
      </w:r>
      <w:r w:rsidR="00643E14">
        <w:rPr>
          <w:rFonts w:hint="cs"/>
          <w:rtl/>
        </w:rPr>
        <w:t xml:space="preserve">כיון שרחמה צר </w:t>
      </w:r>
      <w:r>
        <w:rPr>
          <w:rFonts w:hint="cs"/>
          <w:rtl/>
        </w:rPr>
        <w:t>אינה</w:t>
      </w:r>
      <w:r>
        <w:rPr>
          <w:rtl/>
        </w:rPr>
        <w:t xml:space="preserve"> מזדקקת,</w:t>
      </w:r>
      <w:r w:rsidR="00643E14">
        <w:rPr>
          <w:rtl/>
        </w:rPr>
        <w:t xml:space="preserve"> </w:t>
      </w:r>
      <w:r>
        <w:rPr>
          <w:rtl/>
        </w:rPr>
        <w:t>והולך</w:t>
      </w:r>
      <w:r w:rsidR="00643E14">
        <w:rPr>
          <w:rtl/>
        </w:rPr>
        <w:t xml:space="preserve"> </w:t>
      </w:r>
      <w:r>
        <w:rPr>
          <w:rtl/>
        </w:rPr>
        <w:t>אחר</w:t>
      </w:r>
      <w:r w:rsidR="00643E14">
        <w:rPr>
          <w:rtl/>
        </w:rPr>
        <w:t xml:space="preserve"> </w:t>
      </w:r>
      <w:r>
        <w:rPr>
          <w:rtl/>
        </w:rPr>
        <w:t>יחמורה</w:t>
      </w:r>
      <w:r w:rsidR="00643E14">
        <w:rPr>
          <w:rtl/>
        </w:rPr>
        <w:t xml:space="preserve"> </w:t>
      </w:r>
      <w:r>
        <w:rPr>
          <w:rtl/>
        </w:rPr>
        <w:t xml:space="preserve">ונושר </w:t>
      </w:r>
      <w:r>
        <w:rPr>
          <w:rStyle w:val="affffd"/>
          <w:rtl/>
        </w:rPr>
        <w:t>ממנה</w:t>
      </w:r>
      <w:r>
        <w:rPr>
          <w:rtl/>
        </w:rPr>
        <w:t>.</w:t>
      </w:r>
    </w:p>
    <w:p w14:paraId="19716432" w14:textId="77777777" w:rsidR="006542AA" w:rsidRDefault="00000000">
      <w:pPr>
        <w:pStyle w:val="affff7"/>
      </w:pPr>
      <w:r>
        <w:rPr>
          <w:color w:val="7B3F00"/>
        </w:rPr>
        <w:t>עור פני הולד - פרש בעלמא</w:t>
      </w:r>
    </w:p>
    <w:p w14:paraId="2E1D9D3E" w14:textId="77D552C2" w:rsidR="006542AA" w:rsidRDefault="00000000">
      <w:pPr>
        <w:pStyle w:val="36"/>
        <w:framePr w:wrap="notBeside"/>
      </w:pPr>
      <w:r>
        <w:t>אר"ה</w:t>
      </w:r>
      <w:r w:rsidR="00F63065">
        <w:t>:</w:t>
      </w:r>
    </w:p>
    <w:p w14:paraId="41262D83" w14:textId="5BD3668C" w:rsidR="00643E14" w:rsidRDefault="00F63065" w:rsidP="00643E14">
      <w:pPr>
        <w:rPr>
          <w:rtl/>
        </w:rPr>
      </w:pPr>
      <w:r>
        <w:rPr>
          <w:rtl/>
        </w:rPr>
        <w:t xml:space="preserve">עור הבא כנגד פניו של חמור </w:t>
      </w:r>
      <w:r w:rsidR="00643E14">
        <w:rPr>
          <w:rStyle w:val="affffd"/>
          <w:rtl/>
        </w:rPr>
        <w:t>בלידתו</w:t>
      </w:r>
      <w:r w:rsidR="00643E14">
        <w:rPr>
          <w:rtl/>
        </w:rPr>
        <w:t xml:space="preserve"> </w:t>
      </w:r>
      <w:r>
        <w:rPr>
          <w:rtl/>
        </w:rPr>
        <w:t xml:space="preserve">- מותר, </w:t>
      </w:r>
      <w:r w:rsidR="00643E14">
        <w:rPr>
          <w:rFonts w:hint="cs"/>
          <w:rtl/>
        </w:rPr>
        <w:t>שפרש</w:t>
      </w:r>
      <w:r>
        <w:rPr>
          <w:rtl/>
        </w:rPr>
        <w:t xml:space="preserve"> </w:t>
      </w:r>
      <w:r w:rsidR="00643E14">
        <w:rPr>
          <w:rtl/>
        </w:rPr>
        <w:t>סתם</w:t>
      </w:r>
      <w:r>
        <w:rPr>
          <w:rtl/>
        </w:rPr>
        <w:t xml:space="preserve"> הוא,</w:t>
      </w:r>
    </w:p>
    <w:p w14:paraId="70ACDA32" w14:textId="54735C44" w:rsidR="006542AA" w:rsidRDefault="00000000">
      <w:pPr>
        <w:pStyle w:val="36"/>
        <w:framePr w:wrap="notBeside"/>
      </w:pPr>
      <w:r>
        <w:t>א"ל ר"ח:</w:t>
      </w:r>
    </w:p>
    <w:p w14:paraId="323BA7AD" w14:textId="0837355F" w:rsidR="00643E14" w:rsidRDefault="00F63065" w:rsidP="00643E14">
      <w:pPr>
        <w:rPr>
          <w:rtl/>
        </w:rPr>
      </w:pPr>
      <w:r>
        <w:rPr>
          <w:rtl/>
        </w:rPr>
        <w:t>תניא שמסייע לך: עור הבא כנגד פניו של אדם, בין חי בין מת - טהור</w:t>
      </w:r>
    </w:p>
    <w:p w14:paraId="359C66E6" w14:textId="77777777" w:rsidR="006542AA" w:rsidRDefault="00000000">
      <w:pPr>
        <w:pStyle w:val="36"/>
        <w:framePr w:wrap="notBeside"/>
      </w:pPr>
      <w:r>
        <w:t>ו</w:t>
      </w:r>
      <w:r w:rsidR="00F63065">
        <w:t>תניא:</w:t>
      </w:r>
    </w:p>
    <w:p w14:paraId="4C24513B" w14:textId="32096170" w:rsidR="00B874E6" w:rsidRDefault="00F63065" w:rsidP="003C7E66">
      <w:pPr>
        <w:rPr>
          <w:rtl/>
        </w:rPr>
      </w:pPr>
      <w:r>
        <w:rPr>
          <w:rtl/>
        </w:rPr>
        <w:t xml:space="preserve">בין הוא חי ואמו חיה, בין הוא מת ואמו מתה! </w:t>
      </w:r>
      <w:r w:rsidR="003C7E66">
        <w:rPr>
          <w:rtl/>
        </w:rPr>
        <w:t xml:space="preserve">אם </w:t>
      </w:r>
      <w:r>
        <w:rPr>
          <w:rtl/>
        </w:rPr>
        <w:t>תניא, תניא</w:t>
      </w:r>
      <w:r w:rsidR="0057284B">
        <w:rPr>
          <w:rtl/>
        </w:rPr>
        <w:t>.</w:t>
      </w:r>
    </w:p>
    <w:p w14:paraId="284D2FCF" w14:textId="70BCE645" w:rsidR="0057284B" w:rsidRDefault="0057284B" w:rsidP="009F73ED">
      <w:pPr>
        <w:pStyle w:val="affff9"/>
        <w:rPr>
          <w:rtl/>
        </w:rPr>
      </w:pPr>
      <w:r>
        <w:rPr>
          <w:rtl/>
        </w:rPr>
        <w:t>• • •</w:t>
      </w:r>
    </w:p>
    <w:p w14:paraId="342FD6D7" w14:textId="77777777" w:rsidR="006542AA" w:rsidRDefault="00000000">
      <w:pPr>
        <w:pStyle w:val="afffff5"/>
        <w:framePr w:wrap="around"/>
      </w:pPr>
      <w:r>
        <w:t>משנה ב</w:t>
      </w:r>
    </w:p>
    <w:p w14:paraId="1EC8D26B" w14:textId="77777777" w:rsidR="003C7E66" w:rsidRDefault="00F63065" w:rsidP="009F73ED">
      <w:pPr>
        <w:pStyle w:val="afff5"/>
        <w:spacing w:before="120"/>
        <w:rPr>
          <w:rtl/>
        </w:rPr>
      </w:pPr>
      <w:r>
        <w:rPr>
          <w:rtl/>
        </w:rPr>
        <w:t xml:space="preserve">דג טמא שבלע דג טהור - מותר באכילה, </w:t>
      </w:r>
    </w:p>
    <w:p w14:paraId="193D0C32" w14:textId="77777777" w:rsidR="00B874E6" w:rsidRDefault="00F63065" w:rsidP="003C7E66">
      <w:pPr>
        <w:pStyle w:val="afff5"/>
        <w:rPr>
          <w:rtl/>
        </w:rPr>
      </w:pPr>
      <w:r>
        <w:rPr>
          <w:rtl/>
        </w:rPr>
        <w:t>וטהור שבלע דג טמא - אסור באכילה, לפי שאינו גידולו</w:t>
      </w:r>
      <w:r w:rsidR="0057284B">
        <w:rPr>
          <w:rtl/>
        </w:rPr>
        <w:t>.</w:t>
      </w:r>
    </w:p>
    <w:p w14:paraId="56098BEA" w14:textId="070DDE43" w:rsidR="0057284B" w:rsidRDefault="0057284B" w:rsidP="009F73ED">
      <w:pPr>
        <w:pStyle w:val="affff9"/>
        <w:rPr>
          <w:rtl/>
        </w:rPr>
      </w:pPr>
      <w:r>
        <w:rPr>
          <w:rtl/>
        </w:rPr>
        <w:t>• • •</w:t>
      </w:r>
    </w:p>
    <w:p w14:paraId="47498139" w14:textId="6DDBB67C" w:rsidR="003C7E66" w:rsidRDefault="00F63065" w:rsidP="003C7E66">
      <w:pPr>
        <w:rPr>
          <w:rtl/>
        </w:rPr>
      </w:pPr>
      <w:r>
        <w:rPr>
          <w:rtl/>
        </w:rPr>
        <w:t xml:space="preserve">הטעם </w:t>
      </w:r>
      <w:r>
        <w:rPr>
          <w:rStyle w:val="affffd"/>
          <w:rtl/>
        </w:rPr>
        <w:t>שמותר</w:t>
      </w:r>
      <w:r w:rsidR="003C7E66">
        <w:rPr>
          <w:rtl/>
        </w:rPr>
        <w:t xml:space="preserve"> </w:t>
      </w:r>
      <w:r>
        <w:rPr>
          <w:rtl/>
        </w:rPr>
        <w:t>-</w:t>
      </w:r>
      <w:r w:rsidR="003C7E66">
        <w:rPr>
          <w:rtl/>
        </w:rPr>
        <w:t xml:space="preserve"> </w:t>
      </w:r>
      <w:r>
        <w:rPr>
          <w:rtl/>
        </w:rPr>
        <w:t>שראינוהו שבלע, אבל</w:t>
      </w:r>
      <w:r w:rsidR="003C7E66">
        <w:rPr>
          <w:rtl/>
        </w:rPr>
        <w:t xml:space="preserve"> לא </w:t>
      </w:r>
      <w:r>
        <w:rPr>
          <w:rtl/>
        </w:rPr>
        <w:t>ראינוהו</w:t>
      </w:r>
      <w:r w:rsidR="003C7E66">
        <w:rPr>
          <w:rtl/>
        </w:rPr>
        <w:t xml:space="preserve"> </w:t>
      </w:r>
      <w:r>
        <w:rPr>
          <w:rtl/>
        </w:rPr>
        <w:t>שבלע</w:t>
      </w:r>
      <w:r w:rsidR="003C7E66">
        <w:rPr>
          <w:rtl/>
        </w:rPr>
        <w:t xml:space="preserve"> </w:t>
      </w:r>
      <w:r>
        <w:rPr>
          <w:rtl/>
        </w:rPr>
        <w:t xml:space="preserve">- </w:t>
      </w:r>
      <w:r>
        <w:rPr>
          <w:rFonts w:hint="cs"/>
          <w:rtl/>
        </w:rPr>
        <w:t>אומרים</w:t>
      </w:r>
      <w:r>
        <w:rPr>
          <w:rtl/>
        </w:rPr>
        <w:t xml:space="preserve"> </w:t>
      </w:r>
      <w:r>
        <w:rPr>
          <w:rFonts w:hint="cs"/>
          <w:rtl/>
        </w:rPr>
        <w:t>שהשריץ, כדתניא:</w:t>
      </w:r>
      <w:r w:rsidR="003C7E66">
        <w:rPr>
          <w:rFonts w:hint="cs"/>
          <w:rtl/>
        </w:rPr>
        <w:t xml:space="preserve"> טמא </w:t>
      </w:r>
      <w:r>
        <w:rPr>
          <w:rFonts w:hint="cs"/>
          <w:rtl/>
        </w:rPr>
        <w:t>משריץ,</w:t>
      </w:r>
      <w:r w:rsidR="003C7E66">
        <w:rPr>
          <w:rFonts w:hint="cs"/>
          <w:rtl/>
        </w:rPr>
        <w:t xml:space="preserve"> טהור מטיל </w:t>
      </w:r>
      <w:r>
        <w:rPr>
          <w:rFonts w:hint="cs"/>
          <w:rtl/>
        </w:rPr>
        <w:t>ביצים.</w:t>
      </w:r>
    </w:p>
    <w:p w14:paraId="69EF5327" w14:textId="77777777" w:rsidR="006542AA" w:rsidRDefault="00000000">
      <w:pPr>
        <w:pStyle w:val="36"/>
        <w:framePr w:wrap="notBeside"/>
      </w:pPr>
      <w:r>
        <w:t>ויקשה</w:t>
      </w:r>
    </w:p>
    <w:p w14:paraId="1D55EB24" w14:textId="3212BF8E" w:rsidR="003C7E66" w:rsidRDefault="003C7E66" w:rsidP="003C7E66">
      <w:pPr>
        <w:rPr>
          <w:rtl/>
        </w:rPr>
      </w:pPr>
      <w:r>
        <w:rPr>
          <w:rFonts w:hint="cs"/>
          <w:rtl/>
        </w:rPr>
        <w:t>שא"כ, גם כשראינו ש</w:t>
      </w:r>
      <w:r w:rsidR="00F63065">
        <w:rPr>
          <w:rtl/>
        </w:rPr>
        <w:t xml:space="preserve">בלע </w:t>
      </w:r>
      <w:r>
        <w:rPr>
          <w:rtl/>
        </w:rPr>
        <w:t>נאמר:</w:t>
      </w:r>
      <w:r w:rsidR="00F63065">
        <w:rPr>
          <w:rtl/>
        </w:rPr>
        <w:t xml:space="preserve"> </w:t>
      </w:r>
      <w:r>
        <w:rPr>
          <w:rtl/>
        </w:rPr>
        <w:t>זה</w:t>
      </w:r>
      <w:r w:rsidR="00F63065">
        <w:rPr>
          <w:rtl/>
        </w:rPr>
        <w:t xml:space="preserve"> </w:t>
      </w:r>
      <w:r>
        <w:rPr>
          <w:rtl/>
        </w:rPr>
        <w:t>התעכל,</w:t>
      </w:r>
      <w:r w:rsidR="00F63065">
        <w:rPr>
          <w:rtl/>
        </w:rPr>
        <w:t xml:space="preserve"> </w:t>
      </w:r>
      <w:r>
        <w:rPr>
          <w:rtl/>
        </w:rPr>
        <w:t>וזה</w:t>
      </w:r>
      <w:r w:rsidR="00F63065">
        <w:rPr>
          <w:rtl/>
        </w:rPr>
        <w:t xml:space="preserve"> </w:t>
      </w:r>
      <w:r>
        <w:rPr>
          <w:rtl/>
        </w:rPr>
        <w:t>השריץ!</w:t>
      </w:r>
    </w:p>
    <w:p w14:paraId="042A941B" w14:textId="5F4B32C0" w:rsidR="006542AA" w:rsidRDefault="00000000">
      <w:pPr>
        <w:pStyle w:val="36"/>
        <w:framePr w:wrap="notBeside"/>
      </w:pPr>
      <w:r>
        <w:t>אר"ש:</w:t>
      </w:r>
    </w:p>
    <w:p w14:paraId="708082FB" w14:textId="62E6E96F" w:rsidR="003C7E66" w:rsidRDefault="00F63065" w:rsidP="003C7E66">
      <w:pPr>
        <w:rPr>
          <w:rtl/>
        </w:rPr>
      </w:pPr>
      <w:r>
        <w:rPr>
          <w:rtl/>
        </w:rPr>
        <w:lastRenderedPageBreak/>
        <w:t xml:space="preserve">כגון שמצאו דרך הריעי, </w:t>
      </w:r>
    </w:p>
    <w:p w14:paraId="0D2DD9B6" w14:textId="475349BA" w:rsidR="006542AA" w:rsidRDefault="00000000">
      <w:pPr>
        <w:pStyle w:val="36"/>
        <w:framePr w:wrap="notBeside"/>
      </w:pPr>
      <w:r>
        <w:t>ר"פ:</w:t>
      </w:r>
    </w:p>
    <w:p w14:paraId="3305DEC7" w14:textId="61402FCC" w:rsidR="003C7E66" w:rsidRDefault="00F63065" w:rsidP="003C7E66">
      <w:pPr>
        <w:rPr>
          <w:rtl/>
        </w:rPr>
      </w:pPr>
      <w:r>
        <w:rPr>
          <w:rtl/>
        </w:rPr>
        <w:t xml:space="preserve">כגון שמצאו דרך בית הבליעה, </w:t>
      </w:r>
    </w:p>
    <w:p w14:paraId="034052F6" w14:textId="5EB0B53C" w:rsidR="006542AA" w:rsidRDefault="00000000">
      <w:pPr>
        <w:pStyle w:val="36"/>
        <w:framePr w:wrap="notBeside"/>
      </w:pPr>
      <w:r>
        <w:t>ר"נ:</w:t>
      </w:r>
    </w:p>
    <w:p w14:paraId="55BB529A" w14:textId="3C25B2C9" w:rsidR="003C7E66" w:rsidRDefault="00F63065" w:rsidP="003C7E66">
      <w:pPr>
        <w:rPr>
          <w:rtl/>
        </w:rPr>
      </w:pPr>
      <w:r>
        <w:rPr>
          <w:rtl/>
        </w:rPr>
        <w:t xml:space="preserve">כגון שמצאו שלם, </w:t>
      </w:r>
    </w:p>
    <w:p w14:paraId="0E5CB05F" w14:textId="37A517B2" w:rsidR="006542AA" w:rsidRDefault="00000000">
      <w:pPr>
        <w:pStyle w:val="36"/>
        <w:framePr w:wrap="notBeside"/>
      </w:pPr>
      <w:r>
        <w:t>רב אשי:</w:t>
      </w:r>
    </w:p>
    <w:p w14:paraId="14E6EF80" w14:textId="12951C8E" w:rsidR="00B874E6" w:rsidRDefault="00F63065" w:rsidP="003C7E66">
      <w:pPr>
        <w:rPr>
          <w:rtl/>
        </w:rPr>
      </w:pPr>
      <w:r>
        <w:rPr>
          <w:rtl/>
        </w:rPr>
        <w:t>רוב דגים במינם משריצין, וכמי שבלע לפנינו דמי</w:t>
      </w:r>
      <w:r w:rsidR="0057284B">
        <w:rPr>
          <w:rtl/>
        </w:rPr>
        <w:t>.</w:t>
      </w:r>
    </w:p>
    <w:p w14:paraId="7A7EC3CF" w14:textId="137C5612" w:rsidR="006542AA" w:rsidRDefault="00F63065">
      <w:pPr>
        <w:pStyle w:val="36"/>
        <w:framePr w:wrap="notBeside"/>
      </w:pPr>
      <w:r>
        <w:t>ת"ר:</w:t>
      </w:r>
    </w:p>
    <w:p w14:paraId="6C2AD2E2" w14:textId="23FEBE18" w:rsidR="003C7E66" w:rsidRDefault="003C7E66" w:rsidP="00F63065">
      <w:pPr>
        <w:rPr>
          <w:rtl/>
        </w:rPr>
      </w:pPr>
      <w:r>
        <w:rPr>
          <w:rtl/>
        </w:rPr>
        <w:tab/>
      </w:r>
      <w:r w:rsidR="00F63065">
        <w:rPr>
          <w:rtl/>
        </w:rPr>
        <w:t xml:space="preserve">דג טמא - משריץ, דג טהור - מטיל ביצים, כל המוליד מניק, </w:t>
      </w:r>
    </w:p>
    <w:p w14:paraId="41E91D84" w14:textId="77777777" w:rsidR="00B874E6" w:rsidRDefault="003C7E66" w:rsidP="00F63065">
      <w:pPr>
        <w:rPr>
          <w:rtl/>
        </w:rPr>
      </w:pPr>
      <w:r>
        <w:rPr>
          <w:rtl/>
        </w:rPr>
        <w:tab/>
      </w:r>
      <w:r w:rsidR="00F63065">
        <w:rPr>
          <w:rtl/>
        </w:rPr>
        <w:t>וכל המטיל ביצים מלקט, חוץ מעטלף, ש</w:t>
      </w:r>
      <w:r w:rsidR="00FA1A10">
        <w:rPr>
          <w:rtl/>
        </w:rPr>
        <w:t>אע"פ</w:t>
      </w:r>
      <w:r w:rsidR="00F63065">
        <w:rPr>
          <w:rtl/>
        </w:rPr>
        <w:t xml:space="preserve"> שמטיל ביצים מניק</w:t>
      </w:r>
      <w:r w:rsidR="0057284B">
        <w:rPr>
          <w:rtl/>
        </w:rPr>
        <w:t>.</w:t>
      </w:r>
    </w:p>
    <w:p w14:paraId="271E1CB5" w14:textId="77777777" w:rsidR="003C7E66" w:rsidRDefault="003C7E66" w:rsidP="003C7E66">
      <w:pPr>
        <w:pStyle w:val="afff0"/>
        <w:framePr w:wrap="around"/>
        <w:rPr>
          <w:rtl/>
        </w:rPr>
      </w:pPr>
      <w:r>
        <w:rPr>
          <w:rFonts w:hint="cs"/>
          <w:rtl/>
        </w:rPr>
        <w:t>ח.</w:t>
      </w:r>
    </w:p>
    <w:p w14:paraId="494017BB" w14:textId="77777777" w:rsidR="00B874E6" w:rsidRDefault="00F63065" w:rsidP="00F63065">
      <w:pPr>
        <w:rPr>
          <w:rtl/>
        </w:rPr>
      </w:pPr>
      <w:r>
        <w:rPr>
          <w:rtl/>
        </w:rPr>
        <w:t xml:space="preserve">הדולפנין </w:t>
      </w:r>
      <w:r w:rsidR="003C7E66">
        <w:rPr>
          <w:rFonts w:hint="cs"/>
          <w:rtl/>
        </w:rPr>
        <w:t xml:space="preserve">[בני ימא] </w:t>
      </w:r>
      <w:r>
        <w:rPr>
          <w:rtl/>
        </w:rPr>
        <w:t xml:space="preserve">פרין </w:t>
      </w:r>
      <w:r>
        <w:rPr>
          <w:rStyle w:val="27"/>
          <w:rtl/>
        </w:rPr>
        <w:t>ורבין</w:t>
      </w:r>
      <w:r>
        <w:rPr>
          <w:rtl/>
        </w:rPr>
        <w:t xml:space="preserve"> כבני אדם</w:t>
      </w:r>
      <w:r w:rsidR="0057284B">
        <w:rPr>
          <w:rtl/>
        </w:rPr>
        <w:t>.</w:t>
      </w:r>
    </w:p>
    <w:p w14:paraId="3ADB41D1" w14:textId="77777777" w:rsidR="003C7E66" w:rsidRDefault="003C7E66" w:rsidP="00F63065">
      <w:pPr>
        <w:rPr>
          <w:rtl/>
        </w:rPr>
      </w:pPr>
      <w:r>
        <w:rPr>
          <w:rFonts w:hint="cs"/>
          <w:rtl/>
        </w:rPr>
        <w:t xml:space="preserve">כל שזכרותו מבחוץ מוליד, מבפנים מטיל ביצים. </w:t>
      </w:r>
    </w:p>
    <w:p w14:paraId="0878C373" w14:textId="728E39F6" w:rsidR="003C7E66" w:rsidRDefault="003C7E66" w:rsidP="00F63065">
      <w:pPr>
        <w:rPr>
          <w:rtl/>
        </w:rPr>
      </w:pPr>
      <w:r>
        <w:rPr>
          <w:rFonts w:hint="cs"/>
          <w:rtl/>
        </w:rPr>
        <w:t xml:space="preserve">[ולא כל שביציו בחוץ שהרי אווז ואווז בר כלאיים זה בזה מפני שזה ביציו בפנים וזה בחוץ, </w:t>
      </w:r>
      <w:r>
        <w:rPr>
          <w:rStyle w:val="affffd"/>
          <w:rFonts w:hint="cs"/>
          <w:rtl/>
        </w:rPr>
        <w:t>ושניהם מטילים</w:t>
      </w:r>
      <w:r>
        <w:rPr>
          <w:rFonts w:hint="cs"/>
          <w:rtl/>
        </w:rPr>
        <w:t xml:space="preserve">] </w:t>
      </w:r>
    </w:p>
    <w:p w14:paraId="1BEEC20F" w14:textId="77777777" w:rsidR="003C7E66" w:rsidRDefault="003C7E66" w:rsidP="00F63065">
      <w:pPr>
        <w:rPr>
          <w:rtl/>
        </w:rPr>
      </w:pPr>
      <w:r>
        <w:rPr>
          <w:rtl/>
        </w:rPr>
        <w:t>כל שתשמישו ביום</w:t>
      </w:r>
      <w:r w:rsidR="00F63065">
        <w:rPr>
          <w:rtl/>
        </w:rPr>
        <w:t xml:space="preserve"> יולד ביום, בלילה - יולד בלילה, </w:t>
      </w:r>
    </w:p>
    <w:p w14:paraId="31978487" w14:textId="77777777" w:rsidR="00B874E6" w:rsidRDefault="00F63065" w:rsidP="00F63065">
      <w:pPr>
        <w:rPr>
          <w:rtl/>
        </w:rPr>
      </w:pPr>
      <w:r>
        <w:rPr>
          <w:rtl/>
        </w:rPr>
        <w:t>כל שתשמישו בין ביום בין בלילה - יולד בין ביום בין בלילה</w:t>
      </w:r>
      <w:r w:rsidR="0057284B">
        <w:rPr>
          <w:rtl/>
        </w:rPr>
        <w:t>.</w:t>
      </w:r>
    </w:p>
    <w:p w14:paraId="1CC40909" w14:textId="77777777" w:rsidR="003C7E66" w:rsidRDefault="00F63065" w:rsidP="00F63065">
      <w:pPr>
        <w:rPr>
          <w:rtl/>
        </w:rPr>
      </w:pPr>
      <w:r>
        <w:rPr>
          <w:rtl/>
        </w:rPr>
        <w:t xml:space="preserve">תשמישו ביום - יולד ביום - תרנגול, </w:t>
      </w:r>
    </w:p>
    <w:p w14:paraId="279B5784" w14:textId="77777777" w:rsidR="003C7E66" w:rsidRDefault="00F63065" w:rsidP="00F63065">
      <w:pPr>
        <w:rPr>
          <w:rtl/>
        </w:rPr>
      </w:pPr>
      <w:r>
        <w:rPr>
          <w:rtl/>
        </w:rPr>
        <w:t xml:space="preserve">בלילה יולד בלילה - עטלף, </w:t>
      </w:r>
    </w:p>
    <w:p w14:paraId="0D79341B" w14:textId="0890F9EA" w:rsidR="003C7E66" w:rsidRDefault="00F63065" w:rsidP="00F63065">
      <w:pPr>
        <w:rPr>
          <w:rtl/>
        </w:rPr>
      </w:pPr>
      <w:r>
        <w:rPr>
          <w:rtl/>
        </w:rPr>
        <w:t>תשמישו בין ביום בין בלילה יולד בין ביום בין בלילה - אדם וכל שדומה לו,</w:t>
      </w:r>
    </w:p>
    <w:p w14:paraId="7DD0986B" w14:textId="729AB10E" w:rsidR="006542AA" w:rsidRDefault="00000000">
      <w:pPr>
        <w:pStyle w:val="36"/>
        <w:framePr w:wrap="notBeside"/>
      </w:pPr>
      <w:r>
        <w:t>נפק"מ לרמבדר"כ</w:t>
      </w:r>
      <w:r w:rsidR="00F63065">
        <w:t>:</w:t>
      </w:r>
    </w:p>
    <w:p w14:paraId="46742BF2" w14:textId="5D8DCB25" w:rsidR="003C7E66" w:rsidRDefault="00F63065" w:rsidP="00A1192C">
      <w:pPr>
        <w:rPr>
          <w:rtl/>
        </w:rPr>
      </w:pPr>
      <w:r>
        <w:rPr>
          <w:rtl/>
        </w:rPr>
        <w:t>בדק בקינה של תרנגולין מערב יום טוב ולא מצא בה ביצה, ולמחר השכים ומצא בה ביצה - מותרת באכילה ביום טוב,</w:t>
      </w:r>
      <w:r w:rsidR="00A1192C">
        <w:rPr>
          <w:rFonts w:hint="cs"/>
          <w:rtl/>
        </w:rPr>
        <w:t xml:space="preserve"> </w:t>
      </w:r>
      <w:r w:rsidR="003C7E66">
        <w:rPr>
          <w:rFonts w:hint="cs"/>
          <w:rtl/>
        </w:rPr>
        <w:t>שאמור</w:t>
      </w:r>
      <w:r>
        <w:rPr>
          <w:rtl/>
        </w:rPr>
        <w:t xml:space="preserve"> יצתה רובה וחזרה </w:t>
      </w:r>
      <w:r w:rsidR="003C7E66">
        <w:rPr>
          <w:rtl/>
        </w:rPr>
        <w:t>היה</w:t>
      </w:r>
      <w:r>
        <w:rPr>
          <w:rtl/>
        </w:rPr>
        <w:t xml:space="preserve">, </w:t>
      </w:r>
    </w:p>
    <w:p w14:paraId="71C6AC1E" w14:textId="5CFA703F" w:rsidR="006542AA" w:rsidRDefault="00000000">
      <w:pPr>
        <w:pStyle w:val="36"/>
        <w:framePr w:wrap="notBeside"/>
      </w:pPr>
      <w:r>
        <w:t>וכדרי"ו</w:t>
      </w:r>
      <w:r w:rsidR="00F63065">
        <w:t>:</w:t>
      </w:r>
    </w:p>
    <w:p w14:paraId="6DC5E67E" w14:textId="0EB10BBD" w:rsidR="00B874E6" w:rsidRDefault="00F63065" w:rsidP="003C7E66">
      <w:pPr>
        <w:rPr>
          <w:rtl/>
        </w:rPr>
      </w:pPr>
      <w:r>
        <w:rPr>
          <w:rtl/>
        </w:rPr>
        <w:t>ביצה שיצתה רובה מערב יום טוב וחוזרת - מותרת לאוכלה ביום טוב</w:t>
      </w:r>
      <w:r w:rsidR="0057284B">
        <w:rPr>
          <w:rtl/>
        </w:rPr>
        <w:t>.</w:t>
      </w:r>
    </w:p>
    <w:p w14:paraId="5C2869AE" w14:textId="77777777" w:rsidR="00A1192C" w:rsidRDefault="00A1192C" w:rsidP="00F63065">
      <w:pPr>
        <w:rPr>
          <w:rtl/>
        </w:rPr>
      </w:pPr>
      <w:r>
        <w:rPr>
          <w:rtl/>
        </w:rPr>
        <w:t xml:space="preserve">• </w:t>
      </w:r>
      <w:r w:rsidR="00F63065">
        <w:rPr>
          <w:rtl/>
        </w:rPr>
        <w:t xml:space="preserve">כל שתשמישו ועיבורו שוה יולדים ומגדלים זה מזה, </w:t>
      </w:r>
    </w:p>
    <w:p w14:paraId="156B266F" w14:textId="77777777" w:rsidR="00B874E6" w:rsidRDefault="00F63065" w:rsidP="00F63065">
      <w:pPr>
        <w:rPr>
          <w:rtl/>
        </w:rPr>
      </w:pPr>
      <w:r>
        <w:rPr>
          <w:rtl/>
        </w:rPr>
        <w:t>הכל משמשין פנים כנגד עורף, חוץ משלשה שמשמשין פנים כנגד פנים, ואלו הן: דג ואדם ונחש</w:t>
      </w:r>
      <w:r w:rsidR="0057284B">
        <w:rPr>
          <w:rtl/>
        </w:rPr>
        <w:t>.</w:t>
      </w:r>
    </w:p>
    <w:p w14:paraId="4AAE2B38" w14:textId="391C05E3" w:rsidR="006542AA" w:rsidRDefault="00000000">
      <w:pPr>
        <w:pStyle w:val="36"/>
        <w:framePr w:wrap="notBeside"/>
      </w:pPr>
      <w:r>
        <w:t>אמרו במערבא:</w:t>
      </w:r>
    </w:p>
    <w:p w14:paraId="16BCD458" w14:textId="031AA019" w:rsidR="00B874E6" w:rsidRDefault="00F63065" w:rsidP="00F63065">
      <w:pPr>
        <w:rPr>
          <w:rtl/>
        </w:rPr>
      </w:pPr>
      <w:r>
        <w:rPr>
          <w:rtl/>
        </w:rPr>
        <w:t>הואיל ודיברה עמהם שכינה</w:t>
      </w:r>
      <w:r w:rsidR="0057284B">
        <w:rPr>
          <w:rtl/>
        </w:rPr>
        <w:t>.</w:t>
      </w:r>
    </w:p>
    <w:p w14:paraId="652AF501" w14:textId="2F7C8F43" w:rsidR="006542AA" w:rsidRDefault="00000000">
      <w:pPr>
        <w:pStyle w:val="36"/>
        <w:framePr w:wrap="notBeside"/>
      </w:pPr>
      <w:r>
        <w:t xml:space="preserve"> </w:t>
      </w:r>
      <w:r w:rsidR="00F63065">
        <w:t>תנא:</w:t>
      </w:r>
    </w:p>
    <w:p w14:paraId="3C061AAE" w14:textId="5890CF50" w:rsidR="00A1192C" w:rsidRDefault="00F63065" w:rsidP="00F63065">
      <w:pPr>
        <w:rPr>
          <w:rtl/>
        </w:rPr>
      </w:pPr>
      <w:r>
        <w:rPr>
          <w:rtl/>
        </w:rPr>
        <w:t xml:space="preserve">גמל - אחור כנגד אחור: </w:t>
      </w:r>
    </w:p>
    <w:p w14:paraId="513A4D97" w14:textId="77777777" w:rsidR="006542AA" w:rsidRDefault="00000000">
      <w:pPr>
        <w:pStyle w:val="affff7"/>
      </w:pPr>
      <w:r>
        <w:rPr>
          <w:color w:val="7B3F00"/>
        </w:rPr>
        <w:t>ימי עיבור וכנגדם באילן</w:t>
      </w:r>
    </w:p>
    <w:p w14:paraId="44BF8587" w14:textId="466E15F7" w:rsidR="006542AA" w:rsidRDefault="00000000">
      <w:pPr>
        <w:pStyle w:val="36"/>
        <w:framePr w:wrap="notBeside"/>
      </w:pPr>
      <w:r>
        <w:lastRenderedPageBreak/>
        <w:t xml:space="preserve"> </w:t>
      </w:r>
      <w:r w:rsidR="00F63065">
        <w:t>ת"ר:</w:t>
      </w:r>
    </w:p>
    <w:p w14:paraId="0272668F" w14:textId="084D7FC6" w:rsidR="00A1192C" w:rsidRDefault="00F63065" w:rsidP="00F63065">
      <w:pPr>
        <w:rPr>
          <w:rtl/>
        </w:rPr>
      </w:pPr>
      <w:r>
        <w:rPr>
          <w:rtl/>
        </w:rPr>
        <w:t xml:space="preserve">תרנגולת לעשרים ואחד יום וכנגדה באילן - לוז, </w:t>
      </w:r>
    </w:p>
    <w:p w14:paraId="79D53F9B" w14:textId="77777777" w:rsidR="00A1192C" w:rsidRDefault="00F63065" w:rsidP="00F63065">
      <w:pPr>
        <w:rPr>
          <w:rtl/>
        </w:rPr>
      </w:pPr>
      <w:r>
        <w:rPr>
          <w:rtl/>
        </w:rPr>
        <w:t xml:space="preserve">כלב לחמשים יום, וכנגדו באילן - תאינה, </w:t>
      </w:r>
    </w:p>
    <w:p w14:paraId="04F61E57" w14:textId="77777777" w:rsidR="00A1192C" w:rsidRDefault="00F63065" w:rsidP="00F63065">
      <w:pPr>
        <w:rPr>
          <w:rtl/>
        </w:rPr>
      </w:pPr>
      <w:r>
        <w:rPr>
          <w:rtl/>
        </w:rPr>
        <w:t xml:space="preserve">חתול לחמשים ושנים יום, וכנגדו באילן - תות, </w:t>
      </w:r>
    </w:p>
    <w:p w14:paraId="70F6B1EA" w14:textId="77777777" w:rsidR="00A1192C" w:rsidRDefault="00F63065" w:rsidP="00F63065">
      <w:pPr>
        <w:rPr>
          <w:rtl/>
        </w:rPr>
      </w:pPr>
      <w:r>
        <w:rPr>
          <w:rtl/>
        </w:rPr>
        <w:t xml:space="preserve">חזיר לששים יום, כנגדו באילן - תפוח, </w:t>
      </w:r>
    </w:p>
    <w:p w14:paraId="431454B2" w14:textId="77777777" w:rsidR="00A1192C" w:rsidRDefault="00F63065" w:rsidP="00F63065">
      <w:pPr>
        <w:rPr>
          <w:rtl/>
        </w:rPr>
      </w:pPr>
      <w:r>
        <w:rPr>
          <w:rtl/>
        </w:rPr>
        <w:t xml:space="preserve">שועל וכל מיני שרצים ששה חדשים, וכנגדם באילן - תבואה, </w:t>
      </w:r>
    </w:p>
    <w:p w14:paraId="7E01FFB6" w14:textId="77777777" w:rsidR="00A1192C" w:rsidRDefault="00F63065" w:rsidP="00F63065">
      <w:pPr>
        <w:rPr>
          <w:rtl/>
        </w:rPr>
      </w:pPr>
      <w:r>
        <w:rPr>
          <w:rtl/>
        </w:rPr>
        <w:t xml:space="preserve">בהמה דקה טהורה לחמשה חדשים, וכנגדן באילן - גפן, </w:t>
      </w:r>
    </w:p>
    <w:p w14:paraId="2DBBDB29" w14:textId="77777777" w:rsidR="00A1192C" w:rsidRDefault="00F63065" w:rsidP="00F63065">
      <w:pPr>
        <w:rPr>
          <w:rtl/>
        </w:rPr>
      </w:pPr>
      <w:r>
        <w:rPr>
          <w:rtl/>
        </w:rPr>
        <w:t xml:space="preserve">בהמה גסה טמאה לשנים עשר חודש, וכנגדו באילן - דקל, </w:t>
      </w:r>
    </w:p>
    <w:p w14:paraId="1AD3790E" w14:textId="77777777" w:rsidR="00A1192C" w:rsidRDefault="00F63065" w:rsidP="00F63065">
      <w:pPr>
        <w:rPr>
          <w:rtl/>
        </w:rPr>
      </w:pPr>
      <w:r>
        <w:rPr>
          <w:rtl/>
        </w:rPr>
        <w:t xml:space="preserve">טהורה לתשעה חדשים, וכנגדה באילן - זית, </w:t>
      </w:r>
    </w:p>
    <w:p w14:paraId="3DD7DAAA" w14:textId="77777777" w:rsidR="00A1192C" w:rsidRDefault="00F63065" w:rsidP="00F63065">
      <w:pPr>
        <w:rPr>
          <w:rtl/>
        </w:rPr>
      </w:pPr>
      <w:r>
        <w:rPr>
          <w:rtl/>
        </w:rPr>
        <w:t xml:space="preserve">הזאב והארי והדוב והנמר והברדלס והפיל והקוף והקיפוף לשלש שנים, וכנגדן באילן - בנות שוח, </w:t>
      </w:r>
    </w:p>
    <w:p w14:paraId="1CEC77AA" w14:textId="77777777" w:rsidR="00B874E6" w:rsidRDefault="00F63065" w:rsidP="00F63065">
      <w:pPr>
        <w:rPr>
          <w:rtl/>
        </w:rPr>
      </w:pPr>
      <w:r>
        <w:rPr>
          <w:rtl/>
        </w:rPr>
        <w:t>אפעה לשבעים שנה, וכנגדו באילן - חרוב, חרוב זה משעת נטיעתו עד שעת גמר פירותיו שבעים שנה, וימי עיבורו שלש שנים</w:t>
      </w:r>
      <w:r w:rsidR="0057284B">
        <w:rPr>
          <w:rtl/>
        </w:rPr>
        <w:t>.</w:t>
      </w:r>
    </w:p>
    <w:p w14:paraId="36B7684F" w14:textId="77777777" w:rsidR="00B874E6" w:rsidRDefault="00F63065" w:rsidP="00F63065">
      <w:pPr>
        <w:rPr>
          <w:rtl/>
        </w:rPr>
      </w:pPr>
      <w:r>
        <w:rPr>
          <w:rtl/>
        </w:rPr>
        <w:t>נחש לשבע שנים, ולאותו רשע לא מצינו חבר, ויש אומרים: מוכססים</w:t>
      </w:r>
      <w:r w:rsidR="0057284B">
        <w:rPr>
          <w:rtl/>
        </w:rPr>
        <w:t>.</w:t>
      </w:r>
    </w:p>
    <w:p w14:paraId="35297757" w14:textId="77777777" w:rsidR="006542AA" w:rsidRDefault="00000000">
      <w:pPr>
        <w:pStyle w:val="36"/>
        <w:framePr w:wrap="notBeside"/>
      </w:pPr>
      <w:r>
        <w:t>מדריב'ח</w:t>
      </w:r>
      <w:r w:rsidR="00F63065">
        <w:t>:</w:t>
      </w:r>
    </w:p>
    <w:p w14:paraId="12D419E0" w14:textId="5C9E9992" w:rsidR="00B874E6" w:rsidRDefault="00A1192C" w:rsidP="00A1192C">
      <w:pPr>
        <w:rPr>
          <w:rtl/>
        </w:rPr>
      </w:pPr>
      <w:r>
        <w:rPr>
          <w:rFonts w:hint="cs"/>
          <w:rtl/>
        </w:rPr>
        <w:t>ד'</w:t>
      </w:r>
      <w:r w:rsidRPr="009F73ED">
        <w:rPr>
          <w:rStyle w:val="affffe"/>
          <w:rtl/>
        </w:rPr>
        <w:t>ארור אתה מכל הבהמה ומכל חית השדה</w:t>
      </w:r>
      <w:r>
        <w:rPr>
          <w:rFonts w:hint="cs"/>
          <w:rtl/>
        </w:rPr>
        <w:t>'</w:t>
      </w:r>
      <w:r w:rsidR="00F63065">
        <w:rPr>
          <w:rtl/>
        </w:rPr>
        <w:t xml:space="preserve">, אם מבהמה נתקללה מחיה לא כ"ש? אלא לומר לך: כשם שנתקללה הבהמה מחיה אחד לשבעה, </w:t>
      </w:r>
      <w:r>
        <w:rPr>
          <w:rtl/>
        </w:rPr>
        <w:t>והיינו</w:t>
      </w:r>
      <w:r w:rsidR="00F63065">
        <w:rPr>
          <w:rtl/>
        </w:rPr>
        <w:t xml:space="preserve"> חמור מחתול, כך נתקלל הוא מבהמה אחת לשבע, </w:t>
      </w:r>
      <w:r>
        <w:rPr>
          <w:rtl/>
        </w:rPr>
        <w:t>שהיה</w:t>
      </w:r>
      <w:r w:rsidR="00F63065">
        <w:rPr>
          <w:rtl/>
        </w:rPr>
        <w:t xml:space="preserve"> </w:t>
      </w:r>
      <w:r>
        <w:rPr>
          <w:rtl/>
        </w:rPr>
        <w:t>לו</w:t>
      </w:r>
      <w:r w:rsidR="00F63065">
        <w:rPr>
          <w:rtl/>
        </w:rPr>
        <w:t xml:space="preserve"> </w:t>
      </w:r>
      <w:r>
        <w:rPr>
          <w:rtl/>
        </w:rPr>
        <w:t>שבע</w:t>
      </w:r>
      <w:r w:rsidR="00F63065">
        <w:rPr>
          <w:rtl/>
        </w:rPr>
        <w:t xml:space="preserve"> </w:t>
      </w:r>
      <w:r>
        <w:rPr>
          <w:rtl/>
        </w:rPr>
        <w:t>שנים.</w:t>
      </w:r>
    </w:p>
    <w:p w14:paraId="6DF174F9" w14:textId="77777777" w:rsidR="006542AA" w:rsidRDefault="00000000">
      <w:pPr>
        <w:pStyle w:val="36"/>
        <w:framePr w:wrap="notBeside"/>
      </w:pPr>
      <w:r>
        <w:t>אימא:</w:t>
      </w:r>
    </w:p>
    <w:p w14:paraId="6321630D" w14:textId="4B765AD1" w:rsidR="00A1192C" w:rsidRDefault="00F63065" w:rsidP="00A1192C">
      <w:pPr>
        <w:rPr>
          <w:rtl/>
        </w:rPr>
      </w:pPr>
      <w:r>
        <w:rPr>
          <w:rtl/>
        </w:rPr>
        <w:t xml:space="preserve">כשם שנתקללה חיה מבהמה אחת לשלש שנים, ארי מחמור, </w:t>
      </w:r>
    </w:p>
    <w:p w14:paraId="12E1C776" w14:textId="01DD509A" w:rsidR="00A1192C" w:rsidRDefault="00A1192C" w:rsidP="00A1192C">
      <w:pPr>
        <w:rPr>
          <w:rtl/>
        </w:rPr>
      </w:pPr>
      <w:r>
        <w:rPr>
          <w:rtl/>
        </w:rPr>
        <w:tab/>
      </w:r>
      <w:r w:rsidR="00F63065">
        <w:rPr>
          <w:rtl/>
        </w:rPr>
        <w:t xml:space="preserve">כך נתקלל הוא מחיה אחת לשלש שנים </w:t>
      </w:r>
      <w:r>
        <w:rPr>
          <w:rtl/>
        </w:rPr>
        <w:t>שהיה</w:t>
      </w:r>
      <w:r w:rsidR="00F63065">
        <w:rPr>
          <w:rtl/>
        </w:rPr>
        <w:t xml:space="preserve"> </w:t>
      </w:r>
      <w:r>
        <w:rPr>
          <w:rtl/>
        </w:rPr>
        <w:t>לו</w:t>
      </w:r>
      <w:r w:rsidR="00F63065">
        <w:rPr>
          <w:rtl/>
        </w:rPr>
        <w:t xml:space="preserve"> תשע שנים! </w:t>
      </w:r>
    </w:p>
    <w:p w14:paraId="7AADB642" w14:textId="77777777" w:rsidR="00A1192C" w:rsidRDefault="00A1192C" w:rsidP="00A1192C">
      <w:pPr>
        <w:pStyle w:val="afff0"/>
        <w:framePr w:wrap="around"/>
        <w:rPr>
          <w:rtl/>
        </w:rPr>
      </w:pPr>
      <w:r>
        <w:rPr>
          <w:rFonts w:hint="cs"/>
          <w:rtl/>
        </w:rPr>
        <w:t>ח:</w:t>
      </w:r>
    </w:p>
    <w:p w14:paraId="7535EB3F" w14:textId="77777777" w:rsidR="006542AA" w:rsidRDefault="00000000">
      <w:pPr>
        <w:pStyle w:val="36"/>
        <w:framePr w:wrap="notBeside"/>
      </w:pPr>
      <w:r>
        <w:t>ודחי'</w:t>
      </w:r>
    </w:p>
    <w:p w14:paraId="308ED808" w14:textId="290252C6" w:rsidR="008D40E3" w:rsidRDefault="008D40E3" w:rsidP="008D40E3">
      <w:pPr>
        <w:rPr>
          <w:rtl/>
        </w:rPr>
      </w:pPr>
      <w:r>
        <w:rPr>
          <w:rFonts w:hint="cs"/>
          <w:rtl/>
        </w:rPr>
        <w:t xml:space="preserve">שהרי כתיב מכל הבהמה קודם, כלומר פי שבע מבהמה שנתקללה פי שבע מחיה </w:t>
      </w:r>
    </w:p>
    <w:p w14:paraId="73028664" w14:textId="77777777" w:rsidR="006542AA" w:rsidRDefault="00000000">
      <w:pPr>
        <w:pStyle w:val="36"/>
        <w:framePr w:wrap="notBeside"/>
      </w:pPr>
      <w:r>
        <w:t>ואין לומר</w:t>
      </w:r>
    </w:p>
    <w:p w14:paraId="42EAA237" w14:textId="56BAC4CA" w:rsidR="00A1192C" w:rsidRDefault="008D40E3" w:rsidP="008D40E3">
      <w:pPr>
        <w:rPr>
          <w:rtl/>
        </w:rPr>
      </w:pPr>
      <w:r>
        <w:rPr>
          <w:rtl/>
        </w:rPr>
        <w:t xml:space="preserve">כשם שנתקללה בהמה מחיה אחד לשלש, </w:t>
      </w:r>
      <w:r>
        <w:rPr>
          <w:rFonts w:hint="cs"/>
          <w:rtl/>
        </w:rPr>
        <w:t>[</w:t>
      </w:r>
      <w:r w:rsidR="00F63065">
        <w:rPr>
          <w:rtl/>
        </w:rPr>
        <w:t>עז מחתול</w:t>
      </w:r>
      <w:r>
        <w:rPr>
          <w:rFonts w:hint="cs"/>
          <w:rtl/>
        </w:rPr>
        <w:t>]</w:t>
      </w:r>
      <w:r w:rsidR="00F63065">
        <w:rPr>
          <w:rtl/>
        </w:rPr>
        <w:t xml:space="preserve"> כך נתקלל הוא מבהמה אחד לשלש, </w:t>
      </w:r>
      <w:r>
        <w:rPr>
          <w:rtl/>
        </w:rPr>
        <w:t>שהיה לו</w:t>
      </w:r>
      <w:r>
        <w:rPr>
          <w:rFonts w:hint="cs"/>
          <w:rtl/>
        </w:rPr>
        <w:t xml:space="preserve"> ט"ו חודשים </w:t>
      </w:r>
    </w:p>
    <w:p w14:paraId="3E5DE36F" w14:textId="449B2A6C" w:rsidR="006542AA" w:rsidRDefault="00000000">
      <w:pPr>
        <w:pStyle w:val="36"/>
        <w:framePr w:wrap="notBeside"/>
      </w:pPr>
      <w:r>
        <w:t>אב"א:</w:t>
      </w:r>
    </w:p>
    <w:p w14:paraId="32EAEFCB" w14:textId="4F291965" w:rsidR="00B874E6" w:rsidRDefault="00F63065" w:rsidP="008D40E3">
      <w:pPr>
        <w:rPr>
          <w:rtl/>
        </w:rPr>
      </w:pPr>
      <w:r>
        <w:rPr>
          <w:rtl/>
        </w:rPr>
        <w:t>מכל הבהמה כתיב, א</w:t>
      </w:r>
      <w:r>
        <w:rPr>
          <w:rFonts w:hint="cs"/>
          <w:rtl/>
        </w:rPr>
        <w:t>ב"א</w:t>
      </w:r>
      <w:r>
        <w:rPr>
          <w:rtl/>
        </w:rPr>
        <w:t xml:space="preserve">: קללה הוא, </w:t>
      </w:r>
      <w:r>
        <w:rPr>
          <w:rStyle w:val="affffd"/>
          <w:rtl/>
        </w:rPr>
        <w:t>כל</w:t>
      </w:r>
      <w:r>
        <w:rPr>
          <w:rtl/>
        </w:rPr>
        <w:t xml:space="preserve"> קללה הטל עליו.</w:t>
      </w:r>
    </w:p>
    <w:p w14:paraId="21C8DDC6" w14:textId="77777777" w:rsidR="006542AA" w:rsidRDefault="00000000">
      <w:pPr>
        <w:pStyle w:val="affff7"/>
      </w:pPr>
      <w:r>
        <w:rPr>
          <w:color w:val="7B3F00"/>
        </w:rPr>
        <w:t>ריב"ח מנצח את זקני אתונה</w:t>
      </w:r>
    </w:p>
    <w:p w14:paraId="31F0B24C" w14:textId="76C01E0A" w:rsidR="008D40E3" w:rsidRDefault="008D40E3" w:rsidP="00670831">
      <w:pPr>
        <w:rPr>
          <w:rtl/>
        </w:rPr>
      </w:pPr>
      <w:r>
        <w:rPr>
          <w:rtl/>
        </w:rPr>
        <w:t xml:space="preserve">• </w:t>
      </w:r>
      <w:r w:rsidR="00F63065">
        <w:rPr>
          <w:rtl/>
        </w:rPr>
        <w:t xml:space="preserve">קיסר </w:t>
      </w:r>
      <w:r w:rsidR="00F63065">
        <w:rPr>
          <w:rStyle w:val="27"/>
          <w:rtl/>
        </w:rPr>
        <w:t>לרבי</w:t>
      </w:r>
      <w:r w:rsidR="00F63065">
        <w:rPr>
          <w:rtl/>
        </w:rPr>
        <w:t xml:space="preserve"> יהושע בן חנניה: נחש לכמה </w:t>
      </w:r>
      <w:r w:rsidR="00670831">
        <w:rPr>
          <w:rFonts w:hint="cs"/>
          <w:rtl/>
        </w:rPr>
        <w:t>מתעבר ו</w:t>
      </w:r>
      <w:r w:rsidR="00F63065">
        <w:rPr>
          <w:rtl/>
        </w:rPr>
        <w:t>מוליד? א"ל: לשב</w:t>
      </w:r>
      <w:r w:rsidR="00670831">
        <w:rPr>
          <w:rFonts w:hint="cs"/>
          <w:rtl/>
        </w:rPr>
        <w:t>ע</w:t>
      </w:r>
      <w:r w:rsidR="00F63065">
        <w:rPr>
          <w:rtl/>
        </w:rPr>
        <w:t xml:space="preserve"> שני</w:t>
      </w:r>
      <w:r w:rsidR="00670831">
        <w:rPr>
          <w:rFonts w:hint="cs"/>
          <w:rtl/>
        </w:rPr>
        <w:t>ם</w:t>
      </w:r>
    </w:p>
    <w:p w14:paraId="79F4DE61" w14:textId="28BAA6A1" w:rsidR="008D40E3" w:rsidRDefault="00F63065" w:rsidP="008B759F">
      <w:pPr>
        <w:pStyle w:val="021"/>
        <w:rPr>
          <w:rtl/>
        </w:rPr>
      </w:pPr>
      <w:r>
        <w:rPr>
          <w:rtl/>
        </w:rPr>
        <w:lastRenderedPageBreak/>
        <w:t xml:space="preserve">והרי זקני בית אתונה </w:t>
      </w:r>
      <w:r w:rsidR="00352C0D">
        <w:rPr>
          <w:rFonts w:hint="cs"/>
          <w:rtl/>
        </w:rPr>
        <w:t>הרביעום</w:t>
      </w:r>
      <w:r w:rsidR="00670831">
        <w:rPr>
          <w:rtl/>
        </w:rPr>
        <w:t>, ו</w:t>
      </w:r>
      <w:r w:rsidR="00670831">
        <w:rPr>
          <w:rFonts w:hint="cs"/>
          <w:rtl/>
        </w:rPr>
        <w:t>ה</w:t>
      </w:r>
      <w:r>
        <w:rPr>
          <w:rtl/>
        </w:rPr>
        <w:t>וליד ל</w:t>
      </w:r>
      <w:r w:rsidR="008D40E3">
        <w:rPr>
          <w:rFonts w:hint="cs"/>
          <w:rtl/>
        </w:rPr>
        <w:t>שלוש</w:t>
      </w:r>
      <w:r w:rsidR="00670831">
        <w:rPr>
          <w:rFonts w:hint="cs"/>
          <w:rtl/>
        </w:rPr>
        <w:t xml:space="preserve">. </w:t>
      </w:r>
      <w:r w:rsidR="008D40E3" w:rsidRPr="00670831">
        <w:rPr>
          <w:rFonts w:hint="cs"/>
          <w:b/>
          <w:bCs/>
          <w:rtl/>
        </w:rPr>
        <w:t>ענהו</w:t>
      </w:r>
      <w:r w:rsidR="008D40E3">
        <w:rPr>
          <w:rFonts w:hint="cs"/>
          <w:rtl/>
        </w:rPr>
        <w:t xml:space="preserve"> </w:t>
      </w:r>
      <w:r>
        <w:rPr>
          <w:rFonts w:hint="cs"/>
          <w:rtl/>
        </w:rPr>
        <w:t>שאותו</w:t>
      </w:r>
      <w:r w:rsidR="008D40E3">
        <w:rPr>
          <w:rFonts w:hint="cs"/>
          <w:rtl/>
        </w:rPr>
        <w:t xml:space="preserve"> כבר היה מעובר ד' שנים [ואע</w:t>
      </w:r>
      <w:r>
        <w:rPr>
          <w:rFonts w:hint="cs"/>
          <w:rtl/>
        </w:rPr>
        <w:t>פ"כ</w:t>
      </w:r>
      <w:r w:rsidR="008D40E3">
        <w:rPr>
          <w:rFonts w:hint="cs"/>
          <w:rtl/>
        </w:rPr>
        <w:t xml:space="preserve"> </w:t>
      </w:r>
      <w:r>
        <w:rPr>
          <w:rFonts w:hint="cs"/>
          <w:rtl/>
        </w:rPr>
        <w:t>משמשים</w:t>
      </w:r>
      <w:r w:rsidR="008D40E3">
        <w:rPr>
          <w:rFonts w:hint="cs"/>
          <w:rtl/>
        </w:rPr>
        <w:t xml:space="preserve"> </w:t>
      </w:r>
      <w:r>
        <w:rPr>
          <w:rStyle w:val="affffd"/>
          <w:rFonts w:hint="cs"/>
          <w:rtl/>
        </w:rPr>
        <w:t>כאדם</w:t>
      </w:r>
      <w:r>
        <w:rPr>
          <w:rFonts w:hint="cs"/>
          <w:rtl/>
        </w:rPr>
        <w:t xml:space="preserve">] </w:t>
      </w:r>
    </w:p>
    <w:p w14:paraId="42042819" w14:textId="77777777" w:rsidR="006542AA" w:rsidRDefault="00000000">
      <w:pPr>
        <w:pStyle w:val="36"/>
        <w:framePr w:wrap="notBeside"/>
      </w:pPr>
      <w:r>
        <w:t xml:space="preserve">והא </w:t>
      </w:r>
      <w:r w:rsidR="00670831">
        <w:t>חכמים הם?</w:t>
      </w:r>
    </w:p>
    <w:p w14:paraId="34832079" w14:textId="57F09DDA" w:rsidR="00670831" w:rsidRDefault="00F63065" w:rsidP="00670831">
      <w:pPr>
        <w:rPr>
          <w:rtl/>
        </w:rPr>
      </w:pPr>
      <w:r>
        <w:rPr>
          <w:rFonts w:hint="cs"/>
          <w:b/>
          <w:bCs/>
          <w:rtl/>
        </w:rPr>
        <w:t>א"ל</w:t>
      </w:r>
      <w:r>
        <w:rPr>
          <w:rtl/>
        </w:rPr>
        <w:t xml:space="preserve"> אנ</w:t>
      </w:r>
      <w:r w:rsidR="00352C0D">
        <w:rPr>
          <w:rFonts w:hint="cs"/>
          <w:rtl/>
        </w:rPr>
        <w:t>י חכם מהם</w:t>
      </w:r>
      <w:r w:rsidR="00670831">
        <w:rPr>
          <w:rFonts w:hint="cs"/>
          <w:rtl/>
        </w:rPr>
        <w:t>,</w:t>
      </w:r>
      <w:r w:rsidR="00352C0D">
        <w:rPr>
          <w:rFonts w:hint="cs"/>
          <w:rtl/>
        </w:rPr>
        <w:t xml:space="preserve"> </w:t>
      </w:r>
      <w:r>
        <w:rPr>
          <w:rFonts w:hint="cs"/>
          <w:b/>
          <w:bCs/>
          <w:rtl/>
        </w:rPr>
        <w:t>א"ל</w:t>
      </w:r>
      <w:r w:rsidR="00352C0D">
        <w:rPr>
          <w:rFonts w:hint="cs"/>
          <w:rtl/>
        </w:rPr>
        <w:t xml:space="preserve"> </w:t>
      </w:r>
      <w:r>
        <w:rPr>
          <w:rFonts w:hint="cs"/>
          <w:rtl/>
        </w:rPr>
        <w:t>א"כ</w:t>
      </w:r>
      <w:r w:rsidR="00352C0D">
        <w:rPr>
          <w:rFonts w:hint="cs"/>
          <w:rtl/>
        </w:rPr>
        <w:t xml:space="preserve"> לך </w:t>
      </w:r>
      <w:r>
        <w:rPr>
          <w:rFonts w:hint="cs"/>
          <w:rtl/>
        </w:rPr>
        <w:t xml:space="preserve">ונצחם </w:t>
      </w:r>
      <w:r>
        <w:rPr>
          <w:rStyle w:val="affffd"/>
          <w:rFonts w:hint="cs"/>
          <w:rtl/>
        </w:rPr>
        <w:t>והביאם</w:t>
      </w:r>
      <w:r>
        <w:rPr>
          <w:rFonts w:hint="cs"/>
          <w:rtl/>
        </w:rPr>
        <w:t>,</w:t>
      </w:r>
      <w:r w:rsidR="00352C0D">
        <w:rPr>
          <w:rFonts w:hint="cs"/>
          <w:rtl/>
        </w:rPr>
        <w:t xml:space="preserve"> </w:t>
      </w:r>
      <w:r>
        <w:rPr>
          <w:rFonts w:hint="cs"/>
          <w:b/>
          <w:bCs/>
          <w:rtl/>
        </w:rPr>
        <w:t>א"ל</w:t>
      </w:r>
      <w:r w:rsidR="00352C0D">
        <w:rPr>
          <w:rFonts w:hint="cs"/>
          <w:rtl/>
        </w:rPr>
        <w:t xml:space="preserve"> כמה </w:t>
      </w:r>
      <w:r>
        <w:rPr>
          <w:rFonts w:hint="cs"/>
          <w:rtl/>
        </w:rPr>
        <w:t>הם?</w:t>
      </w:r>
      <w:r w:rsidR="00352C0D">
        <w:rPr>
          <w:rFonts w:hint="cs"/>
          <w:rtl/>
        </w:rPr>
        <w:t xml:space="preserve"> </w:t>
      </w:r>
      <w:r>
        <w:rPr>
          <w:rFonts w:hint="cs"/>
          <w:b/>
          <w:bCs/>
          <w:rtl/>
        </w:rPr>
        <w:t>א"ל</w:t>
      </w:r>
      <w:r w:rsidR="00352C0D">
        <w:rPr>
          <w:rFonts w:hint="cs"/>
          <w:rtl/>
        </w:rPr>
        <w:t xml:space="preserve"> שישים </w:t>
      </w:r>
    </w:p>
    <w:p w14:paraId="2581902F" w14:textId="0F4C3F65" w:rsidR="00352C0D" w:rsidRDefault="00352C0D" w:rsidP="00670831">
      <w:pPr>
        <w:rPr>
          <w:rtl/>
        </w:rPr>
      </w:pPr>
      <w:r>
        <w:rPr>
          <w:rFonts w:hint="cs"/>
          <w:rtl/>
        </w:rPr>
        <w:t xml:space="preserve">עשה לי ספינה שיש בה שישים חדרים וכל בית שישים מקומות ועשה לו, </w:t>
      </w:r>
    </w:p>
    <w:p w14:paraId="768526D3" w14:textId="352B3237" w:rsidR="00670831" w:rsidRDefault="00352C0D" w:rsidP="00352C0D">
      <w:pPr>
        <w:rPr>
          <w:rtl/>
        </w:rPr>
      </w:pPr>
      <w:r>
        <w:rPr>
          <w:rFonts w:hint="cs"/>
          <w:rtl/>
        </w:rPr>
        <w:t xml:space="preserve">כשהגיע לשם הגיע לקצב שפשט עור הבהמה שאלו כמה תמכור ראשך? א"ל בחצי זוז, נתן לו, </w:t>
      </w:r>
    </w:p>
    <w:p w14:paraId="6D2F5EFE" w14:textId="567D9CC7" w:rsidR="00670831" w:rsidRDefault="00352C0D" w:rsidP="008B759F">
      <w:pPr>
        <w:pStyle w:val="021"/>
        <w:rPr>
          <w:rtl/>
        </w:rPr>
      </w:pPr>
      <w:r>
        <w:rPr>
          <w:rFonts w:hint="cs"/>
          <w:rtl/>
        </w:rPr>
        <w:t xml:space="preserve">א"ל ראשך אמרתי ולא ראש הבהמה, אם רצונך שאעזבך מהתחייבותך הראה לי פתח של זקני בית אתונה </w:t>
      </w:r>
    </w:p>
    <w:p w14:paraId="4D5C174E" w14:textId="5844BDC1" w:rsidR="00022928" w:rsidRPr="00670831" w:rsidRDefault="00352C0D" w:rsidP="008B759F">
      <w:pPr>
        <w:pStyle w:val="021"/>
        <w:rPr>
          <w:rtl/>
        </w:rPr>
      </w:pPr>
      <w:r w:rsidRPr="00670831">
        <w:rPr>
          <w:rFonts w:hint="cs"/>
          <w:rtl/>
        </w:rPr>
        <w:t xml:space="preserve">אמר איני </w:t>
      </w:r>
      <w:r>
        <w:rPr>
          <w:rFonts w:hint="cs"/>
          <w:rtl/>
        </w:rPr>
        <w:t>יכול,</w:t>
      </w:r>
      <w:r w:rsidRPr="00670831">
        <w:rPr>
          <w:rFonts w:hint="cs"/>
          <w:rtl/>
        </w:rPr>
        <w:t xml:space="preserve"> שכל מי שמראה הורגים אותו </w:t>
      </w:r>
      <w:r>
        <w:rPr>
          <w:rFonts w:hint="cs"/>
          <w:rtl/>
        </w:rPr>
        <w:t>א"ל</w:t>
      </w:r>
      <w:r w:rsidRPr="00670831">
        <w:rPr>
          <w:rFonts w:hint="cs"/>
          <w:rtl/>
        </w:rPr>
        <w:t xml:space="preserve"> קח חבילת קנים וכשתעבור ליד הפתח העמידה כמי שנח</w:t>
      </w:r>
    </w:p>
    <w:p w14:paraId="60F6EDDD" w14:textId="77777777" w:rsidR="00022928" w:rsidRDefault="00022928" w:rsidP="00670831">
      <w:pPr>
        <w:rPr>
          <w:rtl/>
        </w:rPr>
      </w:pPr>
      <w:r>
        <w:rPr>
          <w:rFonts w:hint="cs"/>
          <w:rtl/>
        </w:rPr>
        <w:t>הלך וראה שומרים מבפנים ומבחוץ</w:t>
      </w:r>
      <w:r w:rsidR="00670831">
        <w:rPr>
          <w:rFonts w:hint="cs"/>
          <w:rtl/>
        </w:rPr>
        <w:t>,</w:t>
      </w:r>
      <w:r>
        <w:rPr>
          <w:rFonts w:hint="cs"/>
          <w:rtl/>
        </w:rPr>
        <w:t xml:space="preserve"> כל מי שיוצא הורגים את השומרים הפנימיים</w:t>
      </w:r>
      <w:r w:rsidR="00670831">
        <w:rPr>
          <w:rFonts w:hint="cs"/>
          <w:rtl/>
        </w:rPr>
        <w:t>,</w:t>
      </w:r>
      <w:r>
        <w:rPr>
          <w:rFonts w:hint="cs"/>
          <w:rtl/>
        </w:rPr>
        <w:t xml:space="preserve"> והנכנס הורגים את החיצוניים</w:t>
      </w:r>
      <w:r w:rsidR="00670831">
        <w:rPr>
          <w:rFonts w:hint="cs"/>
          <w:rtl/>
        </w:rPr>
        <w:t>,</w:t>
      </w:r>
      <w:r>
        <w:rPr>
          <w:rFonts w:hint="cs"/>
          <w:rtl/>
        </w:rPr>
        <w:t xml:space="preserve"> הפך מנעליו </w:t>
      </w:r>
      <w:r>
        <w:rPr>
          <w:rStyle w:val="affffd"/>
          <w:rFonts w:hint="cs"/>
          <w:rtl/>
        </w:rPr>
        <w:t>כאילו יוצא</w:t>
      </w:r>
      <w:r>
        <w:rPr>
          <w:rFonts w:hint="cs"/>
          <w:rtl/>
        </w:rPr>
        <w:t xml:space="preserve"> ונכנס הרגו הפנימיים</w:t>
      </w:r>
      <w:r w:rsidR="00670831">
        <w:rPr>
          <w:rFonts w:hint="cs"/>
          <w:rtl/>
        </w:rPr>
        <w:t>,</w:t>
      </w:r>
      <w:r>
        <w:rPr>
          <w:rFonts w:hint="cs"/>
          <w:rtl/>
        </w:rPr>
        <w:t xml:space="preserve"> הפך ויצא</w:t>
      </w:r>
      <w:r w:rsidR="00670831">
        <w:rPr>
          <w:rFonts w:hint="cs"/>
          <w:rtl/>
        </w:rPr>
        <w:t>,</w:t>
      </w:r>
      <w:r>
        <w:rPr>
          <w:rFonts w:hint="cs"/>
          <w:rtl/>
        </w:rPr>
        <w:t xml:space="preserve"> הרגו החיצונים [שנראה כנכנס] </w:t>
      </w:r>
    </w:p>
    <w:p w14:paraId="7C103204" w14:textId="5D952464" w:rsidR="00022928" w:rsidRDefault="00022928" w:rsidP="00022928">
      <w:pPr>
        <w:rPr>
          <w:rtl/>
        </w:rPr>
      </w:pPr>
      <w:r>
        <w:rPr>
          <w:rFonts w:hint="cs"/>
          <w:rtl/>
        </w:rPr>
        <w:t xml:space="preserve">הלך וראה שזקנים למטה וצעירים למעלה אמר א"א להקדים שלום לצעירים שיגידו שהם עדיפים שהם למעלה וא"א להקדים לזקנים שיגידו שהם עדיפים, לכן אמר </w:t>
      </w:r>
      <w:r w:rsidR="00670831">
        <w:rPr>
          <w:rFonts w:hint="cs"/>
          <w:rtl/>
        </w:rPr>
        <w:t>'</w:t>
      </w:r>
      <w:r>
        <w:rPr>
          <w:rStyle w:val="affffe"/>
          <w:rFonts w:hint="cs"/>
          <w:rtl/>
        </w:rPr>
        <w:t>שָׁלוֹם לָכֶם</w:t>
      </w:r>
      <w:r w:rsidR="00670831">
        <w:rPr>
          <w:rFonts w:hint="cs"/>
          <w:rtl/>
        </w:rPr>
        <w:t>'</w:t>
      </w:r>
      <w:r>
        <w:rPr>
          <w:rFonts w:hint="cs"/>
          <w:rtl/>
        </w:rPr>
        <w:t xml:space="preserve">. </w:t>
      </w:r>
    </w:p>
    <w:p w14:paraId="145BB187" w14:textId="3DA208BD" w:rsidR="00022928" w:rsidRDefault="00022928" w:rsidP="00022928">
      <w:pPr>
        <w:rPr>
          <w:rtl/>
        </w:rPr>
      </w:pPr>
      <w:r>
        <w:rPr>
          <w:rFonts w:hint="cs"/>
          <w:rtl/>
        </w:rPr>
        <w:t xml:space="preserve">אמרו לו מה מעשיך א"ל אני חכם היהודים ובאתי ללמוד מחכמתכם </w:t>
      </w:r>
    </w:p>
    <w:p w14:paraId="1CB63514" w14:textId="4B6DF4A4" w:rsidR="00022928" w:rsidRDefault="00022928" w:rsidP="00022928">
      <w:pPr>
        <w:rPr>
          <w:rtl/>
        </w:rPr>
      </w:pPr>
      <w:r>
        <w:rPr>
          <w:rFonts w:hint="cs"/>
          <w:rtl/>
        </w:rPr>
        <w:t>א"ל א"כ נבקש ממך</w:t>
      </w:r>
      <w:r w:rsidR="00670831">
        <w:rPr>
          <w:rFonts w:hint="cs"/>
          <w:rtl/>
        </w:rPr>
        <w:t>,</w:t>
      </w:r>
      <w:r>
        <w:rPr>
          <w:rFonts w:hint="cs"/>
          <w:rtl/>
        </w:rPr>
        <w:t xml:space="preserve"> אמר טוב, אם תנצחוני כל שתרצו </w:t>
      </w:r>
      <w:r w:rsidR="00670831">
        <w:rPr>
          <w:rFonts w:hint="cs"/>
          <w:rtl/>
        </w:rPr>
        <w:t xml:space="preserve">עשו בי, </w:t>
      </w:r>
      <w:r>
        <w:rPr>
          <w:rFonts w:hint="cs"/>
          <w:rtl/>
        </w:rPr>
        <w:t xml:space="preserve">ואם </w:t>
      </w:r>
      <w:r w:rsidR="00670831">
        <w:rPr>
          <w:rFonts w:hint="cs"/>
          <w:rtl/>
        </w:rPr>
        <w:t>אני אנצח בואו לאכל ל</w:t>
      </w:r>
      <w:r>
        <w:rPr>
          <w:rFonts w:hint="cs"/>
          <w:rtl/>
        </w:rPr>
        <w:t xml:space="preserve">חם בספינה שבאתי איתה </w:t>
      </w:r>
    </w:p>
    <w:p w14:paraId="151EFA1D" w14:textId="77777777" w:rsidR="006542AA" w:rsidRDefault="00000000">
      <w:pPr>
        <w:pStyle w:val="36"/>
        <w:framePr w:wrap="notBeside"/>
      </w:pPr>
      <w:r>
        <w:t>א</w:t>
      </w:r>
      <w:r w:rsidR="00022928">
        <w:t>מרו לו</w:t>
      </w:r>
    </w:p>
    <w:p w14:paraId="606DE6B3" w14:textId="40748EFB" w:rsidR="00022928" w:rsidRDefault="00022928" w:rsidP="00022928">
      <w:pPr>
        <w:rPr>
          <w:rtl/>
        </w:rPr>
      </w:pPr>
      <w:r>
        <w:rPr>
          <w:rFonts w:hint="cs"/>
          <w:rtl/>
        </w:rPr>
        <w:t xml:space="preserve">אותו אחד שרוצה אשה ולא הסכימו ליתן </w:t>
      </w:r>
      <w:r w:rsidR="00F63065">
        <w:rPr>
          <w:rFonts w:hint="cs"/>
          <w:rtl/>
        </w:rPr>
        <w:t>לו,</w:t>
      </w:r>
      <w:r>
        <w:rPr>
          <w:rFonts w:hint="cs"/>
          <w:rtl/>
        </w:rPr>
        <w:t xml:space="preserve"> מה ראה ללכת לאשה מיוחסת </w:t>
      </w:r>
      <w:r w:rsidR="00F63065">
        <w:rPr>
          <w:rFonts w:hint="cs"/>
          <w:rtl/>
        </w:rPr>
        <w:t>יותר?</w:t>
      </w:r>
    </w:p>
    <w:p w14:paraId="73385BC2" w14:textId="0CE87607" w:rsidR="00022928" w:rsidRDefault="00022928" w:rsidP="00022928">
      <w:pPr>
        <w:rPr>
          <w:rtl/>
        </w:rPr>
      </w:pPr>
      <w:r>
        <w:rPr>
          <w:rFonts w:hint="cs"/>
          <w:rtl/>
        </w:rPr>
        <w:t xml:space="preserve">לקח סיכה לנעוץ בכותל ולא ננעצה, נעצה במקום גבוה יותר </w:t>
      </w:r>
      <w:r>
        <w:rPr>
          <w:rStyle w:val="affffd"/>
          <w:rFonts w:hint="cs"/>
          <w:rtl/>
        </w:rPr>
        <w:t>ונכנסה</w:t>
      </w:r>
      <w:r>
        <w:rPr>
          <w:rFonts w:hint="cs"/>
          <w:rtl/>
        </w:rPr>
        <w:t xml:space="preserve">, ואמר: גם זה תזדמן לו בת מזלו </w:t>
      </w:r>
    </w:p>
    <w:p w14:paraId="2CD24142" w14:textId="17B74C56" w:rsidR="00022928" w:rsidRDefault="00022928" w:rsidP="00022928">
      <w:pPr>
        <w:rPr>
          <w:rtl/>
        </w:rPr>
      </w:pPr>
      <w:r>
        <w:rPr>
          <w:rFonts w:hint="cs"/>
          <w:rtl/>
        </w:rPr>
        <w:t>אותו שהלווה ולא החזירו לו</w:t>
      </w:r>
      <w:r w:rsidR="00670831">
        <w:rPr>
          <w:rFonts w:hint="cs"/>
          <w:rtl/>
        </w:rPr>
        <w:t>,</w:t>
      </w:r>
      <w:r>
        <w:rPr>
          <w:rFonts w:hint="cs"/>
          <w:rtl/>
        </w:rPr>
        <w:t xml:space="preserve"> מה ראה להלוות שוב? א"ל אדם הולך לאגם ולא הצליח להרים חבילת הקנים, </w:t>
      </w:r>
      <w:r>
        <w:rPr>
          <w:rStyle w:val="affffd"/>
          <w:rFonts w:hint="cs"/>
          <w:rtl/>
        </w:rPr>
        <w:t>מוסיף עליה</w:t>
      </w:r>
      <w:r>
        <w:rPr>
          <w:rFonts w:hint="cs"/>
          <w:rtl/>
        </w:rPr>
        <w:t xml:space="preserve"> וממתין עד שימצא אדם לידו שיסייע לו </w:t>
      </w:r>
    </w:p>
    <w:p w14:paraId="191E3AD3" w14:textId="6DF84393" w:rsidR="006542AA" w:rsidRDefault="00000000">
      <w:pPr>
        <w:pStyle w:val="36"/>
        <w:framePr w:wrap="notBeside"/>
      </w:pPr>
      <w:r>
        <w:t>אמרו לו:</w:t>
      </w:r>
    </w:p>
    <w:p w14:paraId="37C36CD2" w14:textId="6845516A" w:rsidR="00022928" w:rsidRDefault="00022928" w:rsidP="00022928">
      <w:pPr>
        <w:rPr>
          <w:rtl/>
        </w:rPr>
      </w:pPr>
      <w:r>
        <w:rPr>
          <w:rFonts w:hint="cs"/>
          <w:rtl/>
        </w:rPr>
        <w:t xml:space="preserve">תאמר לנו דברי הבל </w:t>
      </w:r>
    </w:p>
    <w:p w14:paraId="5F3288A8" w14:textId="790172D4" w:rsidR="00022928" w:rsidRDefault="00022928" w:rsidP="00022928">
      <w:pPr>
        <w:rPr>
          <w:rtl/>
        </w:rPr>
      </w:pPr>
      <w:r>
        <w:rPr>
          <w:rFonts w:hint="cs"/>
          <w:rtl/>
        </w:rPr>
        <w:t xml:space="preserve">א"ל אותה פרידה שילדה והיה לה פתק בצווארה שכתוב בו שחייבים לאבא מאה אלף זוז </w:t>
      </w:r>
    </w:p>
    <w:p w14:paraId="30B1831A" w14:textId="77777777" w:rsidR="006542AA" w:rsidRDefault="00000000">
      <w:pPr>
        <w:pStyle w:val="36"/>
        <w:framePr w:wrap="notBeside"/>
      </w:pPr>
      <w:r>
        <w:t>אמרו לו:</w:t>
      </w:r>
    </w:p>
    <w:p w14:paraId="24FF4FC4" w14:textId="7ED4D6C3" w:rsidR="00B874E6" w:rsidRDefault="00022928" w:rsidP="00022928">
      <w:pPr>
        <w:rPr>
          <w:rtl/>
        </w:rPr>
      </w:pPr>
      <w:r>
        <w:rPr>
          <w:rFonts w:hint="cs"/>
          <w:rtl/>
        </w:rPr>
        <w:t>ופרידה האם יולדת? א"ל -</w:t>
      </w:r>
      <w:r w:rsidR="00F63065">
        <w:rPr>
          <w:rtl/>
        </w:rPr>
        <w:t xml:space="preserve"> </w:t>
      </w:r>
      <w:r>
        <w:rPr>
          <w:rtl/>
        </w:rPr>
        <w:t>אלו</w:t>
      </w:r>
      <w:r w:rsidR="00F63065">
        <w:rPr>
          <w:rtl/>
        </w:rPr>
        <w:t xml:space="preserve"> </w:t>
      </w:r>
      <w:r>
        <w:rPr>
          <w:rtl/>
        </w:rPr>
        <w:t>הם</w:t>
      </w:r>
      <w:r w:rsidR="00F63065">
        <w:rPr>
          <w:rtl/>
        </w:rPr>
        <w:t xml:space="preserve"> </w:t>
      </w:r>
      <w:r>
        <w:rPr>
          <w:rtl/>
        </w:rPr>
        <w:t>דברי</w:t>
      </w:r>
      <w:r w:rsidR="00F63065">
        <w:rPr>
          <w:rtl/>
        </w:rPr>
        <w:t xml:space="preserve"> </w:t>
      </w:r>
      <w:r>
        <w:rPr>
          <w:rtl/>
        </w:rPr>
        <w:t>בדאי.</w:t>
      </w:r>
    </w:p>
    <w:p w14:paraId="71A3EB71" w14:textId="4B3505B1" w:rsidR="00022928" w:rsidRDefault="00FC27CC" w:rsidP="008B759F">
      <w:pPr>
        <w:pStyle w:val="021"/>
        <w:rPr>
          <w:rtl/>
        </w:rPr>
      </w:pPr>
      <w:r>
        <w:rPr>
          <w:rFonts w:hint="cs"/>
          <w:rtl/>
        </w:rPr>
        <w:t>ג</w:t>
      </w:r>
      <w:r w:rsidR="00022928">
        <w:rPr>
          <w:rFonts w:hint="cs"/>
          <w:rtl/>
        </w:rPr>
        <w:t xml:space="preserve">. מלח שהסריח במה מולחים </w:t>
      </w:r>
      <w:r>
        <w:rPr>
          <w:rFonts w:hint="cs"/>
          <w:rtl/>
        </w:rPr>
        <w:t>אותו?</w:t>
      </w:r>
      <w:r w:rsidR="00022928">
        <w:rPr>
          <w:rFonts w:hint="cs"/>
          <w:rtl/>
        </w:rPr>
        <w:t xml:space="preserve"> </w:t>
      </w:r>
      <w:r>
        <w:rPr>
          <w:rFonts w:hint="cs"/>
          <w:rtl/>
        </w:rPr>
        <w:t>א"ל</w:t>
      </w:r>
      <w:r w:rsidR="00022928">
        <w:rPr>
          <w:rFonts w:hint="cs"/>
          <w:rtl/>
        </w:rPr>
        <w:t xml:space="preserve"> בשליה של פרידה שאלוהו </w:t>
      </w:r>
      <w:r>
        <w:rPr>
          <w:rFonts w:hint="cs"/>
          <w:rtl/>
        </w:rPr>
        <w:t>וכי</w:t>
      </w:r>
      <w:r w:rsidR="00022928">
        <w:rPr>
          <w:rFonts w:hint="cs"/>
          <w:rtl/>
        </w:rPr>
        <w:t xml:space="preserve"> יש לה </w:t>
      </w:r>
      <w:r>
        <w:rPr>
          <w:rFonts w:hint="cs"/>
          <w:rtl/>
        </w:rPr>
        <w:t>שליה?</w:t>
      </w:r>
      <w:r w:rsidR="00022928">
        <w:rPr>
          <w:rFonts w:hint="cs"/>
          <w:rtl/>
        </w:rPr>
        <w:t xml:space="preserve"> </w:t>
      </w:r>
      <w:r>
        <w:rPr>
          <w:rFonts w:hint="cs"/>
          <w:rtl/>
        </w:rPr>
        <w:t>א"ל</w:t>
      </w:r>
      <w:r w:rsidR="00022928">
        <w:rPr>
          <w:rFonts w:hint="cs"/>
          <w:rtl/>
        </w:rPr>
        <w:t xml:space="preserve"> </w:t>
      </w:r>
      <w:r>
        <w:rPr>
          <w:rFonts w:hint="cs"/>
          <w:rtl/>
        </w:rPr>
        <w:t>וכי</w:t>
      </w:r>
      <w:r w:rsidR="00022928">
        <w:rPr>
          <w:rFonts w:hint="cs"/>
          <w:rtl/>
        </w:rPr>
        <w:t xml:space="preserve"> מלח </w:t>
      </w:r>
      <w:r>
        <w:rPr>
          <w:rFonts w:hint="cs"/>
          <w:rtl/>
        </w:rPr>
        <w:t>מסריח?</w:t>
      </w:r>
      <w:r w:rsidR="00022928">
        <w:rPr>
          <w:rFonts w:hint="cs"/>
          <w:rtl/>
        </w:rPr>
        <w:t xml:space="preserve"> </w:t>
      </w:r>
    </w:p>
    <w:p w14:paraId="388C34B4" w14:textId="4C284419" w:rsidR="00022928" w:rsidRDefault="00FC27CC" w:rsidP="00022928">
      <w:pPr>
        <w:rPr>
          <w:rtl/>
        </w:rPr>
      </w:pPr>
      <w:r>
        <w:rPr>
          <w:rFonts w:hint="cs"/>
          <w:rtl/>
        </w:rPr>
        <w:t>ד</w:t>
      </w:r>
      <w:r w:rsidR="00022928">
        <w:rPr>
          <w:rFonts w:hint="cs"/>
          <w:rtl/>
        </w:rPr>
        <w:t xml:space="preserve">. אמרו לו בנה לנו בית באוויר, אמר שם ונתלה בין רקיע לארץ </w:t>
      </w:r>
      <w:r>
        <w:rPr>
          <w:rFonts w:hint="cs"/>
          <w:rtl/>
        </w:rPr>
        <w:t>א"ל</w:t>
      </w:r>
      <w:r w:rsidR="00022928">
        <w:rPr>
          <w:rFonts w:hint="cs"/>
          <w:rtl/>
        </w:rPr>
        <w:t xml:space="preserve"> העלו לי לבנים וטיט ..</w:t>
      </w:r>
    </w:p>
    <w:p w14:paraId="75CEB188" w14:textId="1EE2FBD7" w:rsidR="00022928" w:rsidRDefault="00FC27CC" w:rsidP="00022928">
      <w:pPr>
        <w:rPr>
          <w:rtl/>
        </w:rPr>
      </w:pPr>
      <w:r>
        <w:rPr>
          <w:rFonts w:hint="cs"/>
          <w:rtl/>
        </w:rPr>
        <w:t>ה. אמצע העולם היכן</w:t>
      </w:r>
      <w:r w:rsidR="00022928">
        <w:rPr>
          <w:rFonts w:hint="cs"/>
          <w:rtl/>
        </w:rPr>
        <w:t xml:space="preserve"> </w:t>
      </w:r>
      <w:r>
        <w:rPr>
          <w:rFonts w:hint="cs"/>
          <w:rtl/>
        </w:rPr>
        <w:t>הוא?</w:t>
      </w:r>
      <w:r w:rsidR="00022928">
        <w:rPr>
          <w:rFonts w:hint="cs"/>
          <w:rtl/>
        </w:rPr>
        <w:t xml:space="preserve"> זקף אצבעו ואמר כאן, שאלו אותו ומי </w:t>
      </w:r>
      <w:r>
        <w:rPr>
          <w:rFonts w:hint="cs"/>
          <w:rtl/>
        </w:rPr>
        <w:t>יאמר?</w:t>
      </w:r>
      <w:r w:rsidR="00022928">
        <w:rPr>
          <w:rFonts w:hint="cs"/>
          <w:rtl/>
        </w:rPr>
        <w:t xml:space="preserve"> </w:t>
      </w:r>
      <w:r>
        <w:rPr>
          <w:rFonts w:hint="cs"/>
          <w:rtl/>
        </w:rPr>
        <w:t>א"ל</w:t>
      </w:r>
      <w:r w:rsidR="00022928">
        <w:rPr>
          <w:rFonts w:hint="cs"/>
          <w:rtl/>
        </w:rPr>
        <w:t xml:space="preserve"> הביאו חבלים ומדדו</w:t>
      </w:r>
    </w:p>
    <w:p w14:paraId="157DADF0" w14:textId="461F6465" w:rsidR="00B874E6" w:rsidRDefault="00FC27CC" w:rsidP="00A90C35">
      <w:pPr>
        <w:rPr>
          <w:rtl/>
        </w:rPr>
      </w:pPr>
      <w:r>
        <w:rPr>
          <w:rFonts w:hint="cs"/>
          <w:rtl/>
        </w:rPr>
        <w:lastRenderedPageBreak/>
        <w:t>ו</w:t>
      </w:r>
      <w:r w:rsidR="00022928">
        <w:rPr>
          <w:rFonts w:hint="cs"/>
          <w:rtl/>
        </w:rPr>
        <w:t xml:space="preserve">. </w:t>
      </w:r>
      <w:r w:rsidR="00A90C35">
        <w:rPr>
          <w:rFonts w:hint="cs"/>
          <w:rtl/>
        </w:rPr>
        <w:t xml:space="preserve">יש לנו בור במדבר הביאהו לעיר </w:t>
      </w:r>
      <w:r>
        <w:rPr>
          <w:rtl/>
        </w:rPr>
        <w:t>-</w:t>
      </w:r>
      <w:r w:rsidR="00A90C35">
        <w:rPr>
          <w:rFonts w:hint="cs"/>
          <w:rtl/>
        </w:rPr>
        <w:t xml:space="preserve"> </w:t>
      </w:r>
      <w:r w:rsidR="00F63065">
        <w:rPr>
          <w:rtl/>
        </w:rPr>
        <w:t xml:space="preserve">א"ל: </w:t>
      </w:r>
      <w:r>
        <w:rPr>
          <w:rtl/>
        </w:rPr>
        <w:t>הפשילו</w:t>
      </w:r>
      <w:r w:rsidR="00F63065">
        <w:rPr>
          <w:rtl/>
        </w:rPr>
        <w:t xml:space="preserve"> לי </w:t>
      </w:r>
      <w:r>
        <w:rPr>
          <w:rtl/>
        </w:rPr>
        <w:t>חבלים</w:t>
      </w:r>
      <w:r w:rsidR="00F63065">
        <w:rPr>
          <w:rtl/>
        </w:rPr>
        <w:t xml:space="preserve"> </w:t>
      </w:r>
      <w:r>
        <w:rPr>
          <w:rtl/>
        </w:rPr>
        <w:t>מסובין</w:t>
      </w:r>
      <w:r w:rsidR="00F63065">
        <w:rPr>
          <w:rtl/>
        </w:rPr>
        <w:t xml:space="preserve"> </w:t>
      </w:r>
      <w:r>
        <w:rPr>
          <w:rtl/>
        </w:rPr>
        <w:t>ואכניסנו.</w:t>
      </w:r>
    </w:p>
    <w:p w14:paraId="118689A9" w14:textId="77777777" w:rsidR="00A90C35" w:rsidRDefault="00FC27CC" w:rsidP="00A90C35">
      <w:pPr>
        <w:rPr>
          <w:rtl/>
        </w:rPr>
      </w:pPr>
      <w:r>
        <w:rPr>
          <w:rFonts w:hint="cs"/>
          <w:rtl/>
        </w:rPr>
        <w:t>ז</w:t>
      </w:r>
      <w:r w:rsidR="00A90C35">
        <w:rPr>
          <w:rFonts w:hint="cs"/>
          <w:rtl/>
        </w:rPr>
        <w:t>. יש לנו ריחיים שבורות תפור לנו אותם</w:t>
      </w:r>
      <w:r>
        <w:rPr>
          <w:rFonts w:hint="cs"/>
          <w:rtl/>
        </w:rPr>
        <w:t>,</w:t>
      </w:r>
      <w:r w:rsidR="00A90C35">
        <w:rPr>
          <w:rFonts w:hint="cs"/>
          <w:rtl/>
        </w:rPr>
        <w:t xml:space="preserve"> אמר להם עשו לי חוטין מאותו האבן כדי שאוכל לתופרה </w:t>
      </w:r>
    </w:p>
    <w:p w14:paraId="715BD815" w14:textId="145B0238" w:rsidR="00A90C35" w:rsidRDefault="00FC27CC" w:rsidP="00A90C35">
      <w:pPr>
        <w:rPr>
          <w:rtl/>
        </w:rPr>
      </w:pPr>
      <w:r>
        <w:rPr>
          <w:rFonts w:hint="cs"/>
          <w:rtl/>
        </w:rPr>
        <w:t>ח</w:t>
      </w:r>
      <w:r w:rsidR="00A90C35">
        <w:rPr>
          <w:rFonts w:hint="cs"/>
          <w:rtl/>
        </w:rPr>
        <w:t xml:space="preserve">. שדה סכינים במה </w:t>
      </w:r>
      <w:r>
        <w:rPr>
          <w:rFonts w:hint="cs"/>
          <w:rtl/>
        </w:rPr>
        <w:t>נקצר?</w:t>
      </w:r>
      <w:r w:rsidR="00A90C35">
        <w:rPr>
          <w:rFonts w:hint="cs"/>
          <w:rtl/>
        </w:rPr>
        <w:t xml:space="preserve"> </w:t>
      </w:r>
      <w:r>
        <w:rPr>
          <w:rFonts w:hint="cs"/>
          <w:rtl/>
        </w:rPr>
        <w:t>א"ל</w:t>
      </w:r>
      <w:r w:rsidR="00A90C35">
        <w:rPr>
          <w:rFonts w:hint="cs"/>
          <w:rtl/>
        </w:rPr>
        <w:t xml:space="preserve"> בקרן </w:t>
      </w:r>
      <w:r>
        <w:rPr>
          <w:rFonts w:hint="cs"/>
          <w:rtl/>
        </w:rPr>
        <w:t>חמור.</w:t>
      </w:r>
      <w:r w:rsidR="00A90C35">
        <w:rPr>
          <w:rFonts w:hint="cs"/>
          <w:rtl/>
        </w:rPr>
        <w:t xml:space="preserve"> </w:t>
      </w:r>
      <w:r>
        <w:rPr>
          <w:rFonts w:hint="cs"/>
          <w:rtl/>
        </w:rPr>
        <w:t>א"ל</w:t>
      </w:r>
      <w:r w:rsidR="00A90C35">
        <w:rPr>
          <w:rFonts w:hint="cs"/>
          <w:rtl/>
        </w:rPr>
        <w:t xml:space="preserve"> </w:t>
      </w:r>
      <w:r>
        <w:rPr>
          <w:rFonts w:hint="cs"/>
          <w:rtl/>
        </w:rPr>
        <w:t>והרי</w:t>
      </w:r>
      <w:r w:rsidR="00A90C35">
        <w:rPr>
          <w:rFonts w:hint="cs"/>
          <w:rtl/>
        </w:rPr>
        <w:t xml:space="preserve"> אין קרן </w:t>
      </w:r>
      <w:r>
        <w:rPr>
          <w:rFonts w:hint="cs"/>
          <w:rtl/>
        </w:rPr>
        <w:t>לחמור!</w:t>
      </w:r>
      <w:r w:rsidR="00A90C35">
        <w:rPr>
          <w:rFonts w:hint="cs"/>
          <w:rtl/>
        </w:rPr>
        <w:t xml:space="preserve"> </w:t>
      </w:r>
      <w:r>
        <w:rPr>
          <w:rFonts w:hint="cs"/>
          <w:rtl/>
        </w:rPr>
        <w:t>א"ל</w:t>
      </w:r>
      <w:r w:rsidR="00A90C35">
        <w:rPr>
          <w:rFonts w:hint="cs"/>
          <w:rtl/>
        </w:rPr>
        <w:t xml:space="preserve"> </w:t>
      </w:r>
      <w:r>
        <w:rPr>
          <w:rFonts w:hint="cs"/>
          <w:rtl/>
        </w:rPr>
        <w:t>וכי</w:t>
      </w:r>
      <w:r w:rsidR="00A90C35">
        <w:rPr>
          <w:rFonts w:hint="cs"/>
          <w:rtl/>
        </w:rPr>
        <w:t xml:space="preserve"> יש שדה </w:t>
      </w:r>
      <w:r>
        <w:rPr>
          <w:rFonts w:hint="cs"/>
          <w:rtl/>
        </w:rPr>
        <w:t>סכינים?</w:t>
      </w:r>
    </w:p>
    <w:p w14:paraId="6B7D869A" w14:textId="04649D95" w:rsidR="00A90C35" w:rsidRDefault="00FC27CC" w:rsidP="00FC27CC">
      <w:pPr>
        <w:pStyle w:val="011"/>
        <w:rPr>
          <w:rtl/>
        </w:rPr>
      </w:pPr>
      <w:r>
        <w:rPr>
          <w:rFonts w:hint="cs"/>
          <w:rtl/>
        </w:rPr>
        <w:t>ט</w:t>
      </w:r>
      <w:r w:rsidR="00A90C35">
        <w:rPr>
          <w:rFonts w:hint="cs"/>
          <w:rtl/>
        </w:rPr>
        <w:t xml:space="preserve">. הביאו לו </w:t>
      </w:r>
      <w:r>
        <w:rPr>
          <w:rFonts w:hint="cs"/>
          <w:rtl/>
        </w:rPr>
        <w:t>שתי</w:t>
      </w:r>
      <w:r w:rsidR="00A90C35">
        <w:rPr>
          <w:rFonts w:hint="cs"/>
          <w:rtl/>
        </w:rPr>
        <w:t xml:space="preserve"> </w:t>
      </w:r>
      <w:r>
        <w:rPr>
          <w:rFonts w:hint="cs"/>
          <w:rtl/>
        </w:rPr>
        <w:t>ביצים,</w:t>
      </w:r>
      <w:r w:rsidR="00A90C35">
        <w:rPr>
          <w:rFonts w:hint="cs"/>
          <w:rtl/>
        </w:rPr>
        <w:t xml:space="preserve"> שאלוהו איזו </w:t>
      </w:r>
      <w:r>
        <w:rPr>
          <w:rStyle w:val="affffd"/>
          <w:rFonts w:hint="cs"/>
          <w:rtl/>
        </w:rPr>
        <w:t>מתרנגולת</w:t>
      </w:r>
      <w:r w:rsidR="00A90C35">
        <w:rPr>
          <w:rFonts w:hint="cs"/>
          <w:rtl/>
        </w:rPr>
        <w:t xml:space="preserve"> שחורה </w:t>
      </w:r>
      <w:r>
        <w:rPr>
          <w:rFonts w:hint="cs"/>
          <w:rtl/>
        </w:rPr>
        <w:t>ואיזו</w:t>
      </w:r>
      <w:r w:rsidR="00A90C35">
        <w:rPr>
          <w:rFonts w:hint="cs"/>
          <w:rtl/>
        </w:rPr>
        <w:t xml:space="preserve"> </w:t>
      </w:r>
      <w:r>
        <w:rPr>
          <w:rFonts w:hint="cs"/>
          <w:rtl/>
        </w:rPr>
        <w:t>מלבנה?</w:t>
      </w:r>
      <w:r w:rsidR="00A90C35">
        <w:rPr>
          <w:rFonts w:hint="cs"/>
          <w:rtl/>
        </w:rPr>
        <w:t xml:space="preserve"> </w:t>
      </w:r>
      <w:r>
        <w:rPr>
          <w:rFonts w:hint="cs"/>
          <w:rtl/>
        </w:rPr>
        <w:t>א"ל</w:t>
      </w:r>
      <w:r w:rsidR="00A90C35">
        <w:rPr>
          <w:rFonts w:hint="cs"/>
          <w:rtl/>
        </w:rPr>
        <w:t xml:space="preserve"> </w:t>
      </w:r>
      <w:r>
        <w:rPr>
          <w:rFonts w:hint="cs"/>
          <w:rtl/>
        </w:rPr>
        <w:t>איזו</w:t>
      </w:r>
      <w:r w:rsidR="00A90C35">
        <w:rPr>
          <w:rFonts w:hint="cs"/>
          <w:rtl/>
        </w:rPr>
        <w:t xml:space="preserve"> גבינה </w:t>
      </w:r>
      <w:r>
        <w:rPr>
          <w:rStyle w:val="affffd"/>
          <w:rFonts w:hint="cs"/>
          <w:rtl/>
        </w:rPr>
        <w:t>מעז</w:t>
      </w:r>
      <w:r w:rsidR="00A90C35">
        <w:rPr>
          <w:rFonts w:hint="cs"/>
          <w:rtl/>
        </w:rPr>
        <w:t xml:space="preserve"> </w:t>
      </w:r>
      <w:r>
        <w:rPr>
          <w:rFonts w:hint="cs"/>
          <w:rtl/>
        </w:rPr>
        <w:t>שחורה</w:t>
      </w:r>
      <w:r w:rsidR="00A90C35">
        <w:rPr>
          <w:rFonts w:hint="cs"/>
          <w:rtl/>
        </w:rPr>
        <w:t xml:space="preserve"> </w:t>
      </w:r>
      <w:r>
        <w:rPr>
          <w:rFonts w:hint="cs"/>
          <w:rtl/>
        </w:rPr>
        <w:t>ואיזו</w:t>
      </w:r>
      <w:r w:rsidR="00A90C35">
        <w:rPr>
          <w:rFonts w:hint="cs"/>
          <w:rtl/>
        </w:rPr>
        <w:t xml:space="preserve"> </w:t>
      </w:r>
      <w:r>
        <w:rPr>
          <w:rFonts w:hint="cs"/>
          <w:rtl/>
        </w:rPr>
        <w:t xml:space="preserve">מלבנה? </w:t>
      </w:r>
    </w:p>
    <w:p w14:paraId="49A1AE37" w14:textId="06F845AF" w:rsidR="00A90C35" w:rsidRDefault="00FC27CC" w:rsidP="00A90C35">
      <w:pPr>
        <w:rPr>
          <w:rtl/>
        </w:rPr>
      </w:pPr>
      <w:r>
        <w:rPr>
          <w:rFonts w:hint="cs"/>
          <w:rtl/>
        </w:rPr>
        <w:t>י</w:t>
      </w:r>
      <w:r w:rsidR="00A90C35">
        <w:rPr>
          <w:rFonts w:hint="cs"/>
          <w:rtl/>
        </w:rPr>
        <w:t xml:space="preserve">. גוזל בביצתו שמת מהיכן יוצא </w:t>
      </w:r>
      <w:r>
        <w:rPr>
          <w:rFonts w:hint="cs"/>
          <w:rtl/>
        </w:rPr>
        <w:t>האוויר?</w:t>
      </w:r>
      <w:r w:rsidR="00A90C35">
        <w:rPr>
          <w:rFonts w:hint="cs"/>
          <w:rtl/>
        </w:rPr>
        <w:t xml:space="preserve"> </w:t>
      </w:r>
      <w:r>
        <w:rPr>
          <w:rFonts w:hint="cs"/>
          <w:rtl/>
        </w:rPr>
        <w:t>א"ל</w:t>
      </w:r>
      <w:r w:rsidR="00A90C35">
        <w:rPr>
          <w:rFonts w:hint="cs"/>
          <w:rtl/>
        </w:rPr>
        <w:t xml:space="preserve"> מהיכן שנכנס </w:t>
      </w:r>
    </w:p>
    <w:p w14:paraId="5AA55FF3" w14:textId="7E82276B" w:rsidR="00B874E6" w:rsidRDefault="00FC27CC" w:rsidP="00A90C35">
      <w:pPr>
        <w:rPr>
          <w:rtl/>
        </w:rPr>
      </w:pPr>
      <w:r>
        <w:rPr>
          <w:rFonts w:hint="cs"/>
          <w:rtl/>
        </w:rPr>
        <w:t>יא</w:t>
      </w:r>
      <w:r w:rsidR="00A90C35">
        <w:rPr>
          <w:rFonts w:hint="cs"/>
          <w:rtl/>
        </w:rPr>
        <w:t xml:space="preserve">. הראה לנו כלי שלא שוה </w:t>
      </w:r>
      <w:r>
        <w:rPr>
          <w:rFonts w:hint="cs"/>
          <w:rtl/>
        </w:rPr>
        <w:t>נזקו,</w:t>
      </w:r>
      <w:r w:rsidR="00A90C35">
        <w:rPr>
          <w:rFonts w:hint="cs"/>
          <w:rtl/>
        </w:rPr>
        <w:t xml:space="preserve"> ביקש מחצלת ומשלא נכנסה בפתח ביקש לסתור הפתח ואמר היא כלי שלא שווה את נזקו </w:t>
      </w:r>
    </w:p>
    <w:p w14:paraId="155EE3AB" w14:textId="452A6E77" w:rsidR="00B874E6" w:rsidRDefault="00A90C35" w:rsidP="00A90C35">
      <w:pPr>
        <w:rPr>
          <w:rtl/>
        </w:rPr>
      </w:pPr>
      <w:r>
        <w:rPr>
          <w:rFonts w:hint="cs"/>
          <w:rtl/>
        </w:rPr>
        <w:t>הביאם לספינה וראה כ"א שישים מקומות והניח שכל חבריו יגיעו לאותו החדר ואמר לספן שיתיר הספינה</w:t>
      </w:r>
      <w:r w:rsidR="0057284B">
        <w:rPr>
          <w:rtl/>
        </w:rPr>
        <w:t>.</w:t>
      </w:r>
      <w:r>
        <w:rPr>
          <w:rFonts w:hint="cs"/>
          <w:rtl/>
        </w:rPr>
        <w:t xml:space="preserve"> בזמן שהלכו לקח עפר מעפרם וכשהגיע למקום מים הבולעים מילא כלי במים </w:t>
      </w:r>
    </w:p>
    <w:p w14:paraId="7450CA4B" w14:textId="77777777" w:rsidR="00A90C35" w:rsidRDefault="00A90C35" w:rsidP="00A90C35">
      <w:pPr>
        <w:pStyle w:val="afff0"/>
        <w:framePr w:wrap="around"/>
        <w:rPr>
          <w:rtl/>
        </w:rPr>
      </w:pPr>
      <w:r>
        <w:rPr>
          <w:rFonts w:hint="cs"/>
          <w:rtl/>
        </w:rPr>
        <w:t>ט.</w:t>
      </w:r>
    </w:p>
    <w:p w14:paraId="5A6DA1C5" w14:textId="3F6ED2A4" w:rsidR="00A90C35" w:rsidRDefault="00A90C35" w:rsidP="00A90C35">
      <w:pPr>
        <w:rPr>
          <w:rtl/>
        </w:rPr>
      </w:pPr>
      <w:r>
        <w:rPr>
          <w:rFonts w:hint="cs"/>
          <w:rtl/>
        </w:rPr>
        <w:t xml:space="preserve">כשהגיעו לפני הקיסר ראה אותם מעונים ושפלים א"ל אלו לא הם, לקח </w:t>
      </w:r>
      <w:r>
        <w:rPr>
          <w:rStyle w:val="27"/>
          <w:rFonts w:hint="cs"/>
          <w:rtl/>
        </w:rPr>
        <w:t>ריב"ח</w:t>
      </w:r>
      <w:r>
        <w:rPr>
          <w:rFonts w:hint="cs"/>
          <w:rtl/>
        </w:rPr>
        <w:t xml:space="preserve"> מעפרם וזרק עליהם וחזרו לעצמם והעיזו פניהם בפני הקיסר א"ל כל שתרצה עשה בהם </w:t>
      </w:r>
    </w:p>
    <w:p w14:paraId="3AE3EC97" w14:textId="1993AAFB" w:rsidR="00B874E6" w:rsidRDefault="00A90C35" w:rsidP="00A90C35">
      <w:pPr>
        <w:rPr>
          <w:rtl/>
        </w:rPr>
      </w:pPr>
      <w:r>
        <w:rPr>
          <w:rFonts w:hint="cs"/>
          <w:rtl/>
        </w:rPr>
        <w:t xml:space="preserve">לקח מים מאותם הבלועים וא"ל לכו ומלאו מים בכלי זה, ומלאו ומלאו וכל מה שמלאו נבלע עד שנשמטו כתפיהם ובלו והלכו לאבדון </w:t>
      </w:r>
    </w:p>
    <w:p w14:paraId="54F83785" w14:textId="6765E509" w:rsidR="0057284B" w:rsidRDefault="0057284B" w:rsidP="009F73ED">
      <w:pPr>
        <w:pStyle w:val="affff9"/>
        <w:rPr>
          <w:rtl/>
        </w:rPr>
      </w:pPr>
      <w:r>
        <w:rPr>
          <w:rtl/>
        </w:rPr>
        <w:t>• • •</w:t>
      </w:r>
    </w:p>
    <w:p w14:paraId="5176BAEA" w14:textId="77777777" w:rsidR="006542AA" w:rsidRDefault="00000000">
      <w:pPr>
        <w:pStyle w:val="afffff5"/>
        <w:framePr w:wrap="around"/>
      </w:pPr>
      <w:r>
        <w:t>משנה ג</w:t>
      </w:r>
    </w:p>
    <w:p w14:paraId="7ABECF4E" w14:textId="77777777" w:rsidR="00E719A1" w:rsidRDefault="00F63065" w:rsidP="009F73ED">
      <w:pPr>
        <w:pStyle w:val="afff5"/>
        <w:spacing w:before="120"/>
        <w:rPr>
          <w:rtl/>
        </w:rPr>
      </w:pPr>
      <w:r>
        <w:rPr>
          <w:rtl/>
        </w:rPr>
        <w:t xml:space="preserve">חמורה שלא ביכרה, וילדה שני זכרים - נותן טלה אחד לכהן, </w:t>
      </w:r>
    </w:p>
    <w:p w14:paraId="0523D515" w14:textId="77777777" w:rsidR="00B874E6" w:rsidRDefault="00E719A1" w:rsidP="00E719A1">
      <w:pPr>
        <w:pStyle w:val="afff5"/>
        <w:rPr>
          <w:rtl/>
        </w:rPr>
      </w:pPr>
      <w:r>
        <w:rPr>
          <w:rtl/>
        </w:rPr>
        <w:tab/>
      </w:r>
      <w:r>
        <w:rPr>
          <w:rtl/>
        </w:rPr>
        <w:tab/>
      </w:r>
      <w:r>
        <w:rPr>
          <w:rtl/>
        </w:rPr>
        <w:tab/>
      </w:r>
      <w:r>
        <w:rPr>
          <w:rtl/>
        </w:rPr>
        <w:tab/>
      </w:r>
      <w:r>
        <w:rPr>
          <w:rtl/>
        </w:rPr>
        <w:tab/>
      </w:r>
      <w:r>
        <w:rPr>
          <w:rtl/>
        </w:rPr>
        <w:tab/>
      </w:r>
      <w:r w:rsidR="00F63065">
        <w:rPr>
          <w:rtl/>
        </w:rPr>
        <w:t>זכר ונקבה - מפריש טלה אחד לעצמו</w:t>
      </w:r>
      <w:r w:rsidR="0057284B">
        <w:rPr>
          <w:rtl/>
        </w:rPr>
        <w:t>.</w:t>
      </w:r>
    </w:p>
    <w:p w14:paraId="4AB22FEA" w14:textId="77777777" w:rsidR="00E719A1" w:rsidRDefault="00F63065" w:rsidP="003C7E66">
      <w:pPr>
        <w:pStyle w:val="afff5"/>
        <w:rPr>
          <w:rtl/>
        </w:rPr>
      </w:pPr>
      <w:r>
        <w:rPr>
          <w:rtl/>
        </w:rPr>
        <w:t xml:space="preserve">שתי חמוריו שלא ביכרו וילדו שני זכרים - נותן שני טלאים לכהן, זכר ונקבה, או שני זכרים ונקבה - נותן טלה אחד לכהן, </w:t>
      </w:r>
    </w:p>
    <w:p w14:paraId="30E50112" w14:textId="77777777" w:rsidR="00B874E6" w:rsidRDefault="00F63065" w:rsidP="003C7E66">
      <w:pPr>
        <w:pStyle w:val="afff5"/>
        <w:rPr>
          <w:rtl/>
        </w:rPr>
      </w:pPr>
      <w:r>
        <w:rPr>
          <w:rtl/>
        </w:rPr>
        <w:t>שתי נקבות וזכר או שני זכרים ושתי נקבות - אין לכהן כלום</w:t>
      </w:r>
      <w:r w:rsidR="0057284B">
        <w:rPr>
          <w:rtl/>
        </w:rPr>
        <w:t>.</w:t>
      </w:r>
    </w:p>
    <w:p w14:paraId="5C66D9F1" w14:textId="77777777" w:rsidR="00E719A1" w:rsidRDefault="00F63065" w:rsidP="003C7E66">
      <w:pPr>
        <w:pStyle w:val="afff5"/>
        <w:rPr>
          <w:rtl/>
        </w:rPr>
      </w:pPr>
      <w:r>
        <w:rPr>
          <w:rtl/>
        </w:rPr>
        <w:t xml:space="preserve">אחת ביכרה ואחת שלא ביכרה וילדה שני זכרים - נותן טלה אחד לכהן, </w:t>
      </w:r>
    </w:p>
    <w:p w14:paraId="70C3DA8C" w14:textId="77777777" w:rsidR="00B874E6" w:rsidRDefault="00E719A1" w:rsidP="003C7E66">
      <w:pPr>
        <w:pStyle w:val="afff5"/>
        <w:rPr>
          <w:rtl/>
        </w:rPr>
      </w:pPr>
      <w:r>
        <w:rPr>
          <w:rtl/>
        </w:rPr>
        <w:tab/>
      </w:r>
      <w:r w:rsidR="00F63065">
        <w:rPr>
          <w:rtl/>
        </w:rPr>
        <w:t>זכר ונקבה - מפריש טלה אחד לעצמו</w:t>
      </w:r>
      <w:r w:rsidR="0057284B">
        <w:rPr>
          <w:rtl/>
        </w:rPr>
        <w:t>.</w:t>
      </w:r>
    </w:p>
    <w:p w14:paraId="24A4318F" w14:textId="77777777" w:rsidR="00E719A1" w:rsidRDefault="00F63065" w:rsidP="003C7E66">
      <w:pPr>
        <w:pStyle w:val="afff5"/>
        <w:rPr>
          <w:rtl/>
        </w:rPr>
      </w:pPr>
      <w:r>
        <w:rPr>
          <w:rtl/>
        </w:rPr>
        <w:lastRenderedPageBreak/>
        <w:t xml:space="preserve">שנאמר: </w:t>
      </w:r>
      <w:r w:rsidR="00E719A1">
        <w:rPr>
          <w:rFonts w:hint="cs"/>
          <w:rtl/>
        </w:rPr>
        <w:t>'</w:t>
      </w:r>
      <w:r>
        <w:rPr>
          <w:rtl/>
        </w:rPr>
        <w:t>ופטר חמור תפדה בשה מן הכבשים ומן העזים</w:t>
      </w:r>
      <w:r w:rsidR="00E719A1">
        <w:rPr>
          <w:rFonts w:hint="cs"/>
          <w:rtl/>
        </w:rPr>
        <w:t>'</w:t>
      </w:r>
      <w:r>
        <w:rPr>
          <w:rtl/>
        </w:rPr>
        <w:t xml:space="preserve">, זכר ונקבה, גדול וקטן, תמים ובעל מום פודה בו פעמים הרבה, נכנס לדיר להתעשר, </w:t>
      </w:r>
    </w:p>
    <w:p w14:paraId="4A0E08CD" w14:textId="77777777" w:rsidR="00B874E6" w:rsidRDefault="00E719A1" w:rsidP="003C7E66">
      <w:pPr>
        <w:pStyle w:val="afff5"/>
        <w:rPr>
          <w:rtl/>
        </w:rPr>
      </w:pPr>
      <w:r>
        <w:rPr>
          <w:rFonts w:hint="cs"/>
          <w:rtl/>
        </w:rPr>
        <w:tab/>
      </w:r>
      <w:r w:rsidR="00F63065">
        <w:rPr>
          <w:rtl/>
        </w:rPr>
        <w:t>ואם מת - נהנין בו</w:t>
      </w:r>
      <w:r w:rsidR="0057284B">
        <w:rPr>
          <w:rtl/>
        </w:rPr>
        <w:t>.</w:t>
      </w:r>
    </w:p>
    <w:p w14:paraId="17746FC0" w14:textId="13A9646E" w:rsidR="0057284B" w:rsidRDefault="0057284B" w:rsidP="009F73ED">
      <w:pPr>
        <w:pStyle w:val="affff9"/>
        <w:rPr>
          <w:rtl/>
        </w:rPr>
      </w:pPr>
      <w:r>
        <w:rPr>
          <w:rtl/>
        </w:rPr>
        <w:t>• • •</w:t>
      </w:r>
    </w:p>
    <w:p w14:paraId="68EFD2F8" w14:textId="664CFC8D" w:rsidR="006542AA" w:rsidRDefault="00000000">
      <w:pPr>
        <w:pStyle w:val="36"/>
        <w:framePr w:wrap="notBeside"/>
      </w:pPr>
      <w:r>
        <w:t>ארי"ר</w:t>
      </w:r>
      <w:r w:rsidR="00F63065">
        <w:t>:</w:t>
      </w:r>
    </w:p>
    <w:p w14:paraId="537D531A" w14:textId="77777777" w:rsidR="006542AA" w:rsidRDefault="00000000">
      <w:pPr>
        <w:pStyle w:val="affff7"/>
      </w:pPr>
      <w:r>
        <w:rPr>
          <w:color w:val="7B3F00"/>
        </w:rPr>
        <w:t>שני ראשים כאחד בפטר חמור</w:t>
      </w:r>
    </w:p>
    <w:p w14:paraId="09E9F294" w14:textId="6314842E" w:rsidR="00AE7DBB" w:rsidRDefault="000F1E3D" w:rsidP="00AE7DBB">
      <w:pPr>
        <w:rPr>
          <w:rtl/>
        </w:rPr>
      </w:pPr>
      <w:r>
        <w:rPr>
          <w:rStyle w:val="affffd"/>
          <w:rtl/>
        </w:rPr>
        <w:t>המשנה</w:t>
      </w:r>
      <w:r w:rsidR="00F63065">
        <w:rPr>
          <w:rtl/>
        </w:rPr>
        <w:t xml:space="preserve"> </w:t>
      </w:r>
      <w:r>
        <w:rPr>
          <w:rStyle w:val="27"/>
          <w:rtl/>
        </w:rPr>
        <w:t>שלא כריה"ג,</w:t>
      </w:r>
      <w:r w:rsidR="00AE7DBB">
        <w:rPr>
          <w:rFonts w:hint="cs"/>
          <w:rtl/>
        </w:rPr>
        <w:t xml:space="preserve"> שאמר </w:t>
      </w:r>
      <w:r>
        <w:rPr>
          <w:rFonts w:hint="cs"/>
          <w:rtl/>
        </w:rPr>
        <w:t>שאפשר</w:t>
      </w:r>
      <w:r w:rsidR="00AE7DBB">
        <w:rPr>
          <w:rFonts w:hint="cs"/>
          <w:rtl/>
        </w:rPr>
        <w:t xml:space="preserve"> לצמצם</w:t>
      </w:r>
    </w:p>
    <w:p w14:paraId="6F0BBAFB" w14:textId="77777777" w:rsidR="006542AA" w:rsidRDefault="00000000">
      <w:pPr>
        <w:pStyle w:val="36"/>
        <w:framePr w:wrap="notBeside"/>
      </w:pPr>
      <w:r>
        <w:t>אביי:</w:t>
      </w:r>
    </w:p>
    <w:p w14:paraId="30111743" w14:textId="427C7C13" w:rsidR="00AE7DBB" w:rsidRDefault="00F63065" w:rsidP="00AE7DBB">
      <w:pPr>
        <w:rPr>
          <w:rtl/>
        </w:rPr>
      </w:pPr>
      <w:r>
        <w:rPr>
          <w:rtl/>
        </w:rPr>
        <w:t xml:space="preserve">אפי' </w:t>
      </w:r>
      <w:r>
        <w:rPr>
          <w:rStyle w:val="27"/>
          <w:rFonts w:hint="cs"/>
          <w:rtl/>
        </w:rPr>
        <w:t>כריה"ג,</w:t>
      </w:r>
      <w:r w:rsidR="00AE7DBB">
        <w:rPr>
          <w:rFonts w:hint="cs"/>
          <w:rtl/>
        </w:rPr>
        <w:t xml:space="preserve"> </w:t>
      </w:r>
      <w:r>
        <w:rPr>
          <w:rtl/>
        </w:rPr>
        <w:t xml:space="preserve">שונה שם </w:t>
      </w:r>
      <w:r>
        <w:rPr>
          <w:rStyle w:val="affffd"/>
          <w:rtl/>
        </w:rPr>
        <w:t>בבהמה</w:t>
      </w:r>
      <w:r>
        <w:rPr>
          <w:rtl/>
        </w:rPr>
        <w:t xml:space="preserve"> </w:t>
      </w:r>
      <w:r>
        <w:rPr>
          <w:rStyle w:val="affffd"/>
          <w:rtl/>
        </w:rPr>
        <w:t>טהורה</w:t>
      </w:r>
      <w:r>
        <w:rPr>
          <w:rtl/>
        </w:rPr>
        <w:t xml:space="preserve"> שכתוב 'הזכרים לה',</w:t>
      </w:r>
      <w:r w:rsidR="00AE7DBB">
        <w:rPr>
          <w:rFonts w:hint="cs"/>
          <w:rtl/>
        </w:rPr>
        <w:t xml:space="preserve"> ו</w:t>
      </w:r>
      <w:r>
        <w:rPr>
          <w:rFonts w:hint="cs"/>
          <w:rtl/>
        </w:rPr>
        <w:t>א"א</w:t>
      </w:r>
      <w:r w:rsidR="00AE7DBB">
        <w:rPr>
          <w:rFonts w:hint="cs"/>
          <w:rtl/>
        </w:rPr>
        <w:t xml:space="preserve"> ללמוד </w:t>
      </w:r>
      <w:r>
        <w:rPr>
          <w:rFonts w:hint="cs"/>
          <w:rtl/>
        </w:rPr>
        <w:t>ממנו,</w:t>
      </w:r>
      <w:r w:rsidR="00AE7DBB">
        <w:rPr>
          <w:rFonts w:hint="cs"/>
          <w:rtl/>
        </w:rPr>
        <w:t xml:space="preserve"> </w:t>
      </w:r>
      <w:r>
        <w:rPr>
          <w:rFonts w:hint="cs"/>
          <w:rtl/>
        </w:rPr>
        <w:t>שמיעטה</w:t>
      </w:r>
      <w:r w:rsidR="00AE7DBB">
        <w:rPr>
          <w:rFonts w:hint="cs"/>
          <w:rtl/>
        </w:rPr>
        <w:t xml:space="preserve"> תורה </w:t>
      </w:r>
      <w:r>
        <w:rPr>
          <w:rFonts w:hint="cs"/>
          <w:rtl/>
        </w:rPr>
        <w:t>'הזכרים'</w:t>
      </w:r>
    </w:p>
    <w:p w14:paraId="1AB6245B" w14:textId="191F4DF5" w:rsidR="006542AA" w:rsidRDefault="00000000">
      <w:pPr>
        <w:pStyle w:val="36"/>
        <w:framePr w:wrap="notBeside"/>
      </w:pPr>
      <w:r>
        <w:t>א"ד:</w:t>
      </w:r>
    </w:p>
    <w:p w14:paraId="589D87AE" w14:textId="4F2784FD" w:rsidR="00CE3F39" w:rsidRDefault="00CE3F39" w:rsidP="00CE3F39">
      <w:pPr>
        <w:rPr>
          <w:rtl/>
        </w:rPr>
      </w:pPr>
      <w:r>
        <w:rPr>
          <w:rFonts w:hint="cs"/>
          <w:rtl/>
        </w:rPr>
        <w:t xml:space="preserve">לימא שלא </w:t>
      </w:r>
      <w:r>
        <w:rPr>
          <w:rStyle w:val="27"/>
          <w:rFonts w:hint="cs"/>
          <w:rtl/>
        </w:rPr>
        <w:t>כריה"ג,</w:t>
      </w:r>
      <w:r>
        <w:rPr>
          <w:rFonts w:hint="cs"/>
          <w:rtl/>
        </w:rPr>
        <w:t xml:space="preserve"> ולזה דחה </w:t>
      </w:r>
      <w:r>
        <w:rPr>
          <w:rStyle w:val="27"/>
          <w:rFonts w:hint="cs"/>
          <w:rtl/>
        </w:rPr>
        <w:t>אביי</w:t>
      </w:r>
      <w:r>
        <w:rPr>
          <w:rFonts w:hint="cs"/>
          <w:rtl/>
        </w:rPr>
        <w:t xml:space="preserve"> שהזכרים לה' </w:t>
      </w:r>
    </w:p>
    <w:p w14:paraId="2E6B0923" w14:textId="4D735F1F" w:rsidR="00CE3F39" w:rsidRDefault="00CE3F39" w:rsidP="00CE3F39">
      <w:pPr>
        <w:rPr>
          <w:rtl/>
        </w:rPr>
      </w:pPr>
      <w:r>
        <w:rPr>
          <w:rStyle w:val="27"/>
          <w:rFonts w:hint="cs"/>
          <w:rtl/>
        </w:rPr>
        <w:t>לרי"ר</w:t>
      </w:r>
      <w:r>
        <w:rPr>
          <w:rFonts w:hint="cs"/>
          <w:rtl/>
        </w:rPr>
        <w:t xml:space="preserve"> שאינו מעמידה </w:t>
      </w:r>
      <w:r>
        <w:rPr>
          <w:rStyle w:val="27"/>
          <w:rFonts w:hint="cs"/>
          <w:rtl/>
        </w:rPr>
        <w:t>כריה"ג,</w:t>
      </w:r>
      <w:r>
        <w:rPr>
          <w:rFonts w:hint="cs"/>
          <w:rtl/>
        </w:rPr>
        <w:t xml:space="preserve"> </w:t>
      </w:r>
      <w:r w:rsidR="00F63065">
        <w:rPr>
          <w:rtl/>
        </w:rPr>
        <w:t xml:space="preserve">היינו </w:t>
      </w:r>
      <w:r>
        <w:rPr>
          <w:rtl/>
        </w:rPr>
        <w:t>שלא</w:t>
      </w:r>
      <w:r w:rsidR="00F63065">
        <w:rPr>
          <w:rtl/>
        </w:rPr>
        <w:t xml:space="preserve"> </w:t>
      </w:r>
      <w:r>
        <w:rPr>
          <w:rtl/>
        </w:rPr>
        <w:t>שנה</w:t>
      </w:r>
      <w:r w:rsidR="00F63065">
        <w:rPr>
          <w:rtl/>
        </w:rPr>
        <w:t xml:space="preserve"> ויצאו שני ראשיהן כאחד,</w:t>
      </w:r>
    </w:p>
    <w:p w14:paraId="5B4A3EE8" w14:textId="77777777" w:rsidR="006542AA" w:rsidRDefault="00000000">
      <w:pPr>
        <w:pStyle w:val="36"/>
        <w:framePr w:wrap="notBeside"/>
      </w:pPr>
      <w:r>
        <w:t>אלא</w:t>
      </w:r>
    </w:p>
    <w:p w14:paraId="4A5C3727" w14:textId="6569235A" w:rsidR="00CE3F39" w:rsidRDefault="00F63065" w:rsidP="00CE3F39">
      <w:pPr>
        <w:rPr>
          <w:rtl/>
        </w:rPr>
      </w:pPr>
      <w:r>
        <w:rPr>
          <w:rStyle w:val="27"/>
          <w:rtl/>
        </w:rPr>
        <w:t>לאביי</w:t>
      </w:r>
      <w:r>
        <w:rPr>
          <w:rtl/>
        </w:rPr>
        <w:t xml:space="preserve">, ישנה ויצאו שני ראשיהן כאחד! </w:t>
      </w:r>
    </w:p>
    <w:p w14:paraId="4EBCAA16" w14:textId="77777777" w:rsidR="006542AA" w:rsidRDefault="00000000">
      <w:pPr>
        <w:pStyle w:val="36"/>
        <w:framePr w:wrap="notBeside"/>
      </w:pPr>
      <w:r>
        <w:tab/>
      </w:r>
      <w:r w:rsidR="00F63065">
        <w:t>ועוד, תניא:</w:t>
      </w:r>
    </w:p>
    <w:p w14:paraId="36D5DC71" w14:textId="0D7E12B5" w:rsidR="00CD49A5" w:rsidRDefault="00F63065" w:rsidP="009F7858">
      <w:pPr>
        <w:rPr>
          <w:rtl/>
        </w:rPr>
      </w:pPr>
      <w:r>
        <w:rPr>
          <w:rtl/>
        </w:rPr>
        <w:t xml:space="preserve">חמורו שלא ביכרה וילדה שני זכרים, ויצאו שני ראשיהן כאחד, </w:t>
      </w:r>
    </w:p>
    <w:p w14:paraId="4576BBB5" w14:textId="72A98714" w:rsidR="006542AA" w:rsidRDefault="00000000">
      <w:pPr>
        <w:pStyle w:val="36"/>
        <w:framePr w:wrap="notBeside"/>
      </w:pPr>
      <w:r>
        <w:tab/>
      </w:r>
      <w:r>
        <w:tab/>
      </w:r>
      <w:r w:rsidR="009F7858">
        <w:t>ל</w:t>
      </w:r>
      <w:r w:rsidR="00CE3F39">
        <w:t>רי</w:t>
      </w:r>
      <w:r>
        <w:t>ה"ג</w:t>
      </w:r>
      <w:r w:rsidR="00F63065">
        <w:t>:</w:t>
      </w:r>
    </w:p>
    <w:p w14:paraId="770BF4BA" w14:textId="372CDF2C" w:rsidR="009F7858" w:rsidRDefault="00F63065" w:rsidP="009F7858">
      <w:pPr>
        <w:rPr>
          <w:rtl/>
        </w:rPr>
      </w:pPr>
      <w:r>
        <w:rPr>
          <w:rtl/>
        </w:rPr>
        <w:t xml:space="preserve">שניהן לכהן, </w:t>
      </w:r>
      <w:r w:rsidR="00CE3F39">
        <w:rPr>
          <w:rFonts w:hint="cs"/>
          <w:rtl/>
        </w:rPr>
        <w:t>ד'</w:t>
      </w:r>
      <w:r w:rsidR="00CD49A5">
        <w:rPr>
          <w:rStyle w:val="affffe"/>
          <w:rtl/>
        </w:rPr>
        <w:t>הַזְּכָרִים לַה</w:t>
      </w:r>
      <w:r w:rsidR="00CE3F39">
        <w:rPr>
          <w:rtl/>
        </w:rPr>
        <w:t xml:space="preserve">', </w:t>
      </w:r>
    </w:p>
    <w:p w14:paraId="20B88BF1" w14:textId="77777777" w:rsidR="00B874E6" w:rsidRDefault="00F63065" w:rsidP="00C5567C">
      <w:pPr>
        <w:pStyle w:val="a"/>
        <w:rPr>
          <w:rtl/>
        </w:rPr>
      </w:pPr>
      <w:r w:rsidRPr="00CD49A5">
        <w:rPr>
          <w:bCs/>
          <w:rtl/>
        </w:rPr>
        <w:t>תיובתא</w:t>
      </w:r>
      <w:r>
        <w:rPr>
          <w:rtl/>
        </w:rPr>
        <w:t xml:space="preserve"> </w:t>
      </w:r>
      <w:r>
        <w:rPr>
          <w:rStyle w:val="27"/>
          <w:rtl/>
        </w:rPr>
        <w:t>דאביי</w:t>
      </w:r>
      <w:r>
        <w:rPr>
          <w:rtl/>
        </w:rPr>
        <w:t>, תיובתא</w:t>
      </w:r>
      <w:r w:rsidR="0057284B">
        <w:rPr>
          <w:rtl/>
        </w:rPr>
        <w:t>.</w:t>
      </w:r>
    </w:p>
    <w:p w14:paraId="62DD6681" w14:textId="77777777" w:rsidR="009F7858" w:rsidRDefault="009F7858" w:rsidP="009F7858">
      <w:pPr>
        <w:pStyle w:val="afff0"/>
        <w:framePr w:wrap="around"/>
        <w:rPr>
          <w:rtl/>
        </w:rPr>
      </w:pPr>
      <w:r>
        <w:rPr>
          <w:rFonts w:hint="cs"/>
          <w:rtl/>
        </w:rPr>
        <w:t>ט:</w:t>
      </w:r>
      <w:r w:rsidR="00F63065">
        <w:rPr>
          <w:rtl/>
        </w:rPr>
        <w:t xml:space="preserve"> </w:t>
      </w:r>
    </w:p>
    <w:p w14:paraId="62B2476A" w14:textId="77777777" w:rsidR="006542AA" w:rsidRDefault="00000000">
      <w:pPr>
        <w:pStyle w:val="36"/>
        <w:framePr w:wrap="notBeside"/>
      </w:pPr>
      <w:r>
        <w:t>ו</w:t>
      </w:r>
      <w:r w:rsidR="009F7858">
        <w:t>ל</w:t>
      </w:r>
      <w:r>
        <w:t>רבנן</w:t>
      </w:r>
    </w:p>
    <w:p w14:paraId="6C6AA491" w14:textId="43C0F0EA" w:rsidR="00B874E6" w:rsidRDefault="00F63065" w:rsidP="009F7858">
      <w:pPr>
        <w:rPr>
          <w:rtl/>
        </w:rPr>
      </w:pPr>
      <w:r>
        <w:rPr>
          <w:rFonts w:hint="cs"/>
          <w:rtl/>
        </w:rPr>
        <w:t>אפי'</w:t>
      </w:r>
      <w:r w:rsidR="009F7858">
        <w:rPr>
          <w:rFonts w:hint="cs"/>
          <w:rtl/>
        </w:rPr>
        <w:t xml:space="preserve"> </w:t>
      </w:r>
      <w:r>
        <w:rPr>
          <w:rFonts w:hint="cs"/>
          <w:rtl/>
        </w:rPr>
        <w:t>אם כולו</w:t>
      </w:r>
      <w:r w:rsidR="009F7858">
        <w:rPr>
          <w:rFonts w:hint="cs"/>
          <w:rtl/>
        </w:rPr>
        <w:t xml:space="preserve"> רחם קדוש </w:t>
      </w:r>
      <w:r>
        <w:rPr>
          <w:rFonts w:hint="cs"/>
          <w:rtl/>
        </w:rPr>
        <w:t>אין</w:t>
      </w:r>
      <w:r w:rsidR="009F7858">
        <w:rPr>
          <w:rFonts w:hint="cs"/>
          <w:rtl/>
        </w:rPr>
        <w:t xml:space="preserve"> </w:t>
      </w:r>
      <w:r>
        <w:rPr>
          <w:rFonts w:hint="cs"/>
          <w:rtl/>
        </w:rPr>
        <w:t>חציצה,</w:t>
      </w:r>
      <w:r w:rsidR="009F7858">
        <w:rPr>
          <w:rFonts w:hint="cs"/>
          <w:rtl/>
        </w:rPr>
        <w:t xml:space="preserve"> </w:t>
      </w:r>
      <w:r>
        <w:rPr>
          <w:rFonts w:hint="cs"/>
          <w:rtl/>
        </w:rPr>
        <w:t>שמין</w:t>
      </w:r>
      <w:r w:rsidR="009F7858">
        <w:rPr>
          <w:rFonts w:hint="cs"/>
          <w:rtl/>
        </w:rPr>
        <w:t xml:space="preserve"> במינו אין חוצץ </w:t>
      </w:r>
    </w:p>
    <w:p w14:paraId="5311D81C" w14:textId="647C28D1" w:rsidR="00B874E6" w:rsidRDefault="0057284B" w:rsidP="009F7858">
      <w:pPr>
        <w:pStyle w:val="afffd"/>
        <w:rPr>
          <w:rtl/>
        </w:rPr>
      </w:pPr>
      <w:r>
        <w:rPr>
          <w:rtl/>
        </w:rPr>
        <w:t xml:space="preserve">  </w:t>
      </w:r>
      <w:r w:rsidR="00F63065">
        <w:rPr>
          <w:rStyle w:val="afffff0"/>
        </w:rPr>
        <w:t xml:space="preserve">א. </w:t>
      </w:r>
      <w:r w:rsidR="00F63065">
        <w:rPr>
          <w:rtl/>
        </w:rPr>
        <w:t>זכר ונקבה מפריש טלה כו'</w:t>
      </w:r>
      <w:r>
        <w:rPr>
          <w:rtl/>
        </w:rPr>
        <w:t>.</w:t>
      </w:r>
    </w:p>
    <w:p w14:paraId="6E9C976A" w14:textId="1A8D8CD9" w:rsidR="009F7858" w:rsidRDefault="00F63065" w:rsidP="000F5460">
      <w:pPr>
        <w:rPr>
          <w:rtl/>
        </w:rPr>
      </w:pPr>
      <w:r>
        <w:rPr>
          <w:rtl/>
        </w:rPr>
        <w:t xml:space="preserve">וכיון שלעצמו הוא, </w:t>
      </w:r>
      <w:r w:rsidR="000F5460">
        <w:rPr>
          <w:rFonts w:hint="cs"/>
          <w:rtl/>
        </w:rPr>
        <w:t>צריך להפרישו להפקיע האיסור ממנו</w:t>
      </w:r>
      <w:r>
        <w:rPr>
          <w:rFonts w:hint="cs"/>
          <w:rtl/>
        </w:rPr>
        <w:t xml:space="preserve"> שאם לא -</w:t>
      </w:r>
      <w:r>
        <w:rPr>
          <w:rtl/>
        </w:rPr>
        <w:t xml:space="preserve"> אסור בהנאה, </w:t>
      </w:r>
    </w:p>
    <w:p w14:paraId="0869B745" w14:textId="142992B7" w:rsidR="00B874E6" w:rsidRDefault="00F63065" w:rsidP="000F5460">
      <w:pPr>
        <w:rPr>
          <w:rtl/>
        </w:rPr>
      </w:pPr>
      <w:r>
        <w:rPr>
          <w:rtl/>
        </w:rPr>
        <w:t>מתני'</w:t>
      </w:r>
      <w:r w:rsidR="000F5460">
        <w:rPr>
          <w:rFonts w:hint="cs"/>
          <w:rtl/>
        </w:rPr>
        <w:t xml:space="preserve"> </w:t>
      </w:r>
      <w:r>
        <w:rPr>
          <w:b/>
          <w:bCs/>
          <w:rtl/>
        </w:rPr>
        <w:t>ר'</w:t>
      </w:r>
      <w:r w:rsidRPr="000F5460">
        <w:rPr>
          <w:b/>
          <w:bCs/>
          <w:rtl/>
        </w:rPr>
        <w:t xml:space="preserve"> יהודה היא</w:t>
      </w:r>
      <w:r>
        <w:rPr>
          <w:rtl/>
        </w:rPr>
        <w:t xml:space="preserve">, שתניא: פטר חמור </w:t>
      </w:r>
      <w:r w:rsidRPr="000F5460">
        <w:rPr>
          <w:b/>
          <w:bCs/>
          <w:rtl/>
        </w:rPr>
        <w:t>אסור</w:t>
      </w:r>
      <w:r>
        <w:rPr>
          <w:rtl/>
        </w:rPr>
        <w:t xml:space="preserve"> </w:t>
      </w:r>
      <w:r w:rsidRPr="000F5460">
        <w:rPr>
          <w:b/>
          <w:bCs/>
          <w:rtl/>
        </w:rPr>
        <w:t>בהנאה</w:t>
      </w:r>
      <w:r>
        <w:rPr>
          <w:rtl/>
        </w:rPr>
        <w:t xml:space="preserve">, </w:t>
      </w:r>
      <w:r>
        <w:rPr>
          <w:rStyle w:val="27"/>
          <w:rtl/>
        </w:rPr>
        <w:t>ור"ש</w:t>
      </w:r>
      <w:r>
        <w:rPr>
          <w:rtl/>
        </w:rPr>
        <w:t xml:space="preserve"> מתיר</w:t>
      </w:r>
      <w:r w:rsidR="0057284B">
        <w:rPr>
          <w:rtl/>
        </w:rPr>
        <w:t>.</w:t>
      </w:r>
    </w:p>
    <w:p w14:paraId="5AA88BFC" w14:textId="6659E165" w:rsidR="000F5460" w:rsidRDefault="000F5460" w:rsidP="000F5460">
      <w:pPr>
        <w:rPr>
          <w:rtl/>
        </w:rPr>
      </w:pPr>
      <w:r>
        <w:rPr>
          <w:rFonts w:hint="cs"/>
          <w:rtl/>
        </w:rPr>
        <w:t xml:space="preserve">וטעם </w:t>
      </w:r>
      <w:r>
        <w:rPr>
          <w:rStyle w:val="27"/>
          <w:rFonts w:hint="cs"/>
          <w:rtl/>
        </w:rPr>
        <w:t>ר"י</w:t>
      </w:r>
      <w:r>
        <w:rPr>
          <w:rFonts w:hint="cs"/>
          <w:rtl/>
        </w:rPr>
        <w:t xml:space="preserve"> </w:t>
      </w:r>
      <w:r>
        <w:rPr>
          <w:rStyle w:val="27"/>
          <w:rFonts w:hint="cs"/>
          <w:rtl/>
        </w:rPr>
        <w:t>כעולא:</w:t>
      </w:r>
      <w:r>
        <w:rPr>
          <w:rFonts w:hint="cs"/>
          <w:rtl/>
        </w:rPr>
        <w:t xml:space="preserve"> יש לך דבר שהקפידה עליו תורה להפקיע איסורו בשה </w:t>
      </w:r>
      <w:r>
        <w:rPr>
          <w:rStyle w:val="affffd"/>
          <w:rFonts w:hint="cs"/>
          <w:rtl/>
        </w:rPr>
        <w:t>ומותר</w:t>
      </w:r>
      <w:r>
        <w:rPr>
          <w:rFonts w:hint="cs"/>
          <w:rtl/>
        </w:rPr>
        <w:t>?</w:t>
      </w:r>
    </w:p>
    <w:p w14:paraId="0F0F2C0D" w14:textId="3279670B" w:rsidR="000F5460" w:rsidRDefault="006C4D35" w:rsidP="000F5460">
      <w:pPr>
        <w:rPr>
          <w:rtl/>
        </w:rPr>
      </w:pPr>
      <w:r>
        <w:rPr>
          <w:rtl/>
        </w:rPr>
        <w:tab/>
      </w:r>
      <w:r>
        <w:rPr>
          <w:rFonts w:hint="cs"/>
          <w:rtl/>
        </w:rPr>
        <w:t>[</w:t>
      </w:r>
      <w:r w:rsidR="000F5460">
        <w:rPr>
          <w:rFonts w:hint="cs"/>
          <w:rtl/>
        </w:rPr>
        <w:t xml:space="preserve">ולא סתם דבר הצריך פדייה </w:t>
      </w:r>
      <w:r>
        <w:rPr>
          <w:rFonts w:hint="cs"/>
          <w:rtl/>
        </w:rPr>
        <w:t>שהרי</w:t>
      </w:r>
      <w:r w:rsidR="000F5460">
        <w:rPr>
          <w:rFonts w:hint="cs"/>
          <w:rtl/>
        </w:rPr>
        <w:t xml:space="preserve"> בכור אדם צריך פדייה </w:t>
      </w:r>
      <w:r>
        <w:rPr>
          <w:rFonts w:hint="cs"/>
          <w:rtl/>
        </w:rPr>
        <w:t>ומותר]</w:t>
      </w:r>
    </w:p>
    <w:p w14:paraId="5419989B" w14:textId="7F4039AD" w:rsidR="006C4D35" w:rsidRDefault="006C4D35" w:rsidP="006C4D35">
      <w:pPr>
        <w:rPr>
          <w:rtl/>
        </w:rPr>
      </w:pPr>
      <w:r>
        <w:rPr>
          <w:rtl/>
        </w:rPr>
        <w:tab/>
      </w:r>
      <w:r>
        <w:rPr>
          <w:rFonts w:hint="cs"/>
          <w:rtl/>
        </w:rPr>
        <w:t>[</w:t>
      </w:r>
      <w:r w:rsidR="000F5460">
        <w:rPr>
          <w:rFonts w:hint="cs"/>
          <w:rtl/>
        </w:rPr>
        <w:t xml:space="preserve">ולא </w:t>
      </w:r>
      <w:r>
        <w:rPr>
          <w:rFonts w:hint="cs"/>
          <w:rtl/>
        </w:rPr>
        <w:t xml:space="preserve">בשוויו שהרי רנבדר'י פדה בשוויו בעשבים] </w:t>
      </w:r>
    </w:p>
    <w:p w14:paraId="750060C0" w14:textId="77777777" w:rsidR="006542AA" w:rsidRDefault="00000000">
      <w:pPr>
        <w:pStyle w:val="36"/>
        <w:framePr w:wrap="notBeside"/>
      </w:pPr>
      <w:r>
        <w:t>והך</w:t>
      </w:r>
    </w:p>
    <w:p w14:paraId="2A8C9BEA" w14:textId="1978B04B" w:rsidR="006C4D35" w:rsidRDefault="006C4D35" w:rsidP="006C4D35">
      <w:pPr>
        <w:rPr>
          <w:rtl/>
        </w:rPr>
      </w:pPr>
      <w:r>
        <w:rPr>
          <w:rFonts w:hint="cs"/>
          <w:rtl/>
        </w:rPr>
        <w:lastRenderedPageBreak/>
        <w:t>ד</w:t>
      </w:r>
      <w:r w:rsidR="00F63065">
        <w:rPr>
          <w:rtl/>
        </w:rPr>
        <w:t>מעשר שהקפידה עליו תורה בכסף צורי,</w:t>
      </w:r>
      <w:r>
        <w:rPr>
          <w:rtl/>
        </w:rPr>
        <w:t xml:space="preserve"> </w:t>
      </w:r>
      <w:r>
        <w:rPr>
          <w:rStyle w:val="27"/>
          <w:rFonts w:hint="cs"/>
          <w:rtl/>
        </w:rPr>
        <w:t>ולר"י</w:t>
      </w:r>
      <w:r>
        <w:rPr>
          <w:rFonts w:hint="cs"/>
          <w:rtl/>
        </w:rPr>
        <w:t xml:space="preserve"> במזיד קידש וה"נ בפטר חמור </w:t>
      </w:r>
    </w:p>
    <w:p w14:paraId="6F4624B7" w14:textId="6AFF116E" w:rsidR="00B874E6" w:rsidRDefault="006C4D35" w:rsidP="006C4D35">
      <w:pPr>
        <w:rPr>
          <w:rtl/>
        </w:rPr>
      </w:pPr>
      <w:r>
        <w:rPr>
          <w:rFonts w:hint="cs"/>
          <w:rtl/>
        </w:rPr>
        <w:t>שגם כאן</w:t>
      </w:r>
      <w:r w:rsidR="00F63065">
        <w:rPr>
          <w:rtl/>
        </w:rPr>
        <w:t xml:space="preserve"> אשה יודעת </w:t>
      </w:r>
      <w:r>
        <w:rPr>
          <w:rtl/>
        </w:rPr>
        <w:t>שפטר</w:t>
      </w:r>
      <w:r w:rsidR="00F63065">
        <w:rPr>
          <w:rtl/>
        </w:rPr>
        <w:t xml:space="preserve"> חמור </w:t>
      </w:r>
      <w:r>
        <w:rPr>
          <w:rtl/>
        </w:rPr>
        <w:t>איסור</w:t>
      </w:r>
      <w:r w:rsidR="00F63065">
        <w:rPr>
          <w:rtl/>
        </w:rPr>
        <w:t xml:space="preserve"> </w:t>
      </w:r>
      <w:r>
        <w:rPr>
          <w:rtl/>
        </w:rPr>
        <w:t>יש</w:t>
      </w:r>
      <w:r w:rsidR="00F63065">
        <w:rPr>
          <w:rtl/>
        </w:rPr>
        <w:t xml:space="preserve"> </w:t>
      </w:r>
      <w:r>
        <w:rPr>
          <w:rtl/>
        </w:rPr>
        <w:t>בו</w:t>
      </w:r>
      <w:r w:rsidR="00F63065">
        <w:rPr>
          <w:rtl/>
        </w:rPr>
        <w:t xml:space="preserve">, </w:t>
      </w:r>
      <w:r>
        <w:rPr>
          <w:rtl/>
        </w:rPr>
        <w:t>ופודה</w:t>
      </w:r>
      <w:r w:rsidR="00F63065">
        <w:rPr>
          <w:rtl/>
        </w:rPr>
        <w:t xml:space="preserve"> </w:t>
      </w:r>
      <w:r>
        <w:rPr>
          <w:rtl/>
        </w:rPr>
        <w:t>אותו</w:t>
      </w:r>
      <w:r w:rsidR="00F63065">
        <w:rPr>
          <w:rtl/>
        </w:rPr>
        <w:t xml:space="preserve"> בשה, </w:t>
      </w:r>
      <w:r>
        <w:rPr>
          <w:rtl/>
        </w:rPr>
        <w:t>ומתקדשת</w:t>
      </w:r>
      <w:r w:rsidR="00F63065">
        <w:rPr>
          <w:rtl/>
        </w:rPr>
        <w:t xml:space="preserve"> </w:t>
      </w:r>
      <w:r>
        <w:rPr>
          <w:rtl/>
        </w:rPr>
        <w:t>בהפרש</w:t>
      </w:r>
      <w:r w:rsidR="00F63065">
        <w:rPr>
          <w:rtl/>
        </w:rPr>
        <w:t xml:space="preserve"> </w:t>
      </w:r>
      <w:r>
        <w:rPr>
          <w:rtl/>
        </w:rPr>
        <w:t>שביניהם.</w:t>
      </w:r>
    </w:p>
    <w:p w14:paraId="79038815" w14:textId="4F48F341" w:rsidR="006542AA" w:rsidRDefault="00000000">
      <w:pPr>
        <w:pStyle w:val="36"/>
        <w:framePr w:wrap="notBeside"/>
      </w:pPr>
      <w:r>
        <w:t xml:space="preserve">ולר"ש </w:t>
      </w:r>
      <w:r w:rsidR="00F63065">
        <w:t>אמר עולא:</w:t>
      </w:r>
    </w:p>
    <w:p w14:paraId="17888BBC" w14:textId="3CA8F6E1" w:rsidR="0065674F" w:rsidRDefault="00F63065" w:rsidP="00F63065">
      <w:pPr>
        <w:rPr>
          <w:rtl/>
        </w:rPr>
      </w:pPr>
      <w:r>
        <w:rPr>
          <w:rtl/>
        </w:rPr>
        <w:t xml:space="preserve">יש לך דבר שפדיונו מותר והוא אסור? ולא? </w:t>
      </w:r>
    </w:p>
    <w:p w14:paraId="6C6579BF" w14:textId="700E55F7" w:rsidR="00B874E6" w:rsidRDefault="00F63065" w:rsidP="00CD49A5">
      <w:pPr>
        <w:pStyle w:val="011"/>
        <w:rPr>
          <w:rtl/>
        </w:rPr>
      </w:pPr>
      <w:r>
        <w:rPr>
          <w:rtl/>
        </w:rPr>
        <w:t>והרי שביעית שפדיונה מותר והיא אסורה! שביעית גם פדיונה אסור, שאמר מר: האחרון אחרון אסור</w:t>
      </w:r>
      <w:r w:rsidR="0057284B">
        <w:rPr>
          <w:rtl/>
        </w:rPr>
        <w:t>.</w:t>
      </w:r>
    </w:p>
    <w:p w14:paraId="0BFC750C" w14:textId="0BC293E0" w:rsidR="006542AA" w:rsidRDefault="00000000">
      <w:pPr>
        <w:pStyle w:val="36"/>
        <w:framePr w:wrap="notBeside"/>
      </w:pPr>
      <w:r>
        <w:t>ואב"א:</w:t>
      </w:r>
    </w:p>
    <w:p w14:paraId="6F230D1F" w14:textId="54DE32AD" w:rsidR="000F5460" w:rsidRDefault="00F63065" w:rsidP="0065674F">
      <w:pPr>
        <w:rPr>
          <w:rtl/>
        </w:rPr>
      </w:pPr>
      <w:r w:rsidRPr="009F73ED">
        <w:rPr>
          <w:rStyle w:val="27"/>
          <w:rtl/>
        </w:rPr>
        <w:t>ר"י</w:t>
      </w:r>
      <w:r w:rsidR="0065674F">
        <w:rPr>
          <w:rFonts w:hint="cs"/>
          <w:rtl/>
        </w:rPr>
        <w:t xml:space="preserve"> </w:t>
      </w:r>
      <w:r w:rsidR="0065674F">
        <w:rPr>
          <w:rStyle w:val="27"/>
          <w:rFonts w:hint="cs"/>
          <w:rtl/>
        </w:rPr>
        <w:t>ו</w:t>
      </w:r>
      <w:r>
        <w:rPr>
          <w:rStyle w:val="27"/>
          <w:rFonts w:hint="cs"/>
          <w:rtl/>
        </w:rPr>
        <w:t>ר"ש</w:t>
      </w:r>
      <w:r w:rsidR="0065674F">
        <w:rPr>
          <w:rFonts w:hint="cs"/>
          <w:rtl/>
        </w:rPr>
        <w:t xml:space="preserve"> </w:t>
      </w:r>
      <w:r>
        <w:rPr>
          <w:rtl/>
        </w:rPr>
        <w:t xml:space="preserve">בפסוק זה חלקו, </w:t>
      </w:r>
    </w:p>
    <w:p w14:paraId="2EBB4E35" w14:textId="77777777" w:rsidR="006542AA" w:rsidRDefault="00000000">
      <w:pPr>
        <w:pStyle w:val="36"/>
        <w:framePr w:wrap="notBeside"/>
      </w:pPr>
      <w:r>
        <w:t>דתניא:</w:t>
      </w:r>
    </w:p>
    <w:p w14:paraId="62B4091D" w14:textId="33E98E28" w:rsidR="000F5460" w:rsidRDefault="000F5460" w:rsidP="00F63065">
      <w:pPr>
        <w:rPr>
          <w:rtl/>
        </w:rPr>
      </w:pPr>
      <w:r>
        <w:rPr>
          <w:rStyle w:val="27"/>
          <w:rFonts w:hint="cs"/>
          <w:rtl/>
        </w:rPr>
        <w:t>ל</w:t>
      </w:r>
      <w:r w:rsidR="00F63065">
        <w:rPr>
          <w:rStyle w:val="27"/>
          <w:rFonts w:hint="cs"/>
          <w:rtl/>
        </w:rPr>
        <w:t>ר"י</w:t>
      </w:r>
      <w:r>
        <w:rPr>
          <w:rFonts w:hint="cs"/>
          <w:rtl/>
        </w:rPr>
        <w:t xml:space="preserve"> '</w:t>
      </w:r>
      <w:r w:rsidR="00F63065">
        <w:rPr>
          <w:rStyle w:val="affffe"/>
          <w:rtl/>
        </w:rPr>
        <w:t>לא תעבד בבכור שורך</w:t>
      </w:r>
      <w:r>
        <w:rPr>
          <w:rFonts w:hint="cs"/>
          <w:rtl/>
        </w:rPr>
        <w:t>'</w:t>
      </w:r>
      <w:r w:rsidR="00F63065">
        <w:rPr>
          <w:rtl/>
        </w:rPr>
        <w:t xml:space="preserve"> - אבל אתה עובד בשלך ובשל אחרים </w:t>
      </w:r>
      <w:r w:rsidR="00F63065">
        <w:rPr>
          <w:rStyle w:val="affffd"/>
          <w:rtl/>
        </w:rPr>
        <w:t>בשותפות נכרי</w:t>
      </w:r>
      <w:r w:rsidR="00F63065">
        <w:rPr>
          <w:rtl/>
        </w:rPr>
        <w:t xml:space="preserve">, ולא תגוז בכור צאנך - אבל אתה גוזז שלך ושל אחרים </w:t>
      </w:r>
    </w:p>
    <w:p w14:paraId="2FCE90C7" w14:textId="5BD5EB3D" w:rsidR="000F5460" w:rsidRDefault="000F5460" w:rsidP="00CD49A5">
      <w:pPr>
        <w:pStyle w:val="021"/>
        <w:rPr>
          <w:rtl/>
        </w:rPr>
      </w:pPr>
      <w:r>
        <w:rPr>
          <w:rStyle w:val="27"/>
          <w:rFonts w:hint="cs"/>
          <w:rtl/>
        </w:rPr>
        <w:t>ור"ש</w:t>
      </w:r>
      <w:r>
        <w:rPr>
          <w:rFonts w:hint="cs"/>
          <w:rtl/>
        </w:rPr>
        <w:t xml:space="preserve"> </w:t>
      </w:r>
      <w:r w:rsidR="00593BF8">
        <w:rPr>
          <w:rFonts w:hint="cs"/>
          <w:rtl/>
        </w:rPr>
        <w:t>'</w:t>
      </w:r>
      <w:r w:rsidR="0065674F">
        <w:rPr>
          <w:rStyle w:val="affffe"/>
          <w:rtl/>
        </w:rPr>
        <w:t>לא תעבד בבכור שורך</w:t>
      </w:r>
      <w:r w:rsidR="00593BF8">
        <w:rPr>
          <w:rFonts w:hint="cs"/>
          <w:rtl/>
        </w:rPr>
        <w:t>'</w:t>
      </w:r>
      <w:r w:rsidR="0065674F">
        <w:rPr>
          <w:rtl/>
        </w:rPr>
        <w:t xml:space="preserve"> </w:t>
      </w:r>
      <w:r w:rsidR="00F63065">
        <w:rPr>
          <w:rtl/>
        </w:rPr>
        <w:t>אבל אתה עובד</w:t>
      </w:r>
      <w:r w:rsidR="0065674F">
        <w:rPr>
          <w:rtl/>
        </w:rPr>
        <w:t xml:space="preserve"> בבכור אדם, לא תגוז בכור צאנך </w:t>
      </w:r>
      <w:r w:rsidR="00F63065">
        <w:rPr>
          <w:rtl/>
        </w:rPr>
        <w:t>אבל אתה גוזז בכור חמור</w:t>
      </w:r>
      <w:r>
        <w:rPr>
          <w:rtl/>
        </w:rPr>
        <w:t>,</w:t>
      </w:r>
    </w:p>
    <w:p w14:paraId="2294E3B5" w14:textId="38E791D2" w:rsidR="006542AA" w:rsidRDefault="00000000">
      <w:pPr>
        <w:pStyle w:val="36"/>
        <w:framePr w:wrap="notBeside"/>
      </w:pPr>
      <w:r w:rsidRPr="00CD49A5">
        <w:t>בשלמא</w:t>
      </w:r>
      <w:r>
        <w:t xml:space="preserve"> לר"ש,</w:t>
      </w:r>
    </w:p>
    <w:p w14:paraId="44F0602F" w14:textId="773F3F39" w:rsidR="000F5460" w:rsidRDefault="00F63065" w:rsidP="0065674F">
      <w:pPr>
        <w:rPr>
          <w:rtl/>
        </w:rPr>
      </w:pPr>
      <w:r>
        <w:rPr>
          <w:rtl/>
        </w:rPr>
        <w:t xml:space="preserve">היינו שכתובים שני פסוקים, </w:t>
      </w:r>
    </w:p>
    <w:p w14:paraId="54A6C536" w14:textId="068EED57" w:rsidR="000F5460" w:rsidRDefault="000F5460" w:rsidP="00F63065">
      <w:pPr>
        <w:rPr>
          <w:rtl/>
        </w:rPr>
      </w:pPr>
      <w:r>
        <w:rPr>
          <w:rStyle w:val="27"/>
          <w:rFonts w:hint="cs"/>
          <w:rtl/>
        </w:rPr>
        <w:t>ולר"י</w:t>
      </w:r>
      <w:r w:rsidR="00F63065">
        <w:rPr>
          <w:rtl/>
        </w:rPr>
        <w:t xml:space="preserve"> </w:t>
      </w:r>
      <w:r>
        <w:rPr>
          <w:rtl/>
        </w:rPr>
        <w:t>שני</w:t>
      </w:r>
      <w:r w:rsidR="00F63065">
        <w:rPr>
          <w:rtl/>
        </w:rPr>
        <w:t xml:space="preserve"> </w:t>
      </w:r>
      <w:r>
        <w:rPr>
          <w:rtl/>
        </w:rPr>
        <w:t>פסוקים</w:t>
      </w:r>
      <w:r w:rsidR="00F63065">
        <w:rPr>
          <w:rtl/>
        </w:rPr>
        <w:t xml:space="preserve"> </w:t>
      </w:r>
      <w:r>
        <w:rPr>
          <w:rtl/>
        </w:rPr>
        <w:t>למעט</w:t>
      </w:r>
      <w:r w:rsidR="00F63065">
        <w:rPr>
          <w:rtl/>
        </w:rPr>
        <w:t xml:space="preserve"> שלך ושל אחרים למה לי? </w:t>
      </w:r>
    </w:p>
    <w:p w14:paraId="1CE8962A" w14:textId="44EC210B" w:rsidR="0065674F" w:rsidRDefault="00F63065" w:rsidP="00F63065">
      <w:pPr>
        <w:rPr>
          <w:rtl/>
        </w:rPr>
      </w:pPr>
      <w:r>
        <w:rPr>
          <w:b/>
          <w:bCs/>
          <w:rtl/>
        </w:rPr>
        <w:t>ועוד,</w:t>
      </w:r>
      <w:r>
        <w:rPr>
          <w:rtl/>
        </w:rPr>
        <w:t xml:space="preserve"> </w:t>
      </w:r>
      <w:r>
        <w:rPr>
          <w:rStyle w:val="27"/>
          <w:rtl/>
        </w:rPr>
        <w:t>לר"י</w:t>
      </w:r>
      <w:r>
        <w:rPr>
          <w:rtl/>
        </w:rPr>
        <w:t xml:space="preserve"> בכור אדם גם נאמר שאסור </w:t>
      </w:r>
      <w:r>
        <w:rPr>
          <w:rStyle w:val="affffd"/>
          <w:rtl/>
        </w:rPr>
        <w:t>במלאכה</w:t>
      </w:r>
      <w:r>
        <w:rPr>
          <w:rtl/>
        </w:rPr>
        <w:t xml:space="preserve">! </w:t>
      </w:r>
    </w:p>
    <w:p w14:paraId="21D5922A" w14:textId="31BC6BD4" w:rsidR="006542AA" w:rsidRDefault="00F63065">
      <w:pPr>
        <w:pStyle w:val="36"/>
        <w:framePr w:wrap="notBeside"/>
      </w:pPr>
      <w:r w:rsidRPr="00CD49A5">
        <w:t>אלא</w:t>
      </w:r>
    </w:p>
    <w:p w14:paraId="195524FC" w14:textId="20CFD577" w:rsidR="000F5460" w:rsidRDefault="00CD49A5" w:rsidP="00C5567C">
      <w:pPr>
        <w:pStyle w:val="a"/>
        <w:rPr>
          <w:rtl/>
        </w:rPr>
      </w:pPr>
      <w:r>
        <w:rPr>
          <w:rtl/>
        </w:rPr>
        <w:t>לדברי הכל</w:t>
      </w:r>
      <w:r w:rsidR="0065674F">
        <w:rPr>
          <w:rFonts w:hint="cs"/>
          <w:rtl/>
        </w:rPr>
        <w:t xml:space="preserve"> </w:t>
      </w:r>
      <w:r w:rsidR="00F63065">
        <w:rPr>
          <w:rtl/>
        </w:rPr>
        <w:t xml:space="preserve">שורך - </w:t>
      </w:r>
      <w:r>
        <w:rPr>
          <w:rtl/>
        </w:rPr>
        <w:t>למעט</w:t>
      </w:r>
      <w:r w:rsidR="00F63065">
        <w:rPr>
          <w:rtl/>
        </w:rPr>
        <w:t xml:space="preserve"> בכור אדם </w:t>
      </w:r>
      <w:r>
        <w:rPr>
          <w:rtl/>
        </w:rPr>
        <w:t>בא,</w:t>
      </w:r>
      <w:r w:rsidR="00F63065">
        <w:rPr>
          <w:rtl/>
        </w:rPr>
        <w:t xml:space="preserve"> </w:t>
      </w:r>
      <w:r>
        <w:rPr>
          <w:rtl/>
        </w:rPr>
        <w:t>וחלקו</w:t>
      </w:r>
      <w:r w:rsidR="00F63065">
        <w:rPr>
          <w:rtl/>
        </w:rPr>
        <w:t xml:space="preserve"> בצאנך, </w:t>
      </w:r>
    </w:p>
    <w:p w14:paraId="72789536" w14:textId="7FC1C42F" w:rsidR="006542AA" w:rsidRDefault="00000000">
      <w:pPr>
        <w:pStyle w:val="36"/>
        <w:framePr w:wrap="notBeside"/>
      </w:pPr>
      <w:r>
        <w:tab/>
        <w:t>ר"י:</w:t>
      </w:r>
    </w:p>
    <w:p w14:paraId="17012544" w14:textId="3A2E64FC" w:rsidR="000F5460" w:rsidRDefault="00CD49A5" w:rsidP="0065674F">
      <w:pPr>
        <w:rPr>
          <w:rtl/>
        </w:rPr>
      </w:pPr>
      <w:r>
        <w:rPr>
          <w:rFonts w:hint="cs"/>
          <w:rtl/>
        </w:rPr>
        <w:t>לשיטתו</w:t>
      </w:r>
      <w:r w:rsidR="000F5460">
        <w:rPr>
          <w:rFonts w:hint="cs"/>
          <w:rtl/>
        </w:rPr>
        <w:t xml:space="preserve"> </w:t>
      </w:r>
      <w:r>
        <w:rPr>
          <w:rtl/>
        </w:rPr>
        <w:t>ששותפות</w:t>
      </w:r>
      <w:r w:rsidR="00F63065">
        <w:rPr>
          <w:rtl/>
        </w:rPr>
        <w:t xml:space="preserve"> </w:t>
      </w:r>
      <w:r>
        <w:rPr>
          <w:rtl/>
        </w:rPr>
        <w:t>נכרי</w:t>
      </w:r>
      <w:r w:rsidR="00F63065">
        <w:rPr>
          <w:rtl/>
        </w:rPr>
        <w:t xml:space="preserve"> חייבת בבכורה, </w:t>
      </w:r>
      <w:r>
        <w:rPr>
          <w:rtl/>
        </w:rPr>
        <w:t>והפסוק</w:t>
      </w:r>
      <w:r w:rsidR="00F63065">
        <w:rPr>
          <w:rtl/>
        </w:rPr>
        <w:t xml:space="preserve"> - </w:t>
      </w:r>
      <w:r>
        <w:rPr>
          <w:rtl/>
        </w:rPr>
        <w:t>להתיר</w:t>
      </w:r>
      <w:r w:rsidR="00F63065">
        <w:rPr>
          <w:rtl/>
        </w:rPr>
        <w:t xml:space="preserve"> בגזה ועבודה</w:t>
      </w:r>
      <w:r>
        <w:rPr>
          <w:rtl/>
        </w:rPr>
        <w:t>,</w:t>
      </w:r>
    </w:p>
    <w:p w14:paraId="21FF63DE" w14:textId="59B1E72F" w:rsidR="006542AA" w:rsidRDefault="00000000">
      <w:pPr>
        <w:pStyle w:val="36"/>
        <w:framePr w:wrap="notBeside"/>
      </w:pPr>
      <w:r>
        <w:tab/>
      </w:r>
      <w:r w:rsidR="000F5460">
        <w:t>ול</w:t>
      </w:r>
      <w:r>
        <w:t>ר"ש</w:t>
      </w:r>
      <w:r w:rsidR="00F63065">
        <w:t>:</w:t>
      </w:r>
    </w:p>
    <w:p w14:paraId="5DA6FE09" w14:textId="5FD43F89" w:rsidR="00B874E6" w:rsidRDefault="00F63065" w:rsidP="00CD49A5">
      <w:pPr>
        <w:pStyle w:val="011"/>
        <w:rPr>
          <w:rtl/>
        </w:rPr>
      </w:pPr>
      <w:r>
        <w:rPr>
          <w:rtl/>
        </w:rPr>
        <w:t xml:space="preserve">שותפות </w:t>
      </w:r>
      <w:r w:rsidR="00CD49A5">
        <w:rPr>
          <w:rtl/>
        </w:rPr>
        <w:t>נכרי</w:t>
      </w:r>
      <w:r>
        <w:rPr>
          <w:rtl/>
        </w:rPr>
        <w:t xml:space="preserve"> פטורה מן הבכורה, ולענין גזה ועבודה לא צריך </w:t>
      </w:r>
      <w:r w:rsidR="00CD49A5">
        <w:rPr>
          <w:rtl/>
        </w:rPr>
        <w:t>פסוק,</w:t>
      </w:r>
      <w:r>
        <w:rPr>
          <w:rtl/>
        </w:rPr>
        <w:t xml:space="preserve"> </w:t>
      </w:r>
      <w:r w:rsidR="000F5460">
        <w:rPr>
          <w:rFonts w:hint="cs"/>
          <w:rtl/>
        </w:rPr>
        <w:t xml:space="preserve">אלא </w:t>
      </w:r>
      <w:r>
        <w:rPr>
          <w:rtl/>
        </w:rPr>
        <w:t>לפטר חמור</w:t>
      </w:r>
    </w:p>
    <w:p w14:paraId="6A6C768F" w14:textId="7E3A7D64" w:rsidR="0065674F" w:rsidRDefault="000F5460" w:rsidP="00F63065">
      <w:pPr>
        <w:rPr>
          <w:rtl/>
        </w:rPr>
      </w:pPr>
      <w:r>
        <w:rPr>
          <w:rStyle w:val="27"/>
          <w:rFonts w:hint="cs"/>
          <w:rtl/>
        </w:rPr>
        <w:t>לר"י</w:t>
      </w:r>
      <w:r w:rsidR="00F63065">
        <w:rPr>
          <w:rtl/>
        </w:rPr>
        <w:t xml:space="preserve"> - היינו </w:t>
      </w:r>
      <w:r>
        <w:rPr>
          <w:rtl/>
        </w:rPr>
        <w:t>שכתוב</w:t>
      </w:r>
      <w:r w:rsidR="00F63065">
        <w:rPr>
          <w:rtl/>
        </w:rPr>
        <w:t xml:space="preserve"> </w:t>
      </w:r>
      <w:r>
        <w:rPr>
          <w:rtl/>
        </w:rPr>
        <w:t xml:space="preserve">צאנך </w:t>
      </w:r>
      <w:r>
        <w:rPr>
          <w:rStyle w:val="affffd"/>
          <w:rtl/>
        </w:rPr>
        <w:t>ולא צאן</w:t>
      </w:r>
      <w:r>
        <w:rPr>
          <w:rtl/>
        </w:rPr>
        <w:t>,</w:t>
      </w:r>
      <w:r w:rsidR="00F63065">
        <w:rPr>
          <w:rtl/>
        </w:rPr>
        <w:t xml:space="preserve"> ושורך - </w:t>
      </w:r>
      <w:r>
        <w:rPr>
          <w:rtl/>
        </w:rPr>
        <w:t>משום</w:t>
      </w:r>
      <w:r w:rsidR="00F63065">
        <w:rPr>
          <w:rtl/>
        </w:rPr>
        <w:t xml:space="preserve"> צאנך</w:t>
      </w:r>
      <w:r>
        <w:rPr>
          <w:rtl/>
        </w:rPr>
        <w:t>,</w:t>
      </w:r>
    </w:p>
    <w:p w14:paraId="5E0D3D3D" w14:textId="77777777" w:rsidR="006542AA" w:rsidRDefault="00000000">
      <w:pPr>
        <w:pStyle w:val="36"/>
        <w:framePr w:wrap="notBeside"/>
      </w:pPr>
      <w:r>
        <w:t>אלא</w:t>
      </w:r>
    </w:p>
    <w:p w14:paraId="3CF33F93" w14:textId="118B5A22" w:rsidR="00B874E6" w:rsidRDefault="00F63065" w:rsidP="0065674F">
      <w:pPr>
        <w:rPr>
          <w:rtl/>
        </w:rPr>
      </w:pPr>
      <w:r>
        <w:rPr>
          <w:rStyle w:val="27"/>
          <w:rtl/>
        </w:rPr>
        <w:t>לר"ש</w:t>
      </w:r>
      <w:r>
        <w:rPr>
          <w:rtl/>
        </w:rPr>
        <w:t xml:space="preserve"> </w:t>
      </w:r>
      <w:r w:rsidR="0065674F">
        <w:rPr>
          <w:rFonts w:hint="cs"/>
          <w:rtl/>
        </w:rPr>
        <w:t>'</w:t>
      </w:r>
      <w:r>
        <w:rPr>
          <w:rStyle w:val="affffe"/>
          <w:rtl/>
        </w:rPr>
        <w:t>שורך וצאנך</w:t>
      </w:r>
      <w:r w:rsidR="0065674F">
        <w:rPr>
          <w:rFonts w:hint="cs"/>
          <w:rtl/>
        </w:rPr>
        <w:t>'</w:t>
      </w:r>
      <w:r>
        <w:rPr>
          <w:rtl/>
        </w:rPr>
        <w:t xml:space="preserve"> </w:t>
      </w:r>
      <w:r>
        <w:rPr>
          <w:rFonts w:hint="cs"/>
          <w:rtl/>
        </w:rPr>
        <w:t>- למה?</w:t>
      </w:r>
      <w:r>
        <w:rPr>
          <w:rtl/>
        </w:rPr>
        <w:t xml:space="preserve"> </w:t>
      </w:r>
      <w:r>
        <w:rPr>
          <w:b/>
          <w:bCs/>
          <w:rtl/>
        </w:rPr>
        <w:t>קשה</w:t>
      </w:r>
      <w:r w:rsidR="0057284B">
        <w:rPr>
          <w:rtl/>
        </w:rPr>
        <w:t>.</w:t>
      </w:r>
    </w:p>
    <w:p w14:paraId="17C0D804" w14:textId="77777777" w:rsidR="006542AA" w:rsidRDefault="00000000">
      <w:pPr>
        <w:pStyle w:val="affff7"/>
      </w:pPr>
      <w:r>
        <w:rPr>
          <w:color w:val="7B3F00"/>
        </w:rPr>
        <w:t>פטר חמור לאחר עריפה</w:t>
      </w:r>
    </w:p>
    <w:p w14:paraId="5C2BC11B" w14:textId="77777777" w:rsidR="006542AA" w:rsidRDefault="00000000">
      <w:pPr>
        <w:pStyle w:val="36"/>
        <w:framePr w:wrap="notBeside"/>
      </w:pPr>
      <w:r>
        <w:t>רבה:</w:t>
      </w:r>
    </w:p>
    <w:p w14:paraId="159C16BB" w14:textId="242A4CBE" w:rsidR="00B874E6" w:rsidRDefault="00F63065" w:rsidP="00037612">
      <w:pPr>
        <w:rPr>
          <w:rtl/>
        </w:rPr>
      </w:pPr>
      <w:r>
        <w:rPr>
          <w:rtl/>
        </w:rPr>
        <w:t xml:space="preserve">ומודה </w:t>
      </w:r>
      <w:r>
        <w:rPr>
          <w:rStyle w:val="27"/>
          <w:rtl/>
        </w:rPr>
        <w:t>ר' שמעון</w:t>
      </w:r>
      <w:r>
        <w:rPr>
          <w:rtl/>
        </w:rPr>
        <w:t xml:space="preserve"> לאחר עריפה שהוא אסור,</w:t>
      </w:r>
      <w:r w:rsidR="00037612">
        <w:rPr>
          <w:rFonts w:hint="cs"/>
          <w:rtl/>
        </w:rPr>
        <w:t xml:space="preserve"> </w:t>
      </w:r>
      <w:r>
        <w:rPr>
          <w:rFonts w:hint="cs"/>
          <w:rtl/>
        </w:rPr>
        <w:t>שלמד</w:t>
      </w:r>
      <w:r>
        <w:rPr>
          <w:rtl/>
        </w:rPr>
        <w:t xml:space="preserve"> </w:t>
      </w:r>
      <w:r w:rsidR="00037612">
        <w:rPr>
          <w:rFonts w:hint="cs"/>
          <w:rtl/>
        </w:rPr>
        <w:t>'</w:t>
      </w:r>
      <w:r>
        <w:rPr>
          <w:rtl/>
        </w:rPr>
        <w:t>עריפה עריפה</w:t>
      </w:r>
      <w:r w:rsidR="00037612">
        <w:rPr>
          <w:rFonts w:hint="cs"/>
          <w:rtl/>
        </w:rPr>
        <w:t>'</w:t>
      </w:r>
      <w:r>
        <w:rPr>
          <w:rtl/>
        </w:rPr>
        <w:t xml:space="preserve"> מעגלה ערופה</w:t>
      </w:r>
      <w:r w:rsidR="0057284B">
        <w:rPr>
          <w:rtl/>
        </w:rPr>
        <w:t>.</w:t>
      </w:r>
    </w:p>
    <w:p w14:paraId="2020C952" w14:textId="77777777" w:rsidR="006542AA" w:rsidRDefault="00000000">
      <w:pPr>
        <w:pStyle w:val="36"/>
        <w:framePr w:wrap="notBeside"/>
      </w:pPr>
      <w:r>
        <w:t>רבא:</w:t>
      </w:r>
    </w:p>
    <w:p w14:paraId="24D809E9" w14:textId="05CEE3DA" w:rsidR="00EE663D" w:rsidRDefault="00F63065" w:rsidP="0065674F">
      <w:pPr>
        <w:rPr>
          <w:rtl/>
        </w:rPr>
      </w:pPr>
      <w:r>
        <w:rPr>
          <w:rtl/>
        </w:rPr>
        <w:t>מ</w:t>
      </w:r>
      <w:r w:rsidR="0065674F">
        <w:rPr>
          <w:rFonts w:hint="cs"/>
          <w:rtl/>
        </w:rPr>
        <w:t>ד</w:t>
      </w:r>
      <w:r>
        <w:rPr>
          <w:rtl/>
        </w:rPr>
        <w:t xml:space="preserve">תניא הערלה וכלאי הכרם, ושור הנסקל, ועגלה ערופה, וציפורי מצורע, ופטר חמור, ובשר בחלב - כולן מטמאין טומאת אוכלין, </w:t>
      </w:r>
    </w:p>
    <w:p w14:paraId="0F00EF30" w14:textId="75298042" w:rsidR="006542AA" w:rsidRDefault="00000000">
      <w:pPr>
        <w:pStyle w:val="36"/>
        <w:framePr w:wrap="notBeside"/>
      </w:pPr>
      <w:r>
        <w:lastRenderedPageBreak/>
        <w:t>ר"ש</w:t>
      </w:r>
      <w:r w:rsidR="00F63065">
        <w:t>:</w:t>
      </w:r>
    </w:p>
    <w:p w14:paraId="31E4B91D" w14:textId="16A1672B" w:rsidR="00B874E6" w:rsidRDefault="00F63065" w:rsidP="00037612">
      <w:pPr>
        <w:rPr>
          <w:rtl/>
        </w:rPr>
      </w:pPr>
      <w:r>
        <w:rPr>
          <w:rtl/>
        </w:rPr>
        <w:t xml:space="preserve">כולן אין מטמאין טומאת אוכלין, ומודה </w:t>
      </w:r>
      <w:r w:rsidR="00EE663D">
        <w:rPr>
          <w:rStyle w:val="27"/>
          <w:rtl/>
        </w:rPr>
        <w:t>ר"ש</w:t>
      </w:r>
      <w:r>
        <w:rPr>
          <w:rtl/>
        </w:rPr>
        <w:t xml:space="preserve"> בבשר בחלב שמטמא טומאת אוכלין, הואיל והיתה לו שעת הכושר</w:t>
      </w:r>
      <w:r w:rsidR="0057284B">
        <w:rPr>
          <w:rtl/>
        </w:rPr>
        <w:t>.</w:t>
      </w:r>
    </w:p>
    <w:p w14:paraId="2E9E5B9D" w14:textId="5E00000D" w:rsidR="006542AA" w:rsidRDefault="00000000">
      <w:pPr>
        <w:pStyle w:val="36"/>
        <w:framePr w:wrap="notBeside"/>
      </w:pPr>
      <w:r>
        <w:t>ואר"א</w:t>
      </w:r>
      <w:r w:rsidR="00037612">
        <w:t xml:space="preserve"> אר</w:t>
      </w:r>
      <w:r>
        <w:t>י"ו:</w:t>
      </w:r>
    </w:p>
    <w:p w14:paraId="0C2D53DB" w14:textId="410EDAB9" w:rsidR="00B874E6" w:rsidRDefault="00F63065" w:rsidP="00037612">
      <w:pPr>
        <w:rPr>
          <w:rtl/>
        </w:rPr>
      </w:pPr>
      <w:r>
        <w:rPr>
          <w:rtl/>
        </w:rPr>
        <w:t xml:space="preserve">מ"ט </w:t>
      </w:r>
      <w:r>
        <w:rPr>
          <w:rStyle w:val="27"/>
          <w:rtl/>
        </w:rPr>
        <w:t>דר"ש</w:t>
      </w:r>
      <w:r>
        <w:rPr>
          <w:rtl/>
        </w:rPr>
        <w:t xml:space="preserve"> </w:t>
      </w:r>
      <w:r w:rsidR="00037612">
        <w:rPr>
          <w:rFonts w:hint="cs"/>
          <w:rtl/>
        </w:rPr>
        <w:t>ד'</w:t>
      </w:r>
      <w:r>
        <w:rPr>
          <w:rStyle w:val="affffe"/>
          <w:rtl/>
        </w:rPr>
        <w:t>מכל האוכל אשר יאכל</w:t>
      </w:r>
      <w:r w:rsidR="00037612">
        <w:rPr>
          <w:rFonts w:hint="cs"/>
          <w:rtl/>
        </w:rPr>
        <w:t>'</w:t>
      </w:r>
      <w:r>
        <w:rPr>
          <w:rtl/>
        </w:rPr>
        <w:t xml:space="preserve"> אוכל שאתה יכול להאכילו לאחרים - קרוי אוכל, שאי אתה יכול להאכילו לאחרים - אינו קרוי אוכל</w:t>
      </w:r>
      <w:r w:rsidR="0057284B">
        <w:rPr>
          <w:rtl/>
        </w:rPr>
        <w:t>.</w:t>
      </w:r>
    </w:p>
    <w:p w14:paraId="41F6A66A" w14:textId="77777777" w:rsidR="00037612" w:rsidRDefault="00037612" w:rsidP="00037612">
      <w:pPr>
        <w:pStyle w:val="afff0"/>
        <w:framePr w:wrap="around"/>
        <w:rPr>
          <w:rtl/>
        </w:rPr>
      </w:pPr>
      <w:r>
        <w:rPr>
          <w:rFonts w:hint="cs"/>
          <w:rtl/>
        </w:rPr>
        <w:t>י.</w:t>
      </w:r>
    </w:p>
    <w:p w14:paraId="2E5B10A4" w14:textId="680F9CFB" w:rsidR="00037612" w:rsidRDefault="002D710F" w:rsidP="00CD49A5">
      <w:pPr>
        <w:pStyle w:val="011"/>
        <w:rPr>
          <w:rtl/>
        </w:rPr>
      </w:pPr>
      <w:r>
        <w:rPr>
          <w:rFonts w:hint="cs"/>
          <w:rtl/>
        </w:rPr>
        <w:t xml:space="preserve">א"ה </w:t>
      </w:r>
      <w:r w:rsidR="00F63065">
        <w:rPr>
          <w:rtl/>
        </w:rPr>
        <w:t xml:space="preserve">בשר בחלב </w:t>
      </w:r>
      <w:r>
        <w:rPr>
          <w:rtl/>
        </w:rPr>
        <w:t>מה</w:t>
      </w:r>
      <w:r w:rsidR="00F63065">
        <w:rPr>
          <w:rtl/>
        </w:rPr>
        <w:t xml:space="preserve"> איריא דהיתה לה שעת הכושר? תיפ</w:t>
      </w:r>
      <w:r>
        <w:rPr>
          <w:rtl/>
        </w:rPr>
        <w:t>ו"ל</w:t>
      </w:r>
      <w:r w:rsidR="00037612">
        <w:rPr>
          <w:rFonts w:hint="cs"/>
          <w:rtl/>
        </w:rPr>
        <w:t xml:space="preserve"> </w:t>
      </w:r>
      <w:r w:rsidR="00F63065">
        <w:rPr>
          <w:rtl/>
        </w:rPr>
        <w:t>דאוכ</w:t>
      </w:r>
      <w:r>
        <w:rPr>
          <w:rtl/>
        </w:rPr>
        <w:t>ל שאתה יכול להאכילו לאחרים הוא!</w:t>
      </w:r>
    </w:p>
    <w:p w14:paraId="769A3F23" w14:textId="44C574DD" w:rsidR="006542AA" w:rsidRDefault="00000000">
      <w:pPr>
        <w:pStyle w:val="36"/>
        <w:framePr w:wrap="notBeside"/>
      </w:pPr>
      <w:r>
        <w:t>דתניא ר</w:t>
      </w:r>
      <w:r w:rsidR="00037612">
        <w:t>ש</w:t>
      </w:r>
      <w:r>
        <w:t>ב"י</w:t>
      </w:r>
      <w:r w:rsidR="00037612">
        <w:t xml:space="preserve"> מ</w:t>
      </w:r>
      <w:r>
        <w:t>ר"ש:</w:t>
      </w:r>
    </w:p>
    <w:p w14:paraId="16752092" w14:textId="20E7564A" w:rsidR="00037612" w:rsidRDefault="00F63065" w:rsidP="002D710F">
      <w:pPr>
        <w:rPr>
          <w:rtl/>
        </w:rPr>
      </w:pPr>
      <w:r>
        <w:rPr>
          <w:rtl/>
        </w:rPr>
        <w:t>בשר בחלב אסור באכילה ומותר בהנאה, שנא</w:t>
      </w:r>
      <w:r w:rsidR="00037612">
        <w:rPr>
          <w:rFonts w:hint="cs"/>
          <w:rtl/>
        </w:rPr>
        <w:t>'</w:t>
      </w:r>
      <w:r>
        <w:rPr>
          <w:rtl/>
        </w:rPr>
        <w:t xml:space="preserve"> </w:t>
      </w:r>
      <w:r w:rsidR="002D710F">
        <w:rPr>
          <w:rFonts w:hint="cs"/>
          <w:rtl/>
        </w:rPr>
        <w:t>'</w:t>
      </w:r>
      <w:r>
        <w:rPr>
          <w:rStyle w:val="affffe"/>
          <w:rtl/>
        </w:rPr>
        <w:t>כִּי עַם קָדוֹשׁ אַתָּה לַה</w:t>
      </w:r>
      <w:r>
        <w:rPr>
          <w:rtl/>
        </w:rPr>
        <w:t xml:space="preserve">' אלהיך ולהלן </w:t>
      </w:r>
      <w:r>
        <w:rPr>
          <w:rStyle w:val="affffd"/>
          <w:rtl/>
        </w:rPr>
        <w:t>בטריפה</w:t>
      </w:r>
      <w:r>
        <w:rPr>
          <w:rtl/>
        </w:rPr>
        <w:t xml:space="preserve"> הוא אומר </w:t>
      </w:r>
      <w:r w:rsidR="00593BF8">
        <w:rPr>
          <w:rFonts w:hint="cs"/>
          <w:rtl/>
        </w:rPr>
        <w:t>'</w:t>
      </w:r>
      <w:r>
        <w:rPr>
          <w:rStyle w:val="affffe"/>
          <w:rtl/>
        </w:rPr>
        <w:t>ואנשי קודש תהיון לי</w:t>
      </w:r>
      <w:r w:rsidR="00593BF8">
        <w:rPr>
          <w:rFonts w:hint="cs"/>
          <w:rtl/>
        </w:rPr>
        <w:t>'</w:t>
      </w:r>
      <w:r>
        <w:rPr>
          <w:rtl/>
        </w:rPr>
        <w:t>, מה</w:t>
      </w:r>
      <w:r w:rsidR="00593BF8">
        <w:rPr>
          <w:rtl/>
        </w:rPr>
        <w:t xml:space="preserve"> להלן - אסור באכילה ומותר בהנאה</w:t>
      </w:r>
      <w:r w:rsidR="00593BF8">
        <w:rPr>
          <w:rFonts w:hint="cs"/>
          <w:rtl/>
        </w:rPr>
        <w:t xml:space="preserve"> אף כאן</w:t>
      </w:r>
      <w:r>
        <w:rPr>
          <w:rtl/>
        </w:rPr>
        <w:t xml:space="preserve"> </w:t>
      </w:r>
    </w:p>
    <w:p w14:paraId="266F4873" w14:textId="3608D011" w:rsidR="00593BF8" w:rsidRDefault="00F63065" w:rsidP="00F63065">
      <w:pPr>
        <w:rPr>
          <w:rtl/>
        </w:rPr>
      </w:pPr>
      <w:r>
        <w:rPr>
          <w:b/>
          <w:bCs/>
          <w:rtl/>
        </w:rPr>
        <w:t>אחת</w:t>
      </w:r>
      <w:r w:rsidRPr="002D710F">
        <w:rPr>
          <w:b/>
          <w:bCs/>
          <w:rtl/>
        </w:rPr>
        <w:t xml:space="preserve"> ועוד </w:t>
      </w:r>
      <w:r>
        <w:rPr>
          <w:b/>
          <w:bCs/>
          <w:rtl/>
        </w:rPr>
        <w:t>אומר</w:t>
      </w:r>
      <w:r>
        <w:rPr>
          <w:rtl/>
        </w:rPr>
        <w:t xml:space="preserve">, אחת - דאוכל שאתה יכול להאכילו לאחרים הוא, </w:t>
      </w:r>
    </w:p>
    <w:p w14:paraId="163B1B3A" w14:textId="77777777" w:rsidR="006542AA" w:rsidRDefault="00000000">
      <w:pPr>
        <w:pStyle w:val="36"/>
        <w:framePr w:wrap="notBeside"/>
      </w:pPr>
      <w:r>
        <w:tab/>
      </w:r>
      <w:r>
        <w:tab/>
      </w:r>
      <w:r>
        <w:tab/>
      </w:r>
      <w:r w:rsidR="00F63065">
        <w:t>ועוד,</w:t>
      </w:r>
    </w:p>
    <w:p w14:paraId="7490436E" w14:textId="39927A30" w:rsidR="00B874E6" w:rsidRDefault="002D710F" w:rsidP="00F63065">
      <w:pPr>
        <w:rPr>
          <w:rtl/>
        </w:rPr>
      </w:pPr>
      <w:r>
        <w:rPr>
          <w:rtl/>
        </w:rPr>
        <w:t>גם לו</w:t>
      </w:r>
      <w:r w:rsidR="00F63065">
        <w:rPr>
          <w:rtl/>
        </w:rPr>
        <w:t xml:space="preserve"> הרי היתה לו שעת הכושר</w:t>
      </w:r>
      <w:r w:rsidR="0057284B">
        <w:rPr>
          <w:rtl/>
        </w:rPr>
        <w:t>.</w:t>
      </w:r>
    </w:p>
    <w:p w14:paraId="5D77B81D" w14:textId="66FC7887" w:rsidR="003B6BAC" w:rsidRDefault="00F63065" w:rsidP="00CD49A5">
      <w:pPr>
        <w:pStyle w:val="021"/>
        <w:rPr>
          <w:rtl/>
        </w:rPr>
      </w:pPr>
      <w:r>
        <w:rPr>
          <w:rtl/>
        </w:rPr>
        <w:t xml:space="preserve">ואם ישנו דלאחר עריפה מתיר </w:t>
      </w:r>
      <w:r>
        <w:rPr>
          <w:rStyle w:val="27"/>
          <w:rtl/>
        </w:rPr>
        <w:t>ר"ש</w:t>
      </w:r>
      <w:r w:rsidR="003B6BAC">
        <w:rPr>
          <w:rFonts w:hint="cs"/>
          <w:rtl/>
        </w:rPr>
        <w:t xml:space="preserve">, </w:t>
      </w:r>
      <w:r>
        <w:rPr>
          <w:rtl/>
        </w:rPr>
        <w:t xml:space="preserve">ישנה ומודה </w:t>
      </w:r>
      <w:r>
        <w:rPr>
          <w:rStyle w:val="27"/>
          <w:rtl/>
        </w:rPr>
        <w:t>ר"ש</w:t>
      </w:r>
      <w:r>
        <w:rPr>
          <w:rtl/>
        </w:rPr>
        <w:t xml:space="preserve"> בפטר חמור ובשר בחלב שמטמאין טומאת אוכלין! </w:t>
      </w:r>
    </w:p>
    <w:p w14:paraId="54DF12C4" w14:textId="4AE7ADF9" w:rsidR="00B874E6" w:rsidRDefault="00F63065" w:rsidP="003B6BAC">
      <w:pPr>
        <w:rPr>
          <w:rtl/>
        </w:rPr>
      </w:pPr>
      <w:r>
        <w:rPr>
          <w:rtl/>
        </w:rPr>
        <w:t xml:space="preserve">אם שחישב עליו </w:t>
      </w:r>
      <w:r>
        <w:rPr>
          <w:rStyle w:val="affffd"/>
          <w:rtl/>
        </w:rPr>
        <w:t>לאכילה</w:t>
      </w:r>
      <w:r>
        <w:rPr>
          <w:rtl/>
        </w:rPr>
        <w:t xml:space="preserve"> - ה"נ, כאן מדובר</w:t>
      </w:r>
      <w:r w:rsidR="003B6BAC">
        <w:rPr>
          <w:rFonts w:hint="cs"/>
          <w:rtl/>
        </w:rPr>
        <w:t xml:space="preserve"> </w:t>
      </w:r>
      <w:r>
        <w:rPr>
          <w:rtl/>
        </w:rPr>
        <w:t>- שלא חישב עליו</w:t>
      </w:r>
      <w:r w:rsidR="0057284B">
        <w:rPr>
          <w:rtl/>
        </w:rPr>
        <w:t>.</w:t>
      </w:r>
    </w:p>
    <w:p w14:paraId="0CDFC811" w14:textId="77777777" w:rsidR="006542AA" w:rsidRDefault="00000000">
      <w:pPr>
        <w:pStyle w:val="36"/>
        <w:framePr w:wrap="notBeside"/>
      </w:pPr>
      <w:r>
        <w:t xml:space="preserve">וטעמא </w:t>
      </w:r>
      <w:r w:rsidR="00593BF8">
        <w:t>ד</w:t>
      </w:r>
      <w:r>
        <w:t>מטמאי רבנן:</w:t>
      </w:r>
    </w:p>
    <w:p w14:paraId="000AE602" w14:textId="3509F86F" w:rsidR="00B874E6" w:rsidRDefault="00F63065" w:rsidP="002D710F">
      <w:pPr>
        <w:rPr>
          <w:rtl/>
        </w:rPr>
      </w:pPr>
      <w:r>
        <w:rPr>
          <w:rtl/>
        </w:rPr>
        <w:t>הואיל ואיסורו חישובו</w:t>
      </w:r>
      <w:r w:rsidR="0057284B">
        <w:rPr>
          <w:rtl/>
        </w:rPr>
        <w:t>.</w:t>
      </w:r>
    </w:p>
    <w:p w14:paraId="3D26862F" w14:textId="77777777" w:rsidR="006542AA" w:rsidRDefault="00000000">
      <w:pPr>
        <w:pStyle w:val="36"/>
        <w:framePr w:wrap="notBeside"/>
      </w:pPr>
      <w:r>
        <w:t>והך ד</w:t>
      </w:r>
      <w:r w:rsidR="00F63065">
        <w:t>תנן:</w:t>
      </w:r>
    </w:p>
    <w:p w14:paraId="09F6A068" w14:textId="5AF24566" w:rsidR="002D710F" w:rsidRDefault="002D710F" w:rsidP="002D710F">
      <w:pPr>
        <w:rPr>
          <w:rtl/>
        </w:rPr>
      </w:pPr>
      <w:r>
        <w:rPr>
          <w:rFonts w:hint="cs"/>
          <w:rtl/>
        </w:rPr>
        <w:t>י"ג דברי</w:t>
      </w:r>
      <w:r w:rsidR="00F63065">
        <w:rPr>
          <w:rtl/>
        </w:rPr>
        <w:t>ם אמ</w:t>
      </w:r>
      <w:r>
        <w:rPr>
          <w:rtl/>
        </w:rPr>
        <w:t>רו בנבלת עוף טהור, וזו אחת מהן</w:t>
      </w:r>
      <w:r w:rsidR="00F63065">
        <w:rPr>
          <w:rtl/>
        </w:rPr>
        <w:t xml:space="preserve"> צריכה מחשבה</w:t>
      </w:r>
      <w:r w:rsidR="00593BF8">
        <w:rPr>
          <w:rtl/>
        </w:rPr>
        <w:t xml:space="preserve"> ואינה צריכה הכשר, </w:t>
      </w:r>
    </w:p>
    <w:p w14:paraId="55746309" w14:textId="633A973D" w:rsidR="00B874E6" w:rsidRDefault="00593BF8" w:rsidP="002D710F">
      <w:pPr>
        <w:rPr>
          <w:rtl/>
        </w:rPr>
      </w:pPr>
      <w:r>
        <w:rPr>
          <w:rtl/>
        </w:rPr>
        <w:t xml:space="preserve">ואם איסורו </w:t>
      </w:r>
      <w:r w:rsidR="00F63065">
        <w:rPr>
          <w:rtl/>
        </w:rPr>
        <w:t xml:space="preserve">חישובו למה לי מחשבה? </w:t>
      </w:r>
      <w:r w:rsidR="002D710F">
        <w:rPr>
          <w:rFonts w:hint="cs"/>
          <w:rtl/>
        </w:rPr>
        <w:t xml:space="preserve">- </w:t>
      </w:r>
      <w:r w:rsidR="00F63065">
        <w:rPr>
          <w:rtl/>
        </w:rPr>
        <w:t xml:space="preserve">הא מני </w:t>
      </w:r>
      <w:r>
        <w:rPr>
          <w:rStyle w:val="27"/>
          <w:rtl/>
        </w:rPr>
        <w:t>ר"ש</w:t>
      </w:r>
      <w:r w:rsidR="00F63065">
        <w:rPr>
          <w:rtl/>
        </w:rPr>
        <w:t xml:space="preserve"> היא</w:t>
      </w:r>
      <w:r w:rsidR="0057284B">
        <w:rPr>
          <w:rtl/>
        </w:rPr>
        <w:t>.</w:t>
      </w:r>
    </w:p>
    <w:p w14:paraId="6D084561" w14:textId="77777777" w:rsidR="006542AA" w:rsidRDefault="00000000">
      <w:pPr>
        <w:pStyle w:val="36"/>
        <w:framePr w:wrap="notBeside"/>
      </w:pPr>
      <w:r>
        <w:t>והך</w:t>
      </w:r>
    </w:p>
    <w:p w14:paraId="715A96C4" w14:textId="18E5F4CB" w:rsidR="00B874E6" w:rsidRDefault="002D710F" w:rsidP="00C5567C">
      <w:pPr>
        <w:pStyle w:val="a"/>
        <w:rPr>
          <w:rtl/>
        </w:rPr>
      </w:pPr>
      <w:r>
        <w:rPr>
          <w:rFonts w:hint="cs"/>
          <w:rtl/>
        </w:rPr>
        <w:t>ד</w:t>
      </w:r>
      <w:r w:rsidR="00F63065">
        <w:rPr>
          <w:rtl/>
        </w:rPr>
        <w:t>נבלת בהמה טמאה בכל מקום,</w:t>
      </w:r>
      <w:r>
        <w:rPr>
          <w:rtl/>
        </w:rPr>
        <w:t xml:space="preserve"> ונבלת עוף טהור, והחלב בכפרים </w:t>
      </w:r>
      <w:r w:rsidR="00F63065">
        <w:rPr>
          <w:rtl/>
        </w:rPr>
        <w:t xml:space="preserve">צריכים מחשבה ואינם צריכים הכשר, </w:t>
      </w:r>
      <w:r>
        <w:rPr>
          <w:rtl/>
        </w:rPr>
        <w:t xml:space="preserve">ואם </w:t>
      </w:r>
      <w:r w:rsidR="00F63065">
        <w:rPr>
          <w:rtl/>
        </w:rPr>
        <w:t xml:space="preserve">איסורו חישובו, למה לי מחשבה? הא מני - </w:t>
      </w:r>
      <w:r>
        <w:rPr>
          <w:rStyle w:val="27"/>
          <w:rtl/>
        </w:rPr>
        <w:t>ר"ש</w:t>
      </w:r>
      <w:r w:rsidR="00F63065">
        <w:rPr>
          <w:rtl/>
        </w:rPr>
        <w:t xml:space="preserve"> היא</w:t>
      </w:r>
      <w:r w:rsidR="0057284B">
        <w:rPr>
          <w:rtl/>
        </w:rPr>
        <w:t>.</w:t>
      </w:r>
    </w:p>
    <w:p w14:paraId="3B56D936" w14:textId="77777777" w:rsidR="006542AA" w:rsidRDefault="00000000">
      <w:pPr>
        <w:pStyle w:val="36"/>
        <w:framePr w:wrap="notBeside"/>
      </w:pPr>
      <w:r>
        <w:tab/>
      </w:r>
      <w:r>
        <w:tab/>
        <w:t>והך</w:t>
      </w:r>
    </w:p>
    <w:p w14:paraId="0DD7B7C6" w14:textId="33EA5F1E" w:rsidR="00593BF8" w:rsidRDefault="00165DBA" w:rsidP="00165DBA">
      <w:pPr>
        <w:rPr>
          <w:rtl/>
        </w:rPr>
      </w:pPr>
      <w:r>
        <w:rPr>
          <w:rFonts w:hint="cs"/>
          <w:rtl/>
        </w:rPr>
        <w:t>ד</w:t>
      </w:r>
      <w:r w:rsidR="00F63065">
        <w:rPr>
          <w:rtl/>
        </w:rPr>
        <w:t xml:space="preserve">נבלת בהמה טהורה בכל מקום, ונבלת עוף הטהור, והחלב בשווקים - אינן צריכין מחשבה ולא </w:t>
      </w:r>
      <w:r>
        <w:rPr>
          <w:rtl/>
        </w:rPr>
        <w:t>הכשר,</w:t>
      </w:r>
      <w:r w:rsidR="00F63065">
        <w:rPr>
          <w:rtl/>
        </w:rPr>
        <w:t xml:space="preserve"> הא טמאה </w:t>
      </w:r>
      <w:r>
        <w:rPr>
          <w:rtl/>
        </w:rPr>
        <w:t>צריכה</w:t>
      </w:r>
      <w:r w:rsidR="00F63065">
        <w:rPr>
          <w:rtl/>
        </w:rPr>
        <w:t xml:space="preserve"> מחשבה! </w:t>
      </w:r>
    </w:p>
    <w:p w14:paraId="27B1E187" w14:textId="037C1B4D" w:rsidR="00593BF8" w:rsidRDefault="00593BF8" w:rsidP="00C5567C">
      <w:pPr>
        <w:pStyle w:val="a"/>
        <w:rPr>
          <w:rtl/>
        </w:rPr>
      </w:pPr>
      <w:r>
        <w:rPr>
          <w:rFonts w:hint="cs"/>
          <w:rtl/>
        </w:rPr>
        <w:t>ו</w:t>
      </w:r>
      <w:r>
        <w:rPr>
          <w:rStyle w:val="affffd"/>
          <w:rFonts w:hint="cs"/>
          <w:rtl/>
        </w:rPr>
        <w:t>רישא</w:t>
      </w:r>
      <w:r>
        <w:rPr>
          <w:rFonts w:hint="cs"/>
          <w:rtl/>
        </w:rPr>
        <w:t xml:space="preserve"> לא </w:t>
      </w:r>
      <w:r>
        <w:rPr>
          <w:rStyle w:val="27"/>
          <w:rFonts w:hint="cs"/>
          <w:rtl/>
        </w:rPr>
        <w:t>ר"ש</w:t>
      </w:r>
      <w:r>
        <w:rPr>
          <w:rFonts w:hint="cs"/>
          <w:rtl/>
        </w:rPr>
        <w:t xml:space="preserve"> היא, שהרי סיפא </w:t>
      </w:r>
      <w:r>
        <w:rPr>
          <w:rStyle w:val="27"/>
          <w:rFonts w:hint="cs"/>
          <w:rtl/>
        </w:rPr>
        <w:t>ר"ש</w:t>
      </w:r>
      <w:r>
        <w:rPr>
          <w:rFonts w:hint="cs"/>
          <w:rtl/>
        </w:rPr>
        <w:t xml:space="preserve"> היא </w:t>
      </w:r>
      <w:r w:rsidR="00165DBA">
        <w:rPr>
          <w:rFonts w:hint="cs"/>
          <w:rtl/>
        </w:rPr>
        <w:t>ד</w:t>
      </w:r>
      <w:r w:rsidR="00F63065">
        <w:rPr>
          <w:rtl/>
        </w:rPr>
        <w:t xml:space="preserve">אומר: אף הגמל והארנבת והשפן והחזיר אינן צריכין לא מחשבה ולא הכשר, </w:t>
      </w:r>
      <w:r w:rsidR="00F63065">
        <w:rPr>
          <w:rStyle w:val="27"/>
          <w:rtl/>
        </w:rPr>
        <w:t>וא</w:t>
      </w:r>
      <w:r>
        <w:rPr>
          <w:rStyle w:val="27"/>
          <w:rFonts w:hint="cs"/>
          <w:rtl/>
        </w:rPr>
        <w:t>ר"ש</w:t>
      </w:r>
      <w:r w:rsidR="00F63065">
        <w:rPr>
          <w:rtl/>
        </w:rPr>
        <w:t xml:space="preserve"> מה טעם - הואיל ויש בהן סימני טהרה </w:t>
      </w:r>
    </w:p>
    <w:p w14:paraId="6E25AD2A" w14:textId="77777777" w:rsidR="006542AA" w:rsidRDefault="00000000">
      <w:pPr>
        <w:pStyle w:val="36"/>
        <w:framePr w:wrap="notBeside"/>
      </w:pPr>
      <w:r>
        <w:t>אלא אמר רבא:</w:t>
      </w:r>
    </w:p>
    <w:p w14:paraId="36711C25" w14:textId="69182B03" w:rsidR="00593BF8" w:rsidRDefault="00F63065" w:rsidP="00CD49A5">
      <w:pPr>
        <w:pStyle w:val="011"/>
        <w:rPr>
          <w:rtl/>
        </w:rPr>
      </w:pPr>
      <w:r>
        <w:rPr>
          <w:rtl/>
        </w:rPr>
        <w:t>דכו"ע</w:t>
      </w:r>
      <w:r w:rsidR="00593BF8">
        <w:rPr>
          <w:rFonts w:hint="cs"/>
          <w:rtl/>
        </w:rPr>
        <w:t xml:space="preserve"> </w:t>
      </w:r>
      <w:r>
        <w:rPr>
          <w:rtl/>
        </w:rPr>
        <w:t>לא אומרים איסורו חישובו, ואם שערפו - ה"נ</w:t>
      </w:r>
      <w:r w:rsidR="00165DBA">
        <w:rPr>
          <w:rFonts w:hint="cs"/>
          <w:rtl/>
        </w:rPr>
        <w:t xml:space="preserve"> </w:t>
      </w:r>
      <w:r>
        <w:rPr>
          <w:rStyle w:val="affffd"/>
          <w:rFonts w:hint="cs"/>
          <w:bCs/>
          <w:rtl/>
        </w:rPr>
        <w:t>טהור</w:t>
      </w:r>
      <w:r>
        <w:rPr>
          <w:rFonts w:hint="cs"/>
          <w:bCs/>
          <w:rtl/>
        </w:rPr>
        <w:t>, וכאן מדובר</w:t>
      </w:r>
      <w:r w:rsidR="00165DBA">
        <w:rPr>
          <w:rFonts w:hint="cs"/>
          <w:rtl/>
        </w:rPr>
        <w:t xml:space="preserve"> ששחטו להתלמד בו</w:t>
      </w:r>
      <w:r w:rsidR="00593BF8">
        <w:rPr>
          <w:rFonts w:hint="cs"/>
          <w:rtl/>
        </w:rPr>
        <w:t xml:space="preserve"> </w:t>
      </w:r>
    </w:p>
    <w:p w14:paraId="2C5182E5" w14:textId="77777777" w:rsidR="00593BF8" w:rsidRDefault="00593BF8" w:rsidP="00593BF8">
      <w:pPr>
        <w:pStyle w:val="afff0"/>
        <w:framePr w:wrap="around"/>
        <w:rPr>
          <w:rtl/>
        </w:rPr>
      </w:pPr>
      <w:r>
        <w:rPr>
          <w:rFonts w:hint="cs"/>
          <w:rtl/>
        </w:rPr>
        <w:lastRenderedPageBreak/>
        <w:t>י:</w:t>
      </w:r>
    </w:p>
    <w:p w14:paraId="720A5B65" w14:textId="20B2E912" w:rsidR="00593BF8" w:rsidRDefault="00F63065" w:rsidP="00165DBA">
      <w:pPr>
        <w:rPr>
          <w:rtl/>
        </w:rPr>
      </w:pPr>
      <w:r>
        <w:rPr>
          <w:rtl/>
        </w:rPr>
        <w:t xml:space="preserve">ובמחלוקת דנימוס </w:t>
      </w:r>
      <w:r>
        <w:rPr>
          <w:rStyle w:val="27"/>
          <w:rtl/>
        </w:rPr>
        <w:t>ור"א</w:t>
      </w:r>
      <w:r>
        <w:rPr>
          <w:rtl/>
        </w:rPr>
        <w:t xml:space="preserve"> דתניא</w:t>
      </w:r>
      <w:r w:rsidR="00593BF8">
        <w:rPr>
          <w:rFonts w:hint="cs"/>
          <w:rtl/>
        </w:rPr>
        <w:t xml:space="preserve"> </w:t>
      </w:r>
      <w:r>
        <w:rPr>
          <w:rtl/>
        </w:rPr>
        <w:t xml:space="preserve">א"ר יוסי: סח לי נימוס אחיו של </w:t>
      </w:r>
      <w:r>
        <w:rPr>
          <w:rStyle w:val="27"/>
          <w:rtl/>
        </w:rPr>
        <w:t>ר' יהושע</w:t>
      </w:r>
      <w:r>
        <w:rPr>
          <w:rtl/>
        </w:rPr>
        <w:t xml:space="preserve"> הג</w:t>
      </w:r>
      <w:r w:rsidR="00593BF8">
        <w:rPr>
          <w:rtl/>
        </w:rPr>
        <w:t xml:space="preserve">רסי שהשוחט את העורב להתלמד בו </w:t>
      </w:r>
      <w:r>
        <w:rPr>
          <w:rtl/>
        </w:rPr>
        <w:t>- דמו מכשיר.</w:t>
      </w:r>
    </w:p>
    <w:p w14:paraId="12612B14" w14:textId="0A32374D" w:rsidR="006542AA" w:rsidRDefault="00000000">
      <w:pPr>
        <w:pStyle w:val="36"/>
        <w:framePr w:wrap="notBeside"/>
      </w:pPr>
      <w:r>
        <w:t>ר"א</w:t>
      </w:r>
      <w:r w:rsidR="00F63065">
        <w:t>:</w:t>
      </w:r>
    </w:p>
    <w:p w14:paraId="34BE5BA2" w14:textId="4380457C" w:rsidR="00593BF8" w:rsidRDefault="00F63065" w:rsidP="00593BF8">
      <w:pPr>
        <w:rPr>
          <w:rtl/>
        </w:rPr>
      </w:pPr>
      <w:r>
        <w:rPr>
          <w:rtl/>
        </w:rPr>
        <w:t xml:space="preserve">דם שחיטה לעולם מכשיר, </w:t>
      </w:r>
    </w:p>
    <w:p w14:paraId="05CE26A1" w14:textId="1112763A" w:rsidR="006542AA" w:rsidRDefault="00000000">
      <w:pPr>
        <w:pStyle w:val="36"/>
        <w:framePr w:wrap="notBeside"/>
      </w:pPr>
      <w:r>
        <w:t>ויש</w:t>
      </w:r>
      <w:r w:rsidR="00F63065" w:rsidRPr="00792FF0">
        <w:t xml:space="preserve"> </w:t>
      </w:r>
      <w:r>
        <w:t>ביניהם</w:t>
      </w:r>
      <w:r w:rsidR="00F63065">
        <w:t xml:space="preserve"> </w:t>
      </w:r>
      <w:r>
        <w:t xml:space="preserve">דת"ק </w:t>
      </w:r>
      <w:r w:rsidR="00F63065">
        <w:t>סבר:</w:t>
      </w:r>
    </w:p>
    <w:p w14:paraId="50AC9A9F" w14:textId="2B77BDDB" w:rsidR="00593BF8" w:rsidRDefault="00F63065" w:rsidP="00165DBA">
      <w:pPr>
        <w:rPr>
          <w:rtl/>
        </w:rPr>
      </w:pPr>
      <w:r>
        <w:rPr>
          <w:rtl/>
        </w:rPr>
        <w:t xml:space="preserve">דמו מכשיר - </w:t>
      </w:r>
      <w:r w:rsidR="00165DBA">
        <w:rPr>
          <w:rtl/>
        </w:rPr>
        <w:t>לאחרים,</w:t>
      </w:r>
      <w:r>
        <w:rPr>
          <w:rtl/>
        </w:rPr>
        <w:t xml:space="preserve"> אבל </w:t>
      </w:r>
      <w:r w:rsidR="00165DBA">
        <w:rPr>
          <w:rtl/>
        </w:rPr>
        <w:t>לגופו</w:t>
      </w:r>
      <w:r>
        <w:rPr>
          <w:rtl/>
        </w:rPr>
        <w:t xml:space="preserve"> - </w:t>
      </w:r>
      <w:r w:rsidR="00165DBA">
        <w:rPr>
          <w:rtl/>
        </w:rPr>
        <w:t>צריך</w:t>
      </w:r>
      <w:r>
        <w:rPr>
          <w:rtl/>
        </w:rPr>
        <w:t xml:space="preserve"> מחשבה, </w:t>
      </w:r>
    </w:p>
    <w:p w14:paraId="08B49F14" w14:textId="475FD8D1" w:rsidR="006542AA" w:rsidRDefault="00000000">
      <w:pPr>
        <w:pStyle w:val="36"/>
        <w:framePr w:wrap="notBeside"/>
      </w:pPr>
      <w:r>
        <w:t>ובא ר"א</w:t>
      </w:r>
      <w:r w:rsidR="00165DBA">
        <w:t xml:space="preserve"> ואמר</w:t>
      </w:r>
      <w:r>
        <w:t>:</w:t>
      </w:r>
    </w:p>
    <w:p w14:paraId="14478987" w14:textId="1B73DF42" w:rsidR="00593BF8" w:rsidRDefault="00165DBA" w:rsidP="00165DBA">
      <w:pPr>
        <w:rPr>
          <w:rtl/>
        </w:rPr>
      </w:pPr>
      <w:r>
        <w:rPr>
          <w:rFonts w:hint="cs"/>
          <w:rtl/>
        </w:rPr>
        <w:t>ד</w:t>
      </w:r>
      <w:r w:rsidR="00F63065">
        <w:rPr>
          <w:rtl/>
        </w:rPr>
        <w:t>דם שחיטה לעולם מכשיר, ואפי' לגופו לא צריך מחשבה,</w:t>
      </w:r>
    </w:p>
    <w:p w14:paraId="1773A98E" w14:textId="4748B128" w:rsidR="006542AA" w:rsidRDefault="00000000">
      <w:pPr>
        <w:pStyle w:val="36"/>
        <w:framePr w:wrap="notBeside"/>
      </w:pPr>
      <w:r>
        <w:t>ממה?</w:t>
      </w:r>
    </w:p>
    <w:p w14:paraId="4B3C7830" w14:textId="499DFC48" w:rsidR="00593BF8" w:rsidRDefault="00F63065" w:rsidP="00593BF8">
      <w:pPr>
        <w:rPr>
          <w:rtl/>
        </w:rPr>
      </w:pPr>
      <w:r>
        <w:rPr>
          <w:rtl/>
        </w:rPr>
        <w:t xml:space="preserve">שמא טעמא </w:t>
      </w:r>
      <w:r>
        <w:rPr>
          <w:rStyle w:val="27"/>
          <w:rtl/>
        </w:rPr>
        <w:t>דר' אליעזר</w:t>
      </w:r>
      <w:r>
        <w:rPr>
          <w:rtl/>
        </w:rPr>
        <w:t xml:space="preserve"> שם דשאני עורב - הואיל ויש בו סימני טהרה,</w:t>
      </w:r>
    </w:p>
    <w:p w14:paraId="69DBADD7" w14:textId="4368A0D3" w:rsidR="00165DBA" w:rsidRDefault="00165DBA" w:rsidP="00593BF8">
      <w:pPr>
        <w:rPr>
          <w:rtl/>
        </w:rPr>
      </w:pPr>
      <w:r>
        <w:rPr>
          <w:rFonts w:hint="cs"/>
          <w:rtl/>
        </w:rPr>
        <w:t xml:space="preserve">[ואפי' להתעסק ורק משום נימוס] </w:t>
      </w:r>
    </w:p>
    <w:p w14:paraId="0C947D35" w14:textId="77777777" w:rsidR="006542AA" w:rsidRDefault="00000000">
      <w:pPr>
        <w:pStyle w:val="36"/>
        <w:framePr w:wrap="notBeside"/>
      </w:pPr>
      <w:r w:rsidRPr="00792FF0">
        <w:t>איתיביה</w:t>
      </w:r>
      <w:r>
        <w:t>:</w:t>
      </w:r>
    </w:p>
    <w:p w14:paraId="37941094" w14:textId="05C1D96F" w:rsidR="00165DBA" w:rsidRDefault="00F63065" w:rsidP="00165DBA">
      <w:pPr>
        <w:rPr>
          <w:rtl/>
        </w:rPr>
      </w:pPr>
      <w:r>
        <w:rPr>
          <w:rtl/>
        </w:rPr>
        <w:t xml:space="preserve">לא רצה לפדותו - עורפו בקופיץ מאחוריו וקוברו, </w:t>
      </w:r>
      <w:r w:rsidR="00165DBA">
        <w:rPr>
          <w:rStyle w:val="27"/>
          <w:rFonts w:hint="cs"/>
          <w:rtl/>
        </w:rPr>
        <w:t>ול</w:t>
      </w:r>
      <w:r>
        <w:rPr>
          <w:rStyle w:val="27"/>
          <w:rFonts w:hint="cs"/>
          <w:rtl/>
        </w:rPr>
        <w:t>ר"י</w:t>
      </w:r>
      <w:r w:rsidR="00165DBA">
        <w:rPr>
          <w:rFonts w:hint="cs"/>
          <w:rtl/>
        </w:rPr>
        <w:t xml:space="preserve"> </w:t>
      </w:r>
      <w:r>
        <w:rPr>
          <w:rtl/>
        </w:rPr>
        <w:t>אסור בהנאה</w:t>
      </w:r>
      <w:r w:rsidR="00165DBA">
        <w:rPr>
          <w:rFonts w:hint="cs"/>
          <w:rtl/>
        </w:rPr>
        <w:t>,</w:t>
      </w:r>
      <w:r w:rsidR="00433B6E">
        <w:rPr>
          <w:rFonts w:hint="cs"/>
          <w:rtl/>
        </w:rPr>
        <w:t xml:space="preserve"> </w:t>
      </w:r>
      <w:r w:rsidR="00165DBA">
        <w:rPr>
          <w:rStyle w:val="27"/>
          <w:rFonts w:hint="cs"/>
          <w:rtl/>
        </w:rPr>
        <w:t>ו</w:t>
      </w:r>
      <w:r>
        <w:rPr>
          <w:rStyle w:val="27"/>
          <w:rFonts w:hint="cs"/>
          <w:rtl/>
        </w:rPr>
        <w:t>ר"ש</w:t>
      </w:r>
      <w:r w:rsidR="00165DBA">
        <w:rPr>
          <w:rFonts w:hint="cs"/>
          <w:rtl/>
        </w:rPr>
        <w:t xml:space="preserve"> </w:t>
      </w:r>
      <w:r>
        <w:rPr>
          <w:rtl/>
        </w:rPr>
        <w:t xml:space="preserve">מתיר! </w:t>
      </w:r>
    </w:p>
    <w:p w14:paraId="464CCBB1" w14:textId="77777777" w:rsidR="006542AA" w:rsidRDefault="00000000">
      <w:pPr>
        <w:pStyle w:val="36"/>
        <w:framePr w:wrap="notBeside"/>
      </w:pPr>
      <w:r>
        <w:t>אימא:</w:t>
      </w:r>
    </w:p>
    <w:p w14:paraId="0B2F1B8C" w14:textId="595B2653" w:rsidR="00433B6E" w:rsidRDefault="00F63065" w:rsidP="00C5567C">
      <w:pPr>
        <w:pStyle w:val="a"/>
        <w:rPr>
          <w:rtl/>
        </w:rPr>
      </w:pPr>
      <w:r>
        <w:rPr>
          <w:rtl/>
        </w:rPr>
        <w:t xml:space="preserve">ומחיים אסור בהנאה, </w:t>
      </w:r>
      <w:r>
        <w:rPr>
          <w:rStyle w:val="27"/>
          <w:rtl/>
        </w:rPr>
        <w:t>ור"ש</w:t>
      </w:r>
      <w:r>
        <w:rPr>
          <w:rtl/>
        </w:rPr>
        <w:t xml:space="preserve"> מתיר,</w:t>
      </w:r>
    </w:p>
    <w:p w14:paraId="29407FF6" w14:textId="77777777" w:rsidR="006542AA" w:rsidRDefault="00000000">
      <w:pPr>
        <w:pStyle w:val="36"/>
        <w:framePr w:wrap="notBeside"/>
      </w:pPr>
      <w:r>
        <w:t>והא מדסיפא</w:t>
      </w:r>
    </w:p>
    <w:p w14:paraId="2A79B964" w14:textId="2F4B008F" w:rsidR="00433B6E" w:rsidRDefault="00F63065" w:rsidP="00165DBA">
      <w:pPr>
        <w:rPr>
          <w:rtl/>
        </w:rPr>
      </w:pPr>
      <w:r>
        <w:rPr>
          <w:rtl/>
        </w:rPr>
        <w:t xml:space="preserve">מחיים היא - רישא לא מחיים! </w:t>
      </w:r>
    </w:p>
    <w:p w14:paraId="1AC9ED93" w14:textId="77777777" w:rsidR="00433B6E" w:rsidRDefault="00F63065" w:rsidP="00165DBA">
      <w:pPr>
        <w:rPr>
          <w:rtl/>
        </w:rPr>
      </w:pPr>
      <w:r>
        <w:rPr>
          <w:rtl/>
        </w:rPr>
        <w:t xml:space="preserve">דקתני סיפא: לא ימיתנו לא בקנה ולא במגל ולא בקרדום ולא במגירה, ולא יכניסנו לחדר וינעול דלת לפניו בשביל שימות </w:t>
      </w:r>
    </w:p>
    <w:p w14:paraId="4FABD560" w14:textId="60868895" w:rsidR="00165DBA" w:rsidRDefault="00F63065" w:rsidP="00A3125B">
      <w:pPr>
        <w:rPr>
          <w:rtl/>
        </w:rPr>
      </w:pPr>
      <w:r>
        <w:rPr>
          <w:rStyle w:val="27"/>
          <w:rtl/>
        </w:rPr>
        <w:t>ו</w:t>
      </w:r>
      <w:r w:rsidR="00165DBA">
        <w:rPr>
          <w:rStyle w:val="27"/>
          <w:rFonts w:hint="cs"/>
          <w:rtl/>
        </w:rPr>
        <w:t>ל</w:t>
      </w:r>
      <w:r>
        <w:rPr>
          <w:rStyle w:val="27"/>
          <w:rFonts w:hint="cs"/>
          <w:rtl/>
        </w:rPr>
        <w:t>ר"י</w:t>
      </w:r>
      <w:r w:rsidR="00165DBA">
        <w:rPr>
          <w:rFonts w:hint="cs"/>
          <w:rtl/>
        </w:rPr>
        <w:t xml:space="preserve"> </w:t>
      </w:r>
      <w:r>
        <w:rPr>
          <w:rtl/>
        </w:rPr>
        <w:t>אסור בגיזה ועבודה</w:t>
      </w:r>
      <w:r w:rsidR="00165DBA">
        <w:rPr>
          <w:rFonts w:hint="cs"/>
          <w:rtl/>
        </w:rPr>
        <w:t>,</w:t>
      </w:r>
      <w:r>
        <w:rPr>
          <w:rtl/>
        </w:rPr>
        <w:t xml:space="preserve"> </w:t>
      </w:r>
      <w:r>
        <w:rPr>
          <w:rStyle w:val="27"/>
          <w:rtl/>
        </w:rPr>
        <w:t>ור"ש</w:t>
      </w:r>
      <w:r>
        <w:rPr>
          <w:rtl/>
        </w:rPr>
        <w:t xml:space="preserve"> מתיר! </w:t>
      </w:r>
    </w:p>
    <w:p w14:paraId="0E25ADD4" w14:textId="77777777" w:rsidR="006542AA" w:rsidRDefault="00000000">
      <w:pPr>
        <w:pStyle w:val="36"/>
        <w:framePr w:wrap="notBeside"/>
      </w:pPr>
      <w:r>
        <w:t>רישא וסיפא מחיים,</w:t>
      </w:r>
    </w:p>
    <w:p w14:paraId="568A4B59" w14:textId="24329346" w:rsidR="00165DBA" w:rsidRDefault="00F63065" w:rsidP="00165DBA">
      <w:pPr>
        <w:rPr>
          <w:rtl/>
        </w:rPr>
      </w:pPr>
      <w:r>
        <w:rPr>
          <w:rtl/>
        </w:rPr>
        <w:t xml:space="preserve">רישא - בהנאת דמיו, סיפא - בהנאת גופו, </w:t>
      </w:r>
    </w:p>
    <w:p w14:paraId="12796B0E" w14:textId="77777777" w:rsidR="006542AA" w:rsidRDefault="00000000">
      <w:pPr>
        <w:pStyle w:val="36"/>
        <w:framePr w:wrap="notBeside"/>
      </w:pPr>
      <w:r>
        <w:t>וצריכא,</w:t>
      </w:r>
    </w:p>
    <w:p w14:paraId="570CA3C5" w14:textId="7C9C0DA7" w:rsidR="00433B6E" w:rsidRDefault="00F63065" w:rsidP="00433B6E">
      <w:pPr>
        <w:rPr>
          <w:rtl/>
        </w:rPr>
      </w:pPr>
      <w:r>
        <w:rPr>
          <w:rtl/>
        </w:rPr>
        <w:t>דאם שנה הנאת דמיו -</w:t>
      </w:r>
      <w:r w:rsidR="00165DBA">
        <w:rPr>
          <w:rFonts w:hint="cs"/>
          <w:rtl/>
        </w:rPr>
        <w:t xml:space="preserve"> </w:t>
      </w:r>
      <w:r>
        <w:rPr>
          <w:rFonts w:hint="cs"/>
          <w:rtl/>
        </w:rPr>
        <w:t>בזה מתיר</w:t>
      </w:r>
      <w:r w:rsidR="00165DBA">
        <w:rPr>
          <w:rFonts w:hint="cs"/>
          <w:rtl/>
        </w:rPr>
        <w:t xml:space="preserve"> </w:t>
      </w:r>
      <w:r>
        <w:rPr>
          <w:rStyle w:val="27"/>
          <w:rFonts w:hint="cs"/>
          <w:rtl/>
        </w:rPr>
        <w:t>ר"ש</w:t>
      </w:r>
      <w:r>
        <w:rPr>
          <w:rtl/>
        </w:rPr>
        <w:t xml:space="preserve">, אבל בהנאת גופו - אימא מודה </w:t>
      </w:r>
      <w:r w:rsidR="00433B6E">
        <w:rPr>
          <w:rStyle w:val="27"/>
          <w:rFonts w:hint="cs"/>
          <w:rtl/>
        </w:rPr>
        <w:t>ל</w:t>
      </w:r>
      <w:r>
        <w:rPr>
          <w:rStyle w:val="27"/>
          <w:rFonts w:hint="cs"/>
          <w:rtl/>
        </w:rPr>
        <w:t>ר"י</w:t>
      </w:r>
      <w:r>
        <w:rPr>
          <w:rtl/>
        </w:rPr>
        <w:t>,</w:t>
      </w:r>
    </w:p>
    <w:p w14:paraId="1AF39270" w14:textId="617699F7" w:rsidR="00B874E6" w:rsidRDefault="00F63065" w:rsidP="00433B6E">
      <w:pPr>
        <w:rPr>
          <w:rtl/>
        </w:rPr>
      </w:pPr>
      <w:r>
        <w:rPr>
          <w:rtl/>
        </w:rPr>
        <w:t xml:space="preserve">ואם שנה בהנאת גופו - בזו </w:t>
      </w:r>
      <w:r>
        <w:rPr>
          <w:rFonts w:hint="cs"/>
          <w:rtl/>
        </w:rPr>
        <w:t>אוסר</w:t>
      </w:r>
      <w:r w:rsidR="00433B6E">
        <w:rPr>
          <w:rFonts w:hint="cs"/>
          <w:rtl/>
        </w:rPr>
        <w:t xml:space="preserve"> </w:t>
      </w:r>
      <w:r>
        <w:rPr>
          <w:rStyle w:val="27"/>
          <w:rtl/>
        </w:rPr>
        <w:t>ר"י</w:t>
      </w:r>
      <w:r>
        <w:rPr>
          <w:rtl/>
        </w:rPr>
        <w:t xml:space="preserve">, אבל בהנאת דמיו - אימא מודה </w:t>
      </w:r>
      <w:r>
        <w:rPr>
          <w:rStyle w:val="27"/>
          <w:rtl/>
        </w:rPr>
        <w:t>לר"ש</w:t>
      </w:r>
      <w:r>
        <w:rPr>
          <w:rtl/>
        </w:rPr>
        <w:t xml:space="preserve">, </w:t>
      </w:r>
      <w:r w:rsidRPr="00A3125B">
        <w:rPr>
          <w:b/>
          <w:bCs/>
          <w:rtl/>
        </w:rPr>
        <w:t>צריכא</w:t>
      </w:r>
      <w:r w:rsidR="0057284B">
        <w:rPr>
          <w:rtl/>
        </w:rPr>
        <w:t>.</w:t>
      </w:r>
    </w:p>
    <w:p w14:paraId="40248053" w14:textId="77777777" w:rsidR="006542AA" w:rsidRDefault="00000000">
      <w:pPr>
        <w:pStyle w:val="affff7"/>
      </w:pPr>
      <w:r>
        <w:rPr>
          <w:color w:val="7B3F00"/>
        </w:rPr>
        <w:t>איסור פטר חמור לאחר עריפה</w:t>
      </w:r>
    </w:p>
    <w:p w14:paraId="535BD0E2" w14:textId="68C7F869" w:rsidR="006542AA" w:rsidRDefault="00000000">
      <w:pPr>
        <w:pStyle w:val="36"/>
        <w:framePr w:wrap="notBeside"/>
      </w:pPr>
      <w:r>
        <w:t>וכן אר"נ מרב"א</w:t>
      </w:r>
      <w:r w:rsidR="00F63065">
        <w:t>:</w:t>
      </w:r>
    </w:p>
    <w:p w14:paraId="04695B0D" w14:textId="5D277718" w:rsidR="00433B6E" w:rsidRDefault="00F63065" w:rsidP="00F63065">
      <w:pPr>
        <w:rPr>
          <w:rtl/>
        </w:rPr>
      </w:pPr>
      <w:r>
        <w:rPr>
          <w:rtl/>
        </w:rPr>
        <w:t xml:space="preserve">מודה </w:t>
      </w:r>
      <w:r w:rsidR="00433B6E">
        <w:rPr>
          <w:rStyle w:val="27"/>
          <w:rtl/>
        </w:rPr>
        <w:t>ר"ש</w:t>
      </w:r>
      <w:r>
        <w:rPr>
          <w:rtl/>
        </w:rPr>
        <w:t xml:space="preserve"> לאחר עריפה שהוא אסור</w:t>
      </w:r>
      <w:r w:rsidR="00433B6E">
        <w:rPr>
          <w:rtl/>
        </w:rPr>
        <w:t>,</w:t>
      </w:r>
    </w:p>
    <w:p w14:paraId="58D6B93E" w14:textId="6E3278D6" w:rsidR="006542AA" w:rsidRDefault="00000000">
      <w:pPr>
        <w:pStyle w:val="36"/>
        <w:framePr w:wrap="notBeside"/>
      </w:pPr>
      <w:r>
        <w:t>ואר"נ</w:t>
      </w:r>
      <w:r w:rsidR="00F63065">
        <w:t>:</w:t>
      </w:r>
    </w:p>
    <w:p w14:paraId="408D7037" w14:textId="1B0DAB0F" w:rsidR="00433B6E" w:rsidRDefault="00433B6E" w:rsidP="00433B6E">
      <w:pPr>
        <w:rPr>
          <w:rtl/>
        </w:rPr>
      </w:pPr>
      <w:r>
        <w:rPr>
          <w:rFonts w:hint="cs"/>
          <w:rtl/>
        </w:rPr>
        <w:t>מדתניא</w:t>
      </w:r>
      <w:r w:rsidR="00F63065">
        <w:rPr>
          <w:rtl/>
        </w:rPr>
        <w:t xml:space="preserve"> </w:t>
      </w:r>
      <w:r>
        <w:rPr>
          <w:rFonts w:hint="cs"/>
          <w:rtl/>
        </w:rPr>
        <w:t>'</w:t>
      </w:r>
      <w:r>
        <w:rPr>
          <w:rStyle w:val="affffe"/>
          <w:rtl/>
        </w:rPr>
        <w:t>וַעֲרַפְתּוֹ</w:t>
      </w:r>
      <w:r>
        <w:rPr>
          <w:rFonts w:hint="cs"/>
          <w:rtl/>
        </w:rPr>
        <w:t>'</w:t>
      </w:r>
      <w:r w:rsidR="00F63065">
        <w:rPr>
          <w:rtl/>
        </w:rPr>
        <w:t xml:space="preserve"> נאמר כאן </w:t>
      </w:r>
      <w:r>
        <w:rPr>
          <w:rFonts w:hint="cs"/>
          <w:rtl/>
        </w:rPr>
        <w:t>ו</w:t>
      </w:r>
      <w:r>
        <w:rPr>
          <w:rtl/>
        </w:rPr>
        <w:t xml:space="preserve">להלן עריפה, מה להלן </w:t>
      </w:r>
      <w:r w:rsidR="00F63065">
        <w:rPr>
          <w:rtl/>
        </w:rPr>
        <w:t>אסור, אף כאן אסור</w:t>
      </w:r>
      <w:r>
        <w:rPr>
          <w:rtl/>
        </w:rPr>
        <w:t>,</w:t>
      </w:r>
    </w:p>
    <w:p w14:paraId="0D16CF04" w14:textId="77777777" w:rsidR="006542AA" w:rsidRDefault="00000000">
      <w:pPr>
        <w:pStyle w:val="36"/>
        <w:framePr w:wrap="notBeside"/>
      </w:pPr>
      <w:r>
        <w:t>מני?</w:t>
      </w:r>
    </w:p>
    <w:p w14:paraId="3F10888C" w14:textId="3CF96B99" w:rsidR="00433B6E" w:rsidRDefault="00433B6E" w:rsidP="00433B6E">
      <w:pPr>
        <w:rPr>
          <w:rtl/>
        </w:rPr>
      </w:pPr>
      <w:r>
        <w:rPr>
          <w:rtl/>
        </w:rPr>
        <w:lastRenderedPageBreak/>
        <w:t xml:space="preserve">אם </w:t>
      </w:r>
      <w:r>
        <w:rPr>
          <w:rStyle w:val="27"/>
          <w:rtl/>
        </w:rPr>
        <w:t>ר"י</w:t>
      </w:r>
      <w:r>
        <w:rPr>
          <w:rFonts w:hint="cs"/>
          <w:rtl/>
        </w:rPr>
        <w:t xml:space="preserve"> </w:t>
      </w:r>
      <w:r w:rsidR="00F63065">
        <w:rPr>
          <w:rtl/>
        </w:rPr>
        <w:t xml:space="preserve">- מחיים </w:t>
      </w:r>
      <w:r>
        <w:rPr>
          <w:rtl/>
        </w:rPr>
        <w:t>כבר</w:t>
      </w:r>
      <w:r w:rsidR="00F63065">
        <w:rPr>
          <w:rtl/>
        </w:rPr>
        <w:t xml:space="preserve"> אסור! אלא </w:t>
      </w:r>
      <w:r>
        <w:rPr>
          <w:rStyle w:val="27"/>
          <w:rtl/>
        </w:rPr>
        <w:t>ר"ש</w:t>
      </w:r>
      <w:r w:rsidR="00F63065">
        <w:rPr>
          <w:rtl/>
        </w:rPr>
        <w:t xml:space="preserve"> היא</w:t>
      </w:r>
      <w:r>
        <w:rPr>
          <w:rtl/>
        </w:rPr>
        <w:t>,</w:t>
      </w:r>
    </w:p>
    <w:p w14:paraId="78533042" w14:textId="77777777" w:rsidR="006542AA" w:rsidRDefault="00000000">
      <w:pPr>
        <w:pStyle w:val="36"/>
        <w:framePr w:wrap="notBeside"/>
      </w:pPr>
      <w:r>
        <w:t>א"ל רב ששת:</w:t>
      </w:r>
    </w:p>
    <w:p w14:paraId="2A6F462B" w14:textId="53838037" w:rsidR="00A3125B" w:rsidRDefault="00F63065" w:rsidP="00433B6E">
      <w:pPr>
        <w:rPr>
          <w:rtl/>
        </w:rPr>
      </w:pPr>
      <w:r>
        <w:rPr>
          <w:rtl/>
        </w:rPr>
        <w:t xml:space="preserve">ספרא חברך פירשה: לעולם </w:t>
      </w:r>
      <w:r>
        <w:rPr>
          <w:rStyle w:val="27"/>
          <w:rtl/>
        </w:rPr>
        <w:t>ר"י</w:t>
      </w:r>
      <w:r>
        <w:rPr>
          <w:rtl/>
        </w:rPr>
        <w:t xml:space="preserve">, </w:t>
      </w:r>
    </w:p>
    <w:p w14:paraId="09E3B292" w14:textId="454A2A1C" w:rsidR="00B874E6" w:rsidRDefault="00F63065" w:rsidP="00A3125B">
      <w:pPr>
        <w:rPr>
          <w:rtl/>
        </w:rPr>
      </w:pPr>
      <w:r>
        <w:rPr>
          <w:rtl/>
        </w:rPr>
        <w:t>והוצרך, ס"ד עריפה במקום פדייה עומדת, מה פדייה מתרת אף עריפה מתרת - קמ"ל</w:t>
      </w:r>
      <w:r w:rsidR="0057284B">
        <w:rPr>
          <w:rtl/>
        </w:rPr>
        <w:t>.</w:t>
      </w:r>
    </w:p>
    <w:p w14:paraId="45493A95" w14:textId="089D33E9" w:rsidR="006542AA" w:rsidRDefault="00000000">
      <w:pPr>
        <w:pStyle w:val="36"/>
        <w:framePr w:wrap="notBeside"/>
      </w:pPr>
      <w:r>
        <w:t>אר"נ</w:t>
      </w:r>
      <w:r w:rsidR="00F63065">
        <w:t>:</w:t>
      </w:r>
    </w:p>
    <w:p w14:paraId="25593854" w14:textId="42B29E87" w:rsidR="00A3125B" w:rsidRDefault="00A3125B" w:rsidP="00A3125B">
      <w:pPr>
        <w:rPr>
          <w:rtl/>
        </w:rPr>
      </w:pPr>
      <w:r>
        <w:rPr>
          <w:rtl/>
        </w:rPr>
        <w:t>מנין</w:t>
      </w:r>
      <w:r w:rsidR="00F63065">
        <w:rPr>
          <w:rtl/>
        </w:rPr>
        <w:t xml:space="preserve"> </w:t>
      </w:r>
      <w:r>
        <w:rPr>
          <w:rtl/>
        </w:rPr>
        <w:t>אני אומר?</w:t>
      </w:r>
      <w:r w:rsidR="00F63065">
        <w:rPr>
          <w:rtl/>
        </w:rPr>
        <w:t xml:space="preserve"> מדתני לוי: הוא הפסיד ממונו של כהן - לפיכך יופסד ממונו, </w:t>
      </w:r>
    </w:p>
    <w:p w14:paraId="6AD2ABF4" w14:textId="7C8D0C03" w:rsidR="00B874E6" w:rsidRDefault="00A3125B" w:rsidP="00A3125B">
      <w:pPr>
        <w:rPr>
          <w:rtl/>
        </w:rPr>
      </w:pPr>
      <w:r>
        <w:rPr>
          <w:rFonts w:hint="cs"/>
          <w:rtl/>
        </w:rPr>
        <w:t xml:space="preserve">אב"א </w:t>
      </w:r>
      <w:r>
        <w:rPr>
          <w:rStyle w:val="27"/>
          <w:rFonts w:hint="cs"/>
          <w:rtl/>
        </w:rPr>
        <w:t>ר"י</w:t>
      </w:r>
      <w:r w:rsidR="00F63065">
        <w:rPr>
          <w:rtl/>
        </w:rPr>
        <w:t xml:space="preserve"> - </w:t>
      </w:r>
      <w:r>
        <w:rPr>
          <w:rtl/>
        </w:rPr>
        <w:t>על הפסד</w:t>
      </w:r>
      <w:r w:rsidR="00F63065">
        <w:rPr>
          <w:rtl/>
        </w:rPr>
        <w:t xml:space="preserve"> דביני </w:t>
      </w:r>
      <w:r>
        <w:rPr>
          <w:rtl/>
        </w:rPr>
        <w:t xml:space="preserve">ביני </w:t>
      </w:r>
      <w:r>
        <w:rPr>
          <w:rStyle w:val="affffd"/>
          <w:rtl/>
        </w:rPr>
        <w:t>חמור לשה</w:t>
      </w:r>
      <w:r>
        <w:rPr>
          <w:rtl/>
        </w:rPr>
        <w:t>,</w:t>
      </w:r>
      <w:r w:rsidR="00F63065">
        <w:rPr>
          <w:rtl/>
        </w:rPr>
        <w:t xml:space="preserve"> וא</w:t>
      </w:r>
      <w:r>
        <w:rPr>
          <w:rFonts w:hint="cs"/>
          <w:rtl/>
        </w:rPr>
        <w:t xml:space="preserve">ב"א </w:t>
      </w:r>
      <w:r>
        <w:rPr>
          <w:rStyle w:val="27"/>
          <w:rFonts w:hint="cs"/>
          <w:rtl/>
        </w:rPr>
        <w:t>ר"ש</w:t>
      </w:r>
      <w:r w:rsidR="00F63065">
        <w:rPr>
          <w:rtl/>
        </w:rPr>
        <w:t xml:space="preserve"> - לפחת מיתה</w:t>
      </w:r>
      <w:r w:rsidR="0057284B">
        <w:rPr>
          <w:rtl/>
        </w:rPr>
        <w:t>.</w:t>
      </w:r>
    </w:p>
    <w:p w14:paraId="2F1BADBF" w14:textId="62729DF7" w:rsidR="006542AA" w:rsidRDefault="00000000">
      <w:pPr>
        <w:pStyle w:val="36"/>
        <w:framePr w:wrap="notBeside"/>
      </w:pPr>
      <w:r>
        <w:t>וכן אר"ל:</w:t>
      </w:r>
    </w:p>
    <w:p w14:paraId="53E546D6" w14:textId="7B8C4683" w:rsidR="00B874E6" w:rsidRDefault="00F63065" w:rsidP="00A3125B">
      <w:pPr>
        <w:rPr>
          <w:rtl/>
        </w:rPr>
      </w:pPr>
      <w:r>
        <w:rPr>
          <w:rtl/>
        </w:rPr>
        <w:t xml:space="preserve">מודה </w:t>
      </w:r>
      <w:r>
        <w:rPr>
          <w:rStyle w:val="27"/>
          <w:rtl/>
        </w:rPr>
        <w:t>ר"ש</w:t>
      </w:r>
      <w:r>
        <w:rPr>
          <w:rtl/>
        </w:rPr>
        <w:t xml:space="preserve"> לאחר עריפה שהוא אסור, </w:t>
      </w:r>
      <w:r>
        <w:rPr>
          <w:rStyle w:val="27"/>
          <w:rtl/>
        </w:rPr>
        <w:t>ור</w:t>
      </w:r>
      <w:r>
        <w:rPr>
          <w:rStyle w:val="27"/>
          <w:rFonts w:hint="cs"/>
          <w:rtl/>
        </w:rPr>
        <w:t>י"ו</w:t>
      </w:r>
      <w:r>
        <w:rPr>
          <w:rtl/>
        </w:rPr>
        <w:t xml:space="preserve"> ואם תאמר </w:t>
      </w:r>
      <w:r>
        <w:rPr>
          <w:rStyle w:val="27"/>
          <w:rtl/>
        </w:rPr>
        <w:t>ר"א</w:t>
      </w:r>
      <w:r w:rsidR="00A3125B">
        <w:rPr>
          <w:rFonts w:hint="cs"/>
          <w:rtl/>
        </w:rPr>
        <w:t xml:space="preserve"> </w:t>
      </w:r>
      <w:r>
        <w:rPr>
          <w:rtl/>
        </w:rPr>
        <w:t>אמר: עדיין היא מחלוקת</w:t>
      </w:r>
      <w:r w:rsidR="0057284B">
        <w:rPr>
          <w:rtl/>
        </w:rPr>
        <w:t>.</w:t>
      </w:r>
    </w:p>
    <w:p w14:paraId="1DDB6067" w14:textId="073BF278" w:rsidR="006542AA" w:rsidRDefault="00000000">
      <w:pPr>
        <w:pStyle w:val="36"/>
        <w:framePr w:wrap="notBeside"/>
      </w:pPr>
      <w:r>
        <w:t>יש דמתני לה להא דר"נ אהא:</w:t>
      </w:r>
    </w:p>
    <w:p w14:paraId="040E0F09" w14:textId="21D1951A" w:rsidR="00A3125B" w:rsidRDefault="00F63065" w:rsidP="00F63065">
      <w:pPr>
        <w:rPr>
          <w:rtl/>
        </w:rPr>
      </w:pPr>
      <w:r>
        <w:rPr>
          <w:rtl/>
        </w:rPr>
        <w:t xml:space="preserve">המקדש בפטר חמור - אינה מקודשת </w:t>
      </w:r>
    </w:p>
    <w:p w14:paraId="2A6387EA" w14:textId="5D873DD3" w:rsidR="00B874E6" w:rsidRDefault="00F63065" w:rsidP="00A3125B">
      <w:pPr>
        <w:rPr>
          <w:rtl/>
        </w:rPr>
      </w:pPr>
      <w:r>
        <w:rPr>
          <w:rtl/>
        </w:rPr>
        <w:t xml:space="preserve">לימא מתני' דלא </w:t>
      </w:r>
      <w:r>
        <w:rPr>
          <w:rStyle w:val="27"/>
          <w:rtl/>
        </w:rPr>
        <w:t>כר"ש?</w:t>
      </w:r>
      <w:r>
        <w:rPr>
          <w:rtl/>
        </w:rPr>
        <w:t xml:space="preserve"> </w:t>
      </w:r>
      <w:r>
        <w:rPr>
          <w:rStyle w:val="27"/>
          <w:rtl/>
        </w:rPr>
        <w:t>א</w:t>
      </w:r>
      <w:r>
        <w:rPr>
          <w:rStyle w:val="27"/>
          <w:rFonts w:hint="cs"/>
          <w:rtl/>
        </w:rPr>
        <w:t>ר"נ</w:t>
      </w:r>
      <w:r w:rsidR="00A3125B">
        <w:rPr>
          <w:rFonts w:hint="cs"/>
          <w:rtl/>
        </w:rPr>
        <w:t xml:space="preserve"> </w:t>
      </w:r>
      <w:r w:rsidR="00A3125B">
        <w:rPr>
          <w:rStyle w:val="27"/>
          <w:rFonts w:hint="cs"/>
          <w:rtl/>
        </w:rPr>
        <w:t>מר</w:t>
      </w:r>
      <w:r>
        <w:rPr>
          <w:rStyle w:val="27"/>
          <w:rFonts w:hint="cs"/>
          <w:rtl/>
        </w:rPr>
        <w:t>ב"א</w:t>
      </w:r>
      <w:r>
        <w:rPr>
          <w:rtl/>
        </w:rPr>
        <w:t>: לאחר עריפה, ודברי הכל</w:t>
      </w:r>
      <w:r w:rsidR="0057284B">
        <w:rPr>
          <w:rtl/>
        </w:rPr>
        <w:t>.</w:t>
      </w:r>
    </w:p>
    <w:p w14:paraId="4761E5F6" w14:textId="67CF9B4D" w:rsidR="006542AA" w:rsidRDefault="00000000">
      <w:pPr>
        <w:pStyle w:val="36"/>
        <w:framePr w:wrap="notBeside"/>
      </w:pPr>
      <w:r>
        <w:t>א"ד:</w:t>
      </w:r>
    </w:p>
    <w:p w14:paraId="11BFF2ED" w14:textId="00EBCEB8" w:rsidR="009C4AE6" w:rsidRDefault="00F63065" w:rsidP="009C4AE6">
      <w:pPr>
        <w:rPr>
          <w:rtl/>
        </w:rPr>
      </w:pPr>
      <w:r>
        <w:rPr>
          <w:rtl/>
        </w:rPr>
        <w:t xml:space="preserve">הא מני? לא </w:t>
      </w:r>
      <w:r>
        <w:rPr>
          <w:rStyle w:val="27"/>
          <w:rtl/>
        </w:rPr>
        <w:t>ר"י</w:t>
      </w:r>
      <w:r w:rsidR="00A3125B">
        <w:rPr>
          <w:rFonts w:hint="cs"/>
          <w:rtl/>
        </w:rPr>
        <w:t xml:space="preserve"> </w:t>
      </w:r>
      <w:r>
        <w:rPr>
          <w:rFonts w:hint="cs"/>
          <w:rtl/>
        </w:rPr>
        <w:t>-</w:t>
      </w:r>
      <w:r w:rsidR="009C4AE6">
        <w:rPr>
          <w:rFonts w:hint="cs"/>
          <w:rtl/>
        </w:rPr>
        <w:t xml:space="preserve"> </w:t>
      </w:r>
      <w:r>
        <w:rPr>
          <w:rFonts w:hint="cs"/>
          <w:rtl/>
        </w:rPr>
        <w:t>דתתקדש בזה</w:t>
      </w:r>
      <w:r w:rsidR="009C4AE6">
        <w:rPr>
          <w:rFonts w:hint="cs"/>
          <w:rtl/>
        </w:rPr>
        <w:t xml:space="preserve"> דביני </w:t>
      </w:r>
      <w:r>
        <w:rPr>
          <w:rFonts w:hint="cs"/>
          <w:rtl/>
        </w:rPr>
        <w:t>וביני,</w:t>
      </w:r>
      <w:r w:rsidR="009C4AE6">
        <w:rPr>
          <w:rFonts w:hint="cs"/>
          <w:rtl/>
        </w:rPr>
        <w:t xml:space="preserve"> ולא </w:t>
      </w:r>
      <w:r>
        <w:rPr>
          <w:rStyle w:val="27"/>
          <w:rFonts w:hint="cs"/>
          <w:rtl/>
        </w:rPr>
        <w:t>ר"ש</w:t>
      </w:r>
      <w:r w:rsidR="009C4AE6">
        <w:rPr>
          <w:rFonts w:hint="cs"/>
          <w:rtl/>
        </w:rPr>
        <w:t xml:space="preserve"> </w:t>
      </w:r>
      <w:r>
        <w:rPr>
          <w:rFonts w:hint="cs"/>
          <w:rtl/>
        </w:rPr>
        <w:t>-</w:t>
      </w:r>
      <w:r w:rsidR="009C4AE6">
        <w:rPr>
          <w:rFonts w:hint="cs"/>
          <w:rtl/>
        </w:rPr>
        <w:t xml:space="preserve"> </w:t>
      </w:r>
      <w:r>
        <w:rPr>
          <w:rFonts w:hint="cs"/>
          <w:rtl/>
        </w:rPr>
        <w:t>דתתקדש בכולו!</w:t>
      </w:r>
    </w:p>
    <w:p w14:paraId="0BD71870" w14:textId="4DFC9FFB" w:rsidR="006542AA" w:rsidRDefault="00000000">
      <w:pPr>
        <w:pStyle w:val="36"/>
        <w:framePr w:wrap="notBeside"/>
      </w:pPr>
      <w:r>
        <w:t>ארב"א מרב</w:t>
      </w:r>
      <w:r w:rsidR="00F63065">
        <w:t>:</w:t>
      </w:r>
    </w:p>
    <w:p w14:paraId="55D125DA" w14:textId="449AFB55" w:rsidR="00B874E6" w:rsidRDefault="00F63065" w:rsidP="009C4AE6">
      <w:pPr>
        <w:rPr>
          <w:rtl/>
        </w:rPr>
      </w:pPr>
      <w:r>
        <w:rPr>
          <w:rtl/>
        </w:rPr>
        <w:t xml:space="preserve">לעולם </w:t>
      </w:r>
      <w:r w:rsidR="009C4AE6">
        <w:rPr>
          <w:rStyle w:val="27"/>
          <w:rtl/>
        </w:rPr>
        <w:t>ר"י</w:t>
      </w:r>
      <w:r>
        <w:rPr>
          <w:rtl/>
        </w:rPr>
        <w:t>, וכגון שאינו שוה</w:t>
      </w:r>
      <w:r w:rsidR="009C4AE6">
        <w:rPr>
          <w:rtl/>
        </w:rPr>
        <w:t xml:space="preserve"> </w:t>
      </w:r>
      <w:r w:rsidR="009C4AE6">
        <w:rPr>
          <w:rStyle w:val="affffd"/>
          <w:rtl/>
        </w:rPr>
        <w:t>החמור</w:t>
      </w:r>
      <w:r>
        <w:rPr>
          <w:rtl/>
        </w:rPr>
        <w:t xml:space="preserve"> אלא שקל, וסבר לה </w:t>
      </w:r>
      <w:r>
        <w:rPr>
          <w:rStyle w:val="27"/>
          <w:rtl/>
        </w:rPr>
        <w:t>כר</w:t>
      </w:r>
      <w:r w:rsidR="009C4AE6">
        <w:rPr>
          <w:rStyle w:val="27"/>
          <w:rFonts w:hint="cs"/>
          <w:rtl/>
        </w:rPr>
        <w:t>יב"י</w:t>
      </w:r>
      <w:r>
        <w:rPr>
          <w:rtl/>
        </w:rPr>
        <w:t xml:space="preserve"> דתניא: </w:t>
      </w:r>
      <w:r w:rsidR="009C4AE6">
        <w:rPr>
          <w:rFonts w:hint="cs"/>
          <w:rtl/>
        </w:rPr>
        <w:t>'</w:t>
      </w:r>
      <w:r w:rsidR="009C4AE6">
        <w:rPr>
          <w:rStyle w:val="affffe"/>
          <w:rtl/>
        </w:rPr>
        <w:t>תִּפְדֶּה תִּפְדֶּה</w:t>
      </w:r>
      <w:r w:rsidR="009C4AE6">
        <w:rPr>
          <w:rFonts w:hint="cs"/>
          <w:rtl/>
        </w:rPr>
        <w:t>'</w:t>
      </w:r>
      <w:r>
        <w:rPr>
          <w:rtl/>
        </w:rPr>
        <w:t xml:space="preserve"> תפדה - מיד, תפדה - כל שהוא, </w:t>
      </w:r>
      <w:r>
        <w:rPr>
          <w:rStyle w:val="27"/>
          <w:rtl/>
        </w:rPr>
        <w:t>ר</w:t>
      </w:r>
      <w:r w:rsidR="009C4AE6">
        <w:rPr>
          <w:rStyle w:val="27"/>
          <w:rFonts w:hint="cs"/>
          <w:rtl/>
        </w:rPr>
        <w:t>יב"י</w:t>
      </w:r>
      <w:r w:rsidR="009C4AE6">
        <w:rPr>
          <w:rFonts w:hint="cs"/>
          <w:rtl/>
        </w:rPr>
        <w:t xml:space="preserve"> </w:t>
      </w:r>
      <w:r>
        <w:rPr>
          <w:rtl/>
        </w:rPr>
        <w:t>אין פדייה פחותה משקל</w:t>
      </w:r>
      <w:r w:rsidR="0057284B">
        <w:rPr>
          <w:rtl/>
        </w:rPr>
        <w:t>.</w:t>
      </w:r>
    </w:p>
    <w:p w14:paraId="53A5F9A1" w14:textId="77777777" w:rsidR="006542AA" w:rsidRDefault="00000000">
      <w:pPr>
        <w:pStyle w:val="36"/>
        <w:framePr w:wrap="notBeside"/>
      </w:pPr>
      <w:r>
        <w:t>אמר מר:</w:t>
      </w:r>
    </w:p>
    <w:p w14:paraId="216682BC" w14:textId="0EEE39D0" w:rsidR="00B874E6" w:rsidRDefault="009C4AE6" w:rsidP="009C4AE6">
      <w:pPr>
        <w:rPr>
          <w:rtl/>
        </w:rPr>
      </w:pPr>
      <w:r>
        <w:rPr>
          <w:rFonts w:hint="cs"/>
          <w:rtl/>
        </w:rPr>
        <w:t>'</w:t>
      </w:r>
      <w:r w:rsidR="00F63065">
        <w:rPr>
          <w:rStyle w:val="affffe"/>
          <w:rtl/>
        </w:rPr>
        <w:t>תִּפְדֶּה תִּפְדֶּה</w:t>
      </w:r>
      <w:r>
        <w:rPr>
          <w:rFonts w:hint="cs"/>
          <w:rtl/>
        </w:rPr>
        <w:t>'</w:t>
      </w:r>
      <w:r w:rsidR="00F63065">
        <w:rPr>
          <w:rtl/>
        </w:rPr>
        <w:t xml:space="preserve"> [תפדה] - מיד, תפדה - כל שהוא, פשיטא! הוצרך, הייתי אומר הואיל והוקש לבכור אדם, </w:t>
      </w:r>
      <w:r>
        <w:rPr>
          <w:rFonts w:hint="cs"/>
          <w:rtl/>
        </w:rPr>
        <w:t>ד</w:t>
      </w:r>
      <w:r w:rsidR="00F63065">
        <w:rPr>
          <w:rtl/>
        </w:rPr>
        <w:t xml:space="preserve">אחר שלשים, וחמש </w:t>
      </w:r>
      <w:r w:rsidR="00F63065">
        <w:rPr>
          <w:rStyle w:val="affffd"/>
          <w:rtl/>
        </w:rPr>
        <w:t>סלעים</w:t>
      </w:r>
      <w:r w:rsidR="00F63065">
        <w:rPr>
          <w:rtl/>
        </w:rPr>
        <w:t xml:space="preserve">, גם זה - אחר שלשים, וחמש - קמ"ל: </w:t>
      </w:r>
      <w:r>
        <w:rPr>
          <w:rFonts w:hint="cs"/>
          <w:rtl/>
        </w:rPr>
        <w:t>'</w:t>
      </w:r>
      <w:r w:rsidR="00F63065">
        <w:rPr>
          <w:rStyle w:val="affffe"/>
          <w:rtl/>
        </w:rPr>
        <w:t>תִּפְדֶּה</w:t>
      </w:r>
      <w:r>
        <w:rPr>
          <w:rFonts w:hint="cs"/>
          <w:rtl/>
        </w:rPr>
        <w:t>'</w:t>
      </w:r>
      <w:r w:rsidR="00F63065">
        <w:rPr>
          <w:rtl/>
        </w:rPr>
        <w:t xml:space="preserve"> - מיד, </w:t>
      </w:r>
      <w:r>
        <w:rPr>
          <w:rFonts w:hint="cs"/>
          <w:rtl/>
        </w:rPr>
        <w:t>'</w:t>
      </w:r>
      <w:r w:rsidR="00F63065">
        <w:rPr>
          <w:rStyle w:val="affffe"/>
          <w:rtl/>
        </w:rPr>
        <w:t>תִּפְדֶּה</w:t>
      </w:r>
      <w:r>
        <w:rPr>
          <w:rFonts w:hint="cs"/>
          <w:rtl/>
        </w:rPr>
        <w:t>'</w:t>
      </w:r>
      <w:r w:rsidR="00F63065">
        <w:rPr>
          <w:rtl/>
        </w:rPr>
        <w:t xml:space="preserve"> - כל שהוא</w:t>
      </w:r>
      <w:r w:rsidR="0057284B">
        <w:rPr>
          <w:rtl/>
        </w:rPr>
        <w:t>.</w:t>
      </w:r>
    </w:p>
    <w:p w14:paraId="74B239B0" w14:textId="04E24E2C" w:rsidR="006542AA" w:rsidRDefault="00000000">
      <w:pPr>
        <w:pStyle w:val="36"/>
        <w:framePr w:wrap="notBeside"/>
      </w:pPr>
      <w:r>
        <w:t>ר</w:t>
      </w:r>
      <w:r w:rsidR="009C4AE6">
        <w:t>י</w:t>
      </w:r>
      <w:r>
        <w:t>ב"י:</w:t>
      </w:r>
    </w:p>
    <w:p w14:paraId="745C1B81" w14:textId="61519591" w:rsidR="009C4AE6" w:rsidRDefault="00F63065" w:rsidP="009C4AE6">
      <w:pPr>
        <w:rPr>
          <w:rtl/>
        </w:rPr>
      </w:pPr>
      <w:r>
        <w:rPr>
          <w:rtl/>
        </w:rPr>
        <w:t xml:space="preserve">אין פדייה פחותה משקל, ממה נפשך, אם מקיש לבכור אדם - חמש יצטרך! ואם לא מקיש - שקל מנין לו? לעולם לא מקיש, </w:t>
      </w:r>
    </w:p>
    <w:p w14:paraId="0C982CC3" w14:textId="77777777" w:rsidR="006542AA" w:rsidRDefault="00000000">
      <w:pPr>
        <w:pStyle w:val="36"/>
        <w:framePr w:wrap="notBeside"/>
      </w:pPr>
      <w:r>
        <w:t>רבא:</w:t>
      </w:r>
    </w:p>
    <w:p w14:paraId="44F9E2EC" w14:textId="4AB188F9" w:rsidR="009C4AE6" w:rsidRDefault="009C4AE6" w:rsidP="009C4AE6">
      <w:pPr>
        <w:rPr>
          <w:rtl/>
        </w:rPr>
      </w:pPr>
      <w:r>
        <w:rPr>
          <w:rFonts w:hint="cs"/>
          <w:rtl/>
        </w:rPr>
        <w:t>'</w:t>
      </w:r>
      <w:r w:rsidR="00F63065">
        <w:rPr>
          <w:rStyle w:val="affffe"/>
          <w:rtl/>
        </w:rPr>
        <w:t>וְכָל עֶרְכְּךָ יִהְיֶה בְּשֶׁקֶל הַקֹּדֶשׁ</w:t>
      </w:r>
      <w:r>
        <w:rPr>
          <w:rFonts w:hint="cs"/>
          <w:rtl/>
        </w:rPr>
        <w:t>'</w:t>
      </w:r>
      <w:r w:rsidR="00F63065">
        <w:rPr>
          <w:rtl/>
        </w:rPr>
        <w:t xml:space="preserve"> - כל ערכין שאתה מעריך לא יהו פחותין משקל,</w:t>
      </w:r>
    </w:p>
    <w:p w14:paraId="41834669" w14:textId="77777777" w:rsidR="00B874E6" w:rsidRDefault="00F63065" w:rsidP="009C4AE6">
      <w:pPr>
        <w:rPr>
          <w:rtl/>
        </w:rPr>
      </w:pPr>
      <w:r>
        <w:rPr>
          <w:rtl/>
        </w:rPr>
        <w:t>ורבנן - ההוא בהשג יד כתיב</w:t>
      </w:r>
      <w:r w:rsidR="0057284B">
        <w:rPr>
          <w:rtl/>
        </w:rPr>
        <w:t>.</w:t>
      </w:r>
    </w:p>
    <w:p w14:paraId="6430F958" w14:textId="77777777" w:rsidR="009C4AE6" w:rsidRDefault="009C4AE6" w:rsidP="009C4AE6">
      <w:pPr>
        <w:pStyle w:val="afff0"/>
        <w:framePr w:wrap="around"/>
        <w:rPr>
          <w:rtl/>
        </w:rPr>
      </w:pPr>
      <w:r>
        <w:rPr>
          <w:rFonts w:hint="cs"/>
          <w:rtl/>
        </w:rPr>
        <w:t>יא.</w:t>
      </w:r>
    </w:p>
    <w:p w14:paraId="45DA7E95" w14:textId="77777777" w:rsidR="006542AA" w:rsidRDefault="00000000">
      <w:pPr>
        <w:pStyle w:val="affff7"/>
      </w:pPr>
      <w:r>
        <w:rPr>
          <w:color w:val="7B3F00"/>
        </w:rPr>
        <w:t>שיעור השה לפדיון</w:t>
      </w:r>
    </w:p>
    <w:p w14:paraId="6A36FD42" w14:textId="2750B2C4" w:rsidR="006542AA" w:rsidRDefault="00000000">
      <w:pPr>
        <w:pStyle w:val="36"/>
        <w:framePr w:wrap="notBeside"/>
      </w:pPr>
      <w:r>
        <w:t>אר"נ</w:t>
      </w:r>
      <w:r w:rsidR="009C4AE6">
        <w:t>:</w:t>
      </w:r>
    </w:p>
    <w:p w14:paraId="5A9EB2BA" w14:textId="5DE6D6AD" w:rsidR="00B874E6" w:rsidRDefault="00F63065" w:rsidP="009C4AE6">
      <w:pPr>
        <w:rPr>
          <w:rtl/>
        </w:rPr>
      </w:pPr>
      <w:r>
        <w:rPr>
          <w:rtl/>
        </w:rPr>
        <w:t>הלכה כדברי חכמים</w:t>
      </w:r>
      <w:r w:rsidR="0057284B">
        <w:rPr>
          <w:rtl/>
        </w:rPr>
        <w:t>.</w:t>
      </w:r>
    </w:p>
    <w:p w14:paraId="153B7D0A" w14:textId="77777777" w:rsidR="006542AA" w:rsidRDefault="00000000">
      <w:pPr>
        <w:pStyle w:val="36"/>
        <w:framePr w:wrap="notBeside"/>
      </w:pPr>
      <w:r>
        <w:t>וכמה? אמר רב יוסף:</w:t>
      </w:r>
    </w:p>
    <w:p w14:paraId="26389897" w14:textId="4D691AA0" w:rsidR="009C4AE6" w:rsidRDefault="00F63065" w:rsidP="00F63065">
      <w:pPr>
        <w:rPr>
          <w:rtl/>
        </w:rPr>
      </w:pPr>
      <w:r>
        <w:rPr>
          <w:rtl/>
        </w:rPr>
        <w:t>אפי' שה רזה בשווי דנק,</w:t>
      </w:r>
    </w:p>
    <w:p w14:paraId="644295EC" w14:textId="77777777" w:rsidR="006542AA" w:rsidRDefault="00000000">
      <w:pPr>
        <w:pStyle w:val="36"/>
        <w:framePr w:wrap="notBeside"/>
      </w:pPr>
      <w:r>
        <w:lastRenderedPageBreak/>
        <w:t>מ</w:t>
      </w:r>
      <w:r w:rsidR="00F63065">
        <w:t>רבא:</w:t>
      </w:r>
    </w:p>
    <w:p w14:paraId="697E59FF" w14:textId="3302D124" w:rsidR="00B874E6" w:rsidRDefault="00F63065" w:rsidP="009C4AE6">
      <w:pPr>
        <w:rPr>
          <w:rtl/>
        </w:rPr>
      </w:pPr>
      <w:r>
        <w:rPr>
          <w:rtl/>
        </w:rPr>
        <w:t xml:space="preserve">אף </w:t>
      </w:r>
      <w:r w:rsidR="009C4AE6">
        <w:rPr>
          <w:rtl/>
        </w:rPr>
        <w:t>אנו</w:t>
      </w:r>
      <w:r>
        <w:rPr>
          <w:rtl/>
        </w:rPr>
        <w:t xml:space="preserve"> </w:t>
      </w:r>
      <w:r w:rsidR="009C4AE6">
        <w:rPr>
          <w:rtl/>
        </w:rPr>
        <w:t>שנינו:</w:t>
      </w:r>
      <w:r>
        <w:rPr>
          <w:rtl/>
        </w:rPr>
        <w:t xml:space="preserve"> גדול </w:t>
      </w:r>
      <w:r w:rsidR="009C4AE6">
        <w:rPr>
          <w:rtl/>
        </w:rPr>
        <w:t>וקטן. הייתי</w:t>
      </w:r>
      <w:r>
        <w:rPr>
          <w:rtl/>
        </w:rPr>
        <w:t xml:space="preserve"> </w:t>
      </w:r>
      <w:r w:rsidR="009C4AE6">
        <w:rPr>
          <w:rtl/>
        </w:rPr>
        <w:t>אומר</w:t>
      </w:r>
      <w:r>
        <w:rPr>
          <w:rtl/>
        </w:rPr>
        <w:t xml:space="preserve"> </w:t>
      </w:r>
      <w:r w:rsidR="009C4AE6">
        <w:rPr>
          <w:rtl/>
        </w:rPr>
        <w:t xml:space="preserve">כל כך </w:t>
      </w:r>
      <w:r w:rsidR="009C4AE6">
        <w:rPr>
          <w:rStyle w:val="affffd"/>
          <w:rtl/>
        </w:rPr>
        <w:t>מעט</w:t>
      </w:r>
      <w:r>
        <w:rPr>
          <w:rtl/>
        </w:rPr>
        <w:t xml:space="preserve"> לא, </w:t>
      </w:r>
      <w:r w:rsidR="009C4AE6">
        <w:rPr>
          <w:rtl/>
        </w:rPr>
        <w:t>או שה</w:t>
      </w:r>
      <w:r>
        <w:rPr>
          <w:rtl/>
        </w:rPr>
        <w:t xml:space="preserve"> </w:t>
      </w:r>
      <w:r w:rsidR="009C4AE6">
        <w:rPr>
          <w:rtl/>
        </w:rPr>
        <w:t>רזה</w:t>
      </w:r>
      <w:r>
        <w:rPr>
          <w:rtl/>
        </w:rPr>
        <w:t xml:space="preserve"> לא, קמ"ל</w:t>
      </w:r>
      <w:r w:rsidR="0057284B">
        <w:rPr>
          <w:rtl/>
        </w:rPr>
        <w:t>.</w:t>
      </w:r>
    </w:p>
    <w:p w14:paraId="2F4F6E9E" w14:textId="2F71BD13" w:rsidR="006542AA" w:rsidRDefault="00000000">
      <w:pPr>
        <w:pStyle w:val="36"/>
        <w:framePr w:wrap="notBeside"/>
      </w:pPr>
      <w:r>
        <w:t>רי"נ</w:t>
      </w:r>
      <w:r w:rsidR="009C4AE6">
        <w:t xml:space="preserve"> ה</w:t>
      </w:r>
      <w:r>
        <w:t>ו"ל</w:t>
      </w:r>
      <w:r w:rsidR="009C4AE6">
        <w:t xml:space="preserve"> </w:t>
      </w:r>
      <w:r>
        <w:t>פטר חמור,</w:t>
      </w:r>
    </w:p>
    <w:p w14:paraId="15537B38" w14:textId="4D012B66" w:rsidR="009C4AE6" w:rsidRDefault="00F63065" w:rsidP="009C4AE6">
      <w:pPr>
        <w:rPr>
          <w:rtl/>
        </w:rPr>
      </w:pPr>
      <w:r>
        <w:rPr>
          <w:rtl/>
        </w:rPr>
        <w:t xml:space="preserve">שלחו לפני </w:t>
      </w:r>
      <w:r>
        <w:rPr>
          <w:rStyle w:val="27"/>
          <w:rtl/>
        </w:rPr>
        <w:t>ר"ט,</w:t>
      </w:r>
      <w:r w:rsidR="009C4AE6">
        <w:rPr>
          <w:rFonts w:hint="cs"/>
          <w:rtl/>
        </w:rPr>
        <w:t xml:space="preserve"> </w:t>
      </w:r>
      <w:r>
        <w:rPr>
          <w:rFonts w:hint="cs"/>
          <w:rtl/>
        </w:rPr>
        <w:t>א"ל</w:t>
      </w:r>
      <w:r>
        <w:rPr>
          <w:rtl/>
        </w:rPr>
        <w:t xml:space="preserve">: כמה צריך אני לתת לכהן? </w:t>
      </w:r>
      <w:r>
        <w:rPr>
          <w:rFonts w:hint="cs"/>
          <w:rtl/>
        </w:rPr>
        <w:t>א"ל</w:t>
      </w:r>
      <w:r>
        <w:rPr>
          <w:rtl/>
        </w:rPr>
        <w:t xml:space="preserve"> הרי אמרו: עין יפה - בסלע, עין רעה - בשקל, בינונית - ברגיא </w:t>
      </w:r>
    </w:p>
    <w:p w14:paraId="3EAAC253" w14:textId="0700D82E" w:rsidR="006542AA" w:rsidRDefault="00000000">
      <w:pPr>
        <w:pStyle w:val="36"/>
        <w:framePr w:wrap="notBeside"/>
      </w:pPr>
      <w:r>
        <w:t>רבא:</w:t>
      </w:r>
    </w:p>
    <w:p w14:paraId="37EDBFB9" w14:textId="1505EA93" w:rsidR="00B874E6" w:rsidRDefault="00F63065" w:rsidP="009C4AE6">
      <w:pPr>
        <w:rPr>
          <w:rtl/>
        </w:rPr>
      </w:pPr>
      <w:r>
        <w:rPr>
          <w:rtl/>
        </w:rPr>
        <w:t>הלכתא ברגיא, וכמה? שלושה זוזים, רגיל כאן ורגיל כאן</w:t>
      </w:r>
      <w:r w:rsidR="0057284B">
        <w:rPr>
          <w:rtl/>
        </w:rPr>
        <w:t>.</w:t>
      </w:r>
    </w:p>
    <w:p w14:paraId="36E0E051" w14:textId="14AC2B74" w:rsidR="006542AA" w:rsidRDefault="00000000">
      <w:pPr>
        <w:pStyle w:val="36"/>
        <w:framePr w:wrap="notBeside"/>
      </w:pPr>
      <w:r>
        <w:t>קשה הלכתא על ההלכה!</w:t>
      </w:r>
    </w:p>
    <w:p w14:paraId="6C0A6189" w14:textId="5C3BD39B" w:rsidR="00B874E6" w:rsidRDefault="00F63065" w:rsidP="00F63065">
      <w:pPr>
        <w:rPr>
          <w:rtl/>
        </w:rPr>
      </w:pPr>
      <w:r>
        <w:rPr>
          <w:rtl/>
        </w:rPr>
        <w:t>לא קשה, כאן - בבא לימלך, כאן - בעושה מעצמו</w:t>
      </w:r>
      <w:r w:rsidR="0057284B">
        <w:rPr>
          <w:rtl/>
        </w:rPr>
        <w:t>.</w:t>
      </w:r>
    </w:p>
    <w:p w14:paraId="654CA400" w14:textId="77777777" w:rsidR="006542AA" w:rsidRDefault="00000000">
      <w:pPr>
        <w:pStyle w:val="affff7"/>
      </w:pPr>
      <w:r>
        <w:rPr>
          <w:color w:val="7B3F00"/>
        </w:rPr>
        <w:t>אין לו שה - פודהו בשוויו</w:t>
      </w:r>
    </w:p>
    <w:p w14:paraId="483C8F1B" w14:textId="4F6DB717" w:rsidR="006542AA" w:rsidRDefault="00000000">
      <w:pPr>
        <w:pStyle w:val="36"/>
        <w:framePr w:wrap="notBeside"/>
      </w:pPr>
      <w:r>
        <w:t>א</w:t>
      </w:r>
      <w:r w:rsidR="009C4AE6">
        <w:t>ר</w:t>
      </w:r>
      <w:r>
        <w:t>י"צ</w:t>
      </w:r>
      <w:r w:rsidR="009C4AE6">
        <w:t xml:space="preserve"> מ</w:t>
      </w:r>
      <w:r>
        <w:t>ר"ל:</w:t>
      </w:r>
    </w:p>
    <w:p w14:paraId="564AE95B" w14:textId="3F15C6BF" w:rsidR="00B874E6" w:rsidRDefault="00F63065" w:rsidP="009C4AE6">
      <w:pPr>
        <w:rPr>
          <w:rtl/>
        </w:rPr>
      </w:pPr>
      <w:r>
        <w:rPr>
          <w:rtl/>
        </w:rPr>
        <w:t>מי שיש לו פטר חמור ואין לו שה לפדותו - פודהו בשויו</w:t>
      </w:r>
      <w:r w:rsidR="0057284B">
        <w:rPr>
          <w:rtl/>
        </w:rPr>
        <w:t>.</w:t>
      </w:r>
    </w:p>
    <w:p w14:paraId="12E72D24" w14:textId="07A54E5D" w:rsidR="00B874E6" w:rsidRDefault="00F63065" w:rsidP="00F63065">
      <w:pPr>
        <w:rPr>
          <w:rtl/>
        </w:rPr>
      </w:pPr>
      <w:r>
        <w:rPr>
          <w:rtl/>
        </w:rPr>
        <w:t xml:space="preserve">למי? אילימא </w:t>
      </w:r>
      <w:r>
        <w:rPr>
          <w:rStyle w:val="27"/>
          <w:rtl/>
        </w:rPr>
        <w:t>לר"י</w:t>
      </w:r>
      <w:r>
        <w:rPr>
          <w:rtl/>
        </w:rPr>
        <w:t xml:space="preserve"> - הא אמר הקפידה עליו תורה בשה! אלא </w:t>
      </w:r>
      <w:r>
        <w:rPr>
          <w:rStyle w:val="27"/>
          <w:rtl/>
        </w:rPr>
        <w:t>לר"ש</w:t>
      </w:r>
      <w:r w:rsidR="0057284B">
        <w:rPr>
          <w:rtl/>
        </w:rPr>
        <w:t>.</w:t>
      </w:r>
    </w:p>
    <w:p w14:paraId="49BB72D4" w14:textId="7D95ECF0" w:rsidR="009C4AE6" w:rsidRDefault="00F63065" w:rsidP="00792FF0">
      <w:pPr>
        <w:pStyle w:val="021"/>
        <w:rPr>
          <w:rtl/>
        </w:rPr>
      </w:pPr>
      <w:r>
        <w:rPr>
          <w:rStyle w:val="27"/>
          <w:rtl/>
        </w:rPr>
        <w:t>רב אחא</w:t>
      </w:r>
      <w:r>
        <w:rPr>
          <w:rtl/>
        </w:rPr>
        <w:t xml:space="preserve"> שונה כך, </w:t>
      </w:r>
      <w:r>
        <w:rPr>
          <w:rStyle w:val="27"/>
          <w:rtl/>
        </w:rPr>
        <w:t>רבינא</w:t>
      </w:r>
      <w:r>
        <w:rPr>
          <w:rtl/>
        </w:rPr>
        <w:t xml:space="preserve"> קשה לו: </w:t>
      </w:r>
      <w:r>
        <w:rPr>
          <w:rStyle w:val="27"/>
          <w:rtl/>
        </w:rPr>
        <w:t>ר"י</w:t>
      </w:r>
      <w:r w:rsidR="009C4AE6">
        <w:rPr>
          <w:rFonts w:hint="cs"/>
          <w:rtl/>
        </w:rPr>
        <w:t xml:space="preserve"> </w:t>
      </w:r>
      <w:r w:rsidR="009C4AE6">
        <w:rPr>
          <w:rStyle w:val="27"/>
          <w:rFonts w:hint="cs"/>
          <w:rtl/>
        </w:rPr>
        <w:t>ו</w:t>
      </w:r>
      <w:r>
        <w:rPr>
          <w:rStyle w:val="27"/>
          <w:rFonts w:hint="cs"/>
          <w:rtl/>
        </w:rPr>
        <w:t>ר"ש</w:t>
      </w:r>
      <w:r w:rsidR="009C4AE6">
        <w:rPr>
          <w:rFonts w:hint="cs"/>
          <w:rtl/>
        </w:rPr>
        <w:t xml:space="preserve"> </w:t>
      </w:r>
      <w:r w:rsidR="00792FF0">
        <w:rPr>
          <w:rtl/>
        </w:rPr>
        <w:t xml:space="preserve">- הלכה </w:t>
      </w:r>
      <w:r>
        <w:rPr>
          <w:rStyle w:val="27"/>
          <w:rtl/>
        </w:rPr>
        <w:t>כר"י,</w:t>
      </w:r>
      <w:r>
        <w:rPr>
          <w:rFonts w:hint="cs"/>
          <w:rtl/>
        </w:rPr>
        <w:t xml:space="preserve"> </w:t>
      </w:r>
      <w:r>
        <w:rPr>
          <w:rtl/>
        </w:rPr>
        <w:t xml:space="preserve">וסתם לנו תנא </w:t>
      </w:r>
      <w:r>
        <w:rPr>
          <w:rStyle w:val="27"/>
          <w:rtl/>
        </w:rPr>
        <w:t>כר"י</w:t>
      </w:r>
      <w:r>
        <w:rPr>
          <w:rtl/>
        </w:rPr>
        <w:t xml:space="preserve">, ואתה אומר הלכה </w:t>
      </w:r>
      <w:r>
        <w:rPr>
          <w:rStyle w:val="27"/>
          <w:rtl/>
        </w:rPr>
        <w:t>כר"ש?!</w:t>
      </w:r>
    </w:p>
    <w:p w14:paraId="3731040F" w14:textId="77777777" w:rsidR="006542AA" w:rsidRDefault="00000000">
      <w:pPr>
        <w:pStyle w:val="36"/>
        <w:framePr w:wrap="notBeside"/>
      </w:pPr>
      <w:r>
        <w:t>אלא,</w:t>
      </w:r>
    </w:p>
    <w:p w14:paraId="6E759381" w14:textId="198980C5" w:rsidR="00B874E6" w:rsidRDefault="00F63065" w:rsidP="00792FF0">
      <w:pPr>
        <w:pStyle w:val="011"/>
        <w:rPr>
          <w:rtl/>
        </w:rPr>
      </w:pPr>
      <w:r>
        <w:rPr>
          <w:rtl/>
        </w:rPr>
        <w:t xml:space="preserve">אפי' תימא </w:t>
      </w:r>
      <w:r>
        <w:rPr>
          <w:rStyle w:val="27"/>
          <w:rtl/>
        </w:rPr>
        <w:t>ר"י</w:t>
      </w:r>
      <w:r>
        <w:rPr>
          <w:rtl/>
        </w:rPr>
        <w:t xml:space="preserve"> לא יהא חמור מן ההקדש, ולא אמרה תורה בשה להחמיר עליו, אלא להקל עליו</w:t>
      </w:r>
      <w:r w:rsidR="0057284B">
        <w:rPr>
          <w:rtl/>
        </w:rPr>
        <w:t>.</w:t>
      </w:r>
    </w:p>
    <w:p w14:paraId="2FA8B6D2" w14:textId="7D1B99E4" w:rsidR="00B874E6" w:rsidRDefault="009C4AE6" w:rsidP="00F63065">
      <w:pPr>
        <w:rPr>
          <w:rtl/>
        </w:rPr>
      </w:pPr>
      <w:r>
        <w:rPr>
          <w:rStyle w:val="27"/>
          <w:rFonts w:hint="cs"/>
          <w:rtl/>
        </w:rPr>
        <w:t>רנבדר"י</w:t>
      </w:r>
      <w:r>
        <w:rPr>
          <w:rFonts w:hint="cs"/>
          <w:rtl/>
        </w:rPr>
        <w:t xml:space="preserve"> </w:t>
      </w:r>
      <w:r>
        <w:rPr>
          <w:rtl/>
        </w:rPr>
        <w:t>פודה</w:t>
      </w:r>
      <w:r w:rsidR="00F63065">
        <w:rPr>
          <w:rtl/>
        </w:rPr>
        <w:t xml:space="preserve"> </w:t>
      </w:r>
      <w:r>
        <w:rPr>
          <w:rtl/>
        </w:rPr>
        <w:t>אותו</w:t>
      </w:r>
      <w:r w:rsidR="00F63065">
        <w:rPr>
          <w:rtl/>
        </w:rPr>
        <w:t xml:space="preserve"> </w:t>
      </w:r>
      <w:r>
        <w:rPr>
          <w:rtl/>
        </w:rPr>
        <w:t>בשלקות</w:t>
      </w:r>
      <w:r w:rsidR="00F63065">
        <w:rPr>
          <w:rtl/>
        </w:rPr>
        <w:t xml:space="preserve"> בשויו</w:t>
      </w:r>
      <w:r w:rsidR="0057284B">
        <w:rPr>
          <w:rtl/>
        </w:rPr>
        <w:t>.</w:t>
      </w:r>
    </w:p>
    <w:p w14:paraId="767A72F9" w14:textId="77777777" w:rsidR="006542AA" w:rsidRDefault="00000000">
      <w:pPr>
        <w:pStyle w:val="affff7"/>
      </w:pPr>
      <w:r>
        <w:rPr>
          <w:color w:val="7B3F00"/>
        </w:rPr>
        <w:t>הפודה פטר חמור של חבירו</w:t>
      </w:r>
    </w:p>
    <w:p w14:paraId="5299AEBF" w14:textId="78E2F0C1" w:rsidR="006542AA" w:rsidRDefault="00000000">
      <w:pPr>
        <w:pStyle w:val="36"/>
        <w:framePr w:wrap="notBeside"/>
      </w:pPr>
      <w:r>
        <w:t>ר"ש מר"ה</w:t>
      </w:r>
      <w:r w:rsidR="00F63065">
        <w:t>:</w:t>
      </w:r>
    </w:p>
    <w:p w14:paraId="6CD1ABA0" w14:textId="353B1B0B" w:rsidR="00B874E6" w:rsidRDefault="00F63065" w:rsidP="00F63065">
      <w:pPr>
        <w:rPr>
          <w:rtl/>
        </w:rPr>
      </w:pPr>
      <w:r>
        <w:rPr>
          <w:rtl/>
        </w:rPr>
        <w:t>הפודה פטר חמור של חבירו - פדיונו פדוי</w:t>
      </w:r>
      <w:r w:rsidR="0057284B">
        <w:rPr>
          <w:rtl/>
        </w:rPr>
        <w:t>.</w:t>
      </w:r>
    </w:p>
    <w:p w14:paraId="42B21BF3" w14:textId="77777777" w:rsidR="006542AA" w:rsidRDefault="00000000">
      <w:pPr>
        <w:pStyle w:val="36"/>
        <w:framePr w:wrap="notBeside"/>
      </w:pPr>
      <w:r w:rsidRPr="00D25F87">
        <w:t>איבעיא להו</w:t>
      </w:r>
      <w:r>
        <w:t>:</w:t>
      </w:r>
    </w:p>
    <w:p w14:paraId="45E718D0" w14:textId="28C152C6" w:rsidR="009C4AE6" w:rsidRDefault="00F63065" w:rsidP="009C4AE6">
      <w:pPr>
        <w:rPr>
          <w:rtl/>
        </w:rPr>
      </w:pPr>
      <w:r>
        <w:rPr>
          <w:rtl/>
        </w:rPr>
        <w:t xml:space="preserve">פדיונו לפודה, </w:t>
      </w:r>
      <w:r w:rsidRPr="00D25F87">
        <w:rPr>
          <w:b/>
          <w:bCs/>
          <w:rtl/>
        </w:rPr>
        <w:t>א</w:t>
      </w:r>
      <w:r>
        <w:rPr>
          <w:b/>
          <w:bCs/>
          <w:rtl/>
        </w:rPr>
        <w:t>ו"ד</w:t>
      </w:r>
      <w:r>
        <w:rPr>
          <w:rtl/>
        </w:rPr>
        <w:t xml:space="preserve"> פדיונו לבעלים? לשיטת </w:t>
      </w:r>
      <w:r>
        <w:rPr>
          <w:rStyle w:val="27"/>
          <w:rtl/>
        </w:rPr>
        <w:t>ר"ש</w:t>
      </w:r>
      <w:r>
        <w:rPr>
          <w:rtl/>
        </w:rPr>
        <w:t xml:space="preserve"> אין לשאול, כיון דאמר מותר בהנאה - ממון הבעלים הוא, כששואלים - לשיטת </w:t>
      </w:r>
      <w:r>
        <w:rPr>
          <w:rStyle w:val="27"/>
          <w:rtl/>
        </w:rPr>
        <w:t>ר"י,</w:t>
      </w:r>
      <w:r>
        <w:rPr>
          <w:rtl/>
        </w:rPr>
        <w:t xml:space="preserve"> דאמר אסור בהנאה: להקדש מדמה אותו, והתורה אמרה ונתן הכסף וקם לו, </w:t>
      </w:r>
    </w:p>
    <w:p w14:paraId="4DAFADBE" w14:textId="100F7ADA" w:rsidR="009C4AE6" w:rsidRDefault="009C4AE6" w:rsidP="009C4AE6">
      <w:pPr>
        <w:rPr>
          <w:rtl/>
        </w:rPr>
      </w:pPr>
      <w:r w:rsidRPr="00D25F87">
        <w:rPr>
          <w:rFonts w:hint="cs"/>
          <w:b/>
          <w:bCs/>
          <w:rtl/>
        </w:rPr>
        <w:t>א</w:t>
      </w:r>
      <w:r>
        <w:rPr>
          <w:rFonts w:hint="cs"/>
          <w:b/>
          <w:bCs/>
          <w:rtl/>
        </w:rPr>
        <w:t>ו"ד</w:t>
      </w:r>
      <w:r w:rsidR="00F63065">
        <w:rPr>
          <w:rtl/>
        </w:rPr>
        <w:t xml:space="preserve"> כיון </w:t>
      </w:r>
      <w:r>
        <w:rPr>
          <w:rtl/>
        </w:rPr>
        <w:t>שקונה</w:t>
      </w:r>
      <w:r w:rsidR="00F63065">
        <w:rPr>
          <w:rtl/>
        </w:rPr>
        <w:t xml:space="preserve"> </w:t>
      </w:r>
      <w:r>
        <w:rPr>
          <w:rtl/>
        </w:rPr>
        <w:t>בו</w:t>
      </w:r>
      <w:r w:rsidR="00F63065">
        <w:rPr>
          <w:rtl/>
        </w:rPr>
        <w:t xml:space="preserve"> בביני וביני, </w:t>
      </w:r>
      <w:r>
        <w:rPr>
          <w:rtl/>
        </w:rPr>
        <w:t>אינו</w:t>
      </w:r>
      <w:r w:rsidR="00F63065">
        <w:rPr>
          <w:rtl/>
        </w:rPr>
        <w:t xml:space="preserve"> </w:t>
      </w:r>
      <w:r>
        <w:rPr>
          <w:rtl/>
        </w:rPr>
        <w:t>דומה</w:t>
      </w:r>
      <w:r w:rsidR="00F63065">
        <w:rPr>
          <w:rtl/>
        </w:rPr>
        <w:t xml:space="preserve"> להקדש? </w:t>
      </w:r>
      <w:r w:rsidR="00F63065">
        <w:rPr>
          <w:rStyle w:val="27"/>
          <w:rtl/>
        </w:rPr>
        <w:t>אר"נ</w:t>
      </w:r>
      <w:r w:rsidR="00F63065">
        <w:rPr>
          <w:rtl/>
        </w:rPr>
        <w:t>, ת"ש: הגונב פטר חמור של חבירו - משלם תשלומי כפל לבעלים, ו</w:t>
      </w:r>
      <w:r w:rsidR="00FA1A10">
        <w:rPr>
          <w:rtl/>
        </w:rPr>
        <w:t>אע"פ</w:t>
      </w:r>
      <w:r w:rsidR="00F63065">
        <w:rPr>
          <w:rtl/>
        </w:rPr>
        <w:t xml:space="preserve"> שאין לו עכשיו יש לו לאחר מכאן, </w:t>
      </w:r>
    </w:p>
    <w:p w14:paraId="67A9251E" w14:textId="77777777" w:rsidR="006542AA" w:rsidRDefault="00000000">
      <w:pPr>
        <w:pStyle w:val="36"/>
        <w:framePr w:wrap="notBeside"/>
      </w:pPr>
      <w:r>
        <w:t>מני?</w:t>
      </w:r>
    </w:p>
    <w:p w14:paraId="5F01DA98" w14:textId="3617A65B" w:rsidR="00B874E6" w:rsidRDefault="009C4AE6" w:rsidP="009C4AE6">
      <w:pPr>
        <w:rPr>
          <w:rtl/>
        </w:rPr>
      </w:pPr>
      <w:r>
        <w:rPr>
          <w:rtl/>
        </w:rPr>
        <w:t xml:space="preserve">אילימא </w:t>
      </w:r>
      <w:r>
        <w:rPr>
          <w:rStyle w:val="27"/>
          <w:rtl/>
        </w:rPr>
        <w:t>ר"ש -</w:t>
      </w:r>
      <w:r>
        <w:rPr>
          <w:rtl/>
        </w:rPr>
        <w:t xml:space="preserve"> למה</w:t>
      </w:r>
      <w:r w:rsidR="00F63065">
        <w:rPr>
          <w:rtl/>
        </w:rPr>
        <w:t xml:space="preserve"> אין לו עכשיו? אלא פשיטא </w:t>
      </w:r>
      <w:r>
        <w:rPr>
          <w:rStyle w:val="27"/>
          <w:rtl/>
        </w:rPr>
        <w:t>ר"י</w:t>
      </w:r>
      <w:r w:rsidR="00F63065">
        <w:rPr>
          <w:rtl/>
        </w:rPr>
        <w:t xml:space="preserve">, </w:t>
      </w:r>
      <w:r>
        <w:rPr>
          <w:rtl/>
        </w:rPr>
        <w:t>ואם עולה על דעתך</w:t>
      </w:r>
      <w:r w:rsidR="00F63065">
        <w:rPr>
          <w:rtl/>
        </w:rPr>
        <w:t xml:space="preserve"> להקדש </w:t>
      </w:r>
      <w:r>
        <w:rPr>
          <w:rtl/>
        </w:rPr>
        <w:t>מדמים</w:t>
      </w:r>
      <w:r w:rsidR="00F63065">
        <w:rPr>
          <w:rtl/>
        </w:rPr>
        <w:t xml:space="preserve"> </w:t>
      </w:r>
      <w:r>
        <w:rPr>
          <w:rtl/>
        </w:rPr>
        <w:t>אותו,</w:t>
      </w:r>
      <w:r w:rsidR="00F63065">
        <w:rPr>
          <w:rtl/>
        </w:rPr>
        <w:t xml:space="preserve"> </w:t>
      </w:r>
      <w:r>
        <w:rPr>
          <w:rFonts w:hint="cs"/>
          <w:rtl/>
        </w:rPr>
        <w:t>'</w:t>
      </w:r>
      <w:r w:rsidR="00F63065">
        <w:rPr>
          <w:rStyle w:val="affffe"/>
          <w:rtl/>
        </w:rPr>
        <w:t>וגונב מבית האיש</w:t>
      </w:r>
      <w:r>
        <w:rPr>
          <w:rFonts w:hint="cs"/>
          <w:rtl/>
        </w:rPr>
        <w:t>'</w:t>
      </w:r>
      <w:r w:rsidR="00F63065">
        <w:rPr>
          <w:rtl/>
        </w:rPr>
        <w:t xml:space="preserve"> </w:t>
      </w:r>
      <w:r>
        <w:rPr>
          <w:rtl/>
        </w:rPr>
        <w:t>אמרה</w:t>
      </w:r>
      <w:r w:rsidR="00F63065">
        <w:rPr>
          <w:rtl/>
        </w:rPr>
        <w:t xml:space="preserve"> </w:t>
      </w:r>
      <w:r>
        <w:rPr>
          <w:rtl/>
        </w:rPr>
        <w:t>התורה</w:t>
      </w:r>
      <w:r w:rsidR="00F63065">
        <w:rPr>
          <w:rtl/>
        </w:rPr>
        <w:t xml:space="preserve">, ולא מבית הקדש, ותו לא </w:t>
      </w:r>
      <w:r>
        <w:rPr>
          <w:rtl/>
        </w:rPr>
        <w:t>כלום</w:t>
      </w:r>
      <w:r w:rsidR="0057284B">
        <w:rPr>
          <w:rtl/>
        </w:rPr>
        <w:t>.</w:t>
      </w:r>
    </w:p>
    <w:p w14:paraId="61128CAA" w14:textId="22B5630E" w:rsidR="00B874E6" w:rsidRDefault="0057284B" w:rsidP="009C4AE6">
      <w:pPr>
        <w:pStyle w:val="afffd"/>
        <w:rPr>
          <w:rtl/>
        </w:rPr>
      </w:pPr>
      <w:r>
        <w:rPr>
          <w:rtl/>
        </w:rPr>
        <w:lastRenderedPageBreak/>
        <w:t xml:space="preserve">  </w:t>
      </w:r>
      <w:r w:rsidR="00F63065">
        <w:rPr>
          <w:rStyle w:val="afffff0"/>
        </w:rPr>
        <w:t xml:space="preserve">ג. </w:t>
      </w:r>
      <w:r w:rsidR="00F63065">
        <w:rPr>
          <w:rtl/>
        </w:rPr>
        <w:t>אחת ביכרה ואחת שלא ביכרה [כו']</w:t>
      </w:r>
      <w:r>
        <w:rPr>
          <w:rtl/>
        </w:rPr>
        <w:t>.</w:t>
      </w:r>
    </w:p>
    <w:p w14:paraId="1FAB51EB" w14:textId="77777777" w:rsidR="006542AA" w:rsidRDefault="00000000">
      <w:pPr>
        <w:pStyle w:val="36"/>
        <w:framePr w:wrap="notBeside"/>
      </w:pPr>
      <w:r>
        <w:t>ת"ר:</w:t>
      </w:r>
    </w:p>
    <w:p w14:paraId="0A725707" w14:textId="5A77414B" w:rsidR="008C614C" w:rsidRDefault="00F63065" w:rsidP="00F63065">
      <w:pPr>
        <w:rPr>
          <w:rtl/>
        </w:rPr>
      </w:pPr>
      <w:r>
        <w:rPr>
          <w:rtl/>
        </w:rPr>
        <w:t xml:space="preserve">כיצד אמרו נכנס </w:t>
      </w:r>
      <w:r>
        <w:rPr>
          <w:rStyle w:val="affffd"/>
          <w:rtl/>
        </w:rPr>
        <w:t>השה</w:t>
      </w:r>
      <w:r>
        <w:rPr>
          <w:rtl/>
        </w:rPr>
        <w:t xml:space="preserve"> לדיר להתעשר?</w:t>
      </w:r>
      <w:r w:rsidR="008C614C">
        <w:rPr>
          <w:rtl/>
        </w:rPr>
        <w:t xml:space="preserve"> אי אתה יכול לומר בבא ליד כהן</w:t>
      </w:r>
      <w:r w:rsidR="008C614C">
        <w:rPr>
          <w:rFonts w:hint="cs"/>
          <w:rtl/>
        </w:rPr>
        <w:t>,</w:t>
      </w:r>
      <w:r>
        <w:rPr>
          <w:rtl/>
        </w:rPr>
        <w:t xml:space="preserve"> </w:t>
      </w:r>
    </w:p>
    <w:p w14:paraId="5F8152ED" w14:textId="77777777" w:rsidR="008C614C" w:rsidRDefault="00F63065" w:rsidP="00C5567C">
      <w:pPr>
        <w:pStyle w:val="a"/>
        <w:rPr>
          <w:rtl/>
        </w:rPr>
      </w:pPr>
      <w:r>
        <w:rPr>
          <w:rtl/>
        </w:rPr>
        <w:t xml:space="preserve">שהרי שנינו הלקוח ושניתן לו במתנה - פטור ממעשר בהמה, </w:t>
      </w:r>
    </w:p>
    <w:p w14:paraId="7F572E74" w14:textId="77777777" w:rsidR="006542AA" w:rsidRDefault="00000000">
      <w:pPr>
        <w:pStyle w:val="36"/>
        <w:framePr w:wrap="notBeside"/>
      </w:pPr>
      <w:r>
        <w:t>אלא</w:t>
      </w:r>
    </w:p>
    <w:p w14:paraId="4E9E089C" w14:textId="2C10AF84" w:rsidR="00B874E6" w:rsidRDefault="00F63065" w:rsidP="00792FF0">
      <w:pPr>
        <w:pStyle w:val="021"/>
        <w:rPr>
          <w:rtl/>
        </w:rPr>
      </w:pPr>
      <w:r>
        <w:rPr>
          <w:rtl/>
        </w:rPr>
        <w:t>בישראל שהיו לו עשרה ספק פטרי חמורים בתוך ביתו, שמפריש עליהן עשרה שיין ומעשרן והן שלו</w:t>
      </w:r>
      <w:r w:rsidR="0057284B">
        <w:rPr>
          <w:rtl/>
        </w:rPr>
        <w:t>.</w:t>
      </w:r>
    </w:p>
    <w:p w14:paraId="1FBD14E0" w14:textId="4F4874B6" w:rsidR="006542AA" w:rsidRDefault="00000000">
      <w:pPr>
        <w:pStyle w:val="36"/>
        <w:framePr w:wrap="notBeside"/>
      </w:pPr>
      <w:r>
        <w:t xml:space="preserve">מסייע </w:t>
      </w:r>
      <w:r w:rsidR="008C614C">
        <w:t>ל</w:t>
      </w:r>
      <w:r>
        <w:t>ר"נ</w:t>
      </w:r>
      <w:r w:rsidR="008C614C">
        <w:t xml:space="preserve"> דאמר מר</w:t>
      </w:r>
      <w:r>
        <w:t>ב"א</w:t>
      </w:r>
      <w:r w:rsidR="008C614C">
        <w:t>:</w:t>
      </w:r>
    </w:p>
    <w:p w14:paraId="33D6A4CD" w14:textId="29B25CAF" w:rsidR="00B874E6" w:rsidRDefault="00F63065" w:rsidP="008C614C">
      <w:pPr>
        <w:rPr>
          <w:rtl/>
        </w:rPr>
      </w:pPr>
      <w:r>
        <w:rPr>
          <w:rtl/>
        </w:rPr>
        <w:t>ישראל</w:t>
      </w:r>
      <w:r w:rsidR="008C614C">
        <w:rPr>
          <w:rtl/>
        </w:rPr>
        <w:t xml:space="preserve"> שהיו לו עשרה ספק פטרי חמורים </w:t>
      </w:r>
      <w:r>
        <w:rPr>
          <w:rtl/>
        </w:rPr>
        <w:t>מפריש עליהן עשרה שיין, ומעשרן והן שלו</w:t>
      </w:r>
      <w:r w:rsidR="0057284B">
        <w:rPr>
          <w:rtl/>
        </w:rPr>
        <w:t>.</w:t>
      </w:r>
    </w:p>
    <w:p w14:paraId="4C7D14A1" w14:textId="487B6E24" w:rsidR="006542AA" w:rsidRDefault="00000000">
      <w:pPr>
        <w:pStyle w:val="36"/>
        <w:framePr w:wrap="notBeside"/>
      </w:pPr>
      <w:r>
        <w:t>ועוד אר"נ מרב"א</w:t>
      </w:r>
      <w:r w:rsidR="00F63065">
        <w:t>:</w:t>
      </w:r>
    </w:p>
    <w:p w14:paraId="758D3B41" w14:textId="423D4421" w:rsidR="00B874E6" w:rsidRDefault="00F63065" w:rsidP="008C614C">
      <w:pPr>
        <w:rPr>
          <w:rtl/>
        </w:rPr>
      </w:pPr>
      <w:r>
        <w:rPr>
          <w:rtl/>
        </w:rPr>
        <w:t>ישראל שהיו לו עשרה פטרי חמורים ודאין בתוך ביתו, שנפלו מבית אבי אמו כהן, ואותו אבי אמו כהן נפלו לו מבית אבי אמו ישראל - מפריש עליהן עשרה שיין, ומעשרן והן שלו</w:t>
      </w:r>
      <w:r w:rsidR="0057284B">
        <w:rPr>
          <w:rtl/>
        </w:rPr>
        <w:t>.</w:t>
      </w:r>
    </w:p>
    <w:p w14:paraId="4627137D" w14:textId="3A57828D" w:rsidR="006542AA" w:rsidRDefault="00000000">
      <w:pPr>
        <w:pStyle w:val="36"/>
        <w:framePr w:wrap="notBeside"/>
      </w:pPr>
      <w:r>
        <w:t>ועוד אר"נ מרב"א</w:t>
      </w:r>
      <w:r w:rsidR="00F63065">
        <w:t>:</w:t>
      </w:r>
    </w:p>
    <w:p w14:paraId="64238B62" w14:textId="4A382913" w:rsidR="00B874E6" w:rsidRDefault="00F63065" w:rsidP="008C614C">
      <w:pPr>
        <w:rPr>
          <w:rtl/>
        </w:rPr>
      </w:pPr>
      <w:r>
        <w:rPr>
          <w:rtl/>
        </w:rPr>
        <w:t>ישראל שהיו לו טבלים ממורחין בתוך ביתו, שנפלו מבית אבי אמו כהן, ואותו אבי אמו כהן נפלו לו מבית אבי אמו ישראל - מעשרן והן שלו</w:t>
      </w:r>
      <w:r w:rsidR="0057284B">
        <w:rPr>
          <w:rtl/>
        </w:rPr>
        <w:t>.</w:t>
      </w:r>
    </w:p>
    <w:p w14:paraId="42A71ACC" w14:textId="678C8D2D" w:rsidR="008C614C" w:rsidRDefault="00F63065" w:rsidP="00F63065">
      <w:pPr>
        <w:rPr>
          <w:rtl/>
        </w:rPr>
      </w:pPr>
      <w:r>
        <w:rPr>
          <w:rtl/>
        </w:rPr>
        <w:t>וצריכא</w:t>
      </w:r>
      <w:r w:rsidR="008C614C">
        <w:rPr>
          <w:rFonts w:hint="cs"/>
          <w:rtl/>
        </w:rPr>
        <w:t xml:space="preserve"> </w:t>
      </w:r>
      <w:r>
        <w:rPr>
          <w:rFonts w:hint="cs"/>
          <w:rtl/>
        </w:rPr>
        <w:t>כאן</w:t>
      </w:r>
      <w:r w:rsidR="008C614C">
        <w:rPr>
          <w:rFonts w:hint="cs"/>
          <w:rtl/>
        </w:rPr>
        <w:t xml:space="preserve"> אפי' דכמי שלא הורמו דמין </w:t>
      </w:r>
    </w:p>
    <w:p w14:paraId="1FBBE90A" w14:textId="77206405" w:rsidR="008C614C" w:rsidRDefault="008C614C" w:rsidP="008C614C">
      <w:pPr>
        <w:rPr>
          <w:rtl/>
        </w:rPr>
      </w:pPr>
      <w:r>
        <w:rPr>
          <w:rFonts w:hint="cs"/>
          <w:rtl/>
        </w:rPr>
        <w:t xml:space="preserve">ושם שה מבחוץ צריך להביא, ומפריש ועומד </w:t>
      </w:r>
    </w:p>
    <w:p w14:paraId="06E7F1D0" w14:textId="77777777" w:rsidR="00FA6125" w:rsidRDefault="00FA6125" w:rsidP="00FA6125">
      <w:pPr>
        <w:pStyle w:val="afff0"/>
        <w:framePr w:wrap="around"/>
        <w:rPr>
          <w:rtl/>
        </w:rPr>
      </w:pPr>
      <w:r>
        <w:rPr>
          <w:rFonts w:hint="cs"/>
          <w:rtl/>
        </w:rPr>
        <w:t>יא:</w:t>
      </w:r>
    </w:p>
    <w:p w14:paraId="0B346F7D" w14:textId="77777777" w:rsidR="006542AA" w:rsidRDefault="00000000">
      <w:pPr>
        <w:pStyle w:val="affff7"/>
      </w:pPr>
      <w:r>
        <w:rPr>
          <w:color w:val="7B3F00"/>
        </w:rPr>
        <w:t>לוקח טבלים ממורחין מנכרי</w:t>
      </w:r>
    </w:p>
    <w:p w14:paraId="75A5C75A" w14:textId="3F52D3C1" w:rsidR="006542AA" w:rsidRDefault="00000000">
      <w:pPr>
        <w:pStyle w:val="36"/>
        <w:framePr w:wrap="notBeside"/>
      </w:pPr>
      <w:r>
        <w:t xml:space="preserve">אר"ש ב"נ </w:t>
      </w:r>
      <w:r w:rsidR="00FA6125">
        <w:t>מרש</w:t>
      </w:r>
      <w:r>
        <w:t>ב"נ</w:t>
      </w:r>
      <w:r w:rsidR="00FA6125">
        <w:t xml:space="preserve"> מ</w:t>
      </w:r>
      <w:r>
        <w:t>ר"ח</w:t>
      </w:r>
      <w:r w:rsidR="00F63065">
        <w:t>:</w:t>
      </w:r>
    </w:p>
    <w:p w14:paraId="73DDC9B1" w14:textId="53CA2241" w:rsidR="00B874E6" w:rsidRDefault="00F63065" w:rsidP="00FA6125">
      <w:pPr>
        <w:rPr>
          <w:rtl/>
        </w:rPr>
      </w:pPr>
      <w:r>
        <w:rPr>
          <w:rtl/>
        </w:rPr>
        <w:t xml:space="preserve">הלוקח טבלים ממורחין מן </w:t>
      </w:r>
      <w:r w:rsidR="00824319">
        <w:rPr>
          <w:rtl/>
        </w:rPr>
        <w:t>העכו"ם</w:t>
      </w:r>
      <w:r>
        <w:rPr>
          <w:rtl/>
        </w:rPr>
        <w:t xml:space="preserve"> - מעשרן והן שלו, </w:t>
      </w:r>
      <w:r w:rsidR="00FA6125">
        <w:rPr>
          <w:rFonts w:hint="cs"/>
          <w:rtl/>
        </w:rPr>
        <w:t xml:space="preserve">ומיירי </w:t>
      </w:r>
      <w:r w:rsidR="008C614C">
        <w:rPr>
          <w:rtl/>
        </w:rPr>
        <w:t>שמירחם</w:t>
      </w:r>
      <w:r>
        <w:rPr>
          <w:rtl/>
        </w:rPr>
        <w:t xml:space="preserve"> ישראל מרשות </w:t>
      </w:r>
      <w:r w:rsidR="008C614C">
        <w:rPr>
          <w:rtl/>
        </w:rPr>
        <w:t>נכרי</w:t>
      </w:r>
      <w:r>
        <w:rPr>
          <w:rtl/>
        </w:rPr>
        <w:t xml:space="preserve">, מעשרן - דאין קנין </w:t>
      </w:r>
      <w:r w:rsidR="008C614C">
        <w:rPr>
          <w:rtl/>
        </w:rPr>
        <w:t>לנכרי</w:t>
      </w:r>
      <w:r>
        <w:rPr>
          <w:rtl/>
        </w:rPr>
        <w:t xml:space="preserve"> בארץ ישראל להפקיע מיד מעשר, והן שלו - דאמר </w:t>
      </w:r>
      <w:r w:rsidR="008C614C">
        <w:rPr>
          <w:rtl/>
        </w:rPr>
        <w:t xml:space="preserve">לו </w:t>
      </w:r>
      <w:r w:rsidR="008C614C">
        <w:rPr>
          <w:rStyle w:val="affffd"/>
          <w:rtl/>
        </w:rPr>
        <w:t>לכהן</w:t>
      </w:r>
      <w:r w:rsidR="008C614C">
        <w:rPr>
          <w:rtl/>
        </w:rPr>
        <w:t>:</w:t>
      </w:r>
      <w:r>
        <w:rPr>
          <w:rtl/>
        </w:rPr>
        <w:t xml:space="preserve"> </w:t>
      </w:r>
      <w:r w:rsidR="008C614C">
        <w:rPr>
          <w:rtl/>
        </w:rPr>
        <w:t>באתי</w:t>
      </w:r>
      <w:r>
        <w:rPr>
          <w:rtl/>
        </w:rPr>
        <w:t xml:space="preserve"> מכח </w:t>
      </w:r>
      <w:r w:rsidR="008C614C">
        <w:rPr>
          <w:rtl/>
        </w:rPr>
        <w:t>אדם</w:t>
      </w:r>
      <w:r>
        <w:rPr>
          <w:rtl/>
        </w:rPr>
        <w:t xml:space="preserve"> </w:t>
      </w:r>
      <w:r w:rsidR="008C614C">
        <w:rPr>
          <w:rtl/>
        </w:rPr>
        <w:t>שאין</w:t>
      </w:r>
      <w:r>
        <w:rPr>
          <w:rtl/>
        </w:rPr>
        <w:t xml:space="preserve"> </w:t>
      </w:r>
      <w:r w:rsidR="008C614C">
        <w:rPr>
          <w:rtl/>
        </w:rPr>
        <w:t>אתה</w:t>
      </w:r>
      <w:r>
        <w:rPr>
          <w:rtl/>
        </w:rPr>
        <w:t xml:space="preserve"> </w:t>
      </w:r>
      <w:r w:rsidR="008C614C">
        <w:rPr>
          <w:rtl/>
        </w:rPr>
        <w:t>יכול</w:t>
      </w:r>
      <w:r>
        <w:rPr>
          <w:rtl/>
        </w:rPr>
        <w:t xml:space="preserve"> </w:t>
      </w:r>
      <w:r w:rsidR="008C614C">
        <w:rPr>
          <w:rtl/>
        </w:rPr>
        <w:t>לדון</w:t>
      </w:r>
      <w:r>
        <w:rPr>
          <w:rtl/>
        </w:rPr>
        <w:t xml:space="preserve"> </w:t>
      </w:r>
      <w:r w:rsidR="008C614C">
        <w:rPr>
          <w:rtl/>
        </w:rPr>
        <w:t>עמו.</w:t>
      </w:r>
    </w:p>
    <w:p w14:paraId="1E8F9133" w14:textId="0C91010A" w:rsidR="006542AA" w:rsidRDefault="00000000">
      <w:pPr>
        <w:pStyle w:val="36"/>
        <w:framePr w:wrap="notBeside"/>
      </w:pPr>
      <w:r>
        <w:t>תנן שם:</w:t>
      </w:r>
    </w:p>
    <w:p w14:paraId="04C21BC9" w14:textId="54CB0A02" w:rsidR="00B874E6" w:rsidRDefault="00F63065" w:rsidP="00F63065">
      <w:pPr>
        <w:rPr>
          <w:rtl/>
        </w:rPr>
      </w:pPr>
      <w:r>
        <w:rPr>
          <w:rtl/>
        </w:rPr>
        <w:t xml:space="preserve">המפקיד פירותיו אצל הכותי ואצל עם הארץ - בחזקתן למעשר ולשביעית, אצל </w:t>
      </w:r>
      <w:r w:rsidR="00824319">
        <w:rPr>
          <w:rtl/>
        </w:rPr>
        <w:t>העכו"ם</w:t>
      </w:r>
      <w:r>
        <w:rPr>
          <w:rtl/>
        </w:rPr>
        <w:t xml:space="preserve"> - כפירותיו </w:t>
      </w:r>
      <w:r>
        <w:rPr>
          <w:rStyle w:val="affffd"/>
          <w:rtl/>
        </w:rPr>
        <w:t>של נכרי</w:t>
      </w:r>
      <w:r>
        <w:rPr>
          <w:rtl/>
        </w:rPr>
        <w:t xml:space="preserve">, </w:t>
      </w:r>
      <w:r>
        <w:rPr>
          <w:rStyle w:val="27"/>
          <w:rtl/>
        </w:rPr>
        <w:t>ר"ש</w:t>
      </w:r>
      <w:r>
        <w:rPr>
          <w:rtl/>
        </w:rPr>
        <w:t xml:space="preserve"> אומר: דמאי.</w:t>
      </w:r>
    </w:p>
    <w:p w14:paraId="25B0A1B9" w14:textId="77777777" w:rsidR="006542AA" w:rsidRDefault="00000000">
      <w:pPr>
        <w:pStyle w:val="36"/>
        <w:framePr w:wrap="notBeside"/>
      </w:pPr>
      <w:r>
        <w:t>אר"א:</w:t>
      </w:r>
    </w:p>
    <w:p w14:paraId="0438F66D" w14:textId="07B6A885" w:rsidR="00B874E6" w:rsidRDefault="00F63065" w:rsidP="00F63065">
      <w:pPr>
        <w:rPr>
          <w:rtl/>
        </w:rPr>
      </w:pPr>
      <w:r>
        <w:rPr>
          <w:rtl/>
        </w:rPr>
        <w:t xml:space="preserve">להפריש - הכל לא חלקו, כשחלקו - ליתנן לכהן, תנא ראשון סבר: ודאי החליפם </w:t>
      </w:r>
      <w:r>
        <w:rPr>
          <w:rStyle w:val="affffd"/>
          <w:rtl/>
        </w:rPr>
        <w:t>הנכרי</w:t>
      </w:r>
      <w:r>
        <w:rPr>
          <w:rtl/>
        </w:rPr>
        <w:t xml:space="preserve">, וצריך לתתם לכהן, </w:t>
      </w:r>
      <w:r>
        <w:rPr>
          <w:rStyle w:val="27"/>
          <w:rtl/>
        </w:rPr>
        <w:t>ור' שמעון</w:t>
      </w:r>
      <w:r>
        <w:rPr>
          <w:rtl/>
        </w:rPr>
        <w:t xml:space="preserve"> סבר: דמאי.</w:t>
      </w:r>
    </w:p>
    <w:p w14:paraId="18525A43" w14:textId="056BA141" w:rsidR="006542AA" w:rsidRDefault="00000000">
      <w:pPr>
        <w:pStyle w:val="36"/>
        <w:framePr w:wrap="notBeside"/>
      </w:pPr>
      <w:r>
        <w:t>ישב רב דימי</w:t>
      </w:r>
    </w:p>
    <w:p w14:paraId="2A5D8BB1" w14:textId="1FFCB505" w:rsidR="00FA6125" w:rsidRDefault="00F63065" w:rsidP="00F63065">
      <w:pPr>
        <w:rPr>
          <w:rtl/>
        </w:rPr>
      </w:pPr>
      <w:r>
        <w:rPr>
          <w:rtl/>
        </w:rPr>
        <w:t xml:space="preserve">ואומר שמועה זו, א"ל </w:t>
      </w:r>
      <w:r>
        <w:rPr>
          <w:rStyle w:val="27"/>
          <w:rtl/>
        </w:rPr>
        <w:t>אביי</w:t>
      </w:r>
      <w:r>
        <w:rPr>
          <w:rtl/>
        </w:rPr>
        <w:t>: טעמא - שמסופק לנו אם החליפם אם לא החליפם, הא ודאי החליפם - לדברי הכל צריך לתתם לכהן,</w:t>
      </w:r>
    </w:p>
    <w:p w14:paraId="61C4C67D" w14:textId="260EC970" w:rsidR="006542AA" w:rsidRDefault="00000000">
      <w:pPr>
        <w:pStyle w:val="36"/>
        <w:framePr w:wrap="notBeside"/>
      </w:pPr>
      <w:r>
        <w:t>והאמר ר"ש</w:t>
      </w:r>
      <w:r w:rsidR="00FA6125">
        <w:t>ב</w:t>
      </w:r>
      <w:r>
        <w:t>ר"ח:</w:t>
      </w:r>
    </w:p>
    <w:p w14:paraId="54FF844C" w14:textId="01E453DC" w:rsidR="00B874E6" w:rsidRDefault="00F63065" w:rsidP="00FA6125">
      <w:pPr>
        <w:rPr>
          <w:rtl/>
        </w:rPr>
      </w:pPr>
      <w:r>
        <w:rPr>
          <w:rtl/>
        </w:rPr>
        <w:lastRenderedPageBreak/>
        <w:t xml:space="preserve">הלוקח טבלים מן </w:t>
      </w:r>
      <w:r w:rsidR="00824319">
        <w:rPr>
          <w:rtl/>
        </w:rPr>
        <w:t>העכו"ם</w:t>
      </w:r>
      <w:r>
        <w:rPr>
          <w:rtl/>
        </w:rPr>
        <w:t xml:space="preserve"> ממורחין - מעשרן והן שלו! שמא, כאן - בתרומה גדולה, כאן - בתרומת מעשר? הזכרתני דבר, דא"ר יהושע בן לוי: מנין ללוקח טבלים ממורחין מן </w:t>
      </w:r>
      <w:r w:rsidR="00824319">
        <w:rPr>
          <w:rtl/>
        </w:rPr>
        <w:t>העכו"ם</w:t>
      </w:r>
      <w:r>
        <w:rPr>
          <w:rtl/>
        </w:rPr>
        <w:t xml:space="preserve"> שהוא פטור מתרומת מעשר, שנאמר </w:t>
      </w:r>
      <w:r w:rsidR="00FA6125">
        <w:rPr>
          <w:rFonts w:hint="cs"/>
          <w:rtl/>
        </w:rPr>
        <w:t>'</w:t>
      </w:r>
      <w:r w:rsidRPr="009F73ED">
        <w:rPr>
          <w:rStyle w:val="affffe"/>
          <w:rtl/>
        </w:rPr>
        <w:t>ואל הלוים תדבר ואמרת אליהם כי תקחו מאת בני ישראל</w:t>
      </w:r>
      <w:r>
        <w:rPr>
          <w:rtl/>
        </w:rPr>
        <w:t xml:space="preserve">, טבלים שאתה לוקח מבני ישראל - אתה מפריש מהן תרומת מעשר ונותנה לכהן, טבלים שאתה לוקח מן </w:t>
      </w:r>
      <w:r w:rsidR="00824319">
        <w:rPr>
          <w:rtl/>
        </w:rPr>
        <w:t>העכו"ם</w:t>
      </w:r>
      <w:r>
        <w:rPr>
          <w:rtl/>
        </w:rPr>
        <w:t xml:space="preserve"> - אי אתה מפריש מהן תרומת מעשר ונותנה לכהן</w:t>
      </w:r>
      <w:r w:rsidR="0057284B">
        <w:rPr>
          <w:rtl/>
        </w:rPr>
        <w:t>.</w:t>
      </w:r>
    </w:p>
    <w:p w14:paraId="6AF2A497" w14:textId="5C381A23" w:rsidR="00B874E6" w:rsidRDefault="0057284B" w:rsidP="00805336">
      <w:pPr>
        <w:pStyle w:val="afffd"/>
        <w:rPr>
          <w:rtl/>
        </w:rPr>
      </w:pPr>
      <w:r>
        <w:rPr>
          <w:rtl/>
        </w:rPr>
        <w:t xml:space="preserve">  </w:t>
      </w:r>
      <w:r w:rsidR="00F63065">
        <w:rPr>
          <w:rStyle w:val="afffff0"/>
        </w:rPr>
        <w:t xml:space="preserve">א. </w:t>
      </w:r>
      <w:r w:rsidR="00F63065">
        <w:rPr>
          <w:rtl/>
        </w:rPr>
        <w:t>ואם מת נהנים בו</w:t>
      </w:r>
      <w:r>
        <w:rPr>
          <w:rtl/>
        </w:rPr>
        <w:t>.</w:t>
      </w:r>
    </w:p>
    <w:p w14:paraId="79A12EB0" w14:textId="10672697" w:rsidR="00792FF0" w:rsidRDefault="00805336" w:rsidP="00805336">
      <w:pPr>
        <w:rPr>
          <w:rtl/>
        </w:rPr>
      </w:pPr>
      <w:r>
        <w:rPr>
          <w:rFonts w:hint="cs"/>
          <w:rtl/>
        </w:rPr>
        <w:t xml:space="preserve">ומיירי במת בבית הבעלים ונהנה </w:t>
      </w:r>
      <w:r>
        <w:rPr>
          <w:rStyle w:val="affffd"/>
          <w:rFonts w:hint="cs"/>
          <w:rtl/>
        </w:rPr>
        <w:t>כהן</w:t>
      </w:r>
      <w:r>
        <w:rPr>
          <w:rFonts w:hint="cs"/>
          <w:rtl/>
        </w:rPr>
        <w:t xml:space="preserve">, דס"א כל זמן שלא הגיע לידו לא זכה בו </w:t>
      </w:r>
    </w:p>
    <w:p w14:paraId="3788FD44" w14:textId="60402DA5" w:rsidR="00B874E6" w:rsidRDefault="00805336" w:rsidP="00C5567C">
      <w:pPr>
        <w:pStyle w:val="a"/>
        <w:rPr>
          <w:rtl/>
        </w:rPr>
      </w:pPr>
      <w:r>
        <w:rPr>
          <w:rFonts w:hint="cs"/>
          <w:rtl/>
        </w:rPr>
        <w:t xml:space="preserve">קמ"ל שמרגע שהפרישו ברשות הכהן הוא </w:t>
      </w:r>
    </w:p>
    <w:p w14:paraId="1D68DFC3" w14:textId="137BB81B" w:rsidR="0057284B" w:rsidRDefault="0057284B" w:rsidP="009F73ED">
      <w:pPr>
        <w:pStyle w:val="affff9"/>
        <w:rPr>
          <w:rtl/>
        </w:rPr>
      </w:pPr>
      <w:r>
        <w:rPr>
          <w:rtl/>
        </w:rPr>
        <w:t>• • •</w:t>
      </w:r>
    </w:p>
    <w:p w14:paraId="5B5D0F4F" w14:textId="77777777" w:rsidR="00805336" w:rsidRDefault="00805336" w:rsidP="00805336">
      <w:pPr>
        <w:pStyle w:val="afff0"/>
        <w:framePr w:wrap="around"/>
        <w:rPr>
          <w:rtl/>
        </w:rPr>
      </w:pPr>
      <w:r>
        <w:rPr>
          <w:rFonts w:hint="cs"/>
          <w:rtl/>
        </w:rPr>
        <w:t xml:space="preserve">יב. </w:t>
      </w:r>
    </w:p>
    <w:p w14:paraId="1C2130E1" w14:textId="77777777" w:rsidR="006542AA" w:rsidRDefault="00000000">
      <w:pPr>
        <w:pStyle w:val="afffff5"/>
        <w:framePr w:wrap="around"/>
      </w:pPr>
      <w:r>
        <w:t>משנה ה</w:t>
      </w:r>
    </w:p>
    <w:p w14:paraId="4601F6C3" w14:textId="77777777" w:rsidR="00805336" w:rsidRDefault="00F63065" w:rsidP="009F73ED">
      <w:pPr>
        <w:pStyle w:val="afff5"/>
        <w:spacing w:before="120"/>
        <w:rPr>
          <w:rtl/>
        </w:rPr>
      </w:pPr>
      <w:r>
        <w:rPr>
          <w:rtl/>
        </w:rPr>
        <w:t xml:space="preserve">אין פודין לא בעגל ולא בחיה, לא בשחוטה ולא בטריפה, ולא בכלאים ולא בכוי, </w:t>
      </w:r>
    </w:p>
    <w:p w14:paraId="54648163" w14:textId="77777777" w:rsidR="00B874E6" w:rsidRDefault="00F63065" w:rsidP="00805336">
      <w:pPr>
        <w:pStyle w:val="afff5"/>
        <w:rPr>
          <w:rtl/>
        </w:rPr>
      </w:pPr>
      <w:r>
        <w:rPr>
          <w:rtl/>
        </w:rPr>
        <w:t>ו</w:t>
      </w:r>
      <w:r w:rsidRPr="009F73ED">
        <w:rPr>
          <w:rStyle w:val="afffff3"/>
          <w:rtl/>
        </w:rPr>
        <w:t>רבי אליעזר</w:t>
      </w:r>
      <w:r>
        <w:rPr>
          <w:rtl/>
        </w:rPr>
        <w:t xml:space="preserve"> מתיר בכלאים - מפני שהוא שה, ואוסר בכוי - מפני שהוא ספק</w:t>
      </w:r>
      <w:r w:rsidR="0057284B">
        <w:rPr>
          <w:rtl/>
        </w:rPr>
        <w:t>.</w:t>
      </w:r>
    </w:p>
    <w:p w14:paraId="2EC4980B" w14:textId="77777777" w:rsidR="00805336" w:rsidRDefault="00805336" w:rsidP="00805336">
      <w:pPr>
        <w:pStyle w:val="afff5"/>
        <w:rPr>
          <w:rtl/>
        </w:rPr>
      </w:pPr>
      <w:r>
        <w:rPr>
          <w:rtl/>
        </w:rPr>
        <w:t>נתנו לכהן</w:t>
      </w:r>
      <w:r w:rsidR="00F63065">
        <w:rPr>
          <w:rtl/>
        </w:rPr>
        <w:t xml:space="preserve"> אין הכהן רשאי לקיימו עד שיפריש שה תחתיו:</w:t>
      </w:r>
    </w:p>
    <w:p w14:paraId="4709B91C" w14:textId="0EDE2BF8" w:rsidR="0057284B" w:rsidRDefault="0057284B" w:rsidP="009F73ED">
      <w:pPr>
        <w:pStyle w:val="affff9"/>
        <w:rPr>
          <w:rtl/>
        </w:rPr>
      </w:pPr>
      <w:r>
        <w:rPr>
          <w:rtl/>
        </w:rPr>
        <w:t>•</w:t>
      </w:r>
      <w:r w:rsidR="00F63065">
        <w:rPr>
          <w:rtl/>
        </w:rPr>
        <w:t xml:space="preserve"> </w:t>
      </w:r>
      <w:r>
        <w:rPr>
          <w:rtl/>
        </w:rPr>
        <w:t>•</w:t>
      </w:r>
      <w:r w:rsidR="00F63065">
        <w:rPr>
          <w:rtl/>
        </w:rPr>
        <w:t xml:space="preserve"> </w:t>
      </w:r>
      <w:r>
        <w:rPr>
          <w:rtl/>
        </w:rPr>
        <w:t>•</w:t>
      </w:r>
    </w:p>
    <w:p w14:paraId="5B0F3C37" w14:textId="2CF17F8B" w:rsidR="00805336" w:rsidRDefault="00F63065" w:rsidP="00805336">
      <w:pPr>
        <w:rPr>
          <w:rtl/>
        </w:rPr>
      </w:pPr>
      <w:r>
        <w:rPr>
          <w:rtl/>
        </w:rPr>
        <w:t xml:space="preserve">מתני' בן בג בג היא, </w:t>
      </w:r>
      <w:r>
        <w:rPr>
          <w:rFonts w:hint="cs"/>
          <w:rtl/>
        </w:rPr>
        <w:t>שאמר:</w:t>
      </w:r>
      <w:r w:rsidR="00805336">
        <w:rPr>
          <w:rFonts w:hint="cs"/>
          <w:rtl/>
        </w:rPr>
        <w:t xml:space="preserve"> </w:t>
      </w:r>
      <w:r>
        <w:rPr>
          <w:rFonts w:hint="cs"/>
          <w:rtl/>
        </w:rPr>
        <w:t>נאמר</w:t>
      </w:r>
      <w:r w:rsidR="00805336">
        <w:rPr>
          <w:rFonts w:hint="cs"/>
          <w:rtl/>
        </w:rPr>
        <w:t xml:space="preserve"> כאן ולהלן שה, מה להלן</w:t>
      </w:r>
      <w:r>
        <w:rPr>
          <w:rFonts w:hint="cs"/>
          <w:rtl/>
        </w:rPr>
        <w:t xml:space="preserve"> </w:t>
      </w:r>
      <w:r>
        <w:rPr>
          <w:rStyle w:val="affffd"/>
          <w:rFonts w:hint="cs"/>
          <w:rtl/>
        </w:rPr>
        <w:t>בפסח</w:t>
      </w:r>
      <w:r w:rsidR="00805336">
        <w:rPr>
          <w:rFonts w:hint="cs"/>
          <w:rtl/>
        </w:rPr>
        <w:t xml:space="preserve"> אף כאן פרט לכל השמות הללו </w:t>
      </w:r>
    </w:p>
    <w:p w14:paraId="7285EA09" w14:textId="4C1F1B30" w:rsidR="00E356D3" w:rsidRDefault="00E356D3" w:rsidP="00E356D3">
      <w:r>
        <w:rPr>
          <w:rFonts w:hint="cs"/>
          <w:rtl/>
        </w:rPr>
        <w:t>'</w:t>
      </w:r>
      <w:r>
        <w:rPr>
          <w:rStyle w:val="affffe"/>
          <w:rFonts w:hint="cs"/>
          <w:rtl/>
        </w:rPr>
        <w:t>תִּפְדֶּה תִּפְדֶּה</w:t>
      </w:r>
      <w:r>
        <w:rPr>
          <w:rFonts w:hint="cs"/>
          <w:rtl/>
        </w:rPr>
        <w:t>' ריבה אפי' יותר מבן שנה</w:t>
      </w:r>
    </w:p>
    <w:p w14:paraId="6EA8CBC1" w14:textId="6062E9B6" w:rsidR="006542AA" w:rsidRDefault="00000000">
      <w:pPr>
        <w:pStyle w:val="36"/>
        <w:framePr w:wrap="notBeside"/>
      </w:pPr>
      <w:r w:rsidRPr="00792FF0">
        <w:t xml:space="preserve">איבעי' </w:t>
      </w:r>
      <w:r>
        <w:t>להם</w:t>
      </w:r>
      <w:r w:rsidRPr="00792FF0">
        <w:t>:</w:t>
      </w:r>
    </w:p>
    <w:p w14:paraId="5C9D9F67" w14:textId="77777777" w:rsidR="006542AA" w:rsidRDefault="00000000">
      <w:pPr>
        <w:pStyle w:val="affff7"/>
      </w:pPr>
      <w:r>
        <w:rPr>
          <w:color w:val="7B3F00"/>
        </w:rPr>
        <w:t>פדיון בבן פקועה</w:t>
      </w:r>
    </w:p>
    <w:p w14:paraId="25F908AA" w14:textId="4DACCCD3" w:rsidR="00E356D3" w:rsidRDefault="00F63065" w:rsidP="00805336">
      <w:pPr>
        <w:rPr>
          <w:rtl/>
        </w:rPr>
      </w:pPr>
      <w:r>
        <w:rPr>
          <w:rtl/>
        </w:rPr>
        <w:t xml:space="preserve">מהו לפדות בבן פקועה? </w:t>
      </w:r>
    </w:p>
    <w:p w14:paraId="5DCE17DB" w14:textId="19CB5862" w:rsidR="00E356D3" w:rsidRDefault="00F63065" w:rsidP="00805336">
      <w:pPr>
        <w:rPr>
          <w:rtl/>
        </w:rPr>
      </w:pPr>
      <w:r>
        <w:rPr>
          <w:rtl/>
        </w:rPr>
        <w:t xml:space="preserve">אליבא </w:t>
      </w:r>
      <w:r>
        <w:rPr>
          <w:rStyle w:val="27"/>
          <w:rtl/>
        </w:rPr>
        <w:t>דר"מ</w:t>
      </w:r>
      <w:r w:rsidR="00805336">
        <w:rPr>
          <w:rFonts w:hint="cs"/>
          <w:rtl/>
        </w:rPr>
        <w:t xml:space="preserve"> </w:t>
      </w:r>
      <w:r>
        <w:rPr>
          <w:rtl/>
        </w:rPr>
        <w:t xml:space="preserve">לא תיבעי לך, שכיון </w:t>
      </w:r>
      <w:r>
        <w:rPr>
          <w:rStyle w:val="27"/>
          <w:rtl/>
        </w:rPr>
        <w:t>שאר"מ</w:t>
      </w:r>
      <w:r>
        <w:rPr>
          <w:rtl/>
        </w:rPr>
        <w:t xml:space="preserve"> בן פקועה טעון שחיטה - שה גמור הוא, </w:t>
      </w:r>
    </w:p>
    <w:p w14:paraId="46760BF1" w14:textId="6119554D" w:rsidR="00805336" w:rsidRDefault="00E356D3" w:rsidP="00E356D3">
      <w:pPr>
        <w:rPr>
          <w:rtl/>
        </w:rPr>
      </w:pPr>
      <w:r>
        <w:rPr>
          <w:rFonts w:hint="cs"/>
          <w:rtl/>
        </w:rPr>
        <w:t xml:space="preserve">תבעי </w:t>
      </w:r>
      <w:r w:rsidR="00F63065">
        <w:rPr>
          <w:rtl/>
        </w:rPr>
        <w:t xml:space="preserve">אליבא דרבנן, </w:t>
      </w:r>
      <w:r>
        <w:rPr>
          <w:rtl/>
        </w:rPr>
        <w:t>שאמרו</w:t>
      </w:r>
      <w:r w:rsidR="00F63065">
        <w:rPr>
          <w:rtl/>
        </w:rPr>
        <w:t xml:space="preserve"> שחיטת אמו מטהרתו, </w:t>
      </w:r>
      <w:r>
        <w:rPr>
          <w:rtl/>
        </w:rPr>
        <w:t>כבשר</w:t>
      </w:r>
      <w:r w:rsidR="00F63065">
        <w:rPr>
          <w:rtl/>
        </w:rPr>
        <w:t xml:space="preserve"> </w:t>
      </w:r>
      <w:r>
        <w:rPr>
          <w:rStyle w:val="affffd"/>
          <w:rtl/>
        </w:rPr>
        <w:t>שחוט</w:t>
      </w:r>
      <w:r w:rsidR="00F63065">
        <w:rPr>
          <w:rtl/>
        </w:rPr>
        <w:t xml:space="preserve"> </w:t>
      </w:r>
      <w:r>
        <w:rPr>
          <w:rtl/>
        </w:rPr>
        <w:t>בסל</w:t>
      </w:r>
      <w:r w:rsidR="00F63065">
        <w:rPr>
          <w:rtl/>
        </w:rPr>
        <w:t xml:space="preserve"> </w:t>
      </w:r>
      <w:r>
        <w:rPr>
          <w:rtl/>
        </w:rPr>
        <w:t xml:space="preserve">דומה, </w:t>
      </w:r>
    </w:p>
    <w:p w14:paraId="39B4FF28" w14:textId="78629E5B" w:rsidR="006542AA" w:rsidRDefault="00000000">
      <w:pPr>
        <w:pStyle w:val="36"/>
        <w:framePr w:wrap="notBeside"/>
      </w:pPr>
      <w:r w:rsidRPr="00D25F87">
        <w:t>א</w:t>
      </w:r>
      <w:r>
        <w:t>ו"ד</w:t>
      </w:r>
      <w:r w:rsidR="00F63065">
        <w:t>:</w:t>
      </w:r>
    </w:p>
    <w:p w14:paraId="6FAD7CDE" w14:textId="20348099" w:rsidR="00E356D3" w:rsidRDefault="00F63065" w:rsidP="00805336">
      <w:pPr>
        <w:rPr>
          <w:rtl/>
        </w:rPr>
      </w:pPr>
      <w:r>
        <w:rPr>
          <w:rtl/>
        </w:rPr>
        <w:t xml:space="preserve">כיון </w:t>
      </w:r>
      <w:r w:rsidR="00E356D3">
        <w:rPr>
          <w:rtl/>
        </w:rPr>
        <w:t>שעכשיו</w:t>
      </w:r>
      <w:r>
        <w:rPr>
          <w:rtl/>
        </w:rPr>
        <w:t xml:space="preserve"> </w:t>
      </w:r>
      <w:r w:rsidR="00E356D3">
        <w:rPr>
          <w:rtl/>
        </w:rPr>
        <w:t>רץ</w:t>
      </w:r>
      <w:r>
        <w:rPr>
          <w:rtl/>
        </w:rPr>
        <w:t xml:space="preserve"> </w:t>
      </w:r>
      <w:r w:rsidR="00E356D3">
        <w:rPr>
          <w:rtl/>
        </w:rPr>
        <w:t>והולך,</w:t>
      </w:r>
      <w:r>
        <w:rPr>
          <w:rtl/>
        </w:rPr>
        <w:t xml:space="preserve"> שה </w:t>
      </w:r>
      <w:r w:rsidR="00E356D3">
        <w:rPr>
          <w:rtl/>
        </w:rPr>
        <w:t>נקרא?</w:t>
      </w:r>
      <w:r>
        <w:rPr>
          <w:rtl/>
        </w:rPr>
        <w:t xml:space="preserve"> </w:t>
      </w:r>
    </w:p>
    <w:p w14:paraId="6D9C3A98" w14:textId="77777777" w:rsidR="00E356D3" w:rsidRDefault="00F63065" w:rsidP="00805336">
      <w:pPr>
        <w:rPr>
          <w:rtl/>
        </w:rPr>
      </w:pPr>
      <w:r>
        <w:rPr>
          <w:rtl/>
        </w:rPr>
        <w:t xml:space="preserve">מר זוטרא אמר: אין פודין, </w:t>
      </w:r>
      <w:r>
        <w:rPr>
          <w:rStyle w:val="27"/>
          <w:rtl/>
        </w:rPr>
        <w:t>ורב אשי</w:t>
      </w:r>
      <w:r>
        <w:rPr>
          <w:rtl/>
        </w:rPr>
        <w:t xml:space="preserve"> אמר: פודין,</w:t>
      </w:r>
    </w:p>
    <w:p w14:paraId="1D80D36E" w14:textId="77777777" w:rsidR="006542AA" w:rsidRDefault="00000000">
      <w:pPr>
        <w:pStyle w:val="36"/>
        <w:framePr w:wrap="notBeside"/>
      </w:pPr>
      <w:r>
        <w:lastRenderedPageBreak/>
        <w:t>א"ל רב אשי למר זוטרא:</w:t>
      </w:r>
    </w:p>
    <w:p w14:paraId="723BE053" w14:textId="3DEA9ABC" w:rsidR="00E356D3" w:rsidRDefault="00F63065" w:rsidP="00805336">
      <w:pPr>
        <w:rPr>
          <w:rtl/>
        </w:rPr>
      </w:pPr>
      <w:r>
        <w:rPr>
          <w:rtl/>
        </w:rPr>
        <w:t>מה דעתך</w:t>
      </w:r>
      <w:r w:rsidR="00E356D3">
        <w:rPr>
          <w:rtl/>
        </w:rPr>
        <w:t xml:space="preserve"> - </w:t>
      </w:r>
      <w:r>
        <w:rPr>
          <w:rtl/>
        </w:rPr>
        <w:t>שלמדת</w:t>
      </w:r>
      <w:r w:rsidR="00E356D3">
        <w:rPr>
          <w:rtl/>
        </w:rPr>
        <w:t xml:space="preserve"> מפסח, </w:t>
      </w:r>
      <w:r>
        <w:rPr>
          <w:rtl/>
        </w:rPr>
        <w:t xml:space="preserve">אם </w:t>
      </w:r>
      <w:r w:rsidR="00E356D3">
        <w:rPr>
          <w:rtl/>
        </w:rPr>
        <w:t>מה להלן</w:t>
      </w:r>
      <w:r>
        <w:rPr>
          <w:rtl/>
        </w:rPr>
        <w:t xml:space="preserve"> </w:t>
      </w:r>
      <w:r w:rsidR="00E356D3">
        <w:rPr>
          <w:rFonts w:hint="cs"/>
          <w:rtl/>
        </w:rPr>
        <w:t xml:space="preserve">אף כאן </w:t>
      </w:r>
      <w:r>
        <w:rPr>
          <w:rtl/>
        </w:rPr>
        <w:t xml:space="preserve">זכר תמים ובן שנה, </w:t>
      </w:r>
    </w:p>
    <w:p w14:paraId="7E19C749" w14:textId="436F4EAB" w:rsidR="00E356D3" w:rsidRDefault="00792FF0" w:rsidP="00E356D3">
      <w:pPr>
        <w:rPr>
          <w:rtl/>
        </w:rPr>
      </w:pPr>
      <w:r>
        <w:rPr>
          <w:rtl/>
        </w:rPr>
        <w:tab/>
      </w:r>
      <w:r>
        <w:rPr>
          <w:rtl/>
        </w:rPr>
        <w:tab/>
      </w:r>
      <w:r>
        <w:rPr>
          <w:rtl/>
        </w:rPr>
        <w:tab/>
      </w:r>
      <w:r>
        <w:rPr>
          <w:rtl/>
        </w:rPr>
        <w:tab/>
      </w:r>
      <w:r>
        <w:rPr>
          <w:rtl/>
        </w:rPr>
        <w:tab/>
      </w:r>
      <w:r w:rsidR="00E356D3">
        <w:rPr>
          <w:rFonts w:hint="cs"/>
          <w:rtl/>
        </w:rPr>
        <w:t>'</w:t>
      </w:r>
      <w:r w:rsidR="00F63065">
        <w:rPr>
          <w:rStyle w:val="affffe"/>
          <w:rtl/>
        </w:rPr>
        <w:t>תפדה תפדה</w:t>
      </w:r>
      <w:r w:rsidR="00E356D3">
        <w:rPr>
          <w:rFonts w:hint="cs"/>
          <w:rtl/>
        </w:rPr>
        <w:t>'</w:t>
      </w:r>
      <w:r w:rsidR="00F63065">
        <w:rPr>
          <w:rtl/>
        </w:rPr>
        <w:t xml:space="preserve"> - ריבה</w:t>
      </w:r>
      <w:r>
        <w:rPr>
          <w:rtl/>
        </w:rPr>
        <w:t>,</w:t>
      </w:r>
      <w:r w:rsidR="00E356D3">
        <w:rPr>
          <w:rFonts w:hint="cs"/>
          <w:rtl/>
        </w:rPr>
        <w:t xml:space="preserve"> </w:t>
      </w:r>
      <w:r>
        <w:rPr>
          <w:rFonts w:hint="cs"/>
          <w:rtl/>
        </w:rPr>
        <w:t>ועדיין</w:t>
      </w:r>
      <w:r w:rsidR="00E356D3">
        <w:rPr>
          <w:rFonts w:hint="cs"/>
          <w:rtl/>
        </w:rPr>
        <w:t xml:space="preserve"> שה ממעט בן פקועה </w:t>
      </w:r>
    </w:p>
    <w:p w14:paraId="028F0660" w14:textId="77777777" w:rsidR="006542AA" w:rsidRDefault="00000000">
      <w:pPr>
        <w:pStyle w:val="affff7"/>
      </w:pPr>
      <w:r>
        <w:rPr>
          <w:color w:val="7B3F00"/>
        </w:rPr>
        <w:t>פדיון בנדמה - הולכים אחר האם</w:t>
      </w:r>
    </w:p>
    <w:p w14:paraId="43F4307F" w14:textId="77777777" w:rsidR="006542AA" w:rsidRDefault="00000000">
      <w:pPr>
        <w:pStyle w:val="36"/>
        <w:framePr w:wrap="notBeside"/>
      </w:pPr>
      <w:r w:rsidRPr="00D25F87">
        <w:t>איבעיא להו</w:t>
      </w:r>
      <w:r>
        <w:t>:</w:t>
      </w:r>
    </w:p>
    <w:p w14:paraId="09F544A5" w14:textId="2029C7DF" w:rsidR="00D20CD7" w:rsidRDefault="00F63065" w:rsidP="00805336">
      <w:pPr>
        <w:rPr>
          <w:rtl/>
        </w:rPr>
      </w:pPr>
      <w:r>
        <w:rPr>
          <w:rtl/>
        </w:rPr>
        <w:t xml:space="preserve">מהו לפדות בנדמה? </w:t>
      </w:r>
    </w:p>
    <w:p w14:paraId="21572384" w14:textId="75CFD8EA" w:rsidR="00805336" w:rsidRDefault="00D20CD7" w:rsidP="00D20CD7">
      <w:pPr>
        <w:rPr>
          <w:rtl/>
        </w:rPr>
      </w:pPr>
      <w:r>
        <w:rPr>
          <w:rStyle w:val="27"/>
          <w:rFonts w:hint="cs"/>
          <w:rtl/>
        </w:rPr>
        <w:t>לר"א</w:t>
      </w:r>
      <w:r>
        <w:rPr>
          <w:rFonts w:hint="cs"/>
          <w:rtl/>
        </w:rPr>
        <w:t xml:space="preserve"> לא תיבעי, שכ"ש מכלאיים שפודים, ולרבנן תיבעי: שמא דווקא </w:t>
      </w:r>
      <w:r w:rsidR="00F63065">
        <w:rPr>
          <w:rtl/>
        </w:rPr>
        <w:t xml:space="preserve">בכלאים לא </w:t>
      </w:r>
      <w:r>
        <w:rPr>
          <w:rtl/>
        </w:rPr>
        <w:t>פודים</w:t>
      </w:r>
      <w:r w:rsidR="00F63065">
        <w:rPr>
          <w:rtl/>
        </w:rPr>
        <w:t xml:space="preserve"> - בנדמה </w:t>
      </w:r>
      <w:r>
        <w:rPr>
          <w:rtl/>
        </w:rPr>
        <w:t>פודים</w:t>
      </w:r>
      <w:r w:rsidR="00F63065">
        <w:rPr>
          <w:rtl/>
        </w:rPr>
        <w:t xml:space="preserve">, </w:t>
      </w:r>
    </w:p>
    <w:p w14:paraId="26FA53EC" w14:textId="77777777" w:rsidR="006542AA" w:rsidRDefault="00000000">
      <w:pPr>
        <w:pStyle w:val="36"/>
        <w:framePr w:wrap="notBeside"/>
      </w:pPr>
      <w:r>
        <w:t>ת</w:t>
      </w:r>
      <w:r w:rsidR="00F63065">
        <w:t>"ש:</w:t>
      </w:r>
    </w:p>
    <w:p w14:paraId="6C725DD2" w14:textId="20D4FB2C" w:rsidR="00792FF0" w:rsidRDefault="00F63065" w:rsidP="00D20CD7">
      <w:pPr>
        <w:rPr>
          <w:rtl/>
        </w:rPr>
      </w:pPr>
      <w:r>
        <w:rPr>
          <w:rtl/>
        </w:rPr>
        <w:t xml:space="preserve">פרה שילדה מין עז - אין </w:t>
      </w:r>
      <w:r w:rsidR="00D20CD7">
        <w:rPr>
          <w:rtl/>
        </w:rPr>
        <w:t>פודין,</w:t>
      </w:r>
      <w:r>
        <w:rPr>
          <w:rtl/>
        </w:rPr>
        <w:t xml:space="preserve"> </w:t>
      </w:r>
      <w:r w:rsidR="00D20CD7">
        <w:rPr>
          <w:rtl/>
        </w:rPr>
        <w:t>אבל</w:t>
      </w:r>
      <w:r>
        <w:rPr>
          <w:rtl/>
        </w:rPr>
        <w:t xml:space="preserve"> רחל שילדה מין עז - פודין, </w:t>
      </w:r>
      <w:r w:rsidR="00D20CD7">
        <w:rPr>
          <w:rtl/>
        </w:rPr>
        <w:t>כמי?</w:t>
      </w:r>
      <w:r>
        <w:rPr>
          <w:rtl/>
        </w:rPr>
        <w:t xml:space="preserve"> </w:t>
      </w:r>
    </w:p>
    <w:p w14:paraId="7A86405D" w14:textId="53EE7633" w:rsidR="00D20CD7" w:rsidRDefault="00792FF0" w:rsidP="00D20CD7">
      <w:pPr>
        <w:rPr>
          <w:rtl/>
        </w:rPr>
      </w:pPr>
      <w:r>
        <w:rPr>
          <w:rtl/>
        </w:rPr>
        <w:tab/>
      </w:r>
      <w:r w:rsidR="00D20CD7">
        <w:rPr>
          <w:rFonts w:hint="cs"/>
          <w:rtl/>
        </w:rPr>
        <w:t>[</w:t>
      </w:r>
      <w:r>
        <w:rPr>
          <w:rFonts w:hint="cs"/>
          <w:rtl/>
        </w:rPr>
        <w:t xml:space="preserve">ואם </w:t>
      </w:r>
      <w:r w:rsidR="00D20CD7">
        <w:rPr>
          <w:rStyle w:val="27"/>
          <w:rFonts w:hint="cs"/>
          <w:rtl/>
        </w:rPr>
        <w:t>ל</w:t>
      </w:r>
      <w:r>
        <w:rPr>
          <w:rStyle w:val="27"/>
          <w:rFonts w:hint="cs"/>
          <w:rtl/>
        </w:rPr>
        <w:t>ר"א</w:t>
      </w:r>
      <w:r w:rsidR="00D20CD7">
        <w:rPr>
          <w:rFonts w:hint="cs"/>
          <w:rtl/>
        </w:rPr>
        <w:t xml:space="preserve"> </w:t>
      </w:r>
      <w:r>
        <w:rPr>
          <w:rFonts w:hint="cs"/>
          <w:rtl/>
        </w:rPr>
        <w:t>הרי</w:t>
      </w:r>
      <w:r w:rsidR="00D20CD7">
        <w:rPr>
          <w:rFonts w:hint="cs"/>
          <w:rtl/>
        </w:rPr>
        <w:t xml:space="preserve"> בכלאיים </w:t>
      </w:r>
      <w:r>
        <w:rPr>
          <w:rFonts w:hint="cs"/>
          <w:rtl/>
        </w:rPr>
        <w:t>גם</w:t>
      </w:r>
      <w:r w:rsidR="00D20CD7">
        <w:rPr>
          <w:rFonts w:hint="cs"/>
          <w:rtl/>
        </w:rPr>
        <w:t xml:space="preserve"> </w:t>
      </w:r>
      <w:r>
        <w:rPr>
          <w:rFonts w:hint="cs"/>
          <w:rtl/>
        </w:rPr>
        <w:t>מוציאים,</w:t>
      </w:r>
      <w:r w:rsidR="00D20CD7">
        <w:rPr>
          <w:rFonts w:hint="cs"/>
          <w:rtl/>
        </w:rPr>
        <w:t xml:space="preserve"> ובהכרח </w:t>
      </w:r>
      <w:r>
        <w:rPr>
          <w:rFonts w:hint="cs"/>
          <w:rtl/>
        </w:rPr>
        <w:t>כרבנן</w:t>
      </w:r>
      <w:r w:rsidR="00D20CD7">
        <w:rPr>
          <w:rFonts w:hint="cs"/>
          <w:rtl/>
        </w:rPr>
        <w:t xml:space="preserve"> הן] </w:t>
      </w:r>
    </w:p>
    <w:p w14:paraId="0B603264" w14:textId="3C90BB88" w:rsidR="00B874E6" w:rsidRDefault="00F63065" w:rsidP="00C5567C">
      <w:pPr>
        <w:pStyle w:val="a"/>
        <w:rPr>
          <w:rtl/>
        </w:rPr>
      </w:pPr>
      <w:r>
        <w:rPr>
          <w:rtl/>
        </w:rPr>
        <w:t xml:space="preserve">לא, לעולם </w:t>
      </w:r>
      <w:r>
        <w:rPr>
          <w:rStyle w:val="27"/>
          <w:rtl/>
        </w:rPr>
        <w:t>ר"א,</w:t>
      </w:r>
      <w:r w:rsidR="00D20CD7">
        <w:rPr>
          <w:rFonts w:hint="cs"/>
          <w:rtl/>
        </w:rPr>
        <w:t xml:space="preserve"> ו</w:t>
      </w:r>
      <w:r>
        <w:rPr>
          <w:rtl/>
        </w:rPr>
        <w:t xml:space="preserve">היא עצמה קמ"ל, שפרה שילדה מין עז אין פודין, לא תאמר לך אחריו - </w:t>
      </w:r>
      <w:r w:rsidR="00792FF0">
        <w:rPr>
          <w:rtl/>
        </w:rPr>
        <w:tab/>
      </w:r>
      <w:r>
        <w:rPr>
          <w:rtl/>
        </w:rPr>
        <w:t>וזה עז גמור הוא, אלא לך אחר אמו - וזה עגל הוא</w:t>
      </w:r>
      <w:r w:rsidR="0057284B">
        <w:rPr>
          <w:rtl/>
        </w:rPr>
        <w:t>.</w:t>
      </w:r>
    </w:p>
    <w:p w14:paraId="0479CA86" w14:textId="00E077E6" w:rsidR="006542AA" w:rsidRDefault="00000000">
      <w:pPr>
        <w:pStyle w:val="36"/>
        <w:framePr w:wrap="notBeside"/>
      </w:pPr>
      <w:r>
        <w:t>ת"ש, דתני רב"ש:</w:t>
      </w:r>
    </w:p>
    <w:p w14:paraId="4F5B1FE4" w14:textId="1FB0CB72" w:rsidR="00D20CD7" w:rsidRDefault="00F63065" w:rsidP="00D20CD7">
      <w:pPr>
        <w:rPr>
          <w:rtl/>
        </w:rPr>
      </w:pPr>
      <w:r>
        <w:rPr>
          <w:rtl/>
        </w:rPr>
        <w:t>איזהו כלאים - שעשאוהו</w:t>
      </w:r>
      <w:r w:rsidR="00D20CD7">
        <w:rPr>
          <w:rtl/>
        </w:rPr>
        <w:t xml:space="preserve"> רבנן כ</w:t>
      </w:r>
      <w:r>
        <w:rPr>
          <w:rtl/>
        </w:rPr>
        <w:t xml:space="preserve">כלאים - רחל שילדה מין עז ואביו שה. לאיזה עניין? אם לקדשים - </w:t>
      </w:r>
      <w:r>
        <w:rPr>
          <w:rStyle w:val="affffd"/>
          <w:rtl/>
        </w:rPr>
        <w:t>מיותר</w:t>
      </w:r>
      <w:r>
        <w:rPr>
          <w:rtl/>
        </w:rPr>
        <w:t xml:space="preserve">, ממקום שממעט כלאים משם ממעט נדמה, </w:t>
      </w:r>
    </w:p>
    <w:p w14:paraId="75E343EB" w14:textId="77777777" w:rsidR="006542AA" w:rsidRDefault="00000000">
      <w:pPr>
        <w:pStyle w:val="36"/>
        <w:framePr w:wrap="notBeside"/>
      </w:pPr>
      <w:r>
        <w:t>דתניא:</w:t>
      </w:r>
    </w:p>
    <w:p w14:paraId="2AB18343" w14:textId="3DB263C0" w:rsidR="00D20CD7" w:rsidRDefault="00F63065" w:rsidP="00D20CD7">
      <w:pPr>
        <w:rPr>
          <w:rtl/>
        </w:rPr>
      </w:pPr>
      <w:r>
        <w:rPr>
          <w:rtl/>
        </w:rPr>
        <w:t>שור או כשב - פרט לכלאים, או עז - פרט לנדמה,</w:t>
      </w:r>
    </w:p>
    <w:p w14:paraId="77056299" w14:textId="13F1619E" w:rsidR="00D20CD7" w:rsidRDefault="00F63065" w:rsidP="00D20CD7">
      <w:pPr>
        <w:rPr>
          <w:rtl/>
        </w:rPr>
      </w:pPr>
      <w:r>
        <w:rPr>
          <w:rtl/>
        </w:rPr>
        <w:t xml:space="preserve">אם לבכור - אך בכור שור אמרה התורה - עד שיהא הוא שור ובכורו שור, </w:t>
      </w:r>
    </w:p>
    <w:p w14:paraId="24A48FCE" w14:textId="77777777" w:rsidR="006542AA" w:rsidRDefault="00000000">
      <w:pPr>
        <w:pStyle w:val="36"/>
        <w:framePr w:wrap="notBeside"/>
      </w:pPr>
      <w:r>
        <w:t>אלא</w:t>
      </w:r>
    </w:p>
    <w:p w14:paraId="582D8E01" w14:textId="6AEA9614" w:rsidR="00D20CD7" w:rsidRDefault="00F63065" w:rsidP="00D20CD7">
      <w:pPr>
        <w:rPr>
          <w:rtl/>
        </w:rPr>
      </w:pPr>
      <w:r>
        <w:rPr>
          <w:rtl/>
        </w:rPr>
        <w:t xml:space="preserve">למעשר - תחת תחת מקדשים למד, אלא לפטר חמור! </w:t>
      </w:r>
    </w:p>
    <w:p w14:paraId="66AD90BB" w14:textId="77777777" w:rsidR="006542AA" w:rsidRDefault="00000000">
      <w:pPr>
        <w:pStyle w:val="36"/>
        <w:framePr w:wrap="notBeside"/>
      </w:pPr>
      <w:r>
        <w:t>לא,</w:t>
      </w:r>
    </w:p>
    <w:p w14:paraId="2B964401" w14:textId="356B005F" w:rsidR="00D20CD7" w:rsidRDefault="00F63065" w:rsidP="00D20CD7">
      <w:pPr>
        <w:rPr>
          <w:rtl/>
        </w:rPr>
      </w:pPr>
      <w:r>
        <w:rPr>
          <w:rtl/>
        </w:rPr>
        <w:t>לעולם למ</w:t>
      </w:r>
      <w:r w:rsidR="00D20CD7">
        <w:rPr>
          <w:rtl/>
        </w:rPr>
        <w:t xml:space="preserve">עשר, וכגון שיש בו מקצת </w:t>
      </w:r>
      <w:r>
        <w:rPr>
          <w:rtl/>
        </w:rPr>
        <w:t xml:space="preserve">סימנין </w:t>
      </w:r>
      <w:r>
        <w:rPr>
          <w:rStyle w:val="affffd"/>
          <w:rtl/>
        </w:rPr>
        <w:t>של אמו</w:t>
      </w:r>
      <w:r>
        <w:rPr>
          <w:rtl/>
        </w:rPr>
        <w:t>,</w:t>
      </w:r>
      <w:r w:rsidR="00D20CD7">
        <w:rPr>
          <w:rtl/>
        </w:rPr>
        <w:t xml:space="preserve"> </w:t>
      </w:r>
      <w:r>
        <w:rPr>
          <w:rFonts w:hint="cs"/>
          <w:rtl/>
        </w:rPr>
        <w:t>ס"ד</w:t>
      </w:r>
      <w:r>
        <w:rPr>
          <w:rtl/>
        </w:rPr>
        <w:t xml:space="preserve">: העברה העברה מבכור למד, קמ"ל: תחת תחת מקדשים למד, </w:t>
      </w:r>
    </w:p>
    <w:p w14:paraId="4102EBD0" w14:textId="77777777" w:rsidR="006542AA" w:rsidRDefault="00000000">
      <w:pPr>
        <w:pStyle w:val="affff7"/>
      </w:pPr>
      <w:r>
        <w:rPr>
          <w:color w:val="7B3F00"/>
        </w:rPr>
        <w:t>פסולי המוקדשין - כצבי וכאיל</w:t>
      </w:r>
    </w:p>
    <w:p w14:paraId="281D7137" w14:textId="77777777" w:rsidR="006542AA" w:rsidRDefault="00000000">
      <w:pPr>
        <w:pStyle w:val="36"/>
        <w:framePr w:wrap="notBeside"/>
      </w:pPr>
      <w:r w:rsidRPr="00D25F87">
        <w:t>איבעיא להו</w:t>
      </w:r>
      <w:r w:rsidR="00792FF0">
        <w:t>:</w:t>
      </w:r>
    </w:p>
    <w:p w14:paraId="0C8D1EFB" w14:textId="72B0E1A2" w:rsidR="008443E2" w:rsidRDefault="00792FF0" w:rsidP="00792FF0">
      <w:pPr>
        <w:pStyle w:val="021"/>
        <w:rPr>
          <w:rtl/>
        </w:rPr>
      </w:pPr>
      <w:r>
        <w:rPr>
          <w:rtl/>
        </w:rPr>
        <w:t xml:space="preserve">מהו לפדות בפסולי </w:t>
      </w:r>
      <w:r w:rsidR="00F63065">
        <w:rPr>
          <w:rtl/>
        </w:rPr>
        <w:t xml:space="preserve">המוקדשין? אליבא </w:t>
      </w:r>
      <w:r w:rsidR="00F63065">
        <w:rPr>
          <w:rStyle w:val="27"/>
          <w:rtl/>
        </w:rPr>
        <w:t>דר"ש</w:t>
      </w:r>
      <w:r w:rsidR="00F63065">
        <w:rPr>
          <w:rtl/>
        </w:rPr>
        <w:t xml:space="preserve"> לא תיבעי לך, כיון שאמר </w:t>
      </w:r>
      <w:r w:rsidR="00F63065">
        <w:rPr>
          <w:rStyle w:val="affffd"/>
          <w:rtl/>
        </w:rPr>
        <w:t>פטר חמור</w:t>
      </w:r>
      <w:r w:rsidR="00F63065">
        <w:rPr>
          <w:rtl/>
        </w:rPr>
        <w:t xml:space="preserve"> מותר בהנאה</w:t>
      </w:r>
      <w:r>
        <w:rPr>
          <w:rFonts w:hint="cs"/>
          <w:rtl/>
        </w:rPr>
        <w:t xml:space="preserve"> </w:t>
      </w:r>
      <w:r w:rsidR="00F63065">
        <w:rPr>
          <w:rtl/>
        </w:rPr>
        <w:t>חולין ה</w:t>
      </w:r>
      <w:r>
        <w:rPr>
          <w:rtl/>
        </w:rPr>
        <w:t>וא</w:t>
      </w:r>
      <w:r w:rsidR="00F63065">
        <w:rPr>
          <w:rtl/>
        </w:rPr>
        <w:t xml:space="preserve"> </w:t>
      </w:r>
    </w:p>
    <w:p w14:paraId="1CEA280D" w14:textId="436AB607" w:rsidR="008443E2" w:rsidRDefault="00F63065" w:rsidP="008443E2">
      <w:pPr>
        <w:rPr>
          <w:rtl/>
        </w:rPr>
      </w:pPr>
      <w:r>
        <w:rPr>
          <w:rtl/>
        </w:rPr>
        <w:t xml:space="preserve">כי תיבעי לך אליבא </w:t>
      </w:r>
      <w:r>
        <w:rPr>
          <w:rStyle w:val="27"/>
          <w:rtl/>
        </w:rPr>
        <w:t>דר"י</w:t>
      </w:r>
      <w:r w:rsidR="008443E2">
        <w:rPr>
          <w:rFonts w:hint="cs"/>
          <w:rtl/>
        </w:rPr>
        <w:t xml:space="preserve"> </w:t>
      </w:r>
      <w:r>
        <w:rPr>
          <w:rtl/>
        </w:rPr>
        <w:t xml:space="preserve">שאמר אסור בהנאה, מה הדין? כיון שאסור בהנאה - אין איסור חל על איסור, </w:t>
      </w:r>
      <w:r w:rsidR="00002A62" w:rsidRPr="00D25F87">
        <w:rPr>
          <w:b/>
          <w:bCs/>
          <w:rtl/>
        </w:rPr>
        <w:t>או"ד</w:t>
      </w:r>
      <w:r>
        <w:rPr>
          <w:rtl/>
        </w:rPr>
        <w:t xml:space="preserve">: כיון שאין פדיונו נתפס </w:t>
      </w:r>
      <w:r>
        <w:rPr>
          <w:rStyle w:val="affffd"/>
          <w:rtl/>
        </w:rPr>
        <w:t>בקדושה</w:t>
      </w:r>
      <w:r>
        <w:rPr>
          <w:rtl/>
        </w:rPr>
        <w:t xml:space="preserve">, </w:t>
      </w:r>
      <w:r w:rsidR="008443E2">
        <w:rPr>
          <w:rFonts w:hint="cs"/>
          <w:rtl/>
        </w:rPr>
        <w:t xml:space="preserve">הפקעת איסור </w:t>
      </w:r>
      <w:r>
        <w:rPr>
          <w:rFonts w:hint="cs"/>
          <w:rtl/>
        </w:rPr>
        <w:t>בלבד</w:t>
      </w:r>
      <w:r w:rsidR="008443E2">
        <w:rPr>
          <w:rFonts w:hint="cs"/>
          <w:rtl/>
        </w:rPr>
        <w:t xml:space="preserve"> </w:t>
      </w:r>
      <w:r>
        <w:rPr>
          <w:rFonts w:hint="cs"/>
          <w:rtl/>
        </w:rPr>
        <w:t>היא,</w:t>
      </w:r>
      <w:r>
        <w:rPr>
          <w:rtl/>
        </w:rPr>
        <w:t xml:space="preserve"> </w:t>
      </w:r>
    </w:p>
    <w:p w14:paraId="5E0F3C49" w14:textId="613D41CF" w:rsidR="006542AA" w:rsidRDefault="00000000">
      <w:pPr>
        <w:pStyle w:val="36"/>
        <w:framePr w:wrap="notBeside"/>
      </w:pPr>
      <w:r>
        <w:t>רמבדר"כ</w:t>
      </w:r>
      <w:r w:rsidR="00F63065">
        <w:t>:</w:t>
      </w:r>
    </w:p>
    <w:p w14:paraId="098893E4" w14:textId="7C23407C" w:rsidR="00B874E6" w:rsidRDefault="008443E2" w:rsidP="00792FF0">
      <w:pPr>
        <w:pStyle w:val="021"/>
        <w:rPr>
          <w:rtl/>
        </w:rPr>
      </w:pPr>
      <w:r>
        <w:rPr>
          <w:rtl/>
        </w:rPr>
        <w:t>די</w:t>
      </w:r>
      <w:r w:rsidR="00F63065">
        <w:rPr>
          <w:rtl/>
        </w:rPr>
        <w:t xml:space="preserve"> </w:t>
      </w:r>
      <w:r>
        <w:rPr>
          <w:rtl/>
        </w:rPr>
        <w:t>במה</w:t>
      </w:r>
      <w:r w:rsidR="00F63065">
        <w:rPr>
          <w:rtl/>
        </w:rPr>
        <w:t xml:space="preserve"> </w:t>
      </w:r>
      <w:r>
        <w:rPr>
          <w:rtl/>
        </w:rPr>
        <w:t>שכתוב</w:t>
      </w:r>
      <w:r w:rsidR="00F63065">
        <w:rPr>
          <w:rtl/>
        </w:rPr>
        <w:t xml:space="preserve"> </w:t>
      </w:r>
      <w:r>
        <w:rPr>
          <w:rtl/>
        </w:rPr>
        <w:t>בהם</w:t>
      </w:r>
      <w:r w:rsidR="00F63065">
        <w:rPr>
          <w:rtl/>
        </w:rPr>
        <w:t xml:space="preserve"> </w:t>
      </w:r>
      <w:r>
        <w:rPr>
          <w:rFonts w:hint="cs"/>
          <w:rtl/>
        </w:rPr>
        <w:t>'</w:t>
      </w:r>
      <w:r>
        <w:rPr>
          <w:rStyle w:val="affffe"/>
          <w:rtl/>
        </w:rPr>
        <w:t>כַּצְּבִי וְכָאַיָּל':</w:t>
      </w:r>
      <w:r w:rsidR="00F63065">
        <w:rPr>
          <w:rtl/>
        </w:rPr>
        <w:t xml:space="preserve"> מה צבי ואיל אין פודין, אף פסולי המוקדשין אין פודין</w:t>
      </w:r>
      <w:r w:rsidR="0057284B">
        <w:rPr>
          <w:rtl/>
        </w:rPr>
        <w:t>.</w:t>
      </w:r>
    </w:p>
    <w:p w14:paraId="579E3D5C" w14:textId="37288C33" w:rsidR="00B874E6" w:rsidRDefault="00F63065" w:rsidP="008443E2">
      <w:pPr>
        <w:rPr>
          <w:rtl/>
        </w:rPr>
      </w:pPr>
      <w:r>
        <w:rPr>
          <w:rtl/>
        </w:rPr>
        <w:lastRenderedPageBreak/>
        <w:t xml:space="preserve">עכשיו שבאת לכך, </w:t>
      </w:r>
      <w:r>
        <w:rPr>
          <w:rStyle w:val="27"/>
          <w:rtl/>
        </w:rPr>
        <w:t>לר' שמעון</w:t>
      </w:r>
      <w:r>
        <w:rPr>
          <w:rtl/>
        </w:rPr>
        <w:t xml:space="preserve"> גם, צבי ואיל כתוב בהם</w:t>
      </w:r>
      <w:r w:rsidR="0057284B">
        <w:rPr>
          <w:rtl/>
        </w:rPr>
        <w:t>.</w:t>
      </w:r>
    </w:p>
    <w:p w14:paraId="6CA4E0B7" w14:textId="29975247" w:rsidR="00D20CD7" w:rsidRDefault="008443E2" w:rsidP="008443E2">
      <w:pPr>
        <w:pStyle w:val="afff0"/>
        <w:framePr w:wrap="around"/>
        <w:rPr>
          <w:rtl/>
        </w:rPr>
      </w:pPr>
      <w:r>
        <w:rPr>
          <w:rFonts w:hint="cs"/>
          <w:rtl/>
        </w:rPr>
        <w:t>יב:</w:t>
      </w:r>
    </w:p>
    <w:p w14:paraId="0C4DB4B6" w14:textId="77777777" w:rsidR="006542AA" w:rsidRDefault="00000000">
      <w:pPr>
        <w:pStyle w:val="affff7"/>
      </w:pPr>
      <w:r>
        <w:rPr>
          <w:color w:val="7B3F00"/>
        </w:rPr>
        <w:t>בהמת שביעית - לאכלה ולא לשריפה</w:t>
      </w:r>
    </w:p>
    <w:p w14:paraId="1C1A50B5" w14:textId="77777777" w:rsidR="006542AA" w:rsidRDefault="00000000">
      <w:pPr>
        <w:pStyle w:val="36"/>
        <w:framePr w:wrap="notBeside"/>
      </w:pPr>
      <w:r w:rsidRPr="00D25F87">
        <w:t>איבעיא להו</w:t>
      </w:r>
      <w:r>
        <w:t>:</w:t>
      </w:r>
    </w:p>
    <w:p w14:paraId="3896F823" w14:textId="0AA6652B" w:rsidR="008443E2" w:rsidRDefault="00F63065" w:rsidP="008443E2">
      <w:pPr>
        <w:rPr>
          <w:rtl/>
        </w:rPr>
      </w:pPr>
      <w:r>
        <w:rPr>
          <w:rtl/>
        </w:rPr>
        <w:t>מהו לפדות ספק</w:t>
      </w:r>
      <w:r w:rsidR="008443E2">
        <w:rPr>
          <w:rFonts w:hint="cs"/>
          <w:rtl/>
        </w:rPr>
        <w:t xml:space="preserve"> </w:t>
      </w:r>
      <w:r>
        <w:rPr>
          <w:rtl/>
        </w:rPr>
        <w:t xml:space="preserve">בבהמת שביעית? </w:t>
      </w:r>
      <w:r>
        <w:rPr>
          <w:rFonts w:hint="cs"/>
          <w:rtl/>
        </w:rPr>
        <w:t>[שבוודאי</w:t>
      </w:r>
      <w:r w:rsidR="008443E2">
        <w:rPr>
          <w:rFonts w:hint="cs"/>
          <w:rtl/>
        </w:rPr>
        <w:t xml:space="preserve"> </w:t>
      </w:r>
      <w:r>
        <w:rPr>
          <w:rFonts w:hint="cs"/>
          <w:rtl/>
        </w:rPr>
        <w:t>אסור,</w:t>
      </w:r>
      <w:r w:rsidR="008443E2">
        <w:rPr>
          <w:rFonts w:hint="cs"/>
          <w:rtl/>
        </w:rPr>
        <w:t xml:space="preserve"> </w:t>
      </w:r>
      <w:r>
        <w:rPr>
          <w:rFonts w:hint="cs"/>
          <w:rtl/>
        </w:rPr>
        <w:t>שהתורה</w:t>
      </w:r>
      <w:r w:rsidR="008443E2">
        <w:rPr>
          <w:rFonts w:hint="cs"/>
          <w:rtl/>
        </w:rPr>
        <w:t xml:space="preserve"> אמרה לאכלה </w:t>
      </w:r>
      <w:r>
        <w:rPr>
          <w:rStyle w:val="affffd"/>
          <w:rFonts w:hint="cs"/>
          <w:rtl/>
        </w:rPr>
        <w:t>ולא לסחורה</w:t>
      </w:r>
      <w:r>
        <w:rPr>
          <w:rFonts w:hint="cs"/>
          <w:rtl/>
        </w:rPr>
        <w:t xml:space="preserve">] </w:t>
      </w:r>
    </w:p>
    <w:p w14:paraId="12BA1C07" w14:textId="071A381E" w:rsidR="00D20CD7" w:rsidRDefault="00F63065" w:rsidP="008443E2">
      <w:pPr>
        <w:rPr>
          <w:rtl/>
        </w:rPr>
      </w:pPr>
      <w:r>
        <w:rPr>
          <w:rtl/>
        </w:rPr>
        <w:t>כי תיבעי לך - אליבא דר'</w:t>
      </w:r>
      <w:r w:rsidR="008443E2">
        <w:rPr>
          <w:rFonts w:hint="cs"/>
          <w:rtl/>
        </w:rPr>
        <w:t xml:space="preserve"> </w:t>
      </w:r>
      <w:r>
        <w:rPr>
          <w:rtl/>
        </w:rPr>
        <w:t xml:space="preserve">יהודה, מה הדין? כיון שמפריש טלה והוא לעצמו - לאכלה נקרא, </w:t>
      </w:r>
      <w:r w:rsidR="00546316" w:rsidRPr="00D25F87">
        <w:rPr>
          <w:b/>
          <w:bCs/>
          <w:rtl/>
        </w:rPr>
        <w:t>א</w:t>
      </w:r>
      <w:r>
        <w:rPr>
          <w:b/>
          <w:bCs/>
          <w:rtl/>
        </w:rPr>
        <w:t>ו"ד</w:t>
      </w:r>
      <w:r>
        <w:rPr>
          <w:rtl/>
        </w:rPr>
        <w:t xml:space="preserve"> כיון שכל עוד לא הפקיע איסורו אינו מותר - כסחורה דומה? </w:t>
      </w:r>
    </w:p>
    <w:p w14:paraId="08D1ECB2" w14:textId="77777777" w:rsidR="006542AA" w:rsidRDefault="00000000">
      <w:pPr>
        <w:pStyle w:val="36"/>
        <w:framePr w:wrap="notBeside"/>
      </w:pPr>
      <w:r w:rsidRPr="008443E2">
        <w:t>ת"ש,</w:t>
      </w:r>
      <w:r>
        <w:t xml:space="preserve"> דא"ר חסדא:</w:t>
      </w:r>
    </w:p>
    <w:p w14:paraId="78722C52" w14:textId="13E77D6A" w:rsidR="00B874E6" w:rsidRDefault="00F63065" w:rsidP="00F63065">
      <w:pPr>
        <w:rPr>
          <w:rtl/>
        </w:rPr>
      </w:pPr>
      <w:r>
        <w:rPr>
          <w:rtl/>
        </w:rPr>
        <w:t>בהמת שביעית אין פודין בה את הודאי, אבל פודין בה את הספק</w:t>
      </w:r>
      <w:r w:rsidR="0057284B">
        <w:rPr>
          <w:rtl/>
        </w:rPr>
        <w:t>.</w:t>
      </w:r>
    </w:p>
    <w:p w14:paraId="4F1B46D1" w14:textId="547D3903" w:rsidR="00B874E6" w:rsidRDefault="00F63065" w:rsidP="00F63065">
      <w:pPr>
        <w:rPr>
          <w:rtl/>
        </w:rPr>
      </w:pPr>
      <w:r>
        <w:rPr>
          <w:rtl/>
        </w:rPr>
        <w:t xml:space="preserve">פטורה מן הבכורה - לאכלה אמרה התורה ולא לשריפה </w:t>
      </w:r>
      <w:r>
        <w:rPr>
          <w:rStyle w:val="affffd"/>
          <w:rtl/>
        </w:rPr>
        <w:t>כאימורים</w:t>
      </w:r>
      <w:r>
        <w:rPr>
          <w:rtl/>
        </w:rPr>
        <w:t>, וחייבת במתנות - שלאכלה נקרא בה</w:t>
      </w:r>
      <w:r w:rsidR="0057284B">
        <w:rPr>
          <w:rtl/>
        </w:rPr>
        <w:t>.</w:t>
      </w:r>
    </w:p>
    <w:p w14:paraId="007953D9" w14:textId="77777777" w:rsidR="006542AA" w:rsidRDefault="00000000">
      <w:pPr>
        <w:pStyle w:val="36"/>
        <w:framePr w:wrap="notBeside"/>
      </w:pPr>
      <w:r>
        <w:t>מיתיבי</w:t>
      </w:r>
    </w:p>
    <w:p w14:paraId="49924F93" w14:textId="59C30599" w:rsidR="00B874E6" w:rsidRDefault="00F63065" w:rsidP="00F63065">
      <w:pPr>
        <w:rPr>
          <w:rtl/>
        </w:rPr>
      </w:pPr>
      <w:r>
        <w:rPr>
          <w:rtl/>
        </w:rPr>
        <w:t xml:space="preserve">האוכל מעיסת שביעית עד שלא הורמה חלתה - חייב מיתה. ולמה? כיון שאילו נטמאת </w:t>
      </w:r>
      <w:r>
        <w:rPr>
          <w:rStyle w:val="affffd"/>
          <w:rtl/>
        </w:rPr>
        <w:t>החלה</w:t>
      </w:r>
      <w:r>
        <w:rPr>
          <w:rtl/>
        </w:rPr>
        <w:t xml:space="preserve"> בת שריפה היא, לאכלה אמרה התורה ולא לשריפה! שונה כאן, שכתוב לדורותיכם</w:t>
      </w:r>
      <w:r w:rsidR="0057284B">
        <w:rPr>
          <w:rtl/>
        </w:rPr>
        <w:t>.</w:t>
      </w:r>
    </w:p>
    <w:p w14:paraId="0D038689" w14:textId="77777777" w:rsidR="006542AA" w:rsidRDefault="00000000">
      <w:pPr>
        <w:pStyle w:val="36"/>
        <w:framePr w:wrap="notBeside"/>
      </w:pPr>
      <w:r>
        <w:t>תנ"ה:</w:t>
      </w:r>
    </w:p>
    <w:p w14:paraId="5B4CE353" w14:textId="78E8DCB6" w:rsidR="00B874E6" w:rsidRDefault="00F63065" w:rsidP="00F63065">
      <w:pPr>
        <w:rPr>
          <w:rtl/>
        </w:rPr>
      </w:pPr>
      <w:r>
        <w:rPr>
          <w:rtl/>
        </w:rPr>
        <w:t xml:space="preserve">מנין לאוכל מעיסת שביעית עד שלא הורמה חלתה שחייב מיתה - שנאמר </w:t>
      </w:r>
      <w:r w:rsidR="008443E2">
        <w:rPr>
          <w:rFonts w:hint="cs"/>
          <w:rtl/>
        </w:rPr>
        <w:t>'</w:t>
      </w:r>
      <w:r>
        <w:rPr>
          <w:rStyle w:val="affffe"/>
          <w:rtl/>
        </w:rPr>
        <w:t>לְדוֹרוֹתֵיכֶם</w:t>
      </w:r>
      <w:r w:rsidR="008443E2">
        <w:rPr>
          <w:rFonts w:hint="cs"/>
          <w:rtl/>
        </w:rPr>
        <w:t>'</w:t>
      </w:r>
      <w:r w:rsidR="0057284B">
        <w:rPr>
          <w:rtl/>
        </w:rPr>
        <w:t>.</w:t>
      </w:r>
    </w:p>
    <w:p w14:paraId="2FB9D1C7" w14:textId="53E44FD0" w:rsidR="00D20CD7" w:rsidRDefault="00F63065" w:rsidP="008443E2">
      <w:pPr>
        <w:jc w:val="center"/>
        <w:rPr>
          <w:rtl/>
        </w:rPr>
      </w:pPr>
      <w:r>
        <w:rPr>
          <w:rtl/>
        </w:rPr>
        <w:t>ואין</w:t>
      </w:r>
      <w:r w:rsidR="008443E2">
        <w:rPr>
          <w:rFonts w:hint="cs"/>
          <w:rtl/>
        </w:rPr>
        <w:t xml:space="preserve"> </w:t>
      </w:r>
      <w:r>
        <w:rPr>
          <w:rFonts w:hint="cs"/>
          <w:rtl/>
        </w:rPr>
        <w:t>לומדים</w:t>
      </w:r>
      <w:r w:rsidR="008443E2">
        <w:rPr>
          <w:rFonts w:hint="cs"/>
          <w:rtl/>
        </w:rPr>
        <w:t xml:space="preserve"> </w:t>
      </w:r>
      <w:r>
        <w:rPr>
          <w:rFonts w:hint="cs"/>
          <w:rtl/>
        </w:rPr>
        <w:t>משם,</w:t>
      </w:r>
      <w:r w:rsidR="008443E2">
        <w:rPr>
          <w:rFonts w:hint="cs"/>
          <w:rtl/>
        </w:rPr>
        <w:t xml:space="preserve"> </w:t>
      </w:r>
      <w:r>
        <w:rPr>
          <w:rFonts w:hint="cs"/>
          <w:rtl/>
        </w:rPr>
        <w:t>ששם עיקר</w:t>
      </w:r>
      <w:r>
        <w:rPr>
          <w:rtl/>
        </w:rPr>
        <w:t xml:space="preserve"> לאכילה, כאן - עיקר לשריפה: </w:t>
      </w:r>
    </w:p>
    <w:p w14:paraId="06B184FB" w14:textId="60D4946F" w:rsidR="0057284B" w:rsidRDefault="0057284B" w:rsidP="009F73ED">
      <w:pPr>
        <w:pStyle w:val="affff9"/>
        <w:rPr>
          <w:rtl/>
        </w:rPr>
      </w:pPr>
      <w:r>
        <w:rPr>
          <w:rtl/>
        </w:rPr>
        <w:t>• • •</w:t>
      </w:r>
    </w:p>
    <w:p w14:paraId="634741CF" w14:textId="77777777" w:rsidR="006542AA" w:rsidRDefault="00000000">
      <w:pPr>
        <w:pStyle w:val="36"/>
        <w:framePr w:wrap="notBeside"/>
      </w:pPr>
      <w:r>
        <w:t>נתנו לכהן כו':</w:t>
      </w:r>
    </w:p>
    <w:p w14:paraId="3FB49DFB" w14:textId="77777777" w:rsidR="006542AA" w:rsidRDefault="00000000">
      <w:pPr>
        <w:pStyle w:val="affff7"/>
      </w:pPr>
      <w:r>
        <w:rPr>
          <w:color w:val="7B3F00"/>
        </w:rPr>
        <w:t>נחשדו הכהנים על פטרי חמורים</w:t>
      </w:r>
    </w:p>
    <w:p w14:paraId="0F1D82B9" w14:textId="2C4E6E9B" w:rsidR="008443E2" w:rsidRDefault="00F63065" w:rsidP="0057284B">
      <w:pPr>
        <w:jc w:val="center"/>
        <w:rPr>
          <w:rtl/>
        </w:rPr>
      </w:pPr>
      <w:r>
        <w:rPr>
          <w:rtl/>
        </w:rPr>
        <w:t>שנינו את זו, שת"ר: ישראל שהיה לו פטר חמור בתוך ביתו, ואמר לו הכהן תנהו לי ואני אפדהו - הרי זה לא יתנו לו אא"כ פדאו בפניו,</w:t>
      </w:r>
    </w:p>
    <w:p w14:paraId="7A2CB331" w14:textId="7628A1ED" w:rsidR="006542AA" w:rsidRDefault="00000000">
      <w:pPr>
        <w:pStyle w:val="36"/>
        <w:framePr w:wrap="notBeside"/>
      </w:pPr>
      <w:r>
        <w:t>ארנב"א:</w:t>
      </w:r>
    </w:p>
    <w:p w14:paraId="1FE363A7" w14:textId="1F5FA3EA" w:rsidR="008443E2" w:rsidRDefault="00F63065" w:rsidP="008443E2">
      <w:pPr>
        <w:rPr>
          <w:rtl/>
        </w:rPr>
      </w:pPr>
      <w:r>
        <w:rPr>
          <w:rtl/>
        </w:rPr>
        <w:t xml:space="preserve">זאת אומרת - נחשדו הכהנים על פטרי </w:t>
      </w:r>
      <w:r w:rsidR="008443E2">
        <w:rPr>
          <w:rtl/>
        </w:rPr>
        <w:t>חמורים</w:t>
      </w:r>
      <w:r>
        <w:rPr>
          <w:rtl/>
        </w:rPr>
        <w:t xml:space="preserve"> </w:t>
      </w:r>
      <w:r w:rsidR="008443E2">
        <w:rPr>
          <w:rStyle w:val="affffd"/>
          <w:rtl/>
        </w:rPr>
        <w:t>להשתמש בהם</w:t>
      </w:r>
      <w:r w:rsidR="008443E2">
        <w:rPr>
          <w:rtl/>
        </w:rPr>
        <w:t xml:space="preserve">, פשיטא! </w:t>
      </w:r>
    </w:p>
    <w:p w14:paraId="7172B317" w14:textId="52B1ED41" w:rsidR="00D20CD7" w:rsidRDefault="008443E2" w:rsidP="00C5567C">
      <w:pPr>
        <w:pStyle w:val="a"/>
        <w:rPr>
          <w:rtl/>
        </w:rPr>
      </w:pPr>
      <w:r>
        <w:rPr>
          <w:rtl/>
        </w:rPr>
        <w:t>שמא תאמר: ה"מ במקום</w:t>
      </w:r>
      <w:r w:rsidR="00F63065">
        <w:rPr>
          <w:rtl/>
        </w:rPr>
        <w:t xml:space="preserve"> </w:t>
      </w:r>
      <w:r>
        <w:rPr>
          <w:rtl/>
        </w:rPr>
        <w:t>שמוחזק</w:t>
      </w:r>
      <w:r w:rsidR="00F63065">
        <w:rPr>
          <w:rtl/>
        </w:rPr>
        <w:t xml:space="preserve"> </w:t>
      </w:r>
      <w:r>
        <w:rPr>
          <w:rtl/>
        </w:rPr>
        <w:t>לנו</w:t>
      </w:r>
      <w:r w:rsidR="00F63065">
        <w:rPr>
          <w:rtl/>
        </w:rPr>
        <w:t xml:space="preserve"> </w:t>
      </w:r>
      <w:r>
        <w:rPr>
          <w:rtl/>
        </w:rPr>
        <w:t>שאירע,</w:t>
      </w:r>
      <w:r w:rsidR="00F63065">
        <w:rPr>
          <w:rtl/>
        </w:rPr>
        <w:t xml:space="preserve"> אבל </w:t>
      </w:r>
      <w:r>
        <w:rPr>
          <w:rtl/>
        </w:rPr>
        <w:t>בסתם</w:t>
      </w:r>
      <w:r w:rsidR="00F63065">
        <w:rPr>
          <w:rtl/>
        </w:rPr>
        <w:t xml:space="preserve"> - לא, קמ"ל </w:t>
      </w:r>
      <w:r>
        <w:rPr>
          <w:rtl/>
        </w:rPr>
        <w:t>שמורה</w:t>
      </w:r>
      <w:r w:rsidR="00F63065">
        <w:rPr>
          <w:rtl/>
        </w:rPr>
        <w:t xml:space="preserve"> בה </w:t>
      </w:r>
      <w:r>
        <w:rPr>
          <w:rtl/>
        </w:rPr>
        <w:t>היתר:</w:t>
      </w:r>
      <w:r w:rsidR="00F63065">
        <w:rPr>
          <w:rtl/>
        </w:rPr>
        <w:t xml:space="preserve"> </w:t>
      </w:r>
    </w:p>
    <w:p w14:paraId="584D66C0" w14:textId="6BB6694C" w:rsidR="0057284B" w:rsidRDefault="0057284B" w:rsidP="009F73ED">
      <w:pPr>
        <w:pStyle w:val="affff9"/>
        <w:rPr>
          <w:rtl/>
        </w:rPr>
      </w:pPr>
      <w:r>
        <w:rPr>
          <w:rtl/>
        </w:rPr>
        <w:t>• • •</w:t>
      </w:r>
    </w:p>
    <w:p w14:paraId="2C6BB515" w14:textId="77777777" w:rsidR="006542AA" w:rsidRDefault="00000000">
      <w:pPr>
        <w:pStyle w:val="afffff5"/>
        <w:framePr w:wrap="around"/>
      </w:pPr>
      <w:r>
        <w:t>משנה ו</w:t>
      </w:r>
    </w:p>
    <w:p w14:paraId="3FB2B080" w14:textId="77777777" w:rsidR="000958FE" w:rsidRDefault="00F63065" w:rsidP="009F73ED">
      <w:pPr>
        <w:pStyle w:val="afff5"/>
        <w:spacing w:before="120"/>
        <w:rPr>
          <w:rtl/>
        </w:rPr>
      </w:pPr>
      <w:r>
        <w:rPr>
          <w:rtl/>
        </w:rPr>
        <w:t xml:space="preserve">המפריש פדיון פטר חמור ומת, </w:t>
      </w:r>
    </w:p>
    <w:p w14:paraId="4529EBD3" w14:textId="77777777" w:rsidR="000958FE" w:rsidRDefault="00F63065" w:rsidP="000958FE">
      <w:pPr>
        <w:pStyle w:val="afff5"/>
        <w:rPr>
          <w:rtl/>
        </w:rPr>
      </w:pPr>
      <w:r w:rsidRPr="009F73ED">
        <w:rPr>
          <w:rStyle w:val="afffff3"/>
          <w:rtl/>
        </w:rPr>
        <w:t>רבי אליעזר</w:t>
      </w:r>
      <w:r>
        <w:rPr>
          <w:rtl/>
        </w:rPr>
        <w:t xml:space="preserve"> אומר</w:t>
      </w:r>
      <w:r w:rsidRPr="009F73ED">
        <w:rPr>
          <w:rStyle w:val="afffff3"/>
          <w:rtl/>
        </w:rPr>
        <w:t>:</w:t>
      </w:r>
      <w:r>
        <w:rPr>
          <w:rtl/>
        </w:rPr>
        <w:t xml:space="preserve"> חייבין באחריותו, כחמש סלעים של בן, </w:t>
      </w:r>
    </w:p>
    <w:p w14:paraId="7448E8DF" w14:textId="77777777" w:rsidR="00B874E6" w:rsidRDefault="00F63065" w:rsidP="000958FE">
      <w:pPr>
        <w:pStyle w:val="afff5"/>
        <w:rPr>
          <w:rtl/>
        </w:rPr>
      </w:pPr>
      <w:r>
        <w:rPr>
          <w:rtl/>
        </w:rPr>
        <w:t>וחכ"א: אין חייבין באחריותו, כפדיון מעשר שני</w:t>
      </w:r>
      <w:r w:rsidR="0057284B">
        <w:rPr>
          <w:rtl/>
        </w:rPr>
        <w:t>.</w:t>
      </w:r>
    </w:p>
    <w:p w14:paraId="2C1AB071" w14:textId="77777777" w:rsidR="000958FE" w:rsidRDefault="00F63065" w:rsidP="000958FE">
      <w:pPr>
        <w:pStyle w:val="afff5"/>
        <w:rPr>
          <w:rtl/>
        </w:rPr>
      </w:pPr>
      <w:r>
        <w:rPr>
          <w:rtl/>
        </w:rPr>
        <w:lastRenderedPageBreak/>
        <w:t xml:space="preserve">העיד </w:t>
      </w:r>
      <w:r w:rsidRPr="009F73ED">
        <w:rPr>
          <w:rStyle w:val="afffff3"/>
          <w:rtl/>
        </w:rPr>
        <w:t>רבי יהושע</w:t>
      </w:r>
      <w:r>
        <w:rPr>
          <w:rtl/>
        </w:rPr>
        <w:t xml:space="preserve"> ו</w:t>
      </w:r>
      <w:r w:rsidRPr="009F73ED">
        <w:rPr>
          <w:rStyle w:val="afffff3"/>
          <w:rtl/>
        </w:rPr>
        <w:t>רבי צדוק</w:t>
      </w:r>
      <w:r>
        <w:rPr>
          <w:rtl/>
        </w:rPr>
        <w:t xml:space="preserve"> על פדיון פטר חמור שמת שאין כאן לכהן כלום, מת פטר חמור </w:t>
      </w:r>
    </w:p>
    <w:p w14:paraId="16EFBB97" w14:textId="77777777" w:rsidR="000958FE" w:rsidRDefault="00F63065" w:rsidP="000958FE">
      <w:pPr>
        <w:pStyle w:val="afff5"/>
        <w:rPr>
          <w:rtl/>
        </w:rPr>
      </w:pPr>
      <w:r w:rsidRPr="009F73ED">
        <w:rPr>
          <w:rStyle w:val="afffff3"/>
          <w:rtl/>
        </w:rPr>
        <w:t>ר"א</w:t>
      </w:r>
      <w:r>
        <w:rPr>
          <w:rtl/>
        </w:rPr>
        <w:t xml:space="preserve"> אומר</w:t>
      </w:r>
      <w:r w:rsidRPr="009F73ED">
        <w:rPr>
          <w:rStyle w:val="afffff3"/>
          <w:rtl/>
        </w:rPr>
        <w:t>:</w:t>
      </w:r>
      <w:r>
        <w:rPr>
          <w:rtl/>
        </w:rPr>
        <w:t xml:space="preserve"> יקבר, ומותר בהנאתו של טלה, וחכ"א: א"צ להקבר, וטלה לכהן: </w:t>
      </w:r>
    </w:p>
    <w:p w14:paraId="3B8FEFF4" w14:textId="7678EB49" w:rsidR="006542AA" w:rsidRDefault="0057284B">
      <w:pPr>
        <w:pStyle w:val="affff7"/>
      </w:pPr>
      <w:r>
        <w:rPr>
          <w:rtl/>
        </w:rPr>
        <w:t xml:space="preserve">  </w:t>
      </w:r>
      <w:r>
        <w:rPr>
          <w:color w:val="7B3F00"/>
        </w:rPr>
        <w:t>אחריות הפדיון - היקש לבכור אדם לפדייה בלבד</w:t>
      </w:r>
    </w:p>
    <w:p w14:paraId="1BF53F5B" w14:textId="77777777" w:rsidR="006542AA" w:rsidRDefault="00000000">
      <w:pPr>
        <w:pStyle w:val="36"/>
        <w:framePr w:wrap="notBeside"/>
      </w:pPr>
      <w:r>
        <w:t>רב יוסף:</w:t>
      </w:r>
    </w:p>
    <w:p w14:paraId="2A8C4620" w14:textId="6B6BE02E" w:rsidR="000958FE" w:rsidRDefault="00F63065" w:rsidP="00F56E1E">
      <w:pPr>
        <w:rPr>
          <w:rtl/>
        </w:rPr>
      </w:pPr>
      <w:r>
        <w:rPr>
          <w:rFonts w:hint="cs"/>
          <w:rtl/>
        </w:rPr>
        <w:t>טעם</w:t>
      </w:r>
      <w:r w:rsidR="00F56E1E">
        <w:rPr>
          <w:rFonts w:hint="cs"/>
          <w:rtl/>
        </w:rPr>
        <w:t xml:space="preserve"> </w:t>
      </w:r>
      <w:r>
        <w:rPr>
          <w:rStyle w:val="27"/>
          <w:rFonts w:hint="cs"/>
          <w:rtl/>
        </w:rPr>
        <w:t>ר"א</w:t>
      </w:r>
      <w:r w:rsidR="00F56E1E">
        <w:rPr>
          <w:rFonts w:hint="cs"/>
          <w:rtl/>
        </w:rPr>
        <w:t xml:space="preserve"> </w:t>
      </w:r>
      <w:r>
        <w:rPr>
          <w:rFonts w:hint="cs"/>
          <w:rtl/>
        </w:rPr>
        <w:t>- 'אַךְ</w:t>
      </w:r>
      <w:r>
        <w:rPr>
          <w:rStyle w:val="affffe"/>
          <w:rtl/>
        </w:rPr>
        <w:t xml:space="preserve"> פָּדֹה תִפְדֶּה וְגוֹ</w:t>
      </w:r>
      <w:r>
        <w:rPr>
          <w:rtl/>
        </w:rPr>
        <w:t>' מה בכור אדם, אף בכור בהמה טמאה חייב באחריותו,</w:t>
      </w:r>
    </w:p>
    <w:p w14:paraId="626AF8B6" w14:textId="77777777" w:rsidR="006542AA" w:rsidRDefault="00000000">
      <w:pPr>
        <w:pStyle w:val="36"/>
        <w:framePr w:wrap="notBeside"/>
      </w:pPr>
      <w:r>
        <w:t>א"ל אביי:</w:t>
      </w:r>
    </w:p>
    <w:p w14:paraId="3CD45C12" w14:textId="5C6380E6" w:rsidR="000958FE" w:rsidRDefault="00F63065" w:rsidP="00F56E1E">
      <w:pPr>
        <w:rPr>
          <w:rtl/>
        </w:rPr>
      </w:pPr>
      <w:r>
        <w:rPr>
          <w:rtl/>
        </w:rPr>
        <w:t xml:space="preserve"> כן,אם מה בכור אדם מותר בהנאה, אף בכור בהמה טמאה מותר! ואם תאמר אכן כן, והרי שנינו: מת פטר חמור, </w:t>
      </w:r>
      <w:r>
        <w:rPr>
          <w:rStyle w:val="27"/>
          <w:rtl/>
        </w:rPr>
        <w:t>ר"א</w:t>
      </w:r>
      <w:r w:rsidR="00F56E1E">
        <w:rPr>
          <w:rFonts w:hint="cs"/>
          <w:rtl/>
        </w:rPr>
        <w:t xml:space="preserve"> </w:t>
      </w:r>
      <w:r>
        <w:rPr>
          <w:rtl/>
        </w:rPr>
        <w:t xml:space="preserve">אומר: יקבר, מה יקבר - לא משום שאסור בהנאה? </w:t>
      </w:r>
    </w:p>
    <w:p w14:paraId="39DD0557" w14:textId="77777777" w:rsidR="006542AA" w:rsidRDefault="00000000">
      <w:pPr>
        <w:pStyle w:val="36"/>
        <w:framePr w:wrap="notBeside"/>
      </w:pPr>
      <w:r>
        <w:t>לא,</w:t>
      </w:r>
    </w:p>
    <w:p w14:paraId="6F22BC89" w14:textId="746FD1F6" w:rsidR="000958FE" w:rsidRDefault="00F63065" w:rsidP="00F63065">
      <w:pPr>
        <w:rPr>
          <w:rtl/>
        </w:rPr>
      </w:pPr>
      <w:r>
        <w:rPr>
          <w:rtl/>
        </w:rPr>
        <w:t>יקבר כבכור אדם.</w:t>
      </w:r>
      <w:r w:rsidR="0010269E">
        <w:rPr>
          <w:rFonts w:hint="cs"/>
          <w:rtl/>
        </w:rPr>
        <w:t xml:space="preserve"> </w:t>
      </w:r>
      <w:r>
        <w:rPr>
          <w:rtl/>
        </w:rPr>
        <w:t xml:space="preserve">אלא, אדם בכור הוא שצריך קבורה, ופשוט לא צריך קבורה? </w:t>
      </w:r>
    </w:p>
    <w:p w14:paraId="22A7BD1F" w14:textId="77777777" w:rsidR="006542AA" w:rsidRDefault="00000000">
      <w:pPr>
        <w:pStyle w:val="36"/>
        <w:framePr w:wrap="notBeside"/>
      </w:pPr>
      <w:r>
        <w:t>ועוד תניא:</w:t>
      </w:r>
    </w:p>
    <w:p w14:paraId="180F10BA" w14:textId="00D6CA93" w:rsidR="000958FE" w:rsidRDefault="00F63065" w:rsidP="00792FF0">
      <w:pPr>
        <w:pStyle w:val="021"/>
        <w:rPr>
          <w:rtl/>
        </w:rPr>
      </w:pPr>
      <w:r>
        <w:rPr>
          <w:rtl/>
        </w:rPr>
        <w:t xml:space="preserve">מודה </w:t>
      </w:r>
      <w:r>
        <w:rPr>
          <w:rStyle w:val="27"/>
          <w:rtl/>
        </w:rPr>
        <w:t>ר' אליעזר</w:t>
      </w:r>
      <w:r>
        <w:rPr>
          <w:rtl/>
        </w:rPr>
        <w:t xml:space="preserve"> בישראל</w:t>
      </w:r>
      <w:r w:rsidR="0010269E">
        <w:rPr>
          <w:rtl/>
        </w:rPr>
        <w:t xml:space="preserve"> שיש לו ספק פטר חמור בתוך ביתו</w:t>
      </w:r>
      <w:r>
        <w:rPr>
          <w:rtl/>
        </w:rPr>
        <w:t xml:space="preserve"> שמפריש טלה עליו </w:t>
      </w:r>
      <w:r>
        <w:rPr>
          <w:rStyle w:val="affffd"/>
          <w:rtl/>
        </w:rPr>
        <w:t>להתירו</w:t>
      </w:r>
      <w:r>
        <w:rPr>
          <w:rtl/>
        </w:rPr>
        <w:t xml:space="preserve"> והוא שלו! </w:t>
      </w:r>
    </w:p>
    <w:p w14:paraId="15016778" w14:textId="77777777" w:rsidR="006542AA" w:rsidRDefault="00000000">
      <w:pPr>
        <w:pStyle w:val="36"/>
        <w:framePr w:wrap="notBeside"/>
      </w:pPr>
      <w:r>
        <w:t>אלא אמר רבא:</w:t>
      </w:r>
    </w:p>
    <w:p w14:paraId="71EB2D66" w14:textId="0EF84362" w:rsidR="00B874E6" w:rsidRDefault="00F63065" w:rsidP="00F63065">
      <w:pPr>
        <w:rPr>
          <w:rtl/>
        </w:rPr>
      </w:pPr>
      <w:r>
        <w:rPr>
          <w:rtl/>
        </w:rPr>
        <w:t xml:space="preserve">אמר קרא </w:t>
      </w:r>
      <w:r w:rsidR="00F56E1E">
        <w:rPr>
          <w:rFonts w:hint="cs"/>
          <w:rtl/>
        </w:rPr>
        <w:t>'</w:t>
      </w:r>
      <w:r>
        <w:rPr>
          <w:rStyle w:val="affffe"/>
          <w:rtl/>
        </w:rPr>
        <w:t>אַךְ פָּדֹה תִפְדֶּה</w:t>
      </w:r>
      <w:r w:rsidR="00F56E1E">
        <w:rPr>
          <w:rFonts w:hint="cs"/>
          <w:rtl/>
        </w:rPr>
        <w:t>'</w:t>
      </w:r>
      <w:r>
        <w:rPr>
          <w:rtl/>
        </w:rPr>
        <w:t xml:space="preserve"> - לפדייה הקשיתיו, ולא לדבר אחר</w:t>
      </w:r>
      <w:r w:rsidR="0057284B">
        <w:rPr>
          <w:rtl/>
        </w:rPr>
        <w:t>.</w:t>
      </w:r>
    </w:p>
    <w:p w14:paraId="663994D8" w14:textId="77777777" w:rsidR="006542AA" w:rsidRDefault="00000000">
      <w:pPr>
        <w:pStyle w:val="affff7"/>
      </w:pPr>
      <w:r>
        <w:rPr>
          <w:color w:val="7B3F00"/>
        </w:rPr>
        <w:t>זמן פדיון פטר חמור</w:t>
      </w:r>
    </w:p>
    <w:p w14:paraId="4A1006CC" w14:textId="653DB5CE" w:rsidR="006542AA" w:rsidRDefault="00000000">
      <w:pPr>
        <w:pStyle w:val="36"/>
        <w:framePr w:wrap="notBeside"/>
      </w:pPr>
      <w:r>
        <w:t>תנן שם:</w:t>
      </w:r>
    </w:p>
    <w:p w14:paraId="63E1A243" w14:textId="0B748A50" w:rsidR="00B874E6" w:rsidRDefault="00F63065" w:rsidP="00F63065">
      <w:pPr>
        <w:rPr>
          <w:rtl/>
        </w:rPr>
      </w:pPr>
      <w:r>
        <w:rPr>
          <w:rtl/>
        </w:rPr>
        <w:t>הערכין - בשעתן, ופדיון הבן - אחר שלשים יום, פדיון פטר חמור - לאלתר</w:t>
      </w:r>
      <w:r w:rsidR="0057284B">
        <w:rPr>
          <w:rtl/>
        </w:rPr>
        <w:t>.</w:t>
      </w:r>
    </w:p>
    <w:p w14:paraId="621AE298" w14:textId="77777777" w:rsidR="0010269E" w:rsidRDefault="00F63065" w:rsidP="00F63065">
      <w:pPr>
        <w:rPr>
          <w:rtl/>
        </w:rPr>
      </w:pPr>
      <w:r>
        <w:rPr>
          <w:rtl/>
        </w:rPr>
        <w:t xml:space="preserve">ופדיון פטר חמור לאלתר? </w:t>
      </w:r>
    </w:p>
    <w:p w14:paraId="3C73BD88" w14:textId="77777777" w:rsidR="000958FE" w:rsidRDefault="00F63065" w:rsidP="00F63065">
      <w:pPr>
        <w:rPr>
          <w:rtl/>
        </w:rPr>
      </w:pPr>
      <w:r>
        <w:rPr>
          <w:rtl/>
        </w:rPr>
        <w:t xml:space="preserve">ורמינהי: אין בערכין ובפדיון הבן ובנזירות ובפטר חמור פחות משלשים, ומוסיפין עד עולם! </w:t>
      </w:r>
    </w:p>
    <w:p w14:paraId="3F3ADBDB" w14:textId="77777777" w:rsidR="006542AA" w:rsidRDefault="00000000">
      <w:pPr>
        <w:pStyle w:val="36"/>
        <w:framePr w:wrap="notBeside"/>
      </w:pPr>
      <w:r>
        <w:t>אר"נ:</w:t>
      </w:r>
    </w:p>
    <w:p w14:paraId="5011250B" w14:textId="504750FE" w:rsidR="000958FE" w:rsidRDefault="00F63065" w:rsidP="00F63065">
      <w:pPr>
        <w:rPr>
          <w:rtl/>
        </w:rPr>
      </w:pPr>
      <w:r>
        <w:rPr>
          <w:rtl/>
        </w:rPr>
        <w:t xml:space="preserve">לומר שאם פדאו </w:t>
      </w:r>
      <w:r>
        <w:rPr>
          <w:rStyle w:val="affffd"/>
          <w:rtl/>
        </w:rPr>
        <w:t>לאלתר</w:t>
      </w:r>
      <w:r>
        <w:rPr>
          <w:rtl/>
        </w:rPr>
        <w:t xml:space="preserve"> - פדוי,</w:t>
      </w:r>
      <w:r w:rsidR="0010269E">
        <w:rPr>
          <w:rFonts w:hint="cs"/>
          <w:rtl/>
        </w:rPr>
        <w:t xml:space="preserve"> </w:t>
      </w:r>
      <w:r>
        <w:rPr>
          <w:rtl/>
        </w:rPr>
        <w:t xml:space="preserve">מכלל שבנו, אם פדאו - אינו פדוי? </w:t>
      </w:r>
    </w:p>
    <w:p w14:paraId="3CC6F196" w14:textId="5AFB03DA" w:rsidR="0010269E" w:rsidRDefault="00F63065" w:rsidP="00F63065">
      <w:pPr>
        <w:rPr>
          <w:rtl/>
        </w:rPr>
      </w:pPr>
      <w:r>
        <w:rPr>
          <w:rtl/>
        </w:rPr>
        <w:t xml:space="preserve">והרי נאמר: הפודה את בנו בתוך ל' יום, </w:t>
      </w:r>
      <w:r>
        <w:rPr>
          <w:rStyle w:val="27"/>
          <w:rtl/>
        </w:rPr>
        <w:t>רב</w:t>
      </w:r>
      <w:r>
        <w:rPr>
          <w:rtl/>
        </w:rPr>
        <w:t xml:space="preserve"> אמר בנו פדוי! </w:t>
      </w:r>
    </w:p>
    <w:p w14:paraId="372ED21F" w14:textId="49AC6937" w:rsidR="000958FE" w:rsidRDefault="00F63065" w:rsidP="00F63065">
      <w:pPr>
        <w:rPr>
          <w:rtl/>
        </w:rPr>
      </w:pPr>
      <w:r>
        <w:rPr>
          <w:rtl/>
        </w:rPr>
        <w:t xml:space="preserve">הרי נאמר עליה, </w:t>
      </w:r>
    </w:p>
    <w:p w14:paraId="1A3FC5CE" w14:textId="0A73E95D" w:rsidR="006542AA" w:rsidRDefault="00000000">
      <w:pPr>
        <w:pStyle w:val="36"/>
        <w:framePr w:wrap="notBeside"/>
      </w:pPr>
      <w:r>
        <w:t>רבא:</w:t>
      </w:r>
    </w:p>
    <w:p w14:paraId="1B9441CF" w14:textId="4DBA0196" w:rsidR="00B874E6" w:rsidRDefault="00F63065" w:rsidP="0010269E">
      <w:pPr>
        <w:rPr>
          <w:rtl/>
        </w:rPr>
      </w:pPr>
      <w:r>
        <w:rPr>
          <w:rtl/>
        </w:rPr>
        <w:t xml:space="preserve">שלכ"ע מעכשיו - אין בנו פדוי, </w:t>
      </w:r>
      <w:r w:rsidR="0010269E">
        <w:rPr>
          <w:rStyle w:val="27"/>
          <w:rFonts w:hint="cs"/>
          <w:rtl/>
        </w:rPr>
        <w:t>ר</w:t>
      </w:r>
      <w:r>
        <w:rPr>
          <w:rStyle w:val="27"/>
          <w:rtl/>
        </w:rPr>
        <w:t>ב ששת</w:t>
      </w:r>
      <w:r>
        <w:rPr>
          <w:rtl/>
        </w:rPr>
        <w:t xml:space="preserve"> אמר: לומר שאינו עובר עליו </w:t>
      </w:r>
      <w:r>
        <w:rPr>
          <w:rStyle w:val="affffd"/>
          <w:rtl/>
        </w:rPr>
        <w:t>עד שלשים</w:t>
      </w:r>
      <w:r>
        <w:rPr>
          <w:rtl/>
        </w:rPr>
        <w:t>.</w:t>
      </w:r>
    </w:p>
    <w:p w14:paraId="21AD711A" w14:textId="77777777" w:rsidR="000958FE" w:rsidRDefault="0010269E" w:rsidP="0010269E">
      <w:pPr>
        <w:pStyle w:val="afff0"/>
        <w:framePr w:wrap="around"/>
        <w:rPr>
          <w:rtl/>
        </w:rPr>
      </w:pPr>
      <w:r>
        <w:rPr>
          <w:rFonts w:hint="cs"/>
          <w:rtl/>
        </w:rPr>
        <w:t>יג.</w:t>
      </w:r>
    </w:p>
    <w:p w14:paraId="15D8B030" w14:textId="47ADE7FA" w:rsidR="006542AA" w:rsidRDefault="00000000">
      <w:pPr>
        <w:pStyle w:val="36"/>
        <w:framePr w:wrap="notBeside"/>
      </w:pPr>
      <w:r>
        <w:t>מתיב רב"ח:</w:t>
      </w:r>
    </w:p>
    <w:p w14:paraId="34EBEEB1" w14:textId="75A94BEA" w:rsidR="0010269E" w:rsidRDefault="00F63065" w:rsidP="0010269E">
      <w:pPr>
        <w:rPr>
          <w:rtl/>
        </w:rPr>
      </w:pPr>
      <w:r>
        <w:rPr>
          <w:rtl/>
        </w:rPr>
        <w:t xml:space="preserve">מצותו כל שלשים יום מכאן ואילך - או פודהו או עורפו, </w:t>
      </w:r>
    </w:p>
    <w:p w14:paraId="5A30BA31" w14:textId="74BEDB93" w:rsidR="000958FE" w:rsidRDefault="00F63065" w:rsidP="0010269E">
      <w:pPr>
        <w:rPr>
          <w:rtl/>
        </w:rPr>
      </w:pPr>
      <w:r>
        <w:rPr>
          <w:rtl/>
        </w:rPr>
        <w:t>האם לא מצוה לשהותו כל שלשים יום? לא, מצוה לפדותו כל שלשים יום,</w:t>
      </w:r>
    </w:p>
    <w:p w14:paraId="1A63C4FE" w14:textId="125DF7CE" w:rsidR="006542AA" w:rsidRDefault="00000000">
      <w:pPr>
        <w:pStyle w:val="36"/>
        <w:framePr w:wrap="notBeside"/>
      </w:pPr>
      <w:r>
        <w:lastRenderedPageBreak/>
        <w:t>א"כ,</w:t>
      </w:r>
    </w:p>
    <w:p w14:paraId="0088F9ED" w14:textId="13F5A1BE" w:rsidR="000958FE" w:rsidRDefault="00F63065" w:rsidP="00F63065">
      <w:pPr>
        <w:rPr>
          <w:rtl/>
        </w:rPr>
      </w:pPr>
      <w:r>
        <w:rPr>
          <w:rtl/>
        </w:rPr>
        <w:t xml:space="preserve">מכאן ואילך או פודהו או עובר עליו היה לו לומר! </w:t>
      </w:r>
    </w:p>
    <w:p w14:paraId="21E8AEAC" w14:textId="77777777" w:rsidR="006542AA" w:rsidRDefault="00000000">
      <w:pPr>
        <w:pStyle w:val="36"/>
        <w:framePr w:wrap="notBeside"/>
      </w:pPr>
      <w:r>
        <w:t>אלא אמר רבא:</w:t>
      </w:r>
    </w:p>
    <w:p w14:paraId="7681D174" w14:textId="05857B06" w:rsidR="00B874E6" w:rsidRDefault="00F63065" w:rsidP="0010269E">
      <w:pPr>
        <w:rPr>
          <w:rtl/>
        </w:rPr>
      </w:pPr>
      <w:r>
        <w:rPr>
          <w:rFonts w:hint="cs"/>
          <w:rtl/>
        </w:rPr>
        <w:t>ל"ק:</w:t>
      </w:r>
      <w:r>
        <w:rPr>
          <w:rtl/>
        </w:rPr>
        <w:t xml:space="preserve"> זו </w:t>
      </w:r>
      <w:r>
        <w:rPr>
          <w:rStyle w:val="27"/>
          <w:rtl/>
        </w:rPr>
        <w:t>כר"א</w:t>
      </w:r>
      <w:r w:rsidR="0010269E">
        <w:rPr>
          <w:rFonts w:hint="cs"/>
          <w:rtl/>
        </w:rPr>
        <w:t xml:space="preserve"> </w:t>
      </w:r>
      <w:r>
        <w:rPr>
          <w:rtl/>
        </w:rPr>
        <w:t>שמקיש</w:t>
      </w:r>
      <w:r w:rsidR="0010269E">
        <w:rPr>
          <w:rtl/>
        </w:rPr>
        <w:t xml:space="preserve"> </w:t>
      </w:r>
      <w:r>
        <w:rPr>
          <w:rStyle w:val="affffd"/>
          <w:rtl/>
        </w:rPr>
        <w:t>לבכור</w:t>
      </w:r>
      <w:r w:rsidR="0010269E">
        <w:rPr>
          <w:rtl/>
        </w:rPr>
        <w:t xml:space="preserve"> </w:t>
      </w:r>
      <w:r>
        <w:rPr>
          <w:rStyle w:val="affffd"/>
          <w:rtl/>
        </w:rPr>
        <w:t>אדם</w:t>
      </w:r>
      <w:r>
        <w:rPr>
          <w:rtl/>
        </w:rPr>
        <w:t>,</w:t>
      </w:r>
      <w:r w:rsidR="0010269E">
        <w:rPr>
          <w:rtl/>
        </w:rPr>
        <w:t xml:space="preserve"> </w:t>
      </w:r>
      <w:r>
        <w:rPr>
          <w:rtl/>
        </w:rPr>
        <w:t>וזו כרבנן שאינם מקישים.</w:t>
      </w:r>
    </w:p>
    <w:p w14:paraId="6D4D33BB" w14:textId="182480D4" w:rsidR="0057284B" w:rsidRDefault="0057284B" w:rsidP="009F73ED">
      <w:pPr>
        <w:pStyle w:val="affff9"/>
        <w:rPr>
          <w:rtl/>
        </w:rPr>
      </w:pPr>
      <w:r>
        <w:rPr>
          <w:rtl/>
        </w:rPr>
        <w:t>• • •</w:t>
      </w:r>
    </w:p>
    <w:p w14:paraId="45C67469" w14:textId="77777777" w:rsidR="006542AA" w:rsidRDefault="00000000">
      <w:pPr>
        <w:pStyle w:val="afffff5"/>
        <w:framePr w:wrap="around"/>
      </w:pPr>
      <w:r>
        <w:t>משנה ז</w:t>
      </w:r>
    </w:p>
    <w:p w14:paraId="0A47944F" w14:textId="77777777" w:rsidR="00B874E6" w:rsidRDefault="00F63065" w:rsidP="009F73ED">
      <w:pPr>
        <w:pStyle w:val="afff5"/>
        <w:spacing w:before="120"/>
        <w:rPr>
          <w:rtl/>
        </w:rPr>
      </w:pPr>
      <w:r>
        <w:rPr>
          <w:rtl/>
        </w:rPr>
        <w:t>לא רצה לפדותו - עורפו מאחוריו וקוברו</w:t>
      </w:r>
      <w:r w:rsidR="0057284B">
        <w:rPr>
          <w:rtl/>
        </w:rPr>
        <w:t>.</w:t>
      </w:r>
    </w:p>
    <w:p w14:paraId="77115C42" w14:textId="77777777" w:rsidR="00B874E6" w:rsidRDefault="00F63065" w:rsidP="0010269E">
      <w:pPr>
        <w:pStyle w:val="afff5"/>
        <w:rPr>
          <w:rtl/>
        </w:rPr>
      </w:pPr>
      <w:r>
        <w:rPr>
          <w:rtl/>
        </w:rPr>
        <w:t>מצות הפדייה קודמת למצות עריפה, שנא</w:t>
      </w:r>
      <w:r w:rsidR="0010269E">
        <w:rPr>
          <w:rFonts w:hint="cs"/>
          <w:rtl/>
        </w:rPr>
        <w:t>'</w:t>
      </w:r>
      <w:r>
        <w:rPr>
          <w:rtl/>
        </w:rPr>
        <w:t>: אם לא תפדה וערפתו</w:t>
      </w:r>
      <w:r w:rsidR="0057284B">
        <w:rPr>
          <w:rtl/>
        </w:rPr>
        <w:t>.</w:t>
      </w:r>
    </w:p>
    <w:p w14:paraId="700D4DB4" w14:textId="77777777" w:rsidR="00B874E6" w:rsidRDefault="00F63065" w:rsidP="0010269E">
      <w:pPr>
        <w:pStyle w:val="afff5"/>
        <w:rPr>
          <w:rtl/>
        </w:rPr>
      </w:pPr>
      <w:r>
        <w:rPr>
          <w:rtl/>
        </w:rPr>
        <w:t>מצות יעידה קודמת למצות הפדייה, שנא</w:t>
      </w:r>
      <w:r w:rsidR="0010269E">
        <w:rPr>
          <w:rFonts w:hint="cs"/>
          <w:rtl/>
        </w:rPr>
        <w:t>'</w:t>
      </w:r>
      <w:r>
        <w:rPr>
          <w:rtl/>
        </w:rPr>
        <w:t>: אשר לא יעדה והפדה</w:t>
      </w:r>
      <w:r w:rsidR="0057284B">
        <w:rPr>
          <w:rtl/>
        </w:rPr>
        <w:t>.</w:t>
      </w:r>
    </w:p>
    <w:p w14:paraId="496AEACD" w14:textId="77777777" w:rsidR="006E25E0" w:rsidRDefault="00F63065" w:rsidP="0010269E">
      <w:pPr>
        <w:pStyle w:val="afff5"/>
        <w:rPr>
          <w:rtl/>
        </w:rPr>
      </w:pPr>
      <w:r>
        <w:rPr>
          <w:rtl/>
        </w:rPr>
        <w:t>מצות הייבום קודמת למצות חליצה, בראשונה שהיו מתכוונין לשם מצוה</w:t>
      </w:r>
      <w:r w:rsidR="000B5F7F">
        <w:rPr>
          <w:rtl/>
        </w:rPr>
        <w:t>;</w:t>
      </w:r>
    </w:p>
    <w:p w14:paraId="25BE906B" w14:textId="77777777" w:rsidR="00B874E6" w:rsidRDefault="00F63065" w:rsidP="0010269E">
      <w:pPr>
        <w:pStyle w:val="afff5"/>
        <w:rPr>
          <w:rtl/>
        </w:rPr>
      </w:pPr>
      <w:r>
        <w:rPr>
          <w:rtl/>
        </w:rPr>
        <w:t>ועכשיו שאין מתכוונין לשם מצוה, אמרו: מצות חליצה קודמת למצות יבום</w:t>
      </w:r>
      <w:r w:rsidR="0057284B">
        <w:rPr>
          <w:rtl/>
        </w:rPr>
        <w:t>.</w:t>
      </w:r>
    </w:p>
    <w:p w14:paraId="1AB71976" w14:textId="77777777" w:rsidR="00B874E6" w:rsidRDefault="00F63065" w:rsidP="0010269E">
      <w:pPr>
        <w:pStyle w:val="afff5"/>
        <w:rPr>
          <w:rtl/>
        </w:rPr>
      </w:pPr>
      <w:r>
        <w:rPr>
          <w:rtl/>
        </w:rPr>
        <w:t>מצות הגאולה באדון, הוא קודם לכל אדם, שנאמר: ואם לא יגאל ונמכר בערכך</w:t>
      </w:r>
      <w:r w:rsidR="0057284B">
        <w:rPr>
          <w:rtl/>
        </w:rPr>
        <w:t>.</w:t>
      </w:r>
    </w:p>
    <w:p w14:paraId="7D588D5E" w14:textId="77777777" w:rsidR="00B874E6" w:rsidRDefault="00F63065" w:rsidP="009F73ED">
      <w:pPr>
        <w:pStyle w:val="afffff7"/>
        <w:rPr>
          <w:rtl/>
        </w:rPr>
      </w:pPr>
      <w:r>
        <w:rPr>
          <w:rtl/>
        </w:rPr>
        <w:t>הדרן עלך הלוקח עובר חמורו</w:t>
      </w:r>
      <w:r w:rsidR="0057284B">
        <w:rPr>
          <w:rtl/>
        </w:rPr>
        <w:t>.</w:t>
      </w:r>
    </w:p>
    <w:p w14:paraId="4934569E" w14:textId="77777777" w:rsidR="00F63065" w:rsidRDefault="00F63065" w:rsidP="006E25E0">
      <w:pPr>
        <w:pStyle w:val="afffb"/>
        <w:rPr>
          <w:rtl/>
        </w:rPr>
        <w:sectPr w:rsidR="00F63065" w:rsidSect="00F63065">
          <w:headerReference w:type="even" r:id="rId9"/>
          <w:headerReference w:type="default" r:id="rId10"/>
          <w:footerReference w:type="even" r:id="rId11"/>
          <w:footerReference w:type="default" r:id="rId12"/>
          <w:type w:val="continuous"/>
          <w:pgSz w:w="6804" w:h="9072" w:code="8"/>
          <w:pgMar w:top="567" w:right="567" w:bottom="284" w:left="567" w:header="284" w:footer="284" w:gutter="0"/>
          <w:pgNumType w:start="1"/>
          <w:cols w:space="284"/>
          <w:bidi/>
          <w:rtlGutter/>
          <w:docGrid w:linePitch="360"/>
        </w:sectPr>
      </w:pPr>
    </w:p>
    <w:p w14:paraId="01497C2E" w14:textId="77777777" w:rsidR="006542AA" w:rsidRDefault="00000000">
      <w:pPr>
        <w:pStyle w:val="afffff6"/>
      </w:pPr>
      <w:r>
        <w:rPr>
          <w:rFonts w:hint="cs"/>
          <w:rtl/>
        </w:rPr>
        <w:lastRenderedPageBreak/>
        <w:t>פרק שני - הלוקח עובר פרתו</w:t>
      </w:r>
    </w:p>
    <w:p w14:paraId="7B2DA7B4" w14:textId="77777777" w:rsidR="006542AA" w:rsidRDefault="00000000">
      <w:pPr>
        <w:pStyle w:val="afffff5"/>
        <w:framePr w:wrap="around"/>
      </w:pPr>
      <w:r>
        <w:t>משנה א</w:t>
      </w:r>
    </w:p>
    <w:p w14:paraId="6D9F6309" w14:textId="6C987FB3" w:rsidR="00B874E6" w:rsidRDefault="00F63065" w:rsidP="009F73ED">
      <w:pPr>
        <w:pStyle w:val="afff5"/>
        <w:spacing w:before="120"/>
        <w:rPr>
          <w:rtl/>
        </w:rPr>
      </w:pPr>
      <w:r>
        <w:rPr>
          <w:rtl/>
        </w:rPr>
        <w:t xml:space="preserve">הלוקח עובר פרתו של נכרי, והמוכר לו, </w:t>
      </w:r>
      <w:r w:rsidR="00FA1A10">
        <w:rPr>
          <w:rtl/>
        </w:rPr>
        <w:t>אע"פ</w:t>
      </w:r>
      <w:r>
        <w:rPr>
          <w:rtl/>
        </w:rPr>
        <w:t xml:space="preserve"> שאינו רשאי, והמשתתף לו, והמקבל ממנו, והנותן לו בקבלה - פטור מן הבכורה, שנאמר בישראל, אבל לא באחרים</w:t>
      </w:r>
      <w:r w:rsidR="0057284B">
        <w:rPr>
          <w:rtl/>
        </w:rPr>
        <w:t>.</w:t>
      </w:r>
    </w:p>
    <w:p w14:paraId="16A73606" w14:textId="77777777" w:rsidR="00B874E6" w:rsidRDefault="00F63065" w:rsidP="006E25E0">
      <w:pPr>
        <w:pStyle w:val="afff5"/>
        <w:rPr>
          <w:rtl/>
        </w:rPr>
      </w:pPr>
      <w:r>
        <w:rPr>
          <w:rtl/>
        </w:rPr>
        <w:t>הכהנים והלוים חייבים, שלא נפטרו מבכור בהמה טהורה אלא מפדיון הבן ומפטר חמור</w:t>
      </w:r>
      <w:r w:rsidR="0057284B">
        <w:rPr>
          <w:rtl/>
        </w:rPr>
        <w:t>.</w:t>
      </w:r>
    </w:p>
    <w:p w14:paraId="7DD0CD36" w14:textId="4C6A8384" w:rsidR="006542AA" w:rsidRDefault="0057284B">
      <w:pPr>
        <w:pStyle w:val="affff7"/>
      </w:pPr>
      <w:r>
        <w:rPr>
          <w:rtl/>
        </w:rPr>
        <w:t xml:space="preserve">  </w:t>
      </w:r>
      <w:r>
        <w:rPr>
          <w:color w:val="7B3F00"/>
        </w:rPr>
        <w:t>סדר הפרקים - חמור לפני פרה</w:t>
      </w:r>
    </w:p>
    <w:p w14:paraId="4E5D922B" w14:textId="77777777" w:rsidR="006542AA" w:rsidRDefault="00000000">
      <w:pPr>
        <w:pStyle w:val="36"/>
        <w:framePr w:wrap="notBeside"/>
      </w:pPr>
      <w:r>
        <w:t>ויקשה</w:t>
      </w:r>
    </w:p>
    <w:p w14:paraId="76BD57B4" w14:textId="431936C8" w:rsidR="00DB51C1" w:rsidRDefault="00DB51C1" w:rsidP="00F63065">
      <w:pPr>
        <w:rPr>
          <w:rtl/>
        </w:rPr>
      </w:pPr>
      <w:r>
        <w:rPr>
          <w:rFonts w:hint="cs"/>
          <w:rtl/>
        </w:rPr>
        <w:t>שישנה</w:t>
      </w:r>
      <w:r>
        <w:rPr>
          <w:rtl/>
        </w:rPr>
        <w:t xml:space="preserve"> בתחילה עובר פרתו, שקדושת</w:t>
      </w:r>
      <w:r w:rsidR="00F63065">
        <w:rPr>
          <w:rtl/>
        </w:rPr>
        <w:t xml:space="preserve"> הג</w:t>
      </w:r>
      <w:r>
        <w:rPr>
          <w:rtl/>
        </w:rPr>
        <w:t>וף הוא, ואח"כ ישנה עובר חמורו, שקדושת</w:t>
      </w:r>
      <w:r w:rsidR="00F63065">
        <w:rPr>
          <w:rtl/>
        </w:rPr>
        <w:t xml:space="preserve"> דמים הוא! </w:t>
      </w:r>
    </w:p>
    <w:p w14:paraId="58DA9DA8" w14:textId="11F8C8DE" w:rsidR="006542AA" w:rsidRDefault="00000000">
      <w:pPr>
        <w:pStyle w:val="36"/>
        <w:framePr w:wrap="notBeside"/>
      </w:pPr>
      <w:r>
        <w:t>אמרו במערבא, אב"א:</w:t>
      </w:r>
    </w:p>
    <w:p w14:paraId="55DF2D3E" w14:textId="4FF6738E" w:rsidR="00DB51C1" w:rsidRDefault="00F63065" w:rsidP="00DB51C1">
      <w:pPr>
        <w:rPr>
          <w:rtl/>
        </w:rPr>
      </w:pPr>
      <w:r>
        <w:rPr>
          <w:rtl/>
        </w:rPr>
        <w:t xml:space="preserve">מתוך שחביבה לו, </w:t>
      </w:r>
      <w:r>
        <w:rPr>
          <w:rStyle w:val="27"/>
          <w:rtl/>
        </w:rPr>
        <w:t>כדר"ח</w:t>
      </w:r>
      <w:r>
        <w:rPr>
          <w:rtl/>
        </w:rPr>
        <w:t>,</w:t>
      </w:r>
    </w:p>
    <w:p w14:paraId="6DD77CFC" w14:textId="51A6D97F" w:rsidR="006542AA" w:rsidRDefault="00000000">
      <w:pPr>
        <w:pStyle w:val="36"/>
        <w:framePr w:wrap="notBeside"/>
      </w:pPr>
      <w:r>
        <w:t>ואב"א</w:t>
      </w:r>
      <w:r w:rsidR="00F63065">
        <w:t>:</w:t>
      </w:r>
    </w:p>
    <w:p w14:paraId="7EE2CB1A" w14:textId="1FDBF537" w:rsidR="00193CB2" w:rsidRDefault="00DB51C1" w:rsidP="006F5497">
      <w:pPr>
        <w:rPr>
          <w:rtl/>
        </w:rPr>
      </w:pPr>
      <w:r>
        <w:rPr>
          <w:rtl/>
        </w:rPr>
        <w:t>מתוך</w:t>
      </w:r>
      <w:r w:rsidR="00F63065">
        <w:rPr>
          <w:rtl/>
        </w:rPr>
        <w:t xml:space="preserve"> </w:t>
      </w:r>
      <w:r>
        <w:rPr>
          <w:rtl/>
        </w:rPr>
        <w:t>שמעטים</w:t>
      </w:r>
      <w:r w:rsidR="006F5497">
        <w:rPr>
          <w:rFonts w:hint="cs"/>
          <w:rtl/>
        </w:rPr>
        <w:t xml:space="preserve"> הלכות בהמה טמאה חתכן ופירשן קודם. </w:t>
      </w:r>
    </w:p>
    <w:p w14:paraId="747FA558" w14:textId="77777777" w:rsidR="006542AA" w:rsidRDefault="00000000">
      <w:pPr>
        <w:pStyle w:val="affff7"/>
      </w:pPr>
      <w:r>
        <w:rPr>
          <w:color w:val="7B3F00"/>
        </w:rPr>
        <w:t>קנין מנכרי - בכסף, בדיניהם שפסקה תורה</w:t>
      </w:r>
    </w:p>
    <w:p w14:paraId="5FF7278A" w14:textId="07FEBFB3" w:rsidR="006542AA" w:rsidRDefault="00000000">
      <w:pPr>
        <w:pStyle w:val="36"/>
        <w:framePr w:wrap="notBeside"/>
      </w:pPr>
      <w:r>
        <w:t>ריב"נ מר"ל</w:t>
      </w:r>
      <w:r w:rsidR="00F63065">
        <w:t xml:space="preserve"> מ</w:t>
      </w:r>
      <w:r>
        <w:t>ר"א</w:t>
      </w:r>
      <w:r w:rsidR="00F63065">
        <w:t>:</w:t>
      </w:r>
    </w:p>
    <w:p w14:paraId="27B4BBAA" w14:textId="50138011" w:rsidR="00DB51C1" w:rsidRDefault="00F63065" w:rsidP="00792FF0">
      <w:pPr>
        <w:pStyle w:val="011"/>
        <w:rPr>
          <w:rtl/>
        </w:rPr>
      </w:pPr>
      <w:r>
        <w:rPr>
          <w:rtl/>
        </w:rPr>
        <w:t xml:space="preserve">ישראל שנתן מעות </w:t>
      </w:r>
      <w:r w:rsidR="00DB51C1">
        <w:rPr>
          <w:rtl/>
        </w:rPr>
        <w:t>לנכרי</w:t>
      </w:r>
      <w:r>
        <w:rPr>
          <w:rtl/>
        </w:rPr>
        <w:t xml:space="preserve"> בבהמתו בדיניהם, </w:t>
      </w:r>
      <w:r w:rsidR="00DB51C1">
        <w:rPr>
          <w:rtl/>
        </w:rPr>
        <w:t>אף שלא משך - קנה,</w:t>
      </w:r>
      <w:r>
        <w:rPr>
          <w:rtl/>
        </w:rPr>
        <w:t xml:space="preserve"> וחייבת בבכורה</w:t>
      </w:r>
      <w:r w:rsidR="00DB51C1">
        <w:rPr>
          <w:rtl/>
        </w:rPr>
        <w:t>,</w:t>
      </w:r>
    </w:p>
    <w:p w14:paraId="5B903D20" w14:textId="27EBFA9F" w:rsidR="00B874E6" w:rsidRDefault="00F63065" w:rsidP="00DB51C1">
      <w:pPr>
        <w:rPr>
          <w:rtl/>
        </w:rPr>
      </w:pPr>
      <w:r>
        <w:rPr>
          <w:rtl/>
        </w:rPr>
        <w:t>ונכרי שנתן מעות לישראל בבהמתו בדיניהם, אף שלא משך - קנה, ופטור מן הבכורה</w:t>
      </w:r>
      <w:r w:rsidR="0057284B">
        <w:rPr>
          <w:rtl/>
        </w:rPr>
        <w:t>.</w:t>
      </w:r>
    </w:p>
    <w:p w14:paraId="765699FB" w14:textId="77777777" w:rsidR="006542AA" w:rsidRDefault="00000000">
      <w:pPr>
        <w:pStyle w:val="36"/>
        <w:framePr w:wrap="notBeside"/>
      </w:pPr>
      <w:r>
        <w:t>אמר מר:</w:t>
      </w:r>
    </w:p>
    <w:p w14:paraId="735E31C9" w14:textId="19E4DAB8" w:rsidR="00DB51C1" w:rsidRDefault="00F63065" w:rsidP="00F63065">
      <w:pPr>
        <w:rPr>
          <w:rtl/>
        </w:rPr>
      </w:pPr>
      <w:r>
        <w:rPr>
          <w:rtl/>
        </w:rPr>
        <w:t>ישראל שנתן מעות לנכרי בדיניהם, אף</w:t>
      </w:r>
      <w:r w:rsidR="00DB51C1">
        <w:rPr>
          <w:rtl/>
        </w:rPr>
        <w:t xml:space="preserve"> שלא משך </w:t>
      </w:r>
      <w:r>
        <w:rPr>
          <w:rtl/>
        </w:rPr>
        <w:t xml:space="preserve">קנה וחייבת בבכורה. מהו בדיניהם? </w:t>
      </w:r>
    </w:p>
    <w:p w14:paraId="7FA8D2BE" w14:textId="75A345B6" w:rsidR="00DB51C1" w:rsidRDefault="00F63065" w:rsidP="0013268E">
      <w:pPr>
        <w:pStyle w:val="011"/>
        <w:rPr>
          <w:rtl/>
        </w:rPr>
      </w:pPr>
      <w:r>
        <w:rPr>
          <w:rtl/>
        </w:rPr>
        <w:t>אם נאמר בדיניהם של גופו, שבא בק"ו: אם גופו קונה ישראל בכסף, ש'לָרֶשֶׁת</w:t>
      </w:r>
      <w:r>
        <w:rPr>
          <w:rStyle w:val="affffe"/>
          <w:rFonts w:hint="cs"/>
          <w:rtl/>
        </w:rPr>
        <w:t xml:space="preserve"> אֲחוּזָּה</w:t>
      </w:r>
      <w:r w:rsidR="00DB51C1">
        <w:rPr>
          <w:rFonts w:hint="cs"/>
          <w:rtl/>
        </w:rPr>
        <w:t>'</w:t>
      </w:r>
      <w:r>
        <w:rPr>
          <w:rtl/>
        </w:rPr>
        <w:t xml:space="preserve"> הקישו הכתוב לאחוזה, מה אחוזה נקנית בכסף ובשטר ובחזקה, אף עבד כנעני נקנה בכסף, </w:t>
      </w:r>
      <w:r>
        <w:rPr>
          <w:rFonts w:hint="cs"/>
          <w:rtl/>
        </w:rPr>
        <w:t>כ"ש</w:t>
      </w:r>
      <w:r w:rsidR="0013268E">
        <w:rPr>
          <w:rFonts w:hint="cs"/>
          <w:rtl/>
        </w:rPr>
        <w:t xml:space="preserve"> </w:t>
      </w:r>
      <w:r>
        <w:rPr>
          <w:rtl/>
        </w:rPr>
        <w:t xml:space="preserve">ממונו </w:t>
      </w:r>
    </w:p>
    <w:p w14:paraId="0AA9C46E" w14:textId="55495639" w:rsidR="00DB51C1" w:rsidRDefault="0013268E" w:rsidP="00F63065">
      <w:pPr>
        <w:rPr>
          <w:rtl/>
        </w:rPr>
      </w:pPr>
      <w:r>
        <w:rPr>
          <w:rtl/>
        </w:rPr>
        <w:tab/>
      </w:r>
      <w:r>
        <w:rPr>
          <w:rFonts w:hint="cs"/>
          <w:rtl/>
        </w:rPr>
        <w:t>א"כ</w:t>
      </w:r>
      <w:r w:rsidR="00F63065">
        <w:rPr>
          <w:rtl/>
        </w:rPr>
        <w:t xml:space="preserve"> אפי' בשטר ובחזקה </w:t>
      </w:r>
      <w:r>
        <w:rPr>
          <w:rtl/>
        </w:rPr>
        <w:t>גם</w:t>
      </w:r>
      <w:r w:rsidR="00F63065">
        <w:rPr>
          <w:rtl/>
        </w:rPr>
        <w:t xml:space="preserve">! </w:t>
      </w:r>
    </w:p>
    <w:p w14:paraId="2DE157C0" w14:textId="77777777" w:rsidR="006542AA" w:rsidRDefault="00000000">
      <w:pPr>
        <w:pStyle w:val="36"/>
        <w:framePr w:wrap="notBeside"/>
      </w:pPr>
      <w:r w:rsidRPr="0013268E">
        <w:t>ועוד</w:t>
      </w:r>
      <w:r>
        <w:t>,</w:t>
      </w:r>
    </w:p>
    <w:p w14:paraId="38F02589" w14:textId="657F5F6B" w:rsidR="00DB51C1" w:rsidRDefault="00F63065" w:rsidP="00F63065">
      <w:pPr>
        <w:rPr>
          <w:rtl/>
        </w:rPr>
      </w:pPr>
      <w:r>
        <w:rPr>
          <w:rtl/>
        </w:rPr>
        <w:t xml:space="preserve">ישראל מישראל יוכיחו, שגופו - קונה בכסף, ממונו - במשיכה! </w:t>
      </w:r>
    </w:p>
    <w:p w14:paraId="6FDCC8DE" w14:textId="77777777" w:rsidR="006542AA" w:rsidRDefault="00000000">
      <w:pPr>
        <w:pStyle w:val="36"/>
        <w:framePr w:wrap="notBeside"/>
      </w:pPr>
      <w:r w:rsidRPr="0013268E">
        <w:t>אלא</w:t>
      </w:r>
      <w:r w:rsidR="0013268E">
        <w:t xml:space="preserve"> אמר אביי:</w:t>
      </w:r>
    </w:p>
    <w:p w14:paraId="0412CD29" w14:textId="6DF7D704" w:rsidR="00DB51C1" w:rsidRDefault="0013268E" w:rsidP="00C5567C">
      <w:pPr>
        <w:pStyle w:val="a"/>
        <w:rPr>
          <w:rtl/>
        </w:rPr>
      </w:pPr>
      <w:r>
        <w:rPr>
          <w:rtl/>
        </w:rPr>
        <w:t>בדיניהם</w:t>
      </w:r>
      <w:r w:rsidR="00F63065">
        <w:rPr>
          <w:rtl/>
        </w:rPr>
        <w:t xml:space="preserve"> שפסקה להם תורה, </w:t>
      </w:r>
      <w:r w:rsidR="00F168B5">
        <w:rPr>
          <w:rFonts w:hint="cs"/>
          <w:rtl/>
        </w:rPr>
        <w:t>'</w:t>
      </w:r>
      <w:r w:rsidR="00F63065">
        <w:rPr>
          <w:rStyle w:val="affffe"/>
          <w:rtl/>
        </w:rPr>
        <w:t>אוֹ קָנֹה מִיַּד עֲמִיתֶךָ</w:t>
      </w:r>
      <w:r w:rsidR="00F168B5">
        <w:rPr>
          <w:rFonts w:hint="cs"/>
          <w:rtl/>
        </w:rPr>
        <w:t>'</w:t>
      </w:r>
      <w:r w:rsidR="00F63065">
        <w:rPr>
          <w:rtl/>
        </w:rPr>
        <w:t>, מיד עמיתך הוא שבמשיכה, אבל מיד נכרי בכסף,</w:t>
      </w:r>
    </w:p>
    <w:p w14:paraId="60554F92" w14:textId="77777777" w:rsidR="006542AA" w:rsidRDefault="00000000">
      <w:pPr>
        <w:pStyle w:val="36"/>
        <w:framePr w:wrap="notBeside"/>
      </w:pPr>
      <w:r>
        <w:t>ואימא:</w:t>
      </w:r>
    </w:p>
    <w:p w14:paraId="43DA7E4A" w14:textId="2D61AB51" w:rsidR="00DB51C1" w:rsidRDefault="00F63065" w:rsidP="00F63065">
      <w:pPr>
        <w:rPr>
          <w:rtl/>
        </w:rPr>
      </w:pPr>
      <w:r>
        <w:rPr>
          <w:rtl/>
        </w:rPr>
        <w:lastRenderedPageBreak/>
        <w:t xml:space="preserve">מיד נכרי כלל כלל לא! </w:t>
      </w:r>
    </w:p>
    <w:p w14:paraId="302BA617" w14:textId="16F5FFDF" w:rsidR="006542AA" w:rsidRDefault="00000000">
      <w:pPr>
        <w:pStyle w:val="36"/>
        <w:framePr w:wrap="notBeside"/>
      </w:pPr>
      <w:r>
        <w:t>אמרו:</w:t>
      </w:r>
    </w:p>
    <w:p w14:paraId="158F8598" w14:textId="386C2DB4" w:rsidR="00DB51C1" w:rsidRDefault="00F63065" w:rsidP="00DB51C1">
      <w:pPr>
        <w:rPr>
          <w:rtl/>
        </w:rPr>
      </w:pPr>
      <w:r>
        <w:rPr>
          <w:rtl/>
        </w:rPr>
        <w:t xml:space="preserve">לא ס"ד, ק"ו הוא, אם גופו קונה, </w:t>
      </w:r>
      <w:r>
        <w:rPr>
          <w:rFonts w:hint="cs"/>
          <w:rtl/>
        </w:rPr>
        <w:t>כ"ש</w:t>
      </w:r>
      <w:r w:rsidR="00DB51C1">
        <w:rPr>
          <w:rFonts w:hint="cs"/>
          <w:rtl/>
        </w:rPr>
        <w:t xml:space="preserve"> </w:t>
      </w:r>
      <w:r>
        <w:rPr>
          <w:rtl/>
        </w:rPr>
        <w:t xml:space="preserve">ממונו </w:t>
      </w:r>
    </w:p>
    <w:p w14:paraId="3E04C567" w14:textId="77777777" w:rsidR="006542AA" w:rsidRDefault="00000000">
      <w:pPr>
        <w:pStyle w:val="36"/>
        <w:framePr w:wrap="notBeside"/>
      </w:pPr>
      <w:r>
        <w:t>ואימא:</w:t>
      </w:r>
    </w:p>
    <w:p w14:paraId="5815C833" w14:textId="43D9F57C" w:rsidR="00DB51C1" w:rsidRDefault="00F63065" w:rsidP="00DB51C1">
      <w:pPr>
        <w:rPr>
          <w:rtl/>
        </w:rPr>
      </w:pPr>
      <w:r>
        <w:rPr>
          <w:rtl/>
        </w:rPr>
        <w:t xml:space="preserve">מיד נכרי עד שיהיו שתיים </w:t>
      </w:r>
      <w:r>
        <w:rPr>
          <w:rStyle w:val="affffd"/>
          <w:rtl/>
        </w:rPr>
        <w:t>כסף ומשיכה</w:t>
      </w:r>
      <w:r>
        <w:rPr>
          <w:rtl/>
        </w:rPr>
        <w:t xml:space="preserve">! אמרו: והרי ק"ו הוא: גופו - באחת, ממונו בשתים?! </w:t>
      </w:r>
    </w:p>
    <w:p w14:paraId="56AE26D1" w14:textId="77777777" w:rsidR="006542AA" w:rsidRDefault="00000000">
      <w:pPr>
        <w:pStyle w:val="36"/>
        <w:framePr w:wrap="notBeside"/>
      </w:pPr>
      <w:r>
        <w:t>ואימא:</w:t>
      </w:r>
    </w:p>
    <w:p w14:paraId="7213F50B" w14:textId="46CAAFFA" w:rsidR="00B874E6" w:rsidRDefault="00F63065" w:rsidP="00DB51C1">
      <w:pPr>
        <w:rPr>
          <w:rtl/>
        </w:rPr>
      </w:pPr>
      <w:r>
        <w:rPr>
          <w:rtl/>
        </w:rPr>
        <w:t xml:space="preserve">או בזה או בזה! אבל </w:t>
      </w:r>
      <w:r>
        <w:rPr>
          <w:rFonts w:hint="cs"/>
          <w:rtl/>
        </w:rPr>
        <w:t>דומה ל'עמיתך':</w:t>
      </w:r>
      <w:r>
        <w:rPr>
          <w:rtl/>
        </w:rPr>
        <w:t xml:space="preserve"> מה עמיתך - באחת, אף נכרי גם - באחת.</w:t>
      </w:r>
    </w:p>
    <w:p w14:paraId="30D14CBB" w14:textId="77777777" w:rsidR="006542AA" w:rsidRDefault="00000000">
      <w:pPr>
        <w:pStyle w:val="36"/>
        <w:framePr w:wrap="notBeside"/>
      </w:pPr>
      <w:r>
        <w:t>אמר מר:</w:t>
      </w:r>
    </w:p>
    <w:p w14:paraId="68795F86" w14:textId="6B5D5FC3" w:rsidR="00792FF0" w:rsidRDefault="00F63065" w:rsidP="00792FF0">
      <w:pPr>
        <w:pStyle w:val="021"/>
        <w:rPr>
          <w:rtl/>
        </w:rPr>
      </w:pPr>
      <w:r>
        <w:rPr>
          <w:rtl/>
        </w:rPr>
        <w:t>ונכרי שנתן מעות לישראל בבהמתו בדיניהן, אף של</w:t>
      </w:r>
      <w:r w:rsidR="00792FF0">
        <w:rPr>
          <w:rtl/>
        </w:rPr>
        <w:t xml:space="preserve">א משך - קנה ופטור מן </w:t>
      </w:r>
      <w:r>
        <w:rPr>
          <w:rtl/>
        </w:rPr>
        <w:t>הבכורה. מהו</w:t>
      </w:r>
      <w:r w:rsidR="00792FF0">
        <w:rPr>
          <w:rFonts w:hint="cs"/>
          <w:rtl/>
        </w:rPr>
        <w:t xml:space="preserve"> </w:t>
      </w:r>
      <w:r>
        <w:rPr>
          <w:rtl/>
        </w:rPr>
        <w:t>בדיניהן?</w:t>
      </w:r>
    </w:p>
    <w:p w14:paraId="1352945D" w14:textId="51C4AFDB" w:rsidR="006542AA" w:rsidRDefault="00000000">
      <w:pPr>
        <w:pStyle w:val="36"/>
        <w:framePr w:wrap="notBeside"/>
      </w:pPr>
      <w:r>
        <w:t>לא</w:t>
      </w:r>
      <w:r w:rsidR="00DC68DE">
        <w:t xml:space="preserve"> </w:t>
      </w:r>
      <w:r w:rsidR="00F63065">
        <w:t xml:space="preserve">בדיניהן </w:t>
      </w:r>
      <w:r>
        <w:t>דגופו</w:t>
      </w:r>
      <w:r w:rsidR="00F63065">
        <w:t>,</w:t>
      </w:r>
    </w:p>
    <w:p w14:paraId="621270DA" w14:textId="528B14A5" w:rsidR="00DC68DE" w:rsidRDefault="00F63065" w:rsidP="00DC68DE">
      <w:pPr>
        <w:rPr>
          <w:rtl/>
        </w:rPr>
      </w:pPr>
      <w:r>
        <w:rPr>
          <w:rtl/>
        </w:rPr>
        <w:t xml:space="preserve">משום </w:t>
      </w:r>
      <w:r w:rsidR="00792FF0">
        <w:rPr>
          <w:rtl/>
        </w:rPr>
        <w:t>שבא</w:t>
      </w:r>
      <w:r>
        <w:rPr>
          <w:rtl/>
        </w:rPr>
        <w:t xml:space="preserve"> </w:t>
      </w:r>
      <w:r w:rsidR="00792FF0">
        <w:rPr>
          <w:rtl/>
        </w:rPr>
        <w:t>בק"ו:</w:t>
      </w:r>
      <w:r>
        <w:rPr>
          <w:rtl/>
        </w:rPr>
        <w:t xml:space="preserve"> אם גופו </w:t>
      </w:r>
      <w:r w:rsidR="00792FF0">
        <w:rPr>
          <w:rtl/>
        </w:rPr>
        <w:t xml:space="preserve">של </w:t>
      </w:r>
      <w:r>
        <w:rPr>
          <w:rtl/>
        </w:rPr>
        <w:t xml:space="preserve">ישראל </w:t>
      </w:r>
      <w:r w:rsidR="00792FF0">
        <w:rPr>
          <w:rtl/>
        </w:rPr>
        <w:t>קונה</w:t>
      </w:r>
      <w:r>
        <w:rPr>
          <w:rtl/>
        </w:rPr>
        <w:t xml:space="preserve"> </w:t>
      </w:r>
      <w:r w:rsidR="00792FF0">
        <w:rPr>
          <w:rStyle w:val="affffd"/>
          <w:rtl/>
        </w:rPr>
        <w:t>נכרי</w:t>
      </w:r>
      <w:r>
        <w:rPr>
          <w:rtl/>
        </w:rPr>
        <w:t xml:space="preserve"> בכסף, </w:t>
      </w:r>
      <w:r w:rsidR="00792FF0">
        <w:rPr>
          <w:rtl/>
        </w:rPr>
        <w:t>ש'מִכֶּסֶף</w:t>
      </w:r>
      <w:r w:rsidR="00792FF0">
        <w:rPr>
          <w:rStyle w:val="affffe"/>
          <w:rtl/>
        </w:rPr>
        <w:t xml:space="preserve"> מִקְנָתוֹ</w:t>
      </w:r>
      <w:r w:rsidR="00DC68DE">
        <w:rPr>
          <w:rFonts w:hint="cs"/>
          <w:rtl/>
        </w:rPr>
        <w:t>'</w:t>
      </w:r>
      <w:r>
        <w:rPr>
          <w:rtl/>
        </w:rPr>
        <w:t xml:space="preserve">, </w:t>
      </w:r>
      <w:r w:rsidR="00792FF0">
        <w:rPr>
          <w:rFonts w:hint="cs"/>
          <w:rtl/>
        </w:rPr>
        <w:t>כ"ש</w:t>
      </w:r>
      <w:r w:rsidR="00DC68DE">
        <w:rPr>
          <w:rFonts w:hint="cs"/>
          <w:rtl/>
        </w:rPr>
        <w:t xml:space="preserve"> </w:t>
      </w:r>
      <w:r>
        <w:rPr>
          <w:rtl/>
        </w:rPr>
        <w:t xml:space="preserve">ממונו </w:t>
      </w:r>
    </w:p>
    <w:p w14:paraId="78803674" w14:textId="73EA8D37" w:rsidR="00F168B5" w:rsidRDefault="00F63065" w:rsidP="00DC68DE">
      <w:pPr>
        <w:rPr>
          <w:rtl/>
        </w:rPr>
      </w:pPr>
      <w:r>
        <w:rPr>
          <w:rtl/>
        </w:rPr>
        <w:t xml:space="preserve">ישראל מישראל יוכיחו, שגופו - קונה בכסף, ממונו - במשיכה! </w:t>
      </w:r>
    </w:p>
    <w:p w14:paraId="69B6097B" w14:textId="77777777" w:rsidR="006542AA" w:rsidRDefault="00000000">
      <w:pPr>
        <w:pStyle w:val="36"/>
        <w:framePr w:wrap="notBeside"/>
      </w:pPr>
      <w:r>
        <w:t>אלא אמר אביי:</w:t>
      </w:r>
    </w:p>
    <w:p w14:paraId="0796B1F1" w14:textId="769D9622" w:rsidR="00DC68DE" w:rsidRDefault="00F63065" w:rsidP="00F63065">
      <w:pPr>
        <w:rPr>
          <w:rtl/>
        </w:rPr>
      </w:pPr>
      <w:r>
        <w:rPr>
          <w:rtl/>
        </w:rPr>
        <w:t xml:space="preserve">בדיניהם שפסקה להם תורה, </w:t>
      </w:r>
      <w:r w:rsidR="00DC68DE">
        <w:rPr>
          <w:rFonts w:hint="cs"/>
          <w:rtl/>
        </w:rPr>
        <w:t>'</w:t>
      </w:r>
      <w:r>
        <w:rPr>
          <w:rStyle w:val="affffe"/>
          <w:rtl/>
        </w:rPr>
        <w:t>וְכִי תִמְכְּרוּ מִמְכָּר לַעֲמִיתֶךָ</w:t>
      </w:r>
      <w:r w:rsidR="00DC68DE">
        <w:rPr>
          <w:rFonts w:hint="cs"/>
          <w:rtl/>
        </w:rPr>
        <w:t>'</w:t>
      </w:r>
      <w:r>
        <w:rPr>
          <w:rtl/>
        </w:rPr>
        <w:t xml:space="preserve">, </w:t>
      </w:r>
    </w:p>
    <w:p w14:paraId="3B352080" w14:textId="442417F2" w:rsidR="00F168B5" w:rsidRDefault="00792FF0" w:rsidP="00F63065">
      <w:pPr>
        <w:rPr>
          <w:rtl/>
        </w:rPr>
      </w:pPr>
      <w:r>
        <w:rPr>
          <w:rFonts w:hint="cs"/>
          <w:rtl/>
        </w:rPr>
        <w:t>'</w:t>
      </w:r>
      <w:r>
        <w:rPr>
          <w:rStyle w:val="affffe"/>
          <w:rtl/>
        </w:rPr>
        <w:t>לַעֲמִיתֶךָ</w:t>
      </w:r>
      <w:r>
        <w:rPr>
          <w:rFonts w:hint="cs"/>
          <w:rtl/>
        </w:rPr>
        <w:t>'</w:t>
      </w:r>
      <w:r w:rsidR="00F63065">
        <w:rPr>
          <w:rtl/>
        </w:rPr>
        <w:t xml:space="preserve"> - במשיכה, </w:t>
      </w:r>
      <w:r>
        <w:rPr>
          <w:rtl/>
        </w:rPr>
        <w:t>אבל</w:t>
      </w:r>
      <w:r w:rsidR="00F63065">
        <w:rPr>
          <w:rtl/>
        </w:rPr>
        <w:t xml:space="preserve"> </w:t>
      </w:r>
      <w:r>
        <w:rPr>
          <w:rtl/>
        </w:rPr>
        <w:t>לנכרי</w:t>
      </w:r>
      <w:r w:rsidR="00F63065">
        <w:rPr>
          <w:rtl/>
        </w:rPr>
        <w:t xml:space="preserve"> - בכסף</w:t>
      </w:r>
      <w:r>
        <w:rPr>
          <w:rtl/>
        </w:rPr>
        <w:t>,</w:t>
      </w:r>
    </w:p>
    <w:p w14:paraId="002C9FF4" w14:textId="77777777" w:rsidR="006542AA" w:rsidRDefault="00000000">
      <w:pPr>
        <w:pStyle w:val="36"/>
        <w:framePr w:wrap="notBeside"/>
      </w:pPr>
      <w:r>
        <w:t>ואימא:</w:t>
      </w:r>
    </w:p>
    <w:p w14:paraId="4B00F1C3" w14:textId="73599371" w:rsidR="00DC68DE" w:rsidRDefault="00F63065" w:rsidP="0088048A">
      <w:pPr>
        <w:rPr>
          <w:rtl/>
        </w:rPr>
      </w:pPr>
      <w:r>
        <w:rPr>
          <w:rtl/>
        </w:rPr>
        <w:t>לנכרי כלל כלל לא!</w:t>
      </w:r>
      <w:r>
        <w:rPr>
          <w:rFonts w:hint="cs"/>
          <w:rtl/>
        </w:rPr>
        <w:t xml:space="preserve"> אבל</w:t>
      </w:r>
      <w:r w:rsidR="00DC68DE">
        <w:rPr>
          <w:rFonts w:hint="cs"/>
          <w:rtl/>
        </w:rPr>
        <w:t xml:space="preserve"> </w:t>
      </w:r>
      <w:r>
        <w:rPr>
          <w:rFonts w:hint="cs"/>
          <w:rtl/>
        </w:rPr>
        <w:t>ק"ו הוא:</w:t>
      </w:r>
      <w:r>
        <w:rPr>
          <w:rtl/>
        </w:rPr>
        <w:t xml:space="preserve"> אם גופו קנה, </w:t>
      </w:r>
      <w:r>
        <w:rPr>
          <w:rFonts w:hint="cs"/>
          <w:rtl/>
        </w:rPr>
        <w:t>כ"ש</w:t>
      </w:r>
      <w:r w:rsidR="00DC68DE">
        <w:rPr>
          <w:rFonts w:hint="cs"/>
          <w:rtl/>
        </w:rPr>
        <w:t xml:space="preserve"> </w:t>
      </w:r>
      <w:r>
        <w:rPr>
          <w:rtl/>
        </w:rPr>
        <w:t xml:space="preserve">ממונו </w:t>
      </w:r>
    </w:p>
    <w:p w14:paraId="7E47A06D" w14:textId="77777777" w:rsidR="006542AA" w:rsidRDefault="00000000">
      <w:pPr>
        <w:pStyle w:val="36"/>
        <w:framePr w:wrap="notBeside"/>
      </w:pPr>
      <w:r>
        <w:t>אימא:</w:t>
      </w:r>
    </w:p>
    <w:p w14:paraId="1CE274FA" w14:textId="7D0AB6D8" w:rsidR="00F168B5" w:rsidRDefault="00F63065" w:rsidP="00DC68DE">
      <w:pPr>
        <w:rPr>
          <w:rtl/>
        </w:rPr>
      </w:pPr>
      <w:r>
        <w:rPr>
          <w:rtl/>
        </w:rPr>
        <w:t xml:space="preserve">לנכרי עד שיהיו שתיים! אבל ק"ו הוא: גופו - באחד, ממונו בשתים?! </w:t>
      </w:r>
    </w:p>
    <w:p w14:paraId="36AE6C91" w14:textId="77777777" w:rsidR="006542AA" w:rsidRDefault="00000000">
      <w:pPr>
        <w:pStyle w:val="36"/>
        <w:framePr w:wrap="notBeside"/>
      </w:pPr>
      <w:r>
        <w:t>ואימא:</w:t>
      </w:r>
    </w:p>
    <w:p w14:paraId="5C87D708" w14:textId="564062AB" w:rsidR="00B874E6" w:rsidRDefault="00F63065" w:rsidP="0088048A">
      <w:pPr>
        <w:rPr>
          <w:rtl/>
        </w:rPr>
      </w:pPr>
      <w:r>
        <w:rPr>
          <w:rtl/>
        </w:rPr>
        <w:t>או בזה או בזה!</w:t>
      </w:r>
      <w:r>
        <w:rPr>
          <w:rFonts w:hint="cs"/>
          <w:rtl/>
        </w:rPr>
        <w:t xml:space="preserve"> </w:t>
      </w:r>
      <w:r>
        <w:rPr>
          <w:rtl/>
        </w:rPr>
        <w:t>אבל דומה לעמיתך: מה עמיתך - באחת, אף נכרי גם - באחת</w:t>
      </w:r>
      <w:r w:rsidR="0057284B">
        <w:rPr>
          <w:rtl/>
        </w:rPr>
        <w:t>.</w:t>
      </w:r>
    </w:p>
    <w:p w14:paraId="62513E5F" w14:textId="77777777" w:rsidR="00F168B5" w:rsidRDefault="00F168B5" w:rsidP="00F168B5">
      <w:pPr>
        <w:pStyle w:val="afff0"/>
        <w:framePr w:wrap="around"/>
        <w:rPr>
          <w:rtl/>
        </w:rPr>
      </w:pPr>
      <w:r>
        <w:rPr>
          <w:rFonts w:hint="cs"/>
          <w:rtl/>
        </w:rPr>
        <w:t>יג:</w:t>
      </w:r>
    </w:p>
    <w:p w14:paraId="61D2B500" w14:textId="77777777" w:rsidR="006542AA" w:rsidRDefault="00000000">
      <w:pPr>
        <w:pStyle w:val="affff7"/>
      </w:pPr>
      <w:r>
        <w:rPr>
          <w:color w:val="7B3F00"/>
        </w:rPr>
        <w:t>'לעמיתך' - לאונאה ולא לקנין</w:t>
      </w:r>
    </w:p>
    <w:p w14:paraId="6B76AFD1" w14:textId="7F162318" w:rsidR="006542AA" w:rsidRDefault="00000000">
      <w:pPr>
        <w:pStyle w:val="36"/>
        <w:framePr w:wrap="notBeside"/>
      </w:pPr>
      <w:r>
        <w:t>אמרו:</w:t>
      </w:r>
    </w:p>
    <w:p w14:paraId="4343D791" w14:textId="210064F0" w:rsidR="0088048A" w:rsidRDefault="00F63065" w:rsidP="00DC68DE">
      <w:pPr>
        <w:rPr>
          <w:rtl/>
        </w:rPr>
      </w:pPr>
      <w:r>
        <w:rPr>
          <w:rStyle w:val="27"/>
          <w:rtl/>
        </w:rPr>
        <w:t>ולאמימר</w:t>
      </w:r>
      <w:r>
        <w:rPr>
          <w:rtl/>
        </w:rPr>
        <w:t xml:space="preserve"> שאמר משיכה ב</w:t>
      </w:r>
      <w:r w:rsidR="00824319">
        <w:rPr>
          <w:rtl/>
        </w:rPr>
        <w:t>עכו"ם</w:t>
      </w:r>
      <w:r>
        <w:rPr>
          <w:rtl/>
        </w:rPr>
        <w:t xml:space="preserve"> קונה, </w:t>
      </w:r>
    </w:p>
    <w:p w14:paraId="1CB1AC38" w14:textId="1B6885F0" w:rsidR="00DC68DE" w:rsidRDefault="00F63065" w:rsidP="0088048A">
      <w:pPr>
        <w:rPr>
          <w:rtl/>
        </w:rPr>
      </w:pPr>
      <w:r>
        <w:rPr>
          <w:rtl/>
        </w:rPr>
        <w:t xml:space="preserve">הניחא אם סובר </w:t>
      </w:r>
      <w:r>
        <w:rPr>
          <w:rStyle w:val="27"/>
          <w:rtl/>
        </w:rPr>
        <w:t>כרי"ו,</w:t>
      </w:r>
      <w:r w:rsidR="00DC68DE">
        <w:rPr>
          <w:rFonts w:hint="cs"/>
          <w:rtl/>
        </w:rPr>
        <w:t xml:space="preserve"> </w:t>
      </w:r>
      <w:r>
        <w:rPr>
          <w:rtl/>
        </w:rPr>
        <w:t>שדבר תורה מ</w:t>
      </w:r>
      <w:r w:rsidR="0088048A">
        <w:rPr>
          <w:rtl/>
        </w:rPr>
        <w:t xml:space="preserve">עות קונות </w:t>
      </w:r>
      <w:r>
        <w:rPr>
          <w:rtl/>
        </w:rPr>
        <w:t>ומשיכה</w:t>
      </w:r>
      <w:r w:rsidR="0088048A">
        <w:rPr>
          <w:rtl/>
        </w:rPr>
        <w:t xml:space="preserve"> </w:t>
      </w:r>
      <w:r>
        <w:rPr>
          <w:rtl/>
        </w:rPr>
        <w:t>לא:</w:t>
      </w:r>
      <w:r w:rsidR="0088048A">
        <w:rPr>
          <w:rtl/>
        </w:rPr>
        <w:t xml:space="preserve"> </w:t>
      </w:r>
      <w:r>
        <w:rPr>
          <w:rtl/>
        </w:rPr>
        <w:t>הועיל</w:t>
      </w:r>
      <w:r w:rsidR="0088048A">
        <w:rPr>
          <w:rtl/>
        </w:rPr>
        <w:t xml:space="preserve"> </w:t>
      </w:r>
      <w:r>
        <w:rPr>
          <w:rFonts w:hint="cs"/>
          <w:rtl/>
        </w:rPr>
        <w:t>'לַעֲמִיתֶךָ' -</w:t>
      </w:r>
      <w:r>
        <w:rPr>
          <w:rtl/>
        </w:rPr>
        <w:t xml:space="preserve"> בכסף, לנכרי במשיכה,</w:t>
      </w:r>
    </w:p>
    <w:p w14:paraId="6728B250" w14:textId="77777777" w:rsidR="006542AA" w:rsidRDefault="00000000">
      <w:pPr>
        <w:pStyle w:val="36"/>
        <w:framePr w:wrap="notBeside"/>
      </w:pPr>
      <w:r>
        <w:t>אלא</w:t>
      </w:r>
    </w:p>
    <w:p w14:paraId="1F4D9C54" w14:textId="55CCD64E" w:rsidR="0088048A" w:rsidRDefault="00F63065" w:rsidP="00792FF0">
      <w:pPr>
        <w:pStyle w:val="021"/>
        <w:rPr>
          <w:rtl/>
        </w:rPr>
      </w:pPr>
      <w:r>
        <w:rPr>
          <w:rtl/>
        </w:rPr>
        <w:t xml:space="preserve">אם סבר </w:t>
      </w:r>
      <w:r w:rsidR="0088048A">
        <w:rPr>
          <w:rStyle w:val="27"/>
          <w:rtl/>
        </w:rPr>
        <w:t>כר"ל</w:t>
      </w:r>
      <w:r w:rsidR="0088048A">
        <w:rPr>
          <w:rtl/>
        </w:rPr>
        <w:t xml:space="preserve"> </w:t>
      </w:r>
      <w:r>
        <w:rPr>
          <w:rtl/>
        </w:rPr>
        <w:t xml:space="preserve">שמשיכה מפורשת מן התורה, </w:t>
      </w:r>
      <w:r w:rsidR="0088048A">
        <w:rPr>
          <w:rFonts w:hint="cs"/>
          <w:rtl/>
        </w:rPr>
        <w:t>'</w:t>
      </w:r>
      <w:r>
        <w:rPr>
          <w:rStyle w:val="affffe"/>
          <w:rtl/>
        </w:rPr>
        <w:t>לַעֲמִיתֶךָ</w:t>
      </w:r>
      <w:r w:rsidR="0088048A">
        <w:rPr>
          <w:rFonts w:hint="cs"/>
          <w:rtl/>
        </w:rPr>
        <w:t>'</w:t>
      </w:r>
      <w:r>
        <w:rPr>
          <w:rtl/>
        </w:rPr>
        <w:t xml:space="preserve"> - במשיכה, ולנכרי</w:t>
      </w:r>
      <w:r w:rsidR="00792FF0">
        <w:rPr>
          <w:rtl/>
        </w:rPr>
        <w:t xml:space="preserve"> - במשיכה, לעמיתך ל</w:t>
      </w:r>
      <w:r w:rsidR="00792FF0">
        <w:rPr>
          <w:rFonts w:hint="cs"/>
          <w:rtl/>
        </w:rPr>
        <w:t>"ל</w:t>
      </w:r>
      <w:r>
        <w:rPr>
          <w:rFonts w:hint="cs"/>
          <w:rtl/>
        </w:rPr>
        <w:t>?</w:t>
      </w:r>
      <w:r>
        <w:rPr>
          <w:rtl/>
        </w:rPr>
        <w:t xml:space="preserve"> </w:t>
      </w:r>
    </w:p>
    <w:p w14:paraId="7F730041" w14:textId="2E464A46" w:rsidR="006542AA" w:rsidRDefault="00000000">
      <w:pPr>
        <w:pStyle w:val="36"/>
        <w:framePr w:wrap="notBeside"/>
      </w:pPr>
      <w:r>
        <w:t>אמרו:</w:t>
      </w:r>
    </w:p>
    <w:p w14:paraId="79DDB139" w14:textId="1B5F9229" w:rsidR="00DC68DE" w:rsidRDefault="0088048A" w:rsidP="00C5567C">
      <w:pPr>
        <w:pStyle w:val="a"/>
        <w:rPr>
          <w:rtl/>
        </w:rPr>
      </w:pPr>
      <w:r>
        <w:rPr>
          <w:rFonts w:hint="cs"/>
          <w:rtl/>
        </w:rPr>
        <w:t>'</w:t>
      </w:r>
      <w:r w:rsidR="00F63065">
        <w:rPr>
          <w:rStyle w:val="affffe"/>
          <w:rtl/>
        </w:rPr>
        <w:t>לַעֲמִיתֶךָ</w:t>
      </w:r>
      <w:r>
        <w:rPr>
          <w:rFonts w:hint="cs"/>
          <w:rtl/>
        </w:rPr>
        <w:t>'</w:t>
      </w:r>
      <w:r w:rsidR="00F63065">
        <w:rPr>
          <w:rtl/>
        </w:rPr>
        <w:t xml:space="preserve"> אתה מחזיר אונאה, ואי אתה מחזיר אונאה לכנעני,</w:t>
      </w:r>
    </w:p>
    <w:p w14:paraId="48E4E266" w14:textId="09F24311" w:rsidR="00DC68DE" w:rsidRDefault="00F63065" w:rsidP="00DC68DE">
      <w:pPr>
        <w:rPr>
          <w:rtl/>
        </w:rPr>
      </w:pPr>
      <w:r>
        <w:rPr>
          <w:rtl/>
        </w:rPr>
        <w:t>לכנעני - מ</w:t>
      </w:r>
      <w:r w:rsidR="00DC68DE">
        <w:rPr>
          <w:rFonts w:hint="cs"/>
          <w:rtl/>
        </w:rPr>
        <w:t>'</w:t>
      </w:r>
      <w:r>
        <w:rPr>
          <w:rStyle w:val="affffe"/>
          <w:rtl/>
        </w:rPr>
        <w:t>אַל תּוֹנוּ אִישׁ אֶת אָחִיו</w:t>
      </w:r>
      <w:r w:rsidR="00DC68DE">
        <w:rPr>
          <w:rFonts w:hint="cs"/>
          <w:rtl/>
        </w:rPr>
        <w:t>'</w:t>
      </w:r>
      <w:r>
        <w:rPr>
          <w:rtl/>
        </w:rPr>
        <w:t xml:space="preserve"> יוצא! אבל אחד בכנעני ואחד בהקדש, </w:t>
      </w:r>
    </w:p>
    <w:p w14:paraId="0FCE454A" w14:textId="77777777" w:rsidR="006542AA" w:rsidRDefault="00000000">
      <w:pPr>
        <w:pStyle w:val="36"/>
        <w:framePr w:wrap="notBeside"/>
      </w:pPr>
      <w:r w:rsidRPr="0013268E">
        <w:lastRenderedPageBreak/>
        <w:t>וצריכי</w:t>
      </w:r>
      <w:r>
        <w:t>:</w:t>
      </w:r>
    </w:p>
    <w:p w14:paraId="7744E060" w14:textId="689230A3" w:rsidR="00B874E6" w:rsidRDefault="00F63065" w:rsidP="00DC68DE">
      <w:pPr>
        <w:rPr>
          <w:rtl/>
        </w:rPr>
      </w:pPr>
      <w:r>
        <w:rPr>
          <w:rtl/>
        </w:rPr>
        <w:t>שאם כתבה התורה אחד, הו"א: לכנעני הוא שאין לו אונאה, אבל הקדש - יש לו אונאה, קמ"ל</w:t>
      </w:r>
      <w:r w:rsidR="0057284B">
        <w:rPr>
          <w:rtl/>
        </w:rPr>
        <w:t>.</w:t>
      </w:r>
    </w:p>
    <w:p w14:paraId="2860C16E" w14:textId="77777777" w:rsidR="006542AA" w:rsidRDefault="00000000">
      <w:pPr>
        <w:pStyle w:val="36"/>
        <w:framePr w:wrap="notBeside"/>
      </w:pPr>
      <w:r>
        <w:t>והיינו</w:t>
      </w:r>
    </w:p>
    <w:p w14:paraId="22E96ADC" w14:textId="52AAD965" w:rsidR="0088048A" w:rsidRDefault="00F63065" w:rsidP="0088048A">
      <w:pPr>
        <w:rPr>
          <w:rtl/>
        </w:rPr>
      </w:pPr>
      <w:r>
        <w:rPr>
          <w:rtl/>
        </w:rPr>
        <w:t xml:space="preserve">למ"ד גזילו </w:t>
      </w:r>
      <w:r w:rsidR="0088048A">
        <w:rPr>
          <w:rtl/>
        </w:rPr>
        <w:t>אסור,</w:t>
      </w:r>
      <w:r>
        <w:rPr>
          <w:rtl/>
        </w:rPr>
        <w:t xml:space="preserve"> </w:t>
      </w:r>
      <w:r w:rsidR="0088048A">
        <w:rPr>
          <w:rFonts w:hint="cs"/>
          <w:rtl/>
        </w:rPr>
        <w:t>שלכך הוצרך</w:t>
      </w:r>
      <w:r>
        <w:rPr>
          <w:rtl/>
        </w:rPr>
        <w:t xml:space="preserve"> </w:t>
      </w:r>
      <w:r w:rsidR="0088048A">
        <w:rPr>
          <w:rtl/>
        </w:rPr>
        <w:t>הכתוב</w:t>
      </w:r>
      <w:r>
        <w:rPr>
          <w:rtl/>
        </w:rPr>
        <w:t xml:space="preserve"> </w:t>
      </w:r>
      <w:r w:rsidR="0088048A">
        <w:rPr>
          <w:rtl/>
        </w:rPr>
        <w:t>להתיר</w:t>
      </w:r>
      <w:r>
        <w:rPr>
          <w:rtl/>
        </w:rPr>
        <w:t xml:space="preserve"> אונאה, </w:t>
      </w:r>
    </w:p>
    <w:p w14:paraId="6FB541DA" w14:textId="778B273C" w:rsidR="00B874E6" w:rsidRDefault="0088048A" w:rsidP="0088048A">
      <w:pPr>
        <w:rPr>
          <w:rtl/>
        </w:rPr>
      </w:pPr>
      <w:r>
        <w:rPr>
          <w:rFonts w:hint="cs"/>
          <w:rtl/>
        </w:rPr>
        <w:t xml:space="preserve">שהרי למ"ד מותר כ"ש אונאה [וע"כ </w:t>
      </w:r>
      <w:r>
        <w:rPr>
          <w:rStyle w:val="27"/>
          <w:rFonts w:hint="cs"/>
          <w:rtl/>
        </w:rPr>
        <w:t>כרי"ו</w:t>
      </w:r>
      <w:r>
        <w:rPr>
          <w:rFonts w:hint="cs"/>
          <w:rtl/>
        </w:rPr>
        <w:t xml:space="preserve"> יסבור]</w:t>
      </w:r>
    </w:p>
    <w:p w14:paraId="43CA6C30" w14:textId="77777777" w:rsidR="006542AA" w:rsidRDefault="00000000">
      <w:pPr>
        <w:pStyle w:val="affff7"/>
      </w:pPr>
      <w:r>
        <w:rPr>
          <w:color w:val="7B3F00"/>
        </w:rPr>
        <w:t>גרוטאות שנמצאה בהן ע"ז</w:t>
      </w:r>
    </w:p>
    <w:p w14:paraId="47A535D1" w14:textId="77777777" w:rsidR="006542AA" w:rsidRDefault="00000000">
      <w:pPr>
        <w:pStyle w:val="36"/>
        <w:framePr w:wrap="notBeside"/>
      </w:pPr>
      <w:r>
        <w:t>מיתיבי:</w:t>
      </w:r>
    </w:p>
    <w:p w14:paraId="280E7E99" w14:textId="306D190A" w:rsidR="006542AA" w:rsidRDefault="00000000">
      <w:pPr>
        <w:pStyle w:val="36"/>
        <w:framePr w:wrap="notBeside"/>
      </w:pPr>
      <w:r>
        <w:t>הלוקח גרוטאות</w:t>
      </w:r>
    </w:p>
    <w:p w14:paraId="4F1B8E18" w14:textId="493E62E7" w:rsidR="0088048A" w:rsidRDefault="00F63065" w:rsidP="00F63065">
      <w:pPr>
        <w:rPr>
          <w:rtl/>
        </w:rPr>
      </w:pPr>
      <w:r>
        <w:rPr>
          <w:rtl/>
        </w:rPr>
        <w:t xml:space="preserve">מן </w:t>
      </w:r>
      <w:r w:rsidR="00824319">
        <w:rPr>
          <w:rtl/>
        </w:rPr>
        <w:t>העכו"ם</w:t>
      </w:r>
      <w:r>
        <w:rPr>
          <w:rtl/>
        </w:rPr>
        <w:t xml:space="preserve">, ומצא בהן ע"ז, </w:t>
      </w:r>
    </w:p>
    <w:p w14:paraId="6F2718BD" w14:textId="77777777" w:rsidR="0088048A" w:rsidRDefault="00F63065" w:rsidP="00F63065">
      <w:pPr>
        <w:rPr>
          <w:rtl/>
        </w:rPr>
      </w:pPr>
      <w:r>
        <w:rPr>
          <w:rtl/>
        </w:rPr>
        <w:t xml:space="preserve">אם עד שלא נתן מעות משך - יחזיר, ואם משנתן מעות משך - יוליך הנאה לים המלח, </w:t>
      </w:r>
    </w:p>
    <w:p w14:paraId="49ED0BB0" w14:textId="0D54AE2A" w:rsidR="0088048A" w:rsidRDefault="00F63065" w:rsidP="00F873BB">
      <w:pPr>
        <w:rPr>
          <w:rtl/>
        </w:rPr>
      </w:pPr>
      <w:r>
        <w:rPr>
          <w:rtl/>
        </w:rPr>
        <w:t>ואם אמרת מעות קונות, משיכה ל"ל? ה</w:t>
      </w:r>
      <w:r>
        <w:rPr>
          <w:rFonts w:hint="cs"/>
          <w:rtl/>
        </w:rPr>
        <w:t>ב"ע</w:t>
      </w:r>
      <w:r>
        <w:rPr>
          <w:rtl/>
        </w:rPr>
        <w:t xml:space="preserve">: שקיבל </w:t>
      </w:r>
      <w:r>
        <w:rPr>
          <w:rStyle w:val="affffd"/>
          <w:rtl/>
        </w:rPr>
        <w:t>הנכרי</w:t>
      </w:r>
      <w:r>
        <w:rPr>
          <w:rtl/>
        </w:rPr>
        <w:t xml:space="preserve"> עליו לדון בדיני ישראל,</w:t>
      </w:r>
    </w:p>
    <w:p w14:paraId="25E630B0" w14:textId="018FE306" w:rsidR="0088048A" w:rsidRDefault="00B3309C" w:rsidP="00F873BB">
      <w:pPr>
        <w:rPr>
          <w:rtl/>
        </w:rPr>
      </w:pPr>
      <w:r>
        <w:rPr>
          <w:rFonts w:hint="cs"/>
          <w:rtl/>
        </w:rPr>
        <w:t xml:space="preserve">ומעות - </w:t>
      </w:r>
      <w:r>
        <w:rPr>
          <w:rtl/>
        </w:rPr>
        <w:t>ה"ק</w:t>
      </w:r>
      <w:r w:rsidR="00F63065">
        <w:rPr>
          <w:rtl/>
        </w:rPr>
        <w:t xml:space="preserve">: </w:t>
      </w:r>
      <w:r>
        <w:rPr>
          <w:rtl/>
        </w:rPr>
        <w:t>אף</w:t>
      </w:r>
      <w:r w:rsidR="00F63065">
        <w:rPr>
          <w:rtl/>
        </w:rPr>
        <w:t xml:space="preserve"> שנתן מעות, </w:t>
      </w:r>
      <w:r>
        <w:rPr>
          <w:rtl/>
        </w:rPr>
        <w:t>אם משך</w:t>
      </w:r>
      <w:r w:rsidR="00F63065">
        <w:rPr>
          <w:rtl/>
        </w:rPr>
        <w:t xml:space="preserve"> - </w:t>
      </w:r>
      <w:r>
        <w:rPr>
          <w:rtl/>
        </w:rPr>
        <w:t>כן,</w:t>
      </w:r>
      <w:r w:rsidR="00F63065">
        <w:rPr>
          <w:rtl/>
        </w:rPr>
        <w:t xml:space="preserve"> </w:t>
      </w:r>
      <w:r>
        <w:rPr>
          <w:rtl/>
        </w:rPr>
        <w:t xml:space="preserve">ואם </w:t>
      </w:r>
      <w:r w:rsidR="00F63065">
        <w:rPr>
          <w:rtl/>
        </w:rPr>
        <w:t>לא - לא</w:t>
      </w:r>
      <w:r>
        <w:rPr>
          <w:rtl/>
        </w:rPr>
        <w:t>,</w:t>
      </w:r>
    </w:p>
    <w:p w14:paraId="0AE689F0" w14:textId="77777777" w:rsidR="006542AA" w:rsidRDefault="00000000">
      <w:pPr>
        <w:pStyle w:val="36"/>
        <w:framePr w:wrap="notBeside"/>
      </w:pPr>
      <w:r>
        <w:t xml:space="preserve">והך דרישא </w:t>
      </w:r>
      <w:r w:rsidR="00F63065">
        <w:t>אמר אביי:</w:t>
      </w:r>
    </w:p>
    <w:p w14:paraId="49465FEE" w14:textId="10C40944" w:rsidR="0088048A" w:rsidRDefault="00F63065" w:rsidP="00F63065">
      <w:pPr>
        <w:rPr>
          <w:rtl/>
        </w:rPr>
      </w:pPr>
      <w:r>
        <w:rPr>
          <w:rtl/>
        </w:rPr>
        <w:t xml:space="preserve">רישא - משום </w:t>
      </w:r>
      <w:r w:rsidR="00B3309C">
        <w:rPr>
          <w:rtl/>
        </w:rPr>
        <w:t>שיש</w:t>
      </w:r>
      <w:r>
        <w:rPr>
          <w:rtl/>
        </w:rPr>
        <w:t xml:space="preserve"> מקח טעות, </w:t>
      </w:r>
    </w:p>
    <w:p w14:paraId="2BDAF997" w14:textId="40DCD488" w:rsidR="006542AA" w:rsidRDefault="00000000">
      <w:pPr>
        <w:pStyle w:val="36"/>
        <w:framePr w:wrap="notBeside"/>
      </w:pPr>
      <w:r>
        <w:t>א"ל</w:t>
      </w:r>
      <w:r w:rsidR="00F63065">
        <w:t xml:space="preserve"> רבא:</w:t>
      </w:r>
    </w:p>
    <w:p w14:paraId="0AA5DE51" w14:textId="0B7458F1" w:rsidR="0088048A" w:rsidRDefault="00F63065" w:rsidP="00F63065">
      <w:pPr>
        <w:rPr>
          <w:rtl/>
        </w:rPr>
      </w:pPr>
      <w:r>
        <w:rPr>
          <w:rtl/>
        </w:rPr>
        <w:t xml:space="preserve">רישא - משום </w:t>
      </w:r>
      <w:r w:rsidR="00F873BB">
        <w:rPr>
          <w:rtl/>
        </w:rPr>
        <w:t>שיש</w:t>
      </w:r>
      <w:r>
        <w:rPr>
          <w:rtl/>
        </w:rPr>
        <w:t xml:space="preserve"> מקח טעות, סיפא - </w:t>
      </w:r>
      <w:r w:rsidR="00F873BB">
        <w:rPr>
          <w:rtl/>
        </w:rPr>
        <w:t>אין</w:t>
      </w:r>
      <w:r>
        <w:rPr>
          <w:rtl/>
        </w:rPr>
        <w:t xml:space="preserve"> מקח טעות? </w:t>
      </w:r>
    </w:p>
    <w:p w14:paraId="184E6F58" w14:textId="77777777" w:rsidR="006542AA" w:rsidRDefault="00000000">
      <w:pPr>
        <w:pStyle w:val="36"/>
        <w:framePr w:wrap="notBeside"/>
      </w:pPr>
      <w:r>
        <w:t>אלא אמר רבא:</w:t>
      </w:r>
    </w:p>
    <w:p w14:paraId="14123300" w14:textId="0984BD31" w:rsidR="0088048A" w:rsidRDefault="00F63065" w:rsidP="00F63065">
      <w:pPr>
        <w:rPr>
          <w:rtl/>
        </w:rPr>
      </w:pPr>
      <w:r>
        <w:rPr>
          <w:rtl/>
        </w:rPr>
        <w:t xml:space="preserve">רישא וסיפא - מקח טעות, </w:t>
      </w:r>
    </w:p>
    <w:p w14:paraId="193B4B0A" w14:textId="5317F88E" w:rsidR="00B874E6" w:rsidRDefault="00F873BB" w:rsidP="00F873BB">
      <w:pPr>
        <w:rPr>
          <w:rtl/>
        </w:rPr>
      </w:pPr>
      <w:r>
        <w:rPr>
          <w:b/>
          <w:bCs/>
          <w:rtl/>
        </w:rPr>
        <w:t>רישא,</w:t>
      </w:r>
      <w:r>
        <w:rPr>
          <w:rtl/>
        </w:rPr>
        <w:t xml:space="preserve"> שלא נתן מעות -</w:t>
      </w:r>
      <w:r w:rsidR="00F63065">
        <w:rPr>
          <w:rtl/>
        </w:rPr>
        <w:t xml:space="preserve"> לא </w:t>
      </w:r>
      <w:r>
        <w:rPr>
          <w:rtl/>
        </w:rPr>
        <w:t>נראה</w:t>
      </w:r>
      <w:r w:rsidR="00F63065">
        <w:rPr>
          <w:rtl/>
        </w:rPr>
        <w:t xml:space="preserve"> </w:t>
      </w:r>
      <w:r>
        <w:rPr>
          <w:rtl/>
        </w:rPr>
        <w:t>כע"ז</w:t>
      </w:r>
      <w:r>
        <w:rPr>
          <w:rFonts w:hint="cs"/>
          <w:rtl/>
        </w:rPr>
        <w:t xml:space="preserve"> </w:t>
      </w:r>
      <w:r>
        <w:rPr>
          <w:rtl/>
        </w:rPr>
        <w:t xml:space="preserve">ביד ישראל; </w:t>
      </w:r>
      <w:r>
        <w:rPr>
          <w:b/>
          <w:bCs/>
          <w:rtl/>
        </w:rPr>
        <w:t>סיפא,</w:t>
      </w:r>
      <w:r>
        <w:rPr>
          <w:rtl/>
        </w:rPr>
        <w:t xml:space="preserve"> שנתן מעות - נראה</w:t>
      </w:r>
      <w:r w:rsidR="00F63065">
        <w:rPr>
          <w:rtl/>
        </w:rPr>
        <w:t xml:space="preserve"> </w:t>
      </w:r>
      <w:r>
        <w:rPr>
          <w:rtl/>
        </w:rPr>
        <w:t>כע"ז</w:t>
      </w:r>
      <w:r>
        <w:rPr>
          <w:rFonts w:hint="cs"/>
          <w:rtl/>
        </w:rPr>
        <w:t xml:space="preserve"> ב</w:t>
      </w:r>
      <w:r w:rsidR="00F63065">
        <w:rPr>
          <w:rtl/>
        </w:rPr>
        <w:t>יד ישראל</w:t>
      </w:r>
      <w:r w:rsidR="0057284B">
        <w:rPr>
          <w:rtl/>
        </w:rPr>
        <w:t>.</w:t>
      </w:r>
    </w:p>
    <w:p w14:paraId="1550F281" w14:textId="77777777" w:rsidR="006542AA" w:rsidRDefault="00000000">
      <w:pPr>
        <w:pStyle w:val="36"/>
        <w:framePr w:wrap="notBeside"/>
      </w:pPr>
      <w:r>
        <w:t xml:space="preserve">ב. </w:t>
      </w:r>
      <w:r w:rsidR="00F63065">
        <w:t>ואביי אמר לך:</w:t>
      </w:r>
    </w:p>
    <w:p w14:paraId="5D73ECCB" w14:textId="3555BC83" w:rsidR="00F873BB" w:rsidRDefault="00F63065" w:rsidP="00F63065">
      <w:pPr>
        <w:rPr>
          <w:rtl/>
        </w:rPr>
      </w:pPr>
      <w:r>
        <w:rPr>
          <w:rtl/>
        </w:rPr>
        <w:t xml:space="preserve">רישא מקח טעות - </w:t>
      </w:r>
      <w:r w:rsidR="00B3309C">
        <w:rPr>
          <w:rtl/>
        </w:rPr>
        <w:t>שלא</w:t>
      </w:r>
      <w:r>
        <w:rPr>
          <w:rtl/>
        </w:rPr>
        <w:t xml:space="preserve"> ידע, </w:t>
      </w:r>
      <w:r w:rsidR="00B3309C">
        <w:rPr>
          <w:rtl/>
        </w:rPr>
        <w:t>שהרי</w:t>
      </w:r>
      <w:r>
        <w:rPr>
          <w:rtl/>
        </w:rPr>
        <w:t xml:space="preserve"> לא </w:t>
      </w:r>
      <w:r w:rsidR="00B3309C">
        <w:rPr>
          <w:rtl/>
        </w:rPr>
        <w:t>נתן</w:t>
      </w:r>
      <w:r>
        <w:rPr>
          <w:rtl/>
        </w:rPr>
        <w:t xml:space="preserve"> </w:t>
      </w:r>
      <w:r w:rsidR="00B3309C">
        <w:rPr>
          <w:rtl/>
        </w:rPr>
        <w:t>לו</w:t>
      </w:r>
      <w:r>
        <w:rPr>
          <w:rtl/>
        </w:rPr>
        <w:t xml:space="preserve"> </w:t>
      </w:r>
      <w:r w:rsidR="00B3309C">
        <w:rPr>
          <w:rtl/>
        </w:rPr>
        <w:t>מעות,</w:t>
      </w:r>
      <w:r>
        <w:rPr>
          <w:rtl/>
        </w:rPr>
        <w:t xml:space="preserve"> </w:t>
      </w:r>
    </w:p>
    <w:p w14:paraId="43500ED9" w14:textId="7A94CC66" w:rsidR="00B874E6" w:rsidRDefault="00F63065" w:rsidP="00F63065">
      <w:pPr>
        <w:rPr>
          <w:rtl/>
        </w:rPr>
      </w:pPr>
      <w:r>
        <w:rPr>
          <w:rtl/>
        </w:rPr>
        <w:t>סיפא לא מקח טעות הוא - שכיון שנתן מעות, כשמושך - היה לו לעיין ואח"כ למשוך.</w:t>
      </w:r>
    </w:p>
    <w:p w14:paraId="71567245" w14:textId="72D1BBAC" w:rsidR="006542AA" w:rsidRDefault="00000000">
      <w:pPr>
        <w:pStyle w:val="36"/>
        <w:framePr w:wrap="notBeside"/>
      </w:pPr>
      <w:r>
        <w:t>ג. ו</w:t>
      </w:r>
      <w:r w:rsidR="00F63065">
        <w:t>רב אשי</w:t>
      </w:r>
      <w:r>
        <w:t>:</w:t>
      </w:r>
    </w:p>
    <w:p w14:paraId="1C6AC04C" w14:textId="583A8E14" w:rsidR="00B3309C" w:rsidRDefault="00B3309C" w:rsidP="00B3309C">
      <w:pPr>
        <w:rPr>
          <w:rtl/>
        </w:rPr>
      </w:pPr>
      <w:r>
        <w:rPr>
          <w:rtl/>
        </w:rPr>
        <w:t xml:space="preserve">מכיון שברישא משיכה אינה קונה, סיפא גם </w:t>
      </w:r>
      <w:r w:rsidR="00F63065">
        <w:rPr>
          <w:rtl/>
        </w:rPr>
        <w:t xml:space="preserve">משיכה אינה קונה, </w:t>
      </w:r>
    </w:p>
    <w:p w14:paraId="465FE792" w14:textId="1603A1C9" w:rsidR="00B874E6" w:rsidRDefault="00B3309C" w:rsidP="00B3309C">
      <w:pPr>
        <w:rPr>
          <w:rtl/>
        </w:rPr>
      </w:pPr>
      <w:r>
        <w:rPr>
          <w:rtl/>
        </w:rPr>
        <w:tab/>
      </w:r>
      <w:r>
        <w:rPr>
          <w:rtl/>
        </w:rPr>
        <w:tab/>
      </w:r>
      <w:r>
        <w:rPr>
          <w:rtl/>
        </w:rPr>
        <w:tab/>
        <w:t>ומתוך</w:t>
      </w:r>
      <w:r w:rsidR="00F63065">
        <w:rPr>
          <w:rtl/>
        </w:rPr>
        <w:t xml:space="preserve"> </w:t>
      </w:r>
      <w:r>
        <w:rPr>
          <w:rtl/>
        </w:rPr>
        <w:t>ששנה</w:t>
      </w:r>
      <w:r w:rsidR="00F63065">
        <w:rPr>
          <w:rtl/>
        </w:rPr>
        <w:t xml:space="preserve"> </w:t>
      </w:r>
      <w:r>
        <w:rPr>
          <w:rtl/>
        </w:rPr>
        <w:t>ברישא</w:t>
      </w:r>
      <w:r w:rsidR="00F63065">
        <w:rPr>
          <w:rtl/>
        </w:rPr>
        <w:t xml:space="preserve"> </w:t>
      </w:r>
      <w:r>
        <w:rPr>
          <w:rtl/>
        </w:rPr>
        <w:t>'משך',</w:t>
      </w:r>
      <w:r w:rsidR="00F63065">
        <w:rPr>
          <w:rtl/>
        </w:rPr>
        <w:t xml:space="preserve"> </w:t>
      </w:r>
      <w:r>
        <w:rPr>
          <w:rtl/>
        </w:rPr>
        <w:t>שנה</w:t>
      </w:r>
      <w:r w:rsidR="00F63065">
        <w:rPr>
          <w:rtl/>
        </w:rPr>
        <w:t xml:space="preserve"> </w:t>
      </w:r>
      <w:r>
        <w:rPr>
          <w:rtl/>
        </w:rPr>
        <w:t>בסיפא</w:t>
      </w:r>
      <w:r w:rsidR="00F63065">
        <w:rPr>
          <w:rtl/>
        </w:rPr>
        <w:t xml:space="preserve"> </w:t>
      </w:r>
      <w:r>
        <w:rPr>
          <w:rtl/>
        </w:rPr>
        <w:t>גם</w:t>
      </w:r>
      <w:r w:rsidR="00F63065">
        <w:rPr>
          <w:rtl/>
        </w:rPr>
        <w:t xml:space="preserve"> </w:t>
      </w:r>
      <w:r>
        <w:rPr>
          <w:rtl/>
        </w:rPr>
        <w:t>'משך'.</w:t>
      </w:r>
    </w:p>
    <w:p w14:paraId="68439C36" w14:textId="6B65433C" w:rsidR="006542AA" w:rsidRDefault="00000000">
      <w:pPr>
        <w:pStyle w:val="36"/>
        <w:framePr w:wrap="notBeside"/>
      </w:pPr>
      <w:r>
        <w:t>ד</w:t>
      </w:r>
      <w:r w:rsidR="00B3309C">
        <w:t xml:space="preserve">. </w:t>
      </w:r>
      <w:r w:rsidR="00F63065">
        <w:t>רבינא:</w:t>
      </w:r>
    </w:p>
    <w:p w14:paraId="04CCAB19" w14:textId="64746F8E" w:rsidR="00B3309C" w:rsidRDefault="0013268E" w:rsidP="00B3309C">
      <w:pPr>
        <w:rPr>
          <w:rtl/>
        </w:rPr>
      </w:pPr>
      <w:r>
        <w:rPr>
          <w:rtl/>
        </w:rPr>
        <w:t>מכיון שבסיפא</w:t>
      </w:r>
      <w:r w:rsidR="00F63065">
        <w:rPr>
          <w:rtl/>
        </w:rPr>
        <w:t xml:space="preserve"> משיכה קונה, רישא </w:t>
      </w:r>
      <w:r>
        <w:rPr>
          <w:rtl/>
        </w:rPr>
        <w:t>גם</w:t>
      </w:r>
      <w:r w:rsidR="00F63065">
        <w:rPr>
          <w:rtl/>
        </w:rPr>
        <w:t xml:space="preserve"> - משיכה קונה, </w:t>
      </w:r>
    </w:p>
    <w:p w14:paraId="3ACC8BA4" w14:textId="61E8928B" w:rsidR="006542AA" w:rsidRDefault="00000000">
      <w:pPr>
        <w:pStyle w:val="36"/>
        <w:framePr w:wrap="notBeside"/>
      </w:pPr>
      <w:r>
        <w:tab/>
      </w:r>
      <w:r>
        <w:tab/>
      </w:r>
      <w:r>
        <w:tab/>
      </w:r>
      <w:r w:rsidR="00F63065">
        <w:t>ורישא</w:t>
      </w:r>
    </w:p>
    <w:p w14:paraId="5415D6D6" w14:textId="7C0C5238" w:rsidR="00B3309C" w:rsidRDefault="00B3309C" w:rsidP="00B3309C">
      <w:pPr>
        <w:rPr>
          <w:rtl/>
        </w:rPr>
      </w:pPr>
      <w:r>
        <w:rPr>
          <w:rtl/>
        </w:rPr>
        <w:t>ה"ק:</w:t>
      </w:r>
      <w:r w:rsidR="00F63065">
        <w:rPr>
          <w:rtl/>
        </w:rPr>
        <w:t xml:space="preserve"> אם לא נתן ולא משך - </w:t>
      </w:r>
      <w:r>
        <w:rPr>
          <w:rtl/>
        </w:rPr>
        <w:t>יחזור.</w:t>
      </w:r>
      <w:r w:rsidR="00F63065">
        <w:rPr>
          <w:rtl/>
        </w:rPr>
        <w:t xml:space="preserve"> </w:t>
      </w:r>
      <w:r>
        <w:rPr>
          <w:rtl/>
        </w:rPr>
        <w:t>מהו</w:t>
      </w:r>
      <w:r w:rsidR="00F63065">
        <w:rPr>
          <w:rtl/>
        </w:rPr>
        <w:t xml:space="preserve"> </w:t>
      </w:r>
      <w:r>
        <w:rPr>
          <w:rtl/>
        </w:rPr>
        <w:t>יחזור?</w:t>
      </w:r>
      <w:r w:rsidR="00F63065">
        <w:rPr>
          <w:rtl/>
        </w:rPr>
        <w:t xml:space="preserve"> יחזור בדברים, </w:t>
      </w:r>
      <w:r>
        <w:rPr>
          <w:rtl/>
        </w:rPr>
        <w:tab/>
      </w:r>
    </w:p>
    <w:p w14:paraId="64DFBBC9" w14:textId="4BCF7668" w:rsidR="00B3309C" w:rsidRDefault="00B3309C" w:rsidP="0013268E">
      <w:pPr>
        <w:pStyle w:val="011"/>
        <w:rPr>
          <w:rtl/>
        </w:rPr>
      </w:pPr>
      <w:r>
        <w:rPr>
          <w:rtl/>
        </w:rPr>
        <w:tab/>
      </w:r>
      <w:r>
        <w:rPr>
          <w:rtl/>
        </w:rPr>
        <w:tab/>
      </w:r>
      <w:r>
        <w:rPr>
          <w:rtl/>
        </w:rPr>
        <w:tab/>
      </w:r>
      <w:r>
        <w:rPr>
          <w:rFonts w:hint="cs"/>
          <w:rtl/>
        </w:rPr>
        <w:t>שסובר:</w:t>
      </w:r>
      <w:r w:rsidR="00F63065">
        <w:rPr>
          <w:rtl/>
        </w:rPr>
        <w:t xml:space="preserve"> דברים יש בהם משום מחוסרי אמנה, ו</w:t>
      </w:r>
      <w:r>
        <w:rPr>
          <w:rtl/>
        </w:rPr>
        <w:t>ה"מ</w:t>
      </w:r>
      <w:r w:rsidR="00F63065">
        <w:rPr>
          <w:rtl/>
        </w:rPr>
        <w:t xml:space="preserve"> ישראל </w:t>
      </w:r>
      <w:r>
        <w:rPr>
          <w:rtl/>
        </w:rPr>
        <w:t>מישראל,</w:t>
      </w:r>
      <w:r w:rsidR="00F63065">
        <w:rPr>
          <w:rtl/>
        </w:rPr>
        <w:t xml:space="preserve"> </w:t>
      </w:r>
      <w:r>
        <w:rPr>
          <w:rtl/>
        </w:rPr>
        <w:t>שעומדים</w:t>
      </w:r>
      <w:r w:rsidR="00F63065">
        <w:rPr>
          <w:rtl/>
        </w:rPr>
        <w:t xml:space="preserve"> </w:t>
      </w:r>
      <w:r>
        <w:rPr>
          <w:rtl/>
        </w:rPr>
        <w:t>בדיבורם</w:t>
      </w:r>
      <w:r w:rsidR="00F63065">
        <w:rPr>
          <w:rtl/>
        </w:rPr>
        <w:t xml:space="preserve">, </w:t>
      </w:r>
    </w:p>
    <w:p w14:paraId="76340B5F" w14:textId="5C4C70EA" w:rsidR="00B874E6" w:rsidRDefault="00F63065" w:rsidP="00B3309C">
      <w:pPr>
        <w:rPr>
          <w:rtl/>
        </w:rPr>
      </w:pPr>
      <w:r>
        <w:rPr>
          <w:rtl/>
        </w:rPr>
        <w:t>אבל ישראל מנכרי, שהם אינם עומדים בדיבורם - לא</w:t>
      </w:r>
      <w:r w:rsidR="0057284B">
        <w:rPr>
          <w:rtl/>
        </w:rPr>
        <w:t>.</w:t>
      </w:r>
    </w:p>
    <w:p w14:paraId="45A5374B" w14:textId="11A8CA1E" w:rsidR="0057284B" w:rsidRDefault="0057284B" w:rsidP="009F73ED">
      <w:pPr>
        <w:pStyle w:val="affff9"/>
        <w:rPr>
          <w:rtl/>
        </w:rPr>
      </w:pPr>
      <w:r>
        <w:rPr>
          <w:rtl/>
        </w:rPr>
        <w:lastRenderedPageBreak/>
        <w:t>• • •</w:t>
      </w:r>
    </w:p>
    <w:p w14:paraId="6E4714C8" w14:textId="77777777" w:rsidR="00B3309C" w:rsidRDefault="00B3309C" w:rsidP="00B3309C">
      <w:pPr>
        <w:pStyle w:val="afff0"/>
        <w:framePr w:wrap="around"/>
        <w:rPr>
          <w:rtl/>
        </w:rPr>
      </w:pPr>
      <w:r>
        <w:rPr>
          <w:rFonts w:hint="cs"/>
          <w:rtl/>
        </w:rPr>
        <w:t>יד.</w:t>
      </w:r>
    </w:p>
    <w:p w14:paraId="37F52302" w14:textId="77777777" w:rsidR="006542AA" w:rsidRDefault="00000000">
      <w:pPr>
        <w:pStyle w:val="afffff5"/>
        <w:framePr w:wrap="around"/>
      </w:pPr>
      <w:r>
        <w:t>משנה ב</w:t>
      </w:r>
    </w:p>
    <w:p w14:paraId="6A94CD12" w14:textId="77777777" w:rsidR="00B874E6" w:rsidRDefault="00F63065" w:rsidP="009F73ED">
      <w:pPr>
        <w:pStyle w:val="afff5"/>
        <w:spacing w:before="120"/>
        <w:rPr>
          <w:rtl/>
        </w:rPr>
      </w:pPr>
      <w:r>
        <w:rPr>
          <w:rtl/>
        </w:rPr>
        <w:t>כל הקדש</w:t>
      </w:r>
      <w:r w:rsidR="00B00C65">
        <w:rPr>
          <w:rtl/>
        </w:rPr>
        <w:t xml:space="preserve">ים שקדם מום קבוע להקדשן ונפדו </w:t>
      </w:r>
      <w:r>
        <w:rPr>
          <w:rtl/>
        </w:rPr>
        <w:t>חייבין בבכורה, ובמתנות, ויוצאין לחולין ליגזז וליעבד, ולדן וחלבן מותר לאחר פדיונן, והשוחטן בחוץ פט</w:t>
      </w:r>
      <w:r w:rsidR="001E4814">
        <w:rPr>
          <w:rtl/>
        </w:rPr>
        <w:t xml:space="preserve">ור, ואין עושין תמורה, ואם מתו </w:t>
      </w:r>
      <w:r>
        <w:rPr>
          <w:rtl/>
        </w:rPr>
        <w:t>יפדו, חוץ מן הבכור ומן המעשר</w:t>
      </w:r>
      <w:r w:rsidR="0057284B">
        <w:rPr>
          <w:rtl/>
        </w:rPr>
        <w:t>.</w:t>
      </w:r>
    </w:p>
    <w:p w14:paraId="698C09B9" w14:textId="77777777" w:rsidR="00B874E6" w:rsidRDefault="00F63065" w:rsidP="00B00C65">
      <w:pPr>
        <w:pStyle w:val="afff5"/>
        <w:rPr>
          <w:rtl/>
        </w:rPr>
      </w:pPr>
      <w:r>
        <w:rPr>
          <w:rtl/>
        </w:rPr>
        <w:t xml:space="preserve">וכל שקדם הקדשן את מומן, או מום עובר להקדשן ולאחר מכאן נולד להן מום קבוע, </w:t>
      </w:r>
      <w:r w:rsidR="001E4814">
        <w:rPr>
          <w:rtl/>
        </w:rPr>
        <w:t xml:space="preserve">ונפדו </w:t>
      </w:r>
      <w:r>
        <w:rPr>
          <w:rtl/>
        </w:rPr>
        <w:t>פטורין מן הבכורה ומן המתנות, ואינן יוצאין לחולין ליגזז וליעבד, ולדן וחלבן אסור לאחר פדיונן, והשוחטן בחוץ חייב, ועושין תמורה, ואם מתו - יקברו</w:t>
      </w:r>
      <w:r w:rsidR="0057284B">
        <w:rPr>
          <w:rtl/>
        </w:rPr>
        <w:t>.</w:t>
      </w:r>
    </w:p>
    <w:p w14:paraId="3C5DE469" w14:textId="363997C9" w:rsidR="0057284B" w:rsidRDefault="0057284B" w:rsidP="009F73ED">
      <w:pPr>
        <w:pStyle w:val="affff9"/>
        <w:rPr>
          <w:rtl/>
        </w:rPr>
      </w:pPr>
      <w:r>
        <w:rPr>
          <w:rtl/>
        </w:rPr>
        <w:t>• • •</w:t>
      </w:r>
    </w:p>
    <w:p w14:paraId="791060B0" w14:textId="77777777" w:rsidR="008B105D" w:rsidRDefault="00F63065" w:rsidP="008B105D">
      <w:pPr>
        <w:rPr>
          <w:rtl/>
        </w:rPr>
      </w:pPr>
      <w:r>
        <w:rPr>
          <w:rtl/>
        </w:rPr>
        <w:t xml:space="preserve">טעמא דנפדו, הא לא נפדו - פטורין מן הבכורה ומן המתנות: </w:t>
      </w:r>
    </w:p>
    <w:p w14:paraId="045A4A42" w14:textId="77777777" w:rsidR="00B874E6" w:rsidRDefault="008B105D" w:rsidP="008B105D">
      <w:pPr>
        <w:rPr>
          <w:rtl/>
        </w:rPr>
      </w:pPr>
      <w:r>
        <w:rPr>
          <w:rFonts w:hint="cs"/>
          <w:rtl/>
        </w:rPr>
        <w:t>ד</w:t>
      </w:r>
      <w:r w:rsidR="00F63065">
        <w:rPr>
          <w:rtl/>
        </w:rPr>
        <w:t>קדושת דמים מדחה מן הבכורה ומן המתנות</w:t>
      </w:r>
      <w:r w:rsidR="0057284B">
        <w:rPr>
          <w:rtl/>
        </w:rPr>
        <w:t>.</w:t>
      </w:r>
    </w:p>
    <w:p w14:paraId="180F1420" w14:textId="403EF3D4" w:rsidR="00B874E6" w:rsidRDefault="0057284B" w:rsidP="00BD4AFB">
      <w:pPr>
        <w:pStyle w:val="afffd"/>
        <w:rPr>
          <w:rtl/>
        </w:rPr>
      </w:pPr>
      <w:r>
        <w:rPr>
          <w:rtl/>
        </w:rPr>
        <w:t xml:space="preserve">  </w:t>
      </w:r>
      <w:r w:rsidR="00F63065">
        <w:rPr>
          <w:rStyle w:val="afffff0"/>
        </w:rPr>
        <w:t xml:space="preserve">ג. </w:t>
      </w:r>
      <w:r w:rsidR="00F63065">
        <w:rPr>
          <w:rtl/>
        </w:rPr>
        <w:t>ויוצאין לחולין וכו'</w:t>
      </w:r>
      <w:r>
        <w:rPr>
          <w:rtl/>
        </w:rPr>
        <w:t>.</w:t>
      </w:r>
    </w:p>
    <w:p w14:paraId="1583BB76" w14:textId="2BB372DF" w:rsidR="00BD4AFB" w:rsidRDefault="00F63065" w:rsidP="00F63065">
      <w:pPr>
        <w:rPr>
          <w:rtl/>
        </w:rPr>
      </w:pPr>
      <w:r>
        <w:rPr>
          <w:rtl/>
        </w:rPr>
        <w:t xml:space="preserve">הטעם - שנפדו, אבל לא נפדו - אסורים בגיזה ועבודה, </w:t>
      </w:r>
    </w:p>
    <w:p w14:paraId="79BB5B4E" w14:textId="2A2F53C6" w:rsidR="006542AA" w:rsidRDefault="00000000">
      <w:pPr>
        <w:pStyle w:val="36"/>
        <w:framePr w:wrap="notBeside"/>
      </w:pPr>
      <w:r>
        <w:t>מסייע לר"א</w:t>
      </w:r>
      <w:r w:rsidR="00F63065">
        <w:t>:</w:t>
      </w:r>
    </w:p>
    <w:p w14:paraId="23AABD71" w14:textId="44964113" w:rsidR="00BD4AFB" w:rsidRDefault="00BD4AFB" w:rsidP="00BD4AFB">
      <w:pPr>
        <w:rPr>
          <w:rtl/>
        </w:rPr>
      </w:pPr>
      <w:r>
        <w:rPr>
          <w:rFonts w:hint="cs"/>
          <w:rtl/>
        </w:rPr>
        <w:t>דאמר ש</w:t>
      </w:r>
      <w:r w:rsidR="00F63065">
        <w:rPr>
          <w:rtl/>
        </w:rPr>
        <w:t>קדשי בדק הבית אסורין בגיזה ועבודה</w:t>
      </w:r>
      <w:r>
        <w:rPr>
          <w:rtl/>
        </w:rPr>
        <w:t>,</w:t>
      </w:r>
    </w:p>
    <w:p w14:paraId="68326680" w14:textId="77777777" w:rsidR="006542AA" w:rsidRDefault="00000000">
      <w:pPr>
        <w:pStyle w:val="36"/>
        <w:framePr w:wrap="notBeside"/>
      </w:pPr>
      <w:r>
        <w:t>ודחי'</w:t>
      </w:r>
    </w:p>
    <w:p w14:paraId="70931D28" w14:textId="00767E55" w:rsidR="0013268E" w:rsidRDefault="00BD4AFB" w:rsidP="00BD4AFB">
      <w:pPr>
        <w:rPr>
          <w:rtl/>
        </w:rPr>
      </w:pPr>
      <w:r>
        <w:rPr>
          <w:rFonts w:hint="cs"/>
          <w:rtl/>
        </w:rPr>
        <w:t xml:space="preserve">דאפשר </w:t>
      </w:r>
      <w:r w:rsidRPr="00BD4AFB">
        <w:rPr>
          <w:rFonts w:hint="cs"/>
          <w:b/>
          <w:bCs/>
          <w:rtl/>
        </w:rPr>
        <w:t>ד</w:t>
      </w:r>
      <w:r w:rsidR="00F63065" w:rsidRPr="00BD4AFB">
        <w:rPr>
          <w:b/>
          <w:bCs/>
          <w:rtl/>
        </w:rPr>
        <w:t>קדושת דמים למזבח</w:t>
      </w:r>
      <w:r w:rsidR="00F63065">
        <w:rPr>
          <w:rtl/>
        </w:rPr>
        <w:t xml:space="preserve"> </w:t>
      </w:r>
      <w:r>
        <w:rPr>
          <w:rtl/>
        </w:rPr>
        <w:t>היא</w:t>
      </w:r>
      <w:r w:rsidR="00F63065">
        <w:rPr>
          <w:rtl/>
        </w:rPr>
        <w:t xml:space="preserve"> </w:t>
      </w:r>
      <w:r>
        <w:rPr>
          <w:rtl/>
        </w:rPr>
        <w:t>שמתחלפת</w:t>
      </w:r>
      <w:r w:rsidR="00F63065">
        <w:rPr>
          <w:rtl/>
        </w:rPr>
        <w:t xml:space="preserve"> ב</w:t>
      </w:r>
      <w:r w:rsidR="00F63065" w:rsidRPr="00BD4AFB">
        <w:rPr>
          <w:b/>
          <w:bCs/>
          <w:rtl/>
        </w:rPr>
        <w:t xml:space="preserve">קדושת הגוף </w:t>
      </w:r>
      <w:r>
        <w:rPr>
          <w:b/>
          <w:bCs/>
          <w:rtl/>
        </w:rPr>
        <w:t xml:space="preserve">למזבח, </w:t>
      </w:r>
      <w:r>
        <w:rPr>
          <w:rStyle w:val="affffd"/>
          <w:b/>
          <w:bCs/>
          <w:rtl/>
        </w:rPr>
        <w:t>ולכן</w:t>
      </w:r>
      <w:r w:rsidR="00F63065">
        <w:rPr>
          <w:rtl/>
        </w:rPr>
        <w:t xml:space="preserve"> גזרו </w:t>
      </w:r>
      <w:r>
        <w:rPr>
          <w:rtl/>
        </w:rPr>
        <w:t>בהם</w:t>
      </w:r>
      <w:r w:rsidR="00F63065">
        <w:rPr>
          <w:rtl/>
        </w:rPr>
        <w:t xml:space="preserve"> רבנן, </w:t>
      </w:r>
    </w:p>
    <w:p w14:paraId="56D26D82" w14:textId="5CD920B3" w:rsidR="00B874E6" w:rsidRDefault="0013268E" w:rsidP="00BD4AFB">
      <w:pPr>
        <w:rPr>
          <w:rtl/>
        </w:rPr>
      </w:pPr>
      <w:r>
        <w:rPr>
          <w:rtl/>
        </w:rPr>
        <w:tab/>
      </w:r>
      <w:r>
        <w:rPr>
          <w:rtl/>
        </w:rPr>
        <w:tab/>
      </w:r>
      <w:r w:rsidR="00F63065">
        <w:rPr>
          <w:rtl/>
        </w:rPr>
        <w:t>אבל קדשי בדק הבית - לא</w:t>
      </w:r>
      <w:r w:rsidR="0057284B">
        <w:rPr>
          <w:rtl/>
        </w:rPr>
        <w:t>.</w:t>
      </w:r>
    </w:p>
    <w:p w14:paraId="1C5905A0" w14:textId="7E2E11F2" w:rsidR="00B874E6" w:rsidRDefault="0057284B" w:rsidP="00BD4AFB">
      <w:pPr>
        <w:pStyle w:val="afffd"/>
        <w:rPr>
          <w:rtl/>
        </w:rPr>
      </w:pPr>
      <w:r>
        <w:rPr>
          <w:rtl/>
        </w:rPr>
        <w:t xml:space="preserve">  </w:t>
      </w:r>
      <w:r w:rsidR="00F63065">
        <w:rPr>
          <w:rStyle w:val="afffff0"/>
        </w:rPr>
        <w:t xml:space="preserve">ד. </w:t>
      </w:r>
      <w:r w:rsidR="00F63065">
        <w:rPr>
          <w:rtl/>
        </w:rPr>
        <w:t>ולדן וחלבן מותר כו'</w:t>
      </w:r>
      <w:r>
        <w:rPr>
          <w:rtl/>
        </w:rPr>
        <w:t>.</w:t>
      </w:r>
    </w:p>
    <w:p w14:paraId="1E398532" w14:textId="29FCD4F8" w:rsidR="00BD4AFB" w:rsidRDefault="00BD4AFB" w:rsidP="00BD4AFB">
      <w:pPr>
        <w:rPr>
          <w:rtl/>
        </w:rPr>
      </w:pPr>
      <w:r>
        <w:rPr>
          <w:rFonts w:hint="cs"/>
          <w:rtl/>
        </w:rPr>
        <w:lastRenderedPageBreak/>
        <w:t>ה"ד</w:t>
      </w:r>
      <w:r w:rsidR="00F63065">
        <w:rPr>
          <w:rtl/>
        </w:rPr>
        <w:t xml:space="preserve"> </w:t>
      </w:r>
      <w:r>
        <w:rPr>
          <w:rtl/>
        </w:rPr>
        <w:t>אם</w:t>
      </w:r>
      <w:r w:rsidR="00F63065">
        <w:rPr>
          <w:rtl/>
        </w:rPr>
        <w:t xml:space="preserve"> </w:t>
      </w:r>
      <w:r>
        <w:rPr>
          <w:rtl/>
        </w:rPr>
        <w:t>תאמר</w:t>
      </w:r>
      <w:r w:rsidR="00F63065">
        <w:rPr>
          <w:rtl/>
        </w:rPr>
        <w:t xml:space="preserve"> </w:t>
      </w:r>
      <w:r>
        <w:rPr>
          <w:rtl/>
        </w:rPr>
        <w:t>שהתעברו ונולדו</w:t>
      </w:r>
      <w:r w:rsidR="00F63065">
        <w:rPr>
          <w:rtl/>
        </w:rPr>
        <w:t xml:space="preserve"> לאחר פדיונן - פשיטא, חולין </w:t>
      </w:r>
      <w:r>
        <w:rPr>
          <w:rtl/>
        </w:rPr>
        <w:t>הם</w:t>
      </w:r>
      <w:r w:rsidR="00F63065">
        <w:rPr>
          <w:rtl/>
        </w:rPr>
        <w:t xml:space="preserve">! אלא </w:t>
      </w:r>
      <w:r>
        <w:rPr>
          <w:rtl/>
        </w:rPr>
        <w:t>שהתעברו</w:t>
      </w:r>
      <w:r w:rsidR="00F63065">
        <w:rPr>
          <w:rtl/>
        </w:rPr>
        <w:t xml:space="preserve"> לפני פדיונן, </w:t>
      </w:r>
      <w:r>
        <w:rPr>
          <w:rtl/>
        </w:rPr>
        <w:t>ונולדו</w:t>
      </w:r>
      <w:r w:rsidR="00F63065">
        <w:rPr>
          <w:rtl/>
        </w:rPr>
        <w:t xml:space="preserve"> לאחר פדיונן, הא </w:t>
      </w:r>
      <w:r>
        <w:rPr>
          <w:rStyle w:val="affffd"/>
          <w:rtl/>
        </w:rPr>
        <w:t>נולדו</w:t>
      </w:r>
      <w:r>
        <w:rPr>
          <w:rtl/>
        </w:rPr>
        <w:t xml:space="preserve"> </w:t>
      </w:r>
      <w:r w:rsidR="00F63065">
        <w:rPr>
          <w:rtl/>
        </w:rPr>
        <w:t xml:space="preserve">לפני פדיונן </w:t>
      </w:r>
      <w:r>
        <w:rPr>
          <w:rtl/>
        </w:rPr>
        <w:t xml:space="preserve">- אסורים, </w:t>
      </w:r>
      <w:r>
        <w:rPr>
          <w:rStyle w:val="affffd"/>
          <w:rtl/>
        </w:rPr>
        <w:t>והאם</w:t>
      </w:r>
      <w:r w:rsidR="00F63065">
        <w:rPr>
          <w:rtl/>
        </w:rPr>
        <w:t xml:space="preserve"> נפדין תמימים או אין נפדין תמימין? </w:t>
      </w:r>
    </w:p>
    <w:p w14:paraId="1FB7A03D" w14:textId="77777777" w:rsidR="00BD4AFB" w:rsidRDefault="00BD4AFB" w:rsidP="00BD4AFB">
      <w:pPr>
        <w:pStyle w:val="afff0"/>
        <w:framePr w:wrap="around"/>
        <w:rPr>
          <w:rtl/>
        </w:rPr>
      </w:pPr>
      <w:r>
        <w:rPr>
          <w:rFonts w:hint="cs"/>
          <w:rtl/>
        </w:rPr>
        <w:t>יד:</w:t>
      </w:r>
    </w:p>
    <w:p w14:paraId="628B0C2A" w14:textId="77777777" w:rsidR="006542AA" w:rsidRDefault="00000000">
      <w:pPr>
        <w:pStyle w:val="36"/>
        <w:framePr w:wrap="notBeside"/>
      </w:pPr>
      <w:r>
        <w:t>ת"ש</w:t>
      </w:r>
      <w:r w:rsidR="00F63065">
        <w:t>:</w:t>
      </w:r>
    </w:p>
    <w:p w14:paraId="0B5E9674" w14:textId="3028634C" w:rsidR="00BF127F" w:rsidRDefault="00F63065" w:rsidP="00BF127F">
      <w:pPr>
        <w:rPr>
          <w:rtl/>
        </w:rPr>
      </w:pPr>
      <w:r>
        <w:rPr>
          <w:rtl/>
        </w:rPr>
        <w:t>המתפיס בעלי מומין קבועין לגבי מזבח וילדו - ימכרו</w:t>
      </w:r>
      <w:r w:rsidR="00AC43C5">
        <w:rPr>
          <w:rtl/>
        </w:rPr>
        <w:t xml:space="preserve"> </w:t>
      </w:r>
      <w:r w:rsidR="00AC43C5">
        <w:rPr>
          <w:rStyle w:val="affffd"/>
          <w:rtl/>
        </w:rPr>
        <w:t>הולדות</w:t>
      </w:r>
      <w:r>
        <w:rPr>
          <w:rtl/>
        </w:rPr>
        <w:t xml:space="preserve"> ואין צריכין מום, שאין קדושה חלה עליהן, שלא יהא טפל חמור מן </w:t>
      </w:r>
      <w:r w:rsidR="00AC43C5">
        <w:rPr>
          <w:rtl/>
        </w:rPr>
        <w:t>העיקר.</w:t>
      </w:r>
    </w:p>
    <w:p w14:paraId="46BEA8E5" w14:textId="77777777" w:rsidR="00B874E6" w:rsidRDefault="00BF127F" w:rsidP="00BF127F">
      <w:pPr>
        <w:rPr>
          <w:rtl/>
        </w:rPr>
      </w:pPr>
      <w:r>
        <w:rPr>
          <w:rtl/>
        </w:rPr>
        <w:t>אבל הקדיש זכר לדמיו</w:t>
      </w:r>
      <w:r w:rsidR="00F63065">
        <w:rPr>
          <w:rtl/>
        </w:rPr>
        <w:t xml:space="preserve"> קדוש קדושת הגוף, מסייע </w:t>
      </w:r>
      <w:r w:rsidR="00BD4AFB">
        <w:rPr>
          <w:rStyle w:val="27"/>
          <w:rFonts w:hint="cs"/>
          <w:rtl/>
        </w:rPr>
        <w:t>ל</w:t>
      </w:r>
      <w:r w:rsidR="00F63065">
        <w:rPr>
          <w:rStyle w:val="27"/>
          <w:rtl/>
        </w:rPr>
        <w:t>רבא</w:t>
      </w:r>
      <w:r w:rsidR="00F63065">
        <w:rPr>
          <w:rtl/>
        </w:rPr>
        <w:t>: הקדיש זכר לדמים - קדוש קדושת הגוף</w:t>
      </w:r>
      <w:r w:rsidR="0057284B">
        <w:rPr>
          <w:rtl/>
        </w:rPr>
        <w:t>.</w:t>
      </w:r>
    </w:p>
    <w:p w14:paraId="237192E1" w14:textId="38299500" w:rsidR="00B874E6" w:rsidRDefault="0057284B" w:rsidP="00BD4AFB">
      <w:pPr>
        <w:pStyle w:val="afffd"/>
        <w:rPr>
          <w:rtl/>
        </w:rPr>
      </w:pPr>
      <w:r>
        <w:rPr>
          <w:rtl/>
        </w:rPr>
        <w:t xml:space="preserve">  </w:t>
      </w:r>
      <w:r w:rsidR="00F63065">
        <w:rPr>
          <w:rStyle w:val="afffff0"/>
        </w:rPr>
        <w:t xml:space="preserve">א. </w:t>
      </w:r>
      <w:r w:rsidR="00F63065">
        <w:rPr>
          <w:rtl/>
        </w:rPr>
        <w:t>והשוחטן בחוץ פטור</w:t>
      </w:r>
      <w:r>
        <w:rPr>
          <w:rtl/>
        </w:rPr>
        <w:t>.</w:t>
      </w:r>
    </w:p>
    <w:p w14:paraId="571C8745" w14:textId="53091F0A" w:rsidR="00B874E6" w:rsidRDefault="00BD4AFB" w:rsidP="00BD4AFB">
      <w:pPr>
        <w:rPr>
          <w:rtl/>
        </w:rPr>
      </w:pPr>
      <w:r>
        <w:rPr>
          <w:rStyle w:val="27"/>
          <w:rFonts w:hint="cs"/>
          <w:rtl/>
        </w:rPr>
        <w:t>ר"א</w:t>
      </w:r>
      <w:r w:rsidR="00F63065">
        <w:rPr>
          <w:rtl/>
        </w:rPr>
        <w:t xml:space="preserve"> </w:t>
      </w:r>
      <w:r>
        <w:rPr>
          <w:rtl/>
        </w:rPr>
        <w:t>שונה</w:t>
      </w:r>
      <w:r w:rsidR="00F63065">
        <w:rPr>
          <w:rtl/>
        </w:rPr>
        <w:t xml:space="preserve"> חייב, </w:t>
      </w:r>
      <w:r>
        <w:rPr>
          <w:rtl/>
        </w:rPr>
        <w:t>ומעמיד</w:t>
      </w:r>
      <w:r w:rsidR="00F63065">
        <w:rPr>
          <w:rtl/>
        </w:rPr>
        <w:t xml:space="preserve"> </w:t>
      </w:r>
      <w:r>
        <w:rPr>
          <w:rtl/>
        </w:rPr>
        <w:t>אותה</w:t>
      </w:r>
      <w:r w:rsidR="00F63065">
        <w:rPr>
          <w:rtl/>
        </w:rPr>
        <w:t xml:space="preserve"> בבמת יחיד, </w:t>
      </w:r>
      <w:r w:rsidR="00F63065">
        <w:rPr>
          <w:rStyle w:val="27"/>
          <w:rtl/>
        </w:rPr>
        <w:t>דא</w:t>
      </w:r>
      <w:r>
        <w:rPr>
          <w:rStyle w:val="27"/>
          <w:rFonts w:hint="cs"/>
          <w:rtl/>
        </w:rPr>
        <w:t>ר"א</w:t>
      </w:r>
      <w:r w:rsidR="00F63065">
        <w:rPr>
          <w:rtl/>
        </w:rPr>
        <w:t>: מנין לזובח בהמה בעלת מום בבמת יחיד</w:t>
      </w:r>
      <w:r w:rsidR="00BF127F">
        <w:rPr>
          <w:rtl/>
        </w:rPr>
        <w:t>, בשעת היתר הבמות, שהוא ב</w:t>
      </w:r>
      <w:r>
        <w:rPr>
          <w:rtl/>
        </w:rPr>
        <w:t>ל"ת</w:t>
      </w:r>
      <w:r w:rsidR="00BF127F">
        <w:rPr>
          <w:rFonts w:hint="cs"/>
          <w:rtl/>
        </w:rPr>
        <w:t xml:space="preserve"> </w:t>
      </w:r>
      <w:r>
        <w:rPr>
          <w:rFonts w:hint="cs"/>
          <w:rtl/>
        </w:rPr>
        <w:t>שנא' '</w:t>
      </w:r>
      <w:r>
        <w:rPr>
          <w:rStyle w:val="affffe"/>
          <w:rtl/>
        </w:rPr>
        <w:t>לֹא תִזְבַּח לַה</w:t>
      </w:r>
      <w:r w:rsidR="00F63065">
        <w:rPr>
          <w:rtl/>
        </w:rPr>
        <w:t>' אלהיך שור ושה</w:t>
      </w:r>
      <w:r>
        <w:rPr>
          <w:rFonts w:hint="cs"/>
          <w:rtl/>
        </w:rPr>
        <w:t>'</w:t>
      </w:r>
      <w:r w:rsidR="00F63065">
        <w:rPr>
          <w:rtl/>
        </w:rPr>
        <w:t xml:space="preserve">, אם אינו ענין לבמה גדולה דכתיב: </w:t>
      </w:r>
      <w:r>
        <w:rPr>
          <w:rFonts w:hint="cs"/>
          <w:rtl/>
        </w:rPr>
        <w:t>'</w:t>
      </w:r>
      <w:r w:rsidR="00F63065">
        <w:rPr>
          <w:rtl/>
        </w:rPr>
        <w:t>עורת או שבור וגו' - תנהו ענין לבמת יחיד</w:t>
      </w:r>
      <w:r w:rsidR="0057284B">
        <w:rPr>
          <w:rtl/>
        </w:rPr>
        <w:t>.</w:t>
      </w:r>
    </w:p>
    <w:p w14:paraId="7C7E517B" w14:textId="442A970E" w:rsidR="00BF127F" w:rsidRDefault="00BF127F" w:rsidP="00BF127F">
      <w:pPr>
        <w:rPr>
          <w:rtl/>
        </w:rPr>
      </w:pPr>
      <w:r>
        <w:rPr>
          <w:rFonts w:hint="cs"/>
          <w:rtl/>
        </w:rPr>
        <w:t>וא"ל שקמ"ל בבכור שלא יקרב כשהוא בעל מום [אפי' שהוא קדוש] - כיון דכתיב בו במפורש.</w:t>
      </w:r>
    </w:p>
    <w:p w14:paraId="1508DFB6" w14:textId="077E5762" w:rsidR="0062236C" w:rsidRDefault="00F63065" w:rsidP="0062236C">
      <w:pPr>
        <w:rPr>
          <w:rtl/>
        </w:rPr>
      </w:pPr>
      <w:r>
        <w:rPr>
          <w:rtl/>
        </w:rPr>
        <w:t>ו</w:t>
      </w:r>
      <w:r>
        <w:rPr>
          <w:rFonts w:hint="cs"/>
          <w:rtl/>
        </w:rPr>
        <w:t>א"ל</w:t>
      </w:r>
      <w:r w:rsidR="0062236C">
        <w:rPr>
          <w:rFonts w:hint="cs"/>
          <w:rtl/>
        </w:rPr>
        <w:t xml:space="preserve"> שק</w:t>
      </w:r>
      <w:r>
        <w:rPr>
          <w:rFonts w:hint="cs"/>
          <w:rtl/>
        </w:rPr>
        <w:t>מ"ל</w:t>
      </w:r>
      <w:r w:rsidR="0062236C">
        <w:rPr>
          <w:rFonts w:hint="cs"/>
          <w:rtl/>
        </w:rPr>
        <w:t xml:space="preserve"> </w:t>
      </w:r>
      <w:r>
        <w:rPr>
          <w:rFonts w:hint="cs"/>
          <w:rtl/>
        </w:rPr>
        <w:t>שמעשר</w:t>
      </w:r>
      <w:r w:rsidR="0062236C">
        <w:rPr>
          <w:rFonts w:hint="cs"/>
          <w:rtl/>
        </w:rPr>
        <w:t xml:space="preserve"> לא </w:t>
      </w:r>
      <w:r>
        <w:rPr>
          <w:rFonts w:hint="cs"/>
          <w:rtl/>
        </w:rPr>
        <w:t>יקרב</w:t>
      </w:r>
      <w:r w:rsidR="0062236C">
        <w:rPr>
          <w:rFonts w:hint="cs"/>
          <w:rtl/>
        </w:rPr>
        <w:t xml:space="preserve"> כשהוא בעל מום </w:t>
      </w:r>
      <w:r>
        <w:rPr>
          <w:rtl/>
        </w:rPr>
        <w:t>-</w:t>
      </w:r>
      <w:r w:rsidR="0062236C">
        <w:rPr>
          <w:rFonts w:hint="cs"/>
          <w:rtl/>
        </w:rPr>
        <w:t xml:space="preserve"> </w:t>
      </w:r>
      <w:r>
        <w:rPr>
          <w:rFonts w:hint="cs"/>
          <w:rtl/>
        </w:rPr>
        <w:t>שכבר</w:t>
      </w:r>
      <w:r w:rsidR="0062236C">
        <w:rPr>
          <w:rFonts w:hint="cs"/>
          <w:rtl/>
        </w:rPr>
        <w:t xml:space="preserve"> </w:t>
      </w:r>
      <w:r>
        <w:rPr>
          <w:rFonts w:hint="cs"/>
          <w:rtl/>
        </w:rPr>
        <w:t>למדו</w:t>
      </w:r>
      <w:r w:rsidR="0062236C">
        <w:rPr>
          <w:rFonts w:hint="cs"/>
          <w:rtl/>
        </w:rPr>
        <w:t xml:space="preserve"> מעשר בהעברה העברה </w:t>
      </w:r>
      <w:r>
        <w:rPr>
          <w:rFonts w:hint="cs"/>
          <w:rtl/>
        </w:rPr>
        <w:t>מבכור.</w:t>
      </w:r>
    </w:p>
    <w:p w14:paraId="5989A145" w14:textId="77777777" w:rsidR="006542AA" w:rsidRDefault="00000000">
      <w:pPr>
        <w:pStyle w:val="36"/>
        <w:framePr w:wrap="notBeside"/>
      </w:pPr>
      <w:r>
        <w:t>אימא:</w:t>
      </w:r>
    </w:p>
    <w:p w14:paraId="0FFCAD29" w14:textId="358D01D3" w:rsidR="00BF127F" w:rsidRDefault="00F63065" w:rsidP="00BF127F">
      <w:pPr>
        <w:rPr>
          <w:rtl/>
        </w:rPr>
      </w:pPr>
      <w:r>
        <w:rPr>
          <w:rtl/>
        </w:rPr>
        <w:t>תנהו ענין לתמורת קדשים, דס</w:t>
      </w:r>
      <w:r>
        <w:rPr>
          <w:rFonts w:hint="cs"/>
          <w:rtl/>
        </w:rPr>
        <w:t>ד"א</w:t>
      </w:r>
      <w:r w:rsidR="00BF127F">
        <w:rPr>
          <w:rFonts w:hint="cs"/>
          <w:rtl/>
        </w:rPr>
        <w:t xml:space="preserve"> </w:t>
      </w:r>
      <w:r>
        <w:rPr>
          <w:rtl/>
        </w:rPr>
        <w:t>הואיל וקדושה כשהיא בעלת מום, ד</w:t>
      </w:r>
      <w:r w:rsidR="00BF127F">
        <w:rPr>
          <w:rFonts w:hint="cs"/>
          <w:rtl/>
        </w:rPr>
        <w:t>'</w:t>
      </w:r>
      <w:r>
        <w:rPr>
          <w:rStyle w:val="affffe"/>
          <w:rtl/>
        </w:rPr>
        <w:t>לֹא יַחֲלִיפֶנּוּ וְלֹא יָמִיר אוֹתוֹ וְגוֹ</w:t>
      </w:r>
      <w:r>
        <w:rPr>
          <w:rtl/>
        </w:rPr>
        <w:t xml:space="preserve">' - קריבה גם כשהיא בעלת מום, קמ"ל דלא! </w:t>
      </w:r>
    </w:p>
    <w:p w14:paraId="6B8BB03E" w14:textId="79CEE5D4" w:rsidR="00B874E6" w:rsidRDefault="00F63065" w:rsidP="00BF127F">
      <w:pPr>
        <w:rPr>
          <w:rtl/>
        </w:rPr>
      </w:pPr>
      <w:r>
        <w:rPr>
          <w:rtl/>
        </w:rPr>
        <w:t xml:space="preserve">הכתוב: </w:t>
      </w:r>
      <w:r w:rsidR="00BF127F">
        <w:rPr>
          <w:rFonts w:hint="cs"/>
          <w:rtl/>
        </w:rPr>
        <w:t>'</w:t>
      </w:r>
      <w:r>
        <w:rPr>
          <w:rStyle w:val="affffe"/>
          <w:rtl/>
        </w:rPr>
        <w:t>וְהָיָה הוּא וּתְמוּרָתוֹ</w:t>
      </w:r>
      <w:r w:rsidR="00BF127F">
        <w:rPr>
          <w:rFonts w:hint="cs"/>
          <w:rtl/>
        </w:rPr>
        <w:t>'</w:t>
      </w:r>
      <w:r w:rsidR="00BF127F">
        <w:rPr>
          <w:rtl/>
        </w:rPr>
        <w:t xml:space="preserve"> - מקיש תמורתו לו, מה הוא בעל מום לא, אף תמורתו </w:t>
      </w:r>
      <w:r>
        <w:rPr>
          <w:rtl/>
        </w:rPr>
        <w:t>בעל מום לא</w:t>
      </w:r>
      <w:r w:rsidR="0057284B">
        <w:rPr>
          <w:rtl/>
        </w:rPr>
        <w:t>.</w:t>
      </w:r>
    </w:p>
    <w:p w14:paraId="2336BF2E" w14:textId="7C6BA705" w:rsidR="006542AA" w:rsidRDefault="00000000">
      <w:pPr>
        <w:pStyle w:val="36"/>
        <w:framePr w:wrap="notBeside"/>
      </w:pPr>
      <w:r>
        <w:t>מתקיף ר"ז אימא:</w:t>
      </w:r>
    </w:p>
    <w:p w14:paraId="0651174A" w14:textId="2B3FE133" w:rsidR="00BD4AFB" w:rsidRDefault="00F63065" w:rsidP="00BF127F">
      <w:pPr>
        <w:rPr>
          <w:rtl/>
        </w:rPr>
      </w:pPr>
      <w:r>
        <w:rPr>
          <w:rtl/>
        </w:rPr>
        <w:t xml:space="preserve">תנהו ענין לולדות קדשים, דסד"א, הואיל וקדושין כשהן בעלי מומין אגב אמן, כשהן בעלי מומין - גם קרבים, קמ"ל דלא! </w:t>
      </w:r>
    </w:p>
    <w:p w14:paraId="6FF7219C" w14:textId="77777777" w:rsidR="006542AA" w:rsidRDefault="00000000">
      <w:pPr>
        <w:pStyle w:val="36"/>
        <w:framePr w:wrap="notBeside"/>
      </w:pPr>
      <w:r>
        <w:t>רבא:</w:t>
      </w:r>
    </w:p>
    <w:p w14:paraId="76D1528F" w14:textId="232C294D" w:rsidR="00BF127F" w:rsidRDefault="00F63065" w:rsidP="00BF127F">
      <w:pPr>
        <w:rPr>
          <w:rtl/>
        </w:rPr>
      </w:pPr>
      <w:r>
        <w:rPr>
          <w:rtl/>
        </w:rPr>
        <w:t xml:space="preserve">כבר פסקה </w:t>
      </w:r>
      <w:r>
        <w:rPr>
          <w:rStyle w:val="27"/>
          <w:rtl/>
        </w:rPr>
        <w:t>ת</w:t>
      </w:r>
      <w:r w:rsidR="00BF127F">
        <w:rPr>
          <w:rStyle w:val="27"/>
          <w:rFonts w:hint="cs"/>
          <w:rtl/>
        </w:rPr>
        <w:t>ד</w:t>
      </w:r>
      <w:r>
        <w:rPr>
          <w:rStyle w:val="27"/>
          <w:rFonts w:hint="cs"/>
          <w:rtl/>
        </w:rPr>
        <w:t>ר"י</w:t>
      </w:r>
      <w:r w:rsidR="00BF127F">
        <w:rPr>
          <w:rFonts w:hint="cs"/>
          <w:rtl/>
        </w:rPr>
        <w:t xml:space="preserve"> ד'</w:t>
      </w:r>
      <w:r>
        <w:rPr>
          <w:rStyle w:val="affffe"/>
          <w:rtl/>
        </w:rPr>
        <w:t>רַק קָדָשֶׁיךָ אֲשֶׁר יִהְיוּ לְךָ וּנְדָרֶיךָ</w:t>
      </w:r>
      <w:r w:rsidR="00BF127F">
        <w:rPr>
          <w:rFonts w:hint="cs"/>
          <w:rtl/>
        </w:rPr>
        <w:t>'</w:t>
      </w:r>
      <w:r>
        <w:rPr>
          <w:rtl/>
        </w:rPr>
        <w:t xml:space="preserve">, רק קדשיך - אלו התמורות, אשר יהיו לך - אלו הוולדות, </w:t>
      </w:r>
    </w:p>
    <w:p w14:paraId="57591F93" w14:textId="2DDF7441" w:rsidR="00B874E6" w:rsidRDefault="00F63065" w:rsidP="0062236C">
      <w:pPr>
        <w:rPr>
          <w:rtl/>
        </w:rPr>
      </w:pPr>
      <w:r>
        <w:rPr>
          <w:rtl/>
        </w:rPr>
        <w:t>ונדריך - הקישן הכתוב לנדר,</w:t>
      </w:r>
      <w:r w:rsidR="0062236C">
        <w:rPr>
          <w:rFonts w:hint="cs"/>
          <w:rtl/>
        </w:rPr>
        <w:t xml:space="preserve"> </w:t>
      </w:r>
      <w:r>
        <w:rPr>
          <w:rFonts w:hint="cs"/>
          <w:rtl/>
        </w:rPr>
        <w:t>מה בעל</w:t>
      </w:r>
      <w:r w:rsidR="0062236C">
        <w:rPr>
          <w:rFonts w:hint="cs"/>
          <w:rtl/>
        </w:rPr>
        <w:t xml:space="preserve"> מום </w:t>
      </w:r>
      <w:r>
        <w:rPr>
          <w:rFonts w:hint="cs"/>
          <w:rtl/>
        </w:rPr>
        <w:t>לא,</w:t>
      </w:r>
      <w:r w:rsidR="0062236C">
        <w:rPr>
          <w:rFonts w:hint="cs"/>
          <w:rtl/>
        </w:rPr>
        <w:t xml:space="preserve"> אף </w:t>
      </w:r>
      <w:r>
        <w:rPr>
          <w:rFonts w:hint="cs"/>
          <w:rtl/>
        </w:rPr>
        <w:t>אלה</w:t>
      </w:r>
      <w:r w:rsidR="0062236C">
        <w:rPr>
          <w:rFonts w:hint="cs"/>
          <w:rtl/>
        </w:rPr>
        <w:t xml:space="preserve"> לא</w:t>
      </w:r>
      <w:r w:rsidR="0057284B">
        <w:rPr>
          <w:rtl/>
        </w:rPr>
        <w:t>.</w:t>
      </w:r>
    </w:p>
    <w:p w14:paraId="273AA23B" w14:textId="69B3588D" w:rsidR="00B874E6" w:rsidRDefault="0057284B" w:rsidP="0062236C">
      <w:pPr>
        <w:pStyle w:val="afffd"/>
        <w:rPr>
          <w:rtl/>
        </w:rPr>
      </w:pPr>
      <w:r>
        <w:rPr>
          <w:rtl/>
        </w:rPr>
        <w:t xml:space="preserve">  </w:t>
      </w:r>
      <w:r w:rsidR="00F63065">
        <w:rPr>
          <w:rStyle w:val="afffff0"/>
        </w:rPr>
        <w:t xml:space="preserve">ב. </w:t>
      </w:r>
      <w:r w:rsidR="00F63065">
        <w:rPr>
          <w:rtl/>
        </w:rPr>
        <w:t>ואין עושין תמורה</w:t>
      </w:r>
      <w:r>
        <w:rPr>
          <w:rtl/>
        </w:rPr>
        <w:t>.</w:t>
      </w:r>
    </w:p>
    <w:p w14:paraId="0F6E73C0" w14:textId="7F0151B7" w:rsidR="0062236C" w:rsidRDefault="0062236C" w:rsidP="0062236C">
      <w:pPr>
        <w:rPr>
          <w:rtl/>
        </w:rPr>
      </w:pPr>
      <w:r>
        <w:rPr>
          <w:rFonts w:hint="cs"/>
          <w:rtl/>
        </w:rPr>
        <w:t>ד'</w:t>
      </w:r>
      <w:r>
        <w:rPr>
          <w:rStyle w:val="affffe"/>
          <w:rtl/>
        </w:rPr>
        <w:t>לֹא יַחֲלִיפֶנּוּ וְלֹא יָמִיר וְגוֹ</w:t>
      </w:r>
      <w:r w:rsidR="00F63065">
        <w:rPr>
          <w:rtl/>
        </w:rPr>
        <w:t xml:space="preserve">' </w:t>
      </w:r>
      <w:r>
        <w:rPr>
          <w:rtl/>
        </w:rPr>
        <w:t>עכשיו</w:t>
      </w:r>
      <w:r w:rsidR="00F63065">
        <w:rPr>
          <w:rtl/>
        </w:rPr>
        <w:t xml:space="preserve"> רע בטוב אמרת </w:t>
      </w:r>
      <w:r>
        <w:rPr>
          <w:rtl/>
        </w:rPr>
        <w:t xml:space="preserve">לא </w:t>
      </w:r>
      <w:r>
        <w:rPr>
          <w:rStyle w:val="affffd"/>
          <w:rtl/>
        </w:rPr>
        <w:t>ימיר</w:t>
      </w:r>
      <w:r>
        <w:rPr>
          <w:rtl/>
        </w:rPr>
        <w:t>,</w:t>
      </w:r>
      <w:r w:rsidR="00F63065">
        <w:rPr>
          <w:rtl/>
        </w:rPr>
        <w:t xml:space="preserve"> טוב ברע </w:t>
      </w:r>
      <w:r>
        <w:rPr>
          <w:rtl/>
        </w:rPr>
        <w:t>אין</w:t>
      </w:r>
      <w:r w:rsidR="00F63065">
        <w:rPr>
          <w:rtl/>
        </w:rPr>
        <w:t xml:space="preserve"> </w:t>
      </w:r>
      <w:r>
        <w:rPr>
          <w:rtl/>
        </w:rPr>
        <w:t>צריך.</w:t>
      </w:r>
    </w:p>
    <w:p w14:paraId="1B5B36B6" w14:textId="77777777" w:rsidR="006542AA" w:rsidRDefault="00000000">
      <w:pPr>
        <w:pStyle w:val="36"/>
        <w:framePr w:wrap="notBeside"/>
      </w:pPr>
      <w:r>
        <w:t>אלא:</w:t>
      </w:r>
    </w:p>
    <w:p w14:paraId="154EB32B" w14:textId="70A8DA6E" w:rsidR="00B874E6" w:rsidRDefault="00F63065" w:rsidP="0062236C">
      <w:pPr>
        <w:rPr>
          <w:rtl/>
        </w:rPr>
      </w:pPr>
      <w:r>
        <w:rPr>
          <w:rtl/>
        </w:rPr>
        <w:t>טוב מעיקרו - עושה תמורה, רע מעיקרו - אין עושה תמורה</w:t>
      </w:r>
      <w:r w:rsidR="0057284B">
        <w:rPr>
          <w:rtl/>
        </w:rPr>
        <w:t>.</w:t>
      </w:r>
    </w:p>
    <w:p w14:paraId="2E1502FC" w14:textId="06F01629" w:rsidR="00B874E6" w:rsidRDefault="0057284B" w:rsidP="0062236C">
      <w:pPr>
        <w:pStyle w:val="afffd"/>
        <w:rPr>
          <w:rtl/>
        </w:rPr>
      </w:pPr>
      <w:r>
        <w:rPr>
          <w:rtl/>
        </w:rPr>
        <w:lastRenderedPageBreak/>
        <w:t xml:space="preserve">  </w:t>
      </w:r>
      <w:r w:rsidR="00F63065">
        <w:rPr>
          <w:rStyle w:val="afffff0"/>
        </w:rPr>
        <w:t xml:space="preserve">ג. </w:t>
      </w:r>
      <w:r w:rsidR="00F63065">
        <w:rPr>
          <w:rtl/>
        </w:rPr>
        <w:t>אם מתו יפדו</w:t>
      </w:r>
      <w:r>
        <w:rPr>
          <w:rtl/>
        </w:rPr>
        <w:t>.</w:t>
      </w:r>
    </w:p>
    <w:p w14:paraId="77203C2F" w14:textId="3EDE807E" w:rsidR="006542AA" w:rsidRDefault="00000000">
      <w:pPr>
        <w:pStyle w:val="36"/>
        <w:framePr w:wrap="notBeside"/>
      </w:pPr>
      <w:r>
        <w:t>אריא"ר</w:t>
      </w:r>
      <w:r w:rsidR="00F63065">
        <w:t>:</w:t>
      </w:r>
    </w:p>
    <w:p w14:paraId="2AB1D195" w14:textId="05A76F53" w:rsidR="00A10761" w:rsidRDefault="00F63065" w:rsidP="0062236C">
      <w:pPr>
        <w:rPr>
          <w:rtl/>
        </w:rPr>
      </w:pPr>
      <w:r>
        <w:rPr>
          <w:rtl/>
        </w:rPr>
        <w:t>זו</w:t>
      </w:r>
      <w:r w:rsidR="00A10761">
        <w:rPr>
          <w:rtl/>
        </w:rPr>
        <w:t xml:space="preserve"> דברי </w:t>
      </w:r>
      <w:r w:rsidR="0062236C">
        <w:rPr>
          <w:rStyle w:val="27"/>
          <w:rFonts w:hint="cs"/>
          <w:rtl/>
        </w:rPr>
        <w:t>ר"ש</w:t>
      </w:r>
      <w:r>
        <w:rPr>
          <w:rtl/>
        </w:rPr>
        <w:t xml:space="preserve">, דאמר קדשי מזבח היו בכלל העמדה והערכה, קדשי בדק הבית לא היו בכלל העמדה והערכה, דתנן, </w:t>
      </w:r>
      <w:r w:rsidR="0062236C">
        <w:rPr>
          <w:rStyle w:val="27"/>
          <w:rtl/>
        </w:rPr>
        <w:t>ר"ש</w:t>
      </w:r>
      <w:r>
        <w:rPr>
          <w:rtl/>
        </w:rPr>
        <w:t xml:space="preserve"> אומר: קדשי בדק הבית, אם מתו - יפדו, </w:t>
      </w:r>
    </w:p>
    <w:p w14:paraId="02C21A5F" w14:textId="49736909" w:rsidR="00B874E6" w:rsidRDefault="00F63065" w:rsidP="0062236C">
      <w:pPr>
        <w:rPr>
          <w:rtl/>
        </w:rPr>
      </w:pPr>
      <w:r>
        <w:rPr>
          <w:rtl/>
        </w:rPr>
        <w:t>ו</w:t>
      </w:r>
      <w:r w:rsidR="009A1E05">
        <w:rPr>
          <w:rtl/>
        </w:rPr>
        <w:t xml:space="preserve">מודה </w:t>
      </w:r>
      <w:r w:rsidR="009A1E05">
        <w:rPr>
          <w:rStyle w:val="27"/>
          <w:rtl/>
        </w:rPr>
        <w:t>ר' שמעון</w:t>
      </w:r>
      <w:r w:rsidR="009A1E05">
        <w:rPr>
          <w:rtl/>
        </w:rPr>
        <w:t xml:space="preserve"> בבעל מום מעיקרו </w:t>
      </w:r>
      <w:r>
        <w:rPr>
          <w:rtl/>
        </w:rPr>
        <w:t>שנפדה</w:t>
      </w:r>
      <w:r w:rsidR="0062236C">
        <w:rPr>
          <w:rFonts w:hint="cs"/>
          <w:rtl/>
        </w:rPr>
        <w:t xml:space="preserve"> </w:t>
      </w:r>
      <w:r>
        <w:rPr>
          <w:rtl/>
        </w:rPr>
        <w:t>-</w:t>
      </w:r>
      <w:r w:rsidR="0062236C">
        <w:rPr>
          <w:rFonts w:hint="cs"/>
          <w:rtl/>
        </w:rPr>
        <w:t xml:space="preserve"> ד</w:t>
      </w:r>
      <w:r w:rsidR="009A1E05">
        <w:rPr>
          <w:rFonts w:hint="cs"/>
          <w:rtl/>
        </w:rPr>
        <w:t>'</w:t>
      </w:r>
      <w:r>
        <w:rPr>
          <w:rtl/>
        </w:rPr>
        <w:t>אותה אותה</w:t>
      </w:r>
      <w:r w:rsidR="009A1E05">
        <w:rPr>
          <w:rFonts w:hint="cs"/>
          <w:rtl/>
        </w:rPr>
        <w:t>'</w:t>
      </w:r>
      <w:r>
        <w:rPr>
          <w:rtl/>
        </w:rPr>
        <w:t xml:space="preserve"> למעט בעל מום מתחילה</w:t>
      </w:r>
      <w:r w:rsidR="0057284B">
        <w:rPr>
          <w:rtl/>
        </w:rPr>
        <w:t>.</w:t>
      </w:r>
    </w:p>
    <w:p w14:paraId="6B7A6ECC" w14:textId="77777777" w:rsidR="006542AA" w:rsidRDefault="00000000">
      <w:pPr>
        <w:pStyle w:val="36"/>
        <w:framePr w:wrap="notBeside"/>
      </w:pPr>
      <w:r>
        <w:t>אבל חכ"א:</w:t>
      </w:r>
    </w:p>
    <w:p w14:paraId="52F98278" w14:textId="6B915256" w:rsidR="00B874E6" w:rsidRDefault="00F63065" w:rsidP="00F63065">
      <w:pPr>
        <w:rPr>
          <w:rtl/>
        </w:rPr>
      </w:pPr>
      <w:r>
        <w:rPr>
          <w:rtl/>
        </w:rPr>
        <w:t>אם מתו - יקברו</w:t>
      </w:r>
      <w:r w:rsidR="0057284B">
        <w:rPr>
          <w:rtl/>
        </w:rPr>
        <w:t>.</w:t>
      </w:r>
    </w:p>
    <w:p w14:paraId="490F17D3" w14:textId="36B58D5A" w:rsidR="00B874E6" w:rsidRDefault="00F63065" w:rsidP="00286E53">
      <w:pPr>
        <w:rPr>
          <w:rtl/>
        </w:rPr>
      </w:pPr>
      <w:r>
        <w:rPr>
          <w:rtl/>
        </w:rPr>
        <w:t>חכמים</w:t>
      </w:r>
      <w:r w:rsidR="00A10761">
        <w:rPr>
          <w:rFonts w:hint="cs"/>
          <w:rtl/>
        </w:rPr>
        <w:t xml:space="preserve"> </w:t>
      </w:r>
      <w:r>
        <w:rPr>
          <w:rtl/>
        </w:rPr>
        <w:t>-</w:t>
      </w:r>
      <w:r w:rsidR="00A10761">
        <w:rPr>
          <w:rFonts w:hint="cs"/>
          <w:rtl/>
        </w:rPr>
        <w:t xml:space="preserve"> היינו </w:t>
      </w:r>
      <w:r w:rsidR="00286E53">
        <w:rPr>
          <w:rtl/>
        </w:rPr>
        <w:t>תנא דבי לוי</w:t>
      </w:r>
      <w:r>
        <w:rPr>
          <w:rtl/>
        </w:rPr>
        <w:t xml:space="preserve">, </w:t>
      </w:r>
      <w:r w:rsidR="00A10761">
        <w:rPr>
          <w:rFonts w:hint="cs"/>
          <w:rtl/>
        </w:rPr>
        <w:t>ד</w:t>
      </w:r>
      <w:r>
        <w:rPr>
          <w:rtl/>
        </w:rPr>
        <w:t>הכל היו בכלל העמדה והערכה, ואפי' בעל מום מעיקרו</w:t>
      </w:r>
      <w:r w:rsidR="0057284B">
        <w:rPr>
          <w:rtl/>
        </w:rPr>
        <w:t>.</w:t>
      </w:r>
    </w:p>
    <w:p w14:paraId="6311D882" w14:textId="0DD6240A" w:rsidR="00B874E6" w:rsidRDefault="00F63065" w:rsidP="00F63065">
      <w:pPr>
        <w:rPr>
          <w:rtl/>
        </w:rPr>
      </w:pPr>
      <w:r>
        <w:rPr>
          <w:rtl/>
        </w:rPr>
        <w:t>וכן תנא דבי לוי במשנתו: אפי' חיה אפי' עוף</w:t>
      </w:r>
      <w:r w:rsidR="0057284B">
        <w:rPr>
          <w:rtl/>
        </w:rPr>
        <w:t>.</w:t>
      </w:r>
    </w:p>
    <w:p w14:paraId="3EABF1C8" w14:textId="77777777" w:rsidR="006542AA" w:rsidRDefault="00000000">
      <w:pPr>
        <w:pStyle w:val="36"/>
        <w:framePr w:wrap="notBeside"/>
      </w:pPr>
      <w:r>
        <w:t>והך</w:t>
      </w:r>
    </w:p>
    <w:p w14:paraId="6567577A" w14:textId="5C8D4E53" w:rsidR="00A10761" w:rsidRDefault="009A1E05" w:rsidP="00286E53">
      <w:pPr>
        <w:rPr>
          <w:rtl/>
        </w:rPr>
      </w:pPr>
      <w:r>
        <w:rPr>
          <w:rFonts w:hint="cs"/>
          <w:rtl/>
        </w:rPr>
        <w:t>ד</w:t>
      </w:r>
      <w:r w:rsidR="00F63065">
        <w:rPr>
          <w:rtl/>
        </w:rPr>
        <w:t xml:space="preserve">אותה לתנא דבי לוי </w:t>
      </w:r>
      <w:r>
        <w:rPr>
          <w:rtl/>
        </w:rPr>
        <w:t>קשה</w:t>
      </w:r>
      <w:r w:rsidR="00F63065">
        <w:rPr>
          <w:rtl/>
        </w:rPr>
        <w:t xml:space="preserve">, </w:t>
      </w:r>
    </w:p>
    <w:p w14:paraId="4893CAA5" w14:textId="77777777" w:rsidR="00A10761" w:rsidRDefault="00A10761" w:rsidP="009A1E05">
      <w:pPr>
        <w:pStyle w:val="afff0"/>
        <w:framePr w:wrap="around"/>
        <w:rPr>
          <w:rtl/>
        </w:rPr>
      </w:pPr>
      <w:r>
        <w:rPr>
          <w:rFonts w:hint="cs"/>
          <w:rtl/>
        </w:rPr>
        <w:t>טו.</w:t>
      </w:r>
    </w:p>
    <w:p w14:paraId="68D20849" w14:textId="0C293919" w:rsidR="00B874E6" w:rsidRDefault="00286E53" w:rsidP="0013268E">
      <w:pPr>
        <w:pStyle w:val="011"/>
        <w:rPr>
          <w:rtl/>
        </w:rPr>
      </w:pPr>
      <w:r>
        <w:rPr>
          <w:rFonts w:hint="cs"/>
          <w:rtl/>
        </w:rPr>
        <w:t xml:space="preserve">ובאמת כרבנן לא מועמדת מתני' שהרי </w:t>
      </w:r>
      <w:r>
        <w:rPr>
          <w:rStyle w:val="27"/>
          <w:rFonts w:hint="cs"/>
          <w:rtl/>
        </w:rPr>
        <w:t>רב</w:t>
      </w:r>
      <w:r>
        <w:rPr>
          <w:rFonts w:hint="cs"/>
          <w:rtl/>
        </w:rPr>
        <w:t xml:space="preserve"> </w:t>
      </w:r>
      <w:r w:rsidR="00F63065">
        <w:rPr>
          <w:rStyle w:val="27"/>
          <w:rtl/>
        </w:rPr>
        <w:t>כר</w:t>
      </w:r>
      <w:r w:rsidR="00A10761">
        <w:rPr>
          <w:rStyle w:val="27"/>
          <w:rFonts w:hint="cs"/>
          <w:rtl/>
        </w:rPr>
        <w:t>ש</w:t>
      </w:r>
      <w:r>
        <w:rPr>
          <w:rStyle w:val="27"/>
          <w:rFonts w:hint="cs"/>
          <w:rtl/>
        </w:rPr>
        <w:t>ב"ל</w:t>
      </w:r>
      <w:r w:rsidR="00A10761">
        <w:rPr>
          <w:rFonts w:hint="cs"/>
          <w:rtl/>
        </w:rPr>
        <w:t xml:space="preserve"> שאמר </w:t>
      </w:r>
      <w:r>
        <w:rPr>
          <w:rFonts w:hint="cs"/>
          <w:rtl/>
        </w:rPr>
        <w:t>ד</w:t>
      </w:r>
      <w:r w:rsidR="00F63065">
        <w:rPr>
          <w:rtl/>
        </w:rPr>
        <w:t xml:space="preserve">לרבנן קדשי בדק הבית היו בכלל העמדה והערכה, קדשי מזבח לא היו בכלל העמדה </w:t>
      </w:r>
      <w:r>
        <w:rPr>
          <w:rtl/>
        </w:rPr>
        <w:t>והערכה,</w:t>
      </w:r>
      <w:r w:rsidR="00F63065">
        <w:rPr>
          <w:rtl/>
        </w:rPr>
        <w:t xml:space="preserve"> </w:t>
      </w:r>
      <w:r>
        <w:rPr>
          <w:rFonts w:hint="cs"/>
          <w:rtl/>
        </w:rPr>
        <w:t xml:space="preserve">וממילא לא כרבנן, </w:t>
      </w:r>
      <w:r>
        <w:rPr>
          <w:rtl/>
        </w:rPr>
        <w:t>שבסיפא:</w:t>
      </w:r>
      <w:r w:rsidR="00F63065">
        <w:rPr>
          <w:rtl/>
        </w:rPr>
        <w:t xml:space="preserve"> ואם מתו יקברו</w:t>
      </w:r>
      <w:r w:rsidR="0057284B">
        <w:rPr>
          <w:rtl/>
        </w:rPr>
        <w:t>.</w:t>
      </w:r>
    </w:p>
    <w:p w14:paraId="5C94CB62" w14:textId="77777777" w:rsidR="006542AA" w:rsidRDefault="00000000">
      <w:pPr>
        <w:pStyle w:val="36"/>
        <w:framePr w:wrap="notBeside"/>
      </w:pPr>
      <w:r>
        <w:t>והך</w:t>
      </w:r>
    </w:p>
    <w:p w14:paraId="534B59E6" w14:textId="2002510E" w:rsidR="00B874E6" w:rsidRDefault="00286E53" w:rsidP="00286E53">
      <w:pPr>
        <w:rPr>
          <w:rtl/>
        </w:rPr>
      </w:pPr>
      <w:r>
        <w:rPr>
          <w:rFonts w:hint="cs"/>
          <w:rtl/>
        </w:rPr>
        <w:t xml:space="preserve">דאם </w:t>
      </w:r>
      <w:r w:rsidR="00F63065">
        <w:rPr>
          <w:rtl/>
        </w:rPr>
        <w:t xml:space="preserve">מתו יקברו משום </w:t>
      </w:r>
      <w:r>
        <w:rPr>
          <w:rtl/>
        </w:rPr>
        <w:t>שצריך</w:t>
      </w:r>
      <w:r w:rsidR="00F63065">
        <w:rPr>
          <w:rtl/>
        </w:rPr>
        <w:t xml:space="preserve"> העמדה והערכה הוא</w:t>
      </w:r>
      <w:r>
        <w:rPr>
          <w:rFonts w:hint="cs"/>
          <w:rtl/>
        </w:rPr>
        <w:t xml:space="preserve"> ולא משום דאין פודין את הקדשים להאכילן לכלבים - דא"כ</w:t>
      </w:r>
      <w:r w:rsidR="00F63065">
        <w:rPr>
          <w:rtl/>
        </w:rPr>
        <w:t xml:space="preserve"> </w:t>
      </w:r>
      <w:r>
        <w:rPr>
          <w:rtl/>
        </w:rPr>
        <w:t>ישנה</w:t>
      </w:r>
      <w:r w:rsidR="00F63065">
        <w:rPr>
          <w:rtl/>
        </w:rPr>
        <w:t xml:space="preserve"> אם נעשו טריפה - יקברו</w:t>
      </w:r>
      <w:r w:rsidR="0057284B">
        <w:rPr>
          <w:rtl/>
        </w:rPr>
        <w:t>.</w:t>
      </w:r>
    </w:p>
    <w:p w14:paraId="0CC4AA98" w14:textId="07A3AD31" w:rsidR="006542AA" w:rsidRDefault="00000000">
      <w:pPr>
        <w:pStyle w:val="36"/>
        <w:framePr w:wrap="notBeside"/>
      </w:pPr>
      <w:r>
        <w:t>ואב"א:</w:t>
      </w:r>
    </w:p>
    <w:p w14:paraId="6FD13B1E" w14:textId="0BD7217D" w:rsidR="00B874E6" w:rsidRDefault="00F63065" w:rsidP="009A1E05">
      <w:pPr>
        <w:rPr>
          <w:rtl/>
        </w:rPr>
      </w:pPr>
      <w:r>
        <w:rPr>
          <w:rtl/>
        </w:rPr>
        <w:t xml:space="preserve">לעולם </w:t>
      </w:r>
      <w:r>
        <w:rPr>
          <w:rStyle w:val="27"/>
          <w:rtl/>
        </w:rPr>
        <w:t>רב</w:t>
      </w:r>
      <w:r>
        <w:rPr>
          <w:rtl/>
        </w:rPr>
        <w:t xml:space="preserve"> </w:t>
      </w:r>
      <w:r>
        <w:rPr>
          <w:rStyle w:val="27"/>
          <w:rtl/>
        </w:rPr>
        <w:t>כרי"ו</w:t>
      </w:r>
      <w:r>
        <w:rPr>
          <w:rtl/>
        </w:rPr>
        <w:t xml:space="preserve"> סובר,</w:t>
      </w:r>
      <w:r w:rsidR="009A1E05">
        <w:rPr>
          <w:rFonts w:hint="cs"/>
          <w:rtl/>
        </w:rPr>
        <w:t xml:space="preserve"> </w:t>
      </w:r>
      <w:r>
        <w:rPr>
          <w:rtl/>
        </w:rPr>
        <w:t xml:space="preserve">ושונה: זו דברי </w:t>
      </w:r>
      <w:r>
        <w:rPr>
          <w:rStyle w:val="27"/>
          <w:rtl/>
        </w:rPr>
        <w:t>ר"ש</w:t>
      </w:r>
      <w:r>
        <w:rPr>
          <w:rtl/>
        </w:rPr>
        <w:t xml:space="preserve"> ומחלוקתו</w:t>
      </w:r>
      <w:r w:rsidR="0057284B">
        <w:rPr>
          <w:rtl/>
        </w:rPr>
        <w:t>.</w:t>
      </w:r>
    </w:p>
    <w:p w14:paraId="51F3EF00" w14:textId="5C520107" w:rsidR="00B874E6" w:rsidRDefault="0057284B" w:rsidP="009A1E05">
      <w:pPr>
        <w:pStyle w:val="afffd"/>
        <w:rPr>
          <w:rtl/>
        </w:rPr>
      </w:pPr>
      <w:r>
        <w:rPr>
          <w:rtl/>
        </w:rPr>
        <w:t xml:space="preserve">  </w:t>
      </w:r>
      <w:r w:rsidR="00F63065">
        <w:rPr>
          <w:rStyle w:val="afffff0"/>
        </w:rPr>
        <w:t xml:space="preserve">א. </w:t>
      </w:r>
      <w:r w:rsidR="00F63065">
        <w:rPr>
          <w:rtl/>
        </w:rPr>
        <w:t>אבל קדם הקדשן וכו'</w:t>
      </w:r>
      <w:r>
        <w:rPr>
          <w:rtl/>
        </w:rPr>
        <w:t>.</w:t>
      </w:r>
    </w:p>
    <w:p w14:paraId="1624C6B1" w14:textId="19B8B1A9" w:rsidR="006542AA" w:rsidRDefault="00000000">
      <w:pPr>
        <w:pStyle w:val="36"/>
        <w:framePr w:wrap="notBeside"/>
      </w:pPr>
      <w:r>
        <w:t>מ</w:t>
      </w:r>
      <w:r w:rsidR="009A1E05">
        <w:t>ד</w:t>
      </w:r>
      <w:r>
        <w:t>ת"ר:</w:t>
      </w:r>
    </w:p>
    <w:p w14:paraId="1BE7392A" w14:textId="3B5583DF" w:rsidR="008F435E" w:rsidRDefault="009A1E05" w:rsidP="009A1E05">
      <w:pPr>
        <w:rPr>
          <w:rtl/>
        </w:rPr>
      </w:pPr>
      <w:r>
        <w:rPr>
          <w:rFonts w:hint="cs"/>
          <w:rtl/>
        </w:rPr>
        <w:t>'</w:t>
      </w:r>
      <w:r w:rsidR="00F63065">
        <w:rPr>
          <w:rStyle w:val="affffe"/>
          <w:rtl/>
        </w:rPr>
        <w:t>צְבִי</w:t>
      </w:r>
      <w:r>
        <w:rPr>
          <w:rFonts w:hint="cs"/>
          <w:rtl/>
        </w:rPr>
        <w:t>'</w:t>
      </w:r>
      <w:r w:rsidR="00F63065">
        <w:rPr>
          <w:rtl/>
        </w:rPr>
        <w:t xml:space="preserve"> מה צבי פטור</w:t>
      </w:r>
      <w:r w:rsidR="00286E53">
        <w:rPr>
          <w:rtl/>
        </w:rPr>
        <w:t xml:space="preserve"> מן הבכורה, אף פסולי המוקדשין </w:t>
      </w:r>
      <w:r w:rsidR="00F63065">
        <w:rPr>
          <w:rtl/>
        </w:rPr>
        <w:t xml:space="preserve">פטורין מן הבכורה, </w:t>
      </w:r>
    </w:p>
    <w:p w14:paraId="1088B0F7" w14:textId="5AB0CB11" w:rsidR="009A1E05" w:rsidRDefault="008F435E" w:rsidP="009A1E05">
      <w:pPr>
        <w:rPr>
          <w:rtl/>
        </w:rPr>
      </w:pPr>
      <w:r>
        <w:rPr>
          <w:rFonts w:hint="cs"/>
          <w:rtl/>
        </w:rPr>
        <w:t>'</w:t>
      </w:r>
      <w:r>
        <w:rPr>
          <w:rStyle w:val="affffe"/>
          <w:rtl/>
        </w:rPr>
        <w:t>אַיָּל</w:t>
      </w:r>
      <w:r w:rsidR="00286E53">
        <w:rPr>
          <w:rFonts w:hint="cs"/>
          <w:rtl/>
        </w:rPr>
        <w:t>'</w:t>
      </w:r>
      <w:r w:rsidR="00F63065">
        <w:rPr>
          <w:rtl/>
        </w:rPr>
        <w:t xml:space="preserve"> מה איל פטור מן הבכורה </w:t>
      </w:r>
      <w:r w:rsidR="00286E53">
        <w:rPr>
          <w:rtl/>
        </w:rPr>
        <w:t xml:space="preserve">ומן המתנות, אף פסולי המוקדשין </w:t>
      </w:r>
      <w:r w:rsidR="00F63065">
        <w:rPr>
          <w:rtl/>
        </w:rPr>
        <w:t xml:space="preserve">פטורין מן הבכורה ומן המתנות, </w:t>
      </w:r>
    </w:p>
    <w:p w14:paraId="66F9A9C0" w14:textId="690A7587" w:rsidR="00B874E6" w:rsidRDefault="00F63065" w:rsidP="009A1E05">
      <w:pPr>
        <w:rPr>
          <w:rtl/>
        </w:rPr>
      </w:pPr>
      <w:r>
        <w:rPr>
          <w:rtl/>
        </w:rPr>
        <w:t xml:space="preserve">אם מה צבי ואיל חלבן מותר אף פסולי המוקדשין חלבן מותר? ת"ל: </w:t>
      </w:r>
      <w:r w:rsidR="00286E53">
        <w:rPr>
          <w:rFonts w:hint="cs"/>
          <w:rtl/>
        </w:rPr>
        <w:t>'</w:t>
      </w:r>
      <w:r>
        <w:rPr>
          <w:rStyle w:val="affffe"/>
          <w:rtl/>
        </w:rPr>
        <w:t>אַךְ</w:t>
      </w:r>
      <w:r w:rsidR="00286E53">
        <w:rPr>
          <w:rFonts w:hint="cs"/>
          <w:rtl/>
        </w:rPr>
        <w:t>'</w:t>
      </w:r>
      <w:r>
        <w:rPr>
          <w:rtl/>
        </w:rPr>
        <w:t xml:space="preserve"> - חלק</w:t>
      </w:r>
      <w:r w:rsidR="0057284B">
        <w:rPr>
          <w:rtl/>
        </w:rPr>
        <w:t>.</w:t>
      </w:r>
    </w:p>
    <w:p w14:paraId="6F3006C4" w14:textId="77777777" w:rsidR="006542AA" w:rsidRDefault="00000000">
      <w:pPr>
        <w:pStyle w:val="36"/>
        <w:framePr w:wrap="notBeside"/>
      </w:pPr>
      <w:r w:rsidRPr="00C630DD">
        <w:t>אמר מר:</w:t>
      </w:r>
    </w:p>
    <w:p w14:paraId="20808E88" w14:textId="514BA970" w:rsidR="008F435E" w:rsidRPr="00C630DD" w:rsidRDefault="00F63065" w:rsidP="00F63065">
      <w:pPr>
        <w:rPr>
          <w:b/>
          <w:bCs/>
          <w:rtl/>
        </w:rPr>
      </w:pPr>
      <w:r w:rsidRPr="00C630DD">
        <w:rPr>
          <w:b/>
          <w:bCs/>
          <w:rtl/>
        </w:rPr>
        <w:t xml:space="preserve">אוציא את הבכור ולא אוציא את המתנות </w:t>
      </w:r>
    </w:p>
    <w:p w14:paraId="7EE8BEA9" w14:textId="5EB00F05" w:rsidR="00B874E6" w:rsidRDefault="00F63065" w:rsidP="00F63065">
      <w:pPr>
        <w:rPr>
          <w:rtl/>
        </w:rPr>
      </w:pPr>
      <w:r>
        <w:rPr>
          <w:rtl/>
        </w:rPr>
        <w:t xml:space="preserve">אוציא את הבכור - שאין שוה בכל, ולא אוציא את המתנות - ששוות בכל, ת"ל: </w:t>
      </w:r>
      <w:r w:rsidR="008F435E">
        <w:rPr>
          <w:rFonts w:hint="cs"/>
          <w:rtl/>
        </w:rPr>
        <w:t>'</w:t>
      </w:r>
      <w:r>
        <w:rPr>
          <w:rStyle w:val="affffe"/>
          <w:rtl/>
        </w:rPr>
        <w:t>אַיָּל</w:t>
      </w:r>
      <w:r w:rsidR="008F435E">
        <w:rPr>
          <w:rFonts w:hint="cs"/>
          <w:rtl/>
        </w:rPr>
        <w:t>'</w:t>
      </w:r>
      <w:r w:rsidR="0057284B">
        <w:rPr>
          <w:rtl/>
        </w:rPr>
        <w:t>.</w:t>
      </w:r>
    </w:p>
    <w:p w14:paraId="41E74FA2" w14:textId="77777777" w:rsidR="006542AA" w:rsidRDefault="00000000">
      <w:pPr>
        <w:pStyle w:val="affff7"/>
      </w:pPr>
      <w:r>
        <w:rPr>
          <w:color w:val="7B3F00"/>
        </w:rPr>
        <w:t>אותו ואת בנו בפסולי המוקדשין</w:t>
      </w:r>
    </w:p>
    <w:p w14:paraId="61E6C59A" w14:textId="77777777" w:rsidR="006542AA" w:rsidRDefault="00000000">
      <w:pPr>
        <w:pStyle w:val="36"/>
        <w:framePr w:wrap="notBeside"/>
      </w:pPr>
      <w:r>
        <w:t>ואין לומר</w:t>
      </w:r>
    </w:p>
    <w:p w14:paraId="6D379749" w14:textId="025F83E1" w:rsidR="004A3466" w:rsidRDefault="004A3466" w:rsidP="00F63065">
      <w:pPr>
        <w:rPr>
          <w:rtl/>
        </w:rPr>
      </w:pPr>
      <w:r>
        <w:rPr>
          <w:rFonts w:hint="cs"/>
          <w:rtl/>
        </w:rPr>
        <w:lastRenderedPageBreak/>
        <w:t xml:space="preserve">שמה צבי ואיל אין אותו ואת בנו נוהג בו, כך גם פסולי המוקדשין, </w:t>
      </w:r>
    </w:p>
    <w:p w14:paraId="08B3AC68" w14:textId="0F535387" w:rsidR="004A3466" w:rsidRDefault="004A3466" w:rsidP="004A3466">
      <w:pPr>
        <w:rPr>
          <w:rtl/>
        </w:rPr>
      </w:pPr>
      <w:r>
        <w:rPr>
          <w:rFonts w:hint="cs"/>
          <w:rtl/>
        </w:rPr>
        <w:t xml:space="preserve">דממ"נ, אם מדמה אתה לחולין הרי נוהג בו, ואם לקדשים הרי נוהג בו. </w:t>
      </w:r>
    </w:p>
    <w:p w14:paraId="6FE9C002" w14:textId="74FB4467" w:rsidR="004A3466" w:rsidRDefault="004A3466" w:rsidP="004A3466">
      <w:pPr>
        <w:rPr>
          <w:rtl/>
        </w:rPr>
      </w:pPr>
      <w:r>
        <w:rPr>
          <w:rFonts w:hint="cs"/>
          <w:rtl/>
        </w:rPr>
        <w:t xml:space="preserve">ודחאו, שאם כן אצל חלבו גם נאמר כך: שאם לחולין ואם לקדשין חלבן אסור. </w:t>
      </w:r>
    </w:p>
    <w:p w14:paraId="75780FB3" w14:textId="77777777" w:rsidR="006542AA" w:rsidRDefault="00000000">
      <w:pPr>
        <w:pStyle w:val="36"/>
        <w:framePr w:wrap="notBeside"/>
      </w:pPr>
      <w:r>
        <w:t>אלא</w:t>
      </w:r>
    </w:p>
    <w:p w14:paraId="19FF335A" w14:textId="37A7F1C2" w:rsidR="00B874E6" w:rsidRDefault="004A3466" w:rsidP="004A3466">
      <w:pPr>
        <w:rPr>
          <w:rtl/>
        </w:rPr>
      </w:pPr>
      <w:r>
        <w:rPr>
          <w:rFonts w:hint="cs"/>
          <w:rtl/>
        </w:rPr>
        <w:t>'</w:t>
      </w:r>
      <w:r w:rsidR="00F63065">
        <w:rPr>
          <w:rStyle w:val="affffe"/>
          <w:rtl/>
        </w:rPr>
        <w:t>אַךְ</w:t>
      </w:r>
      <w:r>
        <w:rPr>
          <w:rFonts w:hint="cs"/>
          <w:rtl/>
        </w:rPr>
        <w:t>'</w:t>
      </w:r>
      <w:r w:rsidR="00F63065">
        <w:rPr>
          <w:rtl/>
        </w:rPr>
        <w:t xml:space="preserve"> - ולא חלבן, אמור גם: </w:t>
      </w:r>
      <w:r>
        <w:rPr>
          <w:rFonts w:hint="cs"/>
          <w:rtl/>
        </w:rPr>
        <w:t>'</w:t>
      </w:r>
      <w:r w:rsidR="00F63065">
        <w:rPr>
          <w:rStyle w:val="affffe"/>
          <w:rtl/>
        </w:rPr>
        <w:t>אַךְ</w:t>
      </w:r>
      <w:r>
        <w:rPr>
          <w:rFonts w:hint="cs"/>
          <w:rtl/>
        </w:rPr>
        <w:t>'</w:t>
      </w:r>
      <w:r w:rsidR="00F63065">
        <w:rPr>
          <w:rtl/>
        </w:rPr>
        <w:t xml:space="preserve"> ולא אותו ואת בנו</w:t>
      </w:r>
      <w:r w:rsidR="0057284B">
        <w:rPr>
          <w:rtl/>
        </w:rPr>
        <w:t>.</w:t>
      </w:r>
    </w:p>
    <w:p w14:paraId="6E61B7C5" w14:textId="77777777" w:rsidR="006542AA" w:rsidRDefault="00000000">
      <w:pPr>
        <w:pStyle w:val="36"/>
        <w:framePr w:wrap="notBeside"/>
      </w:pPr>
      <w:r w:rsidRPr="004A3466">
        <w:t>רבא</w:t>
      </w:r>
      <w:r>
        <w:t>:</w:t>
      </w:r>
    </w:p>
    <w:p w14:paraId="35D3E39F" w14:textId="22ABA4CD" w:rsidR="00BD3770" w:rsidRDefault="00BD3770" w:rsidP="004A3466">
      <w:pPr>
        <w:rPr>
          <w:rtl/>
        </w:rPr>
      </w:pPr>
      <w:r>
        <w:rPr>
          <w:rFonts w:hint="cs"/>
          <w:rtl/>
        </w:rPr>
        <w:t>'</w:t>
      </w:r>
      <w:r w:rsidR="00F63065">
        <w:rPr>
          <w:rStyle w:val="affffe"/>
          <w:rtl/>
        </w:rPr>
        <w:t>אַךְ</w:t>
      </w:r>
      <w:r>
        <w:rPr>
          <w:rFonts w:hint="cs"/>
          <w:rtl/>
        </w:rPr>
        <w:t>'</w:t>
      </w:r>
      <w:r w:rsidR="00F63065">
        <w:rPr>
          <w:rtl/>
        </w:rPr>
        <w:t xml:space="preserve"> - לאותו ואת בנו הוא שבא, </w:t>
      </w:r>
      <w:r>
        <w:rPr>
          <w:rFonts w:hint="cs"/>
          <w:rtl/>
        </w:rPr>
        <w:t>'</w:t>
      </w:r>
      <w:r w:rsidR="00F63065">
        <w:rPr>
          <w:rStyle w:val="affffe"/>
          <w:rtl/>
        </w:rPr>
        <w:t>וְחֶלְבּוֹ</w:t>
      </w:r>
      <w:r>
        <w:rPr>
          <w:rFonts w:hint="cs"/>
          <w:rtl/>
        </w:rPr>
        <w:t>'</w:t>
      </w:r>
      <w:r>
        <w:rPr>
          <w:rtl/>
        </w:rPr>
        <w:t xml:space="preserve"> - מדמו </w:t>
      </w:r>
      <w:r w:rsidR="00F63065">
        <w:rPr>
          <w:rtl/>
        </w:rPr>
        <w:t>נלמד,</w:t>
      </w:r>
      <w:r>
        <w:rPr>
          <w:rtl/>
        </w:rPr>
        <w:t xml:space="preserve"> ד</w:t>
      </w:r>
      <w:r>
        <w:rPr>
          <w:rFonts w:hint="cs"/>
          <w:rtl/>
        </w:rPr>
        <w:t>'</w:t>
      </w:r>
      <w:r w:rsidR="00F63065">
        <w:rPr>
          <w:rStyle w:val="affffe"/>
          <w:rtl/>
        </w:rPr>
        <w:t>רַק אֶת דָּמוֹ לֹא תֹאכֵל</w:t>
      </w:r>
      <w:r>
        <w:rPr>
          <w:rFonts w:hint="cs"/>
          <w:rtl/>
        </w:rPr>
        <w:t>'</w:t>
      </w:r>
      <w:r w:rsidR="00F63065">
        <w:rPr>
          <w:rtl/>
        </w:rPr>
        <w:t>,</w:t>
      </w:r>
    </w:p>
    <w:p w14:paraId="1CD029B3" w14:textId="5BA7BD0B" w:rsidR="00BD3770" w:rsidRDefault="00BD3770" w:rsidP="00BD3770">
      <w:pPr>
        <w:rPr>
          <w:rtl/>
        </w:rPr>
      </w:pPr>
      <w:r>
        <w:rPr>
          <w:rFonts w:hint="cs"/>
          <w:b/>
          <w:bCs/>
          <w:rtl/>
        </w:rPr>
        <w:t xml:space="preserve">ודמו - לא דמו ממש, שלא גרע מצבי ואיל שאסור, אלא דמו - חלבו. </w:t>
      </w:r>
    </w:p>
    <w:p w14:paraId="78DC70D2" w14:textId="26FF8E5E" w:rsidR="004A3466" w:rsidRDefault="00BD3770" w:rsidP="00BD3770">
      <w:pPr>
        <w:rPr>
          <w:rtl/>
        </w:rPr>
      </w:pPr>
      <w:r>
        <w:rPr>
          <w:rFonts w:hint="cs"/>
          <w:rtl/>
        </w:rPr>
        <w:t xml:space="preserve">ועדיין לא כתב התורה חלב, דס"ד הועיל ההיקש למעט מכרת. </w:t>
      </w:r>
    </w:p>
    <w:p w14:paraId="3BE11C5B" w14:textId="77777777" w:rsidR="006542AA" w:rsidRDefault="00000000">
      <w:pPr>
        <w:pStyle w:val="36"/>
        <w:framePr w:wrap="notBeside"/>
      </w:pPr>
      <w:r>
        <w:t>אלא:</w:t>
      </w:r>
    </w:p>
    <w:p w14:paraId="46099079" w14:textId="013F626D" w:rsidR="00C630DD" w:rsidRDefault="00F63065" w:rsidP="004A3466">
      <w:pPr>
        <w:rPr>
          <w:rtl/>
        </w:rPr>
      </w:pPr>
      <w:r>
        <w:rPr>
          <w:rtl/>
        </w:rPr>
        <w:t>דמו - חלבו,</w:t>
      </w:r>
      <w:r w:rsidR="004A3466">
        <w:rPr>
          <w:rFonts w:hint="cs"/>
          <w:rtl/>
        </w:rPr>
        <w:t xml:space="preserve"> </w:t>
      </w:r>
      <w:r>
        <w:rPr>
          <w:rtl/>
        </w:rPr>
        <w:t xml:space="preserve">ותכתוב התורה חלבו! אם כתב התורה חלב, הו"א: הועיל ההיקש והועיל הכתוב, </w:t>
      </w:r>
    </w:p>
    <w:p w14:paraId="77F83B62" w14:textId="6E544005" w:rsidR="00C630DD" w:rsidRDefault="004A3466" w:rsidP="0013268E">
      <w:pPr>
        <w:pStyle w:val="021"/>
        <w:rPr>
          <w:rtl/>
        </w:rPr>
      </w:pPr>
      <w:r>
        <w:rPr>
          <w:rtl/>
        </w:rPr>
        <w:t>הועיל ההיקש למעט מכרת, שכאשר נכתב כרת</w:t>
      </w:r>
      <w:r w:rsidR="00F63065">
        <w:rPr>
          <w:rtl/>
        </w:rPr>
        <w:t xml:space="preserve"> </w:t>
      </w:r>
      <w:r>
        <w:rPr>
          <w:rtl/>
        </w:rPr>
        <w:t>- על אוכל</w:t>
      </w:r>
      <w:r w:rsidR="00F63065">
        <w:rPr>
          <w:rtl/>
        </w:rPr>
        <w:t xml:space="preserve"> חלב בהמה הוא </w:t>
      </w:r>
      <w:r>
        <w:rPr>
          <w:rtl/>
        </w:rPr>
        <w:t xml:space="preserve">שנכתב, שנא' </w:t>
      </w:r>
      <w:r w:rsidRPr="009F73ED">
        <w:rPr>
          <w:rStyle w:val="affffe"/>
          <w:rtl/>
        </w:rPr>
        <w:t>כי כל אוכל חלב מן הבהמה</w:t>
      </w:r>
      <w:r>
        <w:rPr>
          <w:rtl/>
        </w:rPr>
        <w:t>.</w:t>
      </w:r>
    </w:p>
    <w:p w14:paraId="090B1F1B" w14:textId="068E7335" w:rsidR="00B874E6" w:rsidRDefault="004A3466" w:rsidP="005D51FB">
      <w:pPr>
        <w:rPr>
          <w:rtl/>
        </w:rPr>
      </w:pPr>
      <w:r>
        <w:rPr>
          <w:rtl/>
        </w:rPr>
        <w:t>והועיל הכתוב</w:t>
      </w:r>
      <w:r w:rsidR="00F63065">
        <w:rPr>
          <w:rtl/>
        </w:rPr>
        <w:t xml:space="preserve"> </w:t>
      </w:r>
      <w:r>
        <w:rPr>
          <w:rtl/>
        </w:rPr>
        <w:t>לקום</w:t>
      </w:r>
      <w:r w:rsidR="00F63065">
        <w:rPr>
          <w:rtl/>
        </w:rPr>
        <w:t xml:space="preserve"> </w:t>
      </w:r>
      <w:r>
        <w:rPr>
          <w:rtl/>
        </w:rPr>
        <w:t>עליו</w:t>
      </w:r>
      <w:r w:rsidR="00F63065">
        <w:rPr>
          <w:rtl/>
        </w:rPr>
        <w:t xml:space="preserve"> בלאו </w:t>
      </w:r>
      <w:r>
        <w:rPr>
          <w:rtl/>
        </w:rPr>
        <w:t>סתם,</w:t>
      </w:r>
      <w:r>
        <w:rPr>
          <w:rFonts w:hint="cs"/>
          <w:rtl/>
        </w:rPr>
        <w:t xml:space="preserve"> </w:t>
      </w:r>
      <w:r w:rsidR="005D51FB">
        <w:rPr>
          <w:rFonts w:hint="cs"/>
          <w:rtl/>
        </w:rPr>
        <w:t xml:space="preserve">והוציאו </w:t>
      </w:r>
      <w:r>
        <w:rPr>
          <w:rFonts w:hint="cs"/>
          <w:rtl/>
        </w:rPr>
        <w:t>התורה</w:t>
      </w:r>
      <w:r w:rsidR="005D51FB">
        <w:rPr>
          <w:rFonts w:hint="cs"/>
          <w:rtl/>
        </w:rPr>
        <w:t xml:space="preserve"> בלשון '</w:t>
      </w:r>
      <w:r>
        <w:rPr>
          <w:rStyle w:val="affffe"/>
          <w:rFonts w:hint="cs"/>
          <w:rtl/>
        </w:rPr>
        <w:t>דָּמוֹ</w:t>
      </w:r>
      <w:r w:rsidR="005D51FB">
        <w:rPr>
          <w:rFonts w:hint="cs"/>
          <w:rtl/>
        </w:rPr>
        <w:t xml:space="preserve">' </w:t>
      </w:r>
      <w:r>
        <w:rPr>
          <w:rFonts w:hint="cs"/>
          <w:rtl/>
        </w:rPr>
        <w:t>שבכרת.</w:t>
      </w:r>
    </w:p>
    <w:p w14:paraId="0AB51612" w14:textId="7B8075A9" w:rsidR="00B874E6" w:rsidRDefault="00F63065" w:rsidP="005D51FB">
      <w:pPr>
        <w:rPr>
          <w:rtl/>
        </w:rPr>
      </w:pPr>
      <w:r>
        <w:rPr>
          <w:rtl/>
        </w:rPr>
        <w:t>וה"ק</w:t>
      </w:r>
      <w:r w:rsidR="005D51FB">
        <w:rPr>
          <w:rFonts w:hint="cs"/>
          <w:rtl/>
        </w:rPr>
        <w:t xml:space="preserve"> </w:t>
      </w:r>
      <w:r>
        <w:rPr>
          <w:rtl/>
        </w:rPr>
        <w:t>אילו לא נאמר דמו, הייתי אומר</w:t>
      </w:r>
      <w:r w:rsidR="005D51FB">
        <w:rPr>
          <w:rFonts w:hint="cs"/>
          <w:rtl/>
        </w:rPr>
        <w:t xml:space="preserve"> '</w:t>
      </w:r>
      <w:r>
        <w:rPr>
          <w:rStyle w:val="affffe"/>
          <w:rFonts w:hint="cs"/>
          <w:rtl/>
        </w:rPr>
        <w:t>אַךְ</w:t>
      </w:r>
      <w:r w:rsidR="005D51FB">
        <w:rPr>
          <w:rFonts w:hint="cs"/>
          <w:rtl/>
        </w:rPr>
        <w:t>'</w:t>
      </w:r>
      <w:r>
        <w:rPr>
          <w:rtl/>
        </w:rPr>
        <w:t xml:space="preserve"> ולא חלבו, עכשיו שנאמר דמו, לאותו ואת בנו הוא שבא.</w:t>
      </w:r>
    </w:p>
    <w:p w14:paraId="3AB77053" w14:textId="67E56B9A" w:rsidR="00B874E6" w:rsidRDefault="0057284B" w:rsidP="008F435E">
      <w:pPr>
        <w:pStyle w:val="afffd"/>
        <w:rPr>
          <w:rtl/>
        </w:rPr>
      </w:pPr>
      <w:r>
        <w:rPr>
          <w:rtl/>
        </w:rPr>
        <w:t xml:space="preserve">  </w:t>
      </w:r>
      <w:r w:rsidR="00F63065">
        <w:rPr>
          <w:rStyle w:val="afffff0"/>
        </w:rPr>
        <w:t xml:space="preserve">ב. </w:t>
      </w:r>
      <w:r w:rsidR="00F63065">
        <w:rPr>
          <w:rtl/>
        </w:rPr>
        <w:t>ואינן יוצאין לחולין</w:t>
      </w:r>
      <w:r>
        <w:rPr>
          <w:rtl/>
        </w:rPr>
        <w:t>.</w:t>
      </w:r>
    </w:p>
    <w:p w14:paraId="2A5D048F" w14:textId="22783F20" w:rsidR="00B874E6" w:rsidRDefault="005D51FB" w:rsidP="0013268E">
      <w:pPr>
        <w:pStyle w:val="011"/>
        <w:rPr>
          <w:rtl/>
        </w:rPr>
      </w:pPr>
      <w:r>
        <w:rPr>
          <w:rFonts w:hint="cs"/>
          <w:rtl/>
        </w:rPr>
        <w:t>'</w:t>
      </w:r>
      <w:r>
        <w:rPr>
          <w:rStyle w:val="affffe"/>
          <w:rtl/>
        </w:rPr>
        <w:t>תִּזְבַּח</w:t>
      </w:r>
      <w:r>
        <w:rPr>
          <w:rFonts w:hint="cs"/>
          <w:rtl/>
        </w:rPr>
        <w:t>'</w:t>
      </w:r>
      <w:r w:rsidR="00F63065">
        <w:rPr>
          <w:rtl/>
        </w:rPr>
        <w:t xml:space="preserve"> ולא גיזה, </w:t>
      </w:r>
      <w:r>
        <w:rPr>
          <w:rFonts w:hint="cs"/>
          <w:rtl/>
        </w:rPr>
        <w:t>'</w:t>
      </w:r>
      <w:r>
        <w:rPr>
          <w:rStyle w:val="affffe"/>
          <w:rtl/>
        </w:rPr>
        <w:t>בָּשָׂר</w:t>
      </w:r>
      <w:r>
        <w:rPr>
          <w:rFonts w:hint="cs"/>
          <w:rtl/>
        </w:rPr>
        <w:t>'</w:t>
      </w:r>
      <w:r>
        <w:rPr>
          <w:rtl/>
        </w:rPr>
        <w:t xml:space="preserve"> </w:t>
      </w:r>
      <w:r w:rsidR="00F63065">
        <w:rPr>
          <w:rtl/>
        </w:rPr>
        <w:t xml:space="preserve">ולא חלב, </w:t>
      </w:r>
      <w:r>
        <w:rPr>
          <w:rFonts w:hint="cs"/>
          <w:rtl/>
        </w:rPr>
        <w:t>'</w:t>
      </w:r>
      <w:r>
        <w:rPr>
          <w:rStyle w:val="affffe"/>
          <w:rtl/>
        </w:rPr>
        <w:t>וְאָכַלְתָּ</w:t>
      </w:r>
      <w:r>
        <w:rPr>
          <w:rFonts w:hint="cs"/>
          <w:rtl/>
        </w:rPr>
        <w:t>'</w:t>
      </w:r>
      <w:r>
        <w:rPr>
          <w:rtl/>
        </w:rPr>
        <w:t xml:space="preserve"> </w:t>
      </w:r>
      <w:r w:rsidR="00F63065">
        <w:rPr>
          <w:rtl/>
        </w:rPr>
        <w:t>ולא לכלביך, מכאן שאין פודין את הקדשים להאכילן לכלבים</w:t>
      </w:r>
      <w:r w:rsidR="0057284B">
        <w:rPr>
          <w:rtl/>
        </w:rPr>
        <w:t>.</w:t>
      </w:r>
    </w:p>
    <w:p w14:paraId="4D84A4B6" w14:textId="77777777" w:rsidR="005D51FB" w:rsidRDefault="005D51FB" w:rsidP="005D51FB">
      <w:pPr>
        <w:pStyle w:val="afff0"/>
        <w:framePr w:wrap="around"/>
        <w:rPr>
          <w:rtl/>
        </w:rPr>
      </w:pPr>
      <w:r>
        <w:rPr>
          <w:rFonts w:hint="cs"/>
          <w:rtl/>
        </w:rPr>
        <w:t>טו:</w:t>
      </w:r>
    </w:p>
    <w:p w14:paraId="74AFADE2" w14:textId="77777777" w:rsidR="006542AA" w:rsidRDefault="00000000">
      <w:pPr>
        <w:pStyle w:val="36"/>
        <w:framePr w:wrap="notBeside"/>
      </w:pPr>
      <w:r>
        <w:t>א"ד</w:t>
      </w:r>
    </w:p>
    <w:p w14:paraId="12AEBA27" w14:textId="6445A980" w:rsidR="00B874E6" w:rsidRDefault="005D51FB" w:rsidP="00F63065">
      <w:pPr>
        <w:rPr>
          <w:rtl/>
        </w:rPr>
      </w:pPr>
      <w:r>
        <w:rPr>
          <w:rFonts w:hint="cs"/>
          <w:rtl/>
        </w:rPr>
        <w:t>'</w:t>
      </w:r>
      <w:r>
        <w:rPr>
          <w:rStyle w:val="affffe"/>
          <w:rtl/>
        </w:rPr>
        <w:t>תִּזְבַּח וְאָכַלְתָּ</w:t>
      </w:r>
      <w:r>
        <w:rPr>
          <w:rFonts w:hint="cs"/>
          <w:rtl/>
        </w:rPr>
        <w:t>'</w:t>
      </w:r>
      <w:r w:rsidR="00F63065">
        <w:rPr>
          <w:rtl/>
        </w:rPr>
        <w:t xml:space="preserve"> אין לך בהן היתר אכילה אלא משעת זביחה ואילך, אבל פודין את </w:t>
      </w:r>
      <w:r>
        <w:rPr>
          <w:rtl/>
        </w:rPr>
        <w:t>הקדשים להאכילן לכלבים</w:t>
      </w:r>
      <w:r w:rsidR="0057284B">
        <w:rPr>
          <w:rtl/>
        </w:rPr>
        <w:t>.</w:t>
      </w:r>
    </w:p>
    <w:p w14:paraId="25FFA6D5" w14:textId="1FAC37CF" w:rsidR="00B874E6" w:rsidRDefault="0057284B" w:rsidP="005D51FB">
      <w:pPr>
        <w:pStyle w:val="afffd"/>
        <w:rPr>
          <w:rtl/>
        </w:rPr>
      </w:pPr>
      <w:r>
        <w:rPr>
          <w:rtl/>
        </w:rPr>
        <w:t xml:space="preserve">  </w:t>
      </w:r>
      <w:r w:rsidR="00F63065">
        <w:rPr>
          <w:rStyle w:val="afffff0"/>
        </w:rPr>
        <w:t xml:space="preserve">א. </w:t>
      </w:r>
      <w:r w:rsidR="00F63065">
        <w:rPr>
          <w:rtl/>
        </w:rPr>
        <w:t>וולדן וחלבן אסור לאחר פדיונן</w:t>
      </w:r>
      <w:r>
        <w:rPr>
          <w:rtl/>
        </w:rPr>
        <w:t>.</w:t>
      </w:r>
    </w:p>
    <w:p w14:paraId="5BB011B8" w14:textId="50C6C134" w:rsidR="005D51FB" w:rsidRDefault="005D51FB" w:rsidP="00F63065">
      <w:pPr>
        <w:rPr>
          <w:rtl/>
        </w:rPr>
      </w:pPr>
      <w:r>
        <w:rPr>
          <w:rFonts w:hint="cs"/>
          <w:rtl/>
        </w:rPr>
        <w:t>ה"ד</w:t>
      </w:r>
      <w:r>
        <w:rPr>
          <w:rtl/>
        </w:rPr>
        <w:t xml:space="preserve"> אם התעברו</w:t>
      </w:r>
      <w:r w:rsidR="00F63065">
        <w:rPr>
          <w:rtl/>
        </w:rPr>
        <w:t xml:space="preserve"> </w:t>
      </w:r>
      <w:r>
        <w:rPr>
          <w:rtl/>
        </w:rPr>
        <w:t>ונולדו</w:t>
      </w:r>
      <w:r w:rsidR="00F63065">
        <w:rPr>
          <w:rtl/>
        </w:rPr>
        <w:t xml:space="preserve"> לאחר פדיונן, </w:t>
      </w:r>
      <w:r>
        <w:rPr>
          <w:rtl/>
        </w:rPr>
        <w:t xml:space="preserve">למה </w:t>
      </w:r>
      <w:r>
        <w:rPr>
          <w:rStyle w:val="affffd"/>
          <w:rtl/>
        </w:rPr>
        <w:t>אסורים</w:t>
      </w:r>
      <w:r>
        <w:rPr>
          <w:rtl/>
        </w:rPr>
        <w:t>?</w:t>
      </w:r>
      <w:r w:rsidR="00F63065">
        <w:rPr>
          <w:rtl/>
        </w:rPr>
        <w:t xml:space="preserve"> ולד צבי ואיל </w:t>
      </w:r>
      <w:r>
        <w:rPr>
          <w:rtl/>
        </w:rPr>
        <w:t>הם</w:t>
      </w:r>
      <w:r w:rsidR="00F63065">
        <w:rPr>
          <w:rtl/>
        </w:rPr>
        <w:t xml:space="preserve">! אלא </w:t>
      </w:r>
      <w:r>
        <w:rPr>
          <w:rtl/>
        </w:rPr>
        <w:t>שהתעברו</w:t>
      </w:r>
      <w:r w:rsidR="00F63065">
        <w:rPr>
          <w:rtl/>
        </w:rPr>
        <w:t xml:space="preserve"> לפני פדיונן </w:t>
      </w:r>
      <w:r>
        <w:rPr>
          <w:rtl/>
        </w:rPr>
        <w:t>ונולדו</w:t>
      </w:r>
      <w:r w:rsidR="00F63065">
        <w:rPr>
          <w:rtl/>
        </w:rPr>
        <w:t xml:space="preserve"> לאחר פדיונן, הא </w:t>
      </w:r>
      <w:r>
        <w:rPr>
          <w:rStyle w:val="affffd"/>
          <w:rtl/>
        </w:rPr>
        <w:t>נולדו</w:t>
      </w:r>
      <w:r>
        <w:rPr>
          <w:rtl/>
        </w:rPr>
        <w:t xml:space="preserve"> </w:t>
      </w:r>
      <w:r w:rsidR="00F63065">
        <w:rPr>
          <w:rtl/>
        </w:rPr>
        <w:t xml:space="preserve">לפני פדיונן - </w:t>
      </w:r>
      <w:r>
        <w:rPr>
          <w:rtl/>
        </w:rPr>
        <w:t>קדושים</w:t>
      </w:r>
      <w:r w:rsidR="00F63065">
        <w:rPr>
          <w:rtl/>
        </w:rPr>
        <w:t xml:space="preserve"> </w:t>
      </w:r>
      <w:r>
        <w:rPr>
          <w:rtl/>
        </w:rPr>
        <w:t>גם</w:t>
      </w:r>
      <w:r w:rsidR="00F63065">
        <w:rPr>
          <w:rtl/>
        </w:rPr>
        <w:t xml:space="preserve"> </w:t>
      </w:r>
      <w:r>
        <w:rPr>
          <w:rtl/>
        </w:rPr>
        <w:t>כן,</w:t>
      </w:r>
      <w:r w:rsidR="00F63065">
        <w:rPr>
          <w:rtl/>
        </w:rPr>
        <w:t xml:space="preserve"> </w:t>
      </w:r>
    </w:p>
    <w:p w14:paraId="0CA49F9B" w14:textId="298FC242" w:rsidR="006542AA" w:rsidRDefault="00000000">
      <w:pPr>
        <w:pStyle w:val="36"/>
        <w:framePr w:wrap="notBeside"/>
      </w:pPr>
      <w:r>
        <w:t>מדת"ר</w:t>
      </w:r>
      <w:r w:rsidR="00F63065">
        <w:t>:</w:t>
      </w:r>
    </w:p>
    <w:p w14:paraId="228BB608" w14:textId="1AB03C2B" w:rsidR="00B874E6" w:rsidRDefault="005D51FB" w:rsidP="00F63065">
      <w:pPr>
        <w:rPr>
          <w:rtl/>
        </w:rPr>
      </w:pPr>
      <w:r>
        <w:rPr>
          <w:rFonts w:hint="cs"/>
          <w:rtl/>
        </w:rPr>
        <w:t>'</w:t>
      </w:r>
      <w:r>
        <w:rPr>
          <w:rStyle w:val="affffe"/>
          <w:rtl/>
        </w:rPr>
        <w:t>זָכָר</w:t>
      </w:r>
      <w:r>
        <w:rPr>
          <w:rFonts w:hint="cs"/>
          <w:rtl/>
        </w:rPr>
        <w:t>'</w:t>
      </w:r>
      <w:r w:rsidR="00F63065">
        <w:rPr>
          <w:rtl/>
        </w:rPr>
        <w:t xml:space="preserve"> - לרבות את הולד, </w:t>
      </w:r>
      <w:r>
        <w:rPr>
          <w:rFonts w:hint="cs"/>
          <w:rtl/>
        </w:rPr>
        <w:t>'</w:t>
      </w:r>
      <w:r>
        <w:rPr>
          <w:rStyle w:val="affffe"/>
          <w:rtl/>
        </w:rPr>
        <w:t>וּנְקֵבָה</w:t>
      </w:r>
      <w:r>
        <w:rPr>
          <w:rFonts w:hint="cs"/>
          <w:rtl/>
        </w:rPr>
        <w:t>'</w:t>
      </w:r>
      <w:r w:rsidR="00F63065">
        <w:rPr>
          <w:rtl/>
        </w:rPr>
        <w:t xml:space="preserve"> - לרבות את התמורה, ואין לי אלא ולד תמימין ותמורת תמימים, ולדי בעלי מומין ותמורת בעלי מומין מנין - כשהוא אומר אם זכר - לרבות ולד בעלי מומין, אם נקבה - לרבות תמורת בעלי מומין</w:t>
      </w:r>
      <w:r w:rsidR="0057284B">
        <w:rPr>
          <w:rtl/>
        </w:rPr>
        <w:t>.</w:t>
      </w:r>
    </w:p>
    <w:p w14:paraId="64D317A3" w14:textId="77777777" w:rsidR="006542AA" w:rsidRDefault="00000000">
      <w:pPr>
        <w:pStyle w:val="affff7"/>
      </w:pPr>
      <w:r>
        <w:rPr>
          <w:color w:val="7B3F00"/>
        </w:rPr>
        <w:lastRenderedPageBreak/>
        <w:t>ולדות שנולדו אחר פדיון אמן</w:t>
      </w:r>
    </w:p>
    <w:p w14:paraId="113EB40A" w14:textId="5DDF5579" w:rsidR="008D132B" w:rsidRDefault="00F63065" w:rsidP="00F63065">
      <w:pPr>
        <w:rPr>
          <w:rtl/>
        </w:rPr>
      </w:pPr>
      <w:r>
        <w:rPr>
          <w:rtl/>
        </w:rPr>
        <w:t xml:space="preserve">אותן ולדות שלאחר פדיונן, מה תהא עליהן? </w:t>
      </w:r>
      <w:r>
        <w:rPr>
          <w:rStyle w:val="affffd"/>
          <w:rtl/>
        </w:rPr>
        <w:t>אם נולדו</w:t>
      </w:r>
      <w:r>
        <w:rPr>
          <w:rtl/>
        </w:rPr>
        <w:t xml:space="preserve"> לפני פדיונן - חלקו בהם,</w:t>
      </w:r>
    </w:p>
    <w:p w14:paraId="2D8DA5B9" w14:textId="60322BF0" w:rsidR="00115694" w:rsidRDefault="00F63065" w:rsidP="00AF4AF2">
      <w:pPr>
        <w:rPr>
          <w:rtl/>
        </w:rPr>
      </w:pPr>
      <w:r>
        <w:rPr>
          <w:rtl/>
        </w:rPr>
        <w:t>יש למ"ד: קדושים להקרבה, ויש למ"ד: קדושים לרעייה,</w:t>
      </w:r>
    </w:p>
    <w:p w14:paraId="2E1B65A0" w14:textId="38585A0D" w:rsidR="00115694" w:rsidRDefault="00F63065" w:rsidP="00AF4AF2">
      <w:pPr>
        <w:rPr>
          <w:rtl/>
        </w:rPr>
      </w:pPr>
      <w:r>
        <w:rPr>
          <w:rtl/>
        </w:rPr>
        <w:t xml:space="preserve">ושלאחר פדיונן מה תהא עליהן? </w:t>
      </w:r>
      <w:r>
        <w:rPr>
          <w:rStyle w:val="27"/>
          <w:rtl/>
        </w:rPr>
        <w:t>א</w:t>
      </w:r>
      <w:r>
        <w:rPr>
          <w:rStyle w:val="27"/>
          <w:rFonts w:hint="cs"/>
          <w:rtl/>
        </w:rPr>
        <w:t>ר"ה</w:t>
      </w:r>
      <w:r>
        <w:rPr>
          <w:rtl/>
        </w:rPr>
        <w:t xml:space="preserve">: כונסן לכיפה והן מתין, שהרי איך נעשה? </w:t>
      </w:r>
    </w:p>
    <w:p w14:paraId="6C168689" w14:textId="0012C6EC" w:rsidR="00B874E6" w:rsidRDefault="00F63065" w:rsidP="00F63065">
      <w:pPr>
        <w:rPr>
          <w:rtl/>
        </w:rPr>
      </w:pPr>
      <w:r>
        <w:rPr>
          <w:rtl/>
        </w:rPr>
        <w:t>להקריבם - מכח קדושה דחוי</w:t>
      </w:r>
      <w:r w:rsidR="00AF4AF2">
        <w:rPr>
          <w:rtl/>
        </w:rPr>
        <w:t xml:space="preserve">ה </w:t>
      </w:r>
      <w:r>
        <w:rPr>
          <w:rtl/>
        </w:rPr>
        <w:t>באו</w:t>
      </w:r>
      <w:r w:rsidR="00AF4AF2">
        <w:rPr>
          <w:rtl/>
        </w:rPr>
        <w:t xml:space="preserve">, </w:t>
      </w:r>
      <w:r>
        <w:rPr>
          <w:rtl/>
        </w:rPr>
        <w:t>לפדותם - אינם חזקים לתפוס פדיונן</w:t>
      </w:r>
      <w:r w:rsidR="0057284B">
        <w:rPr>
          <w:rtl/>
        </w:rPr>
        <w:t>.</w:t>
      </w:r>
    </w:p>
    <w:p w14:paraId="66BCFD96" w14:textId="0D6E0914" w:rsidR="006542AA" w:rsidRDefault="00000000">
      <w:pPr>
        <w:pStyle w:val="36"/>
        <w:framePr w:wrap="notBeside"/>
      </w:pPr>
      <w:r>
        <w:t>אמרו במערבא מ</w:t>
      </w:r>
      <w:r w:rsidR="00AF4AF2">
        <w:t>ד</w:t>
      </w:r>
      <w:r>
        <w:t>ר"ח:</w:t>
      </w:r>
    </w:p>
    <w:p w14:paraId="7B59408D" w14:textId="4552AEAD" w:rsidR="00AF4AF2" w:rsidRDefault="00F63065" w:rsidP="008A0B3D">
      <w:pPr>
        <w:rPr>
          <w:rtl/>
        </w:rPr>
      </w:pPr>
      <w:r>
        <w:rPr>
          <w:rtl/>
        </w:rPr>
        <w:t xml:space="preserve">סמוך לפדיון אמן </w:t>
      </w:r>
      <w:r>
        <w:rPr>
          <w:rStyle w:val="affffd"/>
          <w:rtl/>
        </w:rPr>
        <w:t>בעודם במעיה</w:t>
      </w:r>
      <w:r>
        <w:rPr>
          <w:rtl/>
        </w:rPr>
        <w:t xml:space="preserve"> מתפיסן לשם אותו זבח,</w:t>
      </w:r>
    </w:p>
    <w:p w14:paraId="2A0E51FE" w14:textId="77777777" w:rsidR="00B874E6" w:rsidRDefault="00A43D09" w:rsidP="00A43D09">
      <w:pPr>
        <w:rPr>
          <w:rtl/>
        </w:rPr>
      </w:pPr>
      <w:r>
        <w:rPr>
          <w:rFonts w:hint="cs"/>
          <w:rtl/>
        </w:rPr>
        <w:t>ו</w:t>
      </w:r>
      <w:r>
        <w:rPr>
          <w:rtl/>
        </w:rPr>
        <w:t>טעמא</w:t>
      </w:r>
      <w:r>
        <w:rPr>
          <w:rFonts w:hint="cs"/>
          <w:rtl/>
        </w:rPr>
        <w:t>: א</w:t>
      </w:r>
      <w:r w:rsidR="00F63065">
        <w:rPr>
          <w:rtl/>
        </w:rPr>
        <w:t xml:space="preserve">מר </w:t>
      </w:r>
      <w:r w:rsidR="00F63065">
        <w:rPr>
          <w:rStyle w:val="27"/>
          <w:rtl/>
        </w:rPr>
        <w:t>רבי</w:t>
      </w:r>
      <w:r w:rsidR="00F63065">
        <w:rPr>
          <w:rtl/>
        </w:rPr>
        <w:t xml:space="preserve"> לוי: גזירה שמא יגדל מהן עדרים עדרים</w:t>
      </w:r>
      <w:r w:rsidR="0057284B">
        <w:rPr>
          <w:rtl/>
        </w:rPr>
        <w:t>.</w:t>
      </w:r>
    </w:p>
    <w:p w14:paraId="026C3EFD" w14:textId="77777777" w:rsidR="006542AA" w:rsidRDefault="00000000">
      <w:pPr>
        <w:pStyle w:val="36"/>
        <w:framePr w:wrap="notBeside"/>
      </w:pPr>
      <w:r w:rsidRPr="0013268E">
        <w:t>בעא רבינא מרב ששת:</w:t>
      </w:r>
    </w:p>
    <w:p w14:paraId="0DB92EDA" w14:textId="033E4668" w:rsidR="00115694" w:rsidRDefault="00F63065" w:rsidP="00A43D09">
      <w:pPr>
        <w:rPr>
          <w:rtl/>
        </w:rPr>
      </w:pPr>
      <w:r>
        <w:rPr>
          <w:rtl/>
        </w:rPr>
        <w:t>מהו שמתפיסן לכל זבח שירצה? א"ל: אין מתפיסן,</w:t>
      </w:r>
    </w:p>
    <w:p w14:paraId="14472ADB" w14:textId="79874C49" w:rsidR="006542AA" w:rsidRDefault="00000000">
      <w:pPr>
        <w:pStyle w:val="36"/>
        <w:framePr w:wrap="notBeside"/>
      </w:pPr>
      <w:r>
        <w:t>מ"ט</w:t>
      </w:r>
      <w:r w:rsidR="00A43D09">
        <w:t>:</w:t>
      </w:r>
    </w:p>
    <w:p w14:paraId="0943CCE2" w14:textId="3C8865D5" w:rsidR="00B874E6" w:rsidRDefault="00115694" w:rsidP="008A0B3D">
      <w:pPr>
        <w:rPr>
          <w:rtl/>
        </w:rPr>
      </w:pPr>
      <w:r>
        <w:rPr>
          <w:rFonts w:hint="cs"/>
          <w:rtl/>
        </w:rPr>
        <w:t>שלמד</w:t>
      </w:r>
      <w:r w:rsidR="00F63065">
        <w:rPr>
          <w:rtl/>
        </w:rPr>
        <w:t xml:space="preserve"> </w:t>
      </w:r>
      <w:r w:rsidR="00A43D09">
        <w:rPr>
          <w:rFonts w:hint="cs"/>
          <w:rtl/>
        </w:rPr>
        <w:t>'</w:t>
      </w:r>
      <w:r>
        <w:rPr>
          <w:rStyle w:val="affffe"/>
          <w:rtl/>
        </w:rPr>
        <w:t>בִּשְׁעָרֶיךָ בִּשְׁעָרֶיךָ</w:t>
      </w:r>
      <w:r w:rsidR="00A43D09">
        <w:rPr>
          <w:rFonts w:hint="cs"/>
          <w:rtl/>
        </w:rPr>
        <w:t>'</w:t>
      </w:r>
      <w:r w:rsidR="00A43D09">
        <w:rPr>
          <w:rtl/>
        </w:rPr>
        <w:t xml:space="preserve"> מבכור, מה בכור </w:t>
      </w:r>
      <w:r w:rsidR="00F63065">
        <w:rPr>
          <w:rtl/>
        </w:rPr>
        <w:t>אין מתפיסן לכל זבח שירצה, ד</w:t>
      </w:r>
      <w:r w:rsidR="00A43D09">
        <w:rPr>
          <w:rFonts w:hint="cs"/>
          <w:rtl/>
        </w:rPr>
        <w:t>'</w:t>
      </w:r>
      <w:r>
        <w:rPr>
          <w:rStyle w:val="affffe"/>
          <w:rtl/>
        </w:rPr>
        <w:t>אַךְ בְּכוֹר אֲשֶׁר יְבוּכַּר לַה</w:t>
      </w:r>
      <w:r w:rsidR="00F63065">
        <w:rPr>
          <w:rtl/>
        </w:rPr>
        <w:t>' בבהמה וגו'</w:t>
      </w:r>
      <w:r>
        <w:rPr>
          <w:rStyle w:val="affffe"/>
          <w:rtl/>
        </w:rPr>
        <w:t xml:space="preserve"> לֹא יַקְדִּישׁ אִישׁ אוֹתוֹ</w:t>
      </w:r>
      <w:r w:rsidR="00A43D09">
        <w:rPr>
          <w:rFonts w:hint="cs"/>
          <w:rtl/>
        </w:rPr>
        <w:t>'</w:t>
      </w:r>
      <w:r w:rsidR="00A43D09">
        <w:rPr>
          <w:rtl/>
        </w:rPr>
        <w:t xml:space="preserve">, אף </w:t>
      </w:r>
      <w:r>
        <w:rPr>
          <w:rtl/>
        </w:rPr>
        <w:t>אלו</w:t>
      </w:r>
      <w:r w:rsidR="00F63065">
        <w:rPr>
          <w:rtl/>
        </w:rPr>
        <w:t xml:space="preserve"> אין מתפיסן לכל זבח שירצה</w:t>
      </w:r>
      <w:r w:rsidR="0057284B">
        <w:rPr>
          <w:rtl/>
        </w:rPr>
        <w:t>.</w:t>
      </w:r>
    </w:p>
    <w:p w14:paraId="6C28BB69" w14:textId="77777777" w:rsidR="006542AA" w:rsidRDefault="00000000">
      <w:pPr>
        <w:pStyle w:val="affff7"/>
      </w:pPr>
      <w:r>
        <w:rPr>
          <w:color w:val="7B3F00"/>
        </w:rPr>
        <w:t>ברייתא: קדם מום להקדש ולהפך</w:t>
      </w:r>
    </w:p>
    <w:p w14:paraId="71AA9697" w14:textId="10BF35C8" w:rsidR="006542AA" w:rsidRDefault="00000000">
      <w:pPr>
        <w:pStyle w:val="36"/>
        <w:framePr w:wrap="notBeside"/>
      </w:pPr>
      <w:r>
        <w:t>ת"כ דר"ש</w:t>
      </w:r>
      <w:r w:rsidR="00F63065">
        <w:t>:</w:t>
      </w:r>
    </w:p>
    <w:p w14:paraId="38600AFA" w14:textId="28A436D0" w:rsidR="008D132B" w:rsidRDefault="00F63065" w:rsidP="00115694">
      <w:pPr>
        <w:rPr>
          <w:rtl/>
        </w:rPr>
      </w:pPr>
      <w:r>
        <w:rPr>
          <w:rtl/>
        </w:rPr>
        <w:t>קדשים שקדם מום קבוע להקדישן ונפדו - חייבין בבכורה ובמתנות</w:t>
      </w:r>
      <w:r w:rsidR="00115694">
        <w:rPr>
          <w:rtl/>
        </w:rPr>
        <w:t>,</w:t>
      </w:r>
    </w:p>
    <w:p w14:paraId="5791F6DB" w14:textId="77777777" w:rsidR="00B874E6" w:rsidRDefault="00F63065" w:rsidP="00115694">
      <w:pPr>
        <w:rPr>
          <w:rtl/>
        </w:rPr>
      </w:pPr>
      <w:r>
        <w:rPr>
          <w:rtl/>
        </w:rPr>
        <w:t>בין לפני פדיונן בין לאחר פדיונן, הגוזז והעובד בהן אינו סופג את הארבעים</w:t>
      </w:r>
      <w:r w:rsidR="0057284B">
        <w:rPr>
          <w:rtl/>
        </w:rPr>
        <w:t>.</w:t>
      </w:r>
    </w:p>
    <w:p w14:paraId="15B807D4" w14:textId="77777777" w:rsidR="00D935F7" w:rsidRDefault="00F63065" w:rsidP="00F63065">
      <w:pPr>
        <w:rPr>
          <w:rtl/>
        </w:rPr>
      </w:pPr>
      <w:r>
        <w:rPr>
          <w:rtl/>
        </w:rPr>
        <w:t xml:space="preserve">בין לפני פדיונן בין לאחר פדיונן - אין עושין תמורה, </w:t>
      </w:r>
    </w:p>
    <w:p w14:paraId="50110271" w14:textId="77777777" w:rsidR="008A0B3D" w:rsidRDefault="00F63065" w:rsidP="008A0B3D">
      <w:pPr>
        <w:rPr>
          <w:rtl/>
        </w:rPr>
      </w:pPr>
      <w:r>
        <w:rPr>
          <w:rtl/>
        </w:rPr>
        <w:t xml:space="preserve">ולפני פדיונן - מועלין בהן, ולאחר פדיונן - אין מועלין בהן, </w:t>
      </w:r>
    </w:p>
    <w:p w14:paraId="37978C42" w14:textId="77777777" w:rsidR="008D132B" w:rsidRDefault="00F63065" w:rsidP="008A0B3D">
      <w:pPr>
        <w:rPr>
          <w:rtl/>
        </w:rPr>
      </w:pPr>
      <w:r>
        <w:rPr>
          <w:rtl/>
        </w:rPr>
        <w:t xml:space="preserve">וולדותיהן חול, ונפדין תמימים, ומתפיסן לכל זבח שירצה, </w:t>
      </w:r>
    </w:p>
    <w:p w14:paraId="4BEC8655" w14:textId="77777777" w:rsidR="00B874E6" w:rsidRDefault="00F63065" w:rsidP="00F63065">
      <w:pPr>
        <w:rPr>
          <w:rtl/>
        </w:rPr>
      </w:pPr>
      <w:r>
        <w:rPr>
          <w:rtl/>
        </w:rPr>
        <w:t>כללו של דבר: הרי הן כחולין לכל דבריהם, אין לך בהם אלא מצות עלוי בלבד</w:t>
      </w:r>
      <w:r w:rsidR="0057284B">
        <w:rPr>
          <w:rtl/>
        </w:rPr>
        <w:t>.</w:t>
      </w:r>
    </w:p>
    <w:p w14:paraId="78941365" w14:textId="77777777" w:rsidR="008A0B3D" w:rsidRDefault="00F63065" w:rsidP="00F63065">
      <w:pPr>
        <w:rPr>
          <w:rtl/>
        </w:rPr>
      </w:pPr>
      <w:r>
        <w:rPr>
          <w:rtl/>
        </w:rPr>
        <w:t xml:space="preserve">אבל קדם הקדישן את מומן, או מום עובר להקדישן ולאחר מכאן נולד מום קבוע, ונפדו - פטורין מן הבכורה ומן המתנות, בין לפני פדיונן בין לאחר פדיונן </w:t>
      </w:r>
    </w:p>
    <w:p w14:paraId="63B90FF6" w14:textId="77777777" w:rsidR="008A0B3D" w:rsidRDefault="00F63065" w:rsidP="00F63065">
      <w:pPr>
        <w:rPr>
          <w:rtl/>
        </w:rPr>
      </w:pPr>
      <w:r>
        <w:rPr>
          <w:rtl/>
        </w:rPr>
        <w:t xml:space="preserve">הגוזז והעובד בהן סופג את הארבעים, ובין לפני פדיונן בין לאחר פדיונן - עושין תמורה, </w:t>
      </w:r>
    </w:p>
    <w:p w14:paraId="4DA63D63" w14:textId="77777777" w:rsidR="008A0B3D" w:rsidRDefault="00F63065" w:rsidP="00BC4E1B">
      <w:pPr>
        <w:rPr>
          <w:rtl/>
        </w:rPr>
      </w:pPr>
      <w:r>
        <w:rPr>
          <w:rtl/>
        </w:rPr>
        <w:t>לפני פדיו</w:t>
      </w:r>
      <w:r w:rsidR="008A0B3D">
        <w:rPr>
          <w:rtl/>
        </w:rPr>
        <w:t xml:space="preserve">נן - מועלין בהן, ולאחר פדיונן </w:t>
      </w:r>
      <w:r>
        <w:rPr>
          <w:rtl/>
        </w:rPr>
        <w:t xml:space="preserve">אין מועלין בהן, וולדותיהן קודש, </w:t>
      </w:r>
    </w:p>
    <w:p w14:paraId="7D8DE3D1" w14:textId="77777777" w:rsidR="008A0B3D" w:rsidRDefault="00F63065" w:rsidP="00F63065">
      <w:pPr>
        <w:rPr>
          <w:rtl/>
        </w:rPr>
      </w:pPr>
      <w:r>
        <w:rPr>
          <w:rtl/>
        </w:rPr>
        <w:t xml:space="preserve">ואין ניפדין תמימין, ואין מתפיסן לכל זבח שירצה, </w:t>
      </w:r>
    </w:p>
    <w:p w14:paraId="4769B57F" w14:textId="77777777" w:rsidR="00B874E6" w:rsidRDefault="00F63065" w:rsidP="00F63065">
      <w:pPr>
        <w:rPr>
          <w:rtl/>
        </w:rPr>
      </w:pPr>
      <w:r>
        <w:rPr>
          <w:rtl/>
        </w:rPr>
        <w:t>כללו של דבר: הרי הן כהקדש לכל דבריהם, ואין לך בהן אלא היתר אכילה בלבד</w:t>
      </w:r>
      <w:r w:rsidR="0057284B">
        <w:rPr>
          <w:rtl/>
        </w:rPr>
        <w:t>.</w:t>
      </w:r>
    </w:p>
    <w:p w14:paraId="3D64AA9E" w14:textId="3A7BDE00" w:rsidR="008A0B3D" w:rsidRDefault="00F63065" w:rsidP="00F63065">
      <w:pPr>
        <w:rPr>
          <w:rtl/>
        </w:rPr>
      </w:pPr>
      <w:r>
        <w:rPr>
          <w:rtl/>
        </w:rPr>
        <w:t xml:space="preserve">כללו של דבר שברישא - להביא שוחטן בחוץ שפטור, </w:t>
      </w:r>
    </w:p>
    <w:p w14:paraId="59F2554D" w14:textId="562CB8AD" w:rsidR="00B874E6" w:rsidRDefault="00F63065" w:rsidP="008A0B3D">
      <w:pPr>
        <w:rPr>
          <w:rtl/>
        </w:rPr>
      </w:pPr>
      <w:r>
        <w:rPr>
          <w:rtl/>
        </w:rPr>
        <w:t>כללו של דבר שבסיפא - להביא חלבו</w:t>
      </w:r>
      <w:r w:rsidR="0057284B">
        <w:rPr>
          <w:rtl/>
        </w:rPr>
        <w:t>.</w:t>
      </w:r>
    </w:p>
    <w:p w14:paraId="40BF4603" w14:textId="77777777" w:rsidR="008A0B3D" w:rsidRDefault="008A0B3D" w:rsidP="008A0B3D">
      <w:pPr>
        <w:pStyle w:val="afff0"/>
        <w:framePr w:wrap="around"/>
        <w:rPr>
          <w:rtl/>
        </w:rPr>
      </w:pPr>
      <w:r>
        <w:rPr>
          <w:rFonts w:hint="cs"/>
          <w:rtl/>
        </w:rPr>
        <w:lastRenderedPageBreak/>
        <w:t>טז.</w:t>
      </w:r>
    </w:p>
    <w:p w14:paraId="2D65C270" w14:textId="77777777" w:rsidR="006542AA" w:rsidRDefault="00000000">
      <w:pPr>
        <w:pStyle w:val="36"/>
        <w:framePr w:wrap="notBeside"/>
      </w:pPr>
      <w:r>
        <w:t>אמר מר:</w:t>
      </w:r>
    </w:p>
    <w:p w14:paraId="33E116E8" w14:textId="0CB599BF" w:rsidR="00BC4E1B" w:rsidRDefault="00F63065" w:rsidP="00F63065">
      <w:pPr>
        <w:rPr>
          <w:rtl/>
        </w:rPr>
      </w:pPr>
      <w:r>
        <w:rPr>
          <w:rtl/>
        </w:rPr>
        <w:t xml:space="preserve">אין נפדין תמימין ואין מתפיסן לכל זבח שירצה, </w:t>
      </w:r>
    </w:p>
    <w:p w14:paraId="5D38A26A" w14:textId="0BFC2609" w:rsidR="00BC4E1B" w:rsidRDefault="00F63065" w:rsidP="00F63065">
      <w:pPr>
        <w:rPr>
          <w:rtl/>
        </w:rPr>
      </w:pPr>
      <w:r>
        <w:rPr>
          <w:rtl/>
        </w:rPr>
        <w:t xml:space="preserve">תמימים הוא שאינם נפדים, אבל בעלי מומין נפדים, </w:t>
      </w:r>
    </w:p>
    <w:p w14:paraId="60BB9812" w14:textId="1EC3ECEC" w:rsidR="00BC4E1B" w:rsidRDefault="00F63065" w:rsidP="00BC4E1B">
      <w:pPr>
        <w:rPr>
          <w:rtl/>
        </w:rPr>
      </w:pPr>
      <w:r>
        <w:rPr>
          <w:rtl/>
        </w:rPr>
        <w:t xml:space="preserve">לכל שירצה הוא שאין מתפיסן, אבל לאותו זבח - מתפיסן, </w:t>
      </w:r>
      <w:r w:rsidR="00BC4E1B">
        <w:rPr>
          <w:rFonts w:hint="cs"/>
          <w:rtl/>
        </w:rPr>
        <w:t xml:space="preserve">ובהכרח </w:t>
      </w:r>
      <w:r>
        <w:rPr>
          <w:rFonts w:hint="cs"/>
          <w:rtl/>
        </w:rPr>
        <w:t>מיירי</w:t>
      </w:r>
      <w:r w:rsidR="00BC4E1B">
        <w:rPr>
          <w:rFonts w:hint="cs"/>
          <w:rtl/>
        </w:rPr>
        <w:t xml:space="preserve"> </w:t>
      </w:r>
      <w:r>
        <w:rPr>
          <w:rtl/>
        </w:rPr>
        <w:t xml:space="preserve">במומן, </w:t>
      </w:r>
    </w:p>
    <w:p w14:paraId="17C5C308" w14:textId="42925266" w:rsidR="006542AA" w:rsidRDefault="00000000">
      <w:pPr>
        <w:pStyle w:val="36"/>
        <w:framePr w:wrap="notBeside"/>
      </w:pPr>
      <w:r>
        <w:t>ולא הוי תיובתא דר"ה:</w:t>
      </w:r>
    </w:p>
    <w:p w14:paraId="18D7D13E" w14:textId="06049EF8" w:rsidR="00BC4E1B" w:rsidRDefault="00BC4E1B" w:rsidP="00BC4E1B">
      <w:pPr>
        <w:rPr>
          <w:rtl/>
        </w:rPr>
      </w:pPr>
      <w:r>
        <w:rPr>
          <w:rFonts w:hint="cs"/>
          <w:rtl/>
        </w:rPr>
        <w:t>שה"ה</w:t>
      </w:r>
      <w:r w:rsidR="00F63065">
        <w:rPr>
          <w:rtl/>
        </w:rPr>
        <w:t xml:space="preserve"> </w:t>
      </w:r>
      <w:r>
        <w:rPr>
          <w:rtl/>
        </w:rPr>
        <w:t>אפי'</w:t>
      </w:r>
      <w:r w:rsidR="00F63065">
        <w:rPr>
          <w:rtl/>
        </w:rPr>
        <w:t xml:space="preserve"> בעלי מומין אין נפדין, </w:t>
      </w:r>
    </w:p>
    <w:p w14:paraId="2A82E801" w14:textId="0B1772D4" w:rsidR="00BC4E1B" w:rsidRDefault="00F63065" w:rsidP="00BC4E1B">
      <w:pPr>
        <w:rPr>
          <w:rtl/>
        </w:rPr>
      </w:pPr>
      <w:r>
        <w:rPr>
          <w:rtl/>
        </w:rPr>
        <w:t xml:space="preserve">ומתוך ששנה ברישא נפדין תמימים, שנה גם בסיפא אין נפדין תמימים, </w:t>
      </w:r>
    </w:p>
    <w:p w14:paraId="7B0B35D7" w14:textId="7D7687F1" w:rsidR="00B874E6" w:rsidRDefault="00F63065" w:rsidP="00BC4E1B">
      <w:pPr>
        <w:rPr>
          <w:rtl/>
        </w:rPr>
      </w:pPr>
      <w:r>
        <w:rPr>
          <w:rtl/>
        </w:rPr>
        <w:t>ומתוך ששנה ברישא לכל זבח שירצה, שנה גם בסיפא לכל זבח שירצה</w:t>
      </w:r>
      <w:r w:rsidR="0057284B">
        <w:rPr>
          <w:rtl/>
        </w:rPr>
        <w:t>.</w:t>
      </w:r>
    </w:p>
    <w:p w14:paraId="1F674A91" w14:textId="77777777" w:rsidR="00B874E6" w:rsidRDefault="00F63065" w:rsidP="000756FE">
      <w:pPr>
        <w:pStyle w:val="afffd"/>
        <w:rPr>
          <w:rtl/>
        </w:rPr>
      </w:pPr>
      <w:r>
        <w:rPr>
          <w:rStyle w:val="afffff0"/>
        </w:rPr>
        <w:t xml:space="preserve">א. </w:t>
      </w:r>
      <w:r>
        <w:rPr>
          <w:rtl/>
        </w:rPr>
        <w:t>והשוחטן בחוץ פטור</w:t>
      </w:r>
      <w:r w:rsidR="0057284B">
        <w:rPr>
          <w:rtl/>
        </w:rPr>
        <w:t>.</w:t>
      </w:r>
    </w:p>
    <w:p w14:paraId="58A462E2" w14:textId="57FE853E" w:rsidR="006542AA" w:rsidRDefault="00000000">
      <w:pPr>
        <w:pStyle w:val="36"/>
        <w:framePr w:wrap="notBeside"/>
      </w:pPr>
      <w:r>
        <w:t>ר"ה מתני:</w:t>
      </w:r>
    </w:p>
    <w:p w14:paraId="35725982" w14:textId="0D90C4F3" w:rsidR="00B874E6" w:rsidRDefault="00F63065" w:rsidP="00F63065">
      <w:pPr>
        <w:rPr>
          <w:rtl/>
        </w:rPr>
      </w:pPr>
      <w:r>
        <w:rPr>
          <w:rtl/>
        </w:rPr>
        <w:t>חייב, ומעמידה</w:t>
      </w:r>
      <w:r w:rsidR="000756FE">
        <w:rPr>
          <w:rtl/>
        </w:rPr>
        <w:t xml:space="preserve"> בדוקין שבעין, </w:t>
      </w:r>
      <w:r>
        <w:rPr>
          <w:rtl/>
        </w:rPr>
        <w:t>ולשיטת</w:t>
      </w:r>
      <w:r w:rsidR="000756FE">
        <w:rPr>
          <w:rtl/>
        </w:rPr>
        <w:t xml:space="preserve"> </w:t>
      </w:r>
      <w:r>
        <w:rPr>
          <w:rStyle w:val="27"/>
          <w:rtl/>
        </w:rPr>
        <w:t>ר"ע:</w:t>
      </w:r>
      <w:r>
        <w:rPr>
          <w:rtl/>
        </w:rPr>
        <w:t xml:space="preserve"> </w:t>
      </w:r>
      <w:r>
        <w:rPr>
          <w:rFonts w:hint="cs"/>
          <w:rtl/>
        </w:rPr>
        <w:t>שאם</w:t>
      </w:r>
      <w:r>
        <w:rPr>
          <w:rtl/>
        </w:rPr>
        <w:t xml:space="preserve"> עלו - לא ירדו</w:t>
      </w:r>
      <w:r w:rsidR="0057284B">
        <w:rPr>
          <w:rtl/>
        </w:rPr>
        <w:t>.</w:t>
      </w:r>
    </w:p>
    <w:p w14:paraId="7EE0AF28" w14:textId="77777777" w:rsidR="006542AA" w:rsidRDefault="00000000">
      <w:pPr>
        <w:pStyle w:val="affff7"/>
      </w:pPr>
      <w:r>
        <w:rPr>
          <w:color w:val="7B3F00"/>
        </w:rPr>
        <w:t>תמורה שאחר פדיון: מתה</w:t>
      </w:r>
    </w:p>
    <w:p w14:paraId="0CAC970F" w14:textId="77777777" w:rsidR="000756FE" w:rsidRDefault="00F63065" w:rsidP="00F63065">
      <w:pPr>
        <w:rPr>
          <w:rtl/>
        </w:rPr>
      </w:pPr>
      <w:r>
        <w:rPr>
          <w:rtl/>
        </w:rPr>
        <w:t xml:space="preserve">בין לפני פדיונו בין לאחר פדיונו עושה תמורה: </w:t>
      </w:r>
    </w:p>
    <w:p w14:paraId="542BC1EF" w14:textId="75722966" w:rsidR="006542AA" w:rsidRDefault="00000000">
      <w:pPr>
        <w:pStyle w:val="36"/>
        <w:framePr w:wrap="notBeside"/>
      </w:pPr>
      <w:r>
        <w:t>אר"נ מרב"א</w:t>
      </w:r>
      <w:r w:rsidR="00F63065">
        <w:t>:</w:t>
      </w:r>
    </w:p>
    <w:p w14:paraId="2DBBE377" w14:textId="37AB14A2" w:rsidR="000756FE" w:rsidRDefault="00F63065" w:rsidP="000756FE">
      <w:pPr>
        <w:rPr>
          <w:rtl/>
        </w:rPr>
      </w:pPr>
      <w:r>
        <w:rPr>
          <w:rtl/>
        </w:rPr>
        <w:t xml:space="preserve">ותמורתו לאחר פדיונו מתה, </w:t>
      </w:r>
    </w:p>
    <w:p w14:paraId="1C120674" w14:textId="6E55F3FF" w:rsidR="000756FE" w:rsidRDefault="000756FE" w:rsidP="000756FE">
      <w:pPr>
        <w:rPr>
          <w:rtl/>
        </w:rPr>
      </w:pPr>
      <w:r>
        <w:rPr>
          <w:rFonts w:hint="cs"/>
          <w:rtl/>
        </w:rPr>
        <w:t xml:space="preserve">שא"א להקריב, שמכח </w:t>
      </w:r>
      <w:r w:rsidR="00F63065">
        <w:rPr>
          <w:rtl/>
        </w:rPr>
        <w:t>קדושה דחויה</w:t>
      </w:r>
      <w:r>
        <w:rPr>
          <w:rFonts w:hint="cs"/>
          <w:rtl/>
        </w:rPr>
        <w:t xml:space="preserve"> באה, וא"א לפדות, שאי"ז חזק להתפיס פדיונה, לכך מתה </w:t>
      </w:r>
    </w:p>
    <w:p w14:paraId="7A8E48C8" w14:textId="77777777" w:rsidR="006542AA" w:rsidRDefault="00000000">
      <w:pPr>
        <w:pStyle w:val="36"/>
        <w:framePr w:wrap="notBeside"/>
      </w:pPr>
      <w:r>
        <w:t>וא"א</w:t>
      </w:r>
    </w:p>
    <w:p w14:paraId="3F8B2D26" w14:textId="5A2EC73B" w:rsidR="004240E5" w:rsidRDefault="000756FE" w:rsidP="004240E5">
      <w:pPr>
        <w:rPr>
          <w:rtl/>
        </w:rPr>
      </w:pPr>
      <w:r>
        <w:rPr>
          <w:rFonts w:hint="cs"/>
          <w:rtl/>
        </w:rPr>
        <w:t xml:space="preserve">לאכלה במומה לבעלים </w:t>
      </w:r>
      <w:r w:rsidR="004240E5">
        <w:rPr>
          <w:rFonts w:hint="cs"/>
          <w:rtl/>
        </w:rPr>
        <w:t xml:space="preserve">כתמורת בכור </w:t>
      </w:r>
      <w:r>
        <w:rPr>
          <w:rFonts w:hint="cs"/>
          <w:rtl/>
        </w:rPr>
        <w:t>ומעשר,</w:t>
      </w:r>
      <w:r w:rsidR="004240E5">
        <w:rPr>
          <w:rFonts w:hint="cs"/>
          <w:rtl/>
        </w:rPr>
        <w:t xml:space="preserve"> </w:t>
      </w:r>
      <w:r>
        <w:rPr>
          <w:rFonts w:hint="cs"/>
          <w:rtl/>
        </w:rPr>
        <w:t xml:space="preserve">שזה שם אמו עליו וזה שם אמו עליו: זה כולו תמורת בכור ומעשר נקרא, </w:t>
      </w:r>
    </w:p>
    <w:p w14:paraId="594FD475" w14:textId="6A5DAAD8" w:rsidR="004240E5" w:rsidRDefault="0013268E" w:rsidP="0013268E">
      <w:pPr>
        <w:pStyle w:val="021"/>
        <w:rPr>
          <w:rtl/>
        </w:rPr>
      </w:pPr>
      <w:r>
        <w:rPr>
          <w:rtl/>
        </w:rPr>
        <w:t xml:space="preserve">מה בכור ומעשר </w:t>
      </w:r>
      <w:r w:rsidR="00F63065">
        <w:rPr>
          <w:rtl/>
        </w:rPr>
        <w:t>במ</w:t>
      </w:r>
      <w:r>
        <w:rPr>
          <w:rtl/>
        </w:rPr>
        <w:t>ומן נאכלים לבעלים, אף תמורתן נאכלת.</w:t>
      </w:r>
      <w:r w:rsidR="004240E5">
        <w:rPr>
          <w:rFonts w:hint="cs"/>
          <w:rtl/>
        </w:rPr>
        <w:t xml:space="preserve"> </w:t>
      </w:r>
      <w:r w:rsidR="00F63065">
        <w:rPr>
          <w:rtl/>
        </w:rPr>
        <w:t xml:space="preserve">וזה שם אמו עליו, תמורת קדשים </w:t>
      </w:r>
      <w:r>
        <w:rPr>
          <w:rtl/>
        </w:rPr>
        <w:t>נקראת,</w:t>
      </w:r>
      <w:r w:rsidR="00F63065">
        <w:rPr>
          <w:rtl/>
        </w:rPr>
        <w:t xml:space="preserve"> </w:t>
      </w:r>
    </w:p>
    <w:p w14:paraId="66967B8C" w14:textId="21B6AAD5" w:rsidR="00B874E6" w:rsidRDefault="004240E5" w:rsidP="0013268E">
      <w:pPr>
        <w:pStyle w:val="021"/>
        <w:rPr>
          <w:rtl/>
        </w:rPr>
      </w:pPr>
      <w:r>
        <w:rPr>
          <w:rtl/>
        </w:rPr>
        <w:t>מה קדשים</w:t>
      </w:r>
      <w:r w:rsidR="00F63065">
        <w:rPr>
          <w:rtl/>
        </w:rPr>
        <w:t xml:space="preserve"> </w:t>
      </w:r>
      <w:r>
        <w:rPr>
          <w:rtl/>
        </w:rPr>
        <w:t>אינם נאכלים אלא בפדיון, אף תמורתן</w:t>
      </w:r>
      <w:r w:rsidR="00F63065">
        <w:rPr>
          <w:rtl/>
        </w:rPr>
        <w:t xml:space="preserve"> </w:t>
      </w:r>
      <w:r>
        <w:rPr>
          <w:rtl/>
        </w:rPr>
        <w:t>גם</w:t>
      </w:r>
      <w:r w:rsidR="00F63065">
        <w:rPr>
          <w:rtl/>
        </w:rPr>
        <w:t xml:space="preserve"> </w:t>
      </w:r>
      <w:r>
        <w:rPr>
          <w:rtl/>
        </w:rPr>
        <w:t>אינה</w:t>
      </w:r>
      <w:r w:rsidR="00F63065">
        <w:rPr>
          <w:rtl/>
        </w:rPr>
        <w:t xml:space="preserve"> </w:t>
      </w:r>
      <w:r>
        <w:rPr>
          <w:rtl/>
        </w:rPr>
        <w:t>נאכלת</w:t>
      </w:r>
      <w:r w:rsidR="00F63065">
        <w:rPr>
          <w:rtl/>
        </w:rPr>
        <w:t xml:space="preserve"> אלא בפדיון, </w:t>
      </w:r>
      <w:r>
        <w:rPr>
          <w:rtl/>
        </w:rPr>
        <w:t>ואינה</w:t>
      </w:r>
      <w:r w:rsidR="00F63065">
        <w:rPr>
          <w:rtl/>
        </w:rPr>
        <w:t xml:space="preserve"> </w:t>
      </w:r>
      <w:r>
        <w:rPr>
          <w:rtl/>
        </w:rPr>
        <w:t>חזקה</w:t>
      </w:r>
      <w:r w:rsidR="00F63065">
        <w:rPr>
          <w:rtl/>
        </w:rPr>
        <w:t xml:space="preserve"> </w:t>
      </w:r>
      <w:r>
        <w:rPr>
          <w:rtl/>
        </w:rPr>
        <w:t>לתפוס</w:t>
      </w:r>
      <w:r w:rsidR="00F63065">
        <w:rPr>
          <w:rtl/>
        </w:rPr>
        <w:t xml:space="preserve"> פדיונה</w:t>
      </w:r>
      <w:r w:rsidR="0057284B">
        <w:rPr>
          <w:rtl/>
        </w:rPr>
        <w:t>.</w:t>
      </w:r>
    </w:p>
    <w:p w14:paraId="66F8EF06" w14:textId="04A94610" w:rsidR="006542AA" w:rsidRDefault="00000000">
      <w:pPr>
        <w:pStyle w:val="36"/>
        <w:framePr w:wrap="notBeside"/>
      </w:pPr>
      <w:r>
        <w:t>ת"כ דר"נ</w:t>
      </w:r>
      <w:r w:rsidR="00F63065">
        <w:t>:</w:t>
      </w:r>
    </w:p>
    <w:p w14:paraId="76F6A4B3" w14:textId="05609D36" w:rsidR="004240E5" w:rsidRDefault="00F63065" w:rsidP="004240E5">
      <w:pPr>
        <w:rPr>
          <w:rtl/>
        </w:rPr>
      </w:pPr>
      <w:r>
        <w:rPr>
          <w:rtl/>
        </w:rPr>
        <w:t xml:space="preserve">מנין לתמורת פסולי המוקדשין </w:t>
      </w:r>
      <w:r w:rsidR="004240E5">
        <w:rPr>
          <w:rtl/>
        </w:rPr>
        <w:t>שמתה?</w:t>
      </w:r>
      <w:r>
        <w:rPr>
          <w:rtl/>
        </w:rPr>
        <w:t xml:space="preserve"> </w:t>
      </w:r>
      <w:r w:rsidR="004240E5">
        <w:rPr>
          <w:rFonts w:hint="cs"/>
          <w:rtl/>
        </w:rPr>
        <w:t>ת"ל</w:t>
      </w:r>
      <w:r>
        <w:rPr>
          <w:rtl/>
        </w:rPr>
        <w:t xml:space="preserve">: </w:t>
      </w:r>
      <w:r w:rsidR="004240E5">
        <w:rPr>
          <w:rFonts w:hint="cs"/>
          <w:rtl/>
        </w:rPr>
        <w:t>'</w:t>
      </w:r>
      <w:r w:rsidR="004240E5">
        <w:rPr>
          <w:rStyle w:val="affffe"/>
          <w:rtl/>
        </w:rPr>
        <w:t>מִמַּעֲלֵי הַגֵּרָה טָמֵא</w:t>
      </w:r>
      <w:r w:rsidR="004240E5">
        <w:rPr>
          <w:rFonts w:hint="cs"/>
          <w:rtl/>
        </w:rPr>
        <w:t>'</w:t>
      </w:r>
      <w:r>
        <w:rPr>
          <w:rtl/>
        </w:rPr>
        <w:t xml:space="preserve"> </w:t>
      </w:r>
    </w:p>
    <w:p w14:paraId="6F1959F7" w14:textId="77777777" w:rsidR="006542AA" w:rsidRDefault="00000000">
      <w:pPr>
        <w:pStyle w:val="36"/>
        <w:framePr w:wrap="notBeside"/>
      </w:pPr>
      <w:r>
        <w:t>והך</w:t>
      </w:r>
    </w:p>
    <w:p w14:paraId="3A9D4B26" w14:textId="0243DCFD" w:rsidR="004240E5" w:rsidRDefault="004240E5" w:rsidP="004240E5">
      <w:pPr>
        <w:rPr>
          <w:rtl/>
        </w:rPr>
      </w:pPr>
      <w:r>
        <w:rPr>
          <w:rFonts w:hint="cs"/>
          <w:rtl/>
        </w:rPr>
        <w:t xml:space="preserve">שחמש חטאות מתות </w:t>
      </w:r>
      <w:r>
        <w:rPr>
          <w:rtl/>
        </w:rPr>
        <w:t>-</w:t>
      </w:r>
      <w:r>
        <w:rPr>
          <w:rFonts w:hint="cs"/>
          <w:rtl/>
        </w:rPr>
        <w:t xml:space="preserve"> ממפריסי הפרסה טמא נלמד</w:t>
      </w:r>
    </w:p>
    <w:p w14:paraId="3F58B25E" w14:textId="2A041610" w:rsidR="006542AA" w:rsidRDefault="00000000">
      <w:pPr>
        <w:pStyle w:val="36"/>
        <w:framePr w:wrap="notBeside"/>
      </w:pPr>
      <w:r>
        <w:t>ו</w:t>
      </w:r>
      <w:r w:rsidR="00F63065">
        <w:t>ת</w:t>
      </w:r>
      <w:r>
        <w:t>נ"ה</w:t>
      </w:r>
      <w:r w:rsidR="00F63065">
        <w:t>:</w:t>
      </w:r>
    </w:p>
    <w:p w14:paraId="48BF9784" w14:textId="662F4C99" w:rsidR="004240E5" w:rsidRDefault="00F63065" w:rsidP="004240E5">
      <w:pPr>
        <w:rPr>
          <w:rtl/>
        </w:rPr>
      </w:pPr>
      <w:r>
        <w:rPr>
          <w:rtl/>
        </w:rPr>
        <w:t xml:space="preserve">מנין לחמש חטאות </w:t>
      </w:r>
      <w:r w:rsidR="0007083C">
        <w:rPr>
          <w:rtl/>
        </w:rPr>
        <w:t>מתות?</w:t>
      </w:r>
      <w:r>
        <w:rPr>
          <w:rtl/>
        </w:rPr>
        <w:t xml:space="preserve"> </w:t>
      </w:r>
      <w:r w:rsidR="0007083C">
        <w:rPr>
          <w:rtl/>
        </w:rPr>
        <w:t>ת"ל</w:t>
      </w:r>
      <w:r>
        <w:rPr>
          <w:rtl/>
        </w:rPr>
        <w:t xml:space="preserve">: </w:t>
      </w:r>
      <w:r w:rsidR="004240E5">
        <w:rPr>
          <w:rFonts w:hint="cs"/>
          <w:rtl/>
        </w:rPr>
        <w:t>'</w:t>
      </w:r>
      <w:r w:rsidR="0007083C">
        <w:rPr>
          <w:rStyle w:val="affffe"/>
          <w:rtl/>
        </w:rPr>
        <w:t>מִמַּפְרִיסֵי הַפַּרְסָה</w:t>
      </w:r>
      <w:r w:rsidR="004240E5">
        <w:rPr>
          <w:rFonts w:hint="cs"/>
          <w:rtl/>
        </w:rPr>
        <w:t>'</w:t>
      </w:r>
      <w:r>
        <w:rPr>
          <w:rtl/>
        </w:rPr>
        <w:t xml:space="preserve"> טמא</w:t>
      </w:r>
      <w:r w:rsidR="0007083C">
        <w:rPr>
          <w:rtl/>
        </w:rPr>
        <w:t>,</w:t>
      </w:r>
    </w:p>
    <w:p w14:paraId="792474D9" w14:textId="2B3D0BEB" w:rsidR="0007083C" w:rsidRDefault="0007083C" w:rsidP="0007083C">
      <w:pPr>
        <w:rPr>
          <w:rtl/>
        </w:rPr>
      </w:pPr>
      <w:r>
        <w:rPr>
          <w:rtl/>
        </w:rPr>
        <w:tab/>
      </w:r>
      <w:r>
        <w:rPr>
          <w:rFonts w:hint="cs"/>
          <w:rtl/>
        </w:rPr>
        <w:t>והוצרכה הלכה - שלמיתה ולא לרעייה,</w:t>
      </w:r>
    </w:p>
    <w:p w14:paraId="06A39721" w14:textId="3780A9AB" w:rsidR="0007083C" w:rsidRDefault="0007083C" w:rsidP="0007083C">
      <w:pPr>
        <w:rPr>
          <w:rtl/>
        </w:rPr>
      </w:pPr>
      <w:r>
        <w:rPr>
          <w:rtl/>
        </w:rPr>
        <w:tab/>
      </w:r>
      <w:r>
        <w:rPr>
          <w:rFonts w:hint="cs"/>
          <w:rtl/>
        </w:rPr>
        <w:t>והוצרך קרא - מקום שאירע ואכל, יש לאו.</w:t>
      </w:r>
    </w:p>
    <w:p w14:paraId="4CE98EDA" w14:textId="51A595EB" w:rsidR="006542AA" w:rsidRDefault="00000000">
      <w:pPr>
        <w:pStyle w:val="36"/>
        <w:framePr w:wrap="notBeside"/>
      </w:pPr>
      <w:r>
        <w:t>ואב"א:</w:t>
      </w:r>
    </w:p>
    <w:p w14:paraId="371A0E13" w14:textId="22D4D623" w:rsidR="00B874E6" w:rsidRDefault="00F63065" w:rsidP="0007083C">
      <w:pPr>
        <w:pStyle w:val="011"/>
        <w:rPr>
          <w:rtl/>
        </w:rPr>
      </w:pPr>
      <w:r>
        <w:rPr>
          <w:rtl/>
        </w:rPr>
        <w:t>להקיש דבר הבא ממעלי גרה לדבר הבא ממפריסי הפרסה, מה להלן במיתה, אף כאן במיתה</w:t>
      </w:r>
      <w:r w:rsidR="0057284B">
        <w:rPr>
          <w:rtl/>
        </w:rPr>
        <w:t>.</w:t>
      </w:r>
    </w:p>
    <w:p w14:paraId="7D9AB050" w14:textId="41A48232" w:rsidR="0057284B" w:rsidRDefault="0057284B" w:rsidP="009F73ED">
      <w:pPr>
        <w:pStyle w:val="affff9"/>
        <w:rPr>
          <w:rtl/>
        </w:rPr>
      </w:pPr>
      <w:r>
        <w:rPr>
          <w:rtl/>
        </w:rPr>
        <w:lastRenderedPageBreak/>
        <w:t>• • •</w:t>
      </w:r>
    </w:p>
    <w:p w14:paraId="326ADCDB" w14:textId="77777777" w:rsidR="00861B56" w:rsidRDefault="00861B56" w:rsidP="00861B56">
      <w:pPr>
        <w:pStyle w:val="afff0"/>
        <w:framePr w:wrap="around"/>
        <w:rPr>
          <w:rtl/>
        </w:rPr>
      </w:pPr>
      <w:r>
        <w:rPr>
          <w:rFonts w:hint="cs"/>
          <w:rtl/>
        </w:rPr>
        <w:t>טז:</w:t>
      </w:r>
    </w:p>
    <w:p w14:paraId="48A797B2" w14:textId="77777777" w:rsidR="006542AA" w:rsidRDefault="00000000">
      <w:pPr>
        <w:pStyle w:val="afffff5"/>
        <w:framePr w:wrap="around"/>
      </w:pPr>
      <w:r>
        <w:t>משנה ד</w:t>
      </w:r>
    </w:p>
    <w:p w14:paraId="48646186" w14:textId="77777777" w:rsidR="00B874E6" w:rsidRDefault="00F63065" w:rsidP="009F73ED">
      <w:pPr>
        <w:pStyle w:val="afff5"/>
        <w:spacing w:before="120"/>
        <w:rPr>
          <w:rtl/>
        </w:rPr>
      </w:pPr>
      <w:r>
        <w:rPr>
          <w:rtl/>
        </w:rPr>
        <w:t xml:space="preserve">המקבל צאן ברזל מן </w:t>
      </w:r>
      <w:r w:rsidR="00824319">
        <w:rPr>
          <w:rtl/>
        </w:rPr>
        <w:t>העכו"ם</w:t>
      </w:r>
      <w:r>
        <w:rPr>
          <w:rtl/>
        </w:rPr>
        <w:t xml:space="preserve"> ולדותיהן פטורין, ולדי ולדותיהן - חייבין</w:t>
      </w:r>
      <w:r w:rsidR="0057284B">
        <w:rPr>
          <w:rtl/>
        </w:rPr>
        <w:t>.</w:t>
      </w:r>
    </w:p>
    <w:p w14:paraId="4DFE2167" w14:textId="77777777" w:rsidR="00861B56" w:rsidRDefault="00F63065" w:rsidP="00861B56">
      <w:pPr>
        <w:pStyle w:val="afff5"/>
        <w:rPr>
          <w:rtl/>
        </w:rPr>
      </w:pPr>
      <w:r>
        <w:rPr>
          <w:rtl/>
        </w:rPr>
        <w:t>העמיד ולדותיהן תחת אמותיהן, ולדי ולדות - פטורין</w:t>
      </w:r>
      <w:r w:rsidR="000B5F7F">
        <w:rPr>
          <w:rtl/>
        </w:rPr>
        <w:t>;</w:t>
      </w:r>
    </w:p>
    <w:p w14:paraId="29545073" w14:textId="77777777" w:rsidR="00861B56" w:rsidRDefault="00F63065" w:rsidP="00861B56">
      <w:pPr>
        <w:pStyle w:val="afff5"/>
        <w:rPr>
          <w:rtl/>
        </w:rPr>
      </w:pPr>
      <w:r>
        <w:rPr>
          <w:rtl/>
        </w:rPr>
        <w:t xml:space="preserve">וולדי וולדי וולדות - חייבים, </w:t>
      </w:r>
    </w:p>
    <w:p w14:paraId="229F1210" w14:textId="255CC07A" w:rsidR="00B874E6" w:rsidRDefault="00F63065" w:rsidP="00861B56">
      <w:pPr>
        <w:pStyle w:val="afff5"/>
        <w:rPr>
          <w:rtl/>
        </w:rPr>
      </w:pPr>
      <w:r>
        <w:rPr>
          <w:rtl/>
        </w:rPr>
        <w:t>רשב"ג אומר: אפילו עד עשרה פטורים, שאחריותן לנכרי</w:t>
      </w:r>
      <w:r w:rsidR="0057284B">
        <w:rPr>
          <w:rtl/>
        </w:rPr>
        <w:t>.</w:t>
      </w:r>
    </w:p>
    <w:p w14:paraId="4B84B1D3" w14:textId="77777777" w:rsidR="00B874E6" w:rsidRDefault="00F63065" w:rsidP="00861B56">
      <w:pPr>
        <w:pStyle w:val="afff5"/>
        <w:rPr>
          <w:rtl/>
        </w:rPr>
      </w:pPr>
      <w:r>
        <w:rPr>
          <w:rtl/>
        </w:rPr>
        <w:t>רחל שי</w:t>
      </w:r>
      <w:r w:rsidR="00E43A3A">
        <w:rPr>
          <w:rtl/>
        </w:rPr>
        <w:t xml:space="preserve">לדה מין עז, ועז שילדה מין רחל </w:t>
      </w:r>
      <w:r>
        <w:rPr>
          <w:rtl/>
        </w:rPr>
        <w:t>פטורה מן הבכורה, ואם יש בו מקצת סימנין - חייב</w:t>
      </w:r>
      <w:r w:rsidR="0057284B">
        <w:rPr>
          <w:rtl/>
        </w:rPr>
        <w:t>.</w:t>
      </w:r>
    </w:p>
    <w:p w14:paraId="6518A2C3" w14:textId="1EA6DBC4" w:rsidR="006542AA" w:rsidRDefault="0057284B">
      <w:pPr>
        <w:pStyle w:val="affff7"/>
      </w:pPr>
      <w:r>
        <w:rPr>
          <w:rtl/>
        </w:rPr>
        <w:t xml:space="preserve">  </w:t>
      </w:r>
      <w:r>
        <w:rPr>
          <w:color w:val="7B3F00"/>
        </w:rPr>
        <w:t>צאן ברזל מגוי: ברשות מי עומד</w:t>
      </w:r>
    </w:p>
    <w:p w14:paraId="7D290361" w14:textId="7339B016" w:rsidR="00E43A3A" w:rsidRDefault="00F63065" w:rsidP="00F63065">
      <w:pPr>
        <w:rPr>
          <w:rtl/>
        </w:rPr>
      </w:pPr>
      <w:r>
        <w:rPr>
          <w:rtl/>
        </w:rPr>
        <w:t>לומר,</w:t>
      </w:r>
      <w:r w:rsidR="00E43A3A">
        <w:rPr>
          <w:rtl/>
        </w:rPr>
        <w:t xml:space="preserve"> </w:t>
      </w:r>
      <w:r>
        <w:rPr>
          <w:rtl/>
        </w:rPr>
        <w:t>שכיון</w:t>
      </w:r>
      <w:r w:rsidR="00E43A3A">
        <w:rPr>
          <w:rtl/>
        </w:rPr>
        <w:t xml:space="preserve"> </w:t>
      </w:r>
      <w:r>
        <w:rPr>
          <w:rtl/>
        </w:rPr>
        <w:t>שלא</w:t>
      </w:r>
      <w:r w:rsidR="00E43A3A">
        <w:rPr>
          <w:rtl/>
        </w:rPr>
        <w:t xml:space="preserve"> </w:t>
      </w:r>
      <w:r>
        <w:rPr>
          <w:rtl/>
        </w:rPr>
        <w:t>קיבלו</w:t>
      </w:r>
      <w:r w:rsidR="00E43A3A">
        <w:rPr>
          <w:rtl/>
        </w:rPr>
        <w:t xml:space="preserve"> </w:t>
      </w:r>
      <w:r>
        <w:rPr>
          <w:rtl/>
        </w:rPr>
        <w:t>הבעלים</w:t>
      </w:r>
      <w:r w:rsidR="00E43A3A">
        <w:rPr>
          <w:rtl/>
        </w:rPr>
        <w:t xml:space="preserve"> </w:t>
      </w:r>
      <w:r>
        <w:rPr>
          <w:rStyle w:val="affffd"/>
          <w:rtl/>
        </w:rPr>
        <w:t>הגוי</w:t>
      </w:r>
      <w:r>
        <w:rPr>
          <w:rtl/>
        </w:rPr>
        <w:t xml:space="preserve"> מעות -</w:t>
      </w:r>
      <w:r w:rsidR="00E43A3A">
        <w:rPr>
          <w:rtl/>
        </w:rPr>
        <w:t xml:space="preserve"> </w:t>
      </w:r>
      <w:r>
        <w:rPr>
          <w:rtl/>
        </w:rPr>
        <w:t xml:space="preserve">ברשות הבעלים עומדת? </w:t>
      </w:r>
    </w:p>
    <w:p w14:paraId="297399B3" w14:textId="0B239FAE" w:rsidR="00E43A3A" w:rsidRDefault="00F63065" w:rsidP="00F63065">
      <w:pPr>
        <w:rPr>
          <w:rtl/>
        </w:rPr>
      </w:pPr>
      <w:r>
        <w:rPr>
          <w:rtl/>
        </w:rPr>
        <w:t xml:space="preserve">ומקשים: אין מקבלין צאן ברזל מישראל מפני שהוא רבית, מכאן: ברשות המקבל עומדת! </w:t>
      </w:r>
    </w:p>
    <w:p w14:paraId="52DC2C70" w14:textId="77777777" w:rsidR="006542AA" w:rsidRDefault="00000000">
      <w:pPr>
        <w:pStyle w:val="36"/>
        <w:framePr w:wrap="notBeside"/>
      </w:pPr>
      <w:r w:rsidRPr="003B1830">
        <w:t>אביי</w:t>
      </w:r>
      <w:r>
        <w:t>:</w:t>
      </w:r>
    </w:p>
    <w:p w14:paraId="63A1984E" w14:textId="63087341" w:rsidR="00E43A3A" w:rsidRDefault="003B1830" w:rsidP="00F63065">
      <w:pPr>
        <w:rPr>
          <w:rtl/>
        </w:rPr>
      </w:pPr>
      <w:r>
        <w:rPr>
          <w:rFonts w:hint="cs"/>
          <w:rtl/>
        </w:rPr>
        <w:t xml:space="preserve">ל"ק: </w:t>
      </w:r>
      <w:r>
        <w:rPr>
          <w:rtl/>
        </w:rPr>
        <w:t xml:space="preserve">זו </w:t>
      </w:r>
      <w:r>
        <w:rPr>
          <w:rStyle w:val="affffd"/>
          <w:rtl/>
        </w:rPr>
        <w:t>משנתנו</w:t>
      </w:r>
      <w:r w:rsidR="00F63065">
        <w:rPr>
          <w:rtl/>
        </w:rPr>
        <w:t xml:space="preserve"> - </w:t>
      </w:r>
      <w:r>
        <w:rPr>
          <w:rtl/>
        </w:rPr>
        <w:t>שקיבל</w:t>
      </w:r>
      <w:r w:rsidR="00F63065">
        <w:rPr>
          <w:rtl/>
        </w:rPr>
        <w:t xml:space="preserve"> </w:t>
      </w:r>
      <w:r>
        <w:rPr>
          <w:rtl/>
        </w:rPr>
        <w:t>עליו</w:t>
      </w:r>
      <w:r w:rsidR="00F63065">
        <w:rPr>
          <w:rtl/>
        </w:rPr>
        <w:t xml:space="preserve"> </w:t>
      </w:r>
      <w:r>
        <w:rPr>
          <w:rtl/>
        </w:rPr>
        <w:t>אונס</w:t>
      </w:r>
      <w:r w:rsidR="00F63065">
        <w:rPr>
          <w:rtl/>
        </w:rPr>
        <w:t xml:space="preserve"> </w:t>
      </w:r>
      <w:r>
        <w:rPr>
          <w:rtl/>
        </w:rPr>
        <w:t>וזול,</w:t>
      </w:r>
      <w:r w:rsidR="00F63065">
        <w:rPr>
          <w:rtl/>
        </w:rPr>
        <w:t xml:space="preserve"> </w:t>
      </w:r>
      <w:r>
        <w:rPr>
          <w:rtl/>
        </w:rPr>
        <w:t xml:space="preserve">וזו </w:t>
      </w:r>
      <w:r>
        <w:rPr>
          <w:rStyle w:val="affffd"/>
          <w:rtl/>
        </w:rPr>
        <w:t>בריבית</w:t>
      </w:r>
      <w:r w:rsidR="00F63065">
        <w:rPr>
          <w:rtl/>
        </w:rPr>
        <w:t xml:space="preserve"> - </w:t>
      </w:r>
      <w:r>
        <w:rPr>
          <w:rtl/>
        </w:rPr>
        <w:t>שלא</w:t>
      </w:r>
      <w:r w:rsidR="00F63065">
        <w:rPr>
          <w:rtl/>
        </w:rPr>
        <w:t xml:space="preserve"> </w:t>
      </w:r>
      <w:r>
        <w:rPr>
          <w:rtl/>
        </w:rPr>
        <w:t>קיבל</w:t>
      </w:r>
      <w:r w:rsidR="00F63065">
        <w:rPr>
          <w:rtl/>
        </w:rPr>
        <w:t xml:space="preserve"> </w:t>
      </w:r>
      <w:r>
        <w:rPr>
          <w:rtl/>
        </w:rPr>
        <w:t>עליו</w:t>
      </w:r>
      <w:r w:rsidR="00F63065">
        <w:rPr>
          <w:rtl/>
        </w:rPr>
        <w:t xml:space="preserve"> </w:t>
      </w:r>
      <w:r>
        <w:rPr>
          <w:rtl/>
        </w:rPr>
        <w:t>אונס</w:t>
      </w:r>
      <w:r w:rsidR="00F63065">
        <w:rPr>
          <w:rtl/>
        </w:rPr>
        <w:t xml:space="preserve"> </w:t>
      </w:r>
      <w:r>
        <w:rPr>
          <w:rtl/>
        </w:rPr>
        <w:t>וזול,</w:t>
      </w:r>
    </w:p>
    <w:p w14:paraId="495CDD73" w14:textId="77777777" w:rsidR="006542AA" w:rsidRDefault="00000000">
      <w:pPr>
        <w:pStyle w:val="36"/>
        <w:framePr w:wrap="notBeside"/>
      </w:pPr>
      <w:r>
        <w:t>והקשה רבא:</w:t>
      </w:r>
    </w:p>
    <w:p w14:paraId="0AA85AF3" w14:textId="639F1410" w:rsidR="003B1830" w:rsidRDefault="003B1830" w:rsidP="0013268E">
      <w:pPr>
        <w:pStyle w:val="021"/>
        <w:rPr>
          <w:rtl/>
        </w:rPr>
      </w:pPr>
      <w:r>
        <w:rPr>
          <w:rFonts w:hint="cs"/>
          <w:rtl/>
        </w:rPr>
        <w:t xml:space="preserve">אם קיבל אונס וזול - זה לא צאן ברזל! ב. מה פסקה </w:t>
      </w:r>
      <w:r>
        <w:rPr>
          <w:rStyle w:val="affffd"/>
          <w:rFonts w:hint="cs"/>
          <w:rtl/>
        </w:rPr>
        <w:t>לחלק</w:t>
      </w:r>
      <w:r>
        <w:rPr>
          <w:rFonts w:hint="cs"/>
          <w:rtl/>
        </w:rPr>
        <w:t xml:space="preserve">? ג. ועוד, יחלק בה עצמה בקיבל או לא קיבל! </w:t>
      </w:r>
    </w:p>
    <w:p w14:paraId="77B5CB67" w14:textId="68D19C13" w:rsidR="006542AA" w:rsidRDefault="00000000">
      <w:pPr>
        <w:pStyle w:val="36"/>
        <w:framePr w:wrap="notBeside"/>
      </w:pPr>
      <w:r>
        <w:t>ולא לראשית הגז רבא:</w:t>
      </w:r>
    </w:p>
    <w:p w14:paraId="1449384A" w14:textId="253F1A8C" w:rsidR="003B1830" w:rsidRDefault="00F63065" w:rsidP="003B1830">
      <w:pPr>
        <w:rPr>
          <w:rtl/>
        </w:rPr>
      </w:pPr>
      <w:r>
        <w:rPr>
          <w:rtl/>
        </w:rPr>
        <w:t xml:space="preserve">בזו ובזו - שלא קיבל עליו אונס וזול, </w:t>
      </w:r>
    </w:p>
    <w:p w14:paraId="58012AC0" w14:textId="24269A46" w:rsidR="003B1830" w:rsidRDefault="00F63065" w:rsidP="003B1830">
      <w:pPr>
        <w:rPr>
          <w:rtl/>
        </w:rPr>
      </w:pPr>
      <w:r>
        <w:rPr>
          <w:rtl/>
        </w:rPr>
        <w:t>וכאן לגבי בכורה זהו הטעם, שאם בא הנכרי ותובע</w:t>
      </w:r>
      <w:r w:rsidR="003B1830">
        <w:rPr>
          <w:rtl/>
        </w:rPr>
        <w:t xml:space="preserve"> </w:t>
      </w:r>
      <w:r>
        <w:rPr>
          <w:rtl/>
        </w:rPr>
        <w:t>מעות</w:t>
      </w:r>
      <w:r w:rsidR="003B1830">
        <w:rPr>
          <w:rtl/>
        </w:rPr>
        <w:t xml:space="preserve"> ולא </w:t>
      </w:r>
      <w:r>
        <w:rPr>
          <w:rtl/>
        </w:rPr>
        <w:t>נתן</w:t>
      </w:r>
      <w:r w:rsidR="003B1830">
        <w:rPr>
          <w:rtl/>
        </w:rPr>
        <w:t xml:space="preserve"> </w:t>
      </w:r>
      <w:r>
        <w:rPr>
          <w:rtl/>
        </w:rPr>
        <w:t>לו</w:t>
      </w:r>
      <w:r w:rsidR="003B1830">
        <w:rPr>
          <w:rtl/>
        </w:rPr>
        <w:t xml:space="preserve"> - </w:t>
      </w:r>
      <w:r>
        <w:rPr>
          <w:rtl/>
        </w:rPr>
        <w:t>תופס</w:t>
      </w:r>
      <w:r w:rsidR="003B1830">
        <w:rPr>
          <w:rtl/>
        </w:rPr>
        <w:t xml:space="preserve"> </w:t>
      </w:r>
      <w:r>
        <w:rPr>
          <w:rtl/>
        </w:rPr>
        <w:t xml:space="preserve">הבהמה, </w:t>
      </w:r>
    </w:p>
    <w:p w14:paraId="3FD1E69C" w14:textId="50C110C8" w:rsidR="00B874E6" w:rsidRDefault="003B1830" w:rsidP="0013268E">
      <w:pPr>
        <w:pStyle w:val="021"/>
        <w:rPr>
          <w:rtl/>
        </w:rPr>
      </w:pPr>
      <w:r>
        <w:rPr>
          <w:rtl/>
        </w:rPr>
        <w:t>ואם לא מוצא הבהמה</w:t>
      </w:r>
      <w:r w:rsidR="0013268E">
        <w:rPr>
          <w:rtl/>
        </w:rPr>
        <w:t xml:space="preserve"> </w:t>
      </w:r>
      <w:r>
        <w:rPr>
          <w:rtl/>
        </w:rPr>
        <w:t>-</w:t>
      </w:r>
      <w:r w:rsidR="00F63065">
        <w:rPr>
          <w:rtl/>
        </w:rPr>
        <w:t xml:space="preserve"> </w:t>
      </w:r>
      <w:r>
        <w:rPr>
          <w:rtl/>
        </w:rPr>
        <w:t>תופס</w:t>
      </w:r>
      <w:r w:rsidR="00F63065">
        <w:rPr>
          <w:rtl/>
        </w:rPr>
        <w:t xml:space="preserve"> </w:t>
      </w:r>
      <w:r>
        <w:rPr>
          <w:rtl/>
        </w:rPr>
        <w:t>ולדותיה,</w:t>
      </w:r>
      <w:r w:rsidR="00F63065">
        <w:rPr>
          <w:rtl/>
        </w:rPr>
        <w:t xml:space="preserve"> והרי יד </w:t>
      </w:r>
      <w:r>
        <w:rPr>
          <w:rtl/>
        </w:rPr>
        <w:t>נכרי</w:t>
      </w:r>
      <w:r w:rsidR="00F63065">
        <w:rPr>
          <w:rtl/>
        </w:rPr>
        <w:t xml:space="preserve"> באמצע, וכל יד </w:t>
      </w:r>
      <w:r>
        <w:rPr>
          <w:rtl/>
        </w:rPr>
        <w:t>נכרי באמצע</w:t>
      </w:r>
      <w:r w:rsidR="00F63065">
        <w:rPr>
          <w:rtl/>
        </w:rPr>
        <w:t xml:space="preserve"> פטורה מן הבכורה</w:t>
      </w:r>
      <w:r w:rsidR="0057284B">
        <w:rPr>
          <w:rtl/>
        </w:rPr>
        <w:t>.</w:t>
      </w:r>
    </w:p>
    <w:p w14:paraId="0441DE1C" w14:textId="6546E82B" w:rsidR="00B874E6" w:rsidRDefault="0057284B" w:rsidP="003B1830">
      <w:pPr>
        <w:pStyle w:val="afffd"/>
        <w:rPr>
          <w:rtl/>
        </w:rPr>
      </w:pPr>
      <w:r>
        <w:rPr>
          <w:rtl/>
        </w:rPr>
        <w:t xml:space="preserve">  </w:t>
      </w:r>
      <w:r w:rsidR="00F63065">
        <w:rPr>
          <w:rStyle w:val="afffff0"/>
        </w:rPr>
        <w:t xml:space="preserve">ב. </w:t>
      </w:r>
      <w:r w:rsidR="00F63065">
        <w:rPr>
          <w:rtl/>
        </w:rPr>
        <w:t>העמיד ולדותיהן תחת אמותיהן - ולדי ולדות פטורים</w:t>
      </w:r>
      <w:r>
        <w:rPr>
          <w:rtl/>
        </w:rPr>
        <w:t>.</w:t>
      </w:r>
    </w:p>
    <w:p w14:paraId="6DF29922" w14:textId="1C625B50" w:rsidR="006542AA" w:rsidRDefault="00000000">
      <w:pPr>
        <w:pStyle w:val="36"/>
        <w:framePr w:wrap="notBeside"/>
      </w:pPr>
      <w:r>
        <w:t>אר"ה:</w:t>
      </w:r>
    </w:p>
    <w:p w14:paraId="0EE999B4" w14:textId="010AB92B" w:rsidR="00B874E6" w:rsidRDefault="003B1830" w:rsidP="0013268E">
      <w:pPr>
        <w:pStyle w:val="011"/>
        <w:rPr>
          <w:rtl/>
        </w:rPr>
      </w:pPr>
      <w:r>
        <w:rPr>
          <w:rtl/>
        </w:rPr>
        <w:t xml:space="preserve">ולדות </w:t>
      </w:r>
      <w:r w:rsidR="0013268E">
        <w:rPr>
          <w:rtl/>
        </w:rPr>
        <w:t xml:space="preserve">פטורין, וולדי ולדותיהן </w:t>
      </w:r>
      <w:r w:rsidR="00F63065">
        <w:rPr>
          <w:rtl/>
        </w:rPr>
        <w:t xml:space="preserve">חייבין, </w:t>
      </w:r>
      <w:r w:rsidR="00F63065">
        <w:rPr>
          <w:rStyle w:val="27"/>
          <w:rtl/>
        </w:rPr>
        <w:t>ו</w:t>
      </w:r>
      <w:r>
        <w:rPr>
          <w:rStyle w:val="27"/>
          <w:rtl/>
        </w:rPr>
        <w:t>ר"י</w:t>
      </w:r>
      <w:r w:rsidR="00F63065">
        <w:rPr>
          <w:rtl/>
        </w:rPr>
        <w:t xml:space="preserve"> אמר: ולדי ולדות </w:t>
      </w:r>
      <w:r>
        <w:rPr>
          <w:rtl/>
        </w:rPr>
        <w:t>גם</w:t>
      </w:r>
      <w:r w:rsidR="00F63065">
        <w:rPr>
          <w:rtl/>
        </w:rPr>
        <w:t xml:space="preserve"> פטורין, וולדי ו</w:t>
      </w:r>
      <w:r w:rsidR="0013268E">
        <w:rPr>
          <w:rtl/>
        </w:rPr>
        <w:t>לדי ולדות</w:t>
      </w:r>
      <w:r>
        <w:rPr>
          <w:rtl/>
        </w:rPr>
        <w:t xml:space="preserve"> </w:t>
      </w:r>
      <w:r w:rsidR="00F63065">
        <w:rPr>
          <w:rtl/>
        </w:rPr>
        <w:t>חייבין</w:t>
      </w:r>
      <w:r w:rsidR="0057284B">
        <w:rPr>
          <w:rtl/>
        </w:rPr>
        <w:t>.</w:t>
      </w:r>
    </w:p>
    <w:p w14:paraId="32BA34AE" w14:textId="77777777" w:rsidR="006542AA" w:rsidRDefault="00000000">
      <w:pPr>
        <w:pStyle w:val="36"/>
        <w:framePr w:wrap="notBeside"/>
      </w:pPr>
      <w:r>
        <w:t>תנן:</w:t>
      </w:r>
    </w:p>
    <w:p w14:paraId="2C83CA15" w14:textId="2972F7A8" w:rsidR="003B1830" w:rsidRDefault="00F63065" w:rsidP="00F63065">
      <w:pPr>
        <w:rPr>
          <w:rtl/>
        </w:rPr>
      </w:pPr>
      <w:r>
        <w:rPr>
          <w:rtl/>
        </w:rPr>
        <w:t xml:space="preserve">העמיד ולדות תחת אמותיהן, ולדי ולדות פטורין, הטעם - שהעמיד, אבל לא העמיד - לא, </w:t>
      </w:r>
    </w:p>
    <w:p w14:paraId="56EC5D6C" w14:textId="2801A713" w:rsidR="006542AA" w:rsidRDefault="00000000">
      <w:pPr>
        <w:pStyle w:val="36"/>
        <w:framePr w:wrap="notBeside"/>
      </w:pPr>
      <w:r>
        <w:t>לא תיובתא דר"י דא"ל ר"י</w:t>
      </w:r>
      <w:r w:rsidR="00F63065">
        <w:t>:</w:t>
      </w:r>
    </w:p>
    <w:p w14:paraId="44C8D140" w14:textId="6B2317C4" w:rsidR="00B874E6" w:rsidRDefault="003B1830" w:rsidP="003B1830">
      <w:pPr>
        <w:rPr>
          <w:rtl/>
        </w:rPr>
      </w:pPr>
      <w:r>
        <w:rPr>
          <w:rtl/>
        </w:rPr>
        <w:lastRenderedPageBreak/>
        <w:t>ה"ה</w:t>
      </w:r>
      <w:r>
        <w:rPr>
          <w:rFonts w:hint="cs"/>
          <w:rtl/>
        </w:rPr>
        <w:t xml:space="preserve"> </w:t>
      </w:r>
      <w:r>
        <w:rPr>
          <w:rtl/>
        </w:rPr>
        <w:t>אף</w:t>
      </w:r>
      <w:r w:rsidR="00F63065">
        <w:rPr>
          <w:rtl/>
        </w:rPr>
        <w:t xml:space="preserve"> </w:t>
      </w:r>
      <w:r>
        <w:rPr>
          <w:rtl/>
        </w:rPr>
        <w:t>שלא</w:t>
      </w:r>
      <w:r w:rsidR="00F63065">
        <w:rPr>
          <w:rtl/>
        </w:rPr>
        <w:t xml:space="preserve"> העמיד, </w:t>
      </w:r>
      <w:r>
        <w:rPr>
          <w:rtl/>
        </w:rPr>
        <w:t>וזה</w:t>
      </w:r>
      <w:r w:rsidR="00F63065">
        <w:rPr>
          <w:rtl/>
        </w:rPr>
        <w:t xml:space="preserve"> קמ"ל: </w:t>
      </w:r>
      <w:r>
        <w:rPr>
          <w:rtl/>
        </w:rPr>
        <w:t>אפי'</w:t>
      </w:r>
      <w:r w:rsidR="00F63065">
        <w:rPr>
          <w:rtl/>
        </w:rPr>
        <w:t xml:space="preserve"> העמיד </w:t>
      </w:r>
      <w:r>
        <w:rPr>
          <w:rtl/>
        </w:rPr>
        <w:t>גם</w:t>
      </w:r>
      <w:r w:rsidR="00F63065">
        <w:rPr>
          <w:rtl/>
        </w:rPr>
        <w:t xml:space="preserve">, </w:t>
      </w:r>
      <w:r>
        <w:rPr>
          <w:rtl/>
        </w:rPr>
        <w:t>שדרכו</w:t>
      </w:r>
      <w:r w:rsidR="00F63065">
        <w:rPr>
          <w:rtl/>
        </w:rPr>
        <w:t xml:space="preserve"> </w:t>
      </w:r>
      <w:r>
        <w:rPr>
          <w:rtl/>
        </w:rPr>
        <w:t>של נכרי</w:t>
      </w:r>
      <w:r w:rsidR="00F63065">
        <w:rPr>
          <w:rtl/>
        </w:rPr>
        <w:t xml:space="preserve"> </w:t>
      </w:r>
      <w:r>
        <w:rPr>
          <w:rtl/>
        </w:rPr>
        <w:t>לתפוס</w:t>
      </w:r>
      <w:r w:rsidR="00F63065">
        <w:rPr>
          <w:rtl/>
        </w:rPr>
        <w:t xml:space="preserve"> </w:t>
      </w:r>
      <w:r>
        <w:rPr>
          <w:rtl/>
        </w:rPr>
        <w:t>בנה,</w:t>
      </w:r>
      <w:r w:rsidR="00F63065">
        <w:rPr>
          <w:rtl/>
        </w:rPr>
        <w:t xml:space="preserve"> </w:t>
      </w:r>
      <w:r>
        <w:rPr>
          <w:rtl/>
        </w:rPr>
        <w:t>והרי הוא</w:t>
      </w:r>
      <w:r w:rsidR="00F63065">
        <w:rPr>
          <w:rtl/>
        </w:rPr>
        <w:t xml:space="preserve"> כמי </w:t>
      </w:r>
      <w:r>
        <w:rPr>
          <w:rtl/>
        </w:rPr>
        <w:t>שלא</w:t>
      </w:r>
      <w:r w:rsidR="00F63065">
        <w:rPr>
          <w:rtl/>
        </w:rPr>
        <w:t xml:space="preserve"> </w:t>
      </w:r>
      <w:r>
        <w:rPr>
          <w:rtl/>
        </w:rPr>
        <w:t>העמיד:</w:t>
      </w:r>
      <w:r w:rsidR="00F63065">
        <w:rPr>
          <w:rtl/>
        </w:rPr>
        <w:t xml:space="preserve"> ולדי ולדות - פטורין, וולדי ולדי ולדות - חייבין</w:t>
      </w:r>
      <w:r w:rsidR="0057284B">
        <w:rPr>
          <w:rtl/>
        </w:rPr>
        <w:t>.</w:t>
      </w:r>
    </w:p>
    <w:p w14:paraId="671055FF" w14:textId="116699A8" w:rsidR="006542AA" w:rsidRDefault="00000000">
      <w:pPr>
        <w:pStyle w:val="36"/>
        <w:framePr w:wrap="notBeside"/>
      </w:pPr>
      <w:r>
        <w:t>תנן, ר</w:t>
      </w:r>
      <w:r w:rsidR="003B1830">
        <w:t>ש</w:t>
      </w:r>
      <w:r>
        <w:t>ב"ג:</w:t>
      </w:r>
    </w:p>
    <w:p w14:paraId="78BFF7FE" w14:textId="627245FB" w:rsidR="003B1830" w:rsidRDefault="00F63065" w:rsidP="003B1830">
      <w:pPr>
        <w:rPr>
          <w:rtl/>
        </w:rPr>
      </w:pPr>
      <w:r>
        <w:rPr>
          <w:rtl/>
        </w:rPr>
        <w:t>אפי' עד עשרה דורות פטורין, שאחריותן לנכרי,</w:t>
      </w:r>
    </w:p>
    <w:p w14:paraId="7799BBBD" w14:textId="77777777" w:rsidR="003B1830" w:rsidRDefault="003B1830" w:rsidP="003B1830">
      <w:pPr>
        <w:pStyle w:val="afff0"/>
        <w:framePr w:wrap="around"/>
        <w:rPr>
          <w:rtl/>
        </w:rPr>
      </w:pPr>
      <w:r>
        <w:rPr>
          <w:rFonts w:hint="cs"/>
          <w:rtl/>
        </w:rPr>
        <w:t>יז.</w:t>
      </w:r>
    </w:p>
    <w:p w14:paraId="5FC43439" w14:textId="22B5C8F0" w:rsidR="00500CB1" w:rsidRDefault="003B1830" w:rsidP="00500CB1">
      <w:pPr>
        <w:rPr>
          <w:rtl/>
        </w:rPr>
      </w:pPr>
      <w:r>
        <w:rPr>
          <w:rStyle w:val="27"/>
          <w:rFonts w:hint="cs"/>
          <w:rtl/>
        </w:rPr>
        <w:t>לר"י</w:t>
      </w:r>
      <w:r>
        <w:rPr>
          <w:rFonts w:hint="cs"/>
          <w:rtl/>
        </w:rPr>
        <w:t xml:space="preserve"> שיורד</w:t>
      </w:r>
      <w:r w:rsidR="00F63065">
        <w:rPr>
          <w:rtl/>
        </w:rPr>
        <w:t xml:space="preserve"> תנא </w:t>
      </w:r>
      <w:r>
        <w:rPr>
          <w:rtl/>
        </w:rPr>
        <w:t>ראשון</w:t>
      </w:r>
      <w:r w:rsidR="00F63065">
        <w:rPr>
          <w:rtl/>
        </w:rPr>
        <w:t xml:space="preserve"> </w:t>
      </w:r>
      <w:r>
        <w:rPr>
          <w:rtl/>
        </w:rPr>
        <w:t>לדורות,</w:t>
      </w:r>
      <w:r w:rsidR="00F63065">
        <w:rPr>
          <w:rtl/>
        </w:rPr>
        <w:t xml:space="preserve"> היינו </w:t>
      </w:r>
      <w:r>
        <w:rPr>
          <w:rtl/>
        </w:rPr>
        <w:t>שא"ל</w:t>
      </w:r>
      <w:r w:rsidR="00500CB1">
        <w:rPr>
          <w:rFonts w:hint="cs"/>
          <w:rtl/>
        </w:rPr>
        <w:t xml:space="preserve"> </w:t>
      </w:r>
      <w:r>
        <w:rPr>
          <w:rFonts w:hint="eastAsia"/>
          <w:rtl/>
          <w:rPrChange w:id="9033" w:author="עריכה מהאתר" w:date="2026-10-19T06:44:48Z">
            <w:rPr>
              <w:rFonts w:hint="eastAsia"/>
              <w:rtl/>
            </w:rPr>
          </w:rPrChange>
        </w:rPr>
        <w:t xml:space="preserve">רשב</w:t>
      </w:r>
      <w:r>
        <w:rPr>
          <w:rtl/>
          <w:rPrChange w:id="9034" w:author="עריכה מהאתר" w:date="2026-10-19T06:44:48Z">
            <w:rPr>
              <w:rtl/>
            </w:rPr>
          </w:rPrChange>
        </w:rPr>
        <w:t xml:space="preserve">"ג</w:t>
      </w:r>
      <w:r w:rsidR="00F63065">
        <w:rPr>
          <w:rtl/>
        </w:rPr>
        <w:t xml:space="preserve">: </w:t>
      </w:r>
      <w:r>
        <w:rPr>
          <w:rtl/>
        </w:rPr>
        <w:t>אפי'</w:t>
      </w:r>
      <w:r w:rsidR="00F63065">
        <w:rPr>
          <w:rtl/>
        </w:rPr>
        <w:t xml:space="preserve"> עד עשרה דורות פטורין, </w:t>
      </w:r>
    </w:p>
    <w:p w14:paraId="05146493" w14:textId="32EA6A6B" w:rsidR="006542AA" w:rsidRDefault="00000000">
      <w:pPr>
        <w:pStyle w:val="36"/>
        <w:framePr w:wrap="notBeside"/>
      </w:pPr>
      <w:r>
        <w:t>אלא א. חלקו בבכורה</w:t>
      </w:r>
    </w:p>
    <w:p w14:paraId="7A630429" w14:textId="58148BF9" w:rsidR="00500CB1" w:rsidRDefault="00500CB1" w:rsidP="00500CB1">
      <w:pPr>
        <w:rPr>
          <w:rtl/>
        </w:rPr>
      </w:pPr>
      <w:r>
        <w:rPr>
          <w:rStyle w:val="27"/>
          <w:rFonts w:hint="cs"/>
          <w:rtl/>
        </w:rPr>
        <w:t>לר"ה</w:t>
      </w:r>
      <w:r>
        <w:rPr>
          <w:rFonts w:hint="cs"/>
          <w:rtl/>
        </w:rPr>
        <w:t xml:space="preserve"> שאין</w:t>
      </w:r>
      <w:r w:rsidR="00F63065">
        <w:rPr>
          <w:rtl/>
        </w:rPr>
        <w:t xml:space="preserve"> </w:t>
      </w:r>
      <w:r>
        <w:rPr>
          <w:rStyle w:val="27"/>
          <w:rtl/>
        </w:rPr>
        <w:t>ת"ק</w:t>
      </w:r>
      <w:r>
        <w:rPr>
          <w:rFonts w:hint="cs"/>
          <w:rtl/>
        </w:rPr>
        <w:t xml:space="preserve"> </w:t>
      </w:r>
      <w:r>
        <w:rPr>
          <w:rtl/>
        </w:rPr>
        <w:t>יורד</w:t>
      </w:r>
      <w:r w:rsidR="00F63065">
        <w:rPr>
          <w:rtl/>
        </w:rPr>
        <w:t xml:space="preserve"> </w:t>
      </w:r>
      <w:r>
        <w:rPr>
          <w:rtl/>
        </w:rPr>
        <w:t xml:space="preserve">לדורות, </w:t>
      </w:r>
    </w:p>
    <w:p w14:paraId="43A391E7" w14:textId="157FDE55" w:rsidR="006542AA" w:rsidRDefault="00000000">
      <w:pPr>
        <w:pStyle w:val="36"/>
        <w:framePr w:wrap="notBeside"/>
      </w:pPr>
      <w:r>
        <w:t>אפי' עד עשרה דורות? א"ל ר"ה:</w:t>
      </w:r>
    </w:p>
    <w:p w14:paraId="7521323E" w14:textId="7E035F6F" w:rsidR="00B874E6" w:rsidRDefault="00500CB1" w:rsidP="00500CB1">
      <w:pPr>
        <w:rPr>
          <w:rtl/>
        </w:rPr>
      </w:pPr>
      <w:r>
        <w:rPr>
          <w:rStyle w:val="27"/>
          <w:rFonts w:hint="cs"/>
          <w:rtl/>
        </w:rPr>
        <w:t>רשב"ג</w:t>
      </w:r>
      <w:r w:rsidR="00F63065">
        <w:rPr>
          <w:rtl/>
        </w:rPr>
        <w:t xml:space="preserve"> </w:t>
      </w:r>
      <w:r>
        <w:rPr>
          <w:rtl/>
        </w:rPr>
        <w:t>על העמיד</w:t>
      </w:r>
      <w:r w:rsidR="00F63065">
        <w:rPr>
          <w:rtl/>
        </w:rPr>
        <w:t xml:space="preserve"> </w:t>
      </w:r>
      <w:r>
        <w:rPr>
          <w:rtl/>
        </w:rPr>
        <w:t>עומד</w:t>
      </w:r>
      <w:r w:rsidR="00F63065">
        <w:rPr>
          <w:rtl/>
        </w:rPr>
        <w:t xml:space="preserve">, </w:t>
      </w:r>
      <w:r>
        <w:rPr>
          <w:rtl/>
        </w:rPr>
        <w:t>שבו</w:t>
      </w:r>
      <w:r w:rsidR="00F63065">
        <w:rPr>
          <w:rtl/>
        </w:rPr>
        <w:t xml:space="preserve"> </w:t>
      </w:r>
      <w:r>
        <w:rPr>
          <w:rtl/>
        </w:rPr>
        <w:t xml:space="preserve">יורד </w:t>
      </w:r>
      <w:r>
        <w:rPr>
          <w:rStyle w:val="affffd"/>
          <w:rtl/>
        </w:rPr>
        <w:t>ת"ק</w:t>
      </w:r>
      <w:r>
        <w:rPr>
          <w:rtl/>
        </w:rPr>
        <w:t xml:space="preserve"> לדורות.</w:t>
      </w:r>
    </w:p>
    <w:p w14:paraId="159160DF" w14:textId="77777777" w:rsidR="006542AA" w:rsidRDefault="00000000">
      <w:pPr>
        <w:pStyle w:val="36"/>
        <w:framePr w:wrap="notBeside"/>
      </w:pPr>
      <w:r>
        <w:t>ת"ש</w:t>
      </w:r>
      <w:r w:rsidR="00F63065">
        <w:t>:</w:t>
      </w:r>
    </w:p>
    <w:p w14:paraId="053E17AB" w14:textId="627126A6" w:rsidR="00500CB1" w:rsidRDefault="00F63065" w:rsidP="00F63065">
      <w:pPr>
        <w:rPr>
          <w:rtl/>
        </w:rPr>
      </w:pPr>
      <w:r>
        <w:rPr>
          <w:rtl/>
        </w:rPr>
        <w:t xml:space="preserve">המקבל צאן ברזל מן </w:t>
      </w:r>
      <w:r w:rsidR="00824319">
        <w:rPr>
          <w:rtl/>
        </w:rPr>
        <w:t>העכו"ם</w:t>
      </w:r>
      <w:r w:rsidR="00500CB1">
        <w:rPr>
          <w:rtl/>
        </w:rPr>
        <w:t xml:space="preserve">, ולדות פטורין, </w:t>
      </w:r>
    </w:p>
    <w:p w14:paraId="3A1EA7A1" w14:textId="29E49BED" w:rsidR="00500CB1" w:rsidRDefault="00500CB1" w:rsidP="00500CB1">
      <w:pPr>
        <w:rPr>
          <w:rtl/>
        </w:rPr>
      </w:pPr>
      <w:r>
        <w:rPr>
          <w:rStyle w:val="27"/>
          <w:rFonts w:hint="cs"/>
          <w:rtl/>
        </w:rPr>
        <w:t>לר"י</w:t>
      </w:r>
      <w:r>
        <w:rPr>
          <w:rFonts w:hint="cs"/>
          <w:rtl/>
        </w:rPr>
        <w:t xml:space="preserve"> היינו הן וולדותיהן </w:t>
      </w:r>
    </w:p>
    <w:p w14:paraId="4511A148" w14:textId="0B3281DB" w:rsidR="006542AA" w:rsidRDefault="00000000">
      <w:pPr>
        <w:pStyle w:val="36"/>
        <w:framePr w:wrap="notBeside"/>
      </w:pPr>
      <w:r>
        <w:t>א"ד</w:t>
      </w:r>
      <w:r w:rsidR="00F63065">
        <w:t>:</w:t>
      </w:r>
    </w:p>
    <w:p w14:paraId="5065202C" w14:textId="094D9653" w:rsidR="00B874E6" w:rsidRDefault="00F63065" w:rsidP="00500CB1">
      <w:pPr>
        <w:rPr>
          <w:rtl/>
        </w:rPr>
      </w:pPr>
      <w:r>
        <w:rPr>
          <w:rtl/>
        </w:rPr>
        <w:t xml:space="preserve">הן וולדותיהן </w:t>
      </w:r>
      <w:r w:rsidR="00500CB1">
        <w:rPr>
          <w:rtl/>
        </w:rPr>
        <w:t>פטורין,</w:t>
      </w:r>
      <w:r w:rsidR="00500CB1">
        <w:rPr>
          <w:rFonts w:hint="cs"/>
          <w:rtl/>
        </w:rPr>
        <w:t xml:space="preserve"> וא"ל </w:t>
      </w:r>
      <w:r>
        <w:rPr>
          <w:rFonts w:hint="eastAsia"/>
          <w:rtl/>
          <w:rPrChange w:id="9031" w:author="עריכה מהאתר" w:date="2026-10-19T06:44:48Z">
            <w:rPr>
              <w:rFonts w:hint="eastAsia"/>
              <w:rtl/>
            </w:rPr>
          </w:rPrChange>
        </w:rPr>
        <w:t xml:space="preserve">ר</w:t>
      </w:r>
      <w:r>
        <w:rPr>
          <w:rtl/>
          <w:rPrChange w:id="9032" w:author="עריכה מהאתר" w:date="2026-10-19T06:44:48Z">
            <w:rPr>
              <w:rtl/>
            </w:rPr>
          </w:rPrChange>
        </w:rPr>
        <w:t xml:space="preserve">"ה</w:t>
      </w:r>
      <w:r>
        <w:rPr>
          <w:rtl/>
        </w:rPr>
        <w:t xml:space="preserve">: </w:t>
      </w:r>
      <w:r w:rsidR="00500CB1">
        <w:rPr>
          <w:rtl/>
        </w:rPr>
        <w:t>אמור,</w:t>
      </w:r>
      <w:r>
        <w:rPr>
          <w:rtl/>
        </w:rPr>
        <w:t xml:space="preserve"> הן וולדות - פטור, וולדי ולדות - חייב</w:t>
      </w:r>
      <w:r w:rsidR="0057284B">
        <w:rPr>
          <w:rtl/>
        </w:rPr>
        <w:t>.</w:t>
      </w:r>
    </w:p>
    <w:p w14:paraId="7AD22B4A" w14:textId="67E2E715" w:rsidR="00B874E6" w:rsidRDefault="0057284B" w:rsidP="00500CB1">
      <w:pPr>
        <w:pStyle w:val="afffd"/>
        <w:rPr>
          <w:rtl/>
        </w:rPr>
      </w:pPr>
      <w:r>
        <w:rPr>
          <w:rtl/>
        </w:rPr>
        <w:t xml:space="preserve">  </w:t>
      </w:r>
      <w:r w:rsidR="00F63065">
        <w:rPr>
          <w:rStyle w:val="afffff0"/>
        </w:rPr>
        <w:t xml:space="preserve">א. </w:t>
      </w:r>
      <w:r w:rsidR="00F63065">
        <w:rPr>
          <w:rtl/>
        </w:rPr>
        <w:t>רחל שילדה מין עז כו'</w:t>
      </w:r>
      <w:r>
        <w:rPr>
          <w:rtl/>
        </w:rPr>
        <w:t>.</w:t>
      </w:r>
    </w:p>
    <w:p w14:paraId="6BD3A659" w14:textId="0E97A9AD" w:rsidR="00B874E6" w:rsidRDefault="00F63065" w:rsidP="0013268E">
      <w:pPr>
        <w:pStyle w:val="021"/>
        <w:rPr>
          <w:rtl/>
        </w:rPr>
      </w:pPr>
      <w:r>
        <w:rPr>
          <w:rtl/>
        </w:rPr>
        <w:t xml:space="preserve">בא </w:t>
      </w:r>
      <w:r>
        <w:rPr>
          <w:rStyle w:val="27"/>
          <w:rtl/>
        </w:rPr>
        <w:t>רב</w:t>
      </w:r>
      <w:r>
        <w:rPr>
          <w:rtl/>
        </w:rPr>
        <w:t xml:space="preserve"> אושעיא ממתניתא: מנהרדעא והביא ברייתא בידו: רחל בת עז, ועז בת רחל, ר' מאיר מחייב וחכמים פוטרין</w:t>
      </w:r>
      <w:r w:rsidR="0057284B">
        <w:rPr>
          <w:rtl/>
        </w:rPr>
        <w:t>.</w:t>
      </w:r>
    </w:p>
    <w:p w14:paraId="31A196E6" w14:textId="06B49660" w:rsidR="006542AA" w:rsidRDefault="00000000">
      <w:pPr>
        <w:pStyle w:val="36"/>
        <w:framePr w:wrap="notBeside"/>
      </w:pPr>
      <w:r>
        <w:t>ר"ה</w:t>
      </w:r>
      <w:r w:rsidR="00500CB1">
        <w:t xml:space="preserve"> לרבה</w:t>
      </w:r>
      <w:r>
        <w:t>:</w:t>
      </w:r>
    </w:p>
    <w:p w14:paraId="1F26C50E" w14:textId="36596227" w:rsidR="00500CB1" w:rsidRDefault="00F63065" w:rsidP="00500CB1">
      <w:pPr>
        <w:rPr>
          <w:rtl/>
        </w:rPr>
      </w:pPr>
      <w:r>
        <w:rPr>
          <w:rtl/>
        </w:rPr>
        <w:t xml:space="preserve">כשתיכנס לפני </w:t>
      </w:r>
      <w:r>
        <w:rPr>
          <w:rtl/>
          <w:rPrChange w:id="9001" w:author="עריכה מהאתר" w:date="2026-10-12T07:06:46Z">
            <w:rPr>
              <w:rStyle w:val="27"/>
              <w:rtl/>
            </w:rPr>
          </w:rPrChange>
        </w:rPr>
        <w:t xml:space="preserve">ר"ה</w:t>
      </w:r>
      <w:del w:id="9001" w:author="עריכה מהאתר" w:date="2026-10-12T07:06:40Z">
        <w:r>
          <w:rPr>
            <w:rtl/>
          </w:rPr>
          <w:delText xml:space="preserve">, </w:delText>
        </w:r>
      </w:del>
      <w:ins w:id="9002" w:author="עריכה מהאתר" w:date="2026-10-12T07:06:40Z">
        <w:r>
          <w:rPr>
            <w:rtl/>
          </w:rPr>
          <w:t xml:space="preserve">, תשאל אותו למה ר''מ מחייב</w:t>
        </w:r>
      </w:ins>
    </w:p>
    <w:p w14:paraId="2D627936" w14:textId="1E1735E8" w:rsidR="006542AA" w:rsidRDefault="00000000">
      <w:pPr>
        <w:pStyle w:val="36"/>
        <w:framePr w:wrap="notBeside"/>
      </w:pPr>
      <w:r>
        <w:t>בעי ממנו:</w:t>
      </w:r>
    </w:p>
    <w:p w14:paraId="35D0DF44" w14:textId="1EDBBC38" w:rsidR="00500CB1" w:rsidRDefault="00F63065" w:rsidP="00500CB1">
      <w:pPr>
        <w:rPr>
          <w:rtl/>
        </w:rPr>
      </w:pPr>
      <w:r>
        <w:rPr>
          <w:rtl/>
        </w:rPr>
        <w:t xml:space="preserve">ר' מאיר מחייב למה? </w:t>
      </w:r>
    </w:p>
    <w:p>
      <w:pPr>
        <w:pStyle w:val="36"/>
        <w:rPr>
          <w:ins w:id="9802" w:author="עריכה מהאתר" w:date="2026-10-12T07:05:13Z"/>
        </w:rPr>
      </w:pPr>
      <w:ins w:id="9803" w:author="עריכה מהאתר" w:date="2026-10-12T07:05:13Z">
        <w:r>
          <w:t xml:space="preserve">לא לבכורה</w:t>
        </w:r>
      </w:ins>
    </w:p>
    <w:p w14:paraId="2911F498" w14:textId="4A7B26B1" w:rsidR="00500CB1" w:rsidRDefault="00500CB1" w:rsidP="00500CB1">
      <w:pPr>
        <w:rPr>
          <w:rtl/>
        </w:rPr>
      </w:pPr>
      <w:del w:id="9801" w:author="עריכה מהאתר" w:date="2026-10-12T07:05:13Z">
        <w:r>
          <w:rPr>
            <w:rFonts w:hint="cs"/>
            <w:rtl/>
          </w:rPr>
          <w:delText xml:space="preserve">לא לבכורה</w:delText>
        </w:r>
      </w:del>
      <w:del w:id="9001" w:author="עריכה מהאתר" w:date="2026-10-12T07:05:18Z">
        <w:r>
          <w:rPr>
            <w:rFonts w:hint="cs"/>
            <w:rtl/>
          </w:rPr>
          <w:delText xml:space="preserve">, שהרי יש</w:delText>
        </w:r>
      </w:del>
      <w:ins w:id="9002" w:author="עריכה מהאתר" w:date="2026-10-12T07:05:18Z">
        <w:r>
          <w:rPr>
            <w:rFonts w:hint="cs"/>
            <w:rtl/>
          </w:rPr>
          <w:t xml:space="preserve">שהרי</w:t>
        </w:r>
      </w:ins>
      <w:r>
        <w:rPr>
          <w:rFonts w:hint="cs"/>
          <w:rtl/>
        </w:rPr>
        <w:t xml:space="preserve"> </w:t>
      </w:r>
      <w:r>
        <w:rPr>
          <w:rStyle w:val="27"/>
          <w:rFonts w:hint="cs"/>
          <w:rtl/>
        </w:rPr>
        <w:t>לר"מ</w:t>
      </w:r>
      <w:r>
        <w:rPr>
          <w:rFonts w:hint="cs"/>
          <w:rtl/>
        </w:rPr>
        <w:t xml:space="preserve"> '</w:t>
      </w:r>
      <w:r>
        <w:rPr>
          <w:rStyle w:val="affffe"/>
          <w:rFonts w:hint="cs"/>
          <w:rtl/>
        </w:rPr>
        <w:t>אַךְ בְּכוֹר שׁוֹר</w:t>
      </w:r>
      <w:r>
        <w:rPr>
          <w:rFonts w:hint="cs"/>
          <w:rtl/>
        </w:rPr>
        <w:t xml:space="preserve">' - </w:t>
      </w:r>
      <w:r w:rsidR="00F63065">
        <w:rPr>
          <w:rtl/>
        </w:rPr>
        <w:t xml:space="preserve">עד שיהא הוא שור ובכורו </w:t>
      </w:r>
      <w:r>
        <w:rPr>
          <w:rtl/>
        </w:rPr>
        <w:t>שור.</w:t>
      </w:r>
      <w:r w:rsidR="00F63065">
        <w:rPr>
          <w:rtl/>
        </w:rPr>
        <w:t xml:space="preserve"> </w:t>
      </w:r>
    </w:p>
    <w:p w14:paraId="30E12A3C" w14:textId="77777777" w:rsidR="006542AA" w:rsidRDefault="00000000">
      <w:pPr>
        <w:pStyle w:val="36"/>
        <w:framePr w:wrap="notBeside"/>
      </w:pPr>
      <w:r>
        <w:t>אלא</w:t>
      </w:r>
    </w:p>
    <w:p w14:paraId="491E106B" w14:textId="3109B591" w:rsidR="00500CB1" w:rsidRDefault="00F63065" w:rsidP="00500CB1">
      <w:pPr>
        <w:rPr>
          <w:rtl/>
        </w:rPr>
      </w:pPr>
      <w:del w:id="9001" w:author="עריכה מהאתר" w:date="2026-10-12T07:06:59Z">
        <w:r>
          <w:rPr>
            <w:rtl/>
          </w:rPr>
          <w:delText xml:space="preserve">לראשית הגז, ואין לו מה </w:delText>
        </w:r>
      </w:del>
      <w:ins w:id="9002" w:author="עריכה מהאתר" w:date="2026-10-12T07:06:59Z">
        <w:r>
          <w:rPr>
            <w:rtl/>
          </w:rPr>
          <w:t xml:space="preserve">דהא </w:t>
        </w:r>
        <w:r>
          <w:rPr>
            <w:rStyle w:val="27"/>
            <w:rtl/>
            <w:rPrChange w:id="9004" w:author="עריכה מהאתר" w:date="2026-10-19T06:44:48Z">
              <w:rPr>
                <w:rStyle w:val="27"/>
                <w:rtl/>
              </w:rPr>
            </w:rPrChange>
          </w:rPr>
          <w:t xml:space="preserve">תדר"י</w:t>
        </w:r>
        <w:r>
          <w:rPr>
            <w:rtl/>
          </w:rPr>
          <w:t xml:space="preserve">: כבשים שצמרן קשה פטורין מראשית הגז, ד</w:t>
        </w:r>
      </w:ins>
      <w:del w:id="9003" w:author="עריכה מהאתר" w:date="2026-10-12T07:06:59Z">
        <w:r>
          <w:rPr>
            <w:rStyle w:val="27"/>
            <w:rtl/>
          </w:rPr>
          <w:delText xml:space="preserve">שתדר"י:</w:delText>
        </w:r>
      </w:del>
      <w:del w:id="9004" w:author="עריכה מהאתר" w:date="2026-10-12T07:06:59Z">
        <w:r>
          <w:rPr>
            <w:rtl/>
          </w:rPr>
          <w:delText xml:space="preserve"> כבשים שצמרן קשה - פטורין מראשית הגז, שנאמר </w:delText>
        </w:r>
      </w:del>
      <w:r>
        <w:rPr>
          <w:rStyle w:val="affffe"/>
          <w:rtl/>
          <w:rPrChange w:id="9005" w:author="עריכה מהאתר" w:date="2026-10-19T06:44:48Z">
            <w:rPr>
              <w:rStyle w:val="affffe"/>
              <w:rtl/>
            </w:rPr>
          </w:rPrChange>
        </w:rPr>
        <w:t xml:space="preserve">ומגז כבשי יתחמם</w:t>
      </w:r>
      <w:r>
        <w:rPr>
          <w:rtl/>
        </w:rPr>
        <w:t xml:space="preserve">? </w:t>
      </w:r>
    </w:p>
    <w:p w14:paraId="2168C3CC" w14:textId="5C875C55" w:rsidR="006542AA" w:rsidRDefault="00000000">
      <w:pPr>
        <w:pStyle w:val="36"/>
        <w:framePr w:wrap="notBeside"/>
      </w:pPr>
      <w:r>
        <w:t>אמר לו:</w:t>
      </w:r>
    </w:p>
    <w:p w14:paraId="4B2C244D" w14:textId="4C4CB570" w:rsidR="00500CB1" w:rsidRDefault="00F63065" w:rsidP="00500CB1">
      <w:pPr>
        <w:rPr>
          <w:rtl/>
        </w:rPr>
      </w:pPr>
      <w:r>
        <w:rPr>
          <w:rtl/>
        </w:rPr>
        <w:t xml:space="preserve">נראה אנחנו, כאן במה מדובר - ברחל שילדה מין עז ואביו תייש, ובחוששין לזרע האב לענין אותו ואת בנו חלקו, </w:t>
      </w:r>
    </w:p>
    <w:p w14:paraId="77798AD7" w14:textId="53070DB1" w:rsidR="006542AA" w:rsidRDefault="00000000">
      <w:pPr>
        <w:pStyle w:val="36"/>
        <w:framePr w:wrap="notBeside"/>
      </w:pPr>
      <w:r>
        <w:t>דר"מ סבר</w:t>
      </w:r>
      <w:r w:rsidR="00F63065">
        <w:t>:</w:t>
      </w:r>
    </w:p>
    <w:p w14:paraId="0CD05764" w14:textId="50A5104C" w:rsidR="00500CB1" w:rsidRDefault="00F63065" w:rsidP="00500CB1">
      <w:pPr>
        <w:rPr>
          <w:rtl/>
        </w:rPr>
      </w:pPr>
      <w:r>
        <w:rPr>
          <w:rtl/>
        </w:rPr>
        <w:t xml:space="preserve">חוששין לזרע האב, ורבנן סברי: אין חוששין לזרע האב: </w:t>
      </w:r>
    </w:p>
    <w:p w14:paraId="2FB53F6B" w14:textId="4889E160" w:rsidR="006542AA" w:rsidRDefault="00000000">
      <w:pPr>
        <w:pStyle w:val="36"/>
        <w:framePr w:wrap="notBeside"/>
      </w:pPr>
      <w:r>
        <w:t>א"כ,</w:t>
      </w:r>
    </w:p>
    <w:p w14:paraId="574EA62A" w14:textId="01E4BB29" w:rsidR="00500CB1" w:rsidRDefault="00F63065" w:rsidP="00500CB1">
      <w:pPr>
        <w:rPr>
          <w:rtl/>
        </w:rPr>
      </w:pPr>
      <w:r>
        <w:rPr>
          <w:rtl/>
        </w:rPr>
        <w:lastRenderedPageBreak/>
        <w:t xml:space="preserve">יחלקו בחוששין לזרע האב סתם, במחלוקת חנניה ורבנן! </w:t>
      </w:r>
    </w:p>
    <w:p w14:paraId="7F497F3B" w14:textId="77777777" w:rsidR="006542AA" w:rsidRDefault="00000000">
      <w:pPr>
        <w:pStyle w:val="36"/>
        <w:framePr w:wrap="notBeside"/>
      </w:pPr>
      <w:r>
        <w:t>אלא</w:t>
      </w:r>
    </w:p>
    <w:p w14:paraId="41A302CE" w14:textId="1B89E61F" w:rsidR="00500CB1" w:rsidRDefault="00F63065" w:rsidP="00500CB1">
      <w:pPr>
        <w:rPr>
          <w:rtl/>
        </w:rPr>
      </w:pPr>
      <w:del w:id="9001" w:author="עריכה מהאתר" w:date="2026-10-12T07:05:26Z">
        <w:r>
          <w:rPr>
            <w:rtl/>
          </w:rPr>
          <w:delText xml:space="preserve">לעולם לבכורה, וה</w:delText>
        </w:r>
      </w:del>
      <w:ins w:id="9002" w:author="עריכה מהאתר" w:date="2026-10-12T07:05:26Z">
        <w:r>
          <w:rPr>
            <w:rtl/>
          </w:rPr>
          <w:t xml:space="preserve">וברחל בת רחל בת עז. </w:t>
        </w:r>
        <w:r>
          <w:rPr>
            <w:rStyle w:val="27"/>
            <w:rtl/>
            <w:rPrChange w:id="9003" w:author="עריכה מהאתר" w:date="2026-10-19T06:44:48Z">
              <w:rPr>
                <w:rStyle w:val="27"/>
                <w:rtl/>
              </w:rPr>
            </w:rPrChange>
          </w:rPr>
          <w:t xml:space="preserve">ונחלקו</w:t>
        </w:r>
        <w:r>
          <w:rPr>
            <w:rtl/>
          </w:rPr>
          <w:t xml:space="preserve"> אי הלך אחר אמו או אם אמו ונדמה הוא</w:t>
        </w:r>
      </w:ins>
      <w:del w:id="9003" w:author="עריכה מהאתר" w:date="2026-10-12T07:05:26Z">
        <w:r>
          <w:rPr>
            <w:rFonts w:hint="cs"/>
            <w:rtl/>
          </w:rPr>
          <w:delText xml:space="preserve">ב"ע</w:delText>
        </w:r>
      </w:del>
      <w:del w:id="9004" w:author="עריכה מהאתר" w:date="2026-10-12T07:05:26Z">
        <w:r>
          <w:rPr>
            <w:rFonts w:hint="cs"/>
            <w:rtl/>
          </w:rPr>
          <w:delText xml:space="preserve"> </w:delText>
        </w:r>
      </w:del>
      <w:del w:id="9005" w:author="עריכה מהאתר" w:date="2026-10-12T07:05:26Z">
        <w:r>
          <w:rPr>
            <w:rtl/>
          </w:rPr>
          <w:delText xml:space="preserve">- ברחל בת רחל בת עז, </w:delText>
        </w:r>
      </w:del>
    </w:p>
    <w:p w14:paraId="25AF62CB" w14:textId="6ED727CA" w:rsidR="006542AA" w:rsidRDefault="00000000">
      <w:pPr>
        <w:pStyle w:val="36"/>
        <w:framePr w:wrap="notBeside"/>
      </w:pPr>
      <w:r>
        <w:t>מ"ד:</w:t>
      </w:r>
    </w:p>
    <w:p w14:paraId="546DC3F0" w14:textId="133C99DC" w:rsidR="00500CB1" w:rsidRDefault="00F63065" w:rsidP="00500CB1">
      <w:pPr>
        <w:rPr>
          <w:ins w:id="9503" w:author="עריכה מהאתר" w:date="2026-10-12T07:04:52Z"/>
          <w:rtl/>
        </w:rPr>
      </w:pPr>
      <w:r>
        <w:rPr>
          <w:rtl/>
        </w:rPr>
        <w:t xml:space="preserve">לך אחר אמו, וזה לא נדמה הוא,</w:t>
      </w:r>
    </w:p>
    <w:p>
      <w:pPr>
        <w:rPr>
          <w:rtl/>
        </w:rPr>
      </w:pPr>
      <w:r>
        <w:rPr>
          <w:rtl/>
        </w:rPr>
        <w:t xml:space="preserve"> והאחר סובר: לך אחר אם אמו, וזה נדמה הוא</w:t>
      </w:r>
      <w:r w:rsidR="0057284B">
        <w:rPr>
          <w:rtl/>
        </w:rPr>
        <w:t>.</w:t>
      </w:r>
    </w:p>
    <w:p w14:paraId="12029EE3" w14:textId="221054E1" w:rsidR="006542AA" w:rsidRDefault="00000000">
      <w:pPr>
        <w:pStyle w:val="36"/>
        <w:framePr w:wrap="notBeside"/>
      </w:pPr>
      <w:del w:id="9001" w:author="עריכה מהאתר" w:date="2026-10-12T07:05:53Z">
        <w:r>
          <w:delText xml:space="preserve">ואב"א</w:delText>
        </w:r>
      </w:del>
      <w:ins w:id="9002" w:author="עריכה מהאתר" w:date="2026-10-12T07:05:53Z">
        <w:r>
          <w:t xml:space="preserve">ב. </w:t>
        </w:r>
      </w:ins>
      <w:del w:id="9003" w:author="עריכה מהאתר" w:date="2026-10-12T07:05:53Z">
        <w:r>
          <w:delText xml:space="preserve">:</w:delText>
        </w:r>
      </w:del>
    </w:p>
    <w:p w14:paraId="099635FF" w14:textId="5B4D38C0" w:rsidR="00B874E6" w:rsidRDefault="00F63065" w:rsidP="00500CB1">
      <w:pPr>
        <w:rPr>
          <w:rtl/>
        </w:rPr>
      </w:pPr>
      <w:r>
        <w:rPr>
          <w:rtl/>
        </w:rPr>
        <w:t xml:space="preserve">ברחל בת עז בת רחל, </w:t>
      </w:r>
      <w:del w:id="9001" w:author="עריכה מהאתר" w:date="2026-10-12T07:07:10Z">
        <w:r>
          <w:rPr>
            <w:rtl/>
          </w:rPr>
          <w:delText xml:space="preserve">מ"ד</w:delText>
        </w:r>
      </w:del>
      <w:ins w:id="9002" w:author="עריכה מהאתר" w:date="2026-10-12T07:07:10Z">
        <w:r>
          <w:rPr>
            <w:rtl/>
          </w:rPr>
          <w:t xml:space="preserve">ונחלקו אי חזרה ש</w:t>
        </w:r>
      </w:ins>
      <w:del w:id="9003" w:author="עריכה מהאתר" w:date="2026-10-12T07:07:10Z">
        <w:r>
          <w:rPr>
            <w:rtl/>
          </w:rPr>
          <w:delText xml:space="preserve">: חזרה שייות למקומן, ומר סבר: לא חזרה שי</w:delText>
        </w:r>
      </w:del>
      <w:r>
        <w:rPr>
          <w:rtl/>
        </w:rPr>
        <w:t xml:space="preserve">יות למקומן</w:t>
      </w:r>
      <w:r w:rsidR="0057284B">
        <w:rPr>
          <w:rtl/>
        </w:rPr>
        <w:t>.</w:t>
      </w:r>
    </w:p>
    <w:p w14:paraId="62A22EB5" w14:textId="2B1B4F28" w:rsidR="006542AA" w:rsidRDefault="00000000">
      <w:pPr>
        <w:pStyle w:val="36"/>
        <w:framePr w:wrap="notBeside"/>
      </w:pPr>
      <w:del w:id="9001" w:author="עריכה מהאתר" w:date="2026-10-12T07:06:30Z">
        <w:r>
          <w:delText xml:space="preserve">ר</w:delText>
        </w:r>
      </w:del>
      <w:ins w:id="9002" w:author="עריכה מהאתר" w:date="2026-10-12T07:06:30Z">
        <w:r>
          <w:t xml:space="preserve">ג. ר</w:t>
        </w:r>
      </w:ins>
      <w:r>
        <w:t xml:space="preserve">"א:</w:t>
      </w:r>
    </w:p>
    <w:p w14:paraId="02E6C301" w14:textId="653D7482" w:rsidR="00A20C2E" w:rsidRDefault="00F63065" w:rsidP="00500CB1">
      <w:pPr>
        <w:rPr>
          <w:rtl/>
        </w:rPr>
      </w:pPr>
      <w:r>
        <w:rPr>
          <w:rtl/>
        </w:rPr>
        <w:t xml:space="preserve">כגון שיש בו מקצת סימנין, ו</w:t>
      </w:r>
      <w:del w:id="9001" w:author="עריכה מהאתר" w:date="2026-10-12T07:07:13Z">
        <w:r>
          <w:rPr>
            <w:rtl/>
          </w:rPr>
          <w:delText xml:space="preserve">מי הם חכמים - </w:delText>
        </w:r>
      </w:del>
      <w:ins w:id="9002" w:author="עריכה מהאתר" w:date="2026-10-12T07:07:13Z">
        <w:r>
          <w:rPr>
            <w:rtl/>
          </w:rPr>
          <w:t xml:space="preserve">חכמים היינו </w:t>
        </w:r>
        <w:r>
          <w:rPr>
            <w:rtl/>
            <w:rPrChange w:id="9006" w:author="עריכה מהאתר" w:date="2026-10-19T06:44:48Z">
              <w:rPr>
                <w:rtl/>
              </w:rPr>
            </w:rPrChange>
          </w:rPr>
          <w:t xml:space="preserve">ר"ש</w:t>
        </w:r>
        <w:r>
          <w:rPr>
            <w:rtl/>
          </w:rPr>
          <w:t xml:space="preserve"> ד</w:t>
        </w:r>
      </w:ins>
      <w:del w:id="9003" w:author="עריכה מהאתר" w:date="2026-10-12T07:07:13Z">
        <w:r>
          <w:rPr>
            <w:rStyle w:val="27"/>
            <w:rtl/>
          </w:rPr>
          <w:delText xml:space="preserve">ר"ש</w:delText>
        </w:r>
      </w:del>
      <w:del w:id="9004" w:author="עריכה מהאתר" w:date="2026-10-12T07:07:13Z">
        <w:r>
          <w:rPr>
            <w:rtl/>
          </w:rPr>
          <w:delText xml:space="preserve">, שאמר: </w:delText>
        </w:r>
      </w:del>
      <w:r>
        <w:rPr>
          <w:rtl/>
        </w:rPr>
        <w:t xml:space="preserve">עד שיהא ראשו ורובו דומה לאמו.</w:t>
      </w:r>
    </w:p>
    <w:p w14:paraId="69D3AA65" w14:textId="7D78F618" w:rsidR="006542AA" w:rsidRDefault="00000000">
      <w:pPr>
        <w:pStyle w:val="36"/>
        <w:framePr w:wrap="notBeside"/>
      </w:pPr>
      <w:r>
        <w:t>ארי"ו</w:t>
      </w:r>
      <w:r w:rsidR="00F63065">
        <w:t>:</w:t>
      </w:r>
    </w:p>
    <w:p w14:paraId="783CC4E6" w14:textId="19450B94" w:rsidR="00B874E6" w:rsidRDefault="00F63065" w:rsidP="00A20C2E">
      <w:pPr>
        <w:rPr>
          <w:rtl/>
        </w:rPr>
      </w:pPr>
      <w:r>
        <w:rPr>
          <w:rtl/>
        </w:rPr>
        <w:t xml:space="preserve">מודה </w:t>
      </w:r>
      <w:r>
        <w:rPr>
          <w:rStyle w:val="27"/>
          <w:rtl/>
        </w:rPr>
        <w:t>ר"מ</w:t>
      </w:r>
      <w:r>
        <w:rPr>
          <w:rtl/>
        </w:rPr>
        <w:t xml:space="preserve"> בשעיר של </w:t>
      </w:r>
      <w:r w:rsidR="00A20C2E">
        <w:rPr>
          <w:rStyle w:val="27"/>
          <w:rtl/>
        </w:rPr>
        <w:t>ר"ח</w:t>
      </w:r>
      <w:r w:rsidR="00A20C2E">
        <w:rPr>
          <w:rFonts w:hint="cs"/>
          <w:rtl/>
        </w:rPr>
        <w:t xml:space="preserve"> </w:t>
      </w:r>
      <w:r w:rsidR="00A20C2E">
        <w:rPr>
          <w:rtl/>
        </w:rPr>
        <w:t>שצריך</w:t>
      </w:r>
      <w:r>
        <w:rPr>
          <w:rtl/>
        </w:rPr>
        <w:t xml:space="preserve"> בן שעירה, </w:t>
      </w:r>
      <w:del w:id="9001" w:author="עריכה מהאתר" w:date="2026-10-12T07:07:19Z">
        <w:r>
          <w:rPr>
            <w:rFonts w:hint="cs"/>
            <w:rtl/>
          </w:rPr>
          <w:delText xml:space="preserve">מ"ט</w:delText>
        </w:r>
      </w:del>
      <w:ins w:id="9002" w:author="עריכה מהאתר" w:date="2026-10-12T07:07:19Z">
        <w:r>
          <w:rPr>
            <w:rFonts w:hint="cs"/>
            <w:rtl/>
          </w:rPr>
          <w:t xml:space="preserve">ד</w:t>
        </w:r>
      </w:ins>
      <w:del w:id="9003" w:author="עריכה מהאתר" w:date="2026-10-12T07:07:19Z">
        <w:r>
          <w:rPr>
            <w:rtl/>
          </w:rPr>
          <w:delText xml:space="preserve">: </w:delText>
        </w:r>
      </w:del>
      <w:r w:rsidR="00A20C2E">
        <w:rPr>
          <w:rFonts w:hint="cs"/>
          <w:rtl/>
        </w:rPr>
        <w:t>'</w:t>
      </w:r>
      <w:r w:rsidR="00A20C2E">
        <w:rPr>
          <w:rStyle w:val="affffe"/>
          <w:rtl/>
        </w:rPr>
        <w:t>אֶחָד</w:t>
      </w:r>
      <w:r w:rsidR="00A20C2E">
        <w:rPr>
          <w:rFonts w:hint="cs"/>
          <w:rtl/>
        </w:rPr>
        <w:t>'</w:t>
      </w:r>
      <w:r>
        <w:rPr>
          <w:rtl/>
        </w:rPr>
        <w:t xml:space="preserve"> - המיוחד ובא מששת ימי בראשית</w:t>
      </w:r>
      <w:r w:rsidR="0057284B">
        <w:rPr>
          <w:rtl/>
        </w:rPr>
        <w:t>.</w:t>
      </w:r>
    </w:p>
    <w:p w14:paraId="4E5AA516" w14:textId="55085B69" w:rsidR="006542AA" w:rsidRDefault="00000000">
      <w:pPr>
        <w:pStyle w:val="36"/>
        <w:framePr w:wrap="notBeside"/>
      </w:pPr>
      <w:r>
        <w:t xml:space="preserve">ו</w:t>
      </w:r>
      <w:del w:id="9001" w:author="עריכה מהאתר" w:date="2026-10-12T07:07:23Z">
        <w:r>
          <w:delText xml:space="preserve">לא</w:delText>
        </w:r>
      </w:del>
      <w:ins w:id="9002" w:author="עריכה מהאתר" w:date="2026-10-12T07:07:23Z">
        <w:r>
          <w:t xml:space="preserve">נלמד מ</w:t>
        </w:r>
      </w:ins>
      <w:del w:id="9003" w:author="עריכה מהאתר" w:date="2026-10-12T07:07:23Z">
        <w:r>
          <w:delText xml:space="preserve"> </w:delText>
        </w:r>
      </w:del>
      <w:del w:id="9004" w:author="עריכה מהאתר" w:date="2026-10-12T07:07:23Z">
        <w:r>
          <w:delText xml:space="preserve">מכאן</w:delText>
        </w:r>
      </w:del>
      <w:del w:id="9005" w:author="עריכה מהאתר" w:date="2026-10-12T07:07:23Z">
        <w:r>
          <w:delText xml:space="preserve"> אלא </w:delText>
        </w:r>
      </w:del>
      <w:del w:id="9006" w:author="עריכה מהאתר" w:date="2026-10-12T07:07:23Z">
        <w:r>
          <w:delText xml:space="preserve">משם</w:delText>
        </w:r>
      </w:del>
    </w:p>
    <w:p w14:paraId="067C2ED0" w14:textId="60F838CC" w:rsidR="00A20C2E" w:rsidRDefault="00F63065" w:rsidP="00A20C2E">
      <w:pPr>
        <w:rPr>
          <w:rtl/>
        </w:rPr>
      </w:pPr>
      <w:del w:id="9001" w:author="עריכה מהאתר" w:date="2026-10-12T07:07:27Z">
        <w:r>
          <w:rPr>
            <w:rtl/>
          </w:rPr>
          <w:delText xml:space="preserve">נלמד: </w:delText>
        </w:r>
      </w:del>
      <w:r w:rsidR="00A20C2E">
        <w:rPr>
          <w:rFonts w:hint="cs"/>
          <w:rtl/>
        </w:rPr>
        <w:t>'</w:t>
      </w:r>
      <w:r>
        <w:rPr>
          <w:rStyle w:val="affffe"/>
          <w:rtl/>
        </w:rPr>
        <w:t>שׁוֹר אוֹ כֶשֶׂב</w:t>
      </w:r>
      <w:r w:rsidR="00A20C2E">
        <w:rPr>
          <w:rFonts w:hint="cs"/>
          <w:rtl/>
        </w:rPr>
        <w:t>'</w:t>
      </w:r>
      <w:r>
        <w:rPr>
          <w:rtl/>
        </w:rPr>
        <w:t xml:space="preserve"> - פרט לכלאים, </w:t>
      </w:r>
      <w:r w:rsidR="00A20C2E">
        <w:rPr>
          <w:rFonts w:hint="cs"/>
          <w:rtl/>
        </w:rPr>
        <w:t>'</w:t>
      </w:r>
      <w:r>
        <w:rPr>
          <w:rStyle w:val="affffe"/>
          <w:rtl/>
        </w:rPr>
        <w:t>אוֹ עֵז</w:t>
      </w:r>
      <w:r w:rsidR="00A20C2E">
        <w:rPr>
          <w:rFonts w:hint="cs"/>
          <w:rtl/>
        </w:rPr>
        <w:t>'</w:t>
      </w:r>
      <w:r>
        <w:rPr>
          <w:rtl/>
        </w:rPr>
        <w:t xml:space="preserve"> - פרט לנדמה! </w:t>
      </w:r>
    </w:p>
    <w:p w14:paraId="651C91AA" w14:textId="77777777" w:rsidR="006542AA" w:rsidRDefault="00000000">
      <w:pPr>
        <w:pStyle w:val="36"/>
        <w:framePr w:wrap="notBeside"/>
      </w:pPr>
      <w:r>
        <w:t>צריכא,</w:t>
      </w:r>
    </w:p>
    <w:p w14:paraId="140D1821" w14:textId="1AA3DA21" w:rsidR="00A20C2E" w:rsidRDefault="00F63065" w:rsidP="00A20C2E">
      <w:pPr>
        <w:rPr>
          <w:rtl/>
        </w:rPr>
      </w:pPr>
      <w:del w:id="9001" w:author="עריכה מהאתר" w:date="2026-10-12T07:07:30Z">
        <w:r>
          <w:rPr>
            <w:rtl/>
          </w:rPr>
          <w:delText xml:space="preserve">שאם משם, הו"א:</w:delText>
        </w:r>
      </w:del>
      <w:ins w:id="9002" w:author="עריכה מהאתר" w:date="2026-10-12T07:07:30Z">
        <w:r>
          <w:rPr>
            <w:rtl/>
          </w:rPr>
          <w:t xml:space="preserve">כאן אף מקום שיורד לדורות ושם אף לקרבן נדבה. </w:t>
        </w:r>
      </w:ins>
      <w:del w:id="9003" w:author="עריכה מהאתר" w:date="2026-10-12T07:07:30Z">
        <w:r>
          <w:rPr>
            <w:rFonts w:hint="cs"/>
            <w:rtl/>
          </w:rPr>
          <w:delText xml:space="preserve"> </w:delText>
        </w:r>
      </w:del>
      <w:del w:id="9004" w:author="עריכה מהאתר" w:date="2026-10-12T07:07:30Z">
        <w:r>
          <w:rPr>
            <w:rtl/>
          </w:rPr>
          <w:delText xml:space="preserve">ה"מ - מקום שאינו יורד לדורות, אבל מקום שיורד - אומר לא, </w:delText>
        </w:r>
      </w:del>
    </w:p>
    <w:p w14:paraId="556356A5" w14:textId="03A61469" w:rsidR="00B874E6" w:rsidRDefault="00F63065" w:rsidP="00A20C2E">
      <w:pPr>
        <w:rPr>
          <w:rtl/>
        </w:rPr>
      </w:pPr>
      <w:r>
        <w:rPr>
          <w:rtl/>
        </w:rPr>
        <w:t>ואם מכאן, הו"א:</w:t>
      </w:r>
      <w:r>
        <w:rPr>
          <w:rFonts w:hint="cs"/>
          <w:rtl/>
        </w:rPr>
        <w:t xml:space="preserve"> </w:t>
      </w:r>
      <w:r>
        <w:rPr>
          <w:rtl/>
        </w:rPr>
        <w:t>ה"מ - לגבי קרבן חובה, אבל נדבה לא, צריכא</w:t>
      </w:r>
      <w:r w:rsidR="0057284B">
        <w:rPr>
          <w:rtl/>
        </w:rPr>
        <w:t>.</w:t>
      </w:r>
    </w:p>
    <w:p w14:paraId="189B2643" w14:textId="77777777" w:rsidR="006542AA" w:rsidRDefault="00000000">
      <w:pPr>
        <w:pStyle w:val="affff7"/>
      </w:pPr>
      <w:r>
        <w:rPr>
          <w:color w:val="7B3F00"/>
        </w:rPr>
        <w:t>צמר הנדמה: כלאים, תכלת ונגעים</w:t>
      </w:r>
    </w:p>
    <w:p w14:paraId="1317847A" w14:textId="11B4E690" w:rsidR="006542AA" w:rsidRDefault="00000000">
      <w:pPr>
        <w:pStyle w:val="36"/>
        <w:framePr w:wrap="notBeside"/>
      </w:pPr>
      <w:r>
        <w:t>א. ראב"י:</w:t>
      </w:r>
    </w:p>
    <w:p w14:paraId="0841EF46" w14:textId="63FDECF0" w:rsidR="00A20C2E" w:rsidRDefault="00F63065" w:rsidP="00A20C2E">
      <w:pPr>
        <w:rPr>
          <w:rtl/>
        </w:rPr>
      </w:pPr>
      <w:r>
        <w:rPr>
          <w:rtl/>
        </w:rPr>
        <w:t>הכל מודים דאין לוקין על צמרו משום כלאים,</w:t>
      </w:r>
    </w:p>
    <w:p w14:paraId="648517AF" w14:textId="1F77B018" w:rsidR="00B874E6" w:rsidRDefault="00A20C2E" w:rsidP="00A20C2E">
      <w:pPr>
        <w:rPr>
          <w:rtl/>
        </w:rPr>
      </w:pPr>
      <w:r>
        <w:rPr>
          <w:rFonts w:hint="cs"/>
          <w:rtl/>
        </w:rPr>
        <w:t>'</w:t>
      </w:r>
      <w:r>
        <w:rPr>
          <w:rStyle w:val="affffe"/>
          <w:rtl/>
        </w:rPr>
        <w:t>לֹא תִלְבַּשׁ שַׁעַטְנֵז</w:t>
      </w:r>
      <w:r>
        <w:rPr>
          <w:rFonts w:hint="cs"/>
          <w:rtl/>
        </w:rPr>
        <w:t>'</w:t>
      </w:r>
      <w:r w:rsidR="00F63065">
        <w:rPr>
          <w:rtl/>
        </w:rPr>
        <w:t>, מה פשתן - שלא נשתנה, אף צמר - שלא נשתנה</w:t>
      </w:r>
      <w:r w:rsidR="0057284B">
        <w:rPr>
          <w:rtl/>
        </w:rPr>
        <w:t>.</w:t>
      </w:r>
    </w:p>
    <w:p w14:paraId="60EA8ACF" w14:textId="5515FB1A" w:rsidR="006542AA" w:rsidRDefault="00000000">
      <w:pPr>
        <w:pStyle w:val="36"/>
        <w:framePr w:wrap="notBeside"/>
      </w:pPr>
      <w:r>
        <w:t>ב. ר"פ:</w:t>
      </w:r>
    </w:p>
    <w:p w14:paraId="20DC192B" w14:textId="04C7C76B" w:rsidR="00A20C2E" w:rsidRDefault="00F63065" w:rsidP="00A20C2E">
      <w:pPr>
        <w:rPr>
          <w:rtl/>
        </w:rPr>
      </w:pPr>
      <w:r>
        <w:rPr>
          <w:rtl/>
        </w:rPr>
        <w:t xml:space="preserve">הכל מודים שצמרו פסול לתכלת, </w:t>
      </w:r>
      <w:r w:rsidR="00A20C2E">
        <w:rPr>
          <w:rFonts w:hint="cs"/>
          <w:rtl/>
        </w:rPr>
        <w:t>'</w:t>
      </w:r>
      <w:r>
        <w:rPr>
          <w:rStyle w:val="affffe"/>
          <w:rtl/>
        </w:rPr>
        <w:t>לֹא תִלְבַּשׁ שַׁעַטְנֵז גְּדִילִים תַּעֲשֶׂה לָּךְ</w:t>
      </w:r>
      <w:r w:rsidR="00A20C2E">
        <w:rPr>
          <w:rFonts w:hint="cs"/>
          <w:rtl/>
        </w:rPr>
        <w:t>'</w:t>
      </w:r>
      <w:r>
        <w:rPr>
          <w:rtl/>
        </w:rPr>
        <w:t xml:space="preserve"> </w:t>
      </w:r>
    </w:p>
    <w:p w14:paraId="36BE44AA" w14:textId="77777777" w:rsidR="00A20C2E" w:rsidRDefault="00F63065" w:rsidP="00C5567C">
      <w:pPr>
        <w:pStyle w:val="a"/>
        <w:rPr>
          <w:rtl/>
        </w:rPr>
      </w:pPr>
      <w:r>
        <w:rPr>
          <w:rtl/>
        </w:rPr>
        <w:t xml:space="preserve">מה פשתן - שלא נשתנה, אף צמר - שלא נשתנה </w:t>
      </w:r>
    </w:p>
    <w:p w14:paraId="3C5CF085" w14:textId="710A9171" w:rsidR="006542AA" w:rsidRDefault="00000000">
      <w:pPr>
        <w:pStyle w:val="36"/>
        <w:framePr w:wrap="notBeside"/>
      </w:pPr>
      <w:r>
        <w:t xml:space="preserve">ג. </w:t>
      </w:r>
      <w:r w:rsidR="00A20C2E">
        <w:t>רנ</w:t>
      </w:r>
      <w:r>
        <w:t>ב"י:</w:t>
      </w:r>
    </w:p>
    <w:p w14:paraId="5483F216" w14:textId="3C95C848" w:rsidR="00A20C2E" w:rsidRDefault="00F63065" w:rsidP="00A20C2E">
      <w:pPr>
        <w:rPr>
          <w:rtl/>
        </w:rPr>
      </w:pPr>
      <w:r>
        <w:rPr>
          <w:rtl/>
        </w:rPr>
        <w:t>הכל מודים שאין צמרו מטמא בנגעים, ד</w:t>
      </w:r>
      <w:r w:rsidRPr="009F73ED">
        <w:rPr>
          <w:rStyle w:val="affffe"/>
          <w:rtl/>
        </w:rPr>
        <w:t>בבגד צמר או בבגד פשתים</w:t>
      </w:r>
      <w:r>
        <w:rPr>
          <w:rtl/>
        </w:rPr>
        <w:t xml:space="preserve">, </w:t>
      </w:r>
    </w:p>
    <w:p w14:paraId="64EB12AD" w14:textId="77777777" w:rsidR="00B874E6" w:rsidRDefault="00A20C2E" w:rsidP="00A20C2E">
      <w:pPr>
        <w:rPr>
          <w:rtl/>
        </w:rPr>
      </w:pPr>
      <w:r>
        <w:rPr>
          <w:rtl/>
        </w:rPr>
        <w:tab/>
      </w:r>
      <w:r w:rsidR="00F63065">
        <w:rPr>
          <w:rtl/>
        </w:rPr>
        <w:t>מה פשתים - שלא נשתנה, אף צמר - שלא נשתנה</w:t>
      </w:r>
      <w:r w:rsidR="0057284B">
        <w:rPr>
          <w:rtl/>
        </w:rPr>
        <w:t>.</w:t>
      </w:r>
    </w:p>
    <w:p w14:paraId="29386B23" w14:textId="0260D6FD" w:rsidR="006542AA" w:rsidRDefault="00000000">
      <w:pPr>
        <w:pStyle w:val="36"/>
        <w:framePr w:wrap="notBeside"/>
      </w:pPr>
      <w:del w:id="9001" w:author="עריכה מהאתר" w:date="2026-10-12T07:07:46Z">
        <w:r>
          <w:delText xml:space="preserve">אר"א</w:delText>
        </w:r>
      </w:del>
      <w:ins w:id="9002" w:author="עריכה מהאתר" w:date="2026-10-12T07:07:46Z">
        <w:r>
          <w:t xml:space="preserve">רב אשי ד.</w:t>
        </w:r>
      </w:ins>
      <w:del w:id="9003" w:author="עריכה מהאתר" w:date="2026-10-12T07:07:46Z">
        <w:r>
          <w:delText xml:space="preserve"> אף אנו נאמר:</w:delText>
        </w:r>
      </w:del>
    </w:p>
    <w:p w14:paraId="7472F3F4" w14:textId="0593797D" w:rsidR="00A20C2E" w:rsidRDefault="00A20C2E" w:rsidP="00F63065">
      <w:pPr>
        <w:rPr>
          <w:rtl/>
        </w:rPr>
      </w:pPr>
      <w:r>
        <w:rPr>
          <w:rtl/>
        </w:rPr>
        <w:t xml:space="preserve">אף אנו נאמר: הדלה הגפן ע"ג תאינה - יינו פסול לנסכים, </w:t>
      </w:r>
    </w:p>
    <w:p w14:paraId="7905DA76" w14:textId="494639D6" w:rsidR="00A20C2E" w:rsidRDefault="00A20C2E" w:rsidP="00F63065">
      <w:pPr>
        <w:rPr>
          <w:rtl/>
        </w:rPr>
      </w:pPr>
      <w:r>
        <w:rPr>
          <w:rtl/>
        </w:rPr>
        <w:tab/>
      </w:r>
      <w:del w:id="9001" w:author="עריכה מהאתר" w:date="2026-10-12T07:07:36Z">
        <w:r>
          <w:rPr>
            <w:rFonts w:hint="cs"/>
            <w:rtl/>
          </w:rPr>
          <w:delText xml:space="preserve">שנאמר </w:delText>
        </w:r>
      </w:del>
      <w:ins w:id="9002" w:author="עריכה מהאתר" w:date="2026-10-12T07:07:36Z">
        <w:r>
          <w:rPr>
            <w:rFonts w:hint="cs"/>
            <w:rtl/>
          </w:rPr>
          <w:t xml:space="preserve">ד</w:t>
        </w:r>
      </w:ins>
      <w:r>
        <w:rPr>
          <w:rFonts w:hint="cs"/>
          <w:rtl/>
        </w:rPr>
        <w:t xml:space="preserve">זבח</w:t>
      </w:r>
      <w:r w:rsidR="00F63065">
        <w:rPr>
          <w:rtl/>
        </w:rPr>
        <w:t xml:space="preserve"> ונסכים, מה זבח - שלא נשתנה, אף נסכים - שלא נשתנו</w:t>
      </w:r>
      <w:r>
        <w:rPr>
          <w:rtl/>
        </w:rPr>
        <w:t>,</w:t>
      </w:r>
    </w:p>
    <w:p w14:paraId="709AE6C3" w14:textId="4E55758D" w:rsidR="006542AA" w:rsidRDefault="00000000">
      <w:pPr>
        <w:pStyle w:val="36"/>
        <w:framePr w:wrap="notBeside"/>
      </w:pPr>
      <w:r>
        <w:t>ושונה</w:t>
      </w:r>
    </w:p>
    <w:p w14:paraId="0193B776" w14:textId="2232797F" w:rsidR="00A20C2E" w:rsidRDefault="00F63065" w:rsidP="00A20C2E">
      <w:pPr>
        <w:rPr>
          <w:rtl/>
        </w:rPr>
      </w:pPr>
      <w:del w:id="9001" w:author="עריכה מהאתר" w:date="2026-10-12T07:07:41Z">
        <w:r>
          <w:rPr>
            <w:rtl/>
          </w:rPr>
          <w:delText xml:space="preserve">הדלה פשתן על גבי היגא </w:delText>
        </w:r>
      </w:del>
      <w:ins w:id="9002" w:author="עריכה מהאתר" w:date="2026-10-12T07:07:41Z">
        <w:r>
          <w:rPr>
            <w:rtl/>
          </w:rPr>
          <w:t xml:space="preserve">מהדלה פשתן על גבי היגא </w:t>
        </w:r>
        <w:r>
          <w:rPr>
            <w:rStyle w:val="affffd"/>
            <w:rtl/>
            <w:rPrChange w:id="9001" w:author="עריכה מהאתר" w:date="2026-10-12T07:16:23Z">
              <w:rPr>
                <w:rtl/>
              </w:rPr>
            </w:rPrChange>
          </w:rPr>
          <w:t xml:space="preserve">שיח קוצני</w:t>
        </w:r>
        <w:r>
          <w:rPr>
            <w:rtl/>
          </w:rPr>
          <w:t xml:space="preserve"> ששם אין משתנה משא''כ ביין </w:t>
        </w:r>
        <w:r>
          <w:rPr>
            <w:rStyle w:val="affffd"/>
            <w:rtl/>
            <w:rPrChange w:id="9008" w:author="עריכה מהאתר" w:date="2026-10-19T06:44:48Z">
              <w:rPr>
                <w:rStyle w:val="affffd"/>
                <w:rtl/>
              </w:rPr>
            </w:rPrChange>
          </w:rPr>
          <w:t xml:space="preserve">המודלה ע''ג תאנה</w:t>
        </w:r>
        <w:r>
          <w:rPr>
            <w:rtl/>
          </w:rPr>
          <w:t xml:space="preserve"> משתנה ריחו</w:t>
        </w:r>
      </w:ins>
      <w:del w:id="9003" w:author="עריכה מהאתר" w:date="2026-10-12T07:07:41Z">
        <w:r>
          <w:rPr>
            <w:rStyle w:val="affffd"/>
            <w:rtl/>
          </w:rPr>
          <w:delText xml:space="preserve">שיח קוצני</w:delText>
        </w:r>
      </w:del>
      <w:del w:id="9004" w:author="עריכה מהאתר" w:date="2026-10-12T07:07:41Z">
        <w:r>
          <w:rPr>
            <w:rtl/>
          </w:rPr>
          <w:delText xml:space="preserve"> ה"נ שישתנה? א"כ אינך יכול לומר מה פשתן שלא נשתנה, שהרי פשתן גם משתנה! </w:delText>
        </w:r>
      </w:del>
    </w:p>
    <w:p w14:paraId="1AF1DDA5" w14:textId="77777777" w:rsidR="006542AA" w:rsidRDefault="00000000">
      <w:pPr>
        <w:pStyle w:val="36"/>
        <w:framePr w:wrap="notBeside"/>
      </w:pPr>
      <w:r>
        <w:t>א"ל:</w:t>
      </w:r>
    </w:p>
    <w:p w14:paraId="4BD0CA20" w14:textId="056BAFB8" w:rsidR="00B874E6" w:rsidRDefault="00F63065" w:rsidP="00C5567C">
      <w:pPr>
        <w:pStyle w:val="a"/>
        <w:rPr>
          <w:rtl/>
        </w:rPr>
      </w:pPr>
      <w:r>
        <w:rPr>
          <w:rtl/>
        </w:rPr>
        <w:t>זה - נשתנה ריחו, וזה - לא נשתנה ריחו</w:t>
      </w:r>
      <w:r w:rsidR="0057284B">
        <w:rPr>
          <w:rtl/>
        </w:rPr>
        <w:t>.</w:t>
      </w:r>
    </w:p>
    <w:p w14:paraId="23E70209" w14:textId="439C2A75" w:rsidR="0057284B" w:rsidRDefault="0057284B" w:rsidP="009F73ED">
      <w:pPr>
        <w:pStyle w:val="affff9"/>
        <w:rPr>
          <w:rtl/>
        </w:rPr>
      </w:pPr>
      <w:r>
        <w:rPr>
          <w:rtl/>
        </w:rPr>
        <w:t>• • •</w:t>
      </w:r>
    </w:p>
    <w:p w14:paraId="7045CB50" w14:textId="77777777" w:rsidR="006542AA" w:rsidRDefault="00000000">
      <w:pPr>
        <w:pStyle w:val="afffff5"/>
        <w:framePr w:wrap="around"/>
      </w:pPr>
      <w:r>
        <w:t>משנה ו</w:t>
      </w:r>
    </w:p>
    <w:p w14:paraId="4AA0D73E" w14:textId="77777777" w:rsidR="00A20C2E" w:rsidRDefault="00F63065" w:rsidP="009F73ED">
      <w:pPr>
        <w:pStyle w:val="afff5"/>
        <w:spacing w:before="120"/>
        <w:rPr>
          <w:rtl/>
        </w:rPr>
      </w:pPr>
      <w:r>
        <w:rPr>
          <w:rtl/>
        </w:rPr>
        <w:t xml:space="preserve">רחל שלא ביכרה, וילדה שני זכרים, ויצאו שני ראשיהן כאחת, </w:t>
      </w:r>
    </w:p>
    <w:p w14:paraId="176E5193" w14:textId="77777777" w:rsidR="00A20C2E" w:rsidRDefault="00F63065" w:rsidP="00A20C2E">
      <w:pPr>
        <w:pStyle w:val="afff5"/>
        <w:rPr>
          <w:rtl/>
        </w:rPr>
      </w:pPr>
      <w:r w:rsidRPr="009F73ED">
        <w:rPr>
          <w:rtl/>
        </w:rPr>
        <w:t>רבי יוסי</w:t>
      </w:r>
      <w:r>
        <w:rPr>
          <w:rtl/>
        </w:rPr>
        <w:t xml:space="preserve"> הגלילי אומר</w:t>
      </w:r>
      <w:r w:rsidRPr="009F73ED">
        <w:rPr>
          <w:rtl/>
        </w:rPr>
        <w:t>:</w:t>
      </w:r>
      <w:r>
        <w:rPr>
          <w:rtl/>
        </w:rPr>
        <w:t xml:space="preserve"> שניהן לכהן, שנאמר </w:t>
      </w:r>
      <w:r>
        <w:rPr>
          <w:rStyle w:val="affffe"/>
          <w:rFonts w:hint="eastAsia"/>
          <w:rtl/>
          <w:rPrChange w:id="9009" w:author="עריכה מהאתר" w:date="2026-10-19T06:44:48Z">
            <w:rPr>
              <w:rStyle w:val="affffe"/>
              <w:rFonts w:hint="eastAsia"/>
              <w:rtl/>
            </w:rPr>
          </w:rPrChange>
        </w:rPr>
        <w:t xml:space="preserve">הזכרים</w:t>
      </w:r>
      <w:r>
        <w:rPr>
          <w:rStyle w:val="affffe"/>
          <w:rtl/>
          <w:rPrChange w:id="9010" w:author="עריכה מהאתר" w:date="2026-10-19T06:44:48Z">
            <w:rPr>
              <w:rStyle w:val="affffe"/>
              <w:rtl/>
            </w:rPr>
          </w:rPrChange>
        </w:rPr>
        <w:t xml:space="preserve"> </w:t>
      </w:r>
      <w:r>
        <w:rPr>
          <w:rStyle w:val="affffe"/>
          <w:rFonts w:hint="eastAsia"/>
          <w:rtl/>
          <w:rPrChange w:id="9011" w:author="עריכה מהאתר" w:date="2026-10-19T06:44:48Z">
            <w:rPr>
              <w:rStyle w:val="affffe"/>
              <w:rFonts w:hint="eastAsia"/>
              <w:rtl/>
            </w:rPr>
          </w:rPrChange>
        </w:rPr>
        <w:t xml:space="preserve">לה</w:t>
      </w:r>
      <w:r>
        <w:rPr>
          <w:rStyle w:val="affffe"/>
          <w:rtl/>
          <w:rPrChange w:id="9012" w:author="עריכה מהאתר" w:date="2026-10-19T06:44:48Z">
            <w:rPr>
              <w:rStyle w:val="affffe"/>
              <w:rtl/>
            </w:rPr>
          </w:rPrChange>
        </w:rPr>
        <w:t xml:space="preserve">',</w:t>
      </w:r>
      <w:r>
        <w:rPr>
          <w:rtl/>
        </w:rPr>
        <w:t xml:space="preserve"> </w:t>
      </w:r>
    </w:p>
    <w:p w14:paraId="7E3C2507" w14:textId="77777777" w:rsidR="00B874E6" w:rsidRDefault="00F63065" w:rsidP="00A20C2E">
      <w:pPr>
        <w:pStyle w:val="afff5"/>
        <w:rPr>
          <w:rtl/>
        </w:rPr>
      </w:pPr>
      <w:r>
        <w:rPr>
          <w:rtl/>
        </w:rPr>
        <w:t>וחכ"א: אי אפשר לצמצם, אלא אחד לו ואחד לכהן</w:t>
      </w:r>
      <w:r w:rsidR="0057284B">
        <w:rPr>
          <w:rtl/>
        </w:rPr>
        <w:t>.</w:t>
      </w:r>
    </w:p>
    <w:p w14:paraId="64657953" w14:textId="760A0248" w:rsidR="00A20C2E" w:rsidRDefault="00F63065" w:rsidP="00A20C2E">
      <w:pPr>
        <w:pStyle w:val="afff5"/>
        <w:rPr>
          <w:rtl/>
        </w:rPr>
      </w:pPr>
      <w:r w:rsidRPr="009F73ED">
        <w:rPr>
          <w:rtl/>
        </w:rPr>
        <w:t>ר"ט:</w:t>
      </w:r>
      <w:r>
        <w:rPr>
          <w:rtl/>
        </w:rPr>
        <w:t xml:space="preserve"> הכהן בורר לו את היפה, </w:t>
      </w:r>
    </w:p>
    <w:p w14:paraId="23EC41B1" w14:textId="79066975" w:rsidR="00B874E6" w:rsidRDefault="00F63065" w:rsidP="00A20C2E">
      <w:pPr>
        <w:pStyle w:val="afff5"/>
        <w:rPr>
          <w:rtl/>
        </w:rPr>
      </w:pPr>
      <w:r w:rsidRPr="009F73ED">
        <w:rPr>
          <w:rtl/>
        </w:rPr>
        <w:t>ר"ע:</w:t>
      </w:r>
      <w:r>
        <w:rPr>
          <w:rtl/>
        </w:rPr>
        <w:t xml:space="preserve"> משמנין ביניהן</w:t>
      </w:r>
      <w:r w:rsidR="0057284B">
        <w:rPr>
          <w:rtl/>
        </w:rPr>
        <w:t>.</w:t>
      </w:r>
      <w:r w:rsidR="00F625F6">
        <w:rPr>
          <w:rFonts w:hint="cs"/>
          <w:rtl/>
        </w:rPr>
        <w:t xml:space="preserve"> והשני ירעה עד שיסתאב וחייב במתנות</w:t>
      </w:r>
    </w:p>
    <w:p w14:paraId="39A0E34A" w14:textId="77777777" w:rsidR="00A20C2E" w:rsidRDefault="00A20C2E" w:rsidP="00A20C2E">
      <w:pPr>
        <w:pStyle w:val="afff0"/>
        <w:framePr w:wrap="around"/>
        <w:rPr>
          <w:rtl/>
        </w:rPr>
      </w:pPr>
      <w:r>
        <w:rPr>
          <w:rFonts w:hint="cs"/>
          <w:rtl/>
        </w:rPr>
        <w:t>יז:</w:t>
      </w:r>
    </w:p>
    <w:p w14:paraId="6C3C6C5D" w14:textId="77777777" w:rsidR="006542AA" w:rsidRDefault="00000000">
      <w:pPr>
        <w:pStyle w:val="afffff5"/>
        <w:framePr w:wrap="around"/>
      </w:pPr>
      <w:r>
        <w:t>משנה ו</w:t>
      </w:r>
    </w:p>
    <w:p w14:paraId="65162DDC" w14:textId="77777777" w:rsidR="00B874E6" w:rsidRDefault="00F63065" w:rsidP="00A20C2E">
      <w:pPr>
        <w:pStyle w:val="afff5"/>
        <w:rPr>
          <w:rtl/>
        </w:rPr>
      </w:pPr>
      <w:r>
        <w:rPr>
          <w:rtl/>
        </w:rPr>
        <w:t>ו</w:t>
      </w:r>
      <w:r w:rsidRPr="009F73ED">
        <w:rPr>
          <w:rStyle w:val="afffff3"/>
          <w:rtl/>
        </w:rPr>
        <w:t>רבי יוסי</w:t>
      </w:r>
      <w:r>
        <w:rPr>
          <w:rtl/>
        </w:rPr>
        <w:t xml:space="preserve"> פוטר</w:t>
      </w:r>
      <w:r w:rsidR="0057284B">
        <w:rPr>
          <w:rtl/>
        </w:rPr>
        <w:t>.</w:t>
      </w:r>
    </w:p>
    <w:p w14:paraId="1EEA375A" w14:textId="06089D87" w:rsidR="00A20C2E" w:rsidRDefault="00F63065" w:rsidP="00A20C2E">
      <w:pPr>
        <w:pStyle w:val="afff5"/>
        <w:rPr>
          <w:rtl/>
        </w:rPr>
      </w:pPr>
      <w:r>
        <w:rPr>
          <w:rtl/>
        </w:rPr>
        <w:t xml:space="preserve">מת אחד מהן, </w:t>
      </w:r>
      <w:r w:rsidRPr="009F73ED">
        <w:rPr>
          <w:rtl/>
        </w:rPr>
        <w:t>ר"ט</w:t>
      </w:r>
      <w:r>
        <w:rPr>
          <w:rtl/>
        </w:rPr>
        <w:t>: יחלוקו, </w:t>
      </w:r>
    </w:p>
    <w:p w14:paraId="1A5A36CA" w14:textId="138FE670" w:rsidR="00B874E6" w:rsidRDefault="00F625F6" w:rsidP="00A20C2E">
      <w:pPr>
        <w:pStyle w:val="afff5"/>
        <w:rPr>
          <w:rtl/>
        </w:rPr>
      </w:pPr>
      <w:r>
        <w:rPr>
          <w:rtl/>
        </w:rPr>
        <w:tab/>
      </w:r>
      <w:r>
        <w:rPr>
          <w:rtl/>
        </w:rPr>
        <w:tab/>
      </w:r>
      <w:r>
        <w:rPr>
          <w:rtl/>
        </w:rPr>
        <w:tab/>
      </w:r>
      <w:r w:rsidRPr="009F73ED">
        <w:rPr>
          <w:rStyle w:val="afffff3"/>
          <w:rtl/>
        </w:rPr>
        <w:t>ר"ע:</w:t>
      </w:r>
      <w:r>
        <w:rPr>
          <w:rtl/>
        </w:rPr>
        <w:t xml:space="preserve"> המוציא מחבירו עליו הראיה</w:t>
      </w:r>
      <w:r w:rsidR="0057284B">
        <w:rPr>
          <w:rtl/>
        </w:rPr>
        <w:t>.</w:t>
      </w:r>
    </w:p>
    <w:p w14:paraId="11F4949D" w14:textId="77777777" w:rsidR="00B874E6" w:rsidRDefault="00F63065" w:rsidP="00A20C2E">
      <w:pPr>
        <w:pStyle w:val="afff5"/>
        <w:rPr>
          <w:rtl/>
        </w:rPr>
      </w:pPr>
      <w:r>
        <w:rPr>
          <w:rtl/>
        </w:rPr>
        <w:t>זכר ונקבה, אין כאן לכהן כלום</w:t>
      </w:r>
      <w:r w:rsidR="0057284B">
        <w:rPr>
          <w:rtl/>
        </w:rPr>
        <w:t>.</w:t>
      </w:r>
    </w:p>
    <w:p w14:paraId="702302E3" w14:textId="039C2EE2" w:rsidR="006542AA" w:rsidRDefault="0057284B">
      <w:pPr>
        <w:pStyle w:val="affff7"/>
      </w:pPr>
      <w:r>
        <w:rPr>
          <w:rtl/>
        </w:rPr>
        <w:t xml:space="preserve"> </w:t>
      </w:r>
      <w:del w:id="9001" w:author="עריכה מהאתר" w:date="2026-10-12T07:07:57Z">
        <w:r>
          <w:rPr>
            <w:rtl/>
          </w:rPr>
          <w:delText xml:space="preserve"> </w:delText>
        </w:r>
      </w:del>
      <w:ins w:id="9002" w:author="עריכה מהאתר" w:date="2026-10-12T07:07:57Z">
        <w:r>
          <w:rPr>
            <w:rtl/>
          </w:rPr>
          <w:t xml:space="preserve">מצמצ</w:t>
        </w:r>
      </w:ins>
      <w:del w:id="9003" w:author="עריכה מהאתר" w:date="2026-10-12T07:07:57Z">
        <w:r>
          <w:rPr>
            <w:color w:val="7B3F00"/>
          </w:rPr>
          <w:delText xml:space="preserve">צמצו</w:delText>
        </w:r>
      </w:del>
      <w:r>
        <w:rPr>
          <w:color w:val="7B3F00"/>
        </w:rPr>
        <w:t xml:space="preserve">ם בידי אדם לדעת חכמים</w:t>
      </w:r>
    </w:p>
    <w:p w14:paraId="0A32A7E4" w14:textId="751B6D40" w:rsidR="006542AA" w:rsidRDefault="00000000">
      <w:pPr>
        <w:pStyle w:val="36"/>
        <w:framePr w:wrap="notBeside"/>
      </w:pPr>
      <w:del w:id="9001" w:author="עריכה מהאתר" w:date="2026-10-12T07:07:59Z">
        <w:r>
          <w:delText xml:space="preserve">אמרו דר"י:</w:delText>
        </w:r>
      </w:del>
      <w:ins w:id="9002" w:author="עריכה מהאתר" w:date="2026-10-12T07:07:59Z">
        <w:r>
          <w:t xml:space="preserve">לריה"ג</w:t>
        </w:r>
      </w:ins>
    </w:p>
    <w:p w14:paraId="545F9F2F" w14:textId="2FCD5309" w:rsidR="00F625F6" w:rsidRDefault="00F63065" w:rsidP="00F625F6">
      <w:pPr>
        <w:rPr>
          <w:rtl/>
        </w:rPr>
      </w:pPr>
      <w:del w:id="9001" w:author="עריכה מהאתר" w:date="2026-10-12T07:08:01Z">
        <w:r>
          <w:rPr>
            <w:rtl/>
            <w:rPrChange w:id="9005" w:author="עריכה מהאתר" w:date="2026-10-12T07:04:45Z">
              <w:rPr>
                <w:rtl/>
              </w:rPr>
            </w:rPrChange>
          </w:rPr>
          <w:delText xml:space="preserve">לר</w:delText>
        </w:r>
      </w:del>
      <w:del w:id="9002" w:author="עריכה מהאתר" w:date="2026-10-12T07:08:01Z">
        <w:r>
          <w:rPr>
            <w:rFonts w:hint="eastAsia"/>
            <w:rtl/>
            <w:rPrChange w:id="9006" w:author="עריכה מהאתר" w:date="2026-10-12T07:04:45Z">
              <w:rPr>
                <w:rFonts w:hint="eastAsia"/>
                <w:rtl/>
              </w:rPr>
            </w:rPrChange>
          </w:rPr>
          <w:delText xml:space="preserve">יה</w:delText>
        </w:r>
      </w:del>
      <w:del w:id="9003" w:author="עריכה מהאתר" w:date="2026-10-12T07:08:01Z">
        <w:r>
          <w:rPr>
            <w:rtl/>
            <w:rPrChange w:id="9007" w:author="עריכה מהאתר" w:date="2026-10-12T07:04:45Z">
              <w:rPr>
                <w:rtl/>
              </w:rPr>
            </w:rPrChange>
          </w:rPr>
          <w:delText xml:space="preserve">"ג</w:delText>
        </w:r>
      </w:del>
      <w:del w:id="9004" w:author="עריכה מהאתר" w:date="2026-10-12T07:08:01Z">
        <w:r>
          <w:rPr>
            <w:rFonts w:hint="cs"/>
            <w:rtl/>
          </w:rPr>
          <w:delText xml:space="preserve"> </w:delText>
        </w:r>
      </w:del>
      <w:r>
        <w:rPr>
          <w:rFonts w:hint="cs"/>
          <w:rtl/>
        </w:rPr>
        <w:t>שמענו</w:t>
      </w:r>
      <w:r w:rsidR="00F625F6">
        <w:rPr>
          <w:rFonts w:hint="cs"/>
          <w:rtl/>
        </w:rPr>
        <w:t xml:space="preserve"> </w:t>
      </w:r>
      <w:r>
        <w:rPr>
          <w:rFonts w:hint="cs"/>
          <w:rtl/>
        </w:rPr>
        <w:t>שאפשר</w:t>
      </w:r>
      <w:r w:rsidR="00F625F6">
        <w:rPr>
          <w:rFonts w:hint="cs"/>
          <w:rtl/>
        </w:rPr>
        <w:t xml:space="preserve"> לצמצם בידי </w:t>
      </w:r>
      <w:r>
        <w:rPr>
          <w:rFonts w:hint="cs"/>
          <w:rtl/>
        </w:rPr>
        <w:t>שמים,</w:t>
      </w:r>
      <w:r w:rsidR="00F625F6">
        <w:rPr>
          <w:rFonts w:hint="cs"/>
          <w:rtl/>
        </w:rPr>
        <w:t xml:space="preserve"> ו</w:t>
      </w:r>
      <w:r>
        <w:rPr>
          <w:rFonts w:hint="cs"/>
          <w:rtl/>
        </w:rPr>
        <w:t>כ"ש</w:t>
      </w:r>
      <w:r w:rsidR="00F625F6">
        <w:rPr>
          <w:rFonts w:hint="cs"/>
          <w:rtl/>
        </w:rPr>
        <w:t xml:space="preserve"> בידי אדם,</w:t>
      </w:r>
    </w:p>
    <w:p w14:paraId="736AA13E" w14:textId="3BF09692" w:rsidR="00F625F6" w:rsidRPr="004D530B" w:rsidRDefault="004D530B" w:rsidP="004D530B">
      <w:pPr>
        <w:rPr>
          <w:b/>
          <w:bCs/>
          <w:rtl/>
        </w:rPr>
      </w:pPr>
      <w:r>
        <w:rPr>
          <w:rtl/>
        </w:rPr>
        <w:tab/>
      </w:r>
      <w:r>
        <w:rPr>
          <w:rFonts w:hint="cs"/>
          <w:b/>
          <w:bCs/>
          <w:rtl/>
        </w:rPr>
        <w:t>ולרבנן,</w:t>
      </w:r>
      <w:del w:id="9001" w:author="עריכה מהאתר" w:date="2026-10-12T07:07:55Z">
        <w:r>
          <w:rPr>
            <w:rFonts w:hint="cs"/>
            <w:b/>
            <w:bCs/>
            <w:rtl/>
          </w:rPr>
          <w:delText xml:space="preserve"> </w:delText>
        </w:r>
      </w:del>
      <w:ins w:id="9002" w:author="עריכה מהאתר" w:date="2026-10-12T07:07:55Z">
        <w:r>
          <w:rPr>
            <w:rFonts w:hint="cs"/>
            <w:b/>
            <w:bCs/>
            <w:rtl/>
          </w:rPr>
          <w:t xml:space="preserve"> </w:t>
        </w:r>
        <w:r>
          <w:rPr>
            <w:rFonts w:hint="cs"/>
            <w:b/>
            <w:bCs/>
            <w:rtl/>
            <w:rPrChange w:id="9022" w:author="עריכה מהאתר" w:date="2026-10-19T06:44:48Z">
              <w:rPr>
                <w:rFonts w:hint="cs"/>
                <w:b/>
                <w:bCs/>
                <w:rtl/>
              </w:rPr>
            </w:rPrChange>
          </w:rPr>
          <w:t xml:space="preserve">ולרבנן, ש</w:t>
        </w:r>
      </w:ins>
      <w:del w:id="9003" w:author="עריכה מהאתר" w:date="2026-10-12T07:07:55Z">
        <w:r>
          <w:rPr>
            <w:rFonts w:hint="cs"/>
            <w:b/>
            <w:bCs/>
            <w:rtl/>
          </w:rPr>
          <w:delText xml:space="preserve">ש</w:delText>
        </w:r>
      </w:del>
      <w:r>
        <w:rPr>
          <w:rFonts w:hint="cs"/>
          <w:b/>
          <w:bCs/>
          <w:rtl/>
          <w:rPrChange w:id="9023" w:author="עריכה מהאתר" w:date="2026-10-19T06:44:48Z">
            <w:rPr>
              <w:rFonts w:hint="cs"/>
              <w:b/>
              <w:bCs/>
              <w:rtl/>
            </w:rPr>
          </w:rPrChange>
        </w:rPr>
        <w:t xml:space="preserve">בידי"ש</w:t>
      </w:r>
      <w:r>
        <w:rPr>
          <w:rFonts w:hint="cs"/>
          <w:b/>
          <w:bCs/>
          <w:rtl/>
          <w:rPrChange w:id="9024" w:author="עריכה מהאתר" w:date="2026-10-19T06:44:48Z">
            <w:rPr>
              <w:rFonts w:hint="cs"/>
              <w:b/>
              <w:bCs/>
              <w:rtl/>
            </w:rPr>
          </w:rPrChange>
        </w:rPr>
        <w:t xml:space="preserve"> </w:t>
      </w:r>
      <w:r>
        <w:rPr>
          <w:rFonts w:hint="cs"/>
          <w:b/>
          <w:bCs/>
          <w:rtl/>
          <w:rPrChange w:id="9025" w:author="עריכה מהאתר" w:date="2026-10-19T06:44:48Z">
            <w:rPr>
              <w:rFonts w:hint="cs"/>
              <w:b/>
              <w:bCs/>
              <w:rtl/>
            </w:rPr>
          </w:rPrChange>
        </w:rPr>
        <w:t xml:space="preserve">א"א</w:t>
      </w:r>
      <w:r>
        <w:rPr>
          <w:rFonts w:hint="cs"/>
          <w:b/>
          <w:bCs/>
          <w:rtl/>
          <w:rPrChange w:id="9026" w:author="עריכה מהאתר" w:date="2026-10-19T06:44:48Z">
            <w:rPr>
              <w:rFonts w:hint="cs"/>
              <w:b/>
              <w:bCs/>
              <w:rtl/>
            </w:rPr>
          </w:rPrChange>
        </w:rPr>
        <w:t xml:space="preserve"> לצמצם</w:t>
      </w:r>
      <w:r>
        <w:rPr>
          <w:rFonts w:hint="cs"/>
          <w:b/>
          <w:bCs/>
          <w:rtl/>
          <w:rPrChange w:id="9027" w:author="עריכה מהאתר" w:date="2026-10-19T06:44:48Z">
            <w:rPr>
              <w:rFonts w:hint="cs"/>
              <w:b/>
              <w:bCs/>
              <w:rtl/>
            </w:rPr>
          </w:rPrChange>
        </w:rPr>
        <w:t xml:space="preserve"> -</w:t>
      </w:r>
      <w:r>
        <w:rPr>
          <w:rFonts w:hint="cs"/>
          <w:b/>
          <w:bCs/>
          <w:rtl/>
          <w:rPrChange w:id="9028" w:author="עריכה מהאתר" w:date="2026-10-19T06:44:48Z">
            <w:rPr>
              <w:rFonts w:hint="cs"/>
              <w:b/>
              <w:bCs/>
              <w:rtl/>
            </w:rPr>
          </w:rPrChange>
        </w:rPr>
        <w:t xml:space="preserve"> בידי אדם </w:t>
      </w:r>
      <w:r>
        <w:rPr>
          <w:rFonts w:hint="cs"/>
          <w:b/>
          <w:bCs/>
          <w:rtl/>
          <w:rPrChange w:id="9029" w:author="עריכה מהאתר" w:date="2026-10-19T06:44:48Z">
            <w:rPr>
              <w:rFonts w:hint="cs"/>
              <w:b/>
              <w:bCs/>
              <w:rtl/>
            </w:rPr>
          </w:rPrChange>
        </w:rPr>
        <w:t xml:space="preserve">מה</w:t>
      </w:r>
      <w:r>
        <w:rPr>
          <w:rFonts w:hint="cs"/>
          <w:b/>
          <w:bCs/>
          <w:rtl/>
          <w:rPrChange w:id="9030" w:author="עריכה מהאתר" w:date="2026-10-19T06:44:48Z">
            <w:rPr>
              <w:rFonts w:hint="cs"/>
              <w:b/>
              <w:bCs/>
              <w:rtl/>
            </w:rPr>
          </w:rPrChange>
        </w:rPr>
        <w:t xml:space="preserve">?</w:t>
      </w:r>
    </w:p>
    <w:p w14:paraId="5CB8B930" w14:textId="77777777" w:rsidR="006542AA" w:rsidRDefault="00000000">
      <w:pPr>
        <w:pStyle w:val="36"/>
        <w:framePr w:wrap="notBeside"/>
      </w:pPr>
      <w:r>
        <w:t>והך</w:t>
      </w:r>
    </w:p>
    <w:p w14:paraId="35A55568" w14:textId="6F6744FF" w:rsidR="00F625F6" w:rsidRDefault="00F625F6" w:rsidP="00F625F6">
      <w:pPr>
        <w:rPr>
          <w:rtl/>
        </w:rPr>
      </w:pPr>
      <w:del w:id="9001" w:author="עריכה מהאתר" w:date="2026-10-12T07:08:04Z">
        <w:r>
          <w:rPr>
            <w:rFonts w:hint="cs"/>
            <w:rtl/>
          </w:rPr>
          <w:delText xml:space="preserve">שחוט</w:delText>
        </w:r>
      </w:del>
      <w:ins w:id="9002" w:author="עריכה מהאתר" w:date="2026-10-12T07:08:04Z">
        <w:r>
          <w:rPr>
            <w:rFonts w:hint="cs"/>
            <w:rtl/>
          </w:rPr>
          <w:t xml:space="preserve">חוט של סיקרא חוגרו באמצע </w:t>
        </w:r>
        <w:r>
          <w:rPr>
            <w:rStyle w:val="affffd"/>
            <w:rFonts w:hint="cs"/>
            <w:rtl/>
            <w:rPrChange w:id="9001" w:author="עריכה מהאתר" w:date="2026-10-12T07:08:07Z">
              <w:rPr>
                <w:rFonts w:hint="cs"/>
                <w:rtl/>
              </w:rPr>
            </w:rPrChange>
          </w:rPr>
          <w:t xml:space="preserve">המזבח</w:t>
        </w:r>
        <w:r>
          <w:rPr>
            <w:rFonts w:hint="cs"/>
            <w:rtl/>
          </w:rPr>
          <w:t xml:space="preserve"> להבדיל בין דמים העליונים לדמים התחתונים </w:t>
        </w:r>
        <w:r>
          <w:rPr>
            <w:rStyle w:val="affffd"/>
            <w:rFonts w:hint="cs"/>
            <w:rtl/>
            <w:rPrChange w:id="9002" w:author="עריכה מהאתר" w:date="2026-10-12T07:08:07Z">
              <w:rPr>
                <w:rFonts w:hint="cs"/>
                <w:rtl/>
              </w:rPr>
            </w:rPrChange>
          </w:rPr>
          <w:t xml:space="preserve">אין להוכיח</w:t>
        </w:r>
      </w:ins>
      <w:del w:id="9003" w:author="עריכה מהאתר" w:date="2026-10-12T07:08:04Z">
        <w:r>
          <w:rPr>
            <w:rtl/>
          </w:rPr>
          <w:delText xml:space="preserve"> של סיקרא חוגרו באמצע להבדיל בין דמים העליונים ובין דמים </w:delText>
        </w:r>
      </w:del>
      <w:del w:id="9004" w:author="עריכה מהאתר" w:date="2026-10-12T07:08:04Z">
        <w:r>
          <w:rPr>
            <w:rtl/>
          </w:rPr>
          <w:delText xml:space="preserve">התחתונים -</w:delText>
        </w:r>
      </w:del>
      <w:del w:id="9005" w:author="עריכה מהאתר" w:date="2026-10-12T07:08:04Z">
        <w:r>
          <w:rPr>
            <w:rtl/>
          </w:rPr>
          <w:delText xml:space="preserve"> </w:delText>
        </w:r>
      </w:del>
      <w:del w:id="9006" w:author="עריכה מהאתר" w:date="2026-10-12T07:08:04Z">
        <w:r>
          <w:rPr>
            <w:rFonts w:hint="cs"/>
            <w:rtl/>
          </w:rPr>
          <w:delText xml:space="preserve">לא אומרים</w:delText>
        </w:r>
      </w:del>
      <w:r>
        <w:rPr>
          <w:rStyle w:val="affffd"/>
          <w:rFonts w:hint="cs"/>
          <w:rtl/>
          <w:rPrChange w:id="9003" w:author="עריכה מהאתר" w:date="2026-10-12T07:08:07Z">
            <w:rPr>
              <w:rFonts w:hint="cs"/>
              <w:rtl/>
            </w:rPr>
          </w:rPrChange>
        </w:rPr>
        <w:t xml:space="preserve"> שא"א לצמצם כאן,</w:t>
      </w:r>
      <w:r>
        <w:rPr>
          <w:rFonts w:hint="cs"/>
          <w:rtl/>
        </w:rPr>
        <w:t xml:space="preserve"> </w:t>
      </w:r>
      <w:del w:id="9001" w:author="עריכה מהאתר" w:date="2026-10-12T07:08:11Z">
        <w:r>
          <w:rPr>
            <w:rFonts w:hint="cs"/>
            <w:rtl/>
          </w:rPr>
          <w:delText xml:space="preserve">שי</w:delText>
        </w:r>
      </w:del>
      <w:ins w:id="9002" w:author="עריכה מהאתר" w:date="2026-10-12T07:08:11Z">
        <w:r>
          <w:rPr>
            <w:rFonts w:hint="cs"/>
            <w:rtl/>
          </w:rPr>
          <w:t xml:space="preserve">- שי</w:t>
        </w:r>
      </w:ins>
      <w:r>
        <w:rPr>
          <w:rFonts w:hint="cs"/>
          <w:rtl/>
        </w:rPr>
        <w:t xml:space="preserve">ש מעט רווח מהצדדים.</w:t>
      </w:r>
    </w:p>
    <w:p w14:paraId="22CA50FF" w14:textId="77777777" w:rsidR="006542AA" w:rsidRDefault="00000000">
      <w:pPr>
        <w:pStyle w:val="36"/>
        <w:framePr w:wrap="notBeside"/>
      </w:pPr>
      <w:r>
        <w:t>והך</w:t>
      </w:r>
    </w:p>
    <w:p w14:paraId="469214C9" w14:textId="29317014" w:rsidR="00B874E6" w:rsidRDefault="005D0CED" w:rsidP="005D0CED">
      <w:pPr>
        <w:rPr>
          <w:rtl/>
        </w:rPr>
      </w:pPr>
      <w:r>
        <w:rPr>
          <w:rFonts w:hint="cs"/>
          <w:rtl/>
        </w:rPr>
        <w:t>שמדת</w:t>
      </w:r>
      <w:r w:rsidR="00F63065">
        <w:rPr>
          <w:rtl/>
        </w:rPr>
        <w:t xml:space="preserve"> </w:t>
      </w:r>
      <w:r>
        <w:rPr>
          <w:rtl/>
        </w:rPr>
        <w:t>כלים</w:t>
      </w:r>
      <w:r w:rsidR="00F63065">
        <w:rPr>
          <w:rtl/>
        </w:rPr>
        <w:t xml:space="preserve"> </w:t>
      </w:r>
      <w:r>
        <w:rPr>
          <w:rtl/>
        </w:rPr>
        <w:t>ומדת</w:t>
      </w:r>
      <w:r w:rsidR="00F63065">
        <w:rPr>
          <w:rtl/>
        </w:rPr>
        <w:t xml:space="preserve"> </w:t>
      </w:r>
      <w:r>
        <w:rPr>
          <w:rtl/>
        </w:rPr>
        <w:t>מזבח</w:t>
      </w:r>
      <w:r w:rsidR="00F625F6">
        <w:rPr>
          <w:rFonts w:hint="cs"/>
          <w:rtl/>
        </w:rPr>
        <w:t xml:space="preserve"> </w:t>
      </w:r>
      <w:r>
        <w:rPr>
          <w:rFonts w:hint="cs"/>
          <w:rtl/>
        </w:rPr>
        <w:t xml:space="preserve">- </w:t>
      </w:r>
      <w:r>
        <w:rPr>
          <w:rtl/>
        </w:rPr>
        <w:t>- שם,</w:t>
      </w:r>
      <w:r w:rsidR="00F63065">
        <w:rPr>
          <w:rtl/>
        </w:rPr>
        <w:t xml:space="preserve"> </w:t>
      </w:r>
      <w:r>
        <w:rPr>
          <w:rtl/>
        </w:rPr>
        <w:t>שהתורה</w:t>
      </w:r>
      <w:r w:rsidR="00F63065">
        <w:rPr>
          <w:rtl/>
        </w:rPr>
        <w:t xml:space="preserve"> </w:t>
      </w:r>
      <w:r>
        <w:rPr>
          <w:rtl/>
        </w:rPr>
        <w:t>אמרה</w:t>
      </w:r>
      <w:r w:rsidR="00F63065">
        <w:rPr>
          <w:rtl/>
        </w:rPr>
        <w:t xml:space="preserve"> </w:t>
      </w:r>
      <w:r>
        <w:rPr>
          <w:rFonts w:hint="cs"/>
          <w:rtl/>
        </w:rPr>
        <w:t>'עשה',</w:t>
      </w:r>
      <w:r w:rsidR="00F63065">
        <w:rPr>
          <w:rtl/>
        </w:rPr>
        <w:t xml:space="preserve"> ובכל </w:t>
      </w:r>
      <w:r>
        <w:rPr>
          <w:rFonts w:hint="cs"/>
          <w:rtl/>
        </w:rPr>
        <w:t xml:space="preserve">דרך שתוכל </w:t>
      </w:r>
      <w:r>
        <w:rPr>
          <w:rStyle w:val="affffd"/>
          <w:rFonts w:hint="cs"/>
          <w:rtl/>
        </w:rPr>
        <w:t>רצוי</w:t>
      </w:r>
      <w:r>
        <w:rPr>
          <w:rFonts w:hint="cs"/>
          <w:rtl/>
        </w:rPr>
        <w:t>, ש'הַכֹּל</w:t>
      </w:r>
      <w:r>
        <w:rPr>
          <w:rStyle w:val="affffe"/>
          <w:rtl/>
        </w:rPr>
        <w:t xml:space="preserve"> </w:t>
      </w:r>
      <w:r w:rsidRPr="009F73ED">
        <w:rPr>
          <w:rStyle w:val="affffe"/>
          <w:rtl/>
        </w:rPr>
        <w:t>בִּכְתָב מִיַּד ה</w:t>
      </w:r>
      <w:r w:rsidRPr="009F73ED">
        <w:rPr>
          <w:rtl/>
        </w:rPr>
        <w:t xml:space="preserve">' </w:t>
      </w:r>
      <w:r w:rsidRPr="009F73ED">
        <w:rPr>
          <w:rFonts w:hint="eastAsia"/>
          <w:rtl/>
        </w:rPr>
        <w:t>עלי</w:t>
      </w:r>
      <w:r w:rsidRPr="009F73ED">
        <w:rPr>
          <w:rtl/>
        </w:rPr>
        <w:t xml:space="preserve"> </w:t>
      </w:r>
      <w:r w:rsidRPr="009F73ED">
        <w:rPr>
          <w:rFonts w:hint="eastAsia"/>
          <w:rtl/>
        </w:rPr>
        <w:t>השכיל</w:t>
      </w:r>
      <w:r w:rsidRPr="009F73ED">
        <w:rPr>
          <w:rtl/>
        </w:rPr>
        <w:t>'</w:t>
      </w:r>
      <w:r w:rsidR="0057284B">
        <w:rPr>
          <w:rtl/>
        </w:rPr>
        <w:t>.</w:t>
      </w:r>
    </w:p>
    <w:p w14:paraId="6D344E2A" w14:textId="2A14C18D" w:rsidR="006542AA" w:rsidRDefault="00000000">
      <w:pPr>
        <w:pStyle w:val="36"/>
        <w:framePr w:wrap="notBeside"/>
      </w:pPr>
      <w:del w:id="9001" w:author="עריכה מהאתר" w:date="2026-10-12T07:08:17Z">
        <w:r>
          <w:delText xml:space="preserve">אר"ק</w:delText>
        </w:r>
      </w:del>
      <w:ins w:id="9002" w:author="עריכה מהאתר" w:date="2026-10-12T07:08:17Z">
        <w:r>
          <w:t xml:space="preserve">ג. והך</w:t>
        </w:r>
      </w:ins>
      <w:del w:id="9003" w:author="עריכה מהאתר" w:date="2026-10-12T07:08:17Z">
        <w:r>
          <w:delText xml:space="preserve"> ת"ש:</w:delText>
        </w:r>
      </w:del>
    </w:p>
    <w:p w14:paraId="0AA797B9" w14:textId="5A1F15C3" w:rsidR="004D530B" w:rsidRDefault="00F63065" w:rsidP="004D530B">
      <w:pPr>
        <w:rPr>
          <w:rtl/>
        </w:rPr>
      </w:pPr>
      <w:r>
        <w:rPr>
          <w:rtl/>
        </w:rPr>
        <w:lastRenderedPageBreak/>
        <w:t>חלקו</w:t>
      </w:r>
      <w:r w:rsidR="004D530B">
        <w:rPr>
          <w:rtl/>
        </w:rPr>
        <w:t xml:space="preserve"> </w:t>
      </w:r>
      <w:r w:rsidR="004D530B">
        <w:rPr>
          <w:rStyle w:val="affffd"/>
          <w:rtl/>
        </w:rPr>
        <w:t>תנור</w:t>
      </w:r>
      <w:r>
        <w:rPr>
          <w:rtl/>
        </w:rPr>
        <w:t xml:space="preserve"> לשנים והן שוין - שניהן טמאים, לפי שאי אפשר לצמצם</w:t>
      </w:r>
      <w:r w:rsidR="004D530B">
        <w:rPr>
          <w:rtl/>
        </w:rPr>
        <w:t>,</w:t>
      </w:r>
    </w:p>
    <w:p w14:paraId="5A744E6D" w14:textId="3348FFA9" w:rsidR="006542AA" w:rsidRDefault="00000000">
      <w:pPr>
        <w:pStyle w:val="36"/>
        <w:framePr w:wrap="notBeside"/>
      </w:pPr>
      <w:r>
        <w:t>- ר"כ</w:t>
      </w:r>
      <w:r w:rsidR="00F63065">
        <w:t>:</w:t>
      </w:r>
    </w:p>
    <w:p w14:paraId="3AF18A9B" w14:textId="1284B6C3" w:rsidR="00B874E6" w:rsidRDefault="00F63065" w:rsidP="004D530B">
      <w:pPr>
        <w:rPr>
          <w:rtl/>
        </w:rPr>
      </w:pPr>
      <w:r>
        <w:rPr>
          <w:rtl/>
        </w:rPr>
        <w:t>שאני כלי חרס - הואיל ויש בו גומות</w:t>
      </w:r>
      <w:r w:rsidR="0057284B">
        <w:rPr>
          <w:rtl/>
        </w:rPr>
        <w:t>.</w:t>
      </w:r>
    </w:p>
    <w:p w14:paraId="5F5F426F" w14:textId="08640B71" w:rsidR="006542AA" w:rsidRDefault="00000000">
      <w:pPr>
        <w:pStyle w:val="36"/>
        <w:framePr w:wrap="notBeside"/>
      </w:pPr>
      <w:r>
        <w:t>ד. והך</w:t>
      </w:r>
      <w:r w:rsidR="00F63065" w:rsidRPr="004D530B">
        <w:t>:</w:t>
      </w:r>
    </w:p>
    <w:p w14:paraId="64848C44" w14:textId="6D51F7BB" w:rsidR="004D530B" w:rsidRDefault="00FC2BF0" w:rsidP="00FC2BF0">
      <w:pPr>
        <w:rPr>
          <w:rtl/>
        </w:rPr>
      </w:pPr>
      <w:r>
        <w:rPr>
          <w:rStyle w:val="27"/>
          <w:rFonts w:hint="cs"/>
          <w:b/>
          <w:bCs/>
          <w:rtl/>
        </w:rPr>
        <w:t>של</w:t>
      </w:r>
      <w:r>
        <w:rPr>
          <w:rFonts w:hint="cs"/>
          <w:b/>
          <w:bCs/>
          <w:rtl/>
        </w:rPr>
        <w:t xml:space="preserve"> </w:t>
      </w:r>
      <w:r w:rsidRPr="009F73ED">
        <w:rPr>
          <w:rStyle w:val="27"/>
          <w:rFonts w:hint="eastAsia"/>
          <w:rtl/>
        </w:rPr>
        <w:t>ר</w:t>
      </w:r>
      <w:r w:rsidRPr="009F73ED">
        <w:rPr>
          <w:rStyle w:val="27"/>
          <w:rtl/>
        </w:rPr>
        <w:t>"א</w:t>
      </w:r>
      <w:r>
        <w:rPr>
          <w:rFonts w:hint="cs"/>
          <w:b/>
          <w:bCs/>
          <w:rtl/>
        </w:rPr>
        <w:t xml:space="preserve">: נמצא </w:t>
      </w:r>
      <w:r>
        <w:rPr>
          <w:rStyle w:val="affffd"/>
          <w:rFonts w:hint="cs"/>
          <w:b/>
          <w:bCs/>
          <w:rtl/>
        </w:rPr>
        <w:t>חלל</w:t>
      </w:r>
      <w:r w:rsidR="00F63065">
        <w:rPr>
          <w:rtl/>
        </w:rPr>
        <w:t xml:space="preserve"> מכוון בין שתי עיירות - שתיהן מביאות שתי עגלות, </w:t>
      </w:r>
    </w:p>
    <w:p w14:paraId="4C05F4C7" w14:textId="36425172" w:rsidR="005D0CED" w:rsidRDefault="00F63065" w:rsidP="00FC2BF0">
      <w:pPr>
        <w:rPr>
          <w:ins w:id="9502" w:author="עריכה מהאתר" w:date="2026-10-12T07:04:52Z"/>
          <w:rtl/>
        </w:rPr>
      </w:pPr>
      <w:r>
        <w:rPr>
          <w:rStyle w:val="affffd"/>
          <w:rtl/>
          <w:rPrChange w:id="9009" w:author="עריכה מהאתר" w:date="2026-10-12T07:04:45Z">
            <w:rPr>
              <w:rStyle w:val="affffd"/>
              <w:rtl/>
            </w:rPr>
          </w:rPrChange>
        </w:rPr>
        <w:t xml:space="preserve">לא משום שסבר בידי אדם אפשר לצמצם, וקרובה ואפי' קרובות</w:t>
      </w:r>
      <w:r>
        <w:rPr>
          <w:rtl/>
        </w:rPr>
        <w:t xml:space="preserve">?</w:t>
      </w:r>
    </w:p>
    <w:p>
      <w:pPr>
        <w:pStyle w:val="36"/>
        <w:rPr>
          <w:ins w:id="9802" w:author="עריכה מהאתר" w:date="2026-10-12T07:08:21Z"/>
        </w:rPr>
      </w:pPr>
      <w:ins w:id="9803" w:author="עריכה מהאתר" w:date="2026-10-12T07:08:21Z">
        <w:r>
          <w:t xml:space="preserve">אלא</w:t>
        </w:r>
      </w:ins>
    </w:p>
    <w:p>
      <w:pPr>
        <w:rPr>
          <w:rtl/>
        </w:rPr>
      </w:pPr>
      <w:r>
        <w:rPr>
          <w:rtl/>
        </w:rPr>
        <w:t xml:space="preserve"> </w:t>
      </w:r>
      <w:del w:id="9801" w:author="עריכה מהאתר" w:date="2026-10-12T07:08:21Z">
        <w:r>
          <w:rPr>
            <w:rFonts w:hint="cs"/>
            <w:rtl/>
          </w:rPr>
          <w:delText xml:space="preserve">אלא </w:delText>
        </w:r>
      </w:del>
      <w:r>
        <w:rPr>
          <w:rStyle w:val="27"/>
          <w:rFonts w:hint="cs"/>
          <w:rtl/>
        </w:rPr>
        <w:t>ר"א</w:t>
      </w:r>
      <w:r w:rsidR="00FC2BF0">
        <w:rPr>
          <w:rFonts w:hint="cs"/>
          <w:rtl/>
        </w:rPr>
        <w:t xml:space="preserve"> </w:t>
      </w:r>
      <w:r>
        <w:rPr>
          <w:rFonts w:hint="cs"/>
          <w:rtl/>
        </w:rPr>
        <w:t>סבר</w:t>
      </w:r>
      <w:r w:rsidR="00FC2BF0">
        <w:rPr>
          <w:rFonts w:hint="cs"/>
          <w:rtl/>
        </w:rPr>
        <w:t xml:space="preserve"> </w:t>
      </w:r>
      <w:r w:rsidR="00FC2BF0">
        <w:rPr>
          <w:rStyle w:val="27"/>
          <w:rFonts w:hint="cs"/>
          <w:rtl/>
        </w:rPr>
        <w:t>כרי</w:t>
      </w:r>
      <w:r>
        <w:rPr>
          <w:rStyle w:val="27"/>
          <w:rFonts w:hint="cs"/>
          <w:rtl/>
        </w:rPr>
        <w:t>ה"ג</w:t>
      </w:r>
      <w:r w:rsidR="00FC2BF0">
        <w:rPr>
          <w:rFonts w:hint="cs"/>
          <w:rtl/>
        </w:rPr>
        <w:t xml:space="preserve"> </w:t>
      </w:r>
      <w:r>
        <w:rPr>
          <w:rFonts w:hint="cs"/>
          <w:rtl/>
        </w:rPr>
        <w:t>שאפשר</w:t>
      </w:r>
      <w:r w:rsidR="00FC2BF0">
        <w:rPr>
          <w:rFonts w:hint="cs"/>
          <w:rtl/>
        </w:rPr>
        <w:t xml:space="preserve"> לצמצם בי</w:t>
      </w:r>
      <w:r>
        <w:rPr>
          <w:rFonts w:hint="cs"/>
          <w:rtl/>
        </w:rPr>
        <w:t>ד"ש</w:t>
      </w:r>
      <w:r w:rsidR="00FC2BF0">
        <w:rPr>
          <w:rFonts w:hint="cs"/>
          <w:rtl/>
        </w:rPr>
        <w:t xml:space="preserve"> ו</w:t>
      </w:r>
      <w:r>
        <w:rPr>
          <w:rFonts w:hint="cs"/>
          <w:rtl/>
        </w:rPr>
        <w:t>כ"ש</w:t>
      </w:r>
      <w:r w:rsidR="00FC2BF0">
        <w:rPr>
          <w:rFonts w:hint="cs"/>
          <w:rtl/>
        </w:rPr>
        <w:t xml:space="preserve"> בידי </w:t>
      </w:r>
      <w:r>
        <w:rPr>
          <w:rFonts w:hint="cs"/>
          <w:rtl/>
        </w:rPr>
        <w:t>אדם.</w:t>
      </w:r>
    </w:p>
    <w:p w14:paraId="1B8C5B99" w14:textId="77777777" w:rsidR="005D0CED" w:rsidRDefault="005D0CED" w:rsidP="005D0CED">
      <w:pPr>
        <w:pStyle w:val="afff0"/>
        <w:framePr w:wrap="around"/>
        <w:rPr>
          <w:rtl/>
        </w:rPr>
      </w:pPr>
      <w:r>
        <w:rPr>
          <w:rFonts w:hint="cs"/>
          <w:rtl/>
        </w:rPr>
        <w:t xml:space="preserve">יח. </w:t>
      </w:r>
    </w:p>
    <w:p w14:paraId="72A2C63C" w14:textId="22711886" w:rsidR="005D0CED" w:rsidRDefault="00F63065" w:rsidP="00F63065">
      <w:pPr>
        <w:rPr>
          <w:rtl/>
        </w:rPr>
      </w:pPr>
      <w:r>
        <w:rPr>
          <w:rtl/>
        </w:rPr>
        <w:t xml:space="preserve">נימא כתנאי: נמצא ההרוג מכוון בין שתי עיירות  נמצא </w:t>
      </w:r>
      <w:r>
        <w:rPr>
          <w:rStyle w:val="affffd"/>
          <w:rtl/>
        </w:rPr>
        <w:t>ההרוג</w:t>
      </w:r>
      <w:r>
        <w:rPr>
          <w:rtl/>
        </w:rPr>
        <w:t xml:space="preserve"> מכוון בין שתי עיירות - ת''ק לא היו עורפין, </w:t>
      </w:r>
      <w:r>
        <w:rPr>
          <w:rStyle w:val="affffd"/>
          <w:rtl/>
          <w:rPrChange w:id="9083" w:author="עריכה מהאתר" w:date="2026-10-19T06:44:48Z">
            <w:rPr>
              <w:rStyle w:val="affffd"/>
              <w:rtl/>
            </w:rPr>
          </w:rPrChange>
        </w:rPr>
        <w:t xml:space="preserve">[ומשמע ד</w:t>
      </w:r>
      <w:r>
        <w:rPr>
          <w:rStyle w:val="affffd"/>
          <w:rFonts w:hint="eastAsia"/>
          <w:rtl/>
          <w:rPrChange w:id="9084" w:author="עריכה מהאתר" w:date="2026-10-19T06:44:48Z">
            <w:rPr>
              <w:rStyle w:val="affffd"/>
              <w:rFonts w:hint="eastAsia"/>
              <w:rtl/>
            </w:rPr>
          </w:rPrChange>
        </w:rPr>
        <w:t xml:space="preserve">א</w:t>
      </w:r>
      <w:r>
        <w:rPr>
          <w:rStyle w:val="affffd"/>
          <w:rtl/>
          <w:rPrChange w:id="9085" w:author="עריכה מהאתר" w:date="2026-10-19T06:44:48Z">
            <w:rPr>
              <w:rStyle w:val="affffd"/>
              <w:rtl/>
            </w:rPr>
          </w:rPrChange>
        </w:rPr>
        <w:t xml:space="preserve">"א לצמצם]</w:t>
      </w:r>
    </w:p>
    <w:p w14:paraId="699BDAD7" w14:textId="0DE30371" w:rsidR="006542AA" w:rsidRDefault="00000000">
      <w:pPr>
        <w:pStyle w:val="36"/>
        <w:framePr w:wrap="notBeside"/>
      </w:pPr>
      <w:r>
        <w:tab/>
      </w:r>
      <w:r>
        <w:tab/>
      </w:r>
      <w:r>
        <w:tab/>
        <w:t>ר"א</w:t>
      </w:r>
      <w:r w:rsidR="00F63065">
        <w:t>:</w:t>
      </w:r>
    </w:p>
    <w:p w14:paraId="1B274B71" w14:textId="303B2E6E" w:rsidR="005D0CED" w:rsidRDefault="00F63065" w:rsidP="00F63065">
      <w:pPr>
        <w:rPr>
          <w:rtl/>
        </w:rPr>
      </w:pPr>
      <w:r>
        <w:rPr>
          <w:rtl/>
        </w:rPr>
        <w:t>שתיהן מביאות שתי עגלות,</w:t>
      </w:r>
      <w:r w:rsidR="00FC2BF0">
        <w:rPr>
          <w:rFonts w:hint="cs"/>
          <w:rtl/>
        </w:rPr>
        <w:t xml:space="preserve"> </w:t>
      </w:r>
      <w:r w:rsidR="00FC2BF0">
        <w:rPr>
          <w:rStyle w:val="affffd"/>
          <w:rFonts w:hint="eastAsia"/>
          <w:rtl/>
        </w:rPr>
        <w:t>ומשמע</w:t>
      </w:r>
      <w:r w:rsidR="00FC2BF0">
        <w:rPr>
          <w:rStyle w:val="affffd"/>
          <w:rtl/>
        </w:rPr>
        <w:t xml:space="preserve"> דאפשר לצמצם</w:t>
      </w:r>
    </w:p>
    <w:p w14:paraId="4D85DFA7" w14:textId="6971031B" w:rsidR="006542AA" w:rsidRDefault="00000000">
      <w:pPr>
        <w:pStyle w:val="36"/>
        <w:framePr w:wrap="notBeside"/>
      </w:pPr>
      <w:r>
        <w:t>- ודחי'</w:t>
      </w:r>
    </w:p>
    <w:p w14:paraId="23E1ECF3" w14:textId="1B400D25" w:rsidR="005D0CED" w:rsidRDefault="00F0030D" w:rsidP="00F0030D">
      <w:pPr>
        <w:rPr>
          <w:rtl/>
        </w:rPr>
      </w:pPr>
      <w:r>
        <w:rPr>
          <w:rFonts w:hint="cs"/>
          <w:rtl/>
        </w:rPr>
        <w:t xml:space="preserve">דאם </w:t>
      </w:r>
      <w:r>
        <w:rPr>
          <w:rStyle w:val="27"/>
          <w:rFonts w:hint="cs"/>
          <w:rtl/>
        </w:rPr>
        <w:t>לת"ק</w:t>
      </w:r>
      <w:r>
        <w:rPr>
          <w:rFonts w:hint="cs"/>
          <w:rtl/>
        </w:rPr>
        <w:t xml:space="preserve"> א"א לצמצם, למה לא היו עורפים? </w:t>
      </w:r>
      <w:r w:rsidR="00F63065">
        <w:rPr>
          <w:rtl/>
        </w:rPr>
        <w:t xml:space="preserve">יביאו עגלה אחת בשותפות ויתנו! </w:t>
      </w:r>
    </w:p>
    <w:p w14:paraId="2D4BF39B" w14:textId="77777777" w:rsidR="006542AA" w:rsidRDefault="00000000">
      <w:pPr>
        <w:pStyle w:val="36"/>
        <w:framePr w:wrap="notBeside"/>
      </w:pPr>
      <w:r>
        <w:t>אלא</w:t>
      </w:r>
    </w:p>
    <w:p w14:paraId="55CD462B" w14:textId="37293056" w:rsidR="005D0CED" w:rsidRDefault="00F63065" w:rsidP="00FC2BF0">
      <w:pPr>
        <w:rPr>
          <w:rtl/>
        </w:rPr>
      </w:pPr>
      <w:r>
        <w:rPr>
          <w:rStyle w:val="27"/>
          <w:rtl/>
          <w:rPrChange w:id="9040" w:author="עריכה מהאתר" w:date="2026-10-19T06:44:48Z">
            <w:rPr>
              <w:rStyle w:val="27"/>
              <w:rtl/>
            </w:rPr>
          </w:rPrChange>
        </w:rPr>
        <w:t xml:space="preserve">לאלו </w:t>
      </w:r>
      <w:del w:id="9001" w:author="עריכה מהאתר" w:date="2026-10-12T07:08:23Z">
        <w:r>
          <w:rPr>
            <w:rtl/>
          </w:rPr>
          <w:delText xml:space="preserve">תנאים דכו"ע</w:delText>
        </w:r>
      </w:del>
      <w:ins w:id="9002" w:author="עריכה מהאתר" w:date="2026-10-12T07:08:23Z">
        <w:r>
          <w:rPr>
            <w:rStyle w:val="27"/>
            <w:rtl/>
            <w:rPrChange w:id="9041" w:author="עריכה מהאתר" w:date="2026-10-19T06:44:48Z">
              <w:rPr>
                <w:rStyle w:val="27"/>
                <w:rtl/>
              </w:rPr>
            </w:rPrChange>
          </w:rPr>
          <w:t xml:space="preserve">התנאים: לכו"ע</w:t>
        </w:r>
        <w:r>
          <w:rPr>
            <w:rtl/>
          </w:rPr>
          <w:t xml:space="preserve"> אפשר לצמצם, </w:t>
        </w:r>
        <w:r>
          <w:rPr>
            <w:rStyle w:val="27"/>
            <w:rtl/>
            <w:rPrChange w:id="9042" w:author="עריכה מהאתר" w:date="2026-10-19T06:44:48Z">
              <w:rPr>
                <w:rStyle w:val="27"/>
                <w:rtl/>
              </w:rPr>
            </w:rPrChange>
          </w:rPr>
          <w:t xml:space="preserve">וכאן חלקו:</w:t>
        </w:r>
        <w:r>
          <w:rPr>
            <w:rtl/>
          </w:rPr>
          <w:t xml:space="preserve"> </w:t>
        </w:r>
        <w:r>
          <w:rPr>
            <w:rStyle w:val="27"/>
            <w:rtl/>
            <w:rPrChange w:id="9043" w:author="עריכה מהאתר" w:date="2026-10-19T06:44:48Z">
              <w:rPr>
                <w:rStyle w:val="27"/>
                <w:rtl/>
              </w:rPr>
            </w:rPrChange>
          </w:rPr>
          <w:t xml:space="preserve">לת''ק</w:t>
        </w:r>
        <w:r>
          <w:rPr>
            <w:rtl/>
          </w:rPr>
          <w:t xml:space="preserve"> קרובה ולא קרובות </w:t>
        </w:r>
        <w:r>
          <w:rPr>
            <w:rStyle w:val="27"/>
            <w:rtl/>
            <w:rPrChange w:id="9044" w:author="עריכה מהאתר" w:date="2026-10-19T06:44:48Z">
              <w:rPr>
                <w:rStyle w:val="27"/>
                <w:rtl/>
              </w:rPr>
            </w:rPrChange>
          </w:rPr>
          <w:t xml:space="preserve">ולר''א</w:t>
        </w:r>
        <w:r>
          <w:rPr>
            <w:rtl/>
          </w:rPr>
          <w:t xml:space="preserve"> קרובה ואפי' קרובות</w:t>
        </w:r>
      </w:ins>
      <w:del w:id="9003" w:author="עריכה מהאתר" w:date="2026-10-12T07:08:23Z">
        <w:r>
          <w:rPr>
            <w:rFonts w:hint="cs"/>
            <w:rtl/>
          </w:rPr>
          <w:delText xml:space="preserve"> </w:delText>
        </w:r>
      </w:del>
      <w:del w:id="9004" w:author="עריכה מהאתר" w:date="2026-10-12T07:08:23Z">
        <w:r>
          <w:rPr>
            <w:rtl/>
          </w:rPr>
          <w:delText xml:space="preserve">אפשר לצמצם, וכאן בקרובה ולא קרובות </w:delText>
        </w:r>
      </w:del>
      <w:del w:id="9005" w:author="עריכה מהאתר" w:date="2026-10-12T07:08:23Z">
        <w:r>
          <w:rPr>
            <w:rFonts w:hint="cs"/>
            <w:rtl/>
          </w:rPr>
          <w:delText xml:space="preserve">חלקו</w:delText>
        </w:r>
      </w:del>
      <w:del w:id="9006" w:author="עריכה מהאתר" w:date="2026-10-12T07:08:23Z">
        <w:r>
          <w:rPr>
            <w:rtl/>
          </w:rPr>
          <w:delText xml:space="preserve"> </w:delText>
        </w:r>
      </w:del>
    </w:p>
    <w:p w14:paraId="3F09B6B0" w14:textId="4D3A4AA8" w:rsidR="006542AA" w:rsidRDefault="00000000">
      <w:pPr>
        <w:pStyle w:val="36"/>
        <w:framePr w:wrap="notBeside"/>
      </w:pPr>
      <w:r>
        <w:t>דת"ק</w:t>
      </w:r>
      <w:r w:rsidR="005D0CED">
        <w:t xml:space="preserve"> </w:t>
      </w:r>
      <w:r>
        <w:t>סבר:</w:t>
      </w:r>
    </w:p>
    <w:p w14:paraId="72B25A52" w14:textId="7462E665" w:rsidR="00B874E6" w:rsidRDefault="00F63065" w:rsidP="005D0CED">
      <w:pPr>
        <w:rPr>
          <w:rtl/>
        </w:rPr>
      </w:pPr>
      <w:r>
        <w:rPr>
          <w:rtl/>
        </w:rPr>
        <w:t xml:space="preserve">קרובה - ולא קרובות, </w:t>
      </w:r>
      <w:r>
        <w:rPr>
          <w:rStyle w:val="27"/>
          <w:rtl/>
        </w:rPr>
        <w:t>ור"א</w:t>
      </w:r>
      <w:r w:rsidR="005D0CED">
        <w:rPr>
          <w:rFonts w:hint="cs"/>
          <w:rtl/>
        </w:rPr>
        <w:t xml:space="preserve"> </w:t>
      </w:r>
      <w:r>
        <w:rPr>
          <w:rtl/>
        </w:rPr>
        <w:t>סבר: קרובה - ואפי' קרובות</w:t>
      </w:r>
      <w:r w:rsidR="0057284B">
        <w:rPr>
          <w:rtl/>
        </w:rPr>
        <w:t>.</w:t>
      </w:r>
    </w:p>
    <w:p w14:paraId="147C7368" w14:textId="510870B1" w:rsidR="006542AA" w:rsidRDefault="00000000">
      <w:pPr>
        <w:pStyle w:val="36"/>
        <w:framePr w:wrap="notBeside"/>
      </w:pPr>
      <w:del w:id="9001" w:author="עריכה מהאתר" w:date="2026-10-12T07:08:36Z">
        <w:r>
          <w:delText xml:space="preserve">א</w:delText>
        </w:r>
      </w:del>
      <w:ins w:id="9002" w:author="עריכה מהאתר" w:date="2026-10-12T07:08:36Z">
        <w:r>
          <w:t xml:space="preserve">מרב עמרם</w:t>
        </w:r>
      </w:ins>
      <w:del w:id="9003" w:author="עריכה מהאתר" w:date="2026-10-12T07:08:36Z">
        <w:r>
          <w:delText xml:space="preserve">רח</w:delText>
        </w:r>
      </w:del>
      <w:del w:id="9004" w:author="עריכה מהאתר" w:date="2026-10-12T07:08:36Z">
        <w:r>
          <w:delText xml:space="preserve">ב"א</w:delText>
        </w:r>
      </w:del>
      <w:del w:id="9005" w:author="עריכה מהאתר" w:date="2026-10-12T07:08:36Z">
        <w:r>
          <w:delText xml:space="preserve"> מ</w:delText>
        </w:r>
      </w:del>
      <w:del w:id="9006" w:author="עריכה מהאתר" w:date="2026-10-12T07:08:36Z">
        <w:r>
          <w:delText xml:space="preserve">ר"ע</w:delText>
        </w:r>
      </w:del>
      <w:del w:id="9007" w:author="עריכה מהאתר" w:date="2026-10-12T07:08:36Z">
        <w:r>
          <w:delText xml:space="preserve"> </w:delText>
        </w:r>
      </w:del>
      <w:del w:id="9008" w:author="עריכה מהאתר" w:date="2026-10-12T07:08:36Z">
        <w:r>
          <w:delText xml:space="preserve">תנא</w:delText>
        </w:r>
      </w:del>
      <w:r>
        <w:t xml:space="preserve">:</w:t>
      </w:r>
    </w:p>
    <w:p w14:paraId="05641163" w14:textId="67BA4659" w:rsidR="005D0CED" w:rsidRDefault="00F63065" w:rsidP="00FC2BF0">
      <w:pPr>
        <w:rPr>
          <w:rtl/>
        </w:rPr>
      </w:pPr>
      <w:r>
        <w:rPr>
          <w:rtl/>
        </w:rPr>
        <w:t xml:space="preserve">נמצא מכוון בין שתי עיירות, </w:t>
      </w:r>
      <w:del w:id="9001" w:author="עריכה מהאתר" w:date="2026-10-12T07:08:38Z">
        <w:r>
          <w:rPr>
            <w:rStyle w:val="27"/>
            <w:rtl/>
          </w:rPr>
          <w:delText xml:space="preserve">ר"א</w:delText>
        </w:r>
      </w:del>
      <w:ins w:id="9002" w:author="עריכה מהאתר" w:date="2026-10-12T07:08:38Z">
        <w:r>
          <w:rPr>
            <w:rStyle w:val="27"/>
            <w:rtl/>
            <w:rPrChange w:id="9045" w:author="עריכה מהאתר" w:date="2026-10-19T06:44:48Z">
              <w:rPr>
                <w:rStyle w:val="27"/>
                <w:rtl/>
              </w:rPr>
            </w:rPrChange>
          </w:rPr>
          <w:t xml:space="preserve">ל</w:t>
        </w:r>
        <w:r>
          <w:rPr>
            <w:rtl/>
            <w:rPrChange w:id="9048" w:author="עריכה מהאתר" w:date="2026-10-19T06:44:48Z">
              <w:rPr>
                <w:rStyle w:val="27"/>
                <w:rtl/>
              </w:rPr>
            </w:rPrChange>
          </w:rPr>
          <w:t xml:space="preserve">ר"א</w:t>
        </w:r>
        <w:r>
          <w:rPr>
            <w:rStyle w:val="27"/>
            <w:rtl/>
            <w:rPrChange w:id="9047" w:author="עריכה מהאתר" w:date="2026-10-19T06:44:48Z">
              <w:rPr>
                <w:rStyle w:val="27"/>
                <w:rtl/>
              </w:rPr>
            </w:rPrChange>
          </w:rPr>
          <w:t xml:space="preserve">:</w:t>
        </w:r>
        <w:r>
          <w:rPr>
            <w:rStyle w:val="27"/>
            <w:rtl/>
          </w:rPr>
          <w:t xml:space="preserve"> </w:t>
        </w:r>
      </w:ins>
      <w:del w:id="9003" w:author="עריכה מהאתר" w:date="2026-10-12T07:08:38Z">
        <w:r>
          <w:rPr>
            <w:rFonts w:hint="cs"/>
            <w:rtl/>
          </w:rPr>
          <w:delText xml:space="preserve"> </w:delText>
        </w:r>
      </w:del>
      <w:del w:id="9004" w:author="עריכה מהאתר" w:date="2026-10-12T07:08:38Z">
        <w:r>
          <w:rPr>
            <w:rtl/>
          </w:rPr>
          <w:delText xml:space="preserve">אומר </w:delText>
        </w:r>
      </w:del>
      <w:r>
        <w:rPr>
          <w:rtl/>
        </w:rPr>
        <w:t xml:space="preserve">שתיהן מביאות שתי עגלות, </w:t>
      </w:r>
    </w:p>
    <w:p w14:paraId="6AFBA3B5" w14:textId="751D50D2" w:rsidR="005D0CED" w:rsidRDefault="00F63065" w:rsidP="00FC2BF0">
      <w:pPr>
        <w:rPr>
          <w:rtl/>
        </w:rPr>
      </w:pPr>
      <w:r>
        <w:rPr>
          <w:rStyle w:val="27"/>
          <w:rtl/>
          <w:rPrChange w:id="9049" w:author="עריכה מהאתר" w:date="2026-10-19T06:44:48Z">
            <w:rPr>
              <w:rStyle w:val="27"/>
              <w:rtl/>
            </w:rPr>
          </w:rPrChange>
        </w:rPr>
        <w:t xml:space="preserve">וחכ"א</w:t>
      </w:r>
      <w:r w:rsidR="00FC2BF0">
        <w:rPr>
          <w:rFonts w:hint="cs"/>
          <w:rtl/>
        </w:rPr>
        <w:t xml:space="preserve"> </w:t>
      </w:r>
      <w:r>
        <w:rPr>
          <w:rtl/>
        </w:rPr>
        <w:t>יביאו עגלה אחת בשותפות ויתנו,</w:t>
      </w:r>
    </w:p>
    <w:p w14:paraId="52C43F0E" w14:textId="357664E0" w:rsidR="005D0CED" w:rsidRDefault="005D0CED" w:rsidP="005D0CED">
      <w:pPr>
        <w:rPr>
          <w:rtl/>
        </w:rPr>
      </w:pPr>
      <w:del w:id="9001" w:author="עריכה מהאתר" w:date="2026-10-12T07:08:42Z">
        <w:r>
          <w:rPr>
            <w:rFonts w:hint="cs"/>
            <w:rtl/>
          </w:rPr>
          <w:delText xml:space="preserve">דאם סוברים רבנן </w:delText>
        </w:r>
      </w:del>
      <w:ins w:id="9002" w:author="עריכה מהאתר" w:date="2026-10-12T07:08:42Z">
        <w:r>
          <w:rPr>
            <w:rFonts w:hint="cs"/>
            <w:rtl/>
          </w:rPr>
          <w:t xml:space="preserve">ואם רבנן סוברים דאפשר לצמצם, </w:t>
        </w:r>
        <w:r>
          <w:rPr>
            <w:rStyle w:val="affffe"/>
            <w:rFonts w:hint="cs"/>
            <w:rtl/>
            <w:rPrChange w:id="9051" w:author="עריכה מהאתר" w:date="2026-10-19T06:44:48Z">
              <w:rPr>
                <w:rStyle w:val="affffe"/>
                <w:rFonts w:hint="cs"/>
                <w:rtl/>
              </w:rPr>
            </w:rPrChange>
          </w:rPr>
          <w:t xml:space="preserve">וקרובה</w:t>
        </w:r>
        <w:r>
          <w:rPr>
            <w:rFonts w:hint="cs"/>
            <w:rtl/>
          </w:rPr>
          <w:t xml:space="preserve"> ואפי' קרובות</w:t>
        </w:r>
      </w:ins>
      <w:del w:id="9003" w:author="עריכה מהאתר" w:date="2026-10-12T07:08:42Z">
        <w:r>
          <w:rPr>
            <w:rtl/>
          </w:rPr>
          <w:delText xml:space="preserve">דאפשר לצמצם, וקרובה ואפי' </w:delText>
        </w:r>
      </w:del>
      <w:del w:id="9004" w:author="עריכה מהאתר" w:date="2026-10-12T07:08:42Z">
        <w:r>
          <w:rPr>
            <w:rtl/>
          </w:rPr>
          <w:delText xml:space="preserve">קרובות</w:delText>
        </w:r>
      </w:del>
      <w:del w:id="9005" w:author="עריכה מהאתר" w:date="2026-10-12T07:08:42Z">
        <w:r>
          <w:rPr>
            <w:rtl/>
          </w:rPr>
          <w:delText xml:space="preserve"> </w:delText>
        </w:r>
      </w:del>
      <w:del w:id="9006" w:author="עריכה מהאתר" w:date="2026-10-12T07:08:42Z">
        <w:r>
          <w:rPr>
            <w:rtl/>
          </w:rPr>
          <w:delText xml:space="preserve">-</w:delText>
        </w:r>
      </w:del>
      <w:r w:rsidR="00F63065">
        <w:rPr>
          <w:rtl/>
        </w:rPr>
        <w:t xml:space="preserve"> </w:t>
      </w:r>
      <w:r>
        <w:rPr>
          <w:rtl/>
        </w:rPr>
        <w:t>יביאו שתים!</w:t>
      </w:r>
      <w:r w:rsidR="00F63065">
        <w:rPr>
          <w:rtl/>
        </w:rPr>
        <w:t xml:space="preserve"> </w:t>
      </w:r>
      <w:r>
        <w:rPr>
          <w:rtl/>
        </w:rPr>
        <w:t xml:space="preserve">ואם </w:t>
      </w:r>
      <w:r w:rsidR="00F63065">
        <w:rPr>
          <w:rtl/>
        </w:rPr>
        <w:t xml:space="preserve">קרובה ולא קרובות - אפי' </w:t>
      </w:r>
      <w:r>
        <w:rPr>
          <w:rtl/>
        </w:rPr>
        <w:t>אחת</w:t>
      </w:r>
      <w:r w:rsidR="00F63065">
        <w:rPr>
          <w:rtl/>
        </w:rPr>
        <w:t xml:space="preserve"> לא </w:t>
      </w:r>
      <w:r>
        <w:rPr>
          <w:rtl/>
        </w:rPr>
        <w:t>יביאו!</w:t>
      </w:r>
      <w:r w:rsidR="00F63065">
        <w:rPr>
          <w:rtl/>
        </w:rPr>
        <w:t xml:space="preserve"> </w:t>
      </w:r>
    </w:p>
    <w:p w14:paraId="4DB3CFEE" w14:textId="7A5FF967" w:rsidR="006542AA" w:rsidRDefault="00000000">
      <w:pPr>
        <w:pStyle w:val="36"/>
        <w:framePr w:wrap="notBeside"/>
      </w:pPr>
      <w:r>
        <w:t xml:space="preserve">אלא </w:t>
      </w:r>
      <w:del w:id="9001" w:author="עריכה מהאתר" w:date="2026-10-12T07:08:52Z">
        <w:r>
          <w:delText xml:space="preserve">לא ש"מ קסברי רבנן</w:delText>
        </w:r>
      </w:del>
      <w:ins w:id="9002" w:author="עריכה מהאתר" w:date="2026-10-12T07:08:52Z">
        <w:r>
          <w:t xml:space="preserve">ש"מ רבנן סברי</w:t>
        </w:r>
      </w:ins>
      <w:r w:rsidR="00F63065">
        <w:t>:</w:t>
      </w:r>
    </w:p>
    <w:p w14:paraId="063CC11F" w14:textId="66B7D483" w:rsidR="00B874E6" w:rsidRDefault="00F63065" w:rsidP="005D0CED">
      <w:pPr>
        <w:rPr>
          <w:rtl/>
        </w:rPr>
      </w:pPr>
      <w:r>
        <w:rPr>
          <w:rtl/>
        </w:rPr>
        <w:t xml:space="preserve">אי אפשר לצמצם, </w:t>
      </w:r>
      <w:r w:rsidR="005D0CED">
        <w:rPr>
          <w:rtl/>
        </w:rPr>
        <w:t>ואפי'</w:t>
      </w:r>
      <w:r>
        <w:rPr>
          <w:rtl/>
        </w:rPr>
        <w:t xml:space="preserve"> בידי אדם, </w:t>
      </w:r>
      <w:r>
        <w:rPr>
          <w:rStyle w:val="27"/>
          <w:rtl/>
          <w:rPrChange w:id="9052" w:author="עריכה מהאתר" w:date="2026-10-19T06:44:48Z">
            <w:rPr>
              <w:rStyle w:val="27"/>
              <w:rtl/>
            </w:rPr>
          </w:rPrChange>
        </w:rPr>
        <w:t xml:space="preserve">ש"מ.</w:t>
      </w:r>
    </w:p>
    <w:p w14:paraId="404F8102" w14:textId="43FBED24" w:rsidR="00B874E6" w:rsidRDefault="0057284B" w:rsidP="004D530B">
      <w:pPr>
        <w:pStyle w:val="afffd"/>
        <w:rPr>
          <w:rtl/>
        </w:rPr>
      </w:pPr>
      <w:r>
        <w:rPr>
          <w:rtl/>
        </w:rPr>
        <w:t xml:space="preserve">  </w:t>
      </w:r>
      <w:r w:rsidR="00F63065">
        <w:rPr>
          <w:rStyle w:val="afffff0"/>
        </w:rPr>
        <w:t xml:space="preserve">א. </w:t>
      </w:r>
      <w:r w:rsidR="00F63065">
        <w:rPr>
          <w:rtl/>
        </w:rPr>
        <w:t>א. ר' טרפון אומר [הכהן] בורר לו את היפה</w:t>
      </w:r>
      <w:r>
        <w:rPr>
          <w:rtl/>
        </w:rPr>
        <w:t>.</w:t>
      </w:r>
    </w:p>
    <w:p>
      <w:pPr>
        <w:pStyle w:val="36"/>
        <w:rPr>
          <w:ins w:id="9807" w:author="עריכה מהאתר" w:date="2026-10-12T07:08:55Z"/>
        </w:rPr>
      </w:pPr>
      <w:ins w:id="9808" w:author="עריכה מהאתר" w:date="2026-10-12T07:08:55Z">
        <w:r>
          <w:t xml:space="preserve">טעמו של ר"ט</w:t>
        </w:r>
      </w:ins>
    </w:p>
    <w:p w14:paraId="451502AB" w14:textId="2F3E7C7E" w:rsidR="00B874E6" w:rsidRDefault="004D530B" w:rsidP="00F63065">
      <w:pPr>
        <w:rPr>
          <w:rtl/>
        </w:rPr>
      </w:pPr>
      <w:del w:id="9801" w:author="עריכה מהאתר" w:date="2026-10-12T07:08:55Z">
        <w:r>
          <w:rPr>
            <w:rFonts w:hint="cs"/>
            <w:rtl/>
          </w:rPr>
          <w:delText xml:space="preserve">טעמו </w:delText>
        </w:r>
      </w:del>
      <w:del w:id="9802" w:author="עריכה מהאתר" w:date="2026-10-12T07:08:55Z">
        <w:r>
          <w:rPr>
            <w:rStyle w:val="27"/>
            <w:rFonts w:hint="cs"/>
            <w:rtl/>
          </w:rPr>
          <w:delText xml:space="preserve">של</w:delText>
        </w:r>
      </w:del>
      <w:del w:id="9803" w:author="עריכה מהאתר" w:date="2026-10-12T07:08:55Z">
        <w:r>
          <w:rPr>
            <w:rFonts w:hint="cs"/>
            <w:rtl/>
          </w:rPr>
          <w:delText xml:space="preserve"> </w:delText>
        </w:r>
      </w:del>
      <w:del w:id="9804" w:author="עריכה מהאתר" w:date="2026-10-12T07:08:55Z">
        <w:r>
          <w:rPr>
            <w:rStyle w:val="27"/>
            <w:rFonts w:hint="eastAsia"/>
            <w:rtl/>
          </w:rPr>
          <w:delText xml:space="preserve">ר</w:delText>
        </w:r>
      </w:del>
      <w:del w:id="9805" w:author="עריכה מהאתר" w:date="2026-10-12T07:08:55Z">
        <w:r>
          <w:rPr>
            <w:rStyle w:val="27"/>
            <w:rtl/>
          </w:rPr>
          <w:delText xml:space="preserve">"ט</w:delText>
        </w:r>
      </w:del>
      <w:del w:id="9806" w:author="עריכה מהאתר" w:date="2026-10-12T07:08:55Z">
        <w:r>
          <w:rPr>
            <w:rtl/>
          </w:rPr>
          <w:delText xml:space="preserve"> </w:delText>
        </w:r>
      </w:del>
      <w:r>
        <w:rPr>
          <w:rtl/>
        </w:rPr>
        <w:t>שסובר:</w:t>
      </w:r>
      <w:r w:rsidR="00F63065">
        <w:rPr>
          <w:rtl/>
        </w:rPr>
        <w:t xml:space="preserve"> </w:t>
      </w:r>
      <w:r>
        <w:rPr>
          <w:rtl/>
        </w:rPr>
        <w:t>זה שבריא</w:t>
      </w:r>
      <w:r w:rsidR="00F63065">
        <w:rPr>
          <w:rtl/>
        </w:rPr>
        <w:t xml:space="preserve"> </w:t>
      </w:r>
      <w:r>
        <w:rPr>
          <w:rtl/>
        </w:rPr>
        <w:t>יצא</w:t>
      </w:r>
      <w:r w:rsidR="00F63065">
        <w:rPr>
          <w:rtl/>
        </w:rPr>
        <w:t xml:space="preserve"> </w:t>
      </w:r>
      <w:r>
        <w:rPr>
          <w:rtl/>
        </w:rPr>
        <w:t xml:space="preserve">ראשון </w:t>
      </w:r>
      <w:r>
        <w:rPr>
          <w:rStyle w:val="affffd"/>
          <w:rtl/>
        </w:rPr>
        <w:t>והוא הבכור</w:t>
      </w:r>
      <w:r>
        <w:rPr>
          <w:rtl/>
        </w:rPr>
        <w:t>.</w:t>
      </w:r>
    </w:p>
    <w:p w14:paraId="69D87008" w14:textId="2FF9F7AF" w:rsidR="00B874E6" w:rsidRDefault="0057284B" w:rsidP="004D530B">
      <w:pPr>
        <w:pStyle w:val="afffd"/>
        <w:rPr>
          <w:rtl/>
        </w:rPr>
      </w:pPr>
      <w:r>
        <w:rPr>
          <w:rtl/>
        </w:rPr>
        <w:t xml:space="preserve">  </w:t>
      </w:r>
      <w:r w:rsidR="00F63065">
        <w:rPr>
          <w:rStyle w:val="afffff0"/>
        </w:rPr>
        <w:t xml:space="preserve">ב. </w:t>
      </w:r>
      <w:r w:rsidR="00F63065">
        <w:rPr>
          <w:rtl/>
        </w:rPr>
        <w:t>ב. ר' עקיבא אומר משמנין כו'</w:t>
      </w:r>
      <w:r>
        <w:rPr>
          <w:rtl/>
        </w:rPr>
        <w:t>.</w:t>
      </w:r>
    </w:p>
    <w:p w14:paraId="2F4ED300" w14:textId="4ABC9EF3" w:rsidR="006542AA" w:rsidRDefault="00000000">
      <w:pPr>
        <w:pStyle w:val="36"/>
        <w:framePr w:wrap="notBeside"/>
      </w:pPr>
      <w:r>
        <w:t>רחב"א מרי"ו</w:t>
      </w:r>
      <w:r w:rsidR="00F63065">
        <w:t>:</w:t>
      </w:r>
    </w:p>
    <w:p w14:paraId="7E0176A5" w14:textId="412AAADE" w:rsidR="004D530B" w:rsidRDefault="00F63065" w:rsidP="004D530B">
      <w:pPr>
        <w:rPr>
          <w:rtl/>
        </w:rPr>
      </w:pPr>
      <w:r>
        <w:rPr>
          <w:rtl/>
        </w:rPr>
        <w:t xml:space="preserve">הכהן נוטל כחושה, </w:t>
      </w:r>
    </w:p>
    <w:p w14:paraId="19319B5E" w14:textId="1C5F28CF" w:rsidR="006542AA" w:rsidRDefault="00000000">
      <w:pPr>
        <w:pStyle w:val="36"/>
        <w:framePr w:wrap="notBeside"/>
      </w:pPr>
      <w:r>
        <w:lastRenderedPageBreak/>
        <w:t>רחב"א לרי"ו</w:t>
      </w:r>
      <w:r w:rsidR="00F63065">
        <w:t>:</w:t>
      </w:r>
    </w:p>
    <w:p w14:paraId="1F222FB4" w14:textId="7D9E3E2B" w:rsidR="00F0030D" w:rsidRDefault="004D530B" w:rsidP="004D530B">
      <w:pPr>
        <w:rPr>
          <w:rtl/>
        </w:rPr>
      </w:pPr>
      <w:r>
        <w:rPr>
          <w:rtl/>
        </w:rPr>
        <w:t>והרי</w:t>
      </w:r>
      <w:r w:rsidR="00F63065">
        <w:rPr>
          <w:rtl/>
        </w:rPr>
        <w:t xml:space="preserve"> </w:t>
      </w:r>
      <w:r>
        <w:rPr>
          <w:rtl/>
        </w:rPr>
        <w:t>"משמנין</w:t>
      </w:r>
      <w:r w:rsidR="00F63065">
        <w:rPr>
          <w:rtl/>
        </w:rPr>
        <w:t xml:space="preserve"> </w:t>
      </w:r>
      <w:r>
        <w:rPr>
          <w:rtl/>
        </w:rPr>
        <w:t>ביניהן"</w:t>
      </w:r>
      <w:r w:rsidR="00F63065">
        <w:rPr>
          <w:rtl/>
        </w:rPr>
        <w:t xml:space="preserve"> </w:t>
      </w:r>
      <w:r>
        <w:rPr>
          <w:rtl/>
        </w:rPr>
        <w:t>שנינו!</w:t>
      </w:r>
      <w:r w:rsidR="00F63065">
        <w:rPr>
          <w:rtl/>
        </w:rPr>
        <w:t xml:space="preserve"> </w:t>
      </w:r>
    </w:p>
    <w:p w14:paraId="7D8CDBF6" w14:textId="2D5702A1" w:rsidR="006542AA" w:rsidRDefault="00000000">
      <w:pPr>
        <w:pStyle w:val="36"/>
        <w:framePr w:wrap="notBeside"/>
      </w:pPr>
      <w:r>
        <w:t>א"ל</w:t>
      </w:r>
      <w:r w:rsidR="00F63065">
        <w:t>:</w:t>
      </w:r>
    </w:p>
    <w:p w14:paraId="1FDF68D3" w14:textId="06D23139" w:rsidR="004D530B" w:rsidRDefault="00F63065" w:rsidP="004D530B">
      <w:pPr>
        <w:rPr>
          <w:rtl/>
        </w:rPr>
      </w:pPr>
      <w:r>
        <w:rPr>
          <w:rtl/>
        </w:rPr>
        <w:t xml:space="preserve">עד </w:t>
      </w:r>
      <w:r w:rsidR="004D530B">
        <w:rPr>
          <w:rtl/>
        </w:rPr>
        <w:t>שאכלת</w:t>
      </w:r>
      <w:r>
        <w:rPr>
          <w:rtl/>
        </w:rPr>
        <w:t xml:space="preserve"> </w:t>
      </w:r>
      <w:r w:rsidR="004D530B">
        <w:rPr>
          <w:rtl/>
        </w:rPr>
        <w:t>תמרים</w:t>
      </w:r>
      <w:r>
        <w:rPr>
          <w:rtl/>
        </w:rPr>
        <w:t xml:space="preserve"> בבבל, </w:t>
      </w:r>
      <w:r>
        <w:rPr>
          <w:rStyle w:val="27"/>
          <w:rtl/>
          <w:rPrChange w:id="9053" w:author="עריכה מהאתר" w:date="2026-10-19T06:44:48Z">
            <w:rPr>
              <w:rStyle w:val="27"/>
              <w:rtl/>
            </w:rPr>
          </w:rPrChange>
        </w:rPr>
        <w:t xml:space="preserve">פירשנו</w:t>
      </w:r>
      <w:r>
        <w:rPr>
          <w:rStyle w:val="27"/>
          <w:rtl/>
          <w:rPrChange w:id="9054" w:author="עריכה מהאתר" w:date="2026-10-19T06:44:48Z">
            <w:rPr>
              <w:rStyle w:val="27"/>
              <w:rtl/>
            </w:rPr>
          </w:rPrChange>
        </w:rPr>
        <w:t xml:space="preserve"> </w:t>
      </w:r>
      <w:r>
        <w:rPr>
          <w:rStyle w:val="27"/>
          <w:rtl/>
          <w:rPrChange w:id="9055" w:author="עריכה מהאתר" w:date="2026-10-19T06:44:48Z">
            <w:rPr>
              <w:rStyle w:val="27"/>
              <w:rtl/>
            </w:rPr>
          </w:rPrChange>
        </w:rPr>
        <w:t xml:space="preserve">מהסיפא</w:t>
      </w:r>
      <w:del w:id="9001" w:author="עריכה מהאתר" w:date="2026-10-12T07:08:57Z">
        <w:r>
          <w:rPr>
            <w:rtl/>
          </w:rPr>
          <w:delText xml:space="preserve">,</w:delText>
        </w:r>
      </w:del>
      <w:ins w:id="9002" w:author="עריכה מהאתר" w:date="2026-10-12T07:08:57Z">
        <w:r>
          <w:rPr>
            <w:rStyle w:val="27"/>
            <w:rtl/>
            <w:rPrChange w:id="9056" w:author="עריכה מהאתר" w:date="2026-10-19T06:44:48Z">
              <w:rPr>
                <w:rStyle w:val="27"/>
                <w:rtl/>
              </w:rPr>
            </w:rPrChange>
          </w:rPr>
          <w:t xml:space="preserve"> דמתני,</w:t>
        </w:r>
      </w:ins>
      <w:del w:id="9003" w:author="עריכה מהאתר" w:date="2026-10-12T07:08:57Z">
        <w:r>
          <w:rPr>
            <w:rtl/>
          </w:rPr>
          <w:delText xml:space="preserve"> </w:delText>
        </w:r>
      </w:del>
      <w:del w:id="9004" w:author="עריכה מהאתר" w:date="2026-10-12T07:08:57Z">
        <w:r>
          <w:rPr>
            <w:rtl/>
          </w:rPr>
          <w:delText xml:space="preserve">ששנינו</w:delText>
        </w:r>
      </w:del>
      <w:del w:id="9005" w:author="עריכה מהאתר" w:date="2026-10-12T07:08:57Z">
        <w:r>
          <w:rPr>
            <w:rtl/>
          </w:rPr>
          <w:delText xml:space="preserve"> </w:delText>
        </w:r>
      </w:del>
      <w:del w:id="9006" w:author="עריכה מהאתר" w:date="2026-10-12T07:08:57Z">
        <w:r>
          <w:rPr>
            <w:rtl/>
          </w:rPr>
          <w:delText xml:space="preserve">בסיפא:</w:delText>
        </w:r>
      </w:del>
      <w:r>
        <w:rPr>
          <w:rtl/>
        </w:rPr>
        <w:t xml:space="preserve"> מת אחד מהן, </w:t>
      </w:r>
    </w:p>
    <w:p w14:paraId="58C53540" w14:textId="2E85DAA8" w:rsidR="006542AA" w:rsidRDefault="00000000">
      <w:pPr>
        <w:pStyle w:val="36"/>
        <w:framePr w:wrap="notBeside"/>
      </w:pPr>
      <w:r>
        <w:t>רבי טרפון:</w:t>
      </w:r>
    </w:p>
    <w:p w14:paraId="2098C6D9" w14:textId="19FB4B0F" w:rsidR="004D530B" w:rsidRDefault="00F63065" w:rsidP="004D530B">
      <w:pPr>
        <w:rPr>
          <w:rtl/>
        </w:rPr>
      </w:pPr>
      <w:r>
        <w:rPr>
          <w:rStyle w:val="27"/>
          <w:rtl/>
          <w:rPrChange w:id="9057" w:author="עריכה מהאתר" w:date="2026-10-19T06:44:48Z">
            <w:rPr>
              <w:rStyle w:val="27"/>
              <w:rtl/>
            </w:rPr>
          </w:rPrChange>
        </w:rPr>
        <w:t xml:space="preserve">ר''ט</w:t>
      </w:r>
      <w:r>
        <w:rPr>
          <w:rtl/>
        </w:rPr>
        <w:t xml:space="preserve"> יחלוקו, </w:t>
      </w:r>
      <w:r>
        <w:rPr>
          <w:rStyle w:val="27"/>
          <w:rtl/>
          <w:rPrChange w:id="9058" w:author="עריכה מהאתר" w:date="2026-10-19T06:44:48Z">
            <w:rPr>
              <w:rStyle w:val="27"/>
              <w:rtl/>
            </w:rPr>
          </w:rPrChange>
        </w:rPr>
        <w:t xml:space="preserve">ולר''ע:</w:t>
      </w:r>
      <w:r>
        <w:rPr>
          <w:rtl/>
        </w:rPr>
        <w:t xml:space="preserve"> המוציא מחבירו עליו הראיה, </w:t>
      </w:r>
    </w:p>
    <w:p w14:paraId="20112A35" w14:textId="0BAF5216" w:rsidR="004D530B" w:rsidRDefault="004D530B" w:rsidP="004D530B">
      <w:pPr>
        <w:rPr>
          <w:rtl/>
        </w:rPr>
      </w:pPr>
      <w:r>
        <w:rPr>
          <w:rFonts w:hint="cs"/>
          <w:rtl/>
        </w:rPr>
        <w:t xml:space="preserve">וא</w:t>
      </w:r>
      <w:del w:id="9001" w:author="עריכה מהאתר" w:date="2026-10-12T07:09:01Z">
        <w:r>
          <w:rPr>
            <w:rFonts w:hint="cs"/>
            <w:rtl/>
          </w:rPr>
          <w:delText xml:space="preserve">ס"ד </w:delText>
        </w:r>
      </w:del>
      <w:ins w:id="9002" w:author="עריכה מהאתר" w:date="2026-10-12T07:09:01Z">
        <w:r>
          <w:rPr>
            <w:rFonts w:hint="cs"/>
            <w:rtl/>
          </w:rPr>
          <w:t xml:space="preserve">י משמנין </w:t>
        </w:r>
        <w:r>
          <w:rPr>
            <w:rStyle w:val="affffd"/>
            <w:rFonts w:hint="cs"/>
            <w:rtl/>
            <w:rPrChange w:id="9059" w:author="עריכה מהאתר" w:date="2026-10-19T06:44:48Z">
              <w:rPr>
                <w:rStyle w:val="affffd"/>
                <w:rFonts w:hint="cs"/>
                <w:rtl/>
              </w:rPr>
            </w:rPrChange>
          </w:rPr>
          <w:t xml:space="preserve">היינו</w:t>
        </w:r>
      </w:ins>
      <w:del w:id="9003" w:author="עריכה מהאתר" w:date="2026-10-12T07:09:01Z">
        <w:r>
          <w:rPr>
            <w:rtl/>
          </w:rPr>
          <w:delText xml:space="preserve">משמנין ביניהן -</w:delText>
        </w:r>
      </w:del>
      <w:r>
        <w:rPr>
          <w:rtl/>
        </w:rPr>
        <w:t xml:space="preserve"> </w:t>
      </w:r>
      <w:r>
        <w:rPr>
          <w:rtl/>
        </w:rPr>
        <w:t>שחולקים</w:t>
      </w:r>
      <w:r w:rsidR="00F63065">
        <w:rPr>
          <w:rtl/>
        </w:rPr>
        <w:t xml:space="preserve"> </w:t>
      </w:r>
      <w:r>
        <w:rPr>
          <w:rtl/>
        </w:rPr>
        <w:t>בשווה,</w:t>
      </w:r>
      <w:r w:rsidR="00F63065">
        <w:rPr>
          <w:rtl/>
        </w:rPr>
        <w:t xml:space="preserve"> </w:t>
      </w:r>
      <w:r>
        <w:rPr>
          <w:rtl/>
        </w:rPr>
        <w:t>כך</w:t>
      </w:r>
      <w:r w:rsidR="00F63065">
        <w:rPr>
          <w:rtl/>
        </w:rPr>
        <w:t xml:space="preserve"> </w:t>
      </w:r>
      <w:r>
        <w:rPr>
          <w:rtl/>
        </w:rPr>
        <w:t>גם</w:t>
      </w:r>
      <w:r w:rsidR="00F63065">
        <w:rPr>
          <w:rtl/>
        </w:rPr>
        <w:t xml:space="preserve"> </w:t>
      </w:r>
      <w:r>
        <w:rPr>
          <w:rStyle w:val="affffd"/>
          <w:rtl/>
        </w:rPr>
        <w:t>כשמת</w:t>
      </w:r>
      <w:r w:rsidR="00F63065">
        <w:rPr>
          <w:rtl/>
        </w:rPr>
        <w:t xml:space="preserve"> </w:t>
      </w:r>
      <w:r>
        <w:rPr>
          <w:rStyle w:val="affffd"/>
          <w:rtl/>
        </w:rPr>
        <w:t>אחד</w:t>
      </w:r>
      <w:r w:rsidR="00F63065">
        <w:rPr>
          <w:rtl/>
        </w:rPr>
        <w:t xml:space="preserve"> </w:t>
      </w:r>
      <w:r>
        <w:rPr>
          <w:rtl/>
        </w:rPr>
        <w:t>יחלקו</w:t>
      </w:r>
      <w:r w:rsidR="00F63065">
        <w:rPr>
          <w:rtl/>
        </w:rPr>
        <w:t xml:space="preserve"> </w:t>
      </w:r>
      <w:r>
        <w:rPr>
          <w:rtl/>
        </w:rPr>
        <w:t xml:space="preserve">ביניהם! </w:t>
      </w:r>
    </w:p>
    <w:p w14:paraId="4D8CEFA5" w14:textId="77777777" w:rsidR="006542AA" w:rsidRDefault="00000000">
      <w:pPr>
        <w:pStyle w:val="36"/>
        <w:framePr w:wrap="notBeside"/>
      </w:pPr>
      <w:r>
        <w:t>אלא</w:t>
      </w:r>
    </w:p>
    <w:p w14:paraId="32D27637" w14:textId="67CAB9C4" w:rsidR="00B874E6" w:rsidRDefault="00F63065" w:rsidP="004D530B">
      <w:pPr>
        <w:rPr>
          <w:rtl/>
        </w:rPr>
      </w:pPr>
      <w:del w:id="9001" w:author="עריכה מהאתר" w:date="2026-10-12T07:09:06Z">
        <w:r>
          <w:rPr>
            <w:rtl/>
          </w:rPr>
          <w:delText xml:space="preserve">מה "משמנין" - שומן יהא ביניהן, שאומר </w:delText>
        </w:r>
      </w:del>
      <w:ins w:id="9002" w:author="עריכה מהאתר" w:date="2026-10-12T07:09:06Z">
        <w:r>
          <w:rPr>
            <w:rtl/>
          </w:rPr>
          <w:t xml:space="preserve">"משמנין" שומן יהא ביניהן, </w:t>
        </w:r>
        <w:r>
          <w:rPr>
            <w:rStyle w:val="27"/>
            <w:rtl/>
            <w:rPrChange w:id="9060" w:author="עריכה מהאתר" w:date="2026-10-19T06:44:48Z">
              <w:rPr>
                <w:rStyle w:val="27"/>
                <w:rtl/>
              </w:rPr>
            </w:rPrChange>
          </w:rPr>
          <w:t xml:space="preserve">שאומר</w:t>
        </w:r>
        <w:r>
          <w:rPr>
            <w:rStyle w:val="27"/>
            <w:rtl/>
            <w:rPrChange w:id="9061" w:author="עריכה מהאתר" w:date="2026-10-19T06:44:48Z">
              <w:rPr>
                <w:rStyle w:val="27"/>
                <w:rtl/>
              </w:rPr>
            </w:rPrChange>
          </w:rPr>
          <w:t xml:space="preserve"> </w:t>
        </w:r>
        <w:r>
          <w:rPr>
            <w:rtl/>
            <w:rPrChange w:id="9065" w:author="עריכה מהאתר" w:date="2026-10-19T06:44:48Z">
              <w:rPr>
                <w:rStyle w:val="27"/>
                <w:rtl/>
              </w:rPr>
            </w:rPrChange>
          </w:rPr>
          <w:t xml:space="preserve">הבעלים</w:t>
        </w:r>
        <w:r>
          <w:rPr>
            <w:rStyle w:val="27"/>
            <w:rtl/>
            <w:rPrChange w:id="9063" w:author="עריכה מהאתר" w:date="2026-10-19T06:44:48Z">
              <w:rPr>
                <w:rStyle w:val="27"/>
                <w:rtl/>
              </w:rPr>
            </w:rPrChange>
          </w:rPr>
          <w:t xml:space="preserve"> </w:t>
        </w:r>
        <w:r>
          <w:rPr>
            <w:rStyle w:val="27"/>
            <w:rtl/>
            <w:rPrChange w:id="9064" w:author="עריכה מהאתר" w:date="2026-10-19T06:44:48Z">
              <w:rPr>
                <w:rStyle w:val="27"/>
                <w:rtl/>
              </w:rPr>
            </w:rPrChange>
          </w:rPr>
          <w:t xml:space="preserve">לכהן:</w:t>
        </w:r>
        <w:r>
          <w:rPr>
            <w:rtl/>
          </w:rPr>
          <w:t xml:space="preserve"> הבא ראיה שהוא הבכור</w:t>
        </w:r>
      </w:ins>
      <w:del w:id="9003" w:author="עריכה מהאתר" w:date="2026-10-12T07:09:06Z">
        <w:r>
          <w:rPr>
            <w:rStyle w:val="affffd"/>
            <w:rtl/>
          </w:rPr>
          <w:delText xml:space="preserve">הבעלים</w:delText>
        </w:r>
      </w:del>
      <w:del w:id="9004" w:author="עריכה מהאתר" w:date="2026-10-12T07:09:06Z">
        <w:r>
          <w:rPr>
            <w:rtl/>
          </w:rPr>
          <w:delText xml:space="preserve"> לכהן: הבא ראיה שבכור הוא -</w:delText>
        </w:r>
      </w:del>
      <w:r>
        <w:rPr>
          <w:rtl/>
        </w:rPr>
        <w:t xml:space="preserve"> וקח.</w:t>
      </w:r>
    </w:p>
    <w:p w14:paraId="66CA1D61" w14:textId="022044C4" w:rsidR="00B874E6" w:rsidRDefault="0057284B" w:rsidP="00F0030D">
      <w:pPr>
        <w:pStyle w:val="afffd"/>
        <w:rPr>
          <w:rtl/>
        </w:rPr>
      </w:pPr>
      <w:r>
        <w:rPr>
          <w:rtl/>
        </w:rPr>
        <w:t xml:space="preserve"> </w:t>
      </w:r>
      <w:del w:id="9001" w:author="עריכה מהאתר" w:date="2026-10-12T07:10:06Z">
        <w:r>
          <w:rPr>
            <w:rtl/>
          </w:rPr>
          <w:delText xml:space="preserve"> </w:delText>
        </w:r>
      </w:del>
      <w:ins w:id="9002" w:author="עריכה מהאתר" w:date="2026-10-12T07:10:06Z">
        <w:r>
          <w:rPr>
            <w:rtl/>
            <w:rPrChange w:id="9090" w:author="עריכה מהאתר" w:date="2026-10-19T06:44:48Z">
              <w:rPr>
                <w:rStyle w:val="afffe"/>
                <w:rtl/>
              </w:rPr>
            </w:rPrChange>
          </w:rPr>
          <w:t xml:space="preserve">ג.</w:t>
        </w:r>
        <w:r>
          <w:rPr>
            <w:rStyle w:val="afffe"/>
            <w:rtl/>
            <w:rPrChange w:id="9087" w:author="עריכה מהאתר" w:date="2026-10-19T06:44:48Z">
              <w:rPr>
                <w:rStyle w:val="afffe"/>
                <w:rtl/>
              </w:rPr>
            </w:rPrChange>
          </w:rPr>
          <w:t xml:space="preserve">  </w:t>
        </w:r>
      </w:ins>
      <w:del w:id="9003" w:author="עריכה מהאתר" w:date="2026-10-12T07:10:06Z">
        <w:r>
          <w:rPr>
            <w:rStyle w:val="afffff0"/>
          </w:rPr>
          <w:delText xml:space="preserve">ג. </w:delText>
        </w:r>
      </w:del>
      <w:del w:id="9004" w:author="עריכה מהאתר" w:date="2026-10-12T07:10:06Z">
        <w:r>
          <w:rPr>
            <w:rtl/>
          </w:rPr>
          <w:delText xml:space="preserve">ג. </w:delText>
        </w:r>
      </w:del>
      <w:r>
        <w:rPr>
          <w:rStyle w:val="afffe"/>
          <w:rtl/>
          <w:rPrChange w:id="9088" w:author="עריכה מהאתר" w:date="2026-10-19T06:44:48Z">
            <w:rPr>
              <w:rStyle w:val="afffe"/>
              <w:rtl/>
            </w:rPr>
          </w:rPrChange>
        </w:rPr>
        <w:t xml:space="preserve">והשני ירעה עד שיסתאב וחייב במתנות, ורבי יוסי פוטר</w:t>
      </w:r>
      <w:r>
        <w:rPr>
          <w:rStyle w:val="afffe"/>
          <w:rtl/>
          <w:rPrChange w:id="9089" w:author="עריכה מהאתר" w:date="2026-10-19T06:44:48Z">
            <w:rPr>
              <w:rStyle w:val="afffe"/>
              <w:rtl/>
            </w:rPr>
          </w:rPrChange>
        </w:rPr>
        <w:t xml:space="preserve">.</w:t>
      </w:r>
    </w:p>
    <w:p w14:paraId="72D60746" w14:textId="333C665B" w:rsidR="006542AA" w:rsidRDefault="00000000">
      <w:pPr>
        <w:pStyle w:val="36"/>
        <w:framePr w:wrap="notBeside"/>
      </w:pPr>
      <w:r>
        <w:t>מ"ט</w:t>
      </w:r>
      <w:r w:rsidR="00F0030D">
        <w:t xml:space="preserve"> </w:t>
      </w:r>
      <w:r>
        <w:t>דר"מ א</w:t>
      </w:r>
      <w:r w:rsidR="00F0030D">
        <w:t>ר</w:t>
      </w:r>
      <w:r>
        <w:t>י"ו:</w:t>
      </w:r>
    </w:p>
    <w:p w14:paraId="17E1FDFF" w14:textId="0E35E484" w:rsidR="00F0030D" w:rsidRDefault="00F63065" w:rsidP="00F0030D">
      <w:pPr>
        <w:rPr>
          <w:rtl/>
        </w:rPr>
      </w:pPr>
      <w:r>
        <w:rPr>
          <w:rtl/>
        </w:rPr>
        <w:t xml:space="preserve">הואיל וכהן בא עליו משני צדדין: אם </w:t>
      </w:r>
      <w:r w:rsidR="00F0030D">
        <w:rPr>
          <w:rFonts w:hint="cs"/>
          <w:rtl/>
        </w:rPr>
        <w:t xml:space="preserve">בכור </w:t>
      </w:r>
      <w:r>
        <w:rPr>
          <w:rFonts w:hint="cs"/>
          <w:rtl/>
        </w:rPr>
        <w:t xml:space="preserve">- </w:t>
      </w:r>
      <w:r w:rsidR="00F0030D">
        <w:rPr>
          <w:rFonts w:hint="cs"/>
          <w:rtl/>
        </w:rPr>
        <w:t xml:space="preserve">כולו </w:t>
      </w:r>
      <w:r>
        <w:rPr>
          <w:rFonts w:hint="cs"/>
          <w:rtl/>
        </w:rPr>
        <w:t>שלי,</w:t>
      </w:r>
      <w:r w:rsidR="00F0030D">
        <w:rPr>
          <w:rFonts w:hint="cs"/>
          <w:rtl/>
        </w:rPr>
        <w:t xml:space="preserve"> </w:t>
      </w:r>
      <w:r>
        <w:rPr>
          <w:rFonts w:hint="cs"/>
          <w:rtl/>
        </w:rPr>
        <w:t xml:space="preserve">ואם </w:t>
      </w:r>
      <w:r w:rsidR="00F0030D">
        <w:rPr>
          <w:rFonts w:hint="cs"/>
          <w:rtl/>
        </w:rPr>
        <w:t xml:space="preserve">לא </w:t>
      </w:r>
      <w:r>
        <w:rPr>
          <w:rFonts w:hint="cs"/>
          <w:rtl/>
        </w:rPr>
        <w:t>- תן</w:t>
      </w:r>
      <w:r w:rsidR="00F0030D">
        <w:rPr>
          <w:rFonts w:hint="cs"/>
          <w:rtl/>
        </w:rPr>
        <w:t xml:space="preserve"> מתנות כהונה </w:t>
      </w:r>
    </w:p>
    <w:p>
      <w:pPr>
        <w:pStyle w:val="36"/>
        <w:rPr>
          <w:ins w:id="9806" w:author="עריכה מהאתר" w:date="2026-10-12T07:09:10Z"/>
        </w:rPr>
      </w:pPr>
      <w:ins w:id="9807" w:author="עריכה מהאתר" w:date="2026-10-12T07:09:10Z">
        <w:r>
          <w:t xml:space="preserve">טעם דרבי יוסי</w:t>
        </w:r>
      </w:ins>
    </w:p>
    <w:p w14:paraId="53D9D2F6" w14:textId="3787D24A" w:rsidR="00F0030D" w:rsidRDefault="00F0030D" w:rsidP="00F0030D">
      <w:pPr>
        <w:rPr>
          <w:rtl/>
        </w:rPr>
      </w:pPr>
      <w:del w:id="9801" w:author="עריכה מהאתר" w:date="2026-10-12T07:09:10Z">
        <w:r>
          <w:rPr>
            <w:rStyle w:val="27"/>
            <w:rFonts w:hint="eastAsia"/>
            <w:rtl/>
            <w:rPrChange w:id="9022" w:author="עריכה מהאתר" w:date="2026-10-12T07:04:45Z">
              <w:rPr>
                <w:rStyle w:val="27"/>
                <w:rFonts w:hint="eastAsia"/>
                <w:rtl/>
              </w:rPr>
            </w:rPrChange>
          </w:rPr>
          <w:delText xml:space="preserve">טעם</w:delText>
        </w:r>
      </w:del>
      <w:del w:id="9802" w:author="עריכה מהאתר" w:date="2026-10-12T07:09:10Z">
        <w:r>
          <w:rPr>
            <w:rStyle w:val="27"/>
            <w:rtl/>
            <w:rPrChange w:id="9023" w:author="עריכה מהאתר" w:date="2026-10-12T07:04:45Z">
              <w:rPr>
                <w:rStyle w:val="27"/>
                <w:rtl/>
              </w:rPr>
            </w:rPrChange>
          </w:rPr>
          <w:delText xml:space="preserve"> ד</w:delText>
        </w:r>
      </w:del>
      <w:del w:id="9803" w:author="עריכה מהאתר" w:date="2026-10-12T07:09:10Z">
        <w:r>
          <w:rPr>
            <w:rStyle w:val="27"/>
            <w:rFonts w:hint="eastAsia"/>
            <w:rtl/>
            <w:rPrChange w:id="9024" w:author="עריכה מהאתר" w:date="2026-10-12T07:04:45Z">
              <w:rPr>
                <w:rStyle w:val="27"/>
                <w:rFonts w:hint="eastAsia"/>
                <w:rtl/>
              </w:rPr>
            </w:rPrChange>
          </w:rPr>
          <w:delText xml:space="preserve">רבי</w:delText>
        </w:r>
      </w:del>
      <w:del w:id="9804" w:author="עריכה מהאתר" w:date="2026-10-12T07:09:10Z">
        <w:r>
          <w:rPr>
            <w:rStyle w:val="27"/>
            <w:rtl/>
            <w:rPrChange w:id="9025" w:author="עריכה מהאתר" w:date="2026-10-12T07:04:45Z">
              <w:rPr>
                <w:rStyle w:val="27"/>
                <w:rtl/>
              </w:rPr>
            </w:rPrChange>
          </w:rPr>
          <w:delText xml:space="preserve"> יוסי</w:delText>
        </w:r>
      </w:del>
      <w:del w:id="9805" w:author="עריכה מהאתר" w:date="2026-10-12T07:09:10Z">
        <w:r>
          <w:rPr>
            <w:rFonts w:hint="cs"/>
            <w:rtl/>
          </w:rPr>
          <w:delText xml:space="preserve"> </w:delText>
        </w:r>
      </w:del>
      <w:r w:rsidR="00F63065">
        <w:rPr>
          <w:rtl/>
        </w:rPr>
        <w:t>עשו שאינו זוכה כזוכה, ו</w:t>
      </w:r>
      <w:r w:rsidR="00FA1A10">
        <w:rPr>
          <w:rtl/>
        </w:rPr>
        <w:t>א</w:t>
      </w:r>
      <w:r>
        <w:rPr>
          <w:rFonts w:hint="cs"/>
          <w:rtl/>
        </w:rPr>
        <w:t xml:space="preserve">פי' שלא בא לידו - כמי שבא לידו, ומכרו לישראל במומו </w:t>
      </w:r>
    </w:p>
    <w:p w14:paraId="667F1177" w14:textId="77777777" w:rsidR="006542AA" w:rsidRDefault="00000000">
      <w:pPr>
        <w:pStyle w:val="affff7"/>
      </w:pPr>
      <w:r>
        <w:rPr>
          <w:color w:val="7B3F00"/>
        </w:rPr>
        <w:t>ספק בכור שאין חליפיו ביד כהן</w:t>
      </w:r>
    </w:p>
    <w:p w14:paraId="33CDE3DD" w14:textId="77777777" w:rsidR="006542AA" w:rsidRDefault="00000000">
      <w:pPr>
        <w:pStyle w:val="36"/>
        <w:framePr w:wrap="notBeside"/>
      </w:pPr>
      <w:r>
        <w:t>א"ר אלעזר:</w:t>
      </w:r>
    </w:p>
    <w:p w14:paraId="7CAB62C2" w14:textId="709B213E" w:rsidR="00B874E6" w:rsidRDefault="00F63065" w:rsidP="00F0030D">
      <w:pPr>
        <w:rPr>
          <w:rtl/>
        </w:rPr>
      </w:pPr>
      <w:r>
        <w:rPr>
          <w:rtl/>
        </w:rPr>
        <w:t>הכל מודים בספק בכור שאין חליפין ביד כהן שחייב במתנות</w:t>
      </w:r>
      <w:r w:rsidR="0057284B">
        <w:rPr>
          <w:rtl/>
        </w:rPr>
        <w:t>.</w:t>
      </w:r>
    </w:p>
    <w:p w14:paraId="3EF72D1D" w14:textId="77777777" w:rsidR="006542AA" w:rsidRDefault="00000000">
      <w:pPr>
        <w:pStyle w:val="36"/>
        <w:framePr w:wrap="notBeside"/>
      </w:pPr>
      <w:r>
        <w:t>הכל מודים</w:t>
      </w:r>
    </w:p>
    <w:p w14:paraId="2B8A95A4" w14:textId="5D6DD8B5" w:rsidR="00F0030D" w:rsidRDefault="00F63065" w:rsidP="00F63065">
      <w:pPr>
        <w:rPr>
          <w:del w:id="9501" w:author="עריכה מהאתר" w:date="2026-10-12T07:09:21Z"/>
          <w:rtl/>
        </w:rPr>
      </w:pPr>
      <w:del w:id="9001" w:author="עריכה מהאתר" w:date="2026-10-12T07:09:19Z">
        <w:r>
          <w:rPr>
            <w:rtl/>
          </w:rPr>
          <w:delText xml:space="preserve">מי - </w:delText>
        </w:r>
      </w:del>
      <w:ins w:id="9002" w:author="עריכה מהאתר" w:date="2026-10-12T07:09:19Z">
        <w:r>
          <w:rPr>
            <w:rtl/>
          </w:rPr>
          <w:t xml:space="preserve">ר' יוסי, וקמ"ל שלא אומרים </w:t>
        </w:r>
      </w:ins>
      <w:del w:id="9003" w:author="עריכה מהאתר" w:date="2026-10-12T07:09:19Z">
        <w:r>
          <w:rPr>
            <w:rStyle w:val="27"/>
            <w:rtl/>
          </w:rPr>
          <w:delText xml:space="preserve">ר' יוסי</w:delText>
        </w:r>
      </w:del>
      <w:del w:id="9004" w:author="עריכה מהאתר" w:date="2026-10-12T07:09:19Z">
        <w:r>
          <w:rPr>
            <w:rtl/>
          </w:rPr>
          <w:delText xml:space="preserve">, פשיטא! עד כאן לא פטר </w:delText>
        </w:r>
      </w:del>
      <w:del w:id="9005" w:author="עריכה מהאתר" w:date="2026-10-12T07:09:19Z">
        <w:r>
          <w:rPr>
            <w:rStyle w:val="27"/>
            <w:rtl/>
          </w:rPr>
          <w:delText xml:space="preserve">ר' יוסי</w:delText>
        </w:r>
      </w:del>
      <w:del w:id="9006" w:author="עריכה מהאתר" w:date="2026-10-12T07:09:19Z">
        <w:r>
          <w:rPr>
            <w:rtl/>
          </w:rPr>
          <w:delText xml:space="preserve"> שם אלא כשחליפין ביד כהן, שעשו שאינו זוכה כזוכה, אבל אין חליפין ביד כהן - לא! </w:delText>
        </w:r>
      </w:del>
    </w:p>
    <w:p w14:paraId="7E9B81D3" w14:textId="7ABBD8B2" w:rsidR="00F0030D" w:rsidRDefault="00F0030D" w:rsidP="00F0030D">
      <w:pPr>
        <w:rPr>
          <w:rtl/>
        </w:rPr>
      </w:pPr>
      <w:r>
        <w:rPr>
          <w:rStyle w:val="27"/>
          <w:rFonts w:hint="cs"/>
          <w:rtl/>
          <w:rPrChange w:id="9066" w:author="עריכה מהאתר" w:date="2026-10-19T06:44:48Z">
            <w:rPr>
              <w:rStyle w:val="27"/>
              <w:rFonts w:hint="cs"/>
              <w:rtl/>
            </w:rPr>
          </w:rPrChange>
        </w:rPr>
        <w:t xml:space="preserve">ה</w:t>
      </w:r>
      <w:del w:id="9001" w:author="עריכה מהאתר" w:date="2026-10-12T07:09:12Z">
        <w:r>
          <w:rPr>
            <w:rFonts w:hint="cs"/>
            <w:rtl/>
          </w:rPr>
          <w:delText xml:space="preserve">יה </w:delText>
        </w:r>
      </w:del>
      <w:ins w:id="9002" w:author="עריכה מהאתר" w:date="2026-10-12T07:09:12Z">
        <w:r>
          <w:rPr>
            <w:rStyle w:val="27"/>
            <w:rFonts w:hint="cs"/>
            <w:rtl/>
            <w:rPrChange w:id="9067" w:author="עריכה מהאתר" w:date="2026-10-19T06:44:48Z">
              <w:rPr>
                <w:rStyle w:val="27"/>
                <w:rFonts w:hint="cs"/>
                <w:rtl/>
              </w:rPr>
            </w:rPrChange>
          </w:rPr>
          <w:t xml:space="preserve">ו"א </w:t>
        </w:r>
      </w:ins>
      <w:del w:id="9003" w:author="עריכה מהאתר" w:date="2026-10-12T07:09:12Z">
        <w:r>
          <w:rPr>
            <w:rtl/>
          </w:rPr>
          <w:delText xml:space="preserve">עולה</w:delText>
        </w:r>
      </w:del>
      <w:del w:id="9004" w:author="עריכה מהאתר" w:date="2026-10-12T07:09:12Z">
        <w:r>
          <w:rPr>
            <w:rtl/>
          </w:rPr>
          <w:delText xml:space="preserve"> </w:delText>
        </w:r>
      </w:del>
      <w:del w:id="9005" w:author="עריכה מהאתר" w:date="2026-10-12T07:09:12Z">
        <w:r>
          <w:rPr>
            <w:rStyle w:val="27"/>
            <w:rtl/>
          </w:rPr>
          <w:delText xml:space="preserve">על הדעת</w:delText>
        </w:r>
      </w:del>
      <w:r>
        <w:rPr>
          <w:rStyle w:val="27"/>
          <w:rtl/>
          <w:rPrChange w:id="9068" w:author="עריכה מהאתר" w:date="2026-10-19T06:44:48Z">
            <w:rPr>
              <w:rStyle w:val="27"/>
              <w:rtl/>
            </w:rPr>
          </w:rPrChange>
        </w:rPr>
        <w:t xml:space="preserve"> שטעמו של רבי</w:t>
      </w:r>
      <w:r>
        <w:rPr>
          <w:rStyle w:val="27"/>
          <w:rtl/>
          <w:rPrChange w:id="9069" w:author="עריכה מהאתר" w:date="2026-10-19T06:44:48Z">
            <w:rPr>
              <w:rStyle w:val="27"/>
              <w:rtl/>
            </w:rPr>
          </w:rPrChange>
        </w:rPr>
        <w:t xml:space="preserve"> יוסי</w:t>
      </w:r>
      <w:del w:id="9001" w:author="עריכה מהאתר" w:date="2026-10-12T07:09:17Z">
        <w:r>
          <w:rPr>
            <w:rtl/>
          </w:rPr>
          <w:delText xml:space="preserve"> </w:delText>
        </w:r>
      </w:del>
      <w:ins w:id="9002" w:author="עריכה מהאתר" w:date="2026-10-12T07:09:17Z">
        <w:r>
          <w:rPr>
            <w:rtl/>
          </w:rPr>
          <w:t xml:space="preserve"> </w:t>
        </w:r>
      </w:ins>
      <w:del w:id="9003" w:author="עריכה מהאתר" w:date="2026-10-12T07:09:17Z">
        <w:r>
          <w:rPr>
            <w:rtl/>
          </w:rPr>
          <w:delText xml:space="preserve">שסובר</w:delText>
        </w:r>
      </w:del>
      <w:del w:id="9004" w:author="עריכה מהאתר" w:date="2026-10-12T07:09:17Z">
        <w:r>
          <w:rPr>
            <w:rtl/>
          </w:rPr>
          <w:delText xml:space="preserve"> </w:delText>
        </w:r>
      </w:del>
      <w:r>
        <w:rPr>
          <w:rtl/>
        </w:rPr>
        <w:t>שאם תחייבנו</w:t>
      </w:r>
      <w:r w:rsidR="00F63065">
        <w:rPr>
          <w:rtl/>
        </w:rPr>
        <w:t xml:space="preserve"> במתנות - </w:t>
      </w:r>
      <w:r>
        <w:rPr>
          <w:rtl/>
        </w:rPr>
        <w:t>יבוא</w:t>
      </w:r>
      <w:r w:rsidR="00F63065">
        <w:rPr>
          <w:rtl/>
        </w:rPr>
        <w:t xml:space="preserve"> </w:t>
      </w:r>
      <w:r>
        <w:rPr>
          <w:rtl/>
        </w:rPr>
        <w:t>בו</w:t>
      </w:r>
      <w:r w:rsidR="00F63065">
        <w:rPr>
          <w:rtl/>
        </w:rPr>
        <w:t xml:space="preserve"> לידי גיזה </w:t>
      </w:r>
      <w:r>
        <w:rPr>
          <w:rtl/>
        </w:rPr>
        <w:t>ועבודה,</w:t>
      </w:r>
      <w:r w:rsidR="00F63065">
        <w:rPr>
          <w:rtl/>
        </w:rPr>
        <w:t xml:space="preserve"> </w:t>
      </w:r>
      <w:r>
        <w:rPr>
          <w:rtl/>
        </w:rPr>
        <w:t>אף</w:t>
      </w:r>
      <w:r w:rsidR="00F63065">
        <w:rPr>
          <w:rtl/>
        </w:rPr>
        <w:t xml:space="preserve"> </w:t>
      </w:r>
      <w:r>
        <w:rPr>
          <w:rtl/>
        </w:rPr>
        <w:t>שאין</w:t>
      </w:r>
      <w:r w:rsidR="00F63065">
        <w:rPr>
          <w:rtl/>
        </w:rPr>
        <w:t xml:space="preserve"> חליפין ביד כהן, ק</w:t>
      </w:r>
      <w:r>
        <w:rPr>
          <w:rFonts w:hint="cs"/>
          <w:rtl/>
        </w:rPr>
        <w:t>מ"ל</w:t>
      </w:r>
    </w:p>
    <w:p w14:paraId="2ED08645" w14:textId="13752AB7" w:rsidR="006542AA" w:rsidRDefault="00000000">
      <w:pPr>
        <w:pStyle w:val="36"/>
        <w:framePr w:wrap="notBeside"/>
      </w:pPr>
      <w:r>
        <w:t>ומי מצית אמרת כך?</w:t>
      </w:r>
    </w:p>
    <w:p w14:paraId="10BBE068" w14:textId="76C53DA4" w:rsidR="006542AA" w:rsidRDefault="00000000">
      <w:pPr>
        <w:rPr>
          <w:rtl/>
        </w:rPr>
      </w:pPr>
      <w:r>
        <w:rPr>
          <w:rtl/>
        </w:rPr>
        <w:t xml:space="preserve">והרי שנינו בסיפא, שהיה </w:t>
      </w:r>
      <w:r>
        <w:rPr>
          <w:rStyle w:val="27"/>
          <w:rtl/>
        </w:rPr>
        <w:t>רבי יוסי</w:t>
      </w:r>
      <w:r>
        <w:rPr>
          <w:rtl/>
        </w:rPr>
        <w:t xml:space="preserve"> אומר: </w:t>
      </w:r>
    </w:p>
    <w:p w14:paraId="129CB95F" w14:textId="77777777" w:rsidR="006542AA" w:rsidRDefault="00000000">
      <w:pPr>
        <w:pStyle w:val="afff0"/>
        <w:framePr w:wrap="around"/>
      </w:pPr>
      <w:r>
        <w:rPr>
          <w:rFonts w:hint="cs"/>
          <w:rtl/>
        </w:rPr>
        <w:t>יח:</w:t>
      </w:r>
    </w:p>
    <w:p w14:paraId="21801ED8" w14:textId="184C90A0" w:rsidR="00F0030D" w:rsidRDefault="00F63065" w:rsidP="00F0030D">
      <w:pPr>
        <w:rPr>
          <w:rtl/>
        </w:rPr>
      </w:pPr>
      <w:r>
        <w:rPr>
          <w:rtl/>
        </w:rPr>
        <w:t xml:space="preserve">כל שחליפיו ביד כהן - פטור מן המתנות, </w:t>
      </w:r>
      <w:r>
        <w:rPr>
          <w:rStyle w:val="27"/>
          <w:rtl/>
        </w:rPr>
        <w:t>ור"מ</w:t>
      </w:r>
      <w:r>
        <w:rPr>
          <w:rtl/>
        </w:rPr>
        <w:t xml:space="preserve"> מחייב,</w:t>
      </w:r>
    </w:p>
    <w:p w14:paraId="4B2C1A30" w14:textId="4C54F98E" w:rsidR="00F0030D" w:rsidRDefault="00F63065" w:rsidP="00F0030D">
      <w:pPr>
        <w:rPr>
          <w:rtl/>
        </w:rPr>
      </w:pPr>
      <w:r>
        <w:rPr>
          <w:rtl/>
        </w:rPr>
        <w:t xml:space="preserve">חליפין ביד כהן - כן, אין חליפין ביד כהן - לא! </w:t>
      </w:r>
    </w:p>
    <w:p w14:paraId="75F5757B" w14:textId="77777777" w:rsidR="006542AA" w:rsidRDefault="00000000">
      <w:pPr>
        <w:pStyle w:val="36"/>
        <w:framePr w:wrap="notBeside"/>
      </w:pPr>
      <w:r>
        <w:t>מהו דתימא:</w:t>
      </w:r>
    </w:p>
    <w:p w14:paraId="64A8EBEA" w14:textId="19450F08" w:rsidR="00F0030D" w:rsidRDefault="00F63065" w:rsidP="00F0030D">
      <w:pPr>
        <w:rPr>
          <w:rtl/>
        </w:rPr>
      </w:pPr>
      <w:r>
        <w:rPr>
          <w:rStyle w:val="27"/>
          <w:rtl/>
        </w:rPr>
        <w:t>ר' יוסי</w:t>
      </w:r>
      <w:r>
        <w:rPr>
          <w:rtl/>
        </w:rPr>
        <w:t xml:space="preserve"> לדבריו </w:t>
      </w:r>
      <w:r>
        <w:rPr>
          <w:rStyle w:val="27"/>
          <w:rtl/>
        </w:rPr>
        <w:t>דר"מ</w:t>
      </w:r>
      <w:r>
        <w:rPr>
          <w:rtl/>
        </w:rPr>
        <w:t xml:space="preserve"> אמר לו: לשיטתי - אפי' אין חליפין ביד כהן </w:t>
      </w:r>
      <w:r>
        <w:rPr>
          <w:rStyle w:val="affffd"/>
          <w:rtl/>
        </w:rPr>
        <w:t>פטור</w:t>
      </w:r>
      <w:r>
        <w:rPr>
          <w:rtl/>
        </w:rPr>
        <w:t xml:space="preserve">, דאם תחייבנו במתנות - יבוא בו לידי גיזה ועבודה, </w:t>
      </w:r>
    </w:p>
    <w:p w14:paraId="3F6F5024" w14:textId="6CA631AD" w:rsidR="00B874E6" w:rsidRDefault="00F63065" w:rsidP="00F0030D">
      <w:pPr>
        <w:rPr>
          <w:rtl/>
        </w:rPr>
      </w:pPr>
      <w:r>
        <w:rPr>
          <w:rtl/>
        </w:rPr>
        <w:t xml:space="preserve">לשיטתך - הודה לי במקום שחליפין ביד כהן, שעשו שאינו זוכה כזוכה! </w:t>
      </w:r>
      <w:r w:rsidRPr="009F73ED">
        <w:rPr>
          <w:rStyle w:val="27"/>
          <w:rtl/>
        </w:rPr>
        <w:t>ואמר לו ר' מאיר:</w:t>
      </w:r>
      <w:r>
        <w:rPr>
          <w:rtl/>
        </w:rPr>
        <w:t xml:space="preserve"> לא</w:t>
      </w:r>
      <w:r w:rsidR="0057284B">
        <w:rPr>
          <w:rtl/>
        </w:rPr>
        <w:t>.</w:t>
      </w:r>
    </w:p>
    <w:p w14:paraId="52BC7C11" w14:textId="77777777" w:rsidR="006542AA" w:rsidRDefault="00000000">
      <w:pPr>
        <w:pStyle w:val="affff7"/>
      </w:pPr>
      <w:r>
        <w:rPr>
          <w:color w:val="7B3F00"/>
        </w:rPr>
        <w:t>ספק מעשר - פטור מן המתנות</w:t>
      </w:r>
    </w:p>
    <w:p w14:paraId="23F085DF" w14:textId="5D077271" w:rsidR="006542AA" w:rsidRDefault="00000000">
      <w:pPr>
        <w:pStyle w:val="36"/>
        <w:framePr w:wrap="notBeside"/>
      </w:pPr>
      <w:r w:rsidRPr="00E47E71">
        <w:lastRenderedPageBreak/>
        <w:t>וא</w:t>
      </w:r>
      <w:r>
        <w:t>ר"פ</w:t>
      </w:r>
      <w:r w:rsidRPr="00E47E71">
        <w:t>:</w:t>
      </w:r>
    </w:p>
    <w:p w14:paraId="5D4C92DA" w14:textId="01BE4254" w:rsidR="00B874E6" w:rsidRPr="00E47E71" w:rsidRDefault="00F63065" w:rsidP="00F63065">
      <w:pPr>
        <w:rPr>
          <w:b/>
          <w:bCs/>
          <w:rtl/>
        </w:rPr>
      </w:pPr>
      <w:r w:rsidRPr="00E47E71">
        <w:rPr>
          <w:b/>
          <w:bCs/>
          <w:rtl/>
        </w:rPr>
        <w:t>הכל מודים בספק מעשר שפטור מן המתנות</w:t>
      </w:r>
      <w:r w:rsidR="0057284B" w:rsidRPr="00E47E71">
        <w:rPr>
          <w:b/>
          <w:bCs/>
          <w:rtl/>
        </w:rPr>
        <w:t>.</w:t>
      </w:r>
    </w:p>
    <w:p>
      <w:pPr>
        <w:pStyle w:val="36"/>
        <w:rPr>
          <w:ins w:id="9802" w:author="עריכה מהאתר" w:date="2026-10-12T07:09:27Z"/>
        </w:rPr>
      </w:pPr>
      <w:ins w:id="9803" w:author="עריכה מהאתר" w:date="2026-10-12T07:09:27Z">
        <w:r>
          <w:t xml:space="preserve">וקמ"ל,</w:t>
        </w:r>
      </w:ins>
    </w:p>
    <w:p w14:paraId="5DAAA30A" w14:textId="5C0E9841" w:rsidR="00F0030D" w:rsidRDefault="00F0030D" w:rsidP="00F0030D">
      <w:pPr>
        <w:rPr>
          <w:rtl/>
        </w:rPr>
      </w:pPr>
      <w:del w:id="9801" w:author="עריכה מהאתר" w:date="2026-10-12T07:09:27Z">
        <w:r>
          <w:rPr>
            <w:rFonts w:hint="cs"/>
            <w:rtl/>
          </w:rPr>
          <w:delText xml:space="preserve">וקמ"ל, </w:delText>
        </w:r>
      </w:del>
      <w:r>
        <w:rPr>
          <w:rFonts w:hint="cs"/>
          <w:rtl/>
        </w:rPr>
        <w:t xml:space="preserve">שלא תאמר: </w:t>
      </w:r>
      <w:del w:id="9001" w:author="עריכה מהאתר" w:date="2026-10-12T07:10:10Z">
        <w:r>
          <w:rPr>
            <w:rFonts w:hint="cs"/>
            <w:rtl/>
          </w:rPr>
          <w:delText xml:space="preserve">טעמו </w:delText>
        </w:r>
      </w:del>
      <w:ins w:id="9002" w:author="עריכה מהאתר" w:date="2026-10-12T07:10:10Z">
        <w:r>
          <w:rPr>
            <w:rFonts w:hint="cs"/>
            <w:rtl/>
          </w:rPr>
          <w:t xml:space="preserve">שטעם</w:t>
        </w:r>
      </w:ins>
      <w:del w:id="9003" w:author="עריכה מהאתר" w:date="2026-10-12T07:10:10Z">
        <w:r>
          <w:rPr>
            <w:rStyle w:val="27"/>
            <w:rFonts w:hint="cs"/>
            <w:rtl/>
          </w:rPr>
          <w:delText xml:space="preserve">של</w:delText>
        </w:r>
      </w:del>
      <w:r>
        <w:rPr>
          <w:rFonts w:hint="cs"/>
          <w:rtl/>
        </w:rPr>
        <w:t xml:space="preserve"> </w:t>
      </w:r>
      <w:r>
        <w:rPr>
          <w:rFonts w:hint="eastAsia"/>
          <w:rtl/>
          <w:rPrChange w:id="9003" w:author="עריכה מהאתר" w:date="2026-10-12T07:16:38Z">
            <w:rPr>
              <w:rStyle w:val="27"/>
              <w:rFonts w:hint="eastAsia"/>
              <w:rtl/>
            </w:rPr>
          </w:rPrChange>
        </w:rPr>
        <w:t xml:space="preserve">ר</w:t>
      </w:r>
      <w:r>
        <w:rPr>
          <w:rtl/>
          <w:rPrChange w:id="9004" w:author="עריכה מהאתר" w:date="2026-10-12T07:16:38Z">
            <w:rPr>
              <w:rStyle w:val="27"/>
              <w:rtl/>
            </w:rPr>
          </w:rPrChange>
        </w:rPr>
        <w:t xml:space="preserve">"מ</w:t>
      </w:r>
      <w:r>
        <w:rPr>
          <w:rFonts w:hint="cs"/>
          <w:rtl/>
        </w:rPr>
        <w:t xml:space="preserve"> כדי שלא תשתכח תורת מתנות, </w:t>
      </w:r>
      <w:r>
        <w:rPr>
          <w:rFonts w:hint="cs"/>
          <w:rtl/>
          <w:rPrChange w:id="9094" w:author="עריכה מהאתר" w:date="2026-10-19T06:44:48Z">
            <w:rPr>
              <w:rStyle w:val="affffd"/>
              <w:rFonts w:hint="cs"/>
              <w:rtl/>
            </w:rPr>
          </w:rPrChange>
        </w:rPr>
        <w:t xml:space="preserve">ומחייב</w:t>
      </w:r>
      <w:r>
        <w:rPr>
          <w:rStyle w:val="affffd"/>
          <w:rFonts w:hint="cs"/>
          <w:rtl/>
          <w:rPrChange w:id="9092" w:author="עריכה מהאתר" w:date="2026-10-19T06:44:48Z">
            <w:rPr>
              <w:rStyle w:val="affffd"/>
              <w:rFonts w:hint="cs"/>
              <w:rtl/>
            </w:rPr>
          </w:rPrChange>
        </w:rPr>
        <w:t xml:space="preserve"> </w:t>
      </w:r>
      <w:r>
        <w:rPr>
          <w:rStyle w:val="affffd"/>
          <w:rFonts w:hint="cs"/>
          <w:rtl/>
          <w:rPrChange w:id="9093" w:author="עריכה מהאתר" w:date="2026-10-19T06:44:48Z">
            <w:rPr>
              <w:rStyle w:val="affffd"/>
              <w:rFonts w:hint="cs"/>
              <w:rtl/>
            </w:rPr>
          </w:rPrChange>
        </w:rPr>
        <w:t xml:space="preserve">אפי' ספק מעשר.</w:t>
      </w:r>
    </w:p>
    <w:p w14:paraId="763D9B69" w14:textId="36F3ED6D" w:rsidR="006542AA" w:rsidRDefault="00000000">
      <w:pPr>
        <w:pStyle w:val="36"/>
        <w:framePr w:wrap="notBeside"/>
      </w:pPr>
      <w:r>
        <w:t>והך דסיפא</w:t>
      </w:r>
    </w:p>
    <w:p w14:paraId="347FF0C0" w14:textId="29E3A84E" w:rsidR="00F0030D" w:rsidRDefault="00E47E71" w:rsidP="00E47E71">
      <w:pPr>
        <w:rPr>
          <w:rtl/>
        </w:rPr>
      </w:pPr>
      <w:r w:rsidRPr="009F73ED">
        <w:rPr>
          <w:rStyle w:val="27"/>
          <w:rFonts w:hint="eastAsia"/>
          <w:rtl/>
        </w:rPr>
        <w:t>ר</w:t>
      </w:r>
      <w:r w:rsidRPr="009F73ED">
        <w:rPr>
          <w:rStyle w:val="27"/>
          <w:rtl/>
        </w:rPr>
        <w:t>' יוסי</w:t>
      </w:r>
      <w:r>
        <w:rPr>
          <w:rtl/>
        </w:rPr>
        <w:t xml:space="preserve">: כל שחליפיו ביד כהן - פטור מן המתנות, </w:t>
      </w:r>
      <w:r>
        <w:rPr>
          <w:rStyle w:val="27"/>
          <w:rtl/>
        </w:rPr>
        <w:t>ור"מ</w:t>
      </w:r>
      <w:r w:rsidR="00F63065">
        <w:rPr>
          <w:rtl/>
        </w:rPr>
        <w:t xml:space="preserve"> מחייב! </w:t>
      </w:r>
    </w:p>
    <w:p w14:paraId="2B43B4EB" w14:textId="77777777" w:rsidR="006542AA" w:rsidRDefault="00000000">
      <w:pPr>
        <w:pStyle w:val="36"/>
        <w:framePr w:wrap="notBeside"/>
      </w:pPr>
      <w:r>
        <w:t>מ</w:t>
      </w:r>
      <w:r w:rsidR="00F0030D">
        <w:t>הו דתימא</w:t>
      </w:r>
    </w:p>
    <w:p w14:paraId="5F805391" w14:textId="7194EF2C" w:rsidR="00B874E6" w:rsidRDefault="00F63065" w:rsidP="00E47E71">
      <w:pPr>
        <w:rPr>
          <w:rtl/>
        </w:rPr>
      </w:pPr>
      <w:r>
        <w:rPr>
          <w:rStyle w:val="27"/>
          <w:rFonts w:hint="cs"/>
          <w:rtl/>
        </w:rPr>
        <w:t>ר"מ</w:t>
      </w:r>
      <w:r>
        <w:rPr>
          <w:rtl/>
        </w:rPr>
        <w:t xml:space="preserve"> - אפי' ספק מעשר מחייב, וזה שנחלקו בחליפין - להודיעך כחו </w:t>
      </w:r>
      <w:r>
        <w:rPr>
          <w:rStyle w:val="27"/>
          <w:rtl/>
        </w:rPr>
        <w:t>דרבי יוסי,</w:t>
      </w:r>
      <w:r>
        <w:rPr>
          <w:rtl/>
        </w:rPr>
        <w:t xml:space="preserve"> שפוטר אפי' מקום שכהן בא עליו משני צדדין, ק</w:t>
      </w:r>
      <w:r>
        <w:rPr>
          <w:rFonts w:hint="cs"/>
          <w:rtl/>
        </w:rPr>
        <w:t>מ"ל</w:t>
      </w:r>
      <w:r>
        <w:rPr>
          <w:rtl/>
        </w:rPr>
        <w:t>.#</w:t>
      </w:r>
    </w:p>
    <w:p w14:paraId="4003B95D" w14:textId="5688A492" w:rsidR="00E47E71" w:rsidRDefault="0057284B" w:rsidP="000B360B">
      <w:pPr>
        <w:pStyle w:val="afffd"/>
        <w:rPr>
          <w:rtl/>
        </w:rPr>
      </w:pPr>
      <w:r>
        <w:rPr>
          <w:rtl/>
        </w:rPr>
        <w:t xml:space="preserve">  </w:t>
      </w:r>
      <w:r w:rsidR="00F63065">
        <w:rPr>
          <w:rStyle w:val="afffff0"/>
        </w:rPr>
        <w:t xml:space="preserve">ג. </w:t>
      </w:r>
      <w:r w:rsidR="00F63065">
        <w:rPr>
          <w:rtl/>
        </w:rPr>
        <w:t xml:space="preserve">מת אחד מהן רבי טרפון אומר יחלוקו: </w:t>
      </w:r>
    </w:p>
    <w:p w14:paraId="69EB0A9C" w14:textId="77777777" w:rsidR="006542AA" w:rsidRDefault="00000000">
      <w:pPr>
        <w:pStyle w:val="36"/>
        <w:framePr w:wrap="notBeside"/>
      </w:pPr>
      <w:r>
        <w:t xml:space="preserve">חזר בו </w:t>
      </w:r>
    </w:p>
    <w:p w14:paraId="7902FD1A" w14:textId="5A63BDB4" w:rsidR="00B874E6" w:rsidRDefault="00E47E71" w:rsidP="00E47E71">
      <w:pPr>
        <w:rPr>
          <w:rtl/>
        </w:rPr>
      </w:pPr>
      <w:r>
        <w:rPr>
          <w:rStyle w:val="27"/>
          <w:rFonts w:hint="cs"/>
          <w:rtl/>
        </w:rPr>
        <w:t>ר"ט,</w:t>
      </w:r>
      <w:r>
        <w:rPr>
          <w:rFonts w:hint="cs"/>
          <w:rtl/>
        </w:rPr>
        <w:t xml:space="preserve"> </w:t>
      </w:r>
      <w:del w:id="9001" w:author="עריכה מהאתר" w:date="2026-10-12T07:09:29Z">
        <w:r>
          <w:rPr>
            <w:rFonts w:hint="cs"/>
            <w:rtl/>
          </w:rPr>
          <w:delText xml:space="preserve">דמ</w:delText>
        </w:r>
      </w:del>
      <w:ins w:id="9002" w:author="עריכה מהאתר" w:date="2026-10-12T07:09:29Z">
        <w:r>
          <w:rPr>
            <w:rFonts w:hint="cs"/>
            <w:rtl/>
          </w:rPr>
          <w:t xml:space="preserve">דממ</w:t>
        </w:r>
      </w:ins>
      <w:r>
        <w:rPr>
          <w:rFonts w:hint="cs"/>
          <w:rtl/>
        </w:rPr>
        <w:t xml:space="preserve">"נ: אם שמן מת - דכהן הוא, ואם כחוש מת - דבעה"ה מת</w:t>
      </w:r>
    </w:p>
    <w:p w14:paraId="6C43553E" w14:textId="1BA64CE3" w:rsidR="00B874E6" w:rsidRDefault="0057284B" w:rsidP="000B360B">
      <w:pPr>
        <w:pStyle w:val="afffd"/>
        <w:rPr>
          <w:rtl/>
        </w:rPr>
      </w:pPr>
      <w:r>
        <w:rPr>
          <w:rtl/>
        </w:rPr>
        <w:t xml:space="preserve">  </w:t>
      </w:r>
      <w:r w:rsidR="00F63065">
        <w:rPr>
          <w:rStyle w:val="afffff0"/>
        </w:rPr>
        <w:t xml:space="preserve">ג. </w:t>
      </w:r>
      <w:r w:rsidR="00F63065">
        <w:rPr>
          <w:rtl/>
        </w:rPr>
        <w:t>ר"ע אומר המוציא מחבירו עליו הראיה</w:t>
      </w:r>
      <w:r>
        <w:rPr>
          <w:rtl/>
        </w:rPr>
        <w:t>.</w:t>
      </w:r>
    </w:p>
    <w:p w14:paraId="6E2A0A3C" w14:textId="46149FB7" w:rsidR="006542AA" w:rsidRDefault="00000000">
      <w:pPr>
        <w:pStyle w:val="36"/>
        <w:framePr w:wrap="notBeside"/>
      </w:pPr>
      <w:r>
        <w:t>אר"ח:</w:t>
      </w:r>
    </w:p>
    <w:p w14:paraId="5DD78121" w14:textId="6B90EF40" w:rsidR="000B360B" w:rsidRDefault="00F63065" w:rsidP="000B360B">
      <w:pPr>
        <w:rPr>
          <w:rtl/>
        </w:rPr>
      </w:pPr>
      <w:r>
        <w:rPr>
          <w:rtl/>
        </w:rPr>
        <w:t xml:space="preserve">משל דר' טרפון למה הדבר דומה - לשנים שהפקידו אצל רועה </w:t>
      </w:r>
      <w:r>
        <w:rPr>
          <w:rStyle w:val="affffd"/>
          <w:rtl/>
        </w:rPr>
        <w:t>ומת אחד</w:t>
      </w:r>
      <w:r>
        <w:rPr>
          <w:rtl/>
        </w:rPr>
        <w:t>, שמניח רועה ביניהם ומסתלק,</w:t>
      </w:r>
    </w:p>
    <w:p w14:paraId="2F81A708" w14:textId="4410875E" w:rsidR="00B874E6" w:rsidRDefault="00F63065" w:rsidP="000B360B">
      <w:pPr>
        <w:rPr>
          <w:rtl/>
        </w:rPr>
      </w:pPr>
      <w:r>
        <w:rPr>
          <w:rtl/>
        </w:rPr>
        <w:t xml:space="preserve">ומשל </w:t>
      </w:r>
      <w:r>
        <w:rPr>
          <w:rStyle w:val="27"/>
          <w:rtl/>
        </w:rPr>
        <w:t>דר"ע</w:t>
      </w:r>
      <w:r w:rsidR="000B360B">
        <w:rPr>
          <w:rFonts w:hint="cs"/>
          <w:rtl/>
        </w:rPr>
        <w:t xml:space="preserve"> </w:t>
      </w:r>
      <w:r>
        <w:rPr>
          <w:rtl/>
        </w:rPr>
        <w:t>ל</w:t>
      </w:r>
      <w:r>
        <w:rPr>
          <w:rFonts w:hint="cs"/>
          <w:rtl/>
        </w:rPr>
        <w:t>ה"ד</w:t>
      </w:r>
      <w:r w:rsidR="000B360B">
        <w:rPr>
          <w:rFonts w:hint="cs"/>
          <w:rtl/>
        </w:rPr>
        <w:t xml:space="preserve"> </w:t>
      </w:r>
      <w:r>
        <w:rPr>
          <w:rtl/>
        </w:rPr>
        <w:t>- לאחד שהפקיד אצל בעה"ב, שהמוציא מחבירו עליו הראיה</w:t>
      </w:r>
      <w:r w:rsidR="0057284B">
        <w:rPr>
          <w:rtl/>
        </w:rPr>
        <w:t>.</w:t>
      </w:r>
    </w:p>
    <w:p w14:paraId="1BF1A1CB" w14:textId="77777777" w:rsidR="006542AA" w:rsidRDefault="00000000">
      <w:pPr>
        <w:pStyle w:val="36"/>
        <w:framePr w:wrap="notBeside"/>
      </w:pPr>
      <w:r>
        <w:t>וחלקו</w:t>
      </w:r>
    </w:p>
    <w:p w14:paraId="1FD8B1F4" w14:textId="5AB5EDA4" w:rsidR="00B874E6" w:rsidRDefault="000B360B" w:rsidP="000B360B">
      <w:pPr>
        <w:rPr>
          <w:rtl/>
        </w:rPr>
      </w:pPr>
      <w:r>
        <w:rPr>
          <w:rStyle w:val="27"/>
          <w:rFonts w:hint="cs"/>
          <w:rtl/>
        </w:rPr>
        <w:t>דלר"ע</w:t>
      </w:r>
      <w:r>
        <w:rPr>
          <w:rFonts w:hint="cs"/>
          <w:rtl/>
        </w:rPr>
        <w:t xml:space="preserve"> </w:t>
      </w:r>
      <w:r w:rsidR="00F63065">
        <w:rPr>
          <w:rtl/>
        </w:rPr>
        <w:t xml:space="preserve">שנים שהפקידו אצל רועה, שמניח רועה ומסתלק, </w:t>
      </w:r>
      <w:r w:rsidR="00F63065">
        <w:rPr>
          <w:rStyle w:val="27"/>
          <w:rtl/>
        </w:rPr>
        <w:t>ו</w:t>
      </w:r>
      <w:r>
        <w:rPr>
          <w:rStyle w:val="27"/>
          <w:rFonts w:hint="cs"/>
          <w:rtl/>
        </w:rPr>
        <w:t>ל</w:t>
      </w:r>
      <w:r>
        <w:rPr>
          <w:rStyle w:val="27"/>
          <w:rtl/>
        </w:rPr>
        <w:t>ר"ט</w:t>
      </w:r>
      <w:r>
        <w:rPr>
          <w:rFonts w:hint="cs"/>
          <w:rtl/>
        </w:rPr>
        <w:t xml:space="preserve"> </w:t>
      </w:r>
      <w:r w:rsidR="00F63065">
        <w:rPr>
          <w:rtl/>
        </w:rPr>
        <w:t xml:space="preserve">באחד שהפקיד אצל </w:t>
      </w:r>
      <w:r>
        <w:rPr>
          <w:rtl/>
        </w:rPr>
        <w:t>בעה"ב?</w:t>
      </w:r>
    </w:p>
    <w:p w14:paraId="59883EEB" w14:textId="4132BFBC" w:rsidR="006542AA" w:rsidRDefault="00000000">
      <w:pPr>
        <w:pStyle w:val="36"/>
        <w:framePr w:wrap="notBeside"/>
      </w:pPr>
      <w:r>
        <w:t xml:space="preserve">רבא</w:t>
      </w:r>
      <w:del w:id="9001" w:author="עריכה מהאתר" w:date="2026-10-12T07:09:31Z">
        <w:r>
          <w:delText xml:space="preserve"> ואיתימא ר"פ</w:delText>
        </w:r>
      </w:del>
      <w:ins w:id="9002" w:author="עריכה מהאתר" w:date="2026-10-12T07:09:31Z">
        <w:r>
          <w:t xml:space="preserve">: הכל מודים</w:t>
        </w:r>
      </w:ins>
      <w:r>
        <w:t xml:space="preserve">:</w:t>
      </w:r>
    </w:p>
    <w:p w14:paraId="5AE2AB84" w14:textId="44BA5C88" w:rsidR="000B360B" w:rsidRDefault="00F63065" w:rsidP="00F63065">
      <w:pPr>
        <w:rPr>
          <w:rtl/>
        </w:rPr>
      </w:pPr>
      <w:r>
        <w:rPr>
          <w:rtl/>
        </w:rPr>
        <w:t xml:space="preserve">בשנים שהפקידו אצל רועה - שמניח רועה ביניהם ומסתלק, ובאחד שהפקיד אצל בעה"ב - שהמוציא מחבירו עליו הראיה, </w:t>
      </w:r>
    </w:p>
    <w:p w14:paraId="44DAC13E" w14:textId="6DBFB4BE" w:rsidR="000B360B" w:rsidRDefault="00F63065" w:rsidP="00F63065">
      <w:pPr>
        <w:rPr>
          <w:rtl/>
        </w:rPr>
      </w:pPr>
      <w:r>
        <w:rPr>
          <w:rtl/>
        </w:rPr>
        <w:t xml:space="preserve">נחלקו רק בחצר בעה"ב ורועה כהן, </w:t>
      </w:r>
      <w:r>
        <w:rPr>
          <w:rStyle w:val="27"/>
          <w:rtl/>
          <w:rPrChange w:id="9070" w:author="עריכה מהאתר" w:date="2026-10-19T06:44:48Z">
            <w:rPr>
              <w:rStyle w:val="27"/>
              <w:rtl/>
            </w:rPr>
          </w:rPrChange>
        </w:rPr>
        <w:t xml:space="preserve">שלר''ט:</w:t>
      </w:r>
      <w:r>
        <w:rPr>
          <w:rtl/>
        </w:rPr>
        <w:t xml:space="preserve"> מקנה לו </w:t>
      </w:r>
      <w:r>
        <w:rPr>
          <w:rStyle w:val="affffd"/>
          <w:rtl/>
        </w:rPr>
        <w:t>מקום</w:t>
      </w:r>
      <w:r>
        <w:rPr>
          <w:rtl/>
        </w:rPr>
        <w:t xml:space="preserve"> בחצירו, </w:t>
      </w:r>
    </w:p>
    <w:p w14:paraId="17343CA5" w14:textId="4CADAA40" w:rsidR="000B360B" w:rsidRDefault="000B360B" w:rsidP="000B360B">
      <w:pPr>
        <w:rPr>
          <w:rtl/>
        </w:rPr>
      </w:pPr>
      <w:r>
        <w:rPr>
          <w:rFonts w:hint="cs"/>
          <w:rtl/>
        </w:rPr>
        <w:t xml:space="preserve">וניח"ל </w:t>
      </w:r>
      <w:r>
        <w:rPr>
          <w:rtl/>
        </w:rPr>
        <w:t>שיעשה</w:t>
      </w:r>
      <w:r w:rsidR="00F63065">
        <w:rPr>
          <w:rtl/>
        </w:rPr>
        <w:t xml:space="preserve"> מצוה </w:t>
      </w:r>
      <w:r>
        <w:rPr>
          <w:rtl/>
        </w:rPr>
        <w:t>בממונו,</w:t>
      </w:r>
      <w:r w:rsidR="00F63065">
        <w:rPr>
          <w:rtl/>
        </w:rPr>
        <w:t xml:space="preserve"> וה</w:t>
      </w:r>
      <w:r>
        <w:rPr>
          <w:rtl/>
        </w:rPr>
        <w:t>ו"ל</w:t>
      </w:r>
      <w:r>
        <w:rPr>
          <w:rFonts w:hint="cs"/>
          <w:rtl/>
        </w:rPr>
        <w:t xml:space="preserve"> </w:t>
      </w:r>
      <w:r w:rsidR="00F63065">
        <w:rPr>
          <w:rtl/>
        </w:rPr>
        <w:t>כשנים שהפקידו אצל רועה - שמניח רועה ביניהן ומסתלק</w:t>
      </w:r>
      <w:r>
        <w:rPr>
          <w:rtl/>
        </w:rPr>
        <w:t>,</w:t>
      </w:r>
    </w:p>
    <w:p w14:paraId="4A07469B" w14:textId="77777777" w:rsidR="006542AA" w:rsidRDefault="00000000">
      <w:pPr>
        <w:pStyle w:val="36"/>
        <w:framePr w:wrap="notBeside"/>
      </w:pPr>
      <w:r>
        <w:t>ור"ע סבר:</w:t>
      </w:r>
    </w:p>
    <w:p w14:paraId="142C78C9" w14:textId="236D627B" w:rsidR="00B874E6" w:rsidRDefault="00F63065" w:rsidP="000B360B">
      <w:pPr>
        <w:rPr>
          <w:rtl/>
        </w:rPr>
      </w:pPr>
      <w:r>
        <w:rPr>
          <w:rtl/>
        </w:rPr>
        <w:t>כיון שיש</w:t>
      </w:r>
      <w:r w:rsidR="000B360B">
        <w:rPr>
          <w:rFonts w:hint="cs"/>
          <w:rtl/>
        </w:rPr>
        <w:t xml:space="preserve"> לו הפסד </w:t>
      </w:r>
      <w:r>
        <w:rPr>
          <w:rtl/>
        </w:rPr>
        <w:t>- לא מקנה לו כלום, והיה לו כאחד שהפקיד אצל בע</w:t>
      </w:r>
      <w:r>
        <w:rPr>
          <w:rFonts w:hint="cs"/>
          <w:rtl/>
        </w:rPr>
        <w:t>ה"ב</w:t>
      </w:r>
      <w:r w:rsidR="000B360B">
        <w:rPr>
          <w:rFonts w:hint="cs"/>
          <w:rtl/>
        </w:rPr>
        <w:t xml:space="preserve"> דהמ</w:t>
      </w:r>
      <w:r>
        <w:rPr>
          <w:rFonts w:hint="cs"/>
          <w:rtl/>
        </w:rPr>
        <w:t>ע"ה</w:t>
      </w:r>
      <w:r w:rsidR="0057284B">
        <w:rPr>
          <w:rtl/>
        </w:rPr>
        <w:t>.</w:t>
      </w:r>
    </w:p>
    <w:p w14:paraId="09226DA5" w14:textId="485ED7E3" w:rsidR="0057284B" w:rsidRDefault="0057284B" w:rsidP="009F73ED">
      <w:pPr>
        <w:pStyle w:val="affff9"/>
        <w:rPr>
          <w:rtl/>
        </w:rPr>
      </w:pPr>
      <w:r>
        <w:rPr>
          <w:rtl/>
        </w:rPr>
        <w:t>• • •</w:t>
      </w:r>
    </w:p>
    <w:p w14:paraId="08D51661" w14:textId="77777777" w:rsidR="006542AA" w:rsidRDefault="00000000">
      <w:pPr>
        <w:pStyle w:val="afffff5"/>
        <w:framePr w:wrap="around"/>
      </w:pPr>
      <w:r>
        <w:t>משנה ז</w:t>
      </w:r>
    </w:p>
    <w:p w14:paraId="2C3EB099" w14:textId="335E5351" w:rsidR="000B360B" w:rsidRDefault="00F63065" w:rsidP="009F73ED">
      <w:pPr>
        <w:pStyle w:val="afff5"/>
        <w:spacing w:before="120"/>
        <w:rPr>
          <w:rtl/>
        </w:rPr>
      </w:pPr>
      <w:r>
        <w:rPr>
          <w:rtl/>
        </w:rPr>
        <w:lastRenderedPageBreak/>
        <w:t>שתי רחיליו שלא ביכרו וילדו שני זכרים - שניהם לכהן, </w:t>
      </w:r>
      <w:r w:rsidRPr="009F73ED">
        <w:rPr>
          <w:rStyle w:val="afffff4"/>
          <w:rtl/>
        </w:rPr>
        <w:t>שכ''א בכור לאמו</w:t>
      </w:r>
    </w:p>
    <w:p w14:paraId="7C09AF07" w14:textId="77777777" w:rsidR="000B360B" w:rsidRDefault="00F63065" w:rsidP="000B360B">
      <w:pPr>
        <w:pStyle w:val="afff5"/>
        <w:rPr>
          <w:rtl/>
        </w:rPr>
      </w:pPr>
      <w:r>
        <w:rPr>
          <w:rtl/>
        </w:rPr>
        <w:t xml:space="preserve">זכר ונקבה - הזכר לכהן, שני זכרים ונקבה - אחד לו ואחד לכהן, </w:t>
      </w:r>
    </w:p>
    <w:p w14:paraId="1A8C8A65" w14:textId="0A4941D5" w:rsidR="000B360B" w:rsidRDefault="00F63065" w:rsidP="006B2590">
      <w:pPr>
        <w:pStyle w:val="afff5"/>
        <w:ind w:firstLine="396"/>
        <w:rPr>
          <w:rtl/>
        </w:rPr>
      </w:pPr>
      <w:r>
        <w:rPr>
          <w:rStyle w:val="afffff3"/>
          <w:rtl/>
          <w:rPrChange w:id="9095" w:author="עריכה מהאתר" w:date="2026-10-19T06:44:48Z">
            <w:rPr>
              <w:rStyle w:val="afffff3"/>
              <w:rtl/>
            </w:rPr>
          </w:rPrChange>
        </w:rPr>
        <w:t xml:space="preserve">ל</w:t>
      </w:r>
      <w:r>
        <w:rPr>
          <w:rtl/>
          <w:rPrChange w:id="9097" w:author="עריכה מהאתר" w:date="2026-10-19T06:44:48Z">
            <w:rPr>
              <w:rStyle w:val="afffff3"/>
              <w:rtl/>
            </w:rPr>
          </w:rPrChange>
        </w:rPr>
        <w:t xml:space="preserve">רבי טרפון</w:t>
      </w:r>
      <w:r>
        <w:rPr>
          <w:rtl/>
        </w:rPr>
        <w:t xml:space="preserve">:</w:t>
      </w:r>
      <w:r>
        <w:rPr>
          <w:rtl/>
        </w:rPr>
        <w:t xml:space="preserve"> הכהן בורר לו את היפה, </w:t>
      </w:r>
    </w:p>
    <w:p w14:paraId="1CA5F912" w14:textId="41D0CCCD" w:rsidR="006B2590" w:rsidRDefault="00F63065" w:rsidP="006B2590">
      <w:pPr>
        <w:pStyle w:val="afff5"/>
        <w:ind w:firstLine="396"/>
        <w:rPr>
          <w:rtl/>
        </w:rPr>
      </w:pPr>
      <w:del w:id="9001" w:author="עריכה מהאתר" w:date="2026-10-12T07:10:14Z">
        <w:r>
          <w:rPr>
            <w:rtl/>
          </w:rPr>
          <w:delText xml:space="preserve">ר"ע</w:delText>
        </w:r>
      </w:del>
      <w:ins w:id="9002" w:author="עריכה מהאתר" w:date="2026-10-12T07:10:14Z">
        <w:r>
          <w:rPr>
            <w:rtl/>
          </w:rPr>
          <w:t xml:space="preserve">לר"ע</w:t>
        </w:r>
      </w:ins>
      <w:del w:id="9003" w:author="עריכה מהאתר" w:date="2026-10-12T07:10:14Z">
        <w:r>
          <w:rPr>
            <w:rFonts w:hint="cs"/>
            <w:rtl/>
          </w:rPr>
          <w:delText xml:space="preserve"> </w:delText>
        </w:r>
      </w:del>
      <w:del w:id="9004" w:author="עריכה מהאתר" w:date="2026-10-12T07:10:14Z">
        <w:r>
          <w:rPr>
            <w:rtl/>
          </w:rPr>
          <w:delText xml:space="preserve">אומר</w:delText>
        </w:r>
      </w:del>
      <w:r>
        <w:rPr>
          <w:rtl/>
          <w:rPrChange w:id="9001" w:author="עריכה מהאתר" w:date="2026-10-12T07:10:17Z">
            <w:rPr>
              <w:rStyle w:val="afffff3"/>
              <w:rtl/>
            </w:rPr>
          </w:rPrChange>
        </w:rPr>
        <w:t xml:space="preserve">:</w:t>
      </w:r>
      <w:r>
        <w:rPr>
          <w:rtl/>
        </w:rPr>
        <w:t xml:space="preserve"> משמנין ביניהן, והשני ירעה עד שיסתאב, וחייב במתנות,</w:t>
      </w:r>
    </w:p>
    <w:p w14:paraId="2650D9BE" w14:textId="77777777" w:rsidR="00B874E6" w:rsidRDefault="00F63065" w:rsidP="006B2590">
      <w:pPr>
        <w:pStyle w:val="afff5"/>
        <w:ind w:firstLine="396"/>
        <w:rPr>
          <w:rtl/>
        </w:rPr>
      </w:pPr>
      <w:r>
        <w:rPr>
          <w:rtl/>
        </w:rPr>
        <w:t xml:space="preserve"> </w:t>
      </w:r>
      <w:r w:rsidRPr="009F73ED">
        <w:rPr>
          <w:rStyle w:val="afffff3"/>
          <w:rtl/>
        </w:rPr>
        <w:t>רבי יוסי</w:t>
      </w:r>
      <w:r>
        <w:rPr>
          <w:rtl/>
        </w:rPr>
        <w:t xml:space="preserve"> פוטר</w:t>
      </w:r>
      <w:r w:rsidR="0057284B">
        <w:rPr>
          <w:rtl/>
        </w:rPr>
        <w:t>.</w:t>
      </w:r>
    </w:p>
    <w:p w14:paraId="06BE1C54" w14:textId="77777777" w:rsidR="006B2590" w:rsidRDefault="00F63065" w:rsidP="000B360B">
      <w:pPr>
        <w:pStyle w:val="afff5"/>
        <w:rPr>
          <w:rtl/>
        </w:rPr>
      </w:pPr>
      <w:r>
        <w:rPr>
          <w:rtl/>
        </w:rPr>
        <w:t xml:space="preserve">מת אחד מהן, </w:t>
      </w:r>
    </w:p>
    <w:p w14:paraId="3D174F3B" w14:textId="7622A764" w:rsidR="00B874E6" w:rsidRDefault="00F63065" w:rsidP="006B2590">
      <w:pPr>
        <w:pStyle w:val="afff5"/>
        <w:ind w:firstLine="396"/>
        <w:rPr>
          <w:rtl/>
        </w:rPr>
      </w:pPr>
      <w:r>
        <w:rPr>
          <w:rStyle w:val="afffff3"/>
          <w:rtl/>
          <w:rPrChange w:id="9098" w:author="עריכה מהאתר" w:date="2026-10-19T06:44:48Z">
            <w:rPr>
              <w:rStyle w:val="afffff3"/>
              <w:rtl/>
            </w:rPr>
          </w:rPrChange>
        </w:rPr>
        <w:t xml:space="preserve">לר</w:t>
      </w:r>
      <w:del w:id="9001" w:author="עריכה מהאתר" w:date="2026-10-12T07:10:19Z">
        <w:r>
          <w:rPr>
            <w:rtl/>
          </w:rPr>
          <w:delText xml:space="preserve">בי טרפון: יחלוקו </w:delText>
        </w:r>
      </w:del>
      <w:ins w:id="9002" w:author="עריכה מהאתר" w:date="2026-10-12T07:10:19Z">
        <w:r>
          <w:rPr>
            <w:rStyle w:val="afffff3"/>
            <w:rtl/>
            <w:rPrChange w:id="9099" w:author="עריכה מהאתר" w:date="2026-10-19T06:44:48Z">
              <w:rPr>
                <w:rStyle w:val="afffff3"/>
                <w:rtl/>
              </w:rPr>
            </w:rPrChange>
          </w:rPr>
          <w:t xml:space="preserve">"ט:</w:t>
        </w:r>
        <w:r>
          <w:rPr>
            <w:rtl/>
          </w:rPr>
          <w:t xml:space="preserve"> יחלוקו </w:t>
        </w:r>
        <w:r>
          <w:rPr>
            <w:rStyle w:val="afffff4"/>
            <w:rtl/>
            <w:rPrChange w:id="9001" w:author="עריכה מהאתר" w:date="2026-10-12T07:16:39Z">
              <w:rPr>
                <w:rtl/>
              </w:rPr>
            </w:rPrChange>
          </w:rPr>
          <w:t xml:space="preserve">בחי,</w:t>
        </w:r>
        <w:r>
          <w:rPr>
            <w:rtl/>
          </w:rPr>
          <w:t xml:space="preserve"> </w:t>
        </w:r>
        <w:r>
          <w:rPr>
            <w:rStyle w:val="afffff3"/>
            <w:rtl/>
            <w:rPrChange w:id="9100" w:author="עריכה מהאתר" w:date="2026-10-19T06:44:48Z">
              <w:rPr>
                <w:rStyle w:val="afffff3"/>
                <w:rtl/>
              </w:rPr>
            </w:rPrChange>
          </w:rPr>
          <w:t xml:space="preserve">לר"ע</w:t>
        </w:r>
      </w:ins>
      <w:del w:id="9003" w:author="עריכה מהאתר" w:date="2026-10-12T07:10:19Z">
        <w:r>
          <w:rPr>
            <w:rStyle w:val="affffd"/>
            <w:rtl/>
          </w:rPr>
          <w:delText xml:space="preserve">בחי,</w:delText>
        </w:r>
      </w:del>
      <w:del w:id="9004" w:author="עריכה מהאתר" w:date="2026-10-12T07:10:19Z">
        <w:r>
          <w:rPr>
            <w:rtl/>
          </w:rPr>
          <w:delText xml:space="preserve"> </w:delText>
        </w:r>
      </w:del>
      <w:del w:id="9005" w:author="עריכה מהאתר" w:date="2026-10-12T07:10:19Z">
        <w:r>
          <w:rPr>
            <w:rStyle w:val="afffff3"/>
            <w:rtl/>
          </w:rPr>
          <w:delText xml:space="preserve">ר' עקיבא</w:delText>
        </w:r>
      </w:del>
      <w:del w:id="9006" w:author="עריכה מהאתר" w:date="2026-10-12T07:10:19Z">
        <w:r>
          <w:rPr>
            <w:rtl/>
          </w:rPr>
          <w:delText xml:space="preserve"> אומר</w:delText>
        </w:r>
      </w:del>
      <w:r>
        <w:rPr>
          <w:rStyle w:val="afffff3"/>
          <w:rtl/>
          <w:rPrChange w:id="9101" w:author="עריכה מהאתר" w:date="2026-10-19T06:44:48Z">
            <w:rPr>
              <w:rStyle w:val="afffff3"/>
              <w:rtl/>
            </w:rPr>
          </w:rPrChange>
        </w:rPr>
        <w:t xml:space="preserve">:</w:t>
      </w:r>
      <w:r>
        <w:rPr>
          <w:rtl/>
        </w:rPr>
        <w:t xml:space="preserve"> המוציא מחבירו עליו הראיה</w:t>
      </w:r>
      <w:r w:rsidR="0057284B">
        <w:rPr>
          <w:rtl/>
        </w:rPr>
        <w:t>.</w:t>
      </w:r>
    </w:p>
    <w:p w14:paraId="42476BB1" w14:textId="77777777" w:rsidR="00B874E6" w:rsidRDefault="00F63065" w:rsidP="000B360B">
      <w:pPr>
        <w:pStyle w:val="afff5"/>
        <w:rPr>
          <w:rtl/>
        </w:rPr>
      </w:pPr>
      <w:r>
        <w:rPr>
          <w:rtl/>
        </w:rPr>
        <w:t>שתי נקבות וזכר או שני זכרים ושתי נקבות - אין כאן לכהן כלום</w:t>
      </w:r>
      <w:r w:rsidR="0057284B">
        <w:rPr>
          <w:rtl/>
        </w:rPr>
        <w:t>.</w:t>
      </w:r>
    </w:p>
    <w:p w14:paraId="48FB364C" w14:textId="77777777" w:rsidR="000B360B" w:rsidRDefault="00F63065" w:rsidP="000B360B">
      <w:pPr>
        <w:pStyle w:val="afff5"/>
        <w:rPr>
          <w:rtl/>
        </w:rPr>
      </w:pPr>
      <w:r>
        <w:rPr>
          <w:rtl/>
        </w:rPr>
        <w:t xml:space="preserve">אחת ביכרה ואחת לא ביכרה וילדה שני זכרים - אחד לו ואחד לכהן, </w:t>
      </w:r>
    </w:p>
    <w:p w14:paraId="685EE902" w14:textId="2A7C9EFE" w:rsidR="000B360B" w:rsidRDefault="00F63065" w:rsidP="000B360B">
      <w:pPr>
        <w:pStyle w:val="afff5"/>
        <w:rPr>
          <w:rtl/>
        </w:rPr>
      </w:pPr>
      <w:r w:rsidRPr="009F73ED">
        <w:rPr>
          <w:rStyle w:val="afffff3"/>
          <w:rtl/>
        </w:rPr>
        <w:t>לר"ט:</w:t>
      </w:r>
      <w:r>
        <w:rPr>
          <w:rtl/>
        </w:rPr>
        <w:t xml:space="preserve"> הכהן בורר את היפה, </w:t>
      </w:r>
    </w:p>
    <w:p w14:paraId="1C1DE50B" w14:textId="09EC43D4" w:rsidR="000B360B" w:rsidRDefault="00F63065" w:rsidP="000B360B">
      <w:pPr>
        <w:pStyle w:val="afff5"/>
        <w:rPr>
          <w:rtl/>
        </w:rPr>
      </w:pPr>
      <w:r w:rsidRPr="009F73ED">
        <w:rPr>
          <w:rStyle w:val="afffff3"/>
          <w:rtl/>
        </w:rPr>
        <w:t>ולר"ע:</w:t>
      </w:r>
      <w:r>
        <w:rPr>
          <w:rtl/>
        </w:rPr>
        <w:t xml:space="preserve"> משמנין ביניהן, והשני ירעה עד שיסתאב וחייב במתנות, </w:t>
      </w:r>
    </w:p>
    <w:p w14:paraId="41E89F61" w14:textId="47F2CF6B" w:rsidR="006B2590" w:rsidRDefault="00F63065" w:rsidP="000B360B">
      <w:pPr>
        <w:pStyle w:val="afff5"/>
        <w:rPr>
          <w:rtl/>
        </w:rPr>
      </w:pPr>
      <w:r w:rsidRPr="009F73ED">
        <w:rPr>
          <w:rStyle w:val="afffff3"/>
          <w:rtl/>
        </w:rPr>
        <w:t>רבי יוסי</w:t>
      </w:r>
      <w:r>
        <w:rPr>
          <w:rtl/>
        </w:rPr>
        <w:t xml:space="preserve"> פוטר, שאומר: כל שחליפיו ביד כהן - פטור מן המתנות, </w:t>
      </w:r>
    </w:p>
    <w:p w14:paraId="1437118D" w14:textId="77777777" w:rsidR="00B874E6" w:rsidRDefault="00F63065" w:rsidP="000B360B">
      <w:pPr>
        <w:pStyle w:val="afff5"/>
        <w:rPr>
          <w:rtl/>
        </w:rPr>
      </w:pPr>
      <w:r w:rsidRPr="009F73ED">
        <w:rPr>
          <w:rStyle w:val="afffff3"/>
          <w:rtl/>
        </w:rPr>
        <w:t>ורבי מאיר</w:t>
      </w:r>
      <w:r>
        <w:rPr>
          <w:rtl/>
        </w:rPr>
        <w:t xml:space="preserve"> מחייב</w:t>
      </w:r>
      <w:r w:rsidR="0057284B">
        <w:rPr>
          <w:rtl/>
        </w:rPr>
        <w:t>.</w:t>
      </w:r>
    </w:p>
    <w:p w14:paraId="31CCE089" w14:textId="6D6512E9" w:rsidR="00B874E6" w:rsidRDefault="00F63065" w:rsidP="000B360B">
      <w:pPr>
        <w:pStyle w:val="afff5"/>
        <w:rPr>
          <w:rtl/>
        </w:rPr>
      </w:pPr>
      <w:r>
        <w:rPr>
          <w:rtl/>
        </w:rPr>
        <w:t xml:space="preserve">מת אחד מהן, </w:t>
      </w:r>
      <w:r>
        <w:rPr>
          <w:rStyle w:val="afffff3"/>
          <w:rtl/>
          <w:rPrChange w:id="9102" w:author="עריכה מהאתר" w:date="2026-10-19T06:44:48Z">
            <w:rPr>
              <w:rStyle w:val="afffff3"/>
              <w:rtl/>
            </w:rPr>
          </w:rPrChange>
        </w:rPr>
        <w:t xml:space="preserve">לר''</w:t>
      </w:r>
      <w:del w:id="9001" w:author="עריכה מהאתר" w:date="2026-10-12T07:10:23Z">
        <w:r>
          <w:rPr>
            <w:rStyle w:val="27"/>
            <w:rtl/>
          </w:rPr>
          <w:delText xml:space="preserve"> טרפון:</w:delText>
        </w:r>
      </w:del>
      <w:ins w:id="9002" w:author="עריכה מהאתר" w:date="2026-10-12T07:10:23Z">
        <w:r>
          <w:rPr>
            <w:rStyle w:val="afffff3"/>
            <w:rtl/>
            <w:rPrChange w:id="9103" w:author="עריכה מהאתר" w:date="2026-10-19T06:44:48Z">
              <w:rPr>
                <w:rStyle w:val="afffff3"/>
                <w:rtl/>
              </w:rPr>
            </w:rPrChange>
          </w:rPr>
          <w:t xml:space="preserve">ט:</w:t>
        </w:r>
        <w:r>
          <w:rPr>
            <w:rStyle w:val="27"/>
            <w:rtl/>
          </w:rPr>
          <w:t xml:space="preserve"> </w:t>
        </w:r>
        <w:r>
          <w:rPr>
            <w:rtl/>
            <w:rPrChange w:id="9001" w:author="עריכה מהאתר" w:date="2026-10-12T07:16:39Z">
              <w:rPr>
                <w:rStyle w:val="27"/>
                <w:rtl/>
              </w:rPr>
            </w:rPrChange>
          </w:rPr>
          <w:t xml:space="preserve">יחלוקו, לר''ע</w:t>
        </w:r>
      </w:ins>
      <w:del w:id="9003" w:author="עריכה מהאתר" w:date="2026-10-12T07:10:23Z">
        <w:r>
          <w:rPr>
            <w:rtl/>
          </w:rPr>
          <w:delText xml:space="preserve"> יחלוקו, </w:delText>
        </w:r>
      </w:del>
      <w:del w:id="9004" w:author="עריכה מהאתר" w:date="2026-10-12T07:10:23Z">
        <w:r>
          <w:rPr>
            <w:rStyle w:val="afffff3"/>
            <w:rtl/>
          </w:rPr>
          <w:delText xml:space="preserve">ר' עקיבא</w:delText>
        </w:r>
      </w:del>
      <w:del w:id="9005" w:author="עריכה מהאתר" w:date="2026-10-12T07:10:23Z">
        <w:r>
          <w:rPr>
            <w:rtl/>
          </w:rPr>
          <w:delText xml:space="preserve"> אומר</w:delText>
        </w:r>
      </w:del>
      <w:r w:rsidRPr="009F73ED">
        <w:rPr>
          <w:rStyle w:val="afffff3"/>
          <w:rtl/>
        </w:rPr>
        <w:t>:</w:t>
      </w:r>
      <w:r>
        <w:rPr>
          <w:rtl/>
        </w:rPr>
        <w:t xml:space="preserve"> המוציא מחבירו עליו הראיה</w:t>
      </w:r>
      <w:r w:rsidR="0057284B">
        <w:rPr>
          <w:rtl/>
        </w:rPr>
        <w:t>.</w:t>
      </w:r>
    </w:p>
    <w:p w14:paraId="1BCEC26F" w14:textId="77777777" w:rsidR="00B874E6" w:rsidRDefault="00F63065" w:rsidP="000B360B">
      <w:pPr>
        <w:pStyle w:val="afff5"/>
        <w:rPr>
          <w:rtl/>
        </w:rPr>
      </w:pPr>
      <w:r>
        <w:rPr>
          <w:rtl/>
        </w:rPr>
        <w:t>זכר ונקבה - אין כאן לכהן כלום</w:t>
      </w:r>
      <w:r w:rsidR="0057284B">
        <w:rPr>
          <w:rtl/>
        </w:rPr>
        <w:t>.</w:t>
      </w:r>
    </w:p>
    <w:p w14:paraId="0C854929" w14:textId="5FE3843C" w:rsidR="006542AA" w:rsidRDefault="0057284B">
      <w:pPr>
        <w:pStyle w:val="affff7"/>
      </w:pPr>
      <w:r>
        <w:rPr>
          <w:rtl/>
        </w:rPr>
        <w:t xml:space="preserve">  </w:t>
      </w:r>
      <w:r>
        <w:rPr>
          <w:color w:val="7B3F00"/>
        </w:rPr>
        <w:t>צורך כפל המחלוקת ברחלים</w:t>
      </w:r>
    </w:p>
    <w:p w14:paraId="705455E0" w14:textId="77777777" w:rsidR="006542AA" w:rsidRDefault="00000000">
      <w:pPr>
        <w:pStyle w:val="36"/>
        <w:framePr w:wrap="notBeside"/>
      </w:pPr>
      <w:r>
        <w:t>צריכא,</w:t>
      </w:r>
    </w:p>
    <w:p w14:paraId="6E6F641D" w14:textId="72C1BAEC" w:rsidR="006B2590" w:rsidRDefault="00F63065" w:rsidP="006B2590">
      <w:pPr>
        <w:rPr>
          <w:rtl/>
        </w:rPr>
      </w:pPr>
      <w:r>
        <w:rPr>
          <w:rtl/>
        </w:rPr>
        <w:lastRenderedPageBreak/>
        <w:t xml:space="preserve">דאם השמיענו ראשונה - בזו אומר </w:t>
      </w:r>
      <w:r>
        <w:rPr>
          <w:rStyle w:val="27"/>
          <w:rtl/>
        </w:rPr>
        <w:t>ר"ע</w:t>
      </w:r>
      <w:r>
        <w:rPr>
          <w:rtl/>
        </w:rPr>
        <w:t xml:space="preserve">, דשנים מאחת, אבל רחיליו שלא ביכרו, דשנים מאחת ואחד מאחת - אמור שמודה לר' טרפון, שזו שילדה אחד - </w:t>
      </w:r>
      <w:r>
        <w:rPr>
          <w:rStyle w:val="affffd"/>
          <w:rtl/>
        </w:rPr>
        <w:t>ולדה</w:t>
      </w:r>
      <w:r>
        <w:rPr>
          <w:rtl/>
        </w:rPr>
        <w:t xml:space="preserve"> משובח יות</w:t>
      </w:r>
      <w:del w:id="9001" w:author="עריכה מהאתר" w:date="2026-10-12T07:10:28Z">
        <w:r>
          <w:rPr>
            <w:rtl/>
          </w:rPr>
          <w:delText xml:space="preserve">ר, </w:delText>
        </w:r>
      </w:del>
      <w:ins w:id="9002" w:author="עריכה מהאתר" w:date="2026-10-12T07:10:28Z">
        <w:r>
          <w:rPr>
            <w:rtl/>
          </w:rPr>
          <w:t xml:space="preserve">ר,#</w:t>
        </w:r>
      </w:ins>
    </w:p>
    <w:p w14:paraId="4260A28C" w14:textId="611B8498" w:rsidR="00B874E6" w:rsidRDefault="00F63065" w:rsidP="006B2590">
      <w:pPr>
        <w:rPr>
          <w:rtl/>
        </w:rPr>
      </w:pPr>
      <w:r>
        <w:rPr>
          <w:rtl/>
        </w:rPr>
        <w:t xml:space="preserve">ואם השמיענו זו - בזה אומר </w:t>
      </w:r>
      <w:r>
        <w:rPr>
          <w:rStyle w:val="27"/>
          <w:rtl/>
        </w:rPr>
        <w:t>ר"ע</w:t>
      </w:r>
      <w:r w:rsidR="006B2590">
        <w:rPr>
          <w:rFonts w:hint="cs"/>
          <w:rtl/>
        </w:rPr>
        <w:t xml:space="preserve"> </w:t>
      </w:r>
      <w:r>
        <w:rPr>
          <w:rtl/>
        </w:rPr>
        <w:t xml:space="preserve">דשניהם לא ביכרו, אבל אחת ביכרה ואחת שלא ביכרה וילדו שני זכרים - אמור שמודה </w:t>
      </w:r>
      <w:r>
        <w:rPr>
          <w:rStyle w:val="27"/>
          <w:rtl/>
        </w:rPr>
        <w:t>לר"ט,</w:t>
      </w:r>
      <w:r>
        <w:rPr>
          <w:rtl/>
        </w:rPr>
        <w:t xml:space="preserve"> שזו שלא ביכרה </w:t>
      </w:r>
      <w:r>
        <w:rPr>
          <w:rStyle w:val="affffd"/>
          <w:rtl/>
        </w:rPr>
        <w:t>ולדה</w:t>
      </w:r>
      <w:r>
        <w:rPr>
          <w:rtl/>
        </w:rPr>
        <w:t xml:space="preserve"> משובח יותר, צריכא</w:t>
      </w:r>
      <w:r w:rsidR="0057284B">
        <w:rPr>
          <w:rtl/>
        </w:rPr>
        <w:t>.</w:t>
      </w:r>
    </w:p>
    <w:p w14:paraId="1048B200" w14:textId="4DDAFC44" w:rsidR="0057284B" w:rsidRDefault="0057284B" w:rsidP="009F73ED">
      <w:pPr>
        <w:pStyle w:val="affff9"/>
        <w:rPr>
          <w:rtl/>
        </w:rPr>
      </w:pPr>
      <w:r>
        <w:rPr>
          <w:rtl/>
        </w:rPr>
        <w:t>• • •</w:t>
      </w:r>
    </w:p>
    <w:p w14:paraId="4FE15502" w14:textId="77777777" w:rsidR="006B2590" w:rsidRDefault="006B2590" w:rsidP="006B2590">
      <w:pPr>
        <w:pStyle w:val="afff0"/>
        <w:framePr w:wrap="around"/>
        <w:rPr>
          <w:rtl/>
        </w:rPr>
      </w:pPr>
      <w:r>
        <w:rPr>
          <w:rFonts w:hint="cs"/>
          <w:rtl/>
        </w:rPr>
        <w:t xml:space="preserve">יט. </w:t>
      </w:r>
    </w:p>
    <w:p w14:paraId="1287119C" w14:textId="77777777" w:rsidR="006542AA" w:rsidRDefault="00000000">
      <w:pPr>
        <w:pStyle w:val="afffff5"/>
        <w:framePr w:wrap="around"/>
      </w:pPr>
      <w:r>
        <w:t>משנה ט</w:t>
      </w:r>
    </w:p>
    <w:p w14:paraId="4579F812" w14:textId="77777777" w:rsidR="006B2590" w:rsidRDefault="00F63065" w:rsidP="009F73ED">
      <w:pPr>
        <w:pStyle w:val="afff5"/>
        <w:spacing w:before="120"/>
        <w:rPr>
          <w:rtl/>
        </w:rPr>
      </w:pPr>
      <w:r>
        <w:rPr>
          <w:rtl/>
        </w:rPr>
        <w:t xml:space="preserve">יוצא דופן והבא אחריו, </w:t>
      </w:r>
    </w:p>
    <w:p w14:paraId="732EA49A" w14:textId="2246782F" w:rsidR="006B2590" w:rsidRDefault="00F63065" w:rsidP="006B2590">
      <w:pPr>
        <w:pStyle w:val="afff5"/>
        <w:rPr>
          <w:rtl/>
        </w:rPr>
      </w:pPr>
      <w:r w:rsidRPr="009F73ED">
        <w:rPr>
          <w:rStyle w:val="afffff3"/>
          <w:rtl/>
        </w:rPr>
        <w:t>רבי טרפון:</w:t>
      </w:r>
      <w:r>
        <w:rPr>
          <w:rtl/>
        </w:rPr>
        <w:t xml:space="preserve">  שניהם ירעו עד שיסתאבו, ויאכלו במומן לבעלים, </w:t>
      </w:r>
    </w:p>
    <w:p w14:paraId="5F6D8E85" w14:textId="047D738D" w:rsidR="006B2590" w:rsidRDefault="00F63065" w:rsidP="006B2590">
      <w:pPr>
        <w:pStyle w:val="afff5"/>
        <w:rPr>
          <w:rtl/>
        </w:rPr>
      </w:pPr>
      <w:r w:rsidRPr="009F73ED">
        <w:rPr>
          <w:rStyle w:val="afffff3"/>
          <w:rtl/>
        </w:rPr>
        <w:t>רבי עקיבא:</w:t>
      </w:r>
      <w:r>
        <w:rPr>
          <w:rtl/>
        </w:rPr>
        <w:t xml:space="preserve"> שניהן אינן בכור, הראשון - מפני שאינו פטר רחם, </w:t>
      </w:r>
    </w:p>
    <w:p w14:paraId="090177C9" w14:textId="77777777" w:rsidR="00B874E6" w:rsidRDefault="006B2590" w:rsidP="006B2590">
      <w:pPr>
        <w:pStyle w:val="afff5"/>
        <w:rPr>
          <w:rtl/>
        </w:rPr>
      </w:pPr>
      <w:r>
        <w:rPr>
          <w:rtl/>
        </w:rPr>
        <w:tab/>
      </w:r>
      <w:r>
        <w:rPr>
          <w:rtl/>
        </w:rPr>
        <w:tab/>
      </w:r>
      <w:r>
        <w:rPr>
          <w:rtl/>
        </w:rPr>
        <w:tab/>
      </w:r>
      <w:r>
        <w:rPr>
          <w:rtl/>
        </w:rPr>
        <w:tab/>
      </w:r>
      <w:r>
        <w:rPr>
          <w:rtl/>
        </w:rPr>
        <w:tab/>
      </w:r>
      <w:r>
        <w:rPr>
          <w:rtl/>
        </w:rPr>
        <w:tab/>
      </w:r>
      <w:r>
        <w:rPr>
          <w:rtl/>
        </w:rPr>
        <w:tab/>
      </w:r>
      <w:r>
        <w:rPr>
          <w:rtl/>
        </w:rPr>
        <w:tab/>
      </w:r>
      <w:r w:rsidR="00F63065">
        <w:rPr>
          <w:rtl/>
        </w:rPr>
        <w:t>והשני - מפני שקדמו אחר</w:t>
      </w:r>
      <w:r w:rsidR="0057284B">
        <w:rPr>
          <w:rtl/>
        </w:rPr>
        <w:t>.</w:t>
      </w:r>
    </w:p>
    <w:p w14:paraId="445478E3" w14:textId="4448F1AE" w:rsidR="006542AA" w:rsidRDefault="0057284B">
      <w:pPr>
        <w:pStyle w:val="affff7"/>
      </w:pPr>
      <w:r>
        <w:rPr>
          <w:rtl/>
        </w:rPr>
        <w:t xml:space="preserve">  </w:t>
      </w:r>
      <w:r>
        <w:rPr>
          <w:color w:val="7B3F00"/>
        </w:rPr>
        <w:t>יוצא דופן - בכור לדבר אחד</w:t>
      </w:r>
    </w:p>
    <w:p w14:paraId="77AE77B9" w14:textId="21959205" w:rsidR="006B2590" w:rsidRDefault="006B2590" w:rsidP="006B2590">
      <w:pPr>
        <w:rPr>
          <w:rtl/>
        </w:rPr>
      </w:pPr>
      <w:r>
        <w:rPr>
          <w:rStyle w:val="27"/>
          <w:rFonts w:hint="cs"/>
          <w:rtl/>
        </w:rPr>
        <w:t>ר"ט</w:t>
      </w:r>
      <w:del w:id="9001" w:author="עריכה מהאתר" w:date="2026-10-12T07:10:30Z">
        <w:r>
          <w:rPr>
            <w:rFonts w:hint="cs"/>
            <w:rtl/>
          </w:rPr>
          <w:delText xml:space="preserve"> מסופק:</w:delText>
        </w:r>
      </w:del>
      <w:ins w:id="9002" w:author="עריכה מהאתר" w:date="2026-10-12T07:10:30Z">
        <w:r>
          <w:rPr>
            <w:rFonts w:hint="cs"/>
            <w:rtl/>
          </w:rPr>
          <w:t xml:space="preserve"> הסתפק: אם הוא בכור או לא</w:t>
        </w:r>
      </w:ins>
      <w:del w:id="9003" w:author="עריכה מהאתר" w:date="2026-10-12T07:10:30Z">
        <w:r>
          <w:rPr>
            <w:rtl/>
          </w:rPr>
          <w:delText xml:space="preserve">  אם הוא</w:delText>
        </w:r>
      </w:del>
      <w:del w:id="9004" w:author="עריכה מהאתר" w:date="2026-10-12T07:10:30Z">
        <w:r>
          <w:rPr>
            <w:rtl/>
          </w:rPr>
          <w:delText xml:space="preserve"> בכור </w:delText>
        </w:r>
      </w:del>
      <w:del w:id="9005" w:author="עריכה מהאתר" w:date="2026-10-12T07:10:30Z">
        <w:r>
          <w:rPr>
            <w:rtl/>
          </w:rPr>
          <w:delText xml:space="preserve">אם אינו</w:delText>
        </w:r>
      </w:del>
      <w:del w:id="9006" w:author="עריכה מהאתר" w:date="2026-10-12T07:10:30Z">
        <w:r>
          <w:rPr>
            <w:rtl/>
          </w:rPr>
          <w:delText xml:space="preserve"> בכור</w:delText>
        </w:r>
      </w:del>
      <w:r>
        <w:rPr>
          <w:rtl/>
        </w:rPr>
        <w:t xml:space="preserve">, </w:t>
      </w:r>
      <w:r>
        <w:rPr>
          <w:rStyle w:val="27"/>
          <w:rFonts w:hint="cs"/>
          <w:rtl/>
        </w:rPr>
        <w:t>ולר"ע</w:t>
      </w:r>
      <w:r>
        <w:rPr>
          <w:rFonts w:hint="cs"/>
          <w:rtl/>
        </w:rPr>
        <w:t xml:space="preserve"> פשיטא דלדבר אחד אינו בכור </w:t>
      </w:r>
    </w:p>
    <w:p w14:paraId="7B33FD8C" w14:textId="77777777" w:rsidR="006542AA" w:rsidRDefault="00000000">
      <w:pPr>
        <w:pStyle w:val="36"/>
        <w:framePr w:wrap="notBeside"/>
      </w:pPr>
      <w:r>
        <w:t>תנו רבנן:</w:t>
      </w:r>
    </w:p>
    <w:p w14:paraId="1492E21E" w14:textId="020F99B2" w:rsidR="006B2590" w:rsidRDefault="00F63065" w:rsidP="009F73ED">
      <w:pPr>
        <w:pStyle w:val="afffff1"/>
        <w:rPr>
          <w:rtl/>
        </w:rPr>
      </w:pPr>
      <w:r>
        <w:rPr>
          <w:rtl/>
        </w:rPr>
        <w:t xml:space="preserve">מכלל הצריך לפרט ומפרט הצריך לכלל, </w:t>
      </w:r>
    </w:p>
    <w:p w14:paraId="61F94EEC" w14:textId="34D41713" w:rsidR="00B874E6" w:rsidRDefault="006B2590" w:rsidP="006B2590">
      <w:pPr>
        <w:rPr>
          <w:rtl/>
        </w:rPr>
      </w:pPr>
      <w:r>
        <w:rPr>
          <w:rFonts w:hint="cs"/>
          <w:rtl/>
        </w:rPr>
        <w:t>'</w:t>
      </w:r>
      <w:r>
        <w:rPr>
          <w:rStyle w:val="affffe"/>
          <w:rtl/>
        </w:rPr>
        <w:t>קַדֶּשׁ לִי כָּל בְּכוֹר</w:t>
      </w:r>
      <w:r>
        <w:rPr>
          <w:rFonts w:hint="cs"/>
          <w:rtl/>
        </w:rPr>
        <w:t>'</w:t>
      </w:r>
      <w:r w:rsidR="00F63065">
        <w:rPr>
          <w:rtl/>
        </w:rPr>
        <w:t xml:space="preserve">, </w:t>
      </w:r>
      <w:r>
        <w:rPr>
          <w:rFonts w:hint="cs"/>
          <w:rtl/>
        </w:rPr>
        <w:t>'</w:t>
      </w:r>
      <w:r>
        <w:rPr>
          <w:rStyle w:val="affffe"/>
          <w:rtl/>
        </w:rPr>
        <w:t>זָכָר</w:t>
      </w:r>
      <w:r>
        <w:rPr>
          <w:rFonts w:hint="cs"/>
          <w:rtl/>
        </w:rPr>
        <w:t>'- ולא נקבה,</w:t>
      </w:r>
      <w:r>
        <w:rPr>
          <w:rtl/>
        </w:rPr>
        <w:t xml:space="preserve"> </w:t>
      </w:r>
      <w:r>
        <w:rPr>
          <w:rFonts w:hint="cs"/>
          <w:rtl/>
        </w:rPr>
        <w:t>'</w:t>
      </w:r>
      <w:r>
        <w:rPr>
          <w:rStyle w:val="affffe"/>
          <w:rFonts w:hint="cs"/>
          <w:rtl/>
        </w:rPr>
        <w:t>פֶּטֶר רֶחֶם</w:t>
      </w:r>
      <w:r>
        <w:rPr>
          <w:rFonts w:hint="cs"/>
          <w:rtl/>
        </w:rPr>
        <w:t>' ולא שיצאה נקבה לפניו, '</w:t>
      </w:r>
      <w:r>
        <w:rPr>
          <w:rStyle w:val="affffe"/>
          <w:rFonts w:hint="cs"/>
          <w:rtl/>
        </w:rPr>
        <w:t>בְּכוֹר</w:t>
      </w:r>
      <w:r>
        <w:rPr>
          <w:rFonts w:hint="cs"/>
          <w:rtl/>
        </w:rPr>
        <w:t xml:space="preserve">' ולא יוצא דופן </w:t>
      </w:r>
    </w:p>
    <w:p w14:paraId="34558C27" w14:textId="7D56DD5B" w:rsidR="006B2590" w:rsidRDefault="006B2590" w:rsidP="006B2590">
      <w:pPr>
        <w:rPr>
          <w:rtl/>
        </w:rPr>
      </w:pPr>
      <w:r>
        <w:rPr>
          <w:rFonts w:hint="cs"/>
          <w:rtl/>
        </w:rPr>
        <w:t>ו</w:t>
      </w:r>
      <w:r w:rsidR="00F63065">
        <w:rPr>
          <w:rtl/>
        </w:rPr>
        <w:t xml:space="preserve">לעולם בכור לדבר אחד </w:t>
      </w:r>
      <w:r>
        <w:rPr>
          <w:rtl/>
        </w:rPr>
        <w:t>אינו</w:t>
      </w:r>
      <w:r w:rsidR="00F63065">
        <w:rPr>
          <w:rtl/>
        </w:rPr>
        <w:t xml:space="preserve"> בכור, </w:t>
      </w:r>
      <w:r w:rsidRPr="009F73ED">
        <w:rPr>
          <w:rStyle w:val="27"/>
          <w:rFonts w:hint="eastAsia"/>
          <w:rtl/>
        </w:rPr>
        <w:t>ורישא</w:t>
      </w:r>
      <w:r w:rsidRPr="009F73ED">
        <w:rPr>
          <w:rStyle w:val="27"/>
          <w:rtl/>
        </w:rPr>
        <w:t>:</w:t>
      </w:r>
      <w:r>
        <w:rPr>
          <w:rFonts w:hint="cs"/>
          <w:rtl/>
        </w:rPr>
        <w:t xml:space="preserve"> פטר רחם - ולא יוצא דופן </w:t>
      </w:r>
    </w:p>
    <w:p w14:paraId="50EE7488" w14:textId="77777777" w:rsidR="006542AA" w:rsidRDefault="00000000">
      <w:pPr>
        <w:pStyle w:val="36"/>
        <w:framePr w:wrap="notBeside"/>
      </w:pPr>
      <w:r>
        <w:t>רבינא:</w:t>
      </w:r>
    </w:p>
    <w:p w14:paraId="66F9605E" w14:textId="345C27C6" w:rsidR="006B2590" w:rsidRDefault="00F63065" w:rsidP="006B2590">
      <w:pPr>
        <w:rPr>
          <w:rtl/>
        </w:rPr>
      </w:pPr>
      <w:r>
        <w:rPr>
          <w:rtl/>
        </w:rPr>
        <w:t xml:space="preserve">בכור לדבר אחד הוא בכור, </w:t>
      </w:r>
      <w:r w:rsidRPr="009F73ED">
        <w:rPr>
          <w:rStyle w:val="27"/>
          <w:rtl/>
        </w:rPr>
        <w:t>וסיפא ה"ק:</w:t>
      </w:r>
      <w:r>
        <w:rPr>
          <w:rtl/>
        </w:rPr>
        <w:t xml:space="preserve"> אם ס"ד יצא אחר יוצא דופן קדוש, </w:t>
      </w:r>
    </w:p>
    <w:p w14:paraId="07F2E39F" w14:textId="006316E6" w:rsidR="006B2590" w:rsidRDefault="00F63065" w:rsidP="006B2590">
      <w:pPr>
        <w:rPr>
          <w:rtl/>
        </w:rPr>
      </w:pPr>
      <w:r>
        <w:rPr>
          <w:rtl/>
        </w:rPr>
        <w:t>"בכור" שבתורה -</w:t>
      </w:r>
      <w:r w:rsidR="006B2590">
        <w:rPr>
          <w:rFonts w:hint="cs"/>
          <w:rtl/>
        </w:rPr>
        <w:t xml:space="preserve"> </w:t>
      </w:r>
      <w:r>
        <w:rPr>
          <w:rFonts w:hint="cs"/>
          <w:rtl/>
        </w:rPr>
        <w:t>לא</w:t>
      </w:r>
      <w:r w:rsidR="006B2590">
        <w:rPr>
          <w:rFonts w:hint="cs"/>
          <w:rtl/>
        </w:rPr>
        <w:t xml:space="preserve"> </w:t>
      </w:r>
      <w:r>
        <w:rPr>
          <w:rFonts w:hint="cs"/>
          <w:rtl/>
        </w:rPr>
        <w:t>למעט</w:t>
      </w:r>
      <w:r w:rsidR="006B2590">
        <w:rPr>
          <w:rFonts w:hint="cs"/>
          <w:rtl/>
        </w:rPr>
        <w:t xml:space="preserve"> נקבה </w:t>
      </w:r>
      <w:r>
        <w:rPr>
          <w:rFonts w:hint="cs"/>
          <w:rtl/>
        </w:rPr>
        <w:t>שלפניו,</w:t>
      </w:r>
      <w:r w:rsidR="006B2590">
        <w:rPr>
          <w:rFonts w:hint="cs"/>
          <w:rtl/>
        </w:rPr>
        <w:t xml:space="preserve"> </w:t>
      </w:r>
      <w:r>
        <w:rPr>
          <w:rFonts w:hint="cs"/>
          <w:rtl/>
        </w:rPr>
        <w:t>שמ"פטר</w:t>
      </w:r>
      <w:r w:rsidR="006B2590">
        <w:rPr>
          <w:rFonts w:hint="cs"/>
          <w:rtl/>
        </w:rPr>
        <w:t xml:space="preserve"> </w:t>
      </w:r>
      <w:r>
        <w:rPr>
          <w:rFonts w:hint="cs"/>
          <w:rtl/>
        </w:rPr>
        <w:t>רחם"</w:t>
      </w:r>
      <w:r w:rsidR="006B2590">
        <w:rPr>
          <w:rFonts w:hint="cs"/>
          <w:rtl/>
        </w:rPr>
        <w:t xml:space="preserve"> </w:t>
      </w:r>
      <w:r>
        <w:rPr>
          <w:rFonts w:hint="cs"/>
          <w:rtl/>
        </w:rPr>
        <w:t>יוצא,</w:t>
      </w:r>
      <w:r>
        <w:rPr>
          <w:rFonts w:hint="cs"/>
          <w:rtl/>
        </w:rPr>
        <w:t xml:space="preserve"> </w:t>
      </w:r>
      <w:r>
        <w:rPr>
          <w:rStyle w:val="27"/>
          <w:rFonts w:hint="cs"/>
          <w:rtl/>
          <w:rPrChange w:id="9104" w:author="עריכה מהאתר" w:date="2026-10-19T06:44:48Z">
            <w:rPr>
              <w:rStyle w:val="27"/>
              <w:rFonts w:hint="cs"/>
              <w:rtl/>
            </w:rPr>
          </w:rPrChange>
        </w:rPr>
        <w:t xml:space="preserve">אלא </w:t>
      </w:r>
      <w:r>
        <w:rPr>
          <w:rStyle w:val="27"/>
          <w:rFonts w:hint="cs"/>
          <w:rtl/>
          <w:rPrChange w:id="9105" w:author="עריכה מהאתר" w:date="2026-10-19T06:44:48Z">
            <w:rPr>
              <w:rStyle w:val="27"/>
              <w:rFonts w:hint="cs"/>
              <w:rtl/>
            </w:rPr>
          </w:rPrChange>
        </w:rPr>
        <w:t xml:space="preserve">ש"מ:</w:t>
      </w:r>
      <w:del w:id="9001" w:author="עריכה מהאתר" w:date="2026-10-12T07:10:32Z">
        <w:r>
          <w:rPr>
            <w:rFonts w:hint="cs"/>
            <w:rtl/>
          </w:rPr>
          <w:delText xml:space="preserve"> </w:delText>
        </w:r>
      </w:del>
      <w:ins w:id="9002" w:author="עריכה מהאתר" w:date="2026-10-12T07:10:32Z">
        <w:r>
          <w:rPr>
            <w:rFonts w:hint="cs"/>
            <w:rtl/>
          </w:rPr>
          <w:t xml:space="preserve"> </w:t>
        </w:r>
        <w:r>
          <w:rPr>
            <w:rStyle w:val="affffe"/>
            <w:rFonts w:hint="cs"/>
            <w:rtl/>
            <w:rPrChange w:id="9106" w:author="עריכה מהאתר" w:date="2026-10-19T06:44:48Z">
              <w:rPr>
                <w:rStyle w:val="affffe"/>
                <w:rFonts w:hint="cs"/>
                <w:rtl/>
              </w:rPr>
            </w:rPrChange>
          </w:rPr>
          <w:t xml:space="preserve">'בכור'</w:t>
        </w:r>
        <w:r>
          <w:rPr>
            <w:rFonts w:hint="cs"/>
            <w:rtl/>
          </w:rPr>
          <w:t xml:space="preserve"> </w:t>
        </w:r>
      </w:ins>
      <w:del w:id="9003" w:author="עריכה מהאתר" w:date="2026-10-12T07:10:32Z">
        <w:r>
          <w:rPr>
            <w:rFonts w:hint="cs"/>
            <w:rtl/>
          </w:rPr>
          <w:delText xml:space="preserve">"בכור"</w:delText>
        </w:r>
      </w:del>
      <w:del w:id="9004" w:author="עריכה מהאתר" w:date="2026-10-12T07:10:32Z">
        <w:r>
          <w:rPr>
            <w:rFonts w:hint="cs"/>
            <w:rtl/>
          </w:rPr>
          <w:delText xml:space="preserve"> </w:delText>
        </w:r>
      </w:del>
      <w:r>
        <w:rPr>
          <w:rFonts w:hint="cs"/>
          <w:rtl/>
        </w:rPr>
        <w:t>- למעט</w:t>
      </w:r>
      <w:r w:rsidR="006B2590">
        <w:rPr>
          <w:rFonts w:hint="cs"/>
          <w:rtl/>
        </w:rPr>
        <w:t xml:space="preserve"> יוצא אחר יוצא דופן </w:t>
      </w:r>
    </w:p>
    <w:p w14:paraId="0C130CB4" w14:textId="77777777" w:rsidR="006B2590" w:rsidRDefault="006B2590" w:rsidP="006B2590">
      <w:pPr>
        <w:pStyle w:val="afff0"/>
        <w:framePr w:wrap="around"/>
        <w:rPr>
          <w:rtl/>
        </w:rPr>
      </w:pPr>
      <w:r>
        <w:rPr>
          <w:rFonts w:hint="cs"/>
          <w:rtl/>
        </w:rPr>
        <w:t xml:space="preserve">יט: </w:t>
      </w:r>
    </w:p>
    <w:p w14:paraId="51DB02DF" w14:textId="478B1A1F" w:rsidR="006542AA" w:rsidRDefault="00000000">
      <w:pPr>
        <w:pStyle w:val="36"/>
        <w:framePr w:wrap="notBeside"/>
      </w:pPr>
      <w:r>
        <w:t>א"ל</w:t>
      </w:r>
      <w:r w:rsidR="006B2590">
        <w:t xml:space="preserve"> </w:t>
      </w:r>
      <w:r>
        <w:t>ר"א</w:t>
      </w:r>
      <w:r w:rsidR="006B2590">
        <w:t xml:space="preserve"> </w:t>
      </w:r>
      <w:r>
        <w:t>מדפתי:</w:t>
      </w:r>
    </w:p>
    <w:p w14:paraId="5A0A08AA" w14:textId="126F7F9C" w:rsidR="006B2590" w:rsidRDefault="00F63065" w:rsidP="006B2590">
      <w:pPr>
        <w:rPr>
          <w:rtl/>
        </w:rPr>
      </w:pPr>
      <w:r>
        <w:rPr>
          <w:rtl/>
        </w:rPr>
        <w:t>אם ס"ד בכור לדבר אחד הוא בכור, מובן מקום שיצא זכר יוצא דופן וזכר דרך רחם - שאינו קדוש, שנתמעט</w:t>
      </w:r>
      <w:r w:rsidR="006B2590">
        <w:rPr>
          <w:rtl/>
        </w:rPr>
        <w:t xml:space="preserve"> </w:t>
      </w:r>
      <w:r>
        <w:rPr>
          <w:rtl/>
        </w:rPr>
        <w:t xml:space="preserve">מ</w:t>
      </w:r>
      <w:del w:id="9001" w:author="עריכה מהאתר" w:date="2026-10-12T07:10:37Z">
        <w:r>
          <w:rPr>
            <w:rtl/>
          </w:rPr>
          <w:delText xml:space="preserve">"בכור",</w:delText>
        </w:r>
      </w:del>
      <w:ins w:id="9002" w:author="עריכה מהאתר" w:date="2026-10-12T07:10:37Z">
        <w:r>
          <w:rPr>
            <w:rtl/>
          </w:rPr>
          <w:t xml:space="preserve">בכור לרחם ולא לזכרים </w:t>
        </w:r>
      </w:ins>
      <w:del w:id="9003" w:author="עריכה מהאתר" w:date="2026-10-12T07:10:37Z">
        <w:r>
          <w:rPr>
            <w:rtl/>
          </w:rPr>
          <w:delText xml:space="preserve"> </w:delText>
        </w:r>
      </w:del>
      <w:del w:id="9004" w:author="עריכה מהאתר" w:date="2026-10-12T07:10:37Z">
        <w:r>
          <w:rPr>
            <w:rtl/>
          </w:rPr>
          <w:delText xml:space="preserve">שבכור</w:delText>
        </w:r>
      </w:del>
      <w:del w:id="9005" w:author="עריכה מהאתר" w:date="2026-10-12T07:10:37Z">
        <w:r>
          <w:rPr>
            <w:rtl/>
          </w:rPr>
          <w:delText xml:space="preserve"> לרחמים </w:delText>
        </w:r>
      </w:del>
      <w:del w:id="9006" w:author="עריכה מהאתר" w:date="2026-10-12T07:10:37Z">
        <w:r>
          <w:rPr>
            <w:rtl/>
          </w:rPr>
          <w:delText xml:space="preserve">יש</w:delText>
        </w:r>
      </w:del>
      <w:del w:id="9007" w:author="עריכה מהאתר" w:date="2026-10-12T07:10:37Z">
        <w:r>
          <w:rPr>
            <w:rtl/>
          </w:rPr>
          <w:delText xml:space="preserve">, בכור לזכרים </w:delText>
        </w:r>
      </w:del>
      <w:del w:id="9008" w:author="עריכה מהאתר" w:date="2026-10-12T07:10:37Z">
        <w:r>
          <w:rPr>
            <w:rtl/>
          </w:rPr>
          <w:delText xml:space="preserve">אין, </w:delText>
        </w:r>
      </w:del>
    </w:p>
    <w:p w14:paraId="4DFB51ED" w14:textId="77777777" w:rsidR="006542AA" w:rsidRDefault="00000000">
      <w:pPr>
        <w:pStyle w:val="36"/>
        <w:framePr w:wrap="notBeside"/>
      </w:pPr>
      <w:r>
        <w:t>אלא</w:t>
      </w:r>
    </w:p>
    <w:p w14:paraId="3D82C7B7" w14:textId="07BA329B" w:rsidR="00B874E6" w:rsidRDefault="00F63065" w:rsidP="006B2590">
      <w:pPr>
        <w:rPr>
          <w:rtl/>
        </w:rPr>
      </w:pPr>
      <w:r>
        <w:rPr>
          <w:rtl/>
        </w:rPr>
        <w:t>מקום שיצתה</w:t>
      </w:r>
      <w:r w:rsidR="006B2590">
        <w:rPr>
          <w:rtl/>
        </w:rPr>
        <w:t xml:space="preserve"> נקבה דרך דופן וזכר דרך רחם</w:t>
      </w:r>
      <w:r>
        <w:rPr>
          <w:rtl/>
        </w:rPr>
        <w:t xml:space="preserve"> - יקדש, שהרי יש בכור לזכרים ובכור לרחם! אלא ברור </w:t>
      </w:r>
      <w:r>
        <w:rPr>
          <w:rStyle w:val="27"/>
          <w:rtl/>
        </w:rPr>
        <w:t xml:space="preserve">כאביי </w:t>
      </w:r>
      <w:r w:rsidRPr="009F73ED">
        <w:rPr>
          <w:rStyle w:val="affffd"/>
          <w:rtl/>
        </w:rPr>
        <w:t>שבכור לדבר אחד אינו בכור.</w:t>
      </w:r>
    </w:p>
    <w:p w14:paraId="5D34906B" w14:textId="77777777" w:rsidR="0057284B" w:rsidRDefault="00F63065" w:rsidP="009F73ED">
      <w:pPr>
        <w:pStyle w:val="afffff7"/>
        <w:rPr>
          <w:rtl/>
        </w:rPr>
      </w:pPr>
      <w:r>
        <w:rPr>
          <w:rtl/>
        </w:rPr>
        <w:t>הדרן עלך הלוקח עובר פרתו</w:t>
      </w:r>
      <w:r w:rsidR="0057284B">
        <w:rPr>
          <w:rtl/>
        </w:rPr>
        <w:t>.</w:t>
      </w:r>
    </w:p>
    <w:p w14:paraId="44954A03" w14:textId="77777777" w:rsidR="00F63065" w:rsidRDefault="00F63065" w:rsidP="00F63065">
      <w:pPr>
        <w:sectPr w:rsidR="00F63065" w:rsidSect="00F63065">
          <w:pgSz w:w="6804" w:h="9072" w:code="8"/>
          <w:pgMar w:top="567" w:right="567" w:bottom="284" w:left="567" w:header="284" w:footer="284" w:gutter="0"/>
          <w:pgNumType w:start="1"/>
          <w:cols w:space="284"/>
          <w:bidi/>
          <w:rtlGutter/>
          <w:docGrid w:linePitch="360"/>
        </w:sectPr>
      </w:pPr>
    </w:p>
    <w:p w14:paraId="126CD838" w14:textId="77777777" w:rsidR="006542AA" w:rsidRDefault="00000000">
      <w:pPr>
        <w:pStyle w:val="afffff6"/>
      </w:pPr>
      <w:r>
        <w:rPr>
          <w:rFonts w:hint="cs"/>
          <w:rtl/>
        </w:rPr>
        <w:t xml:space="preserve">פרק שלישי - </w:t>
      </w:r>
      <w:del w:id="9001" w:author="עריכה מהאתר" w:date="2026-10-12T07:11:52Z">
        <w:r>
          <w:rPr>
            <w:rFonts w:hint="cs"/>
            <w:rtl/>
          </w:rPr>
          <w:delText xml:space="preserve">ה</w:delText>
        </w:r>
      </w:del>
      <w:ins w:id="9002" w:author="עריכה מהאתר" w:date="2026-10-12T07:11:52Z">
        <w:r>
          <w:rPr>
            <w:rFonts w:hint="cs"/>
            <w:rtl/>
          </w:rPr>
          <w:t xml:space="preserve">ה הנפק''מ</w:t>
        </w:r>
      </w:ins>
      <w:r>
        <w:rPr>
          <w:rFonts w:hint="cs"/>
          <w:rtl/>
        </w:rPr>
        <w:t xml:space="preserve">לוקח בהמה</w:t>
      </w:r>
    </w:p>
    <w:p w14:paraId="74AF930A" w14:textId="77777777" w:rsidR="006542AA" w:rsidRDefault="00000000">
      <w:pPr>
        <w:pStyle w:val="afffff5"/>
        <w:framePr w:wrap="around"/>
      </w:pPr>
      <w:r>
        <w:t>משנה א</w:t>
      </w:r>
    </w:p>
    <w:p w14:paraId="7E5C4C20" w14:textId="02E659F2" w:rsidR="00023BF3" w:rsidRDefault="00F63065" w:rsidP="009F73ED">
      <w:pPr>
        <w:pStyle w:val="afff5"/>
        <w:spacing w:before="120"/>
        <w:rPr>
          <w:rtl/>
        </w:rPr>
      </w:pPr>
      <w:r>
        <w:rPr>
          <w:rtl/>
        </w:rPr>
        <w:t xml:space="preserve">הלוקח בהמה מן הגוי, ואינו יודע אם ביכרה או לא, </w:t>
      </w:r>
    </w:p>
    <w:p w14:paraId="35E1734B" w14:textId="7D0C766A" w:rsidR="00023BF3" w:rsidRDefault="00F63065" w:rsidP="00023BF3">
      <w:pPr>
        <w:pStyle w:val="afff5"/>
        <w:rPr>
          <w:rtl/>
        </w:rPr>
      </w:pPr>
      <w:r>
        <w:rPr>
          <w:rStyle w:val="afffff3"/>
          <w:rtl/>
          <w:rPrChange w:id="9112" w:author="עריכה מהאתר" w:date="2026-10-19T06:44:48Z">
            <w:rPr>
              <w:rStyle w:val="afffff3"/>
              <w:rtl/>
            </w:rPr>
          </w:rPrChange>
        </w:rPr>
        <w:t xml:space="preserve">ל</w:t>
      </w:r>
      <w:r>
        <w:rPr>
          <w:rtl/>
          <w:rPrChange w:id="9115" w:author="עריכה מהאתר" w:date="2026-10-19T06:44:48Z">
            <w:rPr>
              <w:rStyle w:val="afffff3"/>
              <w:rtl/>
            </w:rPr>
          </w:rPrChange>
        </w:rPr>
        <w:t xml:space="preserve">רבי ישמעאל</w:t>
      </w:r>
      <w:r>
        <w:rPr>
          <w:rStyle w:val="afffff3"/>
          <w:rtl/>
          <w:rPrChange w:id="9114" w:author="עריכה מהאתר" w:date="2026-10-19T06:44:48Z">
            <w:rPr>
              <w:rStyle w:val="afffff3"/>
              <w:rtl/>
            </w:rPr>
          </w:rPrChange>
        </w:rPr>
        <w:t xml:space="preserve">:</w:t>
      </w:r>
      <w:r>
        <w:rPr>
          <w:rtl/>
        </w:rPr>
        <w:t xml:space="preserve"> עז בת שנתה - ודאי לכהן, מכאן ואילך - ספק, </w:t>
      </w:r>
    </w:p>
    <w:p w14:paraId="2510CDE7" w14:textId="77777777" w:rsidR="00023BF3" w:rsidRDefault="00F63065" w:rsidP="00023BF3">
      <w:pPr>
        <w:pStyle w:val="afff5"/>
        <w:rPr>
          <w:rtl/>
        </w:rPr>
      </w:pPr>
      <w:r>
        <w:rPr>
          <w:rtl/>
        </w:rPr>
        <w:t xml:space="preserve">רחל בת שתים - ודאי לכהן, מכאן ואילך - ספק, </w:t>
      </w:r>
    </w:p>
    <w:p w14:paraId="10B7DF9A" w14:textId="77777777" w:rsidR="00023BF3" w:rsidRDefault="00F63065" w:rsidP="00023BF3">
      <w:pPr>
        <w:pStyle w:val="afff5"/>
        <w:rPr>
          <w:rtl/>
        </w:rPr>
      </w:pPr>
      <w:r>
        <w:rPr>
          <w:rtl/>
        </w:rPr>
        <w:t xml:space="preserve">פרה וחמור בנות שלש - ודאי לכהן, מכאן ואילך - ספק, </w:t>
      </w:r>
    </w:p>
    <w:p w14:paraId="7909D1C3" w14:textId="29863E63" w:rsidR="00023BF3" w:rsidRDefault="00F63065" w:rsidP="00023BF3">
      <w:pPr>
        <w:pStyle w:val="afff5"/>
        <w:rPr>
          <w:rtl/>
        </w:rPr>
      </w:pPr>
      <w:r>
        <w:rPr>
          <w:rStyle w:val="afffff3"/>
          <w:rtl/>
          <w:rPrChange w:id="9111" w:author="עריכה מהאתר" w:date="2026-10-19T06:44:48Z">
            <w:rPr>
              <w:rStyle w:val="afffff3"/>
              <w:rtl/>
            </w:rPr>
          </w:rPrChange>
        </w:rPr>
        <w:t xml:space="preserve">א"ל ר''ע:</w:t>
      </w:r>
      <w:r>
        <w:rPr>
          <w:rtl/>
        </w:rPr>
        <w:t xml:space="preserve"> אילו בוולד בלבד הבהמה נפטרת - כדבריך, </w:t>
      </w:r>
    </w:p>
    <w:p w14:paraId="08C1163C" w14:textId="77777777" w:rsidR="00B874E6" w:rsidRDefault="00023BF3" w:rsidP="00023BF3">
      <w:pPr>
        <w:pStyle w:val="afff5"/>
        <w:rPr>
          <w:rtl/>
        </w:rPr>
      </w:pPr>
      <w:r>
        <w:rPr>
          <w:rtl/>
        </w:rPr>
        <w:t xml:space="preserve">אלא אמרו סימן הוולד בבהמה דקה טינוף, ובגסה שיליא, ובאשה </w:t>
      </w:r>
      <w:r w:rsidR="00F63065">
        <w:rPr>
          <w:rtl/>
        </w:rPr>
        <w:t>שפיר ושיליא</w:t>
      </w:r>
      <w:r w:rsidR="0057284B">
        <w:rPr>
          <w:rtl/>
        </w:rPr>
        <w:t>.</w:t>
      </w:r>
    </w:p>
    <w:p w14:paraId="727EC0F4" w14:textId="77777777" w:rsidR="00023BF3" w:rsidRDefault="00F63065" w:rsidP="00023BF3">
      <w:pPr>
        <w:pStyle w:val="afff5"/>
        <w:rPr>
          <w:rtl/>
        </w:rPr>
      </w:pPr>
      <w:r>
        <w:rPr>
          <w:rtl/>
        </w:rPr>
        <w:t xml:space="preserve">זה הכלל: כל שידוע שביכרה - אין כאן לכהן כלום, </w:t>
      </w:r>
    </w:p>
    <w:p w14:paraId="03BD4396" w14:textId="77777777" w:rsidR="00B874E6" w:rsidRDefault="00F63065" w:rsidP="00023BF3">
      <w:pPr>
        <w:pStyle w:val="afff5"/>
        <w:rPr>
          <w:rtl/>
        </w:rPr>
      </w:pPr>
      <w:r>
        <w:rPr>
          <w:rtl/>
        </w:rPr>
        <w:t>וכל שלא ביכרה - הרי זה לכהן, ואם ספק - יאכל במומו לבעלים</w:t>
      </w:r>
      <w:r w:rsidR="0057284B">
        <w:rPr>
          <w:rtl/>
        </w:rPr>
        <w:t>.</w:t>
      </w:r>
    </w:p>
    <w:p w14:paraId="0ED6772F" w14:textId="77777777" w:rsidR="006542AA" w:rsidRDefault="00000000">
      <w:pPr>
        <w:pStyle w:val="affff7"/>
        <w:rPr>
          <w:rtl/>
        </w:rPr>
      </w:pPr>
      <w:r>
        <w:rPr>
          <w:rStyle w:val="afffff2"/>
          <w:rtl/>
          <w:rPrChange w:id="9118" w:author="עריכה מהאתר" w:date="2026-10-19T06:44:48Z">
            <w:rPr>
              <w:rStyle w:val="afffff2"/>
              <w:rtl/>
            </w:rPr>
          </w:rPrChange>
        </w:rPr>
        <w:t xml:space="preserve">מכאן ואילך למה ספק</w:t>
      </w:r>
    </w:p>
    <w:p w14:paraId="26D9EFB6" w14:textId="4127BAD0" w:rsidR="00651458" w:rsidRDefault="00F63065" w:rsidP="00F63065">
      <w:pPr>
        <w:rPr>
          <w:rtl/>
        </w:rPr>
      </w:pPr>
      <w:r>
        <w:rPr>
          <w:rtl/>
        </w:rPr>
        <w:t xml:space="preserve">מיכן ו</w:t>
      </w:r>
      <w:del w:id="9001" w:author="עריכה מהאתר" w:date="2026-10-12T07:11:22Z">
        <w:r>
          <w:rPr>
            <w:rtl/>
          </w:rPr>
          <w:delText xml:space="preserve">א</w:delText>
        </w:r>
      </w:del>
      <w:ins w:id="9002" w:author="עריכה מהאתר" w:date="2026-10-12T07:11:22Z">
        <w:r>
          <w:rPr>
            <w:rtl/>
          </w:rPr>
          <w:t xml:space="preserve">א חלקו</w:t>
        </w:r>
      </w:ins>
      <w:r>
        <w:rPr>
          <w:rtl/>
        </w:rPr>
        <w:t xml:space="preserve"> חלקוילך למה ספק? הטעם הלך אחר רוב בהמות, ורוב בהמות מתעברות ויולדות בתוך שנתן הם, והא ודאי מילד אוליד, לימא </w:t>
      </w:r>
      <w:r>
        <w:rPr>
          <w:rStyle w:val="27"/>
          <w:rtl/>
        </w:rPr>
        <w:t>רבי ישמעאל</w:t>
      </w:r>
      <w:r>
        <w:rPr>
          <w:rtl/>
        </w:rPr>
        <w:t xml:space="preserve"> כר' מאיר סבר, דחייש למיעוט! </w:t>
      </w:r>
    </w:p>
    <w:p w14:paraId="11CDEF23" w14:textId="77777777" w:rsidR="006542AA" w:rsidRDefault="00000000">
      <w:pPr>
        <w:pStyle w:val="36"/>
        <w:framePr w:wrap="notBeside"/>
      </w:pPr>
      <w:r>
        <w:t>ואין לומר</w:t>
      </w:r>
    </w:p>
    <w:p w14:paraId="245BD946" w14:textId="6F675FBA" w:rsidR="00307062" w:rsidRDefault="00307062" w:rsidP="00543860">
      <w:pPr>
        <w:pStyle w:val="011"/>
        <w:rPr>
          <w:rtl/>
        </w:rPr>
      </w:pPr>
      <w:r>
        <w:rPr>
          <w:rFonts w:hint="cs"/>
          <w:rtl/>
        </w:rPr>
        <w:t>דאפי' כר</w:t>
      </w:r>
      <w:r w:rsidR="00F63065">
        <w:rPr>
          <w:rtl/>
        </w:rPr>
        <w:t xml:space="preserve">בנן, </w:t>
      </w:r>
      <w:r>
        <w:rPr>
          <w:rFonts w:hint="cs"/>
          <w:rtl/>
        </w:rPr>
        <w:t xml:space="preserve">וה</w:t>
      </w:r>
      <w:del w:id="9001" w:author="עריכה מהאתר" w:date="2026-10-12T07:11:45Z">
        <w:r>
          <w:rPr>
            <w:rFonts w:hint="cs"/>
            <w:rtl/>
          </w:rPr>
          <w:delText xml:space="preserve">ך</w:delText>
        </w:r>
      </w:del>
      <w:ins w:id="9002" w:author="עריכה מהאתר" w:date="2026-10-12T07:11:45Z">
        <w:r>
          <w:rPr>
            <w:rFonts w:hint="cs"/>
            <w:rtl/>
          </w:rPr>
          <w:t xml:space="preserve">ך דחייש: א.</w:t>
        </w:r>
      </w:ins>
      <w:r>
        <w:rPr>
          <w:rFonts w:hint="cs"/>
          <w:rtl/>
        </w:rPr>
        <w:t xml:space="preserve"> דחייש: א. דאזלי' בתר רוב דווקא ברובא דישנו קמן </w:t>
      </w:r>
      <w:r w:rsidR="00F63065">
        <w:rPr>
          <w:rtl/>
        </w:rPr>
        <w:t xml:space="preserve">כגון תשע חנויות, וסנהדרין, </w:t>
      </w:r>
    </w:p>
    <w:p w14:paraId="72AB17CF" w14:textId="67804D41" w:rsidR="00651458" w:rsidRDefault="00307062" w:rsidP="00307062">
      <w:pPr>
        <w:rPr>
          <w:rtl/>
        </w:rPr>
      </w:pPr>
      <w:r>
        <w:rPr>
          <w:rFonts w:hint="cs"/>
          <w:rtl/>
        </w:rPr>
        <w:t xml:space="preserve">שהרי </w:t>
      </w:r>
      <w:r w:rsidR="00F63065">
        <w:rPr>
          <w:rtl/>
        </w:rPr>
        <w:t xml:space="preserve">קטן וקטנה, </w:t>
      </w:r>
      <w:r>
        <w:rPr>
          <w:rtl/>
        </w:rPr>
        <w:t>דרוב</w:t>
      </w:r>
      <w:r w:rsidR="00F63065">
        <w:rPr>
          <w:rtl/>
        </w:rPr>
        <w:t xml:space="preserve"> </w:t>
      </w:r>
      <w:del w:id="9001" w:author="עריכה מהאתר" w:date="2026-10-12T07:10:41Z">
        <w:r>
          <w:rPr>
            <w:rtl/>
          </w:rPr>
          <w:delText xml:space="preserve">דאינו</w:delText>
        </w:r>
      </w:del>
      <w:ins w:id="9002" w:author="עריכה מהאתר" w:date="2026-10-12T07:10:41Z">
        <w:r>
          <w:rPr>
            <w:rtl/>
          </w:rPr>
          <w:t xml:space="preserve">שאינו לפנינו- </w:t>
        </w:r>
        <w:r>
          <w:rPr>
            <w:rStyle w:val="27"/>
            <w:rtl/>
            <w:rPrChange w:id="9107" w:author="עריכה מהאתר" w:date="2026-10-19T06:44:48Z">
              <w:rPr>
                <w:rStyle w:val="27"/>
                <w:rtl/>
              </w:rPr>
            </w:rPrChange>
          </w:rPr>
          <w:t xml:space="preserve">ולרבנן</w:t>
        </w:r>
        <w:r>
          <w:rPr>
            <w:rtl/>
          </w:rPr>
          <w:t xml:space="preserve"> הולכים אחר ה</w:t>
        </w:r>
      </w:ins>
      <w:del w:id="9003" w:author="עריכה מהאתר" w:date="2026-10-12T07:10:41Z">
        <w:r>
          <w:rPr>
            <w:rtl/>
          </w:rPr>
          <w:delText xml:space="preserve"> קמן - וקאזלי רבנן בתר </w:delText>
        </w:r>
      </w:del>
      <w:r>
        <w:rPr>
          <w:rtl/>
        </w:rPr>
        <w:t>רוב</w:t>
      </w:r>
      <w:r w:rsidR="00F63065">
        <w:rPr>
          <w:rtl/>
        </w:rPr>
        <w:t xml:space="preserve"> </w:t>
      </w:r>
    </w:p>
    <w:p w14:paraId="28BD680C" w14:textId="4020A1FC" w:rsidR="006542AA" w:rsidRDefault="00000000">
      <w:pPr>
        <w:pStyle w:val="36"/>
        <w:framePr w:wrap="notBeside"/>
      </w:pPr>
      <w:r>
        <w:t>- דתנן:</w:t>
      </w:r>
    </w:p>
    <w:p w14:paraId="054D53FA" w14:textId="4C8DC5BF" w:rsidR="00651458" w:rsidRDefault="00F63065" w:rsidP="00651458">
      <w:pPr>
        <w:rPr>
          <w:rtl/>
        </w:rPr>
      </w:pPr>
      <w:r>
        <w:rPr>
          <w:rtl/>
        </w:rPr>
        <w:t xml:space="preserve">קטן וקטנה - </w:t>
      </w:r>
      <w:r w:rsidR="00651458">
        <w:rPr>
          <w:rStyle w:val="27"/>
          <w:rFonts w:hint="cs"/>
          <w:rtl/>
        </w:rPr>
        <w:t>ל</w:t>
      </w:r>
      <w:r>
        <w:rPr>
          <w:rStyle w:val="27"/>
          <w:rFonts w:hint="cs"/>
          <w:rtl/>
        </w:rPr>
        <w:t>ר"מ</w:t>
      </w:r>
      <w:r w:rsidR="00651458">
        <w:rPr>
          <w:rFonts w:hint="cs"/>
          <w:rtl/>
        </w:rPr>
        <w:t xml:space="preserve"> </w:t>
      </w:r>
      <w:r>
        <w:rPr>
          <w:rtl/>
        </w:rPr>
        <w:t xml:space="preserve">לא חולצין </w:t>
      </w:r>
      <w:r>
        <w:rPr>
          <w:rStyle w:val="affffe"/>
          <w:rFonts w:hint="eastAsia"/>
          <w:rtl/>
          <w:rPrChange w:id="9109" w:author="עריכה מהאתר" w:date="2026-10-19T06:44:48Z">
            <w:rPr>
              <w:rStyle w:val="affffe"/>
              <w:rFonts w:hint="eastAsia"/>
              <w:rtl/>
            </w:rPr>
          </w:rPrChange>
        </w:rPr>
        <w:t xml:space="preserve">איש</w:t>
      </w:r>
      <w:r>
        <w:rPr>
          <w:rtl/>
        </w:rPr>
        <w:t xml:space="preserve"> ולא מייבמין, </w:t>
      </w:r>
    </w:p>
    <w:p w14:paraId="029B5978" w14:textId="77777777" w:rsidR="006542AA" w:rsidRDefault="00000000">
      <w:pPr>
        <w:pStyle w:val="36"/>
        <w:framePr w:wrap="notBeside"/>
      </w:pPr>
      <w:r>
        <w:t>אמרו לו:</w:t>
      </w:r>
    </w:p>
    <w:p w14:paraId="1CC3F430" w14:textId="619B07B7" w:rsidR="00307062" w:rsidRDefault="00F63065" w:rsidP="00651458">
      <w:pPr>
        <w:rPr>
          <w:rtl/>
        </w:rPr>
      </w:pPr>
      <w:r>
        <w:rPr>
          <w:rtl/>
        </w:rPr>
        <w:t xml:space="preserve">יפה אמרת שאין חולצין - איש כתוב בפרשה, ומקישים אשה לאיש, </w:t>
      </w:r>
    </w:p>
    <w:p w14:paraId="247B93A2" w14:textId="68F50E73" w:rsidR="00651458" w:rsidRDefault="00307062" w:rsidP="00543860">
      <w:pPr>
        <w:pStyle w:val="021"/>
        <w:rPr>
          <w:rtl/>
        </w:rPr>
      </w:pPr>
      <w:r>
        <w:rPr>
          <w:rtl/>
        </w:rPr>
        <w:t xml:space="preserve">קטן - שמא ימצא סריס, קטנה - שמא תמצא איילונית ונמצאו פוגעין בערוה, </w:t>
      </w:r>
    </w:p>
    <w:p w14:paraId="33DB6F31" w14:textId="77777777" w:rsidR="006542AA" w:rsidRDefault="00000000">
      <w:pPr>
        <w:pStyle w:val="36"/>
        <w:framePr w:wrap="notBeside"/>
      </w:pPr>
      <w:r>
        <w:t>ורבנן</w:t>
      </w:r>
    </w:p>
    <w:p w14:paraId="04456D44" w14:textId="15B47149" w:rsidR="00307062" w:rsidRDefault="00F63065" w:rsidP="00543860">
      <w:pPr>
        <w:pStyle w:val="021"/>
        <w:rPr>
          <w:rtl/>
        </w:rPr>
      </w:pPr>
      <w:del w:id="9001" w:author="עריכה מהאתר" w:date="2026-10-12T07:10:50Z">
        <w:r>
          <w:rPr>
            <w:rtl/>
          </w:rPr>
          <w:delText xml:space="preserve">זיל בתר </w:delText>
        </w:r>
      </w:del>
      <w:ins w:id="9002" w:author="עריכה מהאתר" w:date="2026-10-12T07:10:50Z">
        <w:r>
          <w:rPr>
            <w:rtl/>
          </w:rPr>
          <w:t xml:space="preserve">לך אחר רוב קטנים, שאינם סריסים, ורוב קטנות לא איילונית</w:t>
        </w:r>
      </w:ins>
      <w:del w:id="9003" w:author="עריכה מהאתר" w:date="2026-10-12T07:10:50Z">
        <w:r>
          <w:rPr>
            <w:rFonts w:hint="cs"/>
            <w:rtl/>
          </w:rPr>
          <w:delText xml:space="preserve">רוב</w:delText>
        </w:r>
      </w:del>
      <w:del w:id="9004" w:author="עריכה מהאתר" w:date="2026-10-12T07:10:50Z">
        <w:r>
          <w:rPr>
            <w:rtl/>
          </w:rPr>
          <w:delText xml:space="preserve"> קטנים, ורוב קטנים לא</w:delText>
        </w:r>
      </w:del>
      <w:del w:id="9005" w:author="עריכה מהאתר" w:date="2026-10-12T07:10:50Z">
        <w:r>
          <w:rPr>
            <w:rtl/>
          </w:rPr>
          <w:delText xml:space="preserve"> סריסים </w:delText>
        </w:r>
      </w:del>
      <w:del w:id="9006" w:author="עריכה מהאתר" w:date="2026-10-12T07:10:50Z">
        <w:r>
          <w:rPr>
            <w:rtl/>
          </w:rPr>
          <w:delText xml:space="preserve">הם</w:delText>
        </w:r>
      </w:del>
      <w:del w:id="9007" w:author="עריכה מהאתר" w:date="2026-10-12T07:10:50Z">
        <w:r>
          <w:rPr>
            <w:rtl/>
          </w:rPr>
          <w:delText xml:space="preserve">, זיל בתר קטנות </w:delText>
        </w:r>
      </w:del>
      <w:del w:id="9008" w:author="עריכה מהאתר" w:date="2026-10-12T07:10:50Z">
        <w:r>
          <w:rPr>
            <w:rtl/>
          </w:rPr>
          <w:delText xml:space="preserve">ורוב קטנות לא איילונית הם</w:delText>
        </w:r>
      </w:del>
      <w:r>
        <w:rPr>
          <w:rtl/>
        </w:rPr>
        <w:t xml:space="preserve">! </w:t>
      </w:r>
    </w:p>
    <w:p w14:paraId="767D8199" w14:textId="77777777" w:rsidR="00307062" w:rsidRDefault="00307062" w:rsidP="00307062">
      <w:pPr>
        <w:pStyle w:val="afff0"/>
        <w:framePr w:wrap="around"/>
        <w:rPr>
          <w:rtl/>
        </w:rPr>
      </w:pPr>
      <w:r>
        <w:rPr>
          <w:rFonts w:hint="cs"/>
          <w:rtl/>
        </w:rPr>
        <w:t>כ.</w:t>
      </w:r>
    </w:p>
    <w:p w14:paraId="47E1B7C1" w14:textId="77777777" w:rsidR="006542AA" w:rsidRDefault="00000000">
      <w:pPr>
        <w:pStyle w:val="36"/>
        <w:framePr w:wrap="notBeside"/>
      </w:pPr>
      <w:r>
        <w:t>אלא רבא:</w:t>
      </w:r>
    </w:p>
    <w:p w14:paraId="3953339E" w14:textId="1B339346" w:rsidR="00B874E6" w:rsidRDefault="00F63065" w:rsidP="00307062">
      <w:pPr>
        <w:rPr>
          <w:rtl/>
        </w:rPr>
      </w:pPr>
      <w:del w:id="9001" w:author="עריכה מהאתר" w:date="2026-10-12T07:10:53Z">
        <w:r>
          <w:rPr>
            <w:rtl/>
          </w:rPr>
          <w:delText xml:space="preserve">ברור, </w:delText>
        </w:r>
      </w:del>
      <w:r>
        <w:rPr>
          <w:rStyle w:val="27"/>
          <w:rtl/>
        </w:rPr>
        <w:t>ר' ישמעאל</w:t>
      </w:r>
      <w:r>
        <w:rPr>
          <w:rtl/>
        </w:rPr>
        <w:t xml:space="preserve"> </w:t>
      </w:r>
      <w:r>
        <w:rPr>
          <w:rStyle w:val="27"/>
          <w:rtl/>
        </w:rPr>
        <w:t>כר"מ</w:t>
      </w:r>
      <w:r w:rsidR="00307062">
        <w:rPr>
          <w:rFonts w:hint="cs"/>
          <w:rtl/>
        </w:rPr>
        <w:t xml:space="preserve"> </w:t>
      </w:r>
      <w:r>
        <w:rPr>
          <w:rFonts w:hint="cs"/>
          <w:rtl/>
        </w:rPr>
        <w:t>סבר</w:t>
      </w:r>
      <w:r w:rsidR="00307062">
        <w:rPr>
          <w:rFonts w:hint="cs"/>
          <w:rtl/>
        </w:rPr>
        <w:t xml:space="preserve"> דחייש </w:t>
      </w:r>
      <w:r>
        <w:rPr>
          <w:rFonts w:hint="cs"/>
          <w:rtl/>
        </w:rPr>
        <w:t>למיעוט</w:t>
      </w:r>
      <w:r w:rsidR="0057284B">
        <w:rPr>
          <w:rtl/>
        </w:rPr>
        <w:t>.</w:t>
      </w:r>
    </w:p>
    <w:p w14:paraId="47EFF955" w14:textId="7FE9AF24" w:rsidR="006542AA" w:rsidRDefault="00000000">
      <w:pPr>
        <w:pStyle w:val="36"/>
        <w:framePr w:wrap="notBeside"/>
      </w:pPr>
      <w:r>
        <w:t>רבינא:</w:t>
      </w:r>
    </w:p>
    <w:p w14:paraId="5C3D0FEA" w14:textId="71C6095D" w:rsidR="00B874E6" w:rsidRDefault="00307062" w:rsidP="00543860">
      <w:pPr>
        <w:pStyle w:val="021"/>
        <w:rPr>
          <w:rtl/>
        </w:rPr>
      </w:pPr>
      <w:r>
        <w:rPr>
          <w:rtl/>
        </w:rPr>
        <w:lastRenderedPageBreak/>
        <w:t xml:space="preserve">אפי' </w:t>
      </w:r>
      <w:r>
        <w:rPr>
          <w:rFonts w:hint="cs"/>
          <w:rtl/>
        </w:rPr>
        <w:t>כ</w:t>
      </w:r>
      <w:r>
        <w:rPr>
          <w:rtl/>
        </w:rPr>
        <w:t xml:space="preserve">רבנן, </w:t>
      </w:r>
      <w:del w:id="9001" w:author="עריכה מהאתר" w:date="2026-10-12T07:10:55Z">
        <w:r>
          <w:rPr>
            <w:rtl/>
          </w:rPr>
          <w:delText xml:space="preserve">כי אזלי רבנן בתר </w:delText>
        </w:r>
      </w:del>
      <w:ins w:id="9002" w:author="עריכה מהאתר" w:date="2026-10-12T07:10:55Z">
        <w:r>
          <w:rPr>
            <w:rtl/>
          </w:rPr>
          <w:t xml:space="preserve">הלך אחר הרוב שאינו תלוי במעשה וכאן תלוי במעשה </w:t>
        </w:r>
        <w:r>
          <w:rPr>
            <w:rStyle w:val="affffd"/>
            <w:rtl/>
            <w:rPrChange w:id="9110" w:author="עריכה מהאתר" w:date="2026-10-19T06:44:48Z">
              <w:rPr>
                <w:rStyle w:val="affffd"/>
                <w:rtl/>
              </w:rPr>
            </w:rPrChange>
          </w:rPr>
          <w:t xml:space="preserve">של עיבור</w:t>
        </w:r>
      </w:ins>
      <w:del w:id="9003" w:author="עריכה מהאתר" w:date="2026-10-12T07:10:55Z">
        <w:r>
          <w:rPr>
            <w:rtl/>
          </w:rPr>
          <w:delText xml:space="preserve">רוב</w:delText>
        </w:r>
      </w:del>
      <w:del w:id="9004" w:author="עריכה מהאתר" w:date="2026-10-12T07:10:55Z">
        <w:r>
          <w:rPr>
            <w:rtl/>
          </w:rPr>
          <w:delText xml:space="preserve"> </w:delText>
        </w:r>
      </w:del>
      <w:del w:id="9005" w:author="עריכה מהאתר" w:date="2026-10-12T07:10:55Z">
        <w:r>
          <w:rPr>
            <w:rFonts w:hint="cs"/>
            <w:rtl/>
          </w:rPr>
          <w:delText xml:space="preserve">ב</w:delText>
        </w:r>
      </w:del>
      <w:del w:id="9006" w:author="עריכה מהאתר" w:date="2026-10-12T07:10:55Z">
        <w:r>
          <w:rPr>
            <w:rtl/>
          </w:rPr>
          <w:delText xml:space="preserve">דלא תלי במעשה, אבל </w:delText>
        </w:r>
      </w:del>
      <w:del w:id="9007" w:author="עריכה מהאתר" w:date="2026-10-12T07:10:55Z">
        <w:r>
          <w:rPr>
            <w:rtl/>
          </w:rPr>
          <w:delText xml:space="preserve">רוב</w:delText>
        </w:r>
      </w:del>
      <w:del w:id="9008" w:author="עריכה מהאתר" w:date="2026-10-12T07:10:55Z">
        <w:r>
          <w:rPr>
            <w:rtl/>
          </w:rPr>
          <w:delText xml:space="preserve"> דתלי במעשה - לא</w:delText>
        </w:r>
      </w:del>
      <w:del w:id="9009" w:author="עריכה מהאתר" w:date="2026-10-12T07:10:55Z">
        <w:r>
          <w:rPr>
            <w:rtl/>
          </w:rPr>
          <w:delText xml:space="preserve">.</w:delText>
        </w:r>
      </w:del>
    </w:p>
    <w:p w14:paraId="4918C238" w14:textId="77777777" w:rsidR="006542AA" w:rsidRDefault="00000000">
      <w:pPr>
        <w:pStyle w:val="36"/>
        <w:framePr w:wrap="notBeside"/>
      </w:pPr>
      <w:r w:rsidRPr="00543860">
        <w:t>ת"ר:</w:t>
      </w:r>
    </w:p>
    <w:p w14:paraId="55DFC18C" w14:textId="32E287BB" w:rsidR="00307062" w:rsidRDefault="004B366D" w:rsidP="009F73ED">
      <w:pPr>
        <w:pStyle w:val="a0"/>
        <w:rPr>
          <w:rtl/>
        </w:rPr>
        <w:pPrChange w:id="9046" w:author="עריכה מהאתר" w:date="2026-10-12T07:04:45Z">
          <w:pPr>
            <w:rPr>
              <w:rtl/>
            </w:rPr>
          </w:pPr>
        </w:pPrChange>
      </w:pPr>
      <w:r>
        <w:rPr>
          <w:rtl/>
        </w:rPr>
        <w:t xml:space="preserve">עז בת שנתה ודאי לכהן, מיכן ולהלן - ספק, </w:t>
      </w:r>
    </w:p>
    <w:p w14:paraId="04110496" w14:textId="377DE168" w:rsidR="006542AA" w:rsidRDefault="00000000" w:rsidP="009F73ED">
      <w:pPr>
        <w:pStyle w:val="a0"/>
        <w:rPr>
          <w:rtl/>
        </w:rPr>
        <w:pPrChange w:id="9048" w:author="עריכה מהאתר" w:date="2026-10-12T07:04:45Z">
          <w:pPr>
            <w:rPr>
              <w:rtl/>
            </w:rPr>
          </w:pPr>
        </w:pPrChange>
      </w:pPr>
      <w:r>
        <w:rPr>
          <w:rtl/>
        </w:rPr>
        <w:t>רחל בת שתים - ודאי לכהן, מיכן ולהלן - ספק,</w:t>
      </w:r>
    </w:p>
    <w:p w14:paraId="1BE9911D" w14:textId="733D2FC4" w:rsidR="008B6CD9" w:rsidRDefault="00F63065" w:rsidP="008B6CD9">
      <w:pPr>
        <w:rPr>
          <w:rtl/>
        </w:rPr>
      </w:pPr>
      <w:r>
        <w:rPr>
          <w:rtl/>
        </w:rPr>
        <w:t xml:space="preserve">פרה בת שלש - ודאי לכהן, מיכן ולהלן - ספק, חמורה - כפרה, </w:t>
      </w:r>
    </w:p>
    <w:p w14:paraId="6A70B5DD" w14:textId="0DA1C205" w:rsidR="006542AA" w:rsidRDefault="00000000">
      <w:pPr>
        <w:pStyle w:val="36"/>
        <w:framePr w:wrap="notBeside"/>
      </w:pPr>
      <w:r>
        <w:t xml:space="preserve">ר</w:t>
      </w:r>
      <w:del w:id="9001" w:author="עריכה מהאתר" w:date="2026-10-12T07:11:13Z">
        <w:r>
          <w:delText xml:space="preserve">יב"י</w:delText>
        </w:r>
      </w:del>
      <w:ins w:id="9002" w:author="עריכה מהאתר" w:date="2026-10-12T07:11:13Z">
        <w:r>
          <w:t xml:space="preserve">בי ישמעאל</w:t>
        </w:r>
      </w:ins>
      <w:r w:rsidR="00F63065">
        <w:t>:</w:t>
      </w:r>
    </w:p>
    <w:p w14:paraId="00FDBF33" w14:textId="4C64E6A0" w:rsidR="00307062" w:rsidRDefault="00F63065" w:rsidP="00307062">
      <w:pPr>
        <w:rPr>
          <w:rtl/>
        </w:rPr>
      </w:pPr>
      <w:r>
        <w:rPr>
          <w:rtl/>
        </w:rPr>
        <w:t xml:space="preserve">חמורה בת ארבע שנים,</w:t>
      </w:r>
      <w:del w:id="9001" w:author="עריכה מהאתר" w:date="2026-10-12T07:11:15Z">
        <w:r>
          <w:rPr>
            <w:rtl/>
          </w:rPr>
          <w:delText xml:space="preserve"> עד כאן דברי </w:delText>
        </w:r>
      </w:del>
      <w:del w:id="9002" w:author="עריכה מהאתר" w:date="2026-10-12T07:11:15Z">
        <w:r>
          <w:rPr>
            <w:rtl/>
            <w:rPrChange w:id="9047" w:author="עריכה מהאתר" w:date="2026-10-12T07:04:45Z">
              <w:rPr>
                <w:rtl/>
              </w:rPr>
            </w:rPrChange>
          </w:rPr>
          <w:delText xml:space="preserve">רבי ישמעאל</w:delText>
        </w:r>
      </w:del>
      <w:del w:id="9003" w:author="עריכה מהאתר" w:date="2026-10-12T07:11:15Z">
        <w:r>
          <w:rPr>
            <w:rtl/>
          </w:rPr>
          <w:delText xml:space="preserve">,</w:delText>
        </w:r>
      </w:del>
    </w:p>
    <w:p>
      <w:pPr>
        <w:pStyle w:val="36"/>
        <w:rPr>
          <w:ins w:id="9802" w:author="עריכה מהאתר" w:date="2026-10-12T07:11:10Z"/>
        </w:rPr>
      </w:pPr>
      <w:ins w:id="9803" w:author="עריכה מהאתר" w:date="2026-10-12T07:11:10Z">
        <w:r>
          <w:t xml:space="preserve">רבי יהושע</w:t>
        </w:r>
      </w:ins>
    </w:p>
    <w:p w14:paraId="219CA7D3" w14:textId="016C9819" w:rsidR="004B366D" w:rsidRDefault="00F63065" w:rsidP="00307062">
      <w:pPr>
        <w:rPr>
          <w:rtl/>
        </w:rPr>
      </w:pPr>
      <w:del w:id="9801" w:author="עריכה מהאתר" w:date="2026-10-12T07:11:10Z">
        <w:r>
          <w:rPr>
            <w:rtl/>
          </w:rPr>
          <w:delText xml:space="preserve">רבי יהושע </w:delText>
        </w:r>
      </w:del>
      <w:del w:id="9001" w:author="עריכה מהאתר" w:date="2026-10-12T07:11:17Z">
        <w:r>
          <w:rPr>
            <w:rtl/>
          </w:rPr>
          <w:delText xml:space="preserve">וכשנאמרו דברים לפני </w:delText>
        </w:r>
      </w:del>
      <w:ins w:id="9002" w:author="עריכה מהאתר" w:date="2026-10-12T07:11:17Z">
        <w:r>
          <w:rPr>
            <w:rtl/>
          </w:rPr>
          <w:t xml:space="preserve">צאו </w:t>
        </w:r>
      </w:ins>
      <w:del w:id="9003" w:author="עריכה מהאתר" w:date="2026-10-12T07:11:17Z">
        <w:r>
          <w:rPr>
            <w:rStyle w:val="27"/>
            <w:rtl/>
          </w:rPr>
          <w:delText xml:space="preserve">רבי</w:delText>
        </w:r>
      </w:del>
      <w:del w:id="9004" w:author="עריכה מהאתר" w:date="2026-10-12T07:11:17Z">
        <w:r>
          <w:rPr>
            <w:rtl/>
          </w:rPr>
          <w:delText xml:space="preserve"> יהושע, אמר להן,צאו </w:delText>
        </w:r>
      </w:del>
    </w:p>
    <w:p w14:paraId="11DF0826" w14:textId="11DF5482" w:rsidR="004B366D" w:rsidRDefault="00F63065" w:rsidP="00307062">
      <w:pPr>
        <w:rPr>
          <w:rtl/>
        </w:rPr>
      </w:pPr>
      <w:r>
        <w:rPr>
          <w:rtl/>
        </w:rPr>
        <w:t>אמרו ל</w:t>
      </w:r>
      <w:r>
        <w:rPr>
          <w:rStyle w:val="27"/>
          <w:rtl/>
        </w:rPr>
        <w:t>ר' ישמעאל</w:t>
      </w:r>
      <w:r>
        <w:rPr>
          <w:rtl/>
        </w:rPr>
        <w:t xml:space="preserve"> טעית! אילו בוולד בלבד הבהמה נפטרת - היה כדבריך, </w:t>
      </w:r>
    </w:p>
    <w:p w14:paraId="34484527" w14:textId="3FB9B194" w:rsidR="00B874E6" w:rsidRDefault="00307062" w:rsidP="00307062">
      <w:pPr>
        <w:rPr>
          <w:rtl/>
        </w:rPr>
      </w:pPr>
      <w:r>
        <w:rPr>
          <w:rtl/>
        </w:rPr>
        <w:t>אבל אמרו</w:t>
      </w:r>
      <w:r>
        <w:rPr>
          <w:rFonts w:hint="cs"/>
          <w:rtl/>
        </w:rPr>
        <w:t xml:space="preserve"> </w:t>
      </w:r>
      <w:r w:rsidR="00F63065">
        <w:rPr>
          <w:rtl/>
        </w:rPr>
        <w:t xml:space="preserve">סימן הוולד בבהמה דקה - טינוף, ובגסה שליא, ובאשה - </w:t>
      </w:r>
      <w:r>
        <w:rPr>
          <w:rtl/>
        </w:rPr>
        <w:t>יפה</w:t>
      </w:r>
      <w:r w:rsidR="00F63065">
        <w:rPr>
          <w:rtl/>
        </w:rPr>
        <w:t xml:space="preserve"> ושליא</w:t>
      </w:r>
      <w:r w:rsidR="0057284B">
        <w:rPr>
          <w:rtl/>
        </w:rPr>
        <w:t>.</w:t>
      </w:r>
    </w:p>
    <w:p w14:paraId="5391B2DC" w14:textId="77777777" w:rsidR="006542AA" w:rsidRDefault="00000000">
      <w:pPr>
        <w:pStyle w:val="36"/>
        <w:framePr w:wrap="notBeside"/>
      </w:pPr>
      <w:r>
        <w:t>ואני</w:t>
      </w:r>
    </w:p>
    <w:p w14:paraId="17878145" w14:textId="51DE5700" w:rsidR="008B6CD9" w:rsidRDefault="00F63065" w:rsidP="00F63065">
      <w:pPr>
        <w:rPr>
          <w:rtl/>
        </w:rPr>
      </w:pPr>
      <w:r>
        <w:rPr>
          <w:rtl/>
        </w:rPr>
        <w:t>אין אני אומר כן, אלא: עז שטינ</w:t>
      </w:r>
      <w:r w:rsidR="00307062">
        <w:rPr>
          <w:rtl/>
        </w:rPr>
        <w:t>פה בת ששה</w:t>
      </w:r>
      <w:r>
        <w:rPr>
          <w:rtl/>
        </w:rPr>
        <w:t xml:space="preserve"> יולדת בתוך שנתה, </w:t>
      </w:r>
    </w:p>
    <w:p w14:paraId="4477000B" w14:textId="77777777" w:rsidR="00B874E6" w:rsidRDefault="008B6CD9" w:rsidP="00F63065">
      <w:pPr>
        <w:rPr>
          <w:rtl/>
        </w:rPr>
      </w:pPr>
      <w:r>
        <w:rPr>
          <w:rtl/>
        </w:rPr>
        <w:tab/>
      </w:r>
      <w:r>
        <w:rPr>
          <w:rtl/>
        </w:rPr>
        <w:tab/>
      </w:r>
      <w:r>
        <w:rPr>
          <w:rtl/>
        </w:rPr>
        <w:tab/>
      </w:r>
      <w:r>
        <w:rPr>
          <w:rtl/>
        </w:rPr>
        <w:tab/>
      </w:r>
      <w:r>
        <w:rPr>
          <w:rtl/>
        </w:rPr>
        <w:tab/>
      </w:r>
      <w:r w:rsidR="00F63065">
        <w:rPr>
          <w:rtl/>
        </w:rPr>
        <w:t>רחל שטינפה בת שנתה - יולדת בתוך שתים</w:t>
      </w:r>
      <w:r w:rsidR="0057284B">
        <w:rPr>
          <w:rtl/>
        </w:rPr>
        <w:t>.</w:t>
      </w:r>
    </w:p>
    <w:p w14:paraId="244986E1" w14:textId="57747981" w:rsidR="006542AA" w:rsidRDefault="00000000">
      <w:pPr>
        <w:pStyle w:val="36"/>
        <w:framePr w:wrap="notBeside"/>
      </w:pPr>
      <w:r>
        <w:t> </w:t>
      </w:r>
      <w:r w:rsidR="00307062">
        <w:t>א</w:t>
      </w:r>
      <w:r>
        <w:t>ר"ע:</w:t>
      </w:r>
    </w:p>
    <w:p w14:paraId="33C83A42" w14:textId="2FBE90A9" w:rsidR="00E71A0C" w:rsidRDefault="00F63065" w:rsidP="00F63065">
      <w:pPr>
        <w:rPr>
          <w:rtl/>
        </w:rPr>
      </w:pPr>
      <w:r>
        <w:rPr>
          <w:rtl/>
        </w:rPr>
        <w:t>אני לא באתי ליד</w:t>
      </w:r>
      <w:r w:rsidR="00E71A0C">
        <w:rPr>
          <w:rtl/>
        </w:rPr>
        <w:t xml:space="preserve">י מדה זו, אלא כל שידוע שביכרה </w:t>
      </w:r>
      <w:r>
        <w:rPr>
          <w:rtl/>
        </w:rPr>
        <w:t xml:space="preserve">אין כאן לכהן כלום, </w:t>
      </w:r>
    </w:p>
    <w:p w14:paraId="236FCB9F" w14:textId="77777777" w:rsidR="00B874E6" w:rsidRDefault="00E71A0C" w:rsidP="00F63065">
      <w:pPr>
        <w:rPr>
          <w:rtl/>
        </w:rPr>
      </w:pPr>
      <w:r>
        <w:rPr>
          <w:rtl/>
        </w:rPr>
        <w:tab/>
      </w:r>
      <w:r>
        <w:rPr>
          <w:rtl/>
        </w:rPr>
        <w:tab/>
      </w:r>
      <w:r>
        <w:rPr>
          <w:rtl/>
        </w:rPr>
        <w:tab/>
      </w:r>
      <w:r>
        <w:rPr>
          <w:rtl/>
        </w:rPr>
        <w:tab/>
      </w:r>
      <w:r>
        <w:rPr>
          <w:rtl/>
        </w:rPr>
        <w:tab/>
      </w:r>
      <w:r>
        <w:rPr>
          <w:rtl/>
        </w:rPr>
        <w:tab/>
      </w:r>
      <w:r w:rsidR="00F63065">
        <w:rPr>
          <w:rtl/>
        </w:rPr>
        <w:t>וכל שלא ביכרה - הרי זו לכהן, ספק - יאכל במומו לבעלים</w:t>
      </w:r>
      <w:r w:rsidR="0057284B">
        <w:rPr>
          <w:rtl/>
        </w:rPr>
        <w:t>.</w:t>
      </w:r>
    </w:p>
    <w:p w14:paraId="12E35DD8" w14:textId="77777777" w:rsidR="006542AA" w:rsidRDefault="00000000">
      <w:pPr>
        <w:pStyle w:val="36"/>
        <w:framePr w:wrap="notBeside"/>
      </w:pPr>
      <w:r>
        <w:t>לימא</w:t>
      </w:r>
    </w:p>
    <w:p w14:paraId="3793DB18" w14:textId="211308E8" w:rsidR="00E71A0C" w:rsidRDefault="00F63065" w:rsidP="00E71A0C">
      <w:pPr>
        <w:rPr>
          <w:rtl/>
        </w:rPr>
      </w:pPr>
      <w:r>
        <w:rPr>
          <w:rtl/>
        </w:rPr>
        <w:t xml:space="preserve">בטינוף פוטר </w:t>
      </w:r>
      <w:del w:id="9001" w:author="עריכה מהאתר" w:date="2026-10-12T07:11:24Z">
        <w:r>
          <w:rPr>
            <w:rtl/>
          </w:rPr>
          <w:delText xml:space="preserve">חלקו, </w:delText>
        </w:r>
      </w:del>
      <w:ins w:id="9002" w:author="עריכה מהאתר" w:date="2026-10-12T07:11:24Z">
        <w:r>
          <w:rPr>
            <w:rtl/>
          </w:rPr>
          <w:t xml:space="preserve">, </w:t>
        </w:r>
        <w:r>
          <w:rPr>
            <w:rStyle w:val="27"/>
            <w:rtl/>
            <w:rPrChange w:id="9119" w:author="עריכה מהאתר" w:date="2026-10-19T06:44:48Z">
              <w:rPr>
                <w:rStyle w:val="27"/>
                <w:rtl/>
              </w:rPr>
            </w:rPrChange>
          </w:rPr>
          <w:t xml:space="preserve">לרי''ש:</w:t>
        </w:r>
        <w:r>
          <w:rPr>
            <w:rtl/>
          </w:rPr>
          <w:t xml:space="preserve"> אינו פוטר, </w:t>
        </w:r>
        <w:r>
          <w:rPr>
            <w:rStyle w:val="27"/>
            <w:rtl/>
            <w:rPrChange w:id="9120" w:author="עריכה מהאתר" w:date="2026-10-19T06:44:48Z">
              <w:rPr>
                <w:rStyle w:val="27"/>
                <w:rtl/>
              </w:rPr>
            </w:rPrChange>
          </w:rPr>
          <w:t xml:space="preserve">ולרי"ה</w:t>
        </w:r>
      </w:ins>
      <w:del w:id="9003" w:author="עריכה מהאתר" w:date="2026-10-12T07:11:24Z">
        <w:r>
          <w:rPr>
            <w:rStyle w:val="27"/>
            <w:rtl/>
          </w:rPr>
          <w:delText xml:space="preserve">רבי ישמעאל</w:delText>
        </w:r>
      </w:del>
      <w:del w:id="9004" w:author="עריכה מהאתר" w:date="2026-10-12T07:11:24Z">
        <w:r>
          <w:rPr>
            <w:rtl/>
          </w:rPr>
          <w:delText xml:space="preserve"> סבר: טינוף אינו פוטר, </w:delText>
        </w:r>
      </w:del>
      <w:del w:id="9005" w:author="עריכה מהאתר" w:date="2026-10-12T07:11:24Z">
        <w:r>
          <w:rPr>
            <w:rStyle w:val="27"/>
            <w:rtl/>
          </w:rPr>
          <w:delText xml:space="preserve">ורבי</w:delText>
        </w:r>
      </w:del>
      <w:del w:id="9006" w:author="עריכה מהאתר" w:date="2026-10-12T07:11:24Z">
        <w:r>
          <w:rPr>
            <w:rtl/>
          </w:rPr>
          <w:delText xml:space="preserve"> יהושע סבר</w:delText>
        </w:r>
      </w:del>
      <w:r>
        <w:rPr>
          <w:rStyle w:val="27"/>
          <w:rtl/>
          <w:rPrChange w:id="9121" w:author="עריכה מהאתר" w:date="2026-10-19T06:44:48Z">
            <w:rPr>
              <w:rStyle w:val="27"/>
              <w:rtl/>
            </w:rPr>
          </w:rPrChange>
        </w:rPr>
        <w:t xml:space="preserve">:</w:t>
      </w:r>
      <w:r>
        <w:rPr>
          <w:rtl/>
        </w:rPr>
        <w:t xml:space="preserve"> טינוף פוטר, </w:t>
      </w:r>
    </w:p>
    <w:p w14:paraId="3E490754" w14:textId="77777777" w:rsidR="006542AA" w:rsidRDefault="00000000">
      <w:pPr>
        <w:pStyle w:val="36"/>
        <w:framePr w:wrap="notBeside"/>
      </w:pPr>
      <w:r>
        <w:t>ודחי'</w:t>
      </w:r>
    </w:p>
    <w:p w14:paraId="12AAF2AB" w14:textId="4ECCD10F" w:rsidR="00E71A0C" w:rsidRDefault="00E71A0C" w:rsidP="00E71A0C">
      <w:pPr>
        <w:rPr>
          <w:rtl/>
        </w:rPr>
      </w:pPr>
      <w:r>
        <w:rPr>
          <w:rFonts w:hint="cs"/>
          <w:rtl/>
        </w:rPr>
        <w:t xml:space="preserve">דאם </w:t>
      </w:r>
      <w:del w:id="9001" w:author="עריכה מהאתר" w:date="2026-10-12T07:11:29Z">
        <w:r>
          <w:rPr>
            <w:rtl/>
          </w:rPr>
          <w:delText xml:space="preserve">דחזינן דטינוף </w:delText>
        </w:r>
      </w:del>
      <w:ins w:id="9002" w:author="עריכה מהאתר" w:date="2026-10-12T07:11:29Z">
        <w:r>
          <w:rPr>
            <w:rtl/>
          </w:rPr>
          <w:t xml:space="preserve">רואים טינוף </w:t>
        </w:r>
        <w:r>
          <w:rPr>
            <w:rStyle w:val="27"/>
            <w:rtl/>
            <w:rPrChange w:id="9001" w:author="עריכה מהאתר" w:date="2026-10-12T07:11:31Z">
              <w:rPr>
                <w:rtl/>
              </w:rPr>
            </w:rPrChange>
          </w:rPr>
          <w:t xml:space="preserve">לכו"ע</w:t>
        </w:r>
      </w:ins>
      <w:del w:id="9003" w:author="עריכה מהאתר" w:date="2026-10-12T07:11:29Z">
        <w:r>
          <w:rPr>
            <w:rtl/>
          </w:rPr>
          <w:delText xml:space="preserve">-</w:delText>
        </w:r>
      </w:del>
      <w:del w:id="9004" w:author="עריכה מהאתר" w:date="2026-10-12T07:11:29Z">
        <w:r>
          <w:rPr>
            <w:rtl/>
          </w:rPr>
          <w:delText xml:space="preserve"> </w:delText>
        </w:r>
      </w:del>
      <w:del w:id="9005" w:author="עריכה מהאתר" w:date="2026-10-12T07:11:29Z">
        <w:r>
          <w:rPr>
            <w:rFonts w:hint="cs"/>
            <w:rtl/>
          </w:rPr>
          <w:delText xml:space="preserve">דכו"ע</w:delText>
        </w:r>
      </w:del>
      <w:del w:id="9006" w:author="עריכה מהאתר" w:date="2026-10-12T07:11:29Z">
        <w:r>
          <w:rPr>
            <w:rtl/>
          </w:rPr>
          <w:delText xml:space="preserve"> לא </w:delText>
        </w:r>
      </w:del>
      <w:del w:id="9007" w:author="עריכה מהאתר" w:date="2026-10-12T07:11:29Z">
        <w:r>
          <w:rPr>
            <w:rtl/>
          </w:rPr>
          <w:delText xml:space="preserve">חלקו</w:delText>
        </w:r>
      </w:del>
      <w:del w:id="9008" w:author="עריכה מהאתר" w:date="2026-10-12T07:11:29Z">
        <w:r>
          <w:rPr>
            <w:rtl/>
          </w:rPr>
          <w:delText xml:space="preserve"> דטינוף</w:delText>
        </w:r>
      </w:del>
      <w:r>
        <w:rPr>
          <w:rtl/>
        </w:rPr>
        <w:t xml:space="preserve"> פוטר, </w:t>
      </w:r>
      <w:r>
        <w:rPr>
          <w:rtl/>
        </w:rPr>
        <w:t xml:space="preserve">וכ</w:t>
      </w:r>
      <w:del w:id="9001" w:author="עריכה מהאתר" w:date="2026-10-12T07:11:35Z">
        <w:r>
          <w:rPr>
            <w:rtl/>
          </w:rPr>
          <w:delText xml:space="preserve">אן</w:delText>
        </w:r>
      </w:del>
      <w:ins w:id="9002" w:author="עריכה מהאתר" w:date="2026-10-12T07:11:35Z">
        <w:r>
          <w:rPr>
            <w:rtl/>
          </w:rPr>
          <w:t xml:space="preserve">אן חלקו וכאן </w:t>
        </w:r>
      </w:ins>
      <w:del w:id="9003" w:author="עריכה מהאתר" w:date="2026-10-12T07:11:35Z">
        <w:r>
          <w:rPr>
            <w:rtl/>
          </w:rPr>
          <w:delText xml:space="preserve"> </w:delText>
        </w:r>
      </w:del>
      <w:r>
        <w:rPr>
          <w:rtl/>
        </w:rPr>
        <w:t xml:space="preserve">בחוששין לטינוף </w:t>
      </w:r>
      <w:r>
        <w:rPr>
          <w:rFonts w:hint="cs"/>
          <w:rtl/>
        </w:rPr>
        <w:t>חלקו</w:t>
      </w:r>
      <w:r w:rsidR="00F63065">
        <w:rPr>
          <w:rtl/>
        </w:rPr>
        <w:t xml:space="preserve">, </w:t>
      </w:r>
    </w:p>
    <w:p w14:paraId="432C32BB" w14:textId="77777777" w:rsidR="006542AA" w:rsidRDefault="00000000">
      <w:pPr>
        <w:pStyle w:val="36"/>
        <w:framePr w:wrap="notBeside"/>
      </w:pPr>
      <w:r>
        <w:t>רבי ישמעאל סבר:</w:t>
      </w:r>
    </w:p>
    <w:p w14:paraId="11A31B02" w14:textId="227CF92E" w:rsidR="00B874E6" w:rsidRDefault="00F63065" w:rsidP="00E71A0C">
      <w:pPr>
        <w:rPr>
          <w:rtl/>
        </w:rPr>
      </w:pPr>
      <w:r>
        <w:rPr>
          <w:rtl/>
        </w:rPr>
        <w:t xml:space="preserve">אין חוששין לטינוף, </w:t>
      </w:r>
      <w:r>
        <w:rPr>
          <w:rStyle w:val="27"/>
          <w:rtl/>
        </w:rPr>
        <w:t>ור' יהושע</w:t>
      </w:r>
      <w:r>
        <w:rPr>
          <w:rtl/>
        </w:rPr>
        <w:t xml:space="preserve"> סבר: חוששין לטינוף</w:t>
      </w:r>
      <w:r w:rsidR="0057284B">
        <w:rPr>
          <w:rtl/>
        </w:rPr>
        <w:t>.</w:t>
      </w:r>
    </w:p>
    <w:p w14:paraId="490B8A30" w14:textId="77777777" w:rsidR="006542AA" w:rsidRDefault="00000000">
      <w:pPr>
        <w:pStyle w:val="36"/>
        <w:framePr w:wrap="notBeside"/>
      </w:pPr>
      <w:r>
        <w:t>והך</w:t>
      </w:r>
    </w:p>
    <w:p w14:paraId="5AC12B1A" w14:textId="155B5790" w:rsidR="008B6CD9" w:rsidRDefault="008B6CD9" w:rsidP="008B6CD9">
      <w:pPr>
        <w:rPr>
          <w:rtl/>
        </w:rPr>
      </w:pPr>
      <w:r>
        <w:rPr>
          <w:rFonts w:hint="cs"/>
          <w:rtl/>
        </w:rPr>
        <w:t>לחומרא אבל לא קולא</w:t>
      </w:r>
    </w:p>
    <w:p w14:paraId="3F9F7237" w14:textId="26ADD456" w:rsidR="006542AA" w:rsidRDefault="00000000">
      <w:pPr>
        <w:pStyle w:val="36"/>
        <w:framePr w:wrap="notBeside"/>
      </w:pPr>
      <w:r>
        <w:t>ואב"א</w:t>
      </w:r>
      <w:r w:rsidR="00F63065">
        <w:t>:</w:t>
      </w:r>
    </w:p>
    <w:p w14:paraId="62ED85CA" w14:textId="7FD0E523" w:rsidR="008B6CD9" w:rsidRDefault="008B6CD9" w:rsidP="008B6CD9">
      <w:pPr>
        <w:rPr>
          <w:rtl/>
        </w:rPr>
      </w:pPr>
      <w:r>
        <w:rPr>
          <w:rtl/>
        </w:rPr>
        <w:t>בין חלקו לקולא בין לחומרא חייש, וכאן</w:t>
      </w:r>
      <w:r w:rsidR="00F63065">
        <w:rPr>
          <w:rtl/>
        </w:rPr>
        <w:t xml:space="preserve"> במטנפת וחוזרת ויולדת בתוך שנתה </w:t>
      </w:r>
      <w:r>
        <w:rPr>
          <w:rtl/>
        </w:rPr>
        <w:t>חלקו</w:t>
      </w:r>
      <w:r w:rsidR="00F63065">
        <w:rPr>
          <w:rtl/>
        </w:rPr>
        <w:t xml:space="preserve">, </w:t>
      </w:r>
    </w:p>
    <w:p w14:paraId="4D32801B" w14:textId="77777777" w:rsidR="006542AA" w:rsidRDefault="00000000">
      <w:pPr>
        <w:pStyle w:val="36"/>
        <w:framePr w:wrap="notBeside"/>
      </w:pPr>
      <w:r>
        <w:t>רבי ישמעאל סבר:</w:t>
      </w:r>
    </w:p>
    <w:p w14:paraId="256970F7" w14:textId="79B8AABE" w:rsidR="00E71A0C" w:rsidRDefault="00F63065" w:rsidP="008B6CD9">
      <w:pPr>
        <w:rPr>
          <w:rtl/>
        </w:rPr>
      </w:pPr>
      <w:r>
        <w:rPr>
          <w:rStyle w:val="27"/>
          <w:rtl/>
          <w:rPrChange w:id="9122" w:author="עריכה מהאתר" w:date="2026-10-19T06:44:48Z">
            <w:rPr>
              <w:rStyle w:val="27"/>
              <w:rtl/>
            </w:rPr>
          </w:rPrChange>
        </w:rPr>
        <w:t xml:space="preserve">ולרי''ה</w:t>
      </w:r>
      <w:r>
        <w:rPr>
          <w:rtl/>
        </w:rPr>
        <w:t> מטנפת חוזרת ויולדת בתוך שנתה, </w:t>
      </w:r>
    </w:p>
    <w:p w14:paraId="591F6F72" w14:textId="77777777" w:rsidR="006542AA" w:rsidRDefault="00000000">
      <w:pPr>
        <w:pStyle w:val="36"/>
        <w:framePr w:wrap="notBeside"/>
      </w:pPr>
      <w:r>
        <w:t>ור' יהושע סבר:</w:t>
      </w:r>
    </w:p>
    <w:p w14:paraId="26035FB4" w14:textId="5D54408F" w:rsidR="00E71A0C" w:rsidRDefault="00F63065" w:rsidP="00F63065">
      <w:pPr>
        <w:rPr>
          <w:rtl/>
        </w:rPr>
      </w:pPr>
      <w:r>
        <w:rPr>
          <w:rtl/>
        </w:rPr>
        <w:t xml:space="preserve">ואני איני אומר כן, אלא עז שטינפה בת ששה - יולדת תוך שנתה, </w:t>
      </w:r>
    </w:p>
    <w:p w14:paraId="6A7B3675" w14:textId="77777777" w:rsidR="008B6CD9" w:rsidRDefault="00F63065" w:rsidP="00F63065">
      <w:pPr>
        <w:rPr>
          <w:rtl/>
        </w:rPr>
      </w:pPr>
      <w:r>
        <w:rPr>
          <w:rtl/>
        </w:rPr>
        <w:t xml:space="preserve">רחל שטינפה בת שנתה - יולדת בתוך שתים </w:t>
      </w:r>
    </w:p>
    <w:p>
      <w:pPr>
        <w:pStyle w:val="36"/>
        <w:rPr>
          <w:ins w:id="9802" w:author="עריכה מהאתר" w:date="2026-10-12T07:11:50Z"/>
        </w:rPr>
      </w:pPr>
      <w:ins w:id="9803" w:author="עריכה מהאתר" w:date="2026-10-12T07:11:50Z">
        <w:r>
          <w:t xml:space="preserve">מה</w:t>
        </w:r>
      </w:ins>
    </w:p>
    <w:p w14:paraId="13E51DF1" w14:textId="19B06730" w:rsidR="00E71A0C" w:rsidRDefault="00F63065" w:rsidP="00F63065">
      <w:pPr>
        <w:rPr>
          <w:ins w:id="9501" w:author="עריכה מהאתר" w:date="2026-10-12T07:04:52Z"/>
          <w:rtl/>
        </w:rPr>
      </w:pPr>
      <w:del w:id="9801" w:author="עריכה מהאתר" w:date="2026-10-12T07:11:50Z">
        <w:r>
          <w:rPr>
            <w:rtl/>
          </w:rPr>
          <w:delText xml:space="preserve">מה </w:delText>
        </w:r>
      </w:del>
      <w:del w:id="9001" w:author="עריכה מהאתר" w:date="2026-10-12T07:11:55Z">
        <w:r>
          <w:rPr>
            <w:rtl/>
          </w:rPr>
          <w:delText xml:space="preserve">יש בין גמריה </w:delText>
        </w:r>
      </w:del>
      <w:ins w:id="9002" w:author="עריכה מהאתר" w:date="2026-10-12T07:11:55Z">
        <w:r>
          <w:rPr>
            <w:rtl/>
          </w:rPr>
          <w:t xml:space="preserve">בין גמריה </w:t>
        </w:r>
        <w:r>
          <w:rPr>
            <w:rStyle w:val="affffd"/>
            <w:rtl/>
            <w:rPrChange w:id="9001" w:author="עריכה מהאתר" w:date="2026-10-12T07:16:51Z">
              <w:rPr>
                <w:rtl/>
              </w:rPr>
            </w:rPrChange>
          </w:rPr>
          <w:t xml:space="preserve">שקיבל רי''ה במסורת</w:t>
        </w:r>
        <w:r>
          <w:rPr>
            <w:rtl/>
          </w:rPr>
          <w:t xml:space="preserve"> לסברתו </w:t>
        </w:r>
        <w:r>
          <w:rPr>
            <w:rStyle w:val="affffd"/>
            <w:rtl/>
            <w:rPrChange w:id="9123" w:author="עריכה מהאתר" w:date="2026-10-19T06:44:48Z">
              <w:rPr>
                <w:rStyle w:val="affffd"/>
                <w:rtl/>
              </w:rPr>
            </w:rPrChange>
          </w:rPr>
          <w:t xml:space="preserve">שאמר 'ואני אין אני אומר כן.</w:t>
        </w:r>
        <w:r>
          <w:rPr>
            <w:rtl/>
          </w:rPr>
          <w:t xml:space="preserve"> </w:t>
        </w:r>
        <w:r>
          <w:rPr>
            <w:rStyle w:val="affffd"/>
            <w:rtl/>
            <w:rPrChange w:id="9124" w:author="עריכה מהאתר" w:date="2026-10-19T06:44:48Z">
              <w:rPr>
                <w:rStyle w:val="affffd"/>
                <w:rtl/>
              </w:rPr>
            </w:rPrChange>
          </w:rPr>
          <w:t xml:space="preserve">והרי שניהם ס''ל שטינפה בתוך שנתה ראשונה יכולה ללדת</w:t>
        </w:r>
      </w:ins>
      <w:del w:id="9003" w:author="עריכה מהאתר" w:date="2026-10-12T07:11:55Z">
        <w:r>
          <w:rPr>
            <w:rStyle w:val="affffd"/>
            <w:rtl/>
            <w:rPrChange w:id="9050" w:author="עריכה מהאתר" w:date="2026-10-12T07:04:45Z">
              <w:rPr>
                <w:rStyle w:val="affffd"/>
                <w:rtl/>
              </w:rPr>
            </w:rPrChange>
          </w:rPr>
          <w:delText xml:space="preserve">שקיבל רי''ה במסורת</w:delText>
        </w:r>
      </w:del>
      <w:del w:id="9004" w:author="עריכה מהאתר" w:date="2026-10-12T07:11:55Z">
        <w:r>
          <w:rPr>
            <w:rtl/>
          </w:rPr>
          <w:delText xml:space="preserve"> לסברתו שאמר 'ואני אין אני אומר כן. </w:delText>
        </w:r>
      </w:del>
      <w:del w:id="9005" w:author="עריכה מהאתר" w:date="2026-10-12T07:11:55Z">
        <w:r>
          <w:rPr>
            <w:rStyle w:val="affffd"/>
            <w:rtl/>
            <w:rPrChange w:id="9051" w:author="עריכה מהאתר" w:date="2026-10-12T07:04:45Z">
              <w:rPr>
                <w:rStyle w:val="affffd"/>
                <w:rtl/>
              </w:rPr>
            </w:rPrChange>
          </w:rPr>
          <w:delText xml:space="preserve">והרי שניהם ס''ל שטינפה בתוך שנתה ראשונה יכולה ללדת </w:delText>
        </w:r>
      </w:del>
      <w:del w:id="9001" w:author="עריכה מהאתר" w:date="2026-10-12T07:16:51Z">
        <w:r>
          <w:rPr>
            <w:rStyle w:val="affffd"/>
            <w:rtl/>
            <w:rPrChange w:id="9051" w:author="עריכה מהאתר" w:date="2026-10-12T07:04:45Z">
              <w:rPr>
                <w:rStyle w:val="affffd"/>
                <w:rtl/>
              </w:rPr>
            </w:rPrChange>
          </w:rPr>
          <w:delText xml:space="preserve">?</w:delText>
        </w:r>
      </w:del>
      <w:ins w:id="9002" w:author="עריכה מהאתר" w:date="2026-10-12T07:16:51Z">
        <w:r>
          <w:rPr>
            <w:rStyle w:val="affffd"/>
            <w:rtl/>
            <w:rPrChange w:id="9125" w:author="עריכה מהאתר" w:date="2026-10-19T06:44:48Z">
              <w:rPr>
                <w:rStyle w:val="affffd"/>
                <w:rtl/>
              </w:rPr>
            </w:rPrChange>
          </w:rPr>
          <w:t xml:space="preserve">?</w:t>
        </w:r>
        <w:r>
          <w:rPr>
            <w:rStyle w:val="affffd"/>
            <w:rtl/>
            <w:rPrChange w:id="9051" w:author="עריכה מהאתר" w:date="2026-10-12T07:04:45Z">
              <w:rPr>
                <w:rStyle w:val="affffd"/>
                <w:rtl/>
              </w:rPr>
            </w:rPrChange>
          </w:rPr>
          <w:t xml:space="preserve"> </w:t>
        </w:r>
      </w:ins>
    </w:p>
    <w:p>
      <w:pPr>
        <w:pStyle w:val="36"/>
        <w:rPr>
          <w:ins w:id="9802" w:author="עריכה מהאתר" w:date="2026-10-12T07:11:48Z"/>
        </w:rPr>
      </w:pPr>
      <w:ins w:id="9803" w:author="עריכה מהאתר" w:date="2026-10-12T07:11:48Z">
        <w:r>
          <w:t xml:space="preserve">-</w:t>
        </w:r>
      </w:ins>
    </w:p>
    <w:p>
      <w:pPr>
        <w:rPr>
          <w:rtl/>
        </w:rPr>
      </w:pPr>
      <w:r>
        <w:rPr>
          <w:rStyle w:val="affffd"/>
          <w:rtl/>
          <w:rPrChange w:id="9051" w:author="עריכה מהאתר" w:date="2026-10-12T07:04:45Z">
            <w:rPr>
              <w:rStyle w:val="affffd"/>
              <w:rtl/>
            </w:rPr>
          </w:rPrChange>
        </w:rPr>
        <w:t xml:space="preserve"> </w:t>
      </w:r>
      <w:del w:id="9801" w:author="עריכה מהאתר" w:date="2026-10-12T07:11:48Z">
        <w:r>
          <w:rPr>
            <w:rStyle w:val="affffd"/>
            <w:rtl/>
            <w:rPrChange w:id="9051" w:author="עריכה מהאתר" w:date="2026-10-12T07:04:45Z">
              <w:rPr>
                <w:rStyle w:val="affffd"/>
                <w:rtl/>
              </w:rPr>
            </w:rPrChange>
          </w:rPr>
          <w:delText xml:space="preserve">-</w:delText>
        </w:r>
      </w:del>
      <w:r>
        <w:rPr>
          <w:rtl/>
        </w:rPr>
        <w:t xml:space="preserve">שטינפה בסוף ששה, </w:t>
      </w:r>
    </w:p>
    <w:p w14:paraId="57BA6E8E" w14:textId="2A45A236" w:rsidR="006542AA" w:rsidRDefault="00000000">
      <w:pPr>
        <w:pStyle w:val="36"/>
        <w:framePr w:wrap="notBeside"/>
      </w:pPr>
      <w:del w:id="9001" w:author="עריכה מהאתר" w:date="2026-10-12T07:11:58Z">
        <w:r>
          <w:delText xml:space="preserve">ויש ביניהם דזעירי</w:delText>
        </w:r>
      </w:del>
      <w:ins w:id="9002" w:author="עריכה מהאתר" w:date="2026-10-12T07:11:58Z">
        <w:r>
          <w:t xml:space="preserve">נפק''מ א. דזעירי</w:t>
        </w:r>
      </w:ins>
      <w:del w:id="9003" w:author="עריכה מהאתר" w:date="2026-10-12T07:11:58Z">
        <w:r>
          <w:delText xml:space="preserve">:</w:delText>
        </w:r>
      </w:del>
    </w:p>
    <w:p w14:paraId="26302CC8" w14:textId="45D8C1F5" w:rsidR="00B874E6" w:rsidRDefault="00F63065" w:rsidP="00543860">
      <w:pPr>
        <w:pStyle w:val="011"/>
        <w:rPr>
          <w:rtl/>
        </w:rPr>
      </w:pPr>
      <w:del w:id="9001" w:author="עריכה מהאתר" w:date="2026-10-12T07:12:00Z">
        <w:r>
          <w:rPr>
            <w:rtl/>
          </w:rPr>
          <w:delText xml:space="preserve">אין </w:delText>
        </w:r>
      </w:del>
      <w:ins w:id="9002" w:author="עריכה מהאתר" w:date="2026-10-12T07:12:00Z">
        <w:r>
          <w:rPr>
            <w:rtl/>
          </w:rPr>
          <w:t xml:space="preserve">לגמריה </w:t>
        </w:r>
        <w:r>
          <w:rPr>
            <w:rStyle w:val="27"/>
            <w:rtl/>
            <w:rPrChange w:id="9126" w:author="עריכה מהאתר" w:date="2026-10-19T06:44:48Z">
              <w:rPr>
                <w:rStyle w:val="27"/>
                <w:rtl/>
              </w:rPr>
            </w:rPrChange>
          </w:rPr>
          <w:t xml:space="preserve">ס''ל כזעירי</w:t>
        </w:r>
        <w:r>
          <w:rPr>
            <w:rtl/>
          </w:rPr>
          <w:t xml:space="preserve"> דאין טינוף פחות משלשים יום, ובסברא לא ס''ל</w:t>
        </w:r>
      </w:ins>
      <w:del w:id="9003" w:author="עריכה מהאתר" w:date="2026-10-12T07:12:00Z">
        <w:r>
          <w:rPr>
            <w:rtl/>
          </w:rPr>
          <w:delText xml:space="preserve">טינוף פחות משלשים יום, לגמריה יש לו </w:delText>
        </w:r>
      </w:del>
      <w:del w:id="9004" w:author="עריכה מהאתר" w:date="2026-10-12T07:12:00Z">
        <w:r>
          <w:rPr>
            <w:rStyle w:val="27"/>
            <w:rtl/>
          </w:rPr>
          <w:delText xml:space="preserve">דזעירי</w:delText>
        </w:r>
      </w:del>
      <w:del w:id="9005" w:author="עריכה מהאתר" w:date="2026-10-12T07:12:00Z">
        <w:r>
          <w:rPr>
            <w:rtl/>
          </w:rPr>
          <w:delText xml:space="preserve">, לסבריה אין</w:delText>
        </w:r>
      </w:del>
      <w:del w:id="9006" w:author="עריכה מהאתר" w:date="2026-10-12T07:12:00Z">
        <w:r>
          <w:rPr>
            <w:rtl/>
          </w:rPr>
          <w:delText xml:space="preserve"> </w:delText>
        </w:r>
      </w:del>
      <w:del w:id="9007" w:author="עריכה מהאתר" w:date="2026-10-12T07:12:00Z">
        <w:r>
          <w:rPr>
            <w:rtl/>
          </w:rPr>
          <w:delText xml:space="preserve">לו</w:delText>
        </w:r>
      </w:del>
      <w:del w:id="9008" w:author="עריכה מהאתר" w:date="2026-10-12T07:12:00Z">
        <w:r>
          <w:rPr>
            <w:rtl/>
          </w:rPr>
          <w:delText xml:space="preserve"> </w:delText>
        </w:r>
      </w:del>
      <w:del w:id="9009" w:author="עריכה מהאתר" w:date="2026-10-12T07:12:00Z">
        <w:r>
          <w:rPr>
            <w:rStyle w:val="27"/>
            <w:rtl/>
          </w:rPr>
          <w:delText xml:space="preserve">דזעירי</w:delText>
        </w:r>
      </w:del>
      <w:del w:id="9010" w:author="עריכה מהאתר" w:date="2026-10-12T07:12:00Z">
        <w:r>
          <w:rPr>
            <w:rtl/>
          </w:rPr>
          <w:delText xml:space="preserve">.</w:delText>
        </w:r>
      </w:del>
    </w:p>
    <w:p w14:paraId="2132BD6A" w14:textId="20A7BFF9" w:rsidR="006542AA" w:rsidRDefault="00000000">
      <w:pPr>
        <w:pStyle w:val="36"/>
        <w:framePr w:wrap="notBeside"/>
      </w:pPr>
      <w:r>
        <w:t>ואב"א</w:t>
      </w:r>
      <w:r w:rsidR="00F63065">
        <w:t>:</w:t>
      </w:r>
    </w:p>
    <w:p w14:paraId="32994D4C" w14:textId="3D77501F" w:rsidR="00E71A0C" w:rsidRDefault="00F63065" w:rsidP="00E71A0C">
      <w:pPr>
        <w:rPr>
          <w:rtl/>
        </w:rPr>
      </w:pPr>
      <w:del w:id="9001" w:author="עריכה מהאתר" w:date="2026-10-12T07:12:05Z">
        <w:r>
          <w:rPr>
            <w:rtl/>
          </w:rPr>
          <w:delText xml:space="preserve">דכ</w:delText>
        </w:r>
      </w:del>
      <w:ins w:id="9002" w:author="עריכה מהאתר" w:date="2026-10-12T07:12:05Z">
        <w:r>
          <w:rPr>
            <w:rtl/>
          </w:rPr>
          <w:t xml:space="preserve">חלקו ביולדת למקוטעין </w:t>
        </w:r>
        <w:r>
          <w:rPr>
            <w:rStyle w:val="affffd"/>
            <w:rtl/>
            <w:rPrChange w:id="9127" w:author="עריכה מהאתר" w:date="2026-10-19T06:44:48Z">
              <w:rPr>
                <w:rStyle w:val="affffd"/>
                <w:rtl/>
              </w:rPr>
            </w:rPrChange>
          </w:rPr>
          <w:t xml:space="preserve">[וכו''ע ס''ל כזעירי]</w:t>
        </w:r>
        <w:r>
          <w:rPr>
            <w:rtl/>
          </w:rPr>
          <w:t xml:space="preserve"> </w:t>
        </w:r>
      </w:ins>
      <w:del w:id="9003" w:author="עריכה מהאתר" w:date="2026-10-12T07:12:05Z">
        <w:r>
          <w:rPr>
            <w:rtl/>
          </w:rPr>
          <w:delText xml:space="preserve">ו"ע</w:delText>
        </w:r>
      </w:del>
      <w:del w:id="9004" w:author="עריכה מהאתר" w:date="2026-10-12T07:12:05Z">
        <w:r>
          <w:rPr>
            <w:rFonts w:hint="cs"/>
            <w:rtl/>
          </w:rPr>
          <w:delText xml:space="preserve"> </w:delText>
        </w:r>
      </w:del>
      <w:del w:id="9005" w:author="עריכה מהאתר" w:date="2026-10-12T07:12:05Z">
        <w:r>
          <w:rPr>
            <w:rtl/>
          </w:rPr>
          <w:delText xml:space="preserve">יש</w:delText>
        </w:r>
      </w:del>
      <w:del w:id="9006" w:author="עריכה מהאתר" w:date="2026-10-12T07:12:05Z">
        <w:r>
          <w:rPr>
            <w:rtl/>
          </w:rPr>
          <w:delText xml:space="preserve"> </w:delText>
        </w:r>
      </w:del>
      <w:del w:id="9007" w:author="עריכה מהאתר" w:date="2026-10-12T07:12:05Z">
        <w:r>
          <w:rPr>
            <w:rtl/>
          </w:rPr>
          <w:delText xml:space="preserve">להם</w:delText>
        </w:r>
      </w:del>
      <w:del w:id="9008" w:author="עריכה מהאתר" w:date="2026-10-12T07:12:05Z">
        <w:r>
          <w:rPr>
            <w:rtl/>
          </w:rPr>
          <w:delText xml:space="preserve"> </w:delText>
        </w:r>
      </w:del>
      <w:del w:id="9009" w:author="עריכה מהאתר" w:date="2026-10-12T07:12:05Z">
        <w:r>
          <w:rPr>
            <w:rStyle w:val="27"/>
            <w:rtl/>
          </w:rPr>
          <w:delText xml:space="preserve">דזעירי</w:delText>
        </w:r>
      </w:del>
      <w:del w:id="9010" w:author="עריכה מהאתר" w:date="2026-10-12T07:12:05Z">
        <w:r>
          <w:rPr>
            <w:rtl/>
          </w:rPr>
          <w:delText xml:space="preserve">, </w:delText>
        </w:r>
      </w:del>
      <w:del w:id="9011" w:author="עריכה מהאתר" w:date="2026-10-12T07:12:05Z">
        <w:r>
          <w:rPr>
            <w:rtl/>
          </w:rPr>
          <w:delText xml:space="preserve">וכאן</w:delText>
        </w:r>
      </w:del>
      <w:del w:id="9012" w:author="עריכה מהאתר" w:date="2026-10-12T07:12:05Z">
        <w:r>
          <w:rPr>
            <w:rtl/>
          </w:rPr>
          <w:delText xml:space="preserve"> ביולדת למקוטעין </w:delText>
        </w:r>
      </w:del>
      <w:del w:id="9013" w:author="עריכה מהאתר" w:date="2026-10-12T07:12:05Z">
        <w:r>
          <w:rPr>
            <w:rtl/>
          </w:rPr>
          <w:delText xml:space="preserve">חלקו</w:delText>
        </w:r>
      </w:del>
      <w:del w:id="9014" w:author="עריכה מהאתר" w:date="2026-10-12T07:12:05Z">
        <w:r>
          <w:rPr>
            <w:rtl/>
          </w:rPr>
          <w:delText xml:space="preserve">, </w:delText>
        </w:r>
      </w:del>
    </w:p>
    <w:p w14:paraId="3E372285" w14:textId="77777777" w:rsidR="00E71A0C" w:rsidRDefault="00E71A0C" w:rsidP="00E71A0C">
      <w:pPr>
        <w:pStyle w:val="afff0"/>
        <w:framePr w:wrap="around"/>
        <w:rPr>
          <w:rtl/>
        </w:rPr>
      </w:pPr>
      <w:r>
        <w:rPr>
          <w:rFonts w:hint="cs"/>
          <w:rtl/>
        </w:rPr>
        <w:t>כ:</w:t>
      </w:r>
    </w:p>
    <w:p w14:paraId="64340DD9" w14:textId="0EF5CD4C" w:rsidR="00B874E6" w:rsidRDefault="00F63065" w:rsidP="00E71A0C">
      <w:pPr>
        <w:rPr>
          <w:rtl/>
        </w:rPr>
      </w:pPr>
      <w:r>
        <w:rPr>
          <w:rStyle w:val="27"/>
          <w:rtl/>
          <w:rPrChange w:id="9128" w:author="עריכה מהאתר" w:date="2026-10-19T06:44:48Z">
            <w:rPr>
              <w:rStyle w:val="27"/>
              <w:rtl/>
            </w:rPr>
          </w:rPrChange>
        </w:rPr>
        <w:t xml:space="preserve">לגמריה</w:t>
      </w:r>
      <w:r>
        <w:rPr>
          <w:rtl/>
        </w:rPr>
        <w:t xml:space="preserve"> </w:t>
      </w:r>
      <w:del w:id="9001" w:author="עריכה מהאתר" w:date="2026-10-12T07:12:09Z">
        <w:r>
          <w:rPr>
            <w:rtl/>
          </w:rPr>
          <w:delText xml:space="preserve">- לא אומרים יולדת למקוטעין, לסבריה -</w:delText>
        </w:r>
      </w:del>
      <w:ins w:id="9002" w:author="עריכה מהאתר" w:date="2026-10-12T07:12:09Z">
        <w:r>
          <w:rPr>
            <w:rtl/>
          </w:rPr>
          <w:t xml:space="preserve">לא אומרים יולדת למקוטעין, </w:t>
        </w:r>
        <w:r>
          <w:rPr>
            <w:rStyle w:val="27"/>
            <w:rtl/>
            <w:rPrChange w:id="9129" w:author="עריכה מהאתר" w:date="2026-10-19T06:44:48Z">
              <w:rPr>
                <w:rStyle w:val="27"/>
                <w:rtl/>
              </w:rPr>
            </w:rPrChange>
          </w:rPr>
          <w:t xml:space="preserve">ובסברא</w:t>
        </w:r>
      </w:ins>
      <w:r>
        <w:rPr>
          <w:rtl/>
        </w:rPr>
        <w:t xml:space="preserve"> אומרים יולדת למקוטעין</w:t>
      </w:r>
      <w:r w:rsidR="0057284B">
        <w:rPr>
          <w:rtl/>
        </w:rPr>
        <w:t>.</w:t>
      </w:r>
    </w:p>
    <w:p w14:paraId="3C042D40" w14:textId="7F50C48E" w:rsidR="006542AA" w:rsidRDefault="00000000">
      <w:pPr>
        <w:pStyle w:val="36"/>
        <w:framePr w:wrap="notBeside"/>
      </w:pPr>
      <w:r>
        <w:t>ואב"א</w:t>
      </w:r>
      <w:r w:rsidR="00F63065">
        <w:t>:</w:t>
      </w:r>
    </w:p>
    <w:p w14:paraId="0748CDEA" w14:textId="51EE5E8C" w:rsidR="00E71A0C" w:rsidRDefault="00F63065" w:rsidP="00F63065">
      <w:pPr>
        <w:rPr>
          <w:rtl/>
        </w:rPr>
      </w:pPr>
      <w:del w:id="9001" w:author="עריכה מהאתר" w:date="2026-10-12T07:12:14Z">
        <w:r>
          <w:rPr>
            <w:rtl/>
          </w:rPr>
          <w:delText xml:space="preserve">לא </w:delText>
        </w:r>
      </w:del>
      <w:ins w:id="9002" w:author="עריכה מהאתר" w:date="2026-10-12T07:12:14Z">
        <w:r>
          <w:rPr>
            <w:rtl/>
          </w:rPr>
          <w:t xml:space="preserve">חלקו במקצת היום ככולו </w:t>
        </w:r>
        <w:r>
          <w:rPr>
            <w:rStyle w:val="affffd"/>
            <w:rtl/>
            <w:rPrChange w:id="9130" w:author="עריכה מהאתר" w:date="2026-10-19T06:44:48Z">
              <w:rPr>
                <w:rStyle w:val="affffd"/>
                <w:rtl/>
              </w:rPr>
            </w:rPrChange>
          </w:rPr>
          <w:t xml:space="preserve">ולא אמרי' יולדת למקוטעין</w:t>
        </w:r>
        <w:r>
          <w:rPr>
            <w:rtl/>
          </w:rPr>
          <w:t xml:space="preserve"> </w:t>
        </w:r>
      </w:ins>
      <w:del w:id="9003" w:author="עריכה מהאתר" w:date="2026-10-12T07:12:14Z">
        <w:r>
          <w:rPr>
            <w:rtl/>
          </w:rPr>
          <w:delText xml:space="preserve">אומרים</w:delText>
        </w:r>
      </w:del>
      <w:del w:id="9004" w:author="עריכה מהאתר" w:date="2026-10-12T07:12:14Z">
        <w:r>
          <w:rPr>
            <w:rtl/>
          </w:rPr>
          <w:delText xml:space="preserve"> יולדת </w:delText>
        </w:r>
      </w:del>
      <w:del w:id="9005" w:author="עריכה מהאתר" w:date="2026-10-12T07:12:14Z">
        <w:r>
          <w:rPr>
            <w:rtl/>
          </w:rPr>
          <w:delText xml:space="preserve">וכאן</w:delText>
        </w:r>
      </w:del>
      <w:del w:id="9006" w:author="עריכה מהאתר" w:date="2026-10-12T07:12:14Z">
        <w:r>
          <w:rPr>
            <w:rtl/>
          </w:rPr>
          <w:delText xml:space="preserve"> במקצת היום ככולו </w:delText>
        </w:r>
      </w:del>
      <w:del w:id="9007" w:author="עריכה מהאתר" w:date="2026-10-12T07:12:14Z">
        <w:r>
          <w:rPr>
            <w:rtl/>
          </w:rPr>
          <w:delText xml:space="preserve">חלקו</w:delText>
        </w:r>
      </w:del>
      <w:del w:id="9008" w:author="עריכה מהאתר" w:date="2026-10-12T07:12:14Z">
        <w:r>
          <w:rPr>
            <w:rtl/>
          </w:rPr>
          <w:delText xml:space="preserve">, </w:delText>
        </w:r>
      </w:del>
    </w:p>
    <w:p w14:paraId="0F103F6F" w14:textId="6EC7C791" w:rsidR="00B874E6" w:rsidRDefault="00F63065" w:rsidP="00F63065">
      <w:pPr>
        <w:rPr>
          <w:rtl/>
        </w:rPr>
      </w:pPr>
      <w:r>
        <w:rPr>
          <w:rStyle w:val="27"/>
          <w:rtl/>
          <w:rPrChange w:id="9131" w:author="עריכה מהאתר" w:date="2026-10-19T06:44:48Z">
            <w:rPr>
              <w:rStyle w:val="27"/>
              <w:rtl/>
            </w:rPr>
          </w:rPrChange>
        </w:rPr>
        <w:t xml:space="preserve">לסבריה</w:t>
      </w:r>
      <w:r>
        <w:rPr>
          <w:rtl/>
        </w:rPr>
        <w:t xml:space="preserve"> </w:t>
      </w:r>
      <w:del w:id="9001" w:author="עריכה מהאתר" w:date="2026-10-12T07:12:18Z">
        <w:r>
          <w:rPr>
            <w:rtl/>
          </w:rPr>
          <w:delText xml:space="preserve">- אומרים מקצת היום ככולו, לגמריה - לא אומרים מקצת היום ככולו</w:delText>
        </w:r>
      </w:del>
      <w:ins w:id="9002" w:author="עריכה מהאתר" w:date="2026-10-12T07:12:18Z">
        <w:r>
          <w:rPr>
            <w:rtl/>
          </w:rPr>
          <w:t xml:space="preserve">אמרי' מקצת היום ככולו, </w:t>
        </w:r>
        <w:r>
          <w:rPr>
            <w:rStyle w:val="27"/>
            <w:rtl/>
            <w:rPrChange w:id="9132" w:author="עריכה מהאתר" w:date="2026-10-19T06:44:48Z">
              <w:rPr>
                <w:rStyle w:val="27"/>
                <w:rtl/>
              </w:rPr>
            </w:rPrChange>
          </w:rPr>
          <w:t xml:space="preserve">לגמריה</w:t>
        </w:r>
        <w:r>
          <w:rPr>
            <w:rtl/>
          </w:rPr>
          <w:t xml:space="preserve"> - לא אמרי'</w:t>
        </w:r>
      </w:ins>
      <w:del w:id="9003" w:author="עריכה מהאתר" w:date="2026-10-12T07:12:18Z">
        <w:r>
          <w:rPr>
            <w:rtl/>
          </w:rPr>
          <w:delText xml:space="preserve">.</w:delText>
        </w:r>
      </w:del>
    </w:p>
    <w:p w14:paraId="25A42064" w14:textId="013FEFA1" w:rsidR="00B874E6" w:rsidRPr="00E71A0C" w:rsidRDefault="00F63065" w:rsidP="009F73ED">
      <w:pPr>
        <w:pStyle w:val="affff7"/>
        <w:rPr>
          <w:bCs/>
          <w:rtl/>
        </w:rPr>
      </w:pPr>
      <w:r w:rsidRPr="00E71A0C">
        <w:rPr>
          <w:bCs/>
          <w:rtl/>
        </w:rPr>
        <w:t>אמר</w:t>
      </w:r>
      <w:r>
        <w:rPr>
          <w:bCs/>
          <w:rtl/>
        </w:rPr>
        <w:t xml:space="preserve"> ר''ע אני </w:t>
      </w:r>
      <w:r w:rsidRPr="00E71A0C">
        <w:rPr>
          <w:bCs/>
          <w:rtl/>
        </w:rPr>
        <w:t>לא באתי לידי מדה זו אלא כל שידוע כו'</w:t>
      </w:r>
      <w:r w:rsidR="0057284B" w:rsidRPr="00E71A0C">
        <w:rPr>
          <w:bCs/>
          <w:rtl/>
        </w:rPr>
        <w:t>.</w:t>
      </w:r>
    </w:p>
    <w:p w14:paraId="247B745F" w14:textId="77777777" w:rsidR="006542AA" w:rsidRDefault="00000000">
      <w:pPr>
        <w:pStyle w:val="affff7"/>
        <w:rPr>
          <w:bCs/>
          <w:rtl/>
        </w:rPr>
      </w:pPr>
      <w:r>
        <w:t>נפק''מ בין ר''ע לר' יהושע</w:t>
      </w:r>
    </w:p>
    <w:p>
      <w:pPr>
        <w:pStyle w:val="36"/>
        <w:rPr>
          <w:ins w:id="9805" w:author="עריכה מהאתר" w:date="2026-10-12T07:12:28Z"/>
        </w:rPr>
      </w:pPr>
      <w:ins w:id="9806" w:author="עריכה מהאתר" w:date="2026-10-12T07:12:28Z">
        <w:r>
          <w:t xml:space="preserve">ר"ח מסורא:</w:t>
        </w:r>
      </w:ins>
    </w:p>
    <w:p w14:paraId="2F2C2466" w14:textId="57BB7FDA" w:rsidR="00A40CD2" w:rsidRDefault="00F63065" w:rsidP="00A40CD2">
      <w:pPr>
        <w:rPr>
          <w:rtl/>
        </w:rPr>
      </w:pPr>
      <w:del w:id="9001" w:author="עריכה מהאתר" w:date="2026-10-12T07:12:26Z">
        <w:r>
          <w:rPr>
            <w:rtl/>
          </w:rPr>
          <w:delText xml:space="preserve">מה יש בין ר' עקיבא </w:delText>
        </w:r>
      </w:del>
      <w:del w:id="9002" w:author="עריכה מהאתר" w:date="2026-10-12T07:12:26Z">
        <w:r>
          <w:rPr>
            <w:rtl/>
            <w:rPrChange w:id="9054" w:author="עריכה מהאתר" w:date="2026-10-12T07:04:45Z">
              <w:rPr>
                <w:rtl/>
              </w:rPr>
            </w:rPrChange>
          </w:rPr>
          <w:delText xml:space="preserve">לר' יהושע</w:delText>
        </w:r>
      </w:del>
      <w:del w:id="9003" w:author="עריכה מהאתר" w:date="2026-10-12T07:12:26Z">
        <w:r>
          <w:rPr>
            <w:rtl/>
          </w:rPr>
          <w:delText xml:space="preserve">? </w:delText>
        </w:r>
      </w:del>
      <w:del w:id="9004" w:author="עריכה מהאתר" w:date="2026-10-12T07:12:26Z">
        <w:r>
          <w:rPr>
            <w:rtl/>
            <w:rPrChange w:id="9055" w:author="עריכה מהאתר" w:date="2026-10-12T07:04:45Z">
              <w:rPr>
                <w:rtl/>
              </w:rPr>
            </w:rPrChange>
          </w:rPr>
          <w:delText xml:space="preserve">א</w:delText>
        </w:r>
      </w:del>
      <w:del w:id="9801" w:author="עריכה מהאתר" w:date="2026-10-12T07:12:28Z">
        <w:r>
          <w:rPr>
            <w:rFonts w:hint="eastAsia"/>
            <w:rtl/>
            <w:rPrChange w:id="9056" w:author="עריכה מהאתר" w:date="2026-10-12T07:04:45Z">
              <w:rPr>
                <w:rStyle w:val="27"/>
                <w:rFonts w:hint="eastAsia"/>
                <w:rtl/>
              </w:rPr>
            </w:rPrChange>
          </w:rPr>
          <w:delText xml:space="preserve">ר</w:delText>
        </w:r>
      </w:del>
      <w:del w:id="9802" w:author="עריכה מהאתר" w:date="2026-10-12T07:12:28Z">
        <w:r>
          <w:rPr>
            <w:rtl/>
            <w:rPrChange w:id="9057" w:author="עריכה מהאתר" w:date="2026-10-12T07:04:45Z">
              <w:rPr>
                <w:rStyle w:val="27"/>
                <w:rtl/>
              </w:rPr>
            </w:rPrChange>
          </w:rPr>
          <w:delText xml:space="preserve">"ח</w:delText>
        </w:r>
      </w:del>
      <w:del w:id="9803" w:author="עריכה מהאתר" w:date="2026-10-12T07:12:28Z">
        <w:r>
          <w:rPr>
            <w:rFonts w:hint="cs"/>
            <w:rtl/>
          </w:rPr>
          <w:delText xml:space="preserve"> מסורא</w:delText>
        </w:r>
      </w:del>
      <w:del w:id="9804" w:author="עריכה מהאתר" w:date="2026-10-12T07:12:28Z">
        <w:r>
          <w:rPr>
            <w:rtl/>
          </w:rPr>
          <w:delText xml:space="preserve">: </w:delText>
        </w:r>
      </w:del>
      <w:r>
        <w:rPr>
          <w:rtl/>
        </w:rPr>
        <w:t xml:space="preserve">חלב פוטר יש ביניהם, </w:t>
      </w:r>
    </w:p>
    <w:p w14:paraId="4B7D2642" w14:textId="77777777" w:rsidR="006542AA" w:rsidRDefault="00000000">
      <w:pPr>
        <w:pStyle w:val="36"/>
        <w:framePr w:wrap="notBeside"/>
      </w:pPr>
      <w:r>
        <w:t>ר' עקיבא סבר:</w:t>
      </w:r>
    </w:p>
    <w:p w14:paraId="1B319D93" w14:textId="4F24B91E" w:rsidR="00A40CD2" w:rsidRDefault="00F63065" w:rsidP="00A40CD2">
      <w:pPr>
        <w:rPr>
          <w:rtl/>
        </w:rPr>
      </w:pPr>
      <w:r>
        <w:rPr>
          <w:rtl/>
        </w:rPr>
        <w:t xml:space="preserve">חלב פוטר, הלך אחר רוב בהמות, ורוב בהמות אין חולבות אלא אם כן יולדות, </w:t>
      </w:r>
    </w:p>
    <w:p w14:paraId="5976E3F2" w14:textId="77777777" w:rsidR="006542AA" w:rsidRDefault="00000000">
      <w:pPr>
        <w:pStyle w:val="36"/>
        <w:framePr w:wrap="notBeside"/>
      </w:pPr>
      <w:r>
        <w:t>ור' יהושע סבר:</w:t>
      </w:r>
    </w:p>
    <w:p w14:paraId="4113A90F" w14:textId="41BCED2D" w:rsidR="00B874E6" w:rsidRDefault="00F63065" w:rsidP="00A40CD2">
      <w:pPr>
        <w:rPr>
          <w:rtl/>
        </w:rPr>
      </w:pPr>
      <w:r>
        <w:rPr>
          <w:rtl/>
        </w:rPr>
        <w:t>הא יש מיעוט דחולבות אף שאין יולדות</w:t>
      </w:r>
      <w:r w:rsidR="0057284B">
        <w:rPr>
          <w:rtl/>
        </w:rPr>
        <w:t>.</w:t>
      </w:r>
    </w:p>
    <w:p w14:paraId="2A497EBD" w14:textId="77777777" w:rsidR="00A40CD2" w:rsidRDefault="00F63065" w:rsidP="00F63065">
      <w:pPr>
        <w:rPr>
          <w:rtl/>
        </w:rPr>
      </w:pPr>
      <w:r>
        <w:rPr>
          <w:rtl/>
        </w:rPr>
        <w:t xml:space="preserve">ומי חייש </w:t>
      </w:r>
      <w:r>
        <w:rPr>
          <w:rStyle w:val="27"/>
          <w:rtl/>
        </w:rPr>
        <w:t>ר' יהושע</w:t>
      </w:r>
      <w:r>
        <w:rPr>
          <w:rtl/>
        </w:rPr>
        <w:t xml:space="preserve"> למיעוט? והתנן: היתה לה חמותה - אינה חוששת, יצאה מליאה - חוששת, </w:t>
      </w:r>
    </w:p>
    <w:p w14:paraId="608FEDC7" w14:textId="6D9D0DE0" w:rsidR="00A40CD2" w:rsidRDefault="00F63065" w:rsidP="00A40CD2">
      <w:pPr>
        <w:rPr>
          <w:rtl/>
        </w:rPr>
      </w:pPr>
      <w:r>
        <w:rPr>
          <w:rStyle w:val="27"/>
          <w:rtl/>
        </w:rPr>
        <w:t>ר' יהושע</w:t>
      </w:r>
      <w:r>
        <w:rPr>
          <w:rtl/>
        </w:rPr>
        <w:t xml:space="preserve"> אומר אינה חוששת, ואומרים, מ"ט</w:t>
      </w:r>
      <w:r w:rsidR="00A40CD2">
        <w:rPr>
          <w:rFonts w:hint="cs"/>
          <w:rtl/>
        </w:rPr>
        <w:t xml:space="preserve"> </w:t>
      </w:r>
      <w:r w:rsidR="00A40CD2">
        <w:rPr>
          <w:rStyle w:val="27"/>
          <w:rFonts w:hint="cs"/>
          <w:rtl/>
        </w:rPr>
        <w:t>ד</w:t>
      </w:r>
      <w:r>
        <w:rPr>
          <w:rStyle w:val="27"/>
          <w:rFonts w:hint="cs"/>
          <w:rtl/>
        </w:rPr>
        <w:t>ר"י</w:t>
      </w:r>
      <w:r w:rsidR="00A40CD2">
        <w:rPr>
          <w:rStyle w:val="27"/>
          <w:rFonts w:hint="cs"/>
          <w:rtl/>
        </w:rPr>
        <w:t>ה</w:t>
      </w:r>
      <w:r>
        <w:rPr>
          <w:rtl/>
        </w:rPr>
        <w:t xml:space="preserve"> סבר: רוב מעוברות יולדות, ומיעוט מפילות, וכל היולדות - מחצה זכרים ומחצה נקבות, סמוך מיעוט דמפילות למחצה דנקבות - </w:t>
      </w:r>
    </w:p>
    <w:p w14:paraId="0CA1D253" w14:textId="290CEB3D" w:rsidR="00A40CD2" w:rsidRDefault="00A40CD2" w:rsidP="00A40CD2">
      <w:pPr>
        <w:rPr>
          <w:rtl/>
        </w:rPr>
      </w:pPr>
      <w:r>
        <w:rPr>
          <w:rFonts w:hint="cs"/>
          <w:rtl/>
        </w:rPr>
        <w:t>והו"ל</w:t>
      </w:r>
      <w:r w:rsidR="00F63065">
        <w:rPr>
          <w:rtl/>
        </w:rPr>
        <w:t xml:space="preserve"> זכרים </w:t>
      </w:r>
      <w:r>
        <w:rPr>
          <w:rtl/>
        </w:rPr>
        <w:t>מיעוט</w:t>
      </w:r>
      <w:r w:rsidR="00F63065">
        <w:rPr>
          <w:rtl/>
        </w:rPr>
        <w:t xml:space="preserve">, </w:t>
      </w:r>
      <w:r>
        <w:rPr>
          <w:rtl/>
        </w:rPr>
        <w:t>ולמיעוט</w:t>
      </w:r>
      <w:r w:rsidR="00F63065">
        <w:rPr>
          <w:rtl/>
        </w:rPr>
        <w:t xml:space="preserve"> לא </w:t>
      </w:r>
      <w:r>
        <w:rPr>
          <w:rtl/>
        </w:rPr>
        <w:t>חוששים</w:t>
      </w:r>
      <w:r w:rsidR="00F63065">
        <w:rPr>
          <w:rtl/>
        </w:rPr>
        <w:t xml:space="preserve">! </w:t>
      </w:r>
    </w:p>
    <w:p w14:paraId="370E6443" w14:textId="77777777" w:rsidR="006542AA" w:rsidRDefault="00000000">
      <w:pPr>
        <w:pStyle w:val="36"/>
        <w:framePr w:wrap="notBeside"/>
      </w:pPr>
      <w:r>
        <w:t>אלא איפוך, והתניא:</w:t>
      </w:r>
    </w:p>
    <w:p w14:paraId="3E293B54" w14:textId="4E0E69EF" w:rsidR="00B874E6" w:rsidRDefault="00F63065" w:rsidP="00A40CD2">
      <w:pPr>
        <w:rPr>
          <w:rtl/>
        </w:rPr>
      </w:pPr>
      <w:r>
        <w:rPr>
          <w:rtl/>
        </w:rPr>
        <w:t xml:space="preserve">חלב פוטר דברי </w:t>
      </w:r>
      <w:r>
        <w:rPr>
          <w:rStyle w:val="27"/>
          <w:rtl/>
        </w:rPr>
        <w:t>ר' יהושע</w:t>
      </w:r>
      <w:r>
        <w:rPr>
          <w:rtl/>
        </w:rPr>
        <w:t xml:space="preserve">, </w:t>
      </w:r>
      <w:r>
        <w:rPr>
          <w:rStyle w:val="27"/>
          <w:rtl/>
        </w:rPr>
        <w:t>ר"ע</w:t>
      </w:r>
      <w:r>
        <w:rPr>
          <w:rtl/>
        </w:rPr>
        <w:t xml:space="preserve"> אומר: חלב אינו פוטר</w:t>
      </w:r>
      <w:r w:rsidR="0057284B">
        <w:rPr>
          <w:rtl/>
        </w:rPr>
        <w:t>.</w:t>
      </w:r>
    </w:p>
    <w:p w14:paraId="4ED5C8F3" w14:textId="77777777" w:rsidR="006542AA" w:rsidRDefault="00000000">
      <w:pPr>
        <w:pStyle w:val="affff7"/>
        <w:rPr>
          <w:rtl/>
        </w:rPr>
      </w:pPr>
      <w:r>
        <w:t>כותרת </w:t>
      </w:r>
    </w:p>
    <w:p w14:paraId="414E6D04" w14:textId="77777777" w:rsidR="006542AA" w:rsidRDefault="00000000">
      <w:pPr>
        <w:pStyle w:val="36"/>
        <w:framePr w:wrap="notBeside"/>
      </w:pPr>
      <w:r>
        <w:t>ת"ר:</w:t>
      </w:r>
    </w:p>
    <w:p w14:paraId="78B903E6" w14:textId="1A02C2C7" w:rsidR="00A40CD2" w:rsidRDefault="00F63065" w:rsidP="009F73ED">
      <w:pPr>
        <w:pStyle w:val="afffff1"/>
        <w:rPr>
          <w:rtl/>
        </w:rPr>
      </w:pPr>
      <w:r>
        <w:rPr>
          <w:rtl/>
        </w:rPr>
        <w:t xml:space="preserve">גדייה שילדה שלש בנות, וכל בנותיה ילדו שלש שלש - כולן נכנסות לדיר להתעשר, </w:t>
      </w:r>
    </w:p>
    <w:p w14:paraId="6CD77966" w14:textId="77777777" w:rsidR="006542AA" w:rsidRDefault="00000000">
      <w:pPr>
        <w:pStyle w:val="36"/>
        <w:framePr w:wrap="notBeside"/>
      </w:pPr>
      <w:r>
        <w:t>א"ר שמעון:</w:t>
      </w:r>
    </w:p>
    <w:p w14:paraId="21593F29" w14:textId="76F714AC" w:rsidR="00B874E6" w:rsidRDefault="00F63065" w:rsidP="00F63065">
      <w:pPr>
        <w:rPr>
          <w:rtl/>
        </w:rPr>
      </w:pPr>
      <w:r>
        <w:rPr>
          <w:rtl/>
        </w:rPr>
        <w:t>אני ראיתי שעישרה בתוך שנתה</w:t>
      </w:r>
      <w:r w:rsidR="0057284B">
        <w:rPr>
          <w:rtl/>
        </w:rPr>
        <w:t>.</w:t>
      </w:r>
    </w:p>
    <w:p w14:paraId="77D8BA2B" w14:textId="1B976352" w:rsidR="00A40CD2" w:rsidRDefault="00F63065" w:rsidP="00A40CD2">
      <w:pPr>
        <w:rPr>
          <w:rtl/>
        </w:rPr>
      </w:pPr>
      <w:r>
        <w:rPr>
          <w:rtl/>
        </w:rPr>
        <w:t>ל"ל</w:t>
      </w:r>
      <w:r w:rsidR="00A40CD2">
        <w:rPr>
          <w:rFonts w:hint="cs"/>
          <w:rtl/>
        </w:rPr>
        <w:t xml:space="preserve"> </w:t>
      </w:r>
      <w:r>
        <w:rPr>
          <w:rFonts w:hint="cs"/>
          <w:rtl/>
        </w:rPr>
        <w:t>לשנות</w:t>
      </w:r>
      <w:r>
        <w:rPr>
          <w:rtl/>
        </w:rPr>
        <w:t xml:space="preserve"> שלש שלש? תוליד חד מהם תלת, ואינך תרתי תרתי! </w:t>
      </w:r>
    </w:p>
    <w:p w14:paraId="506AFF41" w14:textId="4507237E" w:rsidR="00A40CD2" w:rsidRDefault="00F63065" w:rsidP="00A40CD2">
      <w:pPr>
        <w:rPr>
          <w:rtl/>
        </w:rPr>
      </w:pPr>
      <w:r>
        <w:rPr>
          <w:rtl/>
        </w:rPr>
        <w:t>איידי דיש אחת דלא סגיא בלא שלש, תנא כולם דילדו שלש שלש,</w:t>
      </w:r>
    </w:p>
    <w:p w14:paraId="33CF2F5D" w14:textId="38099FE0" w:rsidR="00A40CD2" w:rsidRDefault="00A40CD2" w:rsidP="00F63065">
      <w:pPr>
        <w:rPr>
          <w:rtl/>
        </w:rPr>
      </w:pPr>
      <w:r>
        <w:rPr>
          <w:rFonts w:hint="cs"/>
          <w:rtl/>
        </w:rPr>
        <w:lastRenderedPageBreak/>
        <w:t>ול"ל</w:t>
      </w:r>
      <w:r w:rsidR="00F63065">
        <w:rPr>
          <w:rtl/>
        </w:rPr>
        <w:t xml:space="preserve"> </w:t>
      </w:r>
      <w:r>
        <w:rPr>
          <w:rtl/>
        </w:rPr>
        <w:t>לשנות</w:t>
      </w:r>
      <w:r w:rsidR="00F63065">
        <w:rPr>
          <w:rtl/>
        </w:rPr>
        <w:t xml:space="preserve"> שלש כלל? לילדו </w:t>
      </w:r>
      <w:r>
        <w:rPr>
          <w:rtl/>
        </w:rPr>
        <w:t>כולם</w:t>
      </w:r>
      <w:r w:rsidR="00F63065">
        <w:rPr>
          <w:rtl/>
        </w:rPr>
        <w:t xml:space="preserve"> תרתי, ותיהדר </w:t>
      </w:r>
      <w:r>
        <w:rPr>
          <w:rtl/>
        </w:rPr>
        <w:t>היא</w:t>
      </w:r>
      <w:r w:rsidR="00F63065">
        <w:rPr>
          <w:rtl/>
        </w:rPr>
        <w:t xml:space="preserve"> ותוליד בהדיהן! </w:t>
      </w:r>
    </w:p>
    <w:p w14:paraId="2E58D8F4" w14:textId="77777777" w:rsidR="00A40CD2" w:rsidRDefault="00A40CD2" w:rsidP="00A40CD2">
      <w:pPr>
        <w:pStyle w:val="afff0"/>
        <w:framePr w:wrap="around"/>
        <w:rPr>
          <w:rtl/>
        </w:rPr>
      </w:pPr>
      <w:r>
        <w:rPr>
          <w:rFonts w:hint="cs"/>
          <w:rtl/>
        </w:rPr>
        <w:t>כא.</w:t>
      </w:r>
    </w:p>
    <w:p w14:paraId="2187DE23" w14:textId="6447248C" w:rsidR="00B874E6" w:rsidRDefault="00F63065" w:rsidP="00F63065">
      <w:pPr>
        <w:rPr>
          <w:rtl/>
        </w:rPr>
      </w:pPr>
      <w:r>
        <w:rPr>
          <w:rtl/>
        </w:rPr>
        <w:t>לימא סבר מטנפת אינה חוזרת ויולדת בתוך שנתה אם תימצי לומר מטנפת חוזרת ויולדת בתוך שנתה, יולדת - ודאי אינה חוזרת ויולדת בתוך שנתה</w:t>
      </w:r>
      <w:r w:rsidR="0057284B">
        <w:rPr>
          <w:rtl/>
        </w:rPr>
        <w:t>.</w:t>
      </w:r>
    </w:p>
    <w:p w14:paraId="608B30CA" w14:textId="77777777" w:rsidR="00B874E6" w:rsidRDefault="00F63065" w:rsidP="00A40CD2">
      <w:pPr>
        <w:pStyle w:val="afffd"/>
        <w:rPr>
          <w:rtl/>
        </w:rPr>
      </w:pPr>
      <w:r>
        <w:rPr>
          <w:rStyle w:val="afffff0"/>
        </w:rPr>
        <w:t xml:space="preserve">א. </w:t>
      </w:r>
      <w:r>
        <w:rPr>
          <w:rtl/>
        </w:rPr>
        <w:t>אמר רבי שמעון אני ראיתי גדייה כו'</w:t>
      </w:r>
      <w:r w:rsidR="0057284B">
        <w:rPr>
          <w:rtl/>
        </w:rPr>
        <w:t>.</w:t>
      </w:r>
    </w:p>
    <w:p w14:paraId="56DB9451" w14:textId="5E0C6AFE" w:rsidR="00A40CD2" w:rsidRDefault="00F63065" w:rsidP="00B05860">
      <w:pPr>
        <w:rPr>
          <w:rtl/>
        </w:rPr>
      </w:pPr>
      <w:r>
        <w:rPr>
          <w:rtl/>
        </w:rPr>
        <w:t xml:space="preserve">מה יש בין תנא ראשון </w:t>
      </w:r>
      <w:r>
        <w:rPr>
          <w:rStyle w:val="27"/>
          <w:rtl/>
        </w:rPr>
        <w:t>לר"ש</w:t>
      </w:r>
      <w:r>
        <w:rPr>
          <w:rtl/>
        </w:rPr>
        <w:t xml:space="preserve"> </w:t>
      </w:r>
    </w:p>
    <w:p w14:paraId="40D5C696" w14:textId="1EBEAA2E" w:rsidR="00B874E6" w:rsidRDefault="00F63065" w:rsidP="00A40CD2">
      <w:pPr>
        <w:rPr>
          <w:rtl/>
        </w:rPr>
      </w:pPr>
      <w:r>
        <w:rPr>
          <w:rtl/>
        </w:rPr>
        <w:t xml:space="preserve">יש ביניהם </w:t>
      </w:r>
      <w:r>
        <w:rPr>
          <w:rStyle w:val="27"/>
          <w:rtl/>
        </w:rPr>
        <w:t>דזעירי</w:t>
      </w:r>
      <w:r>
        <w:rPr>
          <w:rtl/>
        </w:rPr>
        <w:t xml:space="preserve">, </w:t>
      </w:r>
      <w:r>
        <w:rPr>
          <w:rStyle w:val="27"/>
          <w:rFonts w:hint="cs"/>
          <w:rtl/>
        </w:rPr>
        <w:t>ת"ק</w:t>
      </w:r>
      <w:r>
        <w:rPr>
          <w:rtl/>
        </w:rPr>
        <w:t xml:space="preserve"> - יש לו </w:t>
      </w:r>
      <w:r>
        <w:rPr>
          <w:rStyle w:val="27"/>
          <w:rtl/>
        </w:rPr>
        <w:t>דזעירי</w:t>
      </w:r>
      <w:r>
        <w:rPr>
          <w:rtl/>
        </w:rPr>
        <w:t xml:space="preserve">, </w:t>
      </w:r>
      <w:r>
        <w:rPr>
          <w:rStyle w:val="27"/>
          <w:rtl/>
        </w:rPr>
        <w:t>ור' שמעון</w:t>
      </w:r>
      <w:r>
        <w:rPr>
          <w:rtl/>
        </w:rPr>
        <w:t xml:space="preserve"> - אין לו </w:t>
      </w:r>
      <w:r>
        <w:rPr>
          <w:rStyle w:val="27"/>
          <w:rtl/>
        </w:rPr>
        <w:t>דזעירי</w:t>
      </w:r>
      <w:r w:rsidR="0057284B">
        <w:rPr>
          <w:rtl/>
        </w:rPr>
        <w:t>.</w:t>
      </w:r>
    </w:p>
    <w:p w14:paraId="64303631" w14:textId="4928EE3E" w:rsidR="006542AA" w:rsidRDefault="00000000">
      <w:pPr>
        <w:pStyle w:val="36"/>
        <w:framePr w:wrap="notBeside"/>
      </w:pPr>
      <w:r>
        <w:t>ואב"א</w:t>
      </w:r>
      <w:r w:rsidR="00F63065">
        <w:t>:</w:t>
      </w:r>
    </w:p>
    <w:p w14:paraId="289BDD81" w14:textId="50C4C416" w:rsidR="00A40CD2" w:rsidRDefault="00F63065" w:rsidP="00A40CD2">
      <w:pPr>
        <w:rPr>
          <w:rtl/>
        </w:rPr>
      </w:pPr>
      <w:r>
        <w:rPr>
          <w:rtl/>
        </w:rPr>
        <w:t>דכ</w:t>
      </w:r>
      <w:r w:rsidR="00A40CD2">
        <w:rPr>
          <w:rtl/>
        </w:rPr>
        <w:t>ו"ע</w:t>
      </w:r>
      <w:r>
        <w:rPr>
          <w:rtl/>
        </w:rPr>
        <w:t xml:space="preserve"> </w:t>
      </w:r>
      <w:r w:rsidR="00A40CD2">
        <w:rPr>
          <w:rtl/>
        </w:rPr>
        <w:t>יש</w:t>
      </w:r>
      <w:r>
        <w:rPr>
          <w:rtl/>
        </w:rPr>
        <w:t xml:space="preserve"> </w:t>
      </w:r>
      <w:r w:rsidR="00A40CD2">
        <w:rPr>
          <w:rtl/>
        </w:rPr>
        <w:t>להם</w:t>
      </w:r>
      <w:r>
        <w:rPr>
          <w:rtl/>
        </w:rPr>
        <w:t xml:space="preserve"> </w:t>
      </w:r>
      <w:r>
        <w:rPr>
          <w:rStyle w:val="27"/>
          <w:rtl/>
        </w:rPr>
        <w:t>דזעירי</w:t>
      </w:r>
      <w:r>
        <w:rPr>
          <w:rtl/>
        </w:rPr>
        <w:t xml:space="preserve">, </w:t>
      </w:r>
      <w:r w:rsidR="00A40CD2">
        <w:rPr>
          <w:rtl/>
        </w:rPr>
        <w:t>וכאן</w:t>
      </w:r>
      <w:r>
        <w:rPr>
          <w:rtl/>
        </w:rPr>
        <w:t xml:space="preserve"> ביולדת למקוטעין קא מיפלגי, </w:t>
      </w:r>
    </w:p>
    <w:p w14:paraId="7E8D6052" w14:textId="40557694" w:rsidR="00B874E6" w:rsidRDefault="00D84FE5" w:rsidP="00F63065">
      <w:pPr>
        <w:rPr>
          <w:rtl/>
        </w:rPr>
      </w:pPr>
      <w:r>
        <w:rPr>
          <w:rtl/>
        </w:rPr>
        <w:tab/>
      </w:r>
      <w:r w:rsidR="00F63065">
        <w:rPr>
          <w:rtl/>
        </w:rPr>
        <w:t xml:space="preserve">לתנא </w:t>
      </w:r>
      <w:r>
        <w:rPr>
          <w:rtl/>
        </w:rPr>
        <w:t>ראשון</w:t>
      </w:r>
      <w:r w:rsidR="00F63065">
        <w:rPr>
          <w:rtl/>
        </w:rPr>
        <w:t xml:space="preserve"> - אינה יולדת למקוטעין, </w:t>
      </w:r>
      <w:r>
        <w:rPr>
          <w:rStyle w:val="27"/>
          <w:rtl/>
        </w:rPr>
        <w:t>לר"ש</w:t>
      </w:r>
      <w:r w:rsidR="00F63065">
        <w:rPr>
          <w:rtl/>
        </w:rPr>
        <w:t xml:space="preserve"> - יולדת</w:t>
      </w:r>
      <w:r w:rsidR="0057284B">
        <w:rPr>
          <w:rtl/>
        </w:rPr>
        <w:t>.</w:t>
      </w:r>
    </w:p>
    <w:p w14:paraId="10B52E6A" w14:textId="6AF7E6AD" w:rsidR="006542AA" w:rsidRDefault="00000000">
      <w:pPr>
        <w:pStyle w:val="36"/>
        <w:framePr w:wrap="notBeside"/>
      </w:pPr>
      <w:r>
        <w:t>ואב"א</w:t>
      </w:r>
      <w:r w:rsidR="00F63065">
        <w:t>:</w:t>
      </w:r>
    </w:p>
    <w:p w14:paraId="11C25F78" w14:textId="4B5E053E" w:rsidR="00B05860" w:rsidRDefault="00F63065" w:rsidP="00B05860">
      <w:pPr>
        <w:rPr>
          <w:rtl/>
        </w:rPr>
      </w:pPr>
      <w:r>
        <w:rPr>
          <w:rtl/>
        </w:rPr>
        <w:t>דכ</w:t>
      </w:r>
      <w:r w:rsidR="00A40CD2">
        <w:rPr>
          <w:rtl/>
        </w:rPr>
        <w:t>ו"ע</w:t>
      </w:r>
      <w:r w:rsidR="00B05860">
        <w:rPr>
          <w:rFonts w:hint="cs"/>
          <w:rtl/>
        </w:rPr>
        <w:t xml:space="preserve"> </w:t>
      </w:r>
      <w:r>
        <w:rPr>
          <w:rtl/>
        </w:rPr>
        <w:t xml:space="preserve">אינה יולדת למקוטעין, </w:t>
      </w:r>
      <w:r w:rsidR="00A40CD2">
        <w:rPr>
          <w:rtl/>
        </w:rPr>
        <w:t>וכאן</w:t>
      </w:r>
      <w:r>
        <w:rPr>
          <w:rtl/>
        </w:rPr>
        <w:t xml:space="preserve"> במקצת היום ככולו </w:t>
      </w:r>
      <w:r w:rsidR="00A40CD2">
        <w:rPr>
          <w:rtl/>
        </w:rPr>
        <w:t>חלקו</w:t>
      </w:r>
      <w:r>
        <w:rPr>
          <w:rtl/>
        </w:rPr>
        <w:t xml:space="preserve">, </w:t>
      </w:r>
    </w:p>
    <w:p w14:paraId="68D53298" w14:textId="578C6548" w:rsidR="00B874E6" w:rsidRDefault="00F63065" w:rsidP="00B05860">
      <w:pPr>
        <w:rPr>
          <w:rtl/>
        </w:rPr>
      </w:pPr>
      <w:r>
        <w:rPr>
          <w:rStyle w:val="27"/>
          <w:rtl/>
        </w:rPr>
        <w:t>לת"ק</w:t>
      </w:r>
      <w:r>
        <w:rPr>
          <w:rtl/>
        </w:rPr>
        <w:t xml:space="preserve"> לא אומרים</w:t>
      </w:r>
      <w:r w:rsidR="00D84FE5">
        <w:rPr>
          <w:rtl/>
        </w:rPr>
        <w:t xml:space="preserve"> מקצת היום ככולו, </w:t>
      </w:r>
      <w:r w:rsidR="00D84FE5">
        <w:rPr>
          <w:rStyle w:val="27"/>
          <w:rtl/>
        </w:rPr>
        <w:t>ל</w:t>
      </w:r>
      <w:r>
        <w:rPr>
          <w:rStyle w:val="27"/>
          <w:rtl/>
        </w:rPr>
        <w:t>ר"ש</w:t>
      </w:r>
      <w:r>
        <w:rPr>
          <w:rtl/>
        </w:rPr>
        <w:t xml:space="preserve"> - אמרי' מקצת היום ככולו</w:t>
      </w:r>
      <w:r w:rsidR="0057284B">
        <w:rPr>
          <w:rtl/>
        </w:rPr>
        <w:t>.</w:t>
      </w:r>
    </w:p>
    <w:p w14:paraId="5602CD4E" w14:textId="77777777" w:rsidR="006542AA" w:rsidRDefault="00000000">
      <w:pPr>
        <w:pStyle w:val="36"/>
        <w:framePr w:wrap="notBeside"/>
      </w:pPr>
      <w:r>
        <w:t>ואב"א:</w:t>
      </w:r>
    </w:p>
    <w:p w14:paraId="448B0C3E" w14:textId="18E5B951" w:rsidR="00B05860" w:rsidRDefault="00F63065" w:rsidP="00B05860">
      <w:pPr>
        <w:rPr>
          <w:rtl/>
        </w:rPr>
      </w:pPr>
      <w:r>
        <w:rPr>
          <w:rtl/>
        </w:rPr>
        <w:t xml:space="preserve">דלכ"ע אומרים מקצת היום ככולו, וכאן במחוסר זמן נכנס לדיר להתעשר חלקו, </w:t>
      </w:r>
    </w:p>
    <w:p w14:paraId="2561775F" w14:textId="77777777" w:rsidR="00B05860" w:rsidRDefault="00B05860" w:rsidP="00B05860">
      <w:pPr>
        <w:pStyle w:val="afff0"/>
        <w:framePr w:wrap="around"/>
        <w:rPr>
          <w:rtl/>
        </w:rPr>
      </w:pPr>
      <w:r>
        <w:rPr>
          <w:rFonts w:hint="cs"/>
          <w:rtl/>
        </w:rPr>
        <w:t>כא:</w:t>
      </w:r>
    </w:p>
    <w:p w14:paraId="272D50FA" w14:textId="77777777" w:rsidR="006542AA" w:rsidRDefault="00000000">
      <w:pPr>
        <w:pStyle w:val="36"/>
        <w:framePr w:wrap="notBeside"/>
      </w:pPr>
      <w:r>
        <w:t>והתניא:</w:t>
      </w:r>
    </w:p>
    <w:p w14:paraId="10885C04" w14:textId="3A1734DC" w:rsidR="00B05860" w:rsidRDefault="00F63065" w:rsidP="00D84FE5">
      <w:pPr>
        <w:rPr>
          <w:rtl/>
        </w:rPr>
      </w:pPr>
      <w:r>
        <w:rPr>
          <w:rStyle w:val="27"/>
          <w:rtl/>
        </w:rPr>
        <w:t>ר</w:t>
      </w:r>
      <w:r w:rsidR="00D84FE5">
        <w:rPr>
          <w:rStyle w:val="27"/>
          <w:rFonts w:hint="cs"/>
          <w:rtl/>
        </w:rPr>
        <w:t>ש</w:t>
      </w:r>
      <w:r>
        <w:rPr>
          <w:rStyle w:val="27"/>
          <w:rFonts w:hint="cs"/>
          <w:rtl/>
        </w:rPr>
        <w:t>ב"י</w:t>
      </w:r>
      <w:r w:rsidR="00D84FE5">
        <w:rPr>
          <w:rFonts w:hint="cs"/>
          <w:rtl/>
        </w:rPr>
        <w:t xml:space="preserve"> </w:t>
      </w:r>
      <w:r>
        <w:rPr>
          <w:rtl/>
        </w:rPr>
        <w:t xml:space="preserve">אומר משום </w:t>
      </w:r>
      <w:r>
        <w:rPr>
          <w:rStyle w:val="27"/>
          <w:rtl/>
        </w:rPr>
        <w:t>ר"ש</w:t>
      </w:r>
      <w:r>
        <w:rPr>
          <w:rtl/>
        </w:rPr>
        <w:t xml:space="preserve"> מחוסר זמן - נכנס לדיר להתעשר, </w:t>
      </w:r>
    </w:p>
    <w:p w14:paraId="5A3ECD15" w14:textId="77777777" w:rsidR="00B874E6" w:rsidRDefault="00B05860" w:rsidP="00B05860">
      <w:pPr>
        <w:rPr>
          <w:rtl/>
        </w:rPr>
      </w:pPr>
      <w:r>
        <w:rPr>
          <w:rtl/>
        </w:rPr>
        <w:t>והרי הן כבכור, מה בכור</w:t>
      </w:r>
      <w:r w:rsidR="00F63065">
        <w:rPr>
          <w:rtl/>
        </w:rPr>
        <w:t xml:space="preserve"> קדוש לפני זמנו</w:t>
      </w:r>
      <w:r>
        <w:rPr>
          <w:rtl/>
        </w:rPr>
        <w:t xml:space="preserve"> וקרב לאחר זמנו, אף מחוסר זמן </w:t>
      </w:r>
      <w:r w:rsidR="00F63065">
        <w:rPr>
          <w:rtl/>
        </w:rPr>
        <w:t>קדוש לפני זמנו וקרב לאחר זמנו</w:t>
      </w:r>
      <w:r w:rsidR="0057284B">
        <w:rPr>
          <w:rtl/>
        </w:rPr>
        <w:t>.</w:t>
      </w:r>
    </w:p>
    <w:p w14:paraId="364E9158" w14:textId="12712BFD" w:rsidR="00B05860" w:rsidRDefault="00F63065" w:rsidP="00B05860">
      <w:pPr>
        <w:rPr>
          <w:rtl/>
        </w:rPr>
      </w:pPr>
      <w:r>
        <w:rPr>
          <w:b/>
          <w:bCs/>
          <w:rtl/>
        </w:rPr>
        <w:t>מסתבר</w:t>
      </w:r>
      <w:r>
        <w:rPr>
          <w:rtl/>
        </w:rPr>
        <w:t>, מבכור הו</w:t>
      </w:r>
      <w:r w:rsidR="00B05860">
        <w:rPr>
          <w:rFonts w:hint="cs"/>
          <w:rtl/>
        </w:rPr>
        <w:t xml:space="preserve">"ל </w:t>
      </w:r>
      <w:r>
        <w:rPr>
          <w:rtl/>
        </w:rPr>
        <w:t>ללמוד, שכן: גואל, מום, תמורת, אכילה,</w:t>
      </w:r>
    </w:p>
    <w:p w14:paraId="7F2ABA53" w14:textId="1AB13A5E" w:rsidR="00D84FE5" w:rsidRDefault="00F63065" w:rsidP="00B05860">
      <w:pPr>
        <w:rPr>
          <w:rtl/>
        </w:rPr>
      </w:pPr>
      <w:r>
        <w:rPr>
          <w:rStyle w:val="27"/>
          <w:rtl/>
        </w:rPr>
        <w:t>אדרבה</w:t>
      </w:r>
      <w:r>
        <w:rPr>
          <w:rtl/>
        </w:rPr>
        <w:t xml:space="preserve">, מקדשים </w:t>
      </w:r>
      <w:r w:rsidR="00B05860">
        <w:rPr>
          <w:rFonts w:hint="cs"/>
          <w:rtl/>
        </w:rPr>
        <w:t>הו"ל</w:t>
      </w:r>
      <w:r>
        <w:rPr>
          <w:rtl/>
        </w:rPr>
        <w:t xml:space="preserve"> ללמוד, שכן: זכר, קדוש, במתנות, פשוט! </w:t>
      </w:r>
    </w:p>
    <w:p w14:paraId="253B0ECB" w14:textId="77777777" w:rsidR="006542AA" w:rsidRDefault="00000000">
      <w:pPr>
        <w:pStyle w:val="36"/>
        <w:framePr w:wrap="notBeside"/>
      </w:pPr>
      <w:r>
        <w:t>אלא</w:t>
      </w:r>
    </w:p>
    <w:p w14:paraId="65B35956" w14:textId="0001E290" w:rsidR="00B874E6" w:rsidRDefault="00F63065" w:rsidP="00B05860">
      <w:pPr>
        <w:rPr>
          <w:rtl/>
        </w:rPr>
      </w:pPr>
      <w:r>
        <w:rPr>
          <w:rStyle w:val="27"/>
          <w:rtl/>
        </w:rPr>
        <w:t>ר"ש</w:t>
      </w:r>
      <w:r>
        <w:rPr>
          <w:rtl/>
        </w:rPr>
        <w:t xml:space="preserve"> העברה העברה גמיר</w:t>
      </w:r>
      <w:r w:rsidR="0057284B">
        <w:rPr>
          <w:rtl/>
        </w:rPr>
        <w:t>.</w:t>
      </w:r>
    </w:p>
    <w:p w14:paraId="2C771F0C" w14:textId="635D4C0F" w:rsidR="00D84FE5" w:rsidRDefault="00B05860" w:rsidP="00F63065">
      <w:pPr>
        <w:rPr>
          <w:rtl/>
        </w:rPr>
      </w:pPr>
      <w:r>
        <w:rPr>
          <w:rFonts w:hint="cs"/>
          <w:rtl/>
        </w:rPr>
        <w:t>ה"ד</w:t>
      </w:r>
      <w:r w:rsidR="00F63065">
        <w:rPr>
          <w:rtl/>
        </w:rPr>
        <w:t xml:space="preserve"> טינוף? </w:t>
      </w:r>
    </w:p>
    <w:p w14:paraId="70EECAED" w14:textId="474A900B" w:rsidR="006542AA" w:rsidRDefault="00000000">
      <w:pPr>
        <w:pStyle w:val="36"/>
        <w:framePr w:wrap="notBeside"/>
      </w:pPr>
      <w:r>
        <w:t>רבא:</w:t>
      </w:r>
    </w:p>
    <w:p w14:paraId="13EBCF73" w14:textId="0ED7F761" w:rsidR="00B874E6" w:rsidRDefault="00F63065" w:rsidP="00F63065">
      <w:pPr>
        <w:rPr>
          <w:rtl/>
        </w:rPr>
      </w:pPr>
      <w:r>
        <w:rPr>
          <w:rtl/>
        </w:rPr>
        <w:t xml:space="preserve">כדאמרו רעותא דצלתא אצר חיותא, </w:t>
      </w:r>
      <w:r>
        <w:rPr>
          <w:rStyle w:val="27"/>
          <w:rtl/>
        </w:rPr>
        <w:t>ושמואל</w:t>
      </w:r>
      <w:r>
        <w:rPr>
          <w:rtl/>
        </w:rPr>
        <w:t xml:space="preserve"> אמר: בעבועי דדמא</w:t>
      </w:r>
      <w:r w:rsidR="0057284B">
        <w:rPr>
          <w:rtl/>
        </w:rPr>
        <w:t>.</w:t>
      </w:r>
    </w:p>
    <w:p w14:paraId="5882313D" w14:textId="5AEAFEF7" w:rsidR="00B874E6" w:rsidRDefault="00F63065" w:rsidP="00F63065">
      <w:pPr>
        <w:rPr>
          <w:rtl/>
        </w:rPr>
      </w:pPr>
      <w:r>
        <w:rPr>
          <w:rtl/>
        </w:rPr>
        <w:t>וצריך להראותו לחכם,</w:t>
      </w:r>
      <w:r w:rsidR="00B05860">
        <w:rPr>
          <w:rFonts w:hint="cs"/>
          <w:rtl/>
        </w:rPr>
        <w:t xml:space="preserve"> </w:t>
      </w:r>
      <w:r>
        <w:rPr>
          <w:rtl/>
        </w:rPr>
        <w:t xml:space="preserve">חכם מנין ידע? אמר </w:t>
      </w:r>
      <w:r>
        <w:rPr>
          <w:rStyle w:val="27"/>
          <w:rtl/>
        </w:rPr>
        <w:t>ר"פ</w:t>
      </w:r>
      <w:r>
        <w:rPr>
          <w:rtl/>
        </w:rPr>
        <w:t>: רועה חכם</w:t>
      </w:r>
      <w:r w:rsidR="0057284B">
        <w:rPr>
          <w:rtl/>
        </w:rPr>
        <w:t>.</w:t>
      </w:r>
    </w:p>
    <w:p w14:paraId="15A7CF6C" w14:textId="6AAA6181" w:rsidR="006542AA" w:rsidRDefault="00000000">
      <w:pPr>
        <w:pStyle w:val="36"/>
        <w:framePr w:wrap="notBeside"/>
      </w:pPr>
      <w:r>
        <w:t>אר"ח:</w:t>
      </w:r>
    </w:p>
    <w:p w14:paraId="61CD290A" w14:textId="256B797E" w:rsidR="00D84FE5" w:rsidRDefault="00F63065" w:rsidP="00B05860">
      <w:pPr>
        <w:rPr>
          <w:rtl/>
        </w:rPr>
      </w:pPr>
      <w:r>
        <w:rPr>
          <w:rtl/>
        </w:rPr>
        <w:t xml:space="preserve">הרי אמרו יצירת הוולד באשה - ארבעים יום, </w:t>
      </w:r>
    </w:p>
    <w:p w14:paraId="16AC576D" w14:textId="77777777" w:rsidR="006542AA" w:rsidRDefault="00000000">
      <w:pPr>
        <w:pStyle w:val="36"/>
        <w:framePr w:wrap="notBeside"/>
      </w:pPr>
      <w:r w:rsidRPr="00C5263B">
        <w:t>בעי רב חסדא:</w:t>
      </w:r>
    </w:p>
    <w:p w14:paraId="6CA2AE90" w14:textId="27209245" w:rsidR="00A40CD2" w:rsidRPr="00C5263B" w:rsidRDefault="00F63065" w:rsidP="00B05860">
      <w:pPr>
        <w:rPr>
          <w:b/>
          <w:bCs/>
          <w:rtl/>
        </w:rPr>
      </w:pPr>
      <w:r w:rsidRPr="00C5263B">
        <w:rPr>
          <w:b/>
          <w:bCs/>
          <w:rtl/>
        </w:rPr>
        <w:t xml:space="preserve">בבהמה בכמה? </w:t>
      </w:r>
    </w:p>
    <w:p w14:paraId="380FAC78" w14:textId="04ACF2D3" w:rsidR="006542AA" w:rsidRDefault="00000000">
      <w:pPr>
        <w:pStyle w:val="36"/>
        <w:framePr w:wrap="notBeside"/>
      </w:pPr>
      <w:r>
        <w:lastRenderedPageBreak/>
        <w:t>ר"פ</w:t>
      </w:r>
      <w:r w:rsidR="00B05860">
        <w:t xml:space="preserve"> </w:t>
      </w:r>
      <w:r>
        <w:t>לאביי:</w:t>
      </w:r>
    </w:p>
    <w:p w14:paraId="4C584FA2" w14:textId="59434C0E" w:rsidR="00B874E6" w:rsidRDefault="00F63065" w:rsidP="00D84FE5">
      <w:pPr>
        <w:rPr>
          <w:rtl/>
        </w:rPr>
      </w:pPr>
      <w:r>
        <w:rPr>
          <w:rtl/>
        </w:rPr>
        <w:t xml:space="preserve">לא היינו </w:t>
      </w:r>
      <w:r>
        <w:rPr>
          <w:rStyle w:val="27"/>
          <w:rtl/>
        </w:rPr>
        <w:t>דזעירי</w:t>
      </w:r>
      <w:r w:rsidR="00D84FE5">
        <w:rPr>
          <w:rFonts w:hint="cs"/>
          <w:rtl/>
        </w:rPr>
        <w:t xml:space="preserve"> ד</w:t>
      </w:r>
      <w:r>
        <w:rPr>
          <w:rtl/>
        </w:rPr>
        <w:t>אין טינוף פחות משלשים יום,</w:t>
      </w:r>
      <w:r w:rsidR="00D84FE5">
        <w:rPr>
          <w:rFonts w:hint="cs"/>
          <w:rtl/>
        </w:rPr>
        <w:t xml:space="preserve"> </w:t>
      </w:r>
      <w:r>
        <w:rPr>
          <w:rtl/>
        </w:rPr>
        <w:t>ההוא - לקבל איתמר</w:t>
      </w:r>
      <w:r w:rsidR="0057284B">
        <w:rPr>
          <w:rtl/>
        </w:rPr>
        <w:t>.</w:t>
      </w:r>
    </w:p>
    <w:p w14:paraId="72F3E419" w14:textId="1E3E4038" w:rsidR="00B05860" w:rsidRDefault="00F63065" w:rsidP="00F63065">
      <w:pPr>
        <w:rPr>
          <w:rtl/>
        </w:rPr>
      </w:pPr>
      <w:r>
        <w:rPr>
          <w:rtl/>
        </w:rPr>
        <w:t xml:space="preserve">מצינו לוקח מנכרי, לוקח מישראל מה? </w:t>
      </w:r>
    </w:p>
    <w:p w14:paraId="118282A7" w14:textId="77777777" w:rsidR="006542AA" w:rsidRDefault="00000000">
      <w:pPr>
        <w:pStyle w:val="36"/>
        <w:framePr w:wrap="notBeside"/>
      </w:pPr>
      <w:r w:rsidRPr="00D84FE5">
        <w:t>רב</w:t>
      </w:r>
      <w:r>
        <w:t>:</w:t>
      </w:r>
    </w:p>
    <w:p w14:paraId="56DB05FA" w14:textId="6881A85A" w:rsidR="00B05860" w:rsidRDefault="00D84FE5" w:rsidP="00D84FE5">
      <w:pPr>
        <w:rPr>
          <w:rtl/>
        </w:rPr>
      </w:pPr>
      <w:r>
        <w:rPr>
          <w:rtl/>
        </w:rPr>
        <w:t>בכור ודאי, דאם ישנו דבכרה היה</w:t>
      </w:r>
      <w:r w:rsidR="00F63065">
        <w:rPr>
          <w:rtl/>
        </w:rPr>
        <w:t xml:space="preserve"> מישתבח </w:t>
      </w:r>
      <w:r>
        <w:rPr>
          <w:rtl/>
        </w:rPr>
        <w:t xml:space="preserve">לו, </w:t>
      </w:r>
      <w:r w:rsidRPr="00D84FE5">
        <w:rPr>
          <w:rStyle w:val="27"/>
          <w:b/>
          <w:bCs/>
          <w:rtl/>
        </w:rPr>
        <w:t>ושמואל</w:t>
      </w:r>
      <w:r>
        <w:rPr>
          <w:rtl/>
        </w:rPr>
        <w:t>: בכור ספק, סבר לשחיטה</w:t>
      </w:r>
      <w:r>
        <w:rPr>
          <w:rFonts w:hint="cs"/>
          <w:rtl/>
        </w:rPr>
        <w:t xml:space="preserve"> </w:t>
      </w:r>
      <w:r w:rsidR="00F63065">
        <w:rPr>
          <w:rtl/>
        </w:rPr>
        <w:t xml:space="preserve">בעי </w:t>
      </w:r>
      <w:r>
        <w:rPr>
          <w:rtl/>
        </w:rPr>
        <w:t>לו</w:t>
      </w:r>
      <w:r w:rsidR="00F63065">
        <w:rPr>
          <w:rtl/>
        </w:rPr>
        <w:t xml:space="preserve">, </w:t>
      </w:r>
    </w:p>
    <w:p w14:paraId="2B812256" w14:textId="331E8046" w:rsidR="006542AA" w:rsidRDefault="00000000">
      <w:pPr>
        <w:pStyle w:val="36"/>
        <w:framePr w:wrap="notBeside"/>
      </w:pPr>
      <w:r>
        <w:t>ורי"ו</w:t>
      </w:r>
      <w:r w:rsidR="00F63065">
        <w:t>:</w:t>
      </w:r>
    </w:p>
    <w:p w14:paraId="140F00E8" w14:textId="63826CC7" w:rsidR="00B874E6" w:rsidRDefault="00F63065" w:rsidP="00C5263B">
      <w:pPr>
        <w:rPr>
          <w:rtl/>
        </w:rPr>
      </w:pPr>
      <w:r>
        <w:rPr>
          <w:rtl/>
        </w:rPr>
        <w:t xml:space="preserve">חולין ודאין, </w:t>
      </w:r>
      <w:r w:rsidR="00C5263B">
        <w:rPr>
          <w:rFonts w:hint="cs"/>
          <w:rtl/>
        </w:rPr>
        <w:t>ד</w:t>
      </w:r>
      <w:r>
        <w:rPr>
          <w:rtl/>
        </w:rPr>
        <w:t xml:space="preserve">אם </w:t>
      </w:r>
      <w:r w:rsidR="00B05860">
        <w:rPr>
          <w:rtl/>
        </w:rPr>
        <w:t>ישנו</w:t>
      </w:r>
      <w:r>
        <w:rPr>
          <w:rtl/>
        </w:rPr>
        <w:t xml:space="preserve"> דלא בכרה, כיון </w:t>
      </w:r>
      <w:r w:rsidR="00B05860">
        <w:rPr>
          <w:rtl/>
        </w:rPr>
        <w:t>דיש</w:t>
      </w:r>
      <w:r>
        <w:rPr>
          <w:rtl/>
        </w:rPr>
        <w:t xml:space="preserve"> איסורא - </w:t>
      </w:r>
      <w:r w:rsidR="00B05860">
        <w:rPr>
          <w:rtl/>
        </w:rPr>
        <w:t>היה</w:t>
      </w:r>
      <w:r>
        <w:rPr>
          <w:rtl/>
        </w:rPr>
        <w:t xml:space="preserve"> מודע </w:t>
      </w:r>
      <w:r w:rsidR="00B05860">
        <w:rPr>
          <w:rtl/>
        </w:rPr>
        <w:t>לו</w:t>
      </w:r>
      <w:r w:rsidR="0057284B">
        <w:rPr>
          <w:rtl/>
        </w:rPr>
        <w:t>.</w:t>
      </w:r>
    </w:p>
    <w:p w14:paraId="1EA27895" w14:textId="5B513A7E" w:rsidR="006542AA" w:rsidRDefault="00000000">
      <w:pPr>
        <w:pStyle w:val="36"/>
        <w:framePr w:wrap="notBeside"/>
      </w:pPr>
      <w:r>
        <w:t>ת"כ דרי"ו</w:t>
      </w:r>
      <w:r w:rsidR="00F63065">
        <w:t xml:space="preserve"> דאמר חולין:</w:t>
      </w:r>
    </w:p>
    <w:p w14:paraId="59F8BDB9" w14:textId="563DE13E" w:rsidR="00B874E6" w:rsidRDefault="00F63065" w:rsidP="00F63065">
      <w:pPr>
        <w:rPr>
          <w:rtl/>
        </w:rPr>
      </w:pPr>
      <w:r>
        <w:rPr>
          <w:rtl/>
        </w:rPr>
        <w:t>אם לא הודיעו - הולך ושוחט ואינו נמנע</w:t>
      </w:r>
      <w:r w:rsidR="0057284B">
        <w:rPr>
          <w:rtl/>
        </w:rPr>
        <w:t>.</w:t>
      </w:r>
    </w:p>
    <w:p w14:paraId="36935AFE" w14:textId="693FC18D" w:rsidR="00B874E6" w:rsidRDefault="00F63065" w:rsidP="00F63065">
      <w:pPr>
        <w:rPr>
          <w:rtl/>
        </w:rPr>
      </w:pPr>
      <w:r>
        <w:rPr>
          <w:rtl/>
        </w:rPr>
        <w:t xml:space="preserve">לימא תיהוי תיובתא </w:t>
      </w:r>
      <w:r>
        <w:rPr>
          <w:rStyle w:val="27"/>
          <w:rtl/>
        </w:rPr>
        <w:t>דרב</w:t>
      </w:r>
      <w:r>
        <w:rPr>
          <w:rtl/>
        </w:rPr>
        <w:t xml:space="preserve"> </w:t>
      </w:r>
      <w:r>
        <w:rPr>
          <w:rStyle w:val="27"/>
          <w:rtl/>
        </w:rPr>
        <w:t>ושמואל</w:t>
      </w:r>
      <w:r>
        <w:rPr>
          <w:rtl/>
        </w:rPr>
        <w:t>! שם - במוכר תליא דבר, כאן - בלוקח תליא דבר</w:t>
      </w:r>
      <w:r w:rsidR="0057284B">
        <w:rPr>
          <w:rtl/>
        </w:rPr>
        <w:t>.</w:t>
      </w:r>
    </w:p>
    <w:p w14:paraId="4E16949E" w14:textId="382B9F56" w:rsidR="0057284B" w:rsidRDefault="0057284B" w:rsidP="009F73ED">
      <w:pPr>
        <w:pStyle w:val="affff9"/>
        <w:rPr>
          <w:rtl/>
        </w:rPr>
      </w:pPr>
      <w:r>
        <w:rPr>
          <w:rtl/>
        </w:rPr>
        <w:t>• • •</w:t>
      </w:r>
    </w:p>
    <w:p w14:paraId="53506324" w14:textId="77777777" w:rsidR="006542AA" w:rsidRDefault="00000000">
      <w:pPr>
        <w:pStyle w:val="afffff5"/>
        <w:framePr w:wrap="around"/>
      </w:pPr>
      <w:r>
        <w:t>משנה א</w:t>
      </w:r>
    </w:p>
    <w:p w14:paraId="44AC9BE4" w14:textId="77777777" w:rsidR="00B874E6" w:rsidRDefault="00F63065" w:rsidP="009F73ED">
      <w:pPr>
        <w:pStyle w:val="afff5"/>
        <w:spacing w:before="120"/>
        <w:rPr>
          <w:rtl/>
        </w:rPr>
      </w:pPr>
      <w:r>
        <w:rPr>
          <w:rtl/>
          <w:rPrChange w:id="9136" w:author="עריכה מהאתר" w:date="2026-10-19T06:44:48Z">
            <w:rPr>
              <w:rStyle w:val="afffff3"/>
              <w:rtl/>
            </w:rPr>
          </w:rPrChange>
        </w:rPr>
        <w:t xml:space="preserve">רבי אליעז</w:t>
      </w:r>
      <w:r>
        <w:rPr>
          <w:rtl/>
          <w:rPrChange w:id="9137" w:author="עריכה מהאתר" w:date="2026-10-19T06:44:48Z">
            <w:rPr>
              <w:rStyle w:val="afffff3"/>
              <w:rtl/>
            </w:rPr>
          </w:rPrChange>
        </w:rPr>
        <w:t xml:space="preserve">ר</w:t>
      </w:r>
      <w:r>
        <w:rPr>
          <w:rStyle w:val="afffff3"/>
          <w:rtl/>
          <w:rPrChange w:id="9135" w:author="עריכה מהאתר" w:date="2026-10-19T06:44:48Z">
            <w:rPr>
              <w:rStyle w:val="afffff3"/>
              <w:rtl/>
            </w:rPr>
          </w:rPrChange>
        </w:rPr>
        <w:t xml:space="preserve"> בן יעקב אומר:</w:t>
      </w:r>
      <w:r>
        <w:rPr>
          <w:rtl/>
        </w:rPr>
        <w:t xml:space="preserve"> בהמה גסה ששפעה חררת דם - הרי זו תקבר, ופטורה מן הבכורה</w:t>
      </w:r>
      <w:r w:rsidR="0057284B">
        <w:rPr>
          <w:rtl/>
        </w:rPr>
        <w:t>.</w:t>
      </w:r>
    </w:p>
    <w:p w14:paraId="2CE54C7A" w14:textId="78222BFC" w:rsidR="0057284B" w:rsidRDefault="0057284B" w:rsidP="009F73ED">
      <w:pPr>
        <w:pStyle w:val="affff9"/>
        <w:rPr>
          <w:rtl/>
        </w:rPr>
      </w:pPr>
      <w:r>
        <w:rPr>
          <w:rtl/>
        </w:rPr>
        <w:t>• • •</w:t>
      </w:r>
    </w:p>
    <w:p w14:paraId="73B3A535" w14:textId="51FE5111" w:rsidR="00CB3F2B" w:rsidRDefault="00CB3F2B" w:rsidP="00CB3F2B">
      <w:pPr>
        <w:pStyle w:val="afff0"/>
        <w:framePr w:wrap="around"/>
        <w:rPr>
          <w:rtl/>
        </w:rPr>
      </w:pPr>
      <w:r>
        <w:rPr>
          <w:rFonts w:hint="cs"/>
          <w:rtl/>
        </w:rPr>
        <w:t xml:space="preserve">כב. </w:t>
      </w:r>
    </w:p>
    <w:p w14:paraId="4DD5C7A2" w14:textId="77777777" w:rsidR="006542AA" w:rsidRDefault="00000000">
      <w:pPr>
        <w:pStyle w:val="36"/>
        <w:framePr w:wrap="notBeside"/>
      </w:pPr>
      <w:r>
        <w:t>תני רבי חייא:</w:t>
      </w:r>
    </w:p>
    <w:p w14:paraId="1D58628D" w14:textId="49D1174C" w:rsidR="00B874E6" w:rsidRDefault="00F63065" w:rsidP="00CB3F2B">
      <w:pPr>
        <w:rPr>
          <w:rtl/>
        </w:rPr>
      </w:pPr>
      <w:r>
        <w:rPr>
          <w:rtl/>
        </w:rPr>
        <w:t xml:space="preserve">אינה מטמאה לא במגע ולא במשא, </w:t>
      </w:r>
      <w:r w:rsidR="00CB3F2B">
        <w:rPr>
          <w:rFonts w:hint="cs"/>
          <w:rtl/>
        </w:rPr>
        <w:t>ואע</w:t>
      </w:r>
      <w:r>
        <w:rPr>
          <w:rFonts w:hint="cs"/>
          <w:rtl/>
        </w:rPr>
        <w:t>פ"כ</w:t>
      </w:r>
      <w:r w:rsidR="00CB3F2B">
        <w:rPr>
          <w:rFonts w:hint="cs"/>
          <w:rtl/>
        </w:rPr>
        <w:t xml:space="preserve"> תקבר </w:t>
      </w:r>
      <w:r>
        <w:rPr>
          <w:rtl/>
        </w:rPr>
        <w:t>כדי לפרסמה שנפטרה מן הבכורה</w:t>
      </w:r>
      <w:r w:rsidR="0057284B">
        <w:rPr>
          <w:rtl/>
        </w:rPr>
        <w:t>.</w:t>
      </w:r>
    </w:p>
    <w:p w14:paraId="62C986C0" w14:textId="7577A363" w:rsidR="00CB3F2B" w:rsidRDefault="00F63065" w:rsidP="00F63065">
      <w:pPr>
        <w:rPr>
          <w:rtl/>
        </w:rPr>
      </w:pPr>
      <w:r>
        <w:rPr>
          <w:rtl/>
        </w:rPr>
        <w:t xml:space="preserve">למימרא דולד מעליא הוא, ולמה אין מטמא לא במגע ולא במשא? </w:t>
      </w:r>
    </w:p>
    <w:p w14:paraId="6843512F" w14:textId="7CEBCB72" w:rsidR="006542AA" w:rsidRDefault="00000000">
      <w:pPr>
        <w:pStyle w:val="36"/>
        <w:framePr w:wrap="notBeside"/>
      </w:pPr>
      <w:r>
        <w:t>א</w:t>
      </w:r>
      <w:r w:rsidR="00CB3F2B">
        <w:t>ר</w:t>
      </w:r>
      <w:r>
        <w:t>י"ו:</w:t>
      </w:r>
    </w:p>
    <w:p w14:paraId="798E6551" w14:textId="7CE8DD74" w:rsidR="00B874E6" w:rsidRDefault="00F63065" w:rsidP="00CB3F2B">
      <w:pPr>
        <w:rPr>
          <w:rtl/>
        </w:rPr>
      </w:pPr>
      <w:r>
        <w:rPr>
          <w:rtl/>
        </w:rPr>
        <w:t>משום ביטול ברוב נגעו בה</w:t>
      </w:r>
      <w:r w:rsidR="0057284B">
        <w:rPr>
          <w:rtl/>
        </w:rPr>
        <w:t>.</w:t>
      </w:r>
    </w:p>
    <w:p>
      <w:pPr>
        <w:pStyle w:val="36"/>
        <w:rPr>
          <w:ins w:id="9818" w:author="עריכה מהאתר" w:date="2026-10-12T09:34:35Z"/>
        </w:rPr>
      </w:pPr>
      <w:ins w:id="9819" w:author="עריכה מהאתר" w:date="2026-10-12T09:34:35Z">
        <w:r>
          <w:t xml:space="preserve">ואזדא רי"ו לשיטתו</w:t>
        </w:r>
      </w:ins>
    </w:p>
    <w:p w14:paraId="66D1CE2F" w14:textId="6C60D818" w:rsidR="00B874E6" w:rsidRDefault="00F63065" w:rsidP="00CB3F2B">
      <w:pPr>
        <w:rPr>
          <w:rtl/>
        </w:rPr>
      </w:pPr>
      <w:del w:id="9812" w:author="עריכה מהאתר" w:date="2026-10-12T09:34:35Z">
        <w:r>
          <w:rPr>
            <w:rtl/>
          </w:rPr>
          <w:delText xml:space="preserve">ואזדא </w:delText>
        </w:r>
      </w:del>
      <w:del w:id="9813" w:author="עריכה מהאתר" w:date="2026-10-12T09:34:35Z">
        <w:r>
          <w:rPr>
            <w:rStyle w:val="27"/>
            <w:rtl/>
          </w:rPr>
          <w:delText xml:space="preserve">ר</w:delText>
        </w:r>
      </w:del>
      <w:del w:id="9814" w:author="עריכה מהאתר" w:date="2026-10-12T09:34:35Z">
        <w:r>
          <w:rPr>
            <w:rStyle w:val="27"/>
            <w:rFonts w:hint="cs"/>
            <w:rtl/>
          </w:rPr>
          <w:delText xml:space="preserve">י"ו</w:delText>
        </w:r>
      </w:del>
      <w:del w:id="9815" w:author="עריכה מהאתר" w:date="2026-10-12T09:34:35Z">
        <w:r>
          <w:rPr>
            <w:rFonts w:hint="cs"/>
            <w:rtl/>
          </w:rPr>
          <w:delText xml:space="preserve"> </w:delText>
        </w:r>
      </w:del>
      <w:del w:id="9816" w:author="עריכה מהאתר" w:date="2026-10-12T09:34:35Z">
        <w:r>
          <w:rPr>
            <w:rFonts w:hint="cs"/>
            <w:rtl/>
          </w:rPr>
          <w:delText xml:space="preserve">לשיטתו</w:delText>
        </w:r>
      </w:del>
      <w:del w:id="9817" w:author="עריכה מהאתר" w:date="2026-10-12T09:34:35Z">
        <w:r>
          <w:rPr>
            <w:rFonts w:hint="cs"/>
            <w:rtl/>
          </w:rPr>
          <w:delText xml:space="preserve"> </w:delText>
        </w:r>
      </w:del>
      <w:r w:rsidR="00CB3F2B">
        <w:rPr>
          <w:rStyle w:val="27"/>
          <w:rFonts w:hint="cs"/>
          <w:rtl/>
        </w:rPr>
        <w:t>דאר</w:t>
      </w:r>
      <w:r>
        <w:rPr>
          <w:rStyle w:val="27"/>
          <w:rFonts w:hint="cs"/>
          <w:rtl/>
        </w:rPr>
        <w:t>י"ו</w:t>
      </w:r>
      <w:r>
        <w:rPr>
          <w:rtl/>
        </w:rPr>
        <w:t xml:space="preserve"> </w:t>
      </w:r>
      <w:r>
        <w:rPr>
          <w:rStyle w:val="27"/>
          <w:rtl/>
        </w:rPr>
        <w:t>ר"א</w:t>
      </w:r>
      <w:r>
        <w:rPr>
          <w:rtl/>
        </w:rPr>
        <w:t xml:space="preserve"> בן יעקב </w:t>
      </w:r>
      <w:r>
        <w:rPr>
          <w:rStyle w:val="27"/>
          <w:rtl/>
        </w:rPr>
        <w:t>ור"ש</w:t>
      </w:r>
      <w:r>
        <w:rPr>
          <w:rtl/>
        </w:rPr>
        <w:t xml:space="preserve"> אמרו דבר אחד</w:t>
      </w:r>
      <w:r w:rsidR="0057284B">
        <w:rPr>
          <w:rtl/>
        </w:rPr>
        <w:t>.</w:t>
      </w:r>
    </w:p>
    <w:p w14:paraId="19DFC15C" w14:textId="5A4EF8F1" w:rsidR="00CB3F2B" w:rsidRDefault="00F63065" w:rsidP="00F63065">
      <w:pPr>
        <w:rPr>
          <w:rtl/>
        </w:rPr>
      </w:pPr>
      <w:r>
        <w:rPr>
          <w:rtl/>
          <w:rPrChange w:id="9140" w:author="עריכה מהאתר" w:date="2026-10-19T06:44:48Z">
            <w:rPr>
              <w:rStyle w:val="27"/>
              <w:rtl/>
            </w:rPr>
          </w:rPrChange>
        </w:rPr>
        <w:t xml:space="preserve">ר"א</w:t>
      </w:r>
      <w:r>
        <w:rPr>
          <w:rStyle w:val="27"/>
          <w:rtl/>
          <w:rPrChange w:id="9139" w:author="עריכה מהאתר" w:date="2026-10-19T06:44:48Z">
            <w:rPr>
              <w:rStyle w:val="27"/>
              <w:rtl/>
            </w:rPr>
          </w:rPrChange>
        </w:rPr>
        <w:t xml:space="preserve"> בן יעקב</w:t>
      </w:r>
      <w:r>
        <w:rPr>
          <w:rtl/>
        </w:rPr>
        <w:t xml:space="preserve"> - הא דאמרן, </w:t>
      </w:r>
    </w:p>
    <w:p w14:paraId="3809A98F" w14:textId="186F2D7F" w:rsidR="006542AA" w:rsidRDefault="00000000">
      <w:pPr>
        <w:pStyle w:val="36"/>
        <w:framePr w:wrap="notBeside"/>
      </w:pPr>
      <w:r>
        <w:t>ר"ש</w:t>
      </w:r>
      <w:r w:rsidR="001F5864">
        <w:t>:</w:t>
      </w:r>
    </w:p>
    <w:p w14:paraId="65BAA332" w14:textId="7C31304C" w:rsidR="00B874E6" w:rsidRDefault="001F5864" w:rsidP="001F5864">
      <w:pPr>
        <w:rPr>
          <w:rtl/>
        </w:rPr>
      </w:pPr>
      <w:r>
        <w:rPr>
          <w:rtl/>
        </w:rPr>
        <w:tab/>
      </w:r>
      <w:r w:rsidR="00F63065">
        <w:rPr>
          <w:rtl/>
        </w:rPr>
        <w:t>דתנן: השליא בבית - הבית טמא, לא שהשליא ולד, אלא שאין שליא בלא ולד</w:t>
      </w:r>
      <w:r w:rsidR="0057284B">
        <w:rPr>
          <w:rtl/>
        </w:rPr>
        <w:t>.</w:t>
      </w:r>
    </w:p>
    <w:p w14:paraId="4413A39C" w14:textId="02E51076" w:rsidR="006542AA" w:rsidRDefault="00000000">
      <w:pPr>
        <w:pStyle w:val="36"/>
        <w:framePr w:wrap="notBeside"/>
      </w:pPr>
      <w:r>
        <w:tab/>
        <w:t>ר"ש</w:t>
      </w:r>
      <w:r w:rsidR="00F63065">
        <w:t>:</w:t>
      </w:r>
    </w:p>
    <w:p w14:paraId="40786779" w14:textId="28B54035" w:rsidR="00CB3F2B" w:rsidRDefault="00F63065" w:rsidP="00F63065">
      <w:pPr>
        <w:rPr>
          <w:rtl/>
        </w:rPr>
      </w:pPr>
      <w:r>
        <w:rPr>
          <w:rtl/>
        </w:rPr>
        <w:t xml:space="preserve">ולד נימוק עד שלא יצא: </w:t>
      </w:r>
    </w:p>
    <w:p w14:paraId="6714F661" w14:textId="4C6CF3B8" w:rsidR="006542AA" w:rsidRDefault="00000000">
      <w:pPr>
        <w:pStyle w:val="36"/>
        <w:framePr w:wrap="notBeside"/>
      </w:pPr>
      <w:r>
        <w:t>תנן שם:</w:t>
      </w:r>
    </w:p>
    <w:p w14:paraId="2A3CCFFD" w14:textId="0ACEA8BF" w:rsidR="00B874E6" w:rsidRDefault="00F63065" w:rsidP="00F63065">
      <w:pPr>
        <w:rPr>
          <w:rtl/>
        </w:rPr>
      </w:pPr>
      <w:r>
        <w:rPr>
          <w:rtl/>
        </w:rPr>
        <w:t>אין לנפלים פתיחת הקבר עד שיעגילו ראש כפיקה</w:t>
      </w:r>
      <w:r w:rsidR="0057284B">
        <w:rPr>
          <w:rtl/>
        </w:rPr>
        <w:t>.</w:t>
      </w:r>
    </w:p>
    <w:p w14:paraId="7A03F433" w14:textId="0330703E" w:rsidR="00CB3F2B" w:rsidRDefault="00CB3F2B" w:rsidP="00C5567C">
      <w:pPr>
        <w:pStyle w:val="a"/>
        <w:rPr>
          <w:rtl/>
        </w:rPr>
      </w:pPr>
      <w:r>
        <w:rPr>
          <w:rStyle w:val="27"/>
          <w:rFonts w:hint="cs"/>
          <w:rtl/>
        </w:rPr>
        <w:t>אר"ה</w:t>
      </w:r>
      <w:r>
        <w:rPr>
          <w:rFonts w:hint="cs"/>
          <w:rtl/>
        </w:rPr>
        <w:t xml:space="preserve"> היינו </w:t>
      </w:r>
      <w:r w:rsidR="00F63065">
        <w:rPr>
          <w:rtl/>
        </w:rPr>
        <w:t>כפיקה של צמר</w:t>
      </w:r>
      <w:r>
        <w:rPr>
          <w:rtl/>
        </w:rPr>
        <w:t>,</w:t>
      </w:r>
    </w:p>
    <w:p w14:paraId="04BC39D3" w14:textId="77777777" w:rsidR="006542AA" w:rsidRDefault="00000000">
      <w:pPr>
        <w:pStyle w:val="36"/>
        <w:framePr w:wrap="notBeside"/>
      </w:pPr>
      <w:r>
        <w:t>ו</w:t>
      </w:r>
      <w:r w:rsidR="00F63065">
        <w:t>תניא:</w:t>
      </w:r>
    </w:p>
    <w:p w14:paraId="4402F957" w14:textId="4B88A615" w:rsidR="00CB3F2B" w:rsidRDefault="001F5864" w:rsidP="001F5864">
      <w:pPr>
        <w:rPr>
          <w:rtl/>
        </w:rPr>
      </w:pPr>
      <w:r w:rsidRPr="00543860">
        <w:rPr>
          <w:rStyle w:val="27"/>
          <w:rFonts w:hint="cs"/>
          <w:b/>
          <w:bCs/>
          <w:rtl/>
        </w:rPr>
        <w:t>ל</w:t>
      </w:r>
      <w:r w:rsidR="00B80F87">
        <w:rPr>
          <w:rStyle w:val="27"/>
          <w:rFonts w:hint="cs"/>
          <w:b/>
          <w:bCs/>
          <w:rtl/>
        </w:rPr>
        <w:t>ר"מ</w:t>
      </w:r>
      <w:r>
        <w:rPr>
          <w:rFonts w:hint="cs"/>
          <w:rtl/>
        </w:rPr>
        <w:t xml:space="preserve"> </w:t>
      </w:r>
      <w:r w:rsidR="00F63065">
        <w:rPr>
          <w:rtl/>
        </w:rPr>
        <w:t xml:space="preserve">פיקה של שתי </w:t>
      </w:r>
      <w:r w:rsidR="00B80F87">
        <w:rPr>
          <w:rtl/>
        </w:rPr>
        <w:t>-</w:t>
      </w:r>
      <w:r>
        <w:rPr>
          <w:rFonts w:hint="cs"/>
          <w:rtl/>
        </w:rPr>
        <w:t xml:space="preserve"> </w:t>
      </w:r>
      <w:r w:rsidRPr="00543860">
        <w:rPr>
          <w:rStyle w:val="27"/>
          <w:rFonts w:hint="cs"/>
          <w:b/>
          <w:bCs/>
          <w:rtl/>
        </w:rPr>
        <w:t>ול</w:t>
      </w:r>
      <w:r w:rsidR="00B80F87">
        <w:rPr>
          <w:rStyle w:val="27"/>
          <w:rFonts w:hint="cs"/>
          <w:b/>
          <w:bCs/>
          <w:rtl/>
        </w:rPr>
        <w:t>ר"י</w:t>
      </w:r>
      <w:r w:rsidR="00F63065">
        <w:rPr>
          <w:rtl/>
        </w:rPr>
        <w:t xml:space="preserve">: של ערב, </w:t>
      </w:r>
    </w:p>
    <w:p w14:paraId="41246675" w14:textId="55EB167A" w:rsidR="006542AA" w:rsidRDefault="00000000">
      <w:pPr>
        <w:pStyle w:val="36"/>
        <w:framePr w:wrap="notBeside"/>
      </w:pPr>
      <w:r>
        <w:t>ר</w:t>
      </w:r>
      <w:r w:rsidR="001F5864">
        <w:t>א</w:t>
      </w:r>
      <w:r>
        <w:t>ב"צ:</w:t>
      </w:r>
    </w:p>
    <w:p w14:paraId="2C7B66E7" w14:textId="36CA35F7" w:rsidR="00543860" w:rsidRDefault="00F63065" w:rsidP="00B80F87">
      <w:pPr>
        <w:rPr>
          <w:rtl/>
        </w:rPr>
      </w:pPr>
      <w:r>
        <w:rPr>
          <w:rtl/>
        </w:rPr>
        <w:lastRenderedPageBreak/>
        <w:t>משיראו טפיפיות</w:t>
      </w:r>
      <w:r w:rsidR="0057284B">
        <w:rPr>
          <w:rtl/>
        </w:rPr>
        <w:t>.</w:t>
      </w:r>
      <w:r w:rsidR="00B80F87">
        <w:rPr>
          <w:rFonts w:hint="cs"/>
          <w:rtl/>
        </w:rPr>
        <w:t xml:space="preserve">- </w:t>
      </w:r>
    </w:p>
    <w:p w14:paraId="152781F0" w14:textId="099AA8F1" w:rsidR="006542AA" w:rsidRDefault="00000000">
      <w:pPr>
        <w:pStyle w:val="36"/>
        <w:framePr w:wrap="notBeside"/>
      </w:pPr>
      <w:r>
        <w:t>ו</w:t>
      </w:r>
      <w:r w:rsidR="00F63065">
        <w:t>א</w:t>
      </w:r>
      <w:r w:rsidR="001F5864">
        <w:t>רי</w:t>
      </w:r>
      <w:r>
        <w:t>א"ש</w:t>
      </w:r>
      <w:r w:rsidR="001F5864">
        <w:t xml:space="preserve"> מרש</w:t>
      </w:r>
      <w:r>
        <w:t>ב"צ</w:t>
      </w:r>
      <w:r w:rsidR="00F63065">
        <w:t>:</w:t>
      </w:r>
    </w:p>
    <w:p w14:paraId="27B09BBF" w14:textId="0D4FDC2D" w:rsidR="00CB3F2B" w:rsidRDefault="00F63065" w:rsidP="00543860">
      <w:pPr>
        <w:pStyle w:val="021"/>
        <w:rPr>
          <w:rtl/>
        </w:rPr>
      </w:pPr>
      <w:r>
        <w:rPr>
          <w:rtl/>
        </w:rPr>
        <w:t xml:space="preserve">כך היו מפרשין בירושלים כפרידה שכורעת להטיל מימיה, ונראית פיקה מתוך פיקה: </w:t>
      </w:r>
    </w:p>
    <w:p w14:paraId="3D53B3C5" w14:textId="39941941" w:rsidR="006542AA" w:rsidRDefault="00000000">
      <w:pPr>
        <w:pStyle w:val="36"/>
        <w:framePr w:wrap="notBeside"/>
      </w:pPr>
      <w:r>
        <w:t>אר"ה</w:t>
      </w:r>
      <w:r w:rsidR="00F63065">
        <w:t>:</w:t>
      </w:r>
    </w:p>
    <w:p w14:paraId="4F246E0C" w14:textId="0199A3EA" w:rsidR="00B874E6" w:rsidRDefault="00F63065" w:rsidP="00F63065">
      <w:pPr>
        <w:rPr>
          <w:rtl/>
        </w:rPr>
      </w:pPr>
      <w:r>
        <w:rPr>
          <w:rtl/>
        </w:rPr>
        <w:t>שמעתי שתי פיקות, אחת של שתי ואחת של ערב, ואין לי לפרש</w:t>
      </w:r>
      <w:r w:rsidR="0057284B">
        <w:rPr>
          <w:rtl/>
        </w:rPr>
        <w:t>.</w:t>
      </w:r>
    </w:p>
    <w:p w14:paraId="38A9ED61" w14:textId="682E1D78" w:rsidR="006542AA" w:rsidRDefault="00000000">
      <w:pPr>
        <w:pStyle w:val="36"/>
        <w:framePr w:wrap="notBeside"/>
      </w:pPr>
      <w:r>
        <w:t>ר"ד</w:t>
      </w:r>
      <w:r w:rsidR="00B80F87">
        <w:t xml:space="preserve"> מר</w:t>
      </w:r>
      <w:r>
        <w:t>י"ו:</w:t>
      </w:r>
    </w:p>
    <w:p w14:paraId="6A047050" w14:textId="4C2D63C1" w:rsidR="00B874E6" w:rsidRDefault="00F63065" w:rsidP="00B80F87">
      <w:pPr>
        <w:rPr>
          <w:rtl/>
        </w:rPr>
      </w:pPr>
      <w:r>
        <w:rPr>
          <w:rtl/>
        </w:rPr>
        <w:t>שלש פיקות שמעתי, אחת של שתי, ואחת של ערב, ואחת של פיקה גדולה של סקאין, ואין לי לפרש</w:t>
      </w:r>
      <w:r w:rsidR="0057284B">
        <w:rPr>
          <w:rtl/>
        </w:rPr>
        <w:t>.</w:t>
      </w:r>
    </w:p>
    <w:p w14:paraId="4755913E" w14:textId="69A6230D" w:rsidR="006542AA" w:rsidRDefault="00000000">
      <w:pPr>
        <w:pStyle w:val="36"/>
        <w:framePr w:wrap="notBeside"/>
      </w:pPr>
      <w:r>
        <w:t>כשבא רבין פירשה משמו דרי"ו:</w:t>
      </w:r>
    </w:p>
    <w:p w14:paraId="38B1CBBE" w14:textId="259B8BE1" w:rsidR="00CB3F2B" w:rsidRDefault="00F63065" w:rsidP="00F63065">
      <w:pPr>
        <w:rPr>
          <w:rtl/>
        </w:rPr>
      </w:pPr>
      <w:r>
        <w:rPr>
          <w:rtl/>
        </w:rPr>
        <w:t xml:space="preserve">של אשה - כשל שתי, </w:t>
      </w:r>
    </w:p>
    <w:p w14:paraId="17E21829" w14:textId="77777777" w:rsidR="00CB3F2B" w:rsidRDefault="00543860" w:rsidP="00F63065">
      <w:pPr>
        <w:rPr>
          <w:rtl/>
        </w:rPr>
      </w:pPr>
      <w:r>
        <w:rPr>
          <w:rtl/>
        </w:rPr>
        <w:tab/>
      </w:r>
      <w:r>
        <w:rPr>
          <w:rtl/>
        </w:rPr>
        <w:tab/>
      </w:r>
      <w:r>
        <w:rPr>
          <w:rtl/>
        </w:rPr>
        <w:tab/>
      </w:r>
      <w:r>
        <w:rPr>
          <w:rtl/>
        </w:rPr>
        <w:tab/>
      </w:r>
      <w:r>
        <w:rPr>
          <w:rtl/>
        </w:rPr>
        <w:tab/>
      </w:r>
      <w:r>
        <w:rPr>
          <w:rtl/>
        </w:rPr>
        <w:tab/>
      </w:r>
      <w:r>
        <w:rPr>
          <w:rtl/>
        </w:rPr>
        <w:tab/>
      </w:r>
      <w:r w:rsidR="00F63065">
        <w:rPr>
          <w:rtl/>
        </w:rPr>
        <w:t xml:space="preserve">של בהמה, כשל ערב, </w:t>
      </w:r>
    </w:p>
    <w:p w14:paraId="57C59218" w14:textId="77777777" w:rsidR="00B874E6" w:rsidRDefault="00F63065" w:rsidP="00F63065">
      <w:pPr>
        <w:rPr>
          <w:rtl/>
        </w:rPr>
      </w:pPr>
      <w:r>
        <w:rPr>
          <w:rtl/>
        </w:rPr>
        <w:t>פיקה גדולה של סקאין כדתנן: גוש הבא מבית הפרס מארץ העמים שיעורו כפיקה גדולה של סקאין, שהוא כחותם המרצופין, וישנו בצד העליון של מגופת החבית הלחמית</w:t>
      </w:r>
      <w:r w:rsidR="0057284B">
        <w:rPr>
          <w:rtl/>
        </w:rPr>
        <w:t>.</w:t>
      </w:r>
    </w:p>
    <w:p w14:paraId="15BD8DF4" w14:textId="18FD9C7F" w:rsidR="006542AA" w:rsidRDefault="00000000">
      <w:pPr>
        <w:pStyle w:val="36"/>
        <w:framePr w:wrap="notBeside"/>
      </w:pPr>
      <w:r w:rsidRPr="00B80F87">
        <w:t>א</w:t>
      </w:r>
      <w:r>
        <w:t>ר"ל</w:t>
      </w:r>
      <w:r w:rsidRPr="00B80F87">
        <w:t xml:space="preserve"> מ</w:t>
      </w:r>
      <w:r>
        <w:t>ר"י</w:t>
      </w:r>
      <w:r w:rsidR="00F63065" w:rsidRPr="00B80F87">
        <w:t>:</w:t>
      </w:r>
    </w:p>
    <w:p w14:paraId="23FB7A1F" w14:textId="546972A0" w:rsidR="00B874E6" w:rsidRPr="00B80F87" w:rsidRDefault="00F63065" w:rsidP="00B80F87">
      <w:pPr>
        <w:pStyle w:val="afffff1"/>
        <w:rPr>
          <w:b/>
          <w:bCs/>
          <w:rtl/>
        </w:rPr>
        <w:pPrChange w:id="9141" w:author="עריכה מהאתר" w:date="2026-10-12T09:34:33Z">
          <w:pPr>
            <w:rPr>
              <w:b/>
              <w:bCs/>
              <w:rtl/>
            </w:rPr>
          </w:pPr>
        </w:pPrChange>
      </w:pPr>
      <w:r w:rsidRPr="00B80F87">
        <w:rPr>
          <w:b/>
          <w:bCs/>
          <w:rtl/>
        </w:rPr>
        <w:t>הלוקח ציר מעם הארץ - משיקו במים וטהור</w:t>
      </w:r>
      <w:r w:rsidR="0057284B" w:rsidRPr="00B80F87">
        <w:rPr>
          <w:b/>
          <w:bCs/>
          <w:rtl/>
        </w:rPr>
        <w:t>.</w:t>
      </w:r>
    </w:p>
    <w:p w14:paraId="0188BEBF" w14:textId="477698C0" w:rsidR="00B80F87" w:rsidRDefault="00B80F87" w:rsidP="00B80F87">
      <w:pPr>
        <w:rPr>
          <w:rtl/>
        </w:rPr>
      </w:pPr>
      <w:r>
        <w:rPr>
          <w:rFonts w:hint="cs"/>
          <w:rtl/>
        </w:rPr>
        <w:t xml:space="preserve">דמ"נ אם רוב מים כיוון דעשה לזה השקה טהרי. ואם רוב ציר </w:t>
      </w:r>
      <w:r>
        <w:rPr>
          <w:rtl/>
        </w:rPr>
        <w:t>-</w:t>
      </w:r>
      <w:r>
        <w:rPr>
          <w:rFonts w:hint="cs"/>
          <w:rtl/>
        </w:rPr>
        <w:t xml:space="preserve"> לא בר קיבולי טומאה </w:t>
      </w:r>
    </w:p>
    <w:p w14:paraId="760A63CD" w14:textId="0046FADA" w:rsidR="00B80F87" w:rsidRDefault="00B80F87" w:rsidP="00B80F87">
      <w:pPr>
        <w:rPr>
          <w:rtl/>
        </w:rPr>
      </w:pPr>
      <w:r>
        <w:rPr>
          <w:rFonts w:hint="cs"/>
          <w:rtl/>
        </w:rPr>
        <w:t xml:space="preserve">ומשום מיעוט דמיא </w:t>
      </w:r>
      <w:r>
        <w:rPr>
          <w:rtl/>
        </w:rPr>
        <w:t>-</w:t>
      </w:r>
      <w:r>
        <w:rPr>
          <w:rFonts w:hint="cs"/>
          <w:rtl/>
        </w:rPr>
        <w:t xml:space="preserve"> הנך בטלו להם ברובא </w:t>
      </w:r>
    </w:p>
    <w:p>
      <w:pPr>
        <w:pStyle w:val="36"/>
        <w:rPr>
          <w:ins w:id="9810" w:author="עריכה מהאתר" w:date="2026-10-12T09:34:35Z"/>
        </w:rPr>
      </w:pPr>
      <w:ins w:id="9811" w:author="עריכה מהאתר" w:date="2026-10-12T09:34:35Z">
        <w:r>
          <w:t xml:space="preserve">ארי"ר:</w:t>
        </w:r>
      </w:ins>
    </w:p>
    <w:p w14:paraId="07A39515" w14:textId="3E123CF6" w:rsidR="00B874E6" w:rsidRPr="00B80F87" w:rsidRDefault="00B80F87" w:rsidP="00B80F87">
      <w:pPr>
        <w:rPr>
          <w:b/>
          <w:bCs/>
          <w:rtl/>
        </w:rPr>
      </w:pPr>
      <w:del w:id="9807" w:author="עריכה מהאתר" w:date="2026-10-12T09:34:35Z">
        <w:r>
          <w:rPr>
            <w:rStyle w:val="27"/>
            <w:rFonts w:hint="cs"/>
            <w:b/>
            <w:bCs/>
            <w:rtl/>
          </w:rPr>
          <w:delText xml:space="preserve">אר</w:delText>
        </w:r>
      </w:del>
      <w:del w:id="9808" w:author="עריכה מהאתר" w:date="2026-10-12T09:34:35Z">
        <w:r>
          <w:rPr>
            <w:rStyle w:val="27"/>
            <w:rFonts w:hint="cs"/>
            <w:b/>
            <w:bCs/>
            <w:rtl/>
          </w:rPr>
          <w:delText xml:space="preserve">י"ר</w:delText>
        </w:r>
      </w:del>
      <w:del w:id="9809" w:author="עריכה מהאתר" w:date="2026-10-12T09:34:35Z">
        <w:r>
          <w:rPr>
            <w:b/>
            <w:bCs/>
            <w:rtl/>
          </w:rPr>
          <w:delText xml:space="preserve">: </w:delText>
        </w:r>
      </w:del>
      <w:r>
        <w:rPr>
          <w:rFonts w:hint="cs"/>
          <w:b/>
          <w:bCs/>
          <w:rtl/>
        </w:rPr>
        <w:t>דווקא ב</w:t>
      </w:r>
      <w:r w:rsidR="00F63065" w:rsidRPr="00B80F87">
        <w:rPr>
          <w:b/>
          <w:bCs/>
          <w:rtl/>
        </w:rPr>
        <w:t>לטבול בהן פיתו, אבל לקדירה - לא, מצא מין את מינו וניעור</w:t>
      </w:r>
      <w:r w:rsidR="0057284B" w:rsidRPr="00B80F87">
        <w:rPr>
          <w:b/>
          <w:bCs/>
          <w:rtl/>
        </w:rPr>
        <w:t>.</w:t>
      </w:r>
    </w:p>
    <w:p w14:paraId="299AEAF9" w14:textId="2E6E2939" w:rsidR="00B80F87" w:rsidRDefault="00F63065" w:rsidP="00B80F87">
      <w:pPr>
        <w:rPr>
          <w:rtl/>
        </w:rPr>
      </w:pPr>
      <w:r>
        <w:rPr>
          <w:rtl/>
        </w:rPr>
        <w:t xml:space="preserve">ישב </w:t>
      </w:r>
      <w:r>
        <w:rPr>
          <w:rtl/>
          <w:rPrChange w:id="9141" w:author="עריכה מהאתר" w:date="2026-10-19T06:44:48Z">
            <w:rPr>
              <w:rtl/>
            </w:rPr>
          </w:rPrChange>
        </w:rPr>
        <w:t xml:space="preserve">ר"ד</w:t>
      </w:r>
      <w:r>
        <w:rPr>
          <w:rtl/>
        </w:rPr>
        <w:t xml:space="preserve"> וקא</w:t>
      </w:r>
      <w:r w:rsidR="00B80F87">
        <w:rPr>
          <w:rFonts w:hint="cs"/>
          <w:rtl/>
        </w:rPr>
        <w:t>"ל</w:t>
      </w:r>
      <w:r>
        <w:rPr>
          <w:rFonts w:hint="cs"/>
          <w:rtl/>
        </w:rPr>
        <w:t xml:space="preserve"> </w:t>
      </w:r>
      <w:r>
        <w:rPr>
          <w:rtl/>
        </w:rPr>
        <w:t>שמועה, א</w:t>
      </w:r>
      <w:r w:rsidR="00B80F87">
        <w:rPr>
          <w:rFonts w:hint="cs"/>
          <w:rtl/>
        </w:rPr>
        <w:t xml:space="preserve">"ל </w:t>
      </w:r>
      <w:r>
        <w:rPr>
          <w:rFonts w:hint="cs"/>
          <w:rtl/>
          <w:rPrChange w:id="9142" w:author="עריכה מהאתר" w:date="2026-10-19T06:44:48Z">
            <w:rPr>
              <w:rFonts w:hint="cs"/>
              <w:rtl/>
            </w:rPr>
          </w:rPrChange>
        </w:rPr>
        <w:t xml:space="preserve">אביי</w:t>
      </w:r>
      <w:r>
        <w:rPr>
          <w:rtl/>
        </w:rPr>
        <w:t xml:space="preserve">: וכי טומאה שבטלה חזרה וניעורה? </w:t>
      </w:r>
    </w:p>
    <w:p w14:paraId="3735099B" w14:textId="77777777" w:rsidR="00B80F87" w:rsidRDefault="00B80F87" w:rsidP="00B80F87">
      <w:pPr>
        <w:pStyle w:val="afff0"/>
        <w:framePr w:wrap="around"/>
        <w:rPr>
          <w:rtl/>
        </w:rPr>
      </w:pPr>
      <w:r>
        <w:rPr>
          <w:rFonts w:hint="cs"/>
          <w:rtl/>
        </w:rPr>
        <w:t>כב:</w:t>
      </w:r>
    </w:p>
    <w:p w14:paraId="08BE4D2A" w14:textId="77777777" w:rsidR="006542AA" w:rsidRDefault="00000000">
      <w:pPr>
        <w:pStyle w:val="36"/>
        <w:framePr w:wrap="notBeside"/>
      </w:pPr>
      <w:r>
        <w:t>א"ל:</w:t>
      </w:r>
    </w:p>
    <w:p w14:paraId="07A2ED2C" w14:textId="533034F1" w:rsidR="00B80F87" w:rsidRDefault="00F63065" w:rsidP="00B80F87">
      <w:pPr>
        <w:rPr>
          <w:rtl/>
        </w:rPr>
      </w:pPr>
      <w:r>
        <w:rPr>
          <w:rtl/>
        </w:rPr>
        <w:t xml:space="preserve">ואת לא תסברא? </w:t>
      </w:r>
      <w:r>
        <w:rPr>
          <w:rStyle w:val="27"/>
          <w:rtl/>
          <w:rPrChange w:id="9143" w:author="עריכה מהאתר" w:date="2026-10-19T06:44:48Z">
            <w:rPr>
              <w:rStyle w:val="27"/>
              <w:rtl/>
            </w:rPr>
          </w:rPrChange>
        </w:rPr>
        <w:t xml:space="preserve">והתנן:</w:t>
      </w:r>
      <w:r>
        <w:rPr>
          <w:rtl/>
        </w:rPr>
        <w:t xml:space="preserve"> סאה תרומה טמאה שנפלה למאה חולין טהורין, </w:t>
      </w:r>
    </w:p>
    <w:p w14:paraId="10716B35" w14:textId="52FDE3B9" w:rsidR="006542AA" w:rsidRDefault="00000000">
      <w:pPr>
        <w:pStyle w:val="36"/>
        <w:framePr w:wrap="notBeside"/>
      </w:pPr>
      <w:r>
        <w:t>ר"א</w:t>
      </w:r>
      <w:r w:rsidR="00F63065">
        <w:t>:</w:t>
      </w:r>
    </w:p>
    <w:p w14:paraId="6A2A88E6" w14:textId="71161356" w:rsidR="00B80F87" w:rsidRDefault="00F63065" w:rsidP="00623B97">
      <w:pPr>
        <w:ind w:hanging="29"/>
        <w:rPr>
          <w:rtl/>
        </w:rPr>
      </w:pPr>
      <w:r>
        <w:rPr>
          <w:rtl/>
        </w:rPr>
        <w:t xml:space="preserve">תירום ותרקב, </w:t>
      </w:r>
      <w:r>
        <w:rPr>
          <w:rStyle w:val="27"/>
          <w:rtl/>
          <w:rPrChange w:id="9144" w:author="עריכה מהאתר" w:date="2026-10-19T06:44:48Z">
            <w:rPr>
              <w:rStyle w:val="27"/>
              <w:rtl/>
            </w:rPr>
          </w:rPrChange>
        </w:rPr>
        <w:t xml:space="preserve">שאני אומר</w:t>
      </w:r>
      <w:r>
        <w:rPr>
          <w:rtl/>
        </w:rPr>
        <w:t xml:space="preserve"> היא סאה שנפלה - היא סאה שעלתה, </w:t>
      </w:r>
    </w:p>
    <w:p w14:paraId="7CD2C5AE" w14:textId="345566CB" w:rsidR="006542AA" w:rsidRDefault="00000000">
      <w:pPr>
        <w:pStyle w:val="36"/>
        <w:framePr w:wrap="notBeside"/>
      </w:pPr>
      <w:r>
        <w:t>וחכ"א</w:t>
      </w:r>
      <w:r w:rsidR="00F63065">
        <w:t>:</w:t>
      </w:r>
    </w:p>
    <w:p w14:paraId="3CF69428" w14:textId="4B555BE7" w:rsidR="00B874E6" w:rsidRDefault="00F63065" w:rsidP="00623B97">
      <w:pPr>
        <w:ind w:hanging="29"/>
        <w:rPr>
          <w:rtl/>
        </w:rPr>
      </w:pPr>
      <w:r>
        <w:rPr>
          <w:rtl/>
        </w:rPr>
        <w:t>תעלה ותיאכל ניקודים או קליות, או תילוש במי פירות, או תתחלק לעיסות, ובלבד שלא יהא במקום אחד כביצה</w:t>
      </w:r>
      <w:r w:rsidR="0057284B">
        <w:rPr>
          <w:rtl/>
        </w:rPr>
        <w:t>.</w:t>
      </w:r>
    </w:p>
    <w:p w14:paraId="5A9E8464" w14:textId="77777777" w:rsidR="00B80F87" w:rsidRDefault="00B80F87" w:rsidP="00B80F87">
      <w:pPr>
        <w:pStyle w:val="afff0"/>
        <w:framePr w:wrap="around"/>
        <w:rPr>
          <w:rtl/>
        </w:rPr>
      </w:pPr>
      <w:r>
        <w:rPr>
          <w:rFonts w:hint="cs"/>
          <w:rtl/>
        </w:rPr>
        <w:t>כג.</w:t>
      </w:r>
    </w:p>
    <w:p>
      <w:pPr>
        <w:pStyle w:val="36"/>
        <w:rPr>
          <w:ins w:id="9805" w:author="עריכה מהאתר" w:date="2026-10-12T09:34:35Z"/>
        </w:rPr>
      </w:pPr>
      <w:ins w:id="9806" w:author="עריכה מהאתר" w:date="2026-10-12T09:34:35Z">
        <w:r>
          <w:t xml:space="preserve">ותני עלה:</w:t>
        </w:r>
      </w:ins>
    </w:p>
    <w:p w14:paraId="0E49E392" w14:textId="231C481F" w:rsidR="00B874E6" w:rsidRDefault="00F63065" w:rsidP="00623B97">
      <w:pPr>
        <w:ind w:left="425" w:firstLine="0"/>
        <w:rPr>
          <w:rtl/>
        </w:rPr>
      </w:pPr>
      <w:del w:id="9804" w:author="עריכה מהאתר" w:date="2026-10-12T09:34:35Z">
        <w:r>
          <w:rPr>
            <w:rtl/>
          </w:rPr>
          <w:delText xml:space="preserve">ותני עלה: </w:delText>
        </w:r>
      </w:del>
      <w:r>
        <w:rPr>
          <w:rtl/>
        </w:rPr>
        <w:t xml:space="preserve">אותן חולין </w:t>
      </w:r>
      <w:r>
        <w:rPr>
          <w:rStyle w:val="27"/>
          <w:rtl/>
        </w:rPr>
        <w:t>לר"א</w:t>
      </w:r>
      <w:r w:rsidR="00623B97">
        <w:rPr>
          <w:rtl/>
        </w:rPr>
        <w:t xml:space="preserve"> מה תהא עליהן </w:t>
      </w:r>
      <w:r>
        <w:rPr>
          <w:rtl/>
        </w:rPr>
        <w:t>יאכלו נקודין או קליות, או ילושו במי פירות, או תתחלק לעיסות, ובלבד שלא יהא כביצה במקום אחד</w:t>
      </w:r>
      <w:r w:rsidR="0057284B">
        <w:rPr>
          <w:rtl/>
        </w:rPr>
        <w:t>.</w:t>
      </w:r>
    </w:p>
    <w:p w14:paraId="43AC1974" w14:textId="77777777" w:rsidR="006542AA" w:rsidRDefault="00000000">
      <w:pPr>
        <w:pStyle w:val="36"/>
        <w:framePr w:wrap="notBeside"/>
      </w:pPr>
      <w:r>
        <w:t>ואמר עולא:</w:t>
      </w:r>
    </w:p>
    <w:p w14:paraId="3C594092" w14:textId="0F07817D" w:rsidR="00623B97" w:rsidRDefault="00F63065" w:rsidP="00623B97">
      <w:pPr>
        <w:ind w:left="425" w:firstLine="0"/>
        <w:rPr>
          <w:rtl/>
        </w:rPr>
      </w:pPr>
      <w:r>
        <w:rPr>
          <w:rtl/>
        </w:rPr>
        <w:t xml:space="preserve">גזירה שמא יביא קב חולין טמאים ממקום אחר, </w:t>
      </w:r>
    </w:p>
    <w:p w14:paraId="470EFB2D" w14:textId="16A88952" w:rsidR="00623B97" w:rsidRDefault="00F63065" w:rsidP="00623B97">
      <w:pPr>
        <w:ind w:left="425" w:firstLine="0"/>
        <w:rPr>
          <w:rtl/>
        </w:rPr>
      </w:pPr>
      <w:r>
        <w:rPr>
          <w:rtl/>
        </w:rPr>
        <w:t>וקב ועוד ממין זה, סבר איבטלינ</w:t>
      </w:r>
      <w:r w:rsidR="00DD1795">
        <w:rPr>
          <w:rtl/>
        </w:rPr>
        <w:t xml:space="preserve">הו ברובא, וכיון </w:t>
      </w:r>
      <w:r>
        <w:rPr>
          <w:rtl/>
        </w:rPr>
        <w:t>דיש</w:t>
      </w:r>
      <w:r w:rsidR="00DD1795">
        <w:rPr>
          <w:rtl/>
        </w:rPr>
        <w:t xml:space="preserve"> </w:t>
      </w:r>
      <w:r>
        <w:rPr>
          <w:rtl/>
        </w:rPr>
        <w:t>זה</w:t>
      </w:r>
      <w:r w:rsidR="00DD1795">
        <w:rPr>
          <w:rtl/>
        </w:rPr>
        <w:t xml:space="preserve"> משהו</w:t>
      </w:r>
      <w:r>
        <w:rPr>
          <w:rtl/>
        </w:rPr>
        <w:t xml:space="preserve"> מצא מין את מינו וניעור,</w:t>
      </w:r>
    </w:p>
    <w:p w14:paraId="24C6DAE5" w14:textId="77777777" w:rsidR="006542AA" w:rsidRDefault="00000000">
      <w:pPr>
        <w:pStyle w:val="36"/>
        <w:framePr w:wrap="notBeside"/>
      </w:pPr>
      <w:r>
        <w:lastRenderedPageBreak/>
        <w:t>א"ל:</w:t>
      </w:r>
    </w:p>
    <w:p w14:paraId="7BC84C18" w14:textId="5AA8DDB0" w:rsidR="00623B97" w:rsidRDefault="00F63065" w:rsidP="00C5567C">
      <w:pPr>
        <w:pStyle w:val="a"/>
        <w:rPr>
          <w:rtl/>
        </w:rPr>
      </w:pPr>
      <w:r>
        <w:rPr>
          <w:rtl/>
        </w:rPr>
        <w:t xml:space="preserve">אם טומאה עוררת טומאה, טהרה עוררת טומאה? </w:t>
      </w:r>
    </w:p>
    <w:p w14:paraId="4E1C2ACE" w14:textId="77777777" w:rsidR="006542AA" w:rsidRDefault="00000000">
      <w:pPr>
        <w:pStyle w:val="36"/>
        <w:framePr w:wrap="notBeside"/>
      </w:pPr>
      <w:r>
        <w:t>איתי</w:t>
      </w:r>
      <w:r w:rsidR="00DD1795">
        <w:t>ביה:</w:t>
      </w:r>
    </w:p>
    <w:p w14:paraId="29A304DE" w14:textId="1B4D8D0B" w:rsidR="00DD1795" w:rsidRDefault="00DD1795" w:rsidP="00F63065">
      <w:pPr>
        <w:pStyle w:val="afffff1"/>
        <w:rPr>
          <w:rtl/>
        </w:rPr>
        <w:pPrChange w:id="9146" w:author="עריכה מהאתר" w:date="2026-10-12T09:34:33Z">
          <w:pPr>
            <w:rPr>
              <w:rtl/>
            </w:rPr>
          </w:pPr>
        </w:pPrChange>
      </w:pPr>
      <w:r>
        <w:rPr>
          <w:rtl/>
        </w:rPr>
        <w:t xml:space="preserve">אפר כשר שנתערב באפר מקלה </w:t>
      </w:r>
      <w:r w:rsidR="00F63065">
        <w:rPr>
          <w:rtl/>
        </w:rPr>
        <w:t xml:space="preserve">הולכין אחר הרוב לטמא, </w:t>
      </w:r>
    </w:p>
    <w:p w14:paraId="6DFE7EEE" w14:textId="0AAD65CB" w:rsidR="00623B97" w:rsidRDefault="00DD1795" w:rsidP="00F63065">
      <w:pPr>
        <w:rPr>
          <w:rtl/>
        </w:rPr>
      </w:pPr>
      <w:r>
        <w:rPr>
          <w:rtl/>
        </w:rPr>
        <w:t xml:space="preserve">ואם רוב אפר מקלה הוא </w:t>
      </w:r>
      <w:r w:rsidR="00F63065">
        <w:rPr>
          <w:rtl/>
        </w:rPr>
        <w:t xml:space="preserve">לא מטמא </w:t>
      </w:r>
      <w:r>
        <w:rPr>
          <w:rtl/>
        </w:rPr>
        <w:t xml:space="preserve">ואם </w:t>
      </w:r>
      <w:r w:rsidR="00F63065">
        <w:rPr>
          <w:rtl/>
        </w:rPr>
        <w:t xml:space="preserve">אמרת טומאה כמאן </w:t>
      </w:r>
      <w:r>
        <w:rPr>
          <w:rtl/>
        </w:rPr>
        <w:t>דישנו</w:t>
      </w:r>
      <w:r w:rsidR="00F63065">
        <w:rPr>
          <w:rtl/>
        </w:rPr>
        <w:t xml:space="preserve"> דמי, נהי דבמגע לא מטמא, לטמא במשא! </w:t>
      </w:r>
    </w:p>
    <w:p w14:paraId="575858D6" w14:textId="73D72B65" w:rsidR="006542AA" w:rsidRDefault="00000000">
      <w:pPr>
        <w:pStyle w:val="36"/>
        <w:framePr w:wrap="notBeside"/>
      </w:pPr>
      <w:r>
        <w:t>הא איתמר עלה, א</w:t>
      </w:r>
      <w:r w:rsidR="00623B97">
        <w:t>רי</w:t>
      </w:r>
      <w:r>
        <w:t>ב"ח:</w:t>
      </w:r>
    </w:p>
    <w:p w14:paraId="7354E4A1" w14:textId="20A8BD40" w:rsidR="00B874E6" w:rsidRDefault="00F63065" w:rsidP="00623B97">
      <w:pPr>
        <w:rPr>
          <w:rtl/>
        </w:rPr>
      </w:pPr>
      <w:r>
        <w:rPr>
          <w:rtl/>
        </w:rPr>
        <w:t>טהור מלטמא במגע, אבל מטמא במשא</w:t>
      </w:r>
      <w:r w:rsidR="0057284B">
        <w:rPr>
          <w:rtl/>
        </w:rPr>
        <w:t>.</w:t>
      </w:r>
    </w:p>
    <w:p w14:paraId="1AD3DAFE" w14:textId="7E7DEA63" w:rsidR="006542AA" w:rsidRDefault="00000000">
      <w:pPr>
        <w:pStyle w:val="36"/>
        <w:framePr w:wrap="notBeside"/>
      </w:pPr>
      <w:r>
        <w:t>והאר"ח:</w:t>
      </w:r>
    </w:p>
    <w:p w14:paraId="4C850855" w14:textId="3F95E50E" w:rsidR="00DD1795" w:rsidRDefault="00F63065" w:rsidP="00543860">
      <w:pPr>
        <w:pStyle w:val="021"/>
        <w:rPr>
          <w:rtl/>
        </w:rPr>
      </w:pPr>
      <w:r>
        <w:rPr>
          <w:rtl/>
        </w:rPr>
        <w:t>נבילה בטילה בשחוטה, שא</w:t>
      </w:r>
      <w:r w:rsidR="00DD1795">
        <w:rPr>
          <w:rFonts w:hint="cs"/>
          <w:rtl/>
        </w:rPr>
        <w:t>"א</w:t>
      </w:r>
      <w:r>
        <w:rPr>
          <w:rtl/>
        </w:rPr>
        <w:t xml:space="preserve"> לנבילה שתיעשה שחוטה, נהי דבמגע לא מטמא, לטמא במשא! </w:t>
      </w:r>
    </w:p>
    <w:p w14:paraId="269D785A" w14:textId="77777777" w:rsidR="006542AA" w:rsidRDefault="00000000">
      <w:pPr>
        <w:pStyle w:val="36"/>
        <w:framePr w:wrap="notBeside"/>
      </w:pPr>
      <w:r>
        <w:t>א"ל:</w:t>
      </w:r>
    </w:p>
    <w:p w14:paraId="021ED583" w14:textId="197A0AB4" w:rsidR="00DD1795" w:rsidRDefault="00F63065" w:rsidP="00DD1795">
      <w:pPr>
        <w:rPr>
          <w:rtl/>
        </w:rPr>
      </w:pPr>
      <w:r>
        <w:rPr>
          <w:rtl/>
        </w:rPr>
        <w:t xml:space="preserve">אתון בדרב חסדא מתניתו לה, אנן בדר' חייא שונים לה, </w:t>
      </w:r>
    </w:p>
    <w:p w14:paraId="73F1BAA2" w14:textId="77777777" w:rsidR="006542AA" w:rsidRDefault="00000000">
      <w:pPr>
        <w:pStyle w:val="36"/>
        <w:framePr w:wrap="notBeside"/>
      </w:pPr>
      <w:r>
        <w:t>תני ר' חייא:</w:t>
      </w:r>
    </w:p>
    <w:p w14:paraId="1B91D3F7" w14:textId="79F9595A" w:rsidR="00DD1795" w:rsidRDefault="00F63065" w:rsidP="00DD1795">
      <w:pPr>
        <w:rPr>
          <w:rtl/>
        </w:rPr>
      </w:pPr>
      <w:r>
        <w:rPr>
          <w:rtl/>
        </w:rPr>
        <w:t xml:space="preserve">נבילה ושחוטה - בטילות זו בזו, </w:t>
      </w:r>
    </w:p>
    <w:p w14:paraId="447D5F8E" w14:textId="3464D224" w:rsidR="006542AA" w:rsidRDefault="00000000">
      <w:pPr>
        <w:pStyle w:val="36"/>
        <w:framePr w:wrap="notBeside"/>
      </w:pPr>
      <w:r>
        <w:t>ואיתמר עלה, א</w:t>
      </w:r>
      <w:r w:rsidR="00DD1795">
        <w:t>רי</w:t>
      </w:r>
      <w:r>
        <w:t>ב"ח:</w:t>
      </w:r>
    </w:p>
    <w:p w14:paraId="18C7A69A" w14:textId="64C4A1B9" w:rsidR="00DD1795" w:rsidRDefault="00F63065" w:rsidP="00DD1795">
      <w:pPr>
        <w:rPr>
          <w:rtl/>
        </w:rPr>
      </w:pPr>
      <w:r>
        <w:rPr>
          <w:rtl/>
        </w:rPr>
        <w:t>טהור מלטמא במגע, אבל מטמא במשא,</w:t>
      </w:r>
    </w:p>
    <w:p w14:paraId="3E4F1785" w14:textId="5CEC1CF4" w:rsidR="006542AA" w:rsidRDefault="00000000">
      <w:pPr>
        <w:pStyle w:val="36"/>
        <w:framePr w:wrap="notBeside"/>
      </w:pPr>
      <w:r>
        <w:t xml:space="preserve">והא דתנן, </w:t>
      </w:r>
      <w:r w:rsidR="00DD1795">
        <w:t>דל</w:t>
      </w:r>
      <w:r>
        <w:t>ר</w:t>
      </w:r>
      <w:r w:rsidR="00DD1795">
        <w:t>א</w:t>
      </w:r>
      <w:r>
        <w:t>ב"י</w:t>
      </w:r>
      <w:r w:rsidR="00DD1795">
        <w:t>:</w:t>
      </w:r>
    </w:p>
    <w:p w14:paraId="7B461E48" w14:textId="691F93C8" w:rsidR="00DD1795" w:rsidRDefault="00DD1795" w:rsidP="00DD1795">
      <w:pPr>
        <w:rPr>
          <w:rtl/>
        </w:rPr>
      </w:pPr>
      <w:r>
        <w:rPr>
          <w:rtl/>
        </w:rPr>
        <w:t xml:space="preserve">בהמה גסה ששפעה חררת דם </w:t>
      </w:r>
      <w:r w:rsidR="00F63065">
        <w:rPr>
          <w:rtl/>
        </w:rPr>
        <w:t xml:space="preserve">הרי זו תקבר ונפטרה מן הבכורה, </w:t>
      </w:r>
    </w:p>
    <w:p w14:paraId="4C04AF9C" w14:textId="6600FCC7" w:rsidR="006542AA" w:rsidRDefault="00000000">
      <w:pPr>
        <w:pStyle w:val="36"/>
        <w:framePr w:wrap="notBeside"/>
      </w:pPr>
      <w:r>
        <w:t>ותר"ח</w:t>
      </w:r>
      <w:r w:rsidR="00F63065">
        <w:t>:</w:t>
      </w:r>
    </w:p>
    <w:p w14:paraId="6AD1CC76" w14:textId="249B9A23" w:rsidR="00B874E6" w:rsidRDefault="00F63065" w:rsidP="00DD1795">
      <w:pPr>
        <w:rPr>
          <w:rtl/>
        </w:rPr>
      </w:pPr>
      <w:r>
        <w:rPr>
          <w:rtl/>
        </w:rPr>
        <w:t xml:space="preserve">אינה מטמאה לא במגע ולא במשא, </w:t>
      </w:r>
      <w:r w:rsidR="00DD1795">
        <w:rPr>
          <w:rtl/>
        </w:rPr>
        <w:t>למה</w:t>
      </w:r>
      <w:r>
        <w:rPr>
          <w:rtl/>
        </w:rPr>
        <w:t>? דנהי במגע לא מטמא, תטמא במשא! אישתיק</w:t>
      </w:r>
      <w:r w:rsidR="0057284B">
        <w:rPr>
          <w:rtl/>
        </w:rPr>
        <w:t>.</w:t>
      </w:r>
    </w:p>
    <w:p w14:paraId="0D9DAE13" w14:textId="21E400A3" w:rsidR="00B874E6" w:rsidRDefault="00F63065" w:rsidP="00C5567C">
      <w:pPr>
        <w:pStyle w:val="a"/>
        <w:rPr>
          <w:rtl/>
        </w:rPr>
      </w:pPr>
      <w:r>
        <w:rPr>
          <w:rtl/>
        </w:rPr>
        <w:t xml:space="preserve">שמא </w:t>
      </w:r>
      <w:r w:rsidR="00DD1795">
        <w:rPr>
          <w:rtl/>
        </w:rPr>
        <w:t xml:space="preserve">שאני </w:t>
      </w:r>
      <w:r>
        <w:rPr>
          <w:rtl/>
        </w:rPr>
        <w:t>כאן</w:t>
      </w:r>
      <w:r w:rsidR="00DD1795">
        <w:rPr>
          <w:rtl/>
        </w:rPr>
        <w:t xml:space="preserve"> דה</w:t>
      </w:r>
      <w:r w:rsidR="00DD1795">
        <w:rPr>
          <w:rFonts w:hint="cs"/>
          <w:rtl/>
        </w:rPr>
        <w:t>ו"ל</w:t>
      </w:r>
      <w:r>
        <w:rPr>
          <w:rtl/>
        </w:rPr>
        <w:t xml:space="preserve"> טומאה סרוחה</w:t>
      </w:r>
      <w:r w:rsidR="0057284B">
        <w:rPr>
          <w:rtl/>
        </w:rPr>
        <w:t>.</w:t>
      </w:r>
    </w:p>
    <w:p>
      <w:pPr>
        <w:pStyle w:val="36"/>
        <w:rPr>
          <w:ins w:id="9802" w:author="עריכה מהאתר" w:date="2026-10-12T09:34:35Z"/>
        </w:rPr>
      </w:pPr>
      <w:ins w:id="9803" w:author="עריכה מהאתר" w:date="2026-10-12T09:34:35Z">
        <w:r>
          <w:t xml:space="preserve">הניחא לבר פדא,</w:t>
        </w:r>
      </w:ins>
    </w:p>
    <w:p w14:paraId="752BD542" w14:textId="77777777" w:rsidR="00DD1795" w:rsidRDefault="00F63065" w:rsidP="000F2710">
      <w:pPr>
        <w:rPr>
          <w:rtl/>
        </w:rPr>
      </w:pPr>
      <w:del w:id="9801" w:author="עריכה מהאתר" w:date="2026-10-12T09:34:35Z">
        <w:r>
          <w:rPr>
            <w:rtl/>
          </w:rPr>
          <w:delText xml:space="preserve">הניחא לבר פדא, </w:delText>
        </w:r>
      </w:del>
      <w:r>
        <w:rPr>
          <w:rtl/>
        </w:rPr>
        <w:t xml:space="preserve">דטומאה חמורה - עד לגר, וטומאה קלה - עד לכלב, הא לא חזיא לגר, </w:t>
      </w:r>
    </w:p>
    <w:p w14:paraId="2DA13452" w14:textId="77777777" w:rsidR="00DD1795" w:rsidRDefault="00DD1795" w:rsidP="00DD1795">
      <w:pPr>
        <w:pStyle w:val="afff0"/>
        <w:framePr w:wrap="around"/>
        <w:rPr>
          <w:rtl/>
        </w:rPr>
      </w:pPr>
      <w:r>
        <w:rPr>
          <w:rFonts w:hint="cs"/>
          <w:rtl/>
        </w:rPr>
        <w:t>כג:</w:t>
      </w:r>
    </w:p>
    <w:p w14:paraId="1C6104A2" w14:textId="77777777" w:rsidR="006542AA" w:rsidRDefault="00000000">
      <w:pPr>
        <w:pStyle w:val="36"/>
        <w:framePr w:wrap="notBeside"/>
      </w:pPr>
      <w:r>
        <w:t>אלא</w:t>
      </w:r>
    </w:p>
    <w:p w14:paraId="50FB8255" w14:textId="0607292D" w:rsidR="00B874E6" w:rsidRDefault="00F63065" w:rsidP="00DD1795">
      <w:pPr>
        <w:rPr>
          <w:rtl/>
        </w:rPr>
      </w:pPr>
      <w:r>
        <w:rPr>
          <w:rStyle w:val="27"/>
          <w:rtl/>
        </w:rPr>
        <w:t>לר</w:t>
      </w:r>
      <w:r>
        <w:rPr>
          <w:rStyle w:val="27"/>
          <w:rFonts w:hint="cs"/>
          <w:rtl/>
        </w:rPr>
        <w:t>י"ו</w:t>
      </w:r>
      <w:r>
        <w:rPr>
          <w:rtl/>
        </w:rPr>
        <w:t xml:space="preserve"> דאחת זו ואחת זו - עד לכלב, הא חזיא לכלב! </w:t>
      </w:r>
      <w:r>
        <w:rPr>
          <w:b/>
          <w:bCs/>
          <w:rtl/>
        </w:rPr>
        <w:t>קשה</w:t>
      </w:r>
      <w:r w:rsidR="0057284B">
        <w:rPr>
          <w:rtl/>
        </w:rPr>
        <w:t>.</w:t>
      </w:r>
    </w:p>
    <w:p w14:paraId="03CEA1A3" w14:textId="7292CF8B" w:rsidR="006542AA" w:rsidRDefault="00000000">
      <w:pPr>
        <w:pStyle w:val="36"/>
        <w:framePr w:wrap="notBeside"/>
      </w:pPr>
      <w:r w:rsidRPr="000F2710">
        <w:t>גופא בר פדא</w:t>
      </w:r>
      <w:r>
        <w:t>:</w:t>
      </w:r>
    </w:p>
    <w:p w14:paraId="291BA962" w14:textId="0530F186" w:rsidR="000F2710" w:rsidRDefault="00DD1795" w:rsidP="00DD1795">
      <w:pPr>
        <w:pStyle w:val="afffff1"/>
        <w:rPr>
          <w:rtl/>
        </w:rPr>
        <w:pPrChange w:id="9147" w:author="עריכה מהאתר" w:date="2026-10-12T09:34:33Z">
          <w:pPr>
            <w:rPr>
              <w:rtl/>
            </w:rPr>
          </w:pPr>
        </w:pPrChange>
      </w:pPr>
      <w:r>
        <w:rPr>
          <w:rtl/>
        </w:rPr>
        <w:t>טומאה חמורה עד לגר, וטומאה קלה</w:t>
      </w:r>
      <w:r w:rsidR="00F63065">
        <w:rPr>
          <w:rtl/>
        </w:rPr>
        <w:t xml:space="preserve"> עד לכלב, </w:t>
      </w:r>
    </w:p>
    <w:p w14:paraId="253DCCCD" w14:textId="18B8E7F9" w:rsidR="006542AA" w:rsidRDefault="00000000">
      <w:pPr>
        <w:pStyle w:val="36"/>
        <w:framePr w:wrap="notBeside"/>
      </w:pPr>
      <w:r>
        <w:t>ו</w:t>
      </w:r>
      <w:r w:rsidR="00DD1795">
        <w:t>ל</w:t>
      </w:r>
      <w:r>
        <w:t>רי"ו:</w:t>
      </w:r>
    </w:p>
    <w:p w14:paraId="4EE690CA" w14:textId="08A7E7D1" w:rsidR="00B874E6" w:rsidRDefault="00F63065" w:rsidP="00DD1795">
      <w:pPr>
        <w:rPr>
          <w:rtl/>
        </w:rPr>
      </w:pPr>
      <w:r>
        <w:rPr>
          <w:rtl/>
        </w:rPr>
        <w:t>אחת זו ואחת זו עד לכלב</w:t>
      </w:r>
      <w:r w:rsidR="0057284B">
        <w:rPr>
          <w:rtl/>
        </w:rPr>
        <w:t>.</w:t>
      </w:r>
    </w:p>
    <w:p w14:paraId="7E4D77AF" w14:textId="0A409CC5" w:rsidR="00DD1795" w:rsidRDefault="00DD1795" w:rsidP="00543860">
      <w:pPr>
        <w:pStyle w:val="021"/>
        <w:rPr>
          <w:rtl/>
        </w:rPr>
      </w:pPr>
      <w:r>
        <w:rPr>
          <w:rFonts w:hint="cs"/>
          <w:rtl/>
        </w:rPr>
        <w:t>טעמא דב"פ ד'</w:t>
      </w:r>
      <w:r>
        <w:rPr>
          <w:rStyle w:val="affffe"/>
          <w:rtl/>
        </w:rPr>
        <w:t>לֹא תֹאכְלוּ כָּל נְבֵלָה לַגֵּר וְגוֹ</w:t>
      </w:r>
      <w:r w:rsidR="000F2710">
        <w:rPr>
          <w:rtl/>
        </w:rPr>
        <w:t xml:space="preserve">', הראויה לגר קרויה נבילה ושאינה ראויה לגר </w:t>
      </w:r>
      <w:r w:rsidR="00F63065">
        <w:rPr>
          <w:rtl/>
        </w:rPr>
        <w:t>אינה קרויה נבילה</w:t>
      </w:r>
      <w:r>
        <w:rPr>
          <w:rtl/>
        </w:rPr>
        <w:t>,</w:t>
      </w:r>
    </w:p>
    <w:p w14:paraId="7CF580C3" w14:textId="77777777" w:rsidR="006542AA" w:rsidRDefault="00000000">
      <w:pPr>
        <w:pStyle w:val="36"/>
        <w:framePr w:wrap="notBeside"/>
      </w:pPr>
      <w:r>
        <w:t>ואידך</w:t>
      </w:r>
    </w:p>
    <w:p w14:paraId="7159B358" w14:textId="46215C77" w:rsidR="00DD1795" w:rsidRDefault="00F63065" w:rsidP="00F63065">
      <w:pPr>
        <w:rPr>
          <w:rtl/>
        </w:rPr>
      </w:pPr>
      <w:r>
        <w:rPr>
          <w:rtl/>
        </w:rPr>
        <w:t xml:space="preserve">- למעוטי מקום דהסריחה מתחילה: </w:t>
      </w:r>
    </w:p>
    <w:p w14:paraId="19423693" w14:textId="77777777" w:rsidR="006542AA" w:rsidRDefault="00000000">
      <w:pPr>
        <w:pStyle w:val="36"/>
        <w:framePr w:wrap="notBeside"/>
      </w:pPr>
      <w:r>
        <w:t>ואידך</w:t>
      </w:r>
    </w:p>
    <w:p w14:paraId="1C3465C5" w14:textId="02C3C0B1" w:rsidR="00B874E6" w:rsidRDefault="00F63065" w:rsidP="00F63065">
      <w:pPr>
        <w:rPr>
          <w:rtl/>
        </w:rPr>
      </w:pPr>
      <w:r>
        <w:rPr>
          <w:rtl/>
        </w:rPr>
        <w:t>- הסריחה מתחילה לא צריכא קרא למעוטי, עפרא סתם הוא</w:t>
      </w:r>
      <w:r w:rsidR="0057284B">
        <w:rPr>
          <w:rtl/>
        </w:rPr>
        <w:t>.</w:t>
      </w:r>
    </w:p>
    <w:p w14:paraId="6CBA97BA" w14:textId="1E77A866" w:rsidR="006542AA" w:rsidRDefault="00000000">
      <w:pPr>
        <w:pStyle w:val="36"/>
        <w:framePr w:wrap="notBeside"/>
      </w:pPr>
      <w:r>
        <w:lastRenderedPageBreak/>
        <w:t>תנן, ר</w:t>
      </w:r>
      <w:r w:rsidR="000F2710">
        <w:t>א</w:t>
      </w:r>
      <w:r>
        <w:t>ב"י:</w:t>
      </w:r>
    </w:p>
    <w:p w14:paraId="4D5BA2DF" w14:textId="6F841370" w:rsidR="000F2710" w:rsidRDefault="00F63065" w:rsidP="000F2710">
      <w:pPr>
        <w:pStyle w:val="afffff1"/>
        <w:rPr>
          <w:rtl/>
        </w:rPr>
        <w:pPrChange w:id="9145" w:author="עריכה מהאתר" w:date="2026-10-12T09:44:33Z">
          <w:pPr>
            <w:rPr>
              <w:rtl/>
            </w:rPr>
          </w:pPr>
        </w:pPrChange>
      </w:pPr>
      <w:r>
        <w:rPr>
          <w:rtl/>
        </w:rPr>
        <w:t xml:space="preserve">בהמה גסה ששפעה חררת דם הרי זו תקבר, ונפטרת מן הבכורה, </w:t>
      </w:r>
    </w:p>
    <w:p w14:paraId="4F8418DB" w14:textId="53B8CA7A" w:rsidR="006542AA" w:rsidRDefault="00000000">
      <w:pPr>
        <w:pStyle w:val="36"/>
        <w:framePr w:wrap="notBeside"/>
      </w:pPr>
      <w:r>
        <w:t>ותר"ח:</w:t>
      </w:r>
    </w:p>
    <w:p w14:paraId="19BA6D37" w14:textId="733C8E0C" w:rsidR="000F2710" w:rsidRDefault="00F63065" w:rsidP="000F2710">
      <w:pPr>
        <w:rPr>
          <w:rtl/>
        </w:rPr>
      </w:pPr>
      <w:r>
        <w:rPr>
          <w:rtl/>
        </w:rPr>
        <w:t xml:space="preserve">אינה מטמאה לא במגע ולא במשא, </w:t>
      </w:r>
    </w:p>
    <w:p w14:paraId="1FFCA0CA" w14:textId="6AC5F2FB" w:rsidR="006542AA" w:rsidRDefault="00000000">
      <w:pPr>
        <w:pStyle w:val="36"/>
        <w:framePr w:wrap="notBeside"/>
      </w:pPr>
      <w:r>
        <w:t>וא</w:t>
      </w:r>
      <w:r w:rsidR="000F2710">
        <w:t>ר</w:t>
      </w:r>
      <w:r>
        <w:t>י"ו:</w:t>
      </w:r>
    </w:p>
    <w:p w14:paraId="39B115A3" w14:textId="6A744C0E" w:rsidR="00B874E6" w:rsidRDefault="00F63065" w:rsidP="006D4086">
      <w:pPr>
        <w:rPr>
          <w:rtl/>
        </w:rPr>
      </w:pPr>
      <w:r>
        <w:rPr>
          <w:rtl/>
        </w:rPr>
        <w:t>משום ביטול ברוב נגעו בה,</w:t>
      </w:r>
      <w:r w:rsidR="000F2710">
        <w:rPr>
          <w:rFonts w:hint="cs"/>
          <w:rtl/>
        </w:rPr>
        <w:t xml:space="preserve"> </w:t>
      </w:r>
      <w:r w:rsidR="006D4086">
        <w:rPr>
          <w:rFonts w:hint="cs"/>
          <w:rtl/>
        </w:rPr>
        <w:t>ו</w:t>
      </w:r>
      <w:r>
        <w:rPr>
          <w:rFonts w:hint="cs"/>
          <w:rtl/>
        </w:rPr>
        <w:t>א"א</w:t>
      </w:r>
      <w:r w:rsidR="006D4086">
        <w:rPr>
          <w:rFonts w:hint="cs"/>
          <w:rtl/>
        </w:rPr>
        <w:t xml:space="preserve"> מצד שלא איתחזי כלל </w:t>
      </w:r>
      <w:r>
        <w:rPr>
          <w:rFonts w:hint="cs"/>
          <w:rtl/>
        </w:rPr>
        <w:t>שהרי</w:t>
      </w:r>
      <w:r w:rsidR="006D4086">
        <w:rPr>
          <w:rFonts w:hint="cs"/>
          <w:rtl/>
        </w:rPr>
        <w:t xml:space="preserve"> ני איחזי </w:t>
      </w:r>
      <w:r>
        <w:rPr>
          <w:rFonts w:hint="cs"/>
          <w:rtl/>
        </w:rPr>
        <w:t>מתחילה</w:t>
      </w:r>
      <w:r w:rsidR="006D4086">
        <w:rPr>
          <w:rFonts w:hint="cs"/>
          <w:rtl/>
        </w:rPr>
        <w:t xml:space="preserve"> אגב </w:t>
      </w:r>
      <w:r>
        <w:rPr>
          <w:rFonts w:hint="cs"/>
          <w:rtl/>
        </w:rPr>
        <w:t>אמו</w:t>
      </w:r>
      <w:r w:rsidR="006D4086">
        <w:rPr>
          <w:rFonts w:hint="cs"/>
          <w:rtl/>
        </w:rPr>
        <w:t xml:space="preserve"> </w:t>
      </w:r>
    </w:p>
    <w:p w14:paraId="338BB450" w14:textId="67187F84" w:rsidR="006542AA" w:rsidRDefault="00000000">
      <w:pPr>
        <w:pStyle w:val="36"/>
        <w:framePr w:wrap="notBeside"/>
      </w:pPr>
      <w:r w:rsidRPr="006D4086">
        <w:t xml:space="preserve">תנן </w:t>
      </w:r>
      <w:r>
        <w:t>שם</w:t>
      </w:r>
      <w:r w:rsidR="000F2710" w:rsidRPr="006D4086">
        <w:t xml:space="preserve"> רא</w:t>
      </w:r>
      <w:r>
        <w:t>ב"י</w:t>
      </w:r>
      <w:r w:rsidRPr="006D4086">
        <w:t>:</w:t>
      </w:r>
    </w:p>
    <w:p w14:paraId="11911F2E" w14:textId="31E0E191" w:rsidR="000F2710" w:rsidRPr="006D4086" w:rsidRDefault="00F63065" w:rsidP="000F2710">
      <w:pPr>
        <w:pStyle w:val="afffff1"/>
        <w:rPr>
          <w:b/>
          <w:bCs/>
          <w:rtl/>
        </w:rPr>
        <w:pPrChange w:id="9146" w:author="עריכה מהאתר" w:date="2026-10-12T09:44:33Z">
          <w:pPr>
            <w:rPr>
              <w:b/>
              <w:bCs/>
              <w:rtl/>
            </w:rPr>
          </w:pPr>
        </w:pPrChange>
      </w:pPr>
      <w:r w:rsidRPr="006D4086">
        <w:rPr>
          <w:b/>
          <w:bCs/>
          <w:rtl/>
        </w:rPr>
        <w:t>צי</w:t>
      </w:r>
      <w:r w:rsidR="000F2710" w:rsidRPr="006D4086">
        <w:rPr>
          <w:b/>
          <w:bCs/>
          <w:rtl/>
        </w:rPr>
        <w:t xml:space="preserve">ר טהור שנפל לתוכו מים כל שהוא </w:t>
      </w:r>
      <w:r w:rsidRPr="006D4086">
        <w:rPr>
          <w:b/>
          <w:bCs/>
          <w:rtl/>
        </w:rPr>
        <w:t xml:space="preserve">טמא, </w:t>
      </w:r>
    </w:p>
    <w:p w14:paraId="0765F172" w14:textId="4B426B62" w:rsidR="006542AA" w:rsidRDefault="00000000">
      <w:pPr>
        <w:pStyle w:val="36"/>
        <w:framePr w:wrap="notBeside"/>
      </w:pPr>
      <w:r>
        <w:t>אר"נ מרב"א</w:t>
      </w:r>
      <w:r w:rsidR="00F63065">
        <w:t xml:space="preserve"> זאת אומרת:</w:t>
      </w:r>
    </w:p>
    <w:p w14:paraId="6CEC4BB2" w14:textId="7D5D8DEB" w:rsidR="006D4086" w:rsidRDefault="00F63065" w:rsidP="000F2710">
      <w:pPr>
        <w:rPr>
          <w:rtl/>
        </w:rPr>
      </w:pPr>
      <w:r>
        <w:rPr>
          <w:rtl/>
        </w:rPr>
        <w:t>נחשדו עמי הארץ לערב מחצה בציר</w:t>
      </w:r>
      <w:r w:rsidR="000F2710">
        <w:rPr>
          <w:rtl/>
        </w:rPr>
        <w:t>,</w:t>
      </w:r>
    </w:p>
    <w:p w14:paraId="4020EF17" w14:textId="6BA4F96E" w:rsidR="000F2710" w:rsidRDefault="00F63065" w:rsidP="000F2710">
      <w:pPr>
        <w:rPr>
          <w:rtl/>
        </w:rPr>
      </w:pPr>
      <w:r>
        <w:rPr>
          <w:rtl/>
        </w:rPr>
        <w:t xml:space="preserve">ולמה לי מחצה? אפי' בציר ממחצה גם, ואלו משהו - היה לו פלגא, ופלגא לא בטיל! </w:t>
      </w:r>
    </w:p>
    <w:p w14:paraId="4A810FE9" w14:textId="3301E0FB" w:rsidR="00884973" w:rsidRDefault="00F63065" w:rsidP="00C5567C">
      <w:pPr>
        <w:pStyle w:val="a"/>
        <w:numPr>
          <w:ilvl w:val="0"/>
          <w:numId w:val="10"/>
        </w:numPr>
      </w:pPr>
      <w:r>
        <w:rPr>
          <w:rtl/>
        </w:rPr>
        <w:t>אימא: עד מחצה,</w:t>
      </w:r>
      <w:r w:rsidR="000F2710">
        <w:rPr>
          <w:rFonts w:hint="cs"/>
          <w:rtl/>
        </w:rPr>
        <w:t xml:space="preserve"> </w:t>
      </w:r>
    </w:p>
    <w:p w14:paraId="544C2D38" w14:textId="6A20C5F0" w:rsidR="00884973" w:rsidRDefault="000F2710" w:rsidP="00543860">
      <w:pPr>
        <w:pStyle w:val="011"/>
        <w:numPr>
          <w:ilvl w:val="0"/>
          <w:numId w:val="10"/>
        </w:numPr>
        <w:rPr>
          <w:rtl/>
        </w:rPr>
      </w:pPr>
      <w:r>
        <w:rPr>
          <w:rFonts w:hint="cs"/>
          <w:rtl/>
        </w:rPr>
        <w:t>אב"א</w:t>
      </w:r>
      <w:r w:rsidR="00884973">
        <w:rPr>
          <w:rtl/>
        </w:rPr>
        <w:t xml:space="preserve"> טומאת עם הארץ דרבנן, טומאת משקין</w:t>
      </w:r>
      <w:r w:rsidR="00F63065">
        <w:rPr>
          <w:rtl/>
        </w:rPr>
        <w:t xml:space="preserve"> דרבנן, ברוב גזרו רבנן</w:t>
      </w:r>
      <w:r w:rsidR="00884973">
        <w:rPr>
          <w:rFonts w:hint="cs"/>
          <w:rtl/>
        </w:rPr>
        <w:t xml:space="preserve">, ולא במחצה ומחצה </w:t>
      </w:r>
    </w:p>
    <w:p w14:paraId="096F9371" w14:textId="3D207F84" w:rsidR="0057284B" w:rsidRDefault="0057284B" w:rsidP="009F73ED">
      <w:pPr>
        <w:pStyle w:val="affff9"/>
        <w:rPr>
          <w:rtl/>
        </w:rPr>
      </w:pPr>
      <w:r>
        <w:rPr>
          <w:rtl/>
        </w:rPr>
        <w:t>• • •</w:t>
      </w:r>
    </w:p>
    <w:p w14:paraId="1877FE37" w14:textId="77777777" w:rsidR="006542AA" w:rsidRDefault="00000000">
      <w:pPr>
        <w:pStyle w:val="afffff5"/>
        <w:framePr w:wrap="around"/>
      </w:pPr>
      <w:r>
        <w:t>משנה ב</w:t>
      </w:r>
    </w:p>
    <w:p w14:paraId="5E4D3D61" w14:textId="77777777" w:rsidR="00B874E6" w:rsidRDefault="00F63065" w:rsidP="00543860">
      <w:pPr>
        <w:pStyle w:val="01"/>
        <w:rPr>
          <w:rtl/>
        </w:rPr>
      </w:pPr>
      <w:r>
        <w:rPr>
          <w:rtl/>
        </w:rPr>
        <w:t xml:space="preserve">רשב"ג אומר: הלוקח בהמה מניקה מן </w:t>
      </w:r>
      <w:r w:rsidR="00824319">
        <w:rPr>
          <w:rtl/>
        </w:rPr>
        <w:t>העכו"ם</w:t>
      </w:r>
      <w:r>
        <w:rPr>
          <w:rtl/>
        </w:rPr>
        <w:t xml:space="preserve"> אין חוששין שמא בנה של אחרת היה</w:t>
      </w:r>
      <w:r w:rsidR="0057284B">
        <w:rPr>
          <w:rtl/>
        </w:rPr>
        <w:t>.</w:t>
      </w:r>
    </w:p>
    <w:p w14:paraId="5438949E" w14:textId="77777777" w:rsidR="00B874E6" w:rsidRDefault="00F63065" w:rsidP="00884973">
      <w:pPr>
        <w:pStyle w:val="afff5"/>
        <w:rPr>
          <w:rtl/>
        </w:rPr>
      </w:pPr>
      <w:r>
        <w:rPr>
          <w:rtl/>
        </w:rPr>
        <w:t>נכנס לתוך עדרו וראה את המבכירות</w:t>
      </w:r>
      <w:r w:rsidR="00884973">
        <w:rPr>
          <w:rtl/>
        </w:rPr>
        <w:t xml:space="preserve"> מניקות ושאינן מבכירות מניקות </w:t>
      </w:r>
      <w:r>
        <w:rPr>
          <w:rtl/>
        </w:rPr>
        <w:t>אין חוששין שמא בנה של זו בא לו אצל זו, או שמא בנה של זו בא לו אצל זו</w:t>
      </w:r>
      <w:r w:rsidR="0057284B">
        <w:rPr>
          <w:rtl/>
        </w:rPr>
        <w:t>.</w:t>
      </w:r>
    </w:p>
    <w:p w14:paraId="19AA5E32" w14:textId="2A7B452A" w:rsidR="0057284B" w:rsidRDefault="0057284B" w:rsidP="009F73ED">
      <w:pPr>
        <w:pStyle w:val="affff9"/>
        <w:rPr>
          <w:rtl/>
        </w:rPr>
      </w:pPr>
      <w:r>
        <w:rPr>
          <w:rtl/>
        </w:rPr>
        <w:t>• • •</w:t>
      </w:r>
    </w:p>
    <w:p w14:paraId="37EC741D" w14:textId="7036643F" w:rsidR="006542AA" w:rsidRDefault="00000000">
      <w:pPr>
        <w:pStyle w:val="36"/>
        <w:framePr w:wrap="notBeside"/>
      </w:pPr>
      <w:r>
        <w:t>אר"נ מ</w:t>
      </w:r>
      <w:r w:rsidR="00F63065">
        <w:t>דרב:</w:t>
      </w:r>
    </w:p>
    <w:p w14:paraId="052F4F1C" w14:textId="250A3A97" w:rsidR="00B874E6" w:rsidRDefault="00F63065" w:rsidP="00F63065">
      <w:pPr>
        <w:rPr>
          <w:rtl/>
        </w:rPr>
      </w:pPr>
      <w:r>
        <w:rPr>
          <w:rtl/>
        </w:rPr>
        <w:t xml:space="preserve">הלכתא בכוליה פירקין בר </w:t>
      </w:r>
      <w:r w:rsidR="00884973">
        <w:rPr>
          <w:rtl/>
        </w:rPr>
        <w:t>ממחלוקת</w:t>
      </w:r>
      <w:r w:rsidR="0057284B">
        <w:rPr>
          <w:rtl/>
        </w:rPr>
        <w:t>.</w:t>
      </w:r>
    </w:p>
    <w:p w14:paraId="02FA9F18" w14:textId="3893B480" w:rsidR="006542AA" w:rsidRDefault="00000000">
      <w:pPr>
        <w:pStyle w:val="36"/>
        <w:framePr w:wrap="notBeside"/>
      </w:pPr>
      <w:r>
        <w:t>אר"ש:</w:t>
      </w:r>
    </w:p>
    <w:p w14:paraId="63B61EDA" w14:textId="79508837" w:rsidR="002E4D6A" w:rsidRDefault="00F63065" w:rsidP="002E4D6A">
      <w:pPr>
        <w:rPr>
          <w:rtl/>
        </w:rPr>
      </w:pPr>
      <w:r>
        <w:rPr>
          <w:rtl/>
        </w:rPr>
        <w:t xml:space="preserve">אמינא כי ניים ושכיב </w:t>
      </w:r>
      <w:r>
        <w:rPr>
          <w:rStyle w:val="27"/>
          <w:rtl/>
        </w:rPr>
        <w:t>רב</w:t>
      </w:r>
      <w:r>
        <w:rPr>
          <w:rtl/>
        </w:rPr>
        <w:t xml:space="preserve"> אמר להא שמועה, אהייא? </w:t>
      </w:r>
    </w:p>
    <w:p>
      <w:pPr>
        <w:pStyle w:val="36"/>
        <w:rPr>
          <w:ins w:id="9802" w:author="עריכה מהאתר" w:date="2026-10-12T09:44:35Z"/>
        </w:rPr>
      </w:pPr>
      <w:ins w:id="9803" w:author="עריכה מהאתר" w:date="2026-10-12T09:44:35Z">
        <w:r>
          <w:t xml:space="preserve">אילימא</w:t>
        </w:r>
      </w:ins>
    </w:p>
    <w:p w14:paraId="5CCA87CF" w14:textId="45FB46E3" w:rsidR="002E4D6A" w:rsidRDefault="00F63065" w:rsidP="002E4D6A">
      <w:pPr>
        <w:rPr>
          <w:rtl/>
        </w:rPr>
      </w:pPr>
      <w:del w:id="9801" w:author="עריכה מהאתר" w:date="2026-10-12T09:44:35Z">
        <w:r>
          <w:rPr>
            <w:rtl/>
          </w:rPr>
          <w:delText xml:space="preserve">אילימא </w:delText>
        </w:r>
      </w:del>
      <w:r>
        <w:rPr>
          <w:rtl/>
        </w:rPr>
        <w:t xml:space="preserve">ארישא - מחלקו </w:t>
      </w:r>
      <w:r>
        <w:rPr>
          <w:rStyle w:val="27"/>
          <w:rtl/>
        </w:rPr>
        <w:t>רבי ישמעאל</w:t>
      </w:r>
      <w:r>
        <w:rPr>
          <w:rtl/>
        </w:rPr>
        <w:t xml:space="preserve"> </w:t>
      </w:r>
      <w:r>
        <w:rPr>
          <w:rStyle w:val="27"/>
          <w:rtl/>
        </w:rPr>
        <w:t>ור"ע</w:t>
      </w:r>
      <w:r>
        <w:rPr>
          <w:rtl/>
        </w:rPr>
        <w:t xml:space="preserve">! </w:t>
      </w:r>
    </w:p>
    <w:p w14:paraId="60C8EF48" w14:textId="77777777" w:rsidR="006542AA" w:rsidRDefault="00000000">
      <w:pPr>
        <w:pStyle w:val="36"/>
        <w:framePr w:wrap="notBeside"/>
      </w:pPr>
      <w:r>
        <w:t>אלא</w:t>
      </w:r>
    </w:p>
    <w:p w14:paraId="17908A41" w14:textId="459198EA" w:rsidR="00AF15C1" w:rsidRDefault="00F63065" w:rsidP="00AF15C1">
      <w:pPr>
        <w:rPr>
          <w:rtl/>
        </w:rPr>
      </w:pPr>
      <w:r>
        <w:rPr>
          <w:rStyle w:val="27"/>
          <w:rtl/>
        </w:rPr>
        <w:t>אדר</w:t>
      </w:r>
      <w:r w:rsidR="00AF15C1">
        <w:rPr>
          <w:rStyle w:val="27"/>
          <w:rFonts w:hint="cs"/>
          <w:rtl/>
        </w:rPr>
        <w:t>א</w:t>
      </w:r>
      <w:r>
        <w:rPr>
          <w:rStyle w:val="27"/>
          <w:rFonts w:hint="cs"/>
          <w:rtl/>
        </w:rPr>
        <w:t>ב"י</w:t>
      </w:r>
      <w:r w:rsidR="00AF15C1">
        <w:rPr>
          <w:rFonts w:hint="cs"/>
          <w:rtl/>
        </w:rPr>
        <w:t xml:space="preserve"> </w:t>
      </w:r>
      <w:r>
        <w:rPr>
          <w:rtl/>
        </w:rPr>
        <w:t xml:space="preserve">- משנת </w:t>
      </w:r>
      <w:r>
        <w:rPr>
          <w:rStyle w:val="27"/>
          <w:rtl/>
        </w:rPr>
        <w:t>ר"א</w:t>
      </w:r>
      <w:r>
        <w:rPr>
          <w:rtl/>
        </w:rPr>
        <w:t xml:space="preserve"> בן יעקב קב ונקי! </w:t>
      </w:r>
    </w:p>
    <w:p w14:paraId="1F14A513" w14:textId="77777777" w:rsidR="006542AA" w:rsidRDefault="00000000">
      <w:pPr>
        <w:pStyle w:val="36"/>
        <w:framePr w:wrap="notBeside"/>
      </w:pPr>
      <w:r>
        <w:t>אלא</w:t>
      </w:r>
    </w:p>
    <w:p w14:paraId="760D8BFC" w14:textId="52D3C156" w:rsidR="00AF15C1" w:rsidRDefault="00F63065" w:rsidP="00AF15C1">
      <w:pPr>
        <w:rPr>
          <w:rtl/>
        </w:rPr>
      </w:pPr>
      <w:r>
        <w:rPr>
          <w:rStyle w:val="27"/>
          <w:rtl/>
        </w:rPr>
        <w:lastRenderedPageBreak/>
        <w:t>אדר</w:t>
      </w:r>
      <w:r w:rsidR="00AF15C1">
        <w:rPr>
          <w:rStyle w:val="27"/>
          <w:rFonts w:hint="cs"/>
          <w:rtl/>
        </w:rPr>
        <w:t>ש</w:t>
      </w:r>
      <w:r>
        <w:rPr>
          <w:rStyle w:val="27"/>
          <w:rFonts w:hint="cs"/>
          <w:rtl/>
        </w:rPr>
        <w:t>ב"ג</w:t>
      </w:r>
      <w:r w:rsidR="00AF15C1">
        <w:rPr>
          <w:rFonts w:hint="cs"/>
          <w:rtl/>
        </w:rPr>
        <w:t xml:space="preserve"> </w:t>
      </w:r>
      <w:r>
        <w:rPr>
          <w:rtl/>
        </w:rPr>
        <w:t xml:space="preserve">- </w:t>
      </w:r>
      <w:r w:rsidR="007D30FE">
        <w:rPr>
          <w:rFonts w:hint="cs"/>
          <w:rtl/>
        </w:rPr>
        <w:t xml:space="preserve">חלק </w:t>
      </w:r>
      <w:r>
        <w:rPr>
          <w:rtl/>
        </w:rPr>
        <w:t xml:space="preserve">בברייתא! </w:t>
      </w:r>
    </w:p>
    <w:p w14:paraId="00C04AB2" w14:textId="77777777" w:rsidR="006542AA" w:rsidRDefault="00000000">
      <w:pPr>
        <w:pStyle w:val="36"/>
        <w:framePr w:wrap="notBeside"/>
      </w:pPr>
      <w:r>
        <w:t>אלא</w:t>
      </w:r>
    </w:p>
    <w:p w14:paraId="6BFE43C9" w14:textId="3F0C11A9" w:rsidR="00AF15C1" w:rsidRDefault="00F63065" w:rsidP="00AF15C1">
      <w:pPr>
        <w:rPr>
          <w:rtl/>
        </w:rPr>
      </w:pPr>
      <w:r>
        <w:rPr>
          <w:rStyle w:val="27"/>
          <w:rtl/>
        </w:rPr>
        <w:t xml:space="preserve">אדרבי </w:t>
      </w:r>
      <w:r w:rsidRPr="009F73ED">
        <w:rPr>
          <w:rStyle w:val="affffb"/>
          <w:rtl/>
        </w:rPr>
        <w:t>יוסי בן המשולם -</w:t>
      </w:r>
      <w:r>
        <w:rPr>
          <w:rtl/>
        </w:rPr>
        <w:t xml:space="preserve"> הא אמר </w:t>
      </w:r>
      <w:r>
        <w:rPr>
          <w:rStyle w:val="27"/>
          <w:rtl/>
        </w:rPr>
        <w:t>רב</w:t>
      </w:r>
      <w:r>
        <w:rPr>
          <w:rtl/>
        </w:rPr>
        <w:t xml:space="preserve"> אחת פעם! </w:t>
      </w:r>
    </w:p>
    <w:p w14:paraId="147B6DE9" w14:textId="77777777" w:rsidR="006542AA" w:rsidRDefault="00000000">
      <w:pPr>
        <w:pStyle w:val="36"/>
        <w:framePr w:wrap="notBeside"/>
      </w:pPr>
      <w:r>
        <w:t>אלא</w:t>
      </w:r>
    </w:p>
    <w:p w14:paraId="5E343445" w14:textId="45FC836C" w:rsidR="00AF15C1" w:rsidRDefault="00F63065" w:rsidP="00AF15C1">
      <w:pPr>
        <w:rPr>
          <w:rtl/>
        </w:rPr>
      </w:pPr>
      <w:r>
        <w:rPr>
          <w:rtl/>
        </w:rPr>
        <w:t xml:space="preserve">אשער בעל מום - חלקו עקביא בן מהללאל ורבנן! </w:t>
      </w:r>
    </w:p>
    <w:p w14:paraId="13C636DA" w14:textId="46A93CF1" w:rsidR="006542AA" w:rsidRDefault="00000000">
      <w:pPr>
        <w:pStyle w:val="36"/>
        <w:framePr w:wrap="notBeside"/>
      </w:pPr>
      <w:r w:rsidRPr="00AF15C1">
        <w:t>לעולם אדר</w:t>
      </w:r>
      <w:r w:rsidR="00AF15C1" w:rsidRPr="00AF15C1">
        <w:t>ש</w:t>
      </w:r>
      <w:r>
        <w:t>ב"ג</w:t>
      </w:r>
      <w:r w:rsidR="00AF15C1" w:rsidRPr="00AF15C1">
        <w:t xml:space="preserve"> </w:t>
      </w:r>
      <w:r w:rsidRPr="00AF15C1">
        <w:t>והא קמ"ל:</w:t>
      </w:r>
    </w:p>
    <w:p w14:paraId="3632FF5F" w14:textId="6F151802" w:rsidR="00B874E6" w:rsidRPr="00AF15C1" w:rsidRDefault="00F63065" w:rsidP="00AF15C1">
      <w:pPr>
        <w:rPr>
          <w:b/>
          <w:bCs/>
          <w:rtl/>
        </w:rPr>
      </w:pPr>
      <w:r w:rsidRPr="00AF15C1">
        <w:rPr>
          <w:b/>
          <w:bCs/>
          <w:rtl/>
        </w:rPr>
        <w:t xml:space="preserve">דברייתא לא </w:t>
      </w:r>
      <w:r>
        <w:rPr>
          <w:b/>
          <w:bCs/>
          <w:rtl/>
        </w:rPr>
        <w:t>מחלוקת</w:t>
      </w:r>
      <w:r w:rsidRPr="00AF15C1">
        <w:rPr>
          <w:b/>
          <w:bCs/>
          <w:rtl/>
        </w:rPr>
        <w:t xml:space="preserve"> היא</w:t>
      </w:r>
      <w:r w:rsidR="0057284B" w:rsidRPr="00AF15C1">
        <w:rPr>
          <w:b/>
          <w:bCs/>
          <w:rtl/>
        </w:rPr>
        <w:t>.</w:t>
      </w:r>
    </w:p>
    <w:p w14:paraId="5D7B9F80" w14:textId="77777777" w:rsidR="00AF15C1" w:rsidRDefault="00AF15C1" w:rsidP="00AF15C1">
      <w:pPr>
        <w:pStyle w:val="afff0"/>
        <w:framePr w:wrap="around"/>
        <w:rPr>
          <w:rtl/>
        </w:rPr>
      </w:pPr>
      <w:r>
        <w:rPr>
          <w:rFonts w:hint="cs"/>
          <w:rtl/>
        </w:rPr>
        <w:t>כד.</w:t>
      </w:r>
    </w:p>
    <w:p w14:paraId="0311D243" w14:textId="77777777" w:rsidR="006542AA" w:rsidRDefault="00000000">
      <w:pPr>
        <w:pStyle w:val="36"/>
        <w:framePr w:wrap="notBeside"/>
      </w:pPr>
      <w:r>
        <w:t>והך</w:t>
      </w:r>
    </w:p>
    <w:p w14:paraId="5DBC1467" w14:textId="1A0D97DA" w:rsidR="006057E3" w:rsidRDefault="006057E3" w:rsidP="006057E3">
      <w:pPr>
        <w:rPr>
          <w:rtl/>
        </w:rPr>
      </w:pPr>
      <w:r>
        <w:rPr>
          <w:rFonts w:hint="cs"/>
          <w:rtl/>
        </w:rPr>
        <w:t xml:space="preserve">דהלכה </w:t>
      </w:r>
      <w:r w:rsidRPr="009F73ED">
        <w:rPr>
          <w:rStyle w:val="affffb"/>
          <w:rFonts w:hint="eastAsia"/>
          <w:rtl/>
        </w:rPr>
        <w:t>כר</w:t>
      </w:r>
      <w:r w:rsidRPr="009F73ED">
        <w:rPr>
          <w:rStyle w:val="affffb"/>
          <w:rtl/>
        </w:rPr>
        <w:t>"י בן המשולם</w:t>
      </w:r>
      <w:r>
        <w:rPr>
          <w:rFonts w:hint="cs"/>
          <w:rtl/>
        </w:rPr>
        <w:t xml:space="preserve"> </w:t>
      </w:r>
      <w:r>
        <w:rPr>
          <w:rtl/>
        </w:rPr>
        <w:t>השמיענו</w:t>
      </w:r>
      <w:r w:rsidR="00F63065">
        <w:rPr>
          <w:rtl/>
        </w:rPr>
        <w:t xml:space="preserve"> הלכה </w:t>
      </w:r>
      <w:r w:rsidR="00F63065">
        <w:rPr>
          <w:rStyle w:val="27"/>
          <w:rtl/>
        </w:rPr>
        <w:t>כר' יוסי</w:t>
      </w:r>
      <w:r w:rsidR="00F63065">
        <w:rPr>
          <w:rtl/>
        </w:rPr>
        <w:t xml:space="preserve"> - </w:t>
      </w:r>
      <w:r>
        <w:rPr>
          <w:rtl/>
        </w:rPr>
        <w:t>להשמיענו</w:t>
      </w:r>
      <w:r w:rsidR="00F63065">
        <w:rPr>
          <w:rtl/>
        </w:rPr>
        <w:t xml:space="preserve"> </w:t>
      </w:r>
      <w:r w:rsidR="00F63065">
        <w:rPr>
          <w:rStyle w:val="27"/>
          <w:rtl/>
        </w:rPr>
        <w:t>דאדר</w:t>
      </w:r>
      <w:r w:rsidR="00AF15C1">
        <w:rPr>
          <w:rStyle w:val="27"/>
          <w:rFonts w:hint="cs"/>
          <w:rtl/>
        </w:rPr>
        <w:t>ש</w:t>
      </w:r>
      <w:r>
        <w:rPr>
          <w:rStyle w:val="27"/>
          <w:rFonts w:hint="cs"/>
          <w:rtl/>
        </w:rPr>
        <w:t>ב"ג</w:t>
      </w:r>
      <w:r w:rsidR="00AF15C1">
        <w:rPr>
          <w:rFonts w:hint="cs"/>
          <w:rtl/>
        </w:rPr>
        <w:t xml:space="preserve"> </w:t>
      </w:r>
      <w:r>
        <w:rPr>
          <w:rtl/>
        </w:rPr>
        <w:t>עומד</w:t>
      </w:r>
      <w:r w:rsidR="00F63065">
        <w:rPr>
          <w:rtl/>
        </w:rPr>
        <w:t xml:space="preserve">, </w:t>
      </w:r>
    </w:p>
    <w:p w14:paraId="136798E0" w14:textId="56B46A8B" w:rsidR="004B65A9" w:rsidRDefault="00F63065" w:rsidP="006057E3">
      <w:pPr>
        <w:rPr>
          <w:rtl/>
        </w:rPr>
      </w:pPr>
      <w:r>
        <w:rPr>
          <w:rtl/>
        </w:rPr>
        <w:t>ומחלוקת דברייתא לא מחלוקת היא</w:t>
      </w:r>
      <w:r w:rsidR="0057284B">
        <w:rPr>
          <w:rtl/>
        </w:rPr>
        <w:t>.</w:t>
      </w:r>
      <w:r w:rsidR="006057E3">
        <w:rPr>
          <w:rFonts w:hint="cs"/>
          <w:rtl/>
        </w:rPr>
        <w:t xml:space="preserve"> </w:t>
      </w:r>
    </w:p>
    <w:p w14:paraId="0860919C" w14:textId="0FF1086D" w:rsidR="006542AA" w:rsidRDefault="00000000">
      <w:pPr>
        <w:pStyle w:val="36"/>
        <w:framePr w:wrap="notBeside"/>
        <w:rPr>
          <w:rtl/>
        </w:rPr>
      </w:pPr>
      <w:r>
        <w:t>הך</w:t>
      </w:r>
      <w:r w:rsidR="007D30FE">
        <w:rPr>
          <w:rFonts w:hint="cs"/>
          <w:rtl/>
        </w:rPr>
        <w:t xml:space="preserve"> ברייתא:</w:t>
      </w:r>
    </w:p>
    <w:p w14:paraId="7BBEC50A" w14:textId="180B1CB7" w:rsidR="004B65A9" w:rsidRDefault="00A15176" w:rsidP="00543860">
      <w:pPr>
        <w:pStyle w:val="021"/>
        <w:rPr>
          <w:rtl/>
        </w:rPr>
      </w:pPr>
      <w:r>
        <w:rPr>
          <w:rFonts w:hint="cs"/>
          <w:rtl/>
        </w:rPr>
        <w:t xml:space="preserve">דהלוקח </w:t>
      </w:r>
      <w:r w:rsidR="00F63065">
        <w:rPr>
          <w:rtl/>
        </w:rPr>
        <w:t xml:space="preserve">בהמה מניקה מן </w:t>
      </w:r>
      <w:del w:id="4" w:author="michael flegg" w:date="2026-10-12T09:55:00Z" w16du:dateUtc="2026-10-12T06:55:00Z">
        <w:r w:rsidR="00824319" w:rsidDel="00950534">
          <w:rPr>
            <w:rtl/>
          </w:rPr>
          <w:delText>העכו"ם</w:delText>
        </w:r>
        <w:r w:rsidR="00AF15C1" w:rsidDel="00950534">
          <w:rPr>
            <w:rtl/>
          </w:rPr>
          <w:delText xml:space="preserve"> </w:delText>
        </w:r>
      </w:del>
      <w:ins w:id="5" w:author="michael flegg" w:date="2026-10-12T09:55:00Z" w16du:dateUtc="2026-10-12T06:55:00Z">
        <w:r w:rsidR="00950534">
          <w:rPr>
            <w:rFonts w:hint="cs"/>
            <w:rtl/>
          </w:rPr>
          <w:t xml:space="preserve">הגוי </w:t>
        </w:r>
      </w:ins>
      <w:r w:rsidR="00F63065">
        <w:rPr>
          <w:rtl/>
        </w:rPr>
        <w:t xml:space="preserve">הבא אחריו בכור מספק, מפני שמרחמת </w:t>
      </w:r>
      <w:r w:rsidR="006057E3">
        <w:rPr>
          <w:rtl/>
        </w:rPr>
        <w:t>אף</w:t>
      </w:r>
      <w:r w:rsidR="00F63065">
        <w:rPr>
          <w:rtl/>
        </w:rPr>
        <w:t xml:space="preserve"> שאינה יולדת, </w:t>
      </w:r>
    </w:p>
    <w:p w14:paraId="609A19C0" w14:textId="02708B4A" w:rsidR="006542AA" w:rsidRDefault="00000000">
      <w:pPr>
        <w:pStyle w:val="36"/>
        <w:framePr w:wrap="notBeside"/>
      </w:pPr>
      <w:r>
        <w:t>רשב"ג:</w:t>
      </w:r>
    </w:p>
    <w:p w14:paraId="12DAC42D" w14:textId="329C4277" w:rsidR="00B874E6" w:rsidRDefault="00F63065" w:rsidP="00632F92">
      <w:pPr>
        <w:ind w:hanging="29"/>
        <w:rPr>
          <w:rtl/>
        </w:rPr>
      </w:pPr>
      <w:r>
        <w:rPr>
          <w:rtl/>
        </w:rPr>
        <w:t>דבר בחזקתו</w:t>
      </w:r>
      <w:r w:rsidR="0057284B">
        <w:rPr>
          <w:rtl/>
        </w:rPr>
        <w:t>.</w:t>
      </w:r>
    </w:p>
    <w:p w14:paraId="6DA4BBA0" w14:textId="5B091B2B" w:rsidR="006542AA" w:rsidRDefault="00000000">
      <w:pPr>
        <w:pStyle w:val="36"/>
        <w:framePr w:wrap="notBeside"/>
      </w:pPr>
      <w:r>
        <w:t>וכן היה רשב"ג:</w:t>
      </w:r>
    </w:p>
    <w:p w14:paraId="63BEDBB0" w14:textId="0764300B" w:rsidR="006057E3" w:rsidRDefault="00F63065" w:rsidP="00632F92">
      <w:pPr>
        <w:ind w:left="425" w:firstLine="0"/>
        <w:rPr>
          <w:rtl/>
        </w:rPr>
      </w:pPr>
      <w:r>
        <w:rPr>
          <w:rtl/>
        </w:rPr>
        <w:t xml:space="preserve">הנכנס לתוך עדרו בלילה וראה כעשר כחמש עשרה מבכירות ושאינן מבכירות יולדות, למחר השכים ומצא זכרים תלויות בשאין מבכירות, ונקבות תלויות במבכירות - אינו חושש שמא בנה של זו בא לו אצל זו: </w:t>
      </w:r>
    </w:p>
    <w:p w14:paraId="2BFEE4CD" w14:textId="77777777" w:rsidR="006542AA" w:rsidRDefault="00000000">
      <w:pPr>
        <w:pStyle w:val="36"/>
        <w:framePr w:wrap="notBeside"/>
      </w:pPr>
      <w:r w:rsidRPr="00D25F87">
        <w:t>איבע</w:t>
      </w:r>
      <w:r w:rsidR="004B65A9" w:rsidRPr="00D25F87">
        <w:t>יא להו</w:t>
      </w:r>
      <w:r w:rsidR="004B65A9" w:rsidRPr="00632F92">
        <w:t>:</w:t>
      </w:r>
    </w:p>
    <w:p w14:paraId="6C9C5B98" w14:textId="4DA209C6" w:rsidR="004B65A9" w:rsidRDefault="004B65A9" w:rsidP="00543860">
      <w:pPr>
        <w:pStyle w:val="021"/>
        <w:rPr>
          <w:rtl/>
        </w:rPr>
      </w:pPr>
      <w:r>
        <w:rPr>
          <w:rtl/>
        </w:rPr>
        <w:t xml:space="preserve">דבר בחזקתו </w:t>
      </w:r>
      <w:del w:id="6" w:author="michael flegg" w:date="2026-10-12T09:55:00Z" w16du:dateUtc="2026-10-12T06:55:00Z">
        <w:r w:rsidR="00F63065" w:rsidRPr="00950534" w:rsidDel="00950534">
          <w:rPr>
            <w:rStyle w:val="affffb"/>
            <w:rtl/>
            <w:rPrChange w:id="7" w:author="michael flegg" w:date="2026-10-12T09:55:00Z" w16du:dateUtc="2026-10-12T06:55:00Z">
              <w:rPr>
                <w:rtl/>
              </w:rPr>
            </w:rPrChange>
          </w:rPr>
          <w:delText>דאומר</w:delText>
        </w:r>
        <w:r w:rsidRPr="00950534" w:rsidDel="00950534">
          <w:rPr>
            <w:rStyle w:val="affffb"/>
            <w:rtl/>
            <w:rPrChange w:id="8" w:author="michael flegg" w:date="2026-10-12T09:55:00Z" w16du:dateUtc="2026-10-12T06:55:00Z">
              <w:rPr>
                <w:rtl/>
              </w:rPr>
            </w:rPrChange>
          </w:rPr>
          <w:delText xml:space="preserve"> </w:delText>
        </w:r>
      </w:del>
      <w:ins w:id="9" w:author="michael flegg" w:date="2026-10-12T09:55:00Z" w16du:dateUtc="2026-10-12T06:55:00Z">
        <w:r w:rsidR="00950534" w:rsidRPr="00950534">
          <w:rPr>
            <w:rStyle w:val="affffb"/>
            <w:rFonts w:hint="cs"/>
            <w:rtl/>
            <w:rPrChange w:id="10" w:author="michael flegg" w:date="2026-10-12T09:55:00Z" w16du:dateUtc="2026-10-12T06:55:00Z">
              <w:rPr>
                <w:rFonts w:hint="cs"/>
                <w:rtl/>
              </w:rPr>
            </w:rPrChange>
          </w:rPr>
          <w:t>שא</w:t>
        </w:r>
        <w:r w:rsidR="00950534" w:rsidRPr="00950534">
          <w:rPr>
            <w:rStyle w:val="affffb"/>
            <w:rtl/>
            <w:rPrChange w:id="11" w:author="michael flegg" w:date="2026-10-12T09:55:00Z" w16du:dateUtc="2026-10-12T06:55:00Z">
              <w:rPr>
                <w:rtl/>
              </w:rPr>
            </w:rPrChange>
          </w:rPr>
          <w:t xml:space="preserve">מר </w:t>
        </w:r>
      </w:ins>
      <w:r w:rsidRPr="00950534">
        <w:rPr>
          <w:rStyle w:val="affffb"/>
          <w:rtl/>
          <w:rPrChange w:id="12" w:author="michael flegg" w:date="2026-10-12T09:55:00Z" w16du:dateUtc="2026-10-12T06:55:00Z">
            <w:rPr>
              <w:rStyle w:val="27"/>
              <w:rtl/>
            </w:rPr>
          </w:rPrChange>
        </w:rPr>
        <w:t>רשב"ג</w:t>
      </w:r>
      <w:r w:rsidR="00F63065">
        <w:rPr>
          <w:rtl/>
        </w:rPr>
        <w:t xml:space="preserve"> דאינה מרחמת א</w:t>
      </w:r>
      <w:r w:rsidR="00F63065">
        <w:rPr>
          <w:rFonts w:hint="cs"/>
          <w:rtl/>
        </w:rPr>
        <w:t>א"כ</w:t>
      </w:r>
      <w:r w:rsidR="00632F92">
        <w:rPr>
          <w:rtl/>
        </w:rPr>
        <w:t xml:space="preserve"> יולדת, </w:t>
      </w:r>
      <w:del w:id="13" w:author="michael flegg" w:date="2026-10-12T09:56:00Z" w16du:dateUtc="2026-10-12T06:56:00Z">
        <w:r w:rsidR="00632F92" w:rsidDel="00950534">
          <w:rPr>
            <w:rtl/>
          </w:rPr>
          <w:delText xml:space="preserve">הא </w:delText>
        </w:r>
        <w:r w:rsidR="00F63065" w:rsidDel="00950534">
          <w:rPr>
            <w:rtl/>
          </w:rPr>
          <w:delText>מקום</w:delText>
        </w:r>
        <w:r w:rsidR="00632F92" w:rsidDel="00950534">
          <w:rPr>
            <w:rtl/>
          </w:rPr>
          <w:delText xml:space="preserve"> דאוליד </w:delText>
        </w:r>
      </w:del>
      <w:ins w:id="14" w:author="michael flegg" w:date="2026-10-12T09:56:00Z" w16du:dateUtc="2026-10-12T06:56:00Z">
        <w:r w:rsidR="00950534">
          <w:rPr>
            <w:rFonts w:hint="cs"/>
            <w:rtl/>
          </w:rPr>
          <w:t xml:space="preserve">אבל אם כבר ילדה </w:t>
        </w:r>
      </w:ins>
      <w:r w:rsidR="00F63065">
        <w:rPr>
          <w:rtl/>
        </w:rPr>
        <w:t xml:space="preserve">חוששים לרחומי? </w:t>
      </w:r>
    </w:p>
    <w:p w14:paraId="4572CF3A" w14:textId="4C685257" w:rsidR="006542AA" w:rsidRDefault="00000000">
      <w:pPr>
        <w:pStyle w:val="36"/>
        <w:framePr w:wrap="notBeside"/>
      </w:pPr>
      <w:r>
        <w:tab/>
      </w:r>
      <w:r w:rsidR="004B65A9" w:rsidRPr="00D25F87">
        <w:t>א</w:t>
      </w:r>
      <w:r>
        <w:t>ו"ד</w:t>
      </w:r>
      <w:r w:rsidR="00F63065" w:rsidRPr="00632F92">
        <w:t>:</w:t>
      </w:r>
    </w:p>
    <w:p w14:paraId="6084CB65" w14:textId="651CDE15" w:rsidR="00632F92" w:rsidRDefault="00950534" w:rsidP="00632F92">
      <w:pPr>
        <w:rPr>
          <w:rtl/>
        </w:rPr>
      </w:pPr>
      <w:ins w:id="15" w:author="michael flegg" w:date="2026-10-12T09:56:00Z" w16du:dateUtc="2026-10-12T06:56:00Z">
        <w:r w:rsidRPr="00950534">
          <w:rPr>
            <w:rStyle w:val="affffd"/>
            <w:rFonts w:hint="cs"/>
            <w:rtl/>
            <w:rPrChange w:id="16" w:author="michael flegg" w:date="2026-10-12T09:56:00Z" w16du:dateUtc="2026-10-12T06:56:00Z">
              <w:rPr>
                <w:rFonts w:hint="cs"/>
                <w:rtl/>
              </w:rPr>
            </w:rPrChange>
          </w:rPr>
          <w:t>שלעולם</w:t>
        </w:r>
        <w:r>
          <w:rPr>
            <w:rFonts w:hint="cs"/>
            <w:rtl/>
          </w:rPr>
          <w:t xml:space="preserve"> </w:t>
        </w:r>
      </w:ins>
      <w:r w:rsidR="00632F92">
        <w:rPr>
          <w:rFonts w:hint="cs"/>
          <w:rtl/>
        </w:rPr>
        <w:t xml:space="preserve">על שלה מרחמת ועל שאינה שלה לא מרחמת </w:t>
      </w:r>
    </w:p>
    <w:p w14:paraId="6E16D2B0" w14:textId="263D13E4" w:rsidR="007D30FE" w:rsidRDefault="00F63065" w:rsidP="009F73ED">
      <w:pPr>
        <w:pStyle w:val="36"/>
        <w:framePr w:wrap="notBeside"/>
        <w:rPr>
          <w:rtl/>
        </w:rPr>
      </w:pPr>
      <w:r w:rsidRPr="00086EA8">
        <w:rPr>
          <w:rtl/>
        </w:rPr>
        <w:t>נפ</w:t>
      </w:r>
      <w:r>
        <w:rPr>
          <w:rtl/>
        </w:rPr>
        <w:t>ק"מ</w:t>
      </w:r>
      <w:r w:rsidRPr="00086EA8">
        <w:rPr>
          <w:rtl/>
        </w:rPr>
        <w:t>-</w:t>
      </w:r>
      <w:r>
        <w:rPr>
          <w:rtl/>
        </w:rPr>
        <w:t xml:space="preserve"> </w:t>
      </w:r>
    </w:p>
    <w:p w14:paraId="617BCE09" w14:textId="5B04905B" w:rsidR="004B65A9" w:rsidRDefault="007D30FE" w:rsidP="00086EA8">
      <w:pPr>
        <w:rPr>
          <w:rtl/>
        </w:rPr>
      </w:pPr>
      <w:r>
        <w:rPr>
          <w:rFonts w:hint="cs"/>
          <w:rtl/>
        </w:rPr>
        <w:t xml:space="preserve">ללקות עליה </w:t>
      </w:r>
      <w:r w:rsidR="00F63065">
        <w:rPr>
          <w:rtl/>
        </w:rPr>
        <w:t xml:space="preserve">משום </w:t>
      </w:r>
      <w:r w:rsidR="00F63065" w:rsidRPr="009F73ED">
        <w:rPr>
          <w:rStyle w:val="affffe"/>
          <w:rtl/>
        </w:rPr>
        <w:t>או</w:t>
      </w:r>
      <w:r w:rsidR="004B65A9" w:rsidRPr="009F73ED">
        <w:rPr>
          <w:rStyle w:val="affffe"/>
          <w:rtl/>
        </w:rPr>
        <w:t>תו ואת בנו,</w:t>
      </w:r>
      <w:r w:rsidR="004B65A9">
        <w:rPr>
          <w:rtl/>
        </w:rPr>
        <w:t xml:space="preserve"> </w:t>
      </w:r>
      <w:r w:rsidR="00F63065">
        <w:rPr>
          <w:rFonts w:hint="cs"/>
          <w:rtl/>
        </w:rPr>
        <w:t xml:space="preserve">אם </w:t>
      </w:r>
      <w:r w:rsidR="00086EA8">
        <w:rPr>
          <w:rFonts w:hint="cs"/>
          <w:rtl/>
        </w:rPr>
        <w:t>גם על שלא שלה מרחמת- לא לוקה</w:t>
      </w:r>
      <w:ins w:id="17" w:author="michael flegg" w:date="2026-10-12T09:56:00Z" w16du:dateUtc="2026-10-12T06:56:00Z">
        <w:r w:rsidR="00950534">
          <w:rPr>
            <w:rFonts w:hint="cs"/>
            <w:rtl/>
          </w:rPr>
          <w:t>.</w:t>
        </w:r>
      </w:ins>
      <w:del w:id="18" w:author="michael flegg" w:date="2026-10-12T09:56:00Z" w16du:dateUtc="2026-10-12T06:56:00Z">
        <w:r w:rsidR="00086EA8" w:rsidDel="00950534">
          <w:rPr>
            <w:rFonts w:hint="cs"/>
            <w:rtl/>
          </w:rPr>
          <w:delText xml:space="preserve"> </w:delText>
        </w:r>
        <w:r w:rsidR="00F63065" w:rsidDel="00950534">
          <w:rPr>
            <w:rFonts w:hint="cs"/>
            <w:rtl/>
          </w:rPr>
          <w:delText>מה</w:delText>
        </w:r>
        <w:r w:rsidR="00086EA8" w:rsidDel="00950534">
          <w:rPr>
            <w:rFonts w:hint="cs"/>
            <w:rtl/>
          </w:rPr>
          <w:delText>?</w:delText>
        </w:r>
        <w:r w:rsidR="00F63065" w:rsidDel="00950534">
          <w:rPr>
            <w:rtl/>
          </w:rPr>
          <w:delText xml:space="preserve"> </w:delText>
        </w:r>
      </w:del>
    </w:p>
    <w:p w14:paraId="659C2222" w14:textId="72DC39B1" w:rsidR="006542AA" w:rsidRDefault="00950534" w:rsidP="00950534">
      <w:pPr>
        <w:pStyle w:val="36"/>
        <w:framePr w:wrap="notBeside"/>
        <w:ind w:left="720" w:firstLine="0"/>
        <w:pPrChange w:id="19" w:author="michael flegg" w:date="2026-10-12T09:57:00Z" w16du:dateUtc="2026-10-12T06:57:00Z">
          <w:pPr>
            <w:pStyle w:val="36"/>
            <w:framePr w:wrap="notBeside"/>
          </w:pPr>
        </w:pPrChange>
      </w:pPr>
      <w:ins w:id="20" w:author="michael flegg" w:date="2026-10-12T09:57:00Z" w16du:dateUtc="2026-10-12T06:57:00Z">
        <w:r>
          <w:rPr>
            <w:rFonts w:hint="cs"/>
            <w:rtl/>
          </w:rPr>
          <w:t xml:space="preserve">א. </w:t>
        </w:r>
      </w:ins>
      <w:r w:rsidR="00000000">
        <w:t>ואין להוכיח מדרשב"ג</w:t>
      </w:r>
      <w:r w:rsidR="00F63065">
        <w:t>:</w:t>
      </w:r>
    </w:p>
    <w:p w14:paraId="31D65DA6" w14:textId="009F1F3B" w:rsidR="0060738E" w:rsidRDefault="00F63065" w:rsidP="00543860">
      <w:pPr>
        <w:pStyle w:val="afffff1"/>
        <w:rPr>
          <w:rtl/>
        </w:rPr>
        <w:pPrChange w:id="9145" w:author="עריכה מהאתר" w:date="2026-10-12T09:54:32Z">
          <w:pPr>
            <w:pStyle w:val="021"/>
            <w:rPr>
              <w:rtl/>
            </w:rPr>
          </w:pPr>
        </w:pPrChange>
      </w:pPr>
      <w:r>
        <w:rPr>
          <w:rtl/>
        </w:rPr>
        <w:t xml:space="preserve">הלוקח בהמה מן </w:t>
      </w:r>
      <w:r w:rsidR="007D30FE">
        <w:rPr>
          <w:rFonts w:hint="cs"/>
          <w:rtl/>
        </w:rPr>
        <w:t>הגוי</w:t>
      </w:r>
      <w:r w:rsidR="00733A1D">
        <w:rPr>
          <w:rtl/>
        </w:rPr>
        <w:t xml:space="preserve"> </w:t>
      </w:r>
      <w:r>
        <w:rPr>
          <w:rtl/>
        </w:rPr>
        <w:t xml:space="preserve">אינו חושש שמא בנה של אחרת </w:t>
      </w:r>
      <w:r w:rsidRPr="0060738E">
        <w:rPr>
          <w:b/>
          <w:bCs/>
          <w:rtl/>
        </w:rPr>
        <w:t>היה</w:t>
      </w:r>
      <w:r w:rsidR="00733A1D">
        <w:rPr>
          <w:rFonts w:hint="cs"/>
          <w:rtl/>
        </w:rPr>
        <w:t xml:space="preserve"> </w:t>
      </w:r>
      <w:r w:rsidR="0060738E">
        <w:rPr>
          <w:rFonts w:hint="cs"/>
          <w:rtl/>
        </w:rPr>
        <w:t>אף</w:t>
      </w:r>
      <w:r w:rsidR="00632F92">
        <w:rPr>
          <w:rFonts w:hint="cs"/>
          <w:rtl/>
        </w:rPr>
        <w:t xml:space="preserve"> שלא קתני </w:t>
      </w:r>
      <w:r w:rsidRPr="0060738E">
        <w:rPr>
          <w:b/>
          <w:bCs/>
          <w:rtl/>
        </w:rPr>
        <w:t>הוא</w:t>
      </w:r>
      <w:r>
        <w:rPr>
          <w:rtl/>
        </w:rPr>
        <w:t xml:space="preserve">? </w:t>
      </w:r>
    </w:p>
    <w:p w14:paraId="429DA375" w14:textId="77777777" w:rsidR="007D30FE" w:rsidRDefault="007D30FE" w:rsidP="009F73ED">
      <w:pPr>
        <w:pStyle w:val="36"/>
        <w:framePr w:wrap="notBeside"/>
        <w:rPr>
          <w:rtl/>
        </w:rPr>
      </w:pPr>
      <w:r>
        <w:rPr>
          <w:rFonts w:hint="cs"/>
          <w:rtl/>
        </w:rPr>
        <w:t xml:space="preserve">- </w:t>
      </w:r>
      <w:r w:rsidR="0060738E">
        <w:rPr>
          <w:rFonts w:hint="cs"/>
          <w:rtl/>
        </w:rPr>
        <w:t>ד</w:t>
      </w:r>
      <w:r w:rsidR="00F63065">
        <w:rPr>
          <w:rtl/>
        </w:rPr>
        <w:t>ה"ק:</w:t>
      </w:r>
    </w:p>
    <w:p w14:paraId="07D38758" w14:textId="737DD77F" w:rsidR="00B874E6" w:rsidRDefault="00F63065" w:rsidP="009F73ED">
      <w:pPr>
        <w:pStyle w:val="a"/>
        <w:numPr>
          <w:ilvl w:val="0"/>
          <w:numId w:val="0"/>
        </w:numPr>
        <w:rPr>
          <w:rtl/>
        </w:rPr>
      </w:pPr>
      <w:r>
        <w:rPr>
          <w:rtl/>
        </w:rPr>
        <w:t xml:space="preserve"> אינו חושש שמא בנה של אחרת, אלא א"כ היה לה ולד </w:t>
      </w:r>
      <w:r w:rsidR="0060738E">
        <w:rPr>
          <w:rtl/>
        </w:rPr>
        <w:t>מתחילה</w:t>
      </w:r>
      <w:r w:rsidR="0057284B">
        <w:rPr>
          <w:rtl/>
        </w:rPr>
        <w:t>.</w:t>
      </w:r>
    </w:p>
    <w:p w14:paraId="58FBECDF" w14:textId="1AE7D629" w:rsidR="006542AA" w:rsidRDefault="00000000" w:rsidP="00950534">
      <w:pPr>
        <w:pStyle w:val="36"/>
        <w:framePr w:wrap="notBeside"/>
        <w:numPr>
          <w:ilvl w:val="0"/>
          <w:numId w:val="10"/>
        </w:numPr>
        <w:pPrChange w:id="21" w:author="michael flegg" w:date="2026-10-12T09:57:00Z" w16du:dateUtc="2026-10-12T06:57:00Z">
          <w:pPr>
            <w:pStyle w:val="36"/>
            <w:framePr w:wrap="notBeside"/>
          </w:pPr>
        </w:pPrChange>
      </w:pPr>
      <w:r>
        <w:t>ואין להוכיח</w:t>
      </w:r>
    </w:p>
    <w:p w14:paraId="53BAFFCD" w14:textId="3DC124C4" w:rsidR="00086EA8" w:rsidRDefault="0060738E" w:rsidP="0060738E">
      <w:pPr>
        <w:rPr>
          <w:rtl/>
        </w:rPr>
      </w:pPr>
      <w:r>
        <w:rPr>
          <w:rFonts w:hint="cs"/>
          <w:rtl/>
        </w:rPr>
        <w:t>מהא ד</w:t>
      </w:r>
      <w:r w:rsidR="00F63065">
        <w:rPr>
          <w:rtl/>
        </w:rPr>
        <w:t>נכנס בתוך עדרו וראה את המבכירות מני</w:t>
      </w:r>
      <w:r w:rsidR="00086EA8">
        <w:rPr>
          <w:rtl/>
        </w:rPr>
        <w:t xml:space="preserve">קות, ואת שאינן מבכירות מניקות </w:t>
      </w:r>
      <w:r w:rsidR="00F63065">
        <w:rPr>
          <w:rtl/>
        </w:rPr>
        <w:t xml:space="preserve">אינו חושש שמא בנה של זו בא לו אצל זו או שמא בנה של זו בא לו אצל זו </w:t>
      </w:r>
    </w:p>
    <w:p w14:paraId="47F43EAD" w14:textId="35AC3B5C" w:rsidR="00086EA8" w:rsidRDefault="0060738E" w:rsidP="0060738E">
      <w:pPr>
        <w:rPr>
          <w:rtl/>
        </w:rPr>
      </w:pPr>
      <w:r>
        <w:rPr>
          <w:rFonts w:hint="cs"/>
          <w:rtl/>
        </w:rPr>
        <w:t xml:space="preserve">דלא חיישי שמרחמה </w:t>
      </w:r>
      <w:r>
        <w:rPr>
          <w:rtl/>
        </w:rPr>
        <w:t>-</w:t>
      </w:r>
      <w:r>
        <w:rPr>
          <w:rFonts w:hint="cs"/>
          <w:rtl/>
        </w:rPr>
        <w:t xml:space="preserve"> כיוון דהיכן שיש לה משלה לא עוזבתו לרחם על אחר שאינה שלה</w:t>
      </w:r>
    </w:p>
    <w:p w14:paraId="00155F93" w14:textId="77777777" w:rsidR="006542AA" w:rsidRDefault="00000000">
      <w:pPr>
        <w:pStyle w:val="36"/>
        <w:framePr w:wrap="notBeside"/>
      </w:pPr>
      <w:r>
        <w:t>ואין להוכיח</w:t>
      </w:r>
    </w:p>
    <w:p w14:paraId="4F002D05" w14:textId="2B6E0F31" w:rsidR="00733A1D" w:rsidRDefault="00733A1D" w:rsidP="00733A1D">
      <w:pPr>
        <w:rPr>
          <w:rtl/>
        </w:rPr>
      </w:pPr>
      <w:r>
        <w:rPr>
          <w:rFonts w:hint="cs"/>
          <w:rtl/>
        </w:rPr>
        <w:lastRenderedPageBreak/>
        <w:t>מהא ד</w:t>
      </w:r>
      <w:r w:rsidR="00F63065">
        <w:rPr>
          <w:rtl/>
        </w:rPr>
        <w:t xml:space="preserve">דבר בחזקתו [וכן] כו' </w:t>
      </w:r>
      <w:r>
        <w:rPr>
          <w:rFonts w:hint="cs"/>
          <w:rtl/>
        </w:rPr>
        <w:t>דלא אמרי' רישא דומיא דסיפא דוודאי דידה</w:t>
      </w:r>
    </w:p>
    <w:p w14:paraId="54CBEF82" w14:textId="57981698" w:rsidR="00B874E6" w:rsidRDefault="00733A1D" w:rsidP="00C5567C">
      <w:pPr>
        <w:pStyle w:val="a"/>
        <w:rPr>
          <w:rtl/>
        </w:rPr>
      </w:pPr>
      <w:r>
        <w:rPr>
          <w:rFonts w:hint="cs"/>
          <w:rtl/>
        </w:rPr>
        <w:t>שהרי כדישנו והא כדישנו והך וכן</w:t>
      </w:r>
      <w:r w:rsidR="00F63065">
        <w:rPr>
          <w:rtl/>
        </w:rPr>
        <w:t xml:space="preserve"> אפטורה דבכורה</w:t>
      </w:r>
      <w:r w:rsidR="0057284B">
        <w:rPr>
          <w:rtl/>
        </w:rPr>
        <w:t>.</w:t>
      </w:r>
    </w:p>
    <w:p w14:paraId="39F1E3D6" w14:textId="77777777" w:rsidR="006542AA" w:rsidRDefault="00000000">
      <w:pPr>
        <w:pStyle w:val="36"/>
        <w:framePr w:wrap="notBeside"/>
      </w:pPr>
      <w:r>
        <w:t xml:space="preserve">· </w:t>
      </w:r>
      <w:r w:rsidR="00F63065">
        <w:t>ארבב"</w:t>
      </w:r>
      <w:r>
        <w:t>ח אר"י:</w:t>
      </w:r>
    </w:p>
    <w:p w14:paraId="0FBE5878" w14:textId="00A7AE59" w:rsidR="00B874E6" w:rsidRDefault="00733A1D" w:rsidP="00543860">
      <w:pPr>
        <w:pStyle w:val="affff7"/>
        <w:rPr>
          <w:rtl/>
        </w:rPr>
        <w:pPrChange w:id="9146" w:author="עריכה מהאתר" w:date="2026-10-19T06:44:48Z">
          <w:pPr>
            <w:pStyle w:val="afffff1"/>
            <w:rPr>
              <w:rtl/>
            </w:rPr>
          </w:pPr>
        </w:pPrChange>
      </w:pPr>
      <w:r>
        <w:rPr>
          <w:rtl/>
        </w:rPr>
        <w:t>ראה חזיר שכרוך אחר רחל</w:t>
      </w:r>
      <w:r w:rsidR="00F63065">
        <w:rPr>
          <w:rtl/>
        </w:rPr>
        <w:t xml:space="preserve"> פטורה מן הבכורה, ואסור באכילה עד יבא ויורה צדק לכם</w:t>
      </w:r>
      <w:r w:rsidR="0057284B">
        <w:rPr>
          <w:rtl/>
        </w:rPr>
        <w:t>.</w:t>
      </w:r>
    </w:p>
    <w:p w14:paraId="1454B143" w14:textId="77777777" w:rsidR="006542AA" w:rsidRDefault="00000000">
      <w:pPr>
        <w:pStyle w:val="36"/>
        <w:framePr w:wrap="notBeside"/>
      </w:pPr>
      <w:r>
        <w:t>ויקשה</w:t>
      </w:r>
    </w:p>
    <w:p w14:paraId="10211DA0" w14:textId="3BD839BD" w:rsidR="00733A1D" w:rsidRDefault="00733A1D" w:rsidP="00733A1D">
      <w:pPr>
        <w:rPr>
          <w:rtl/>
        </w:rPr>
      </w:pPr>
      <w:r>
        <w:rPr>
          <w:rtl/>
        </w:rPr>
        <w:t xml:space="preserve">פטור מן הבכורה </w:t>
      </w:r>
      <w:r w:rsidR="00F63065">
        <w:rPr>
          <w:rStyle w:val="27"/>
          <w:rtl/>
        </w:rPr>
        <w:t>כרשב"ג</w:t>
      </w:r>
      <w:r w:rsidR="00F63065">
        <w:rPr>
          <w:rtl/>
        </w:rPr>
        <w:t xml:space="preserve">, ואסור באכילה - כרבנן! </w:t>
      </w:r>
    </w:p>
    <w:p w14:paraId="2837FFA4" w14:textId="77777777" w:rsidR="007D30FE" w:rsidRDefault="00733A1D" w:rsidP="009F73ED">
      <w:pPr>
        <w:pStyle w:val="36"/>
        <w:framePr w:wrap="notBeside"/>
        <w:rPr>
          <w:rtl/>
        </w:rPr>
      </w:pPr>
      <w:r>
        <w:rPr>
          <w:rFonts w:hint="cs"/>
          <w:rtl/>
        </w:rPr>
        <w:t xml:space="preserve">ב. </w:t>
      </w:r>
      <w:r w:rsidR="00F63065">
        <w:rPr>
          <w:rtl/>
        </w:rPr>
        <w:t xml:space="preserve">ותו, </w:t>
      </w:r>
    </w:p>
    <w:p w14:paraId="617A4523" w14:textId="1620B3F3" w:rsidR="00733A1D" w:rsidRDefault="00733A1D" w:rsidP="00733A1D">
      <w:pPr>
        <w:rPr>
          <w:rtl/>
        </w:rPr>
      </w:pPr>
      <w:r>
        <w:rPr>
          <w:rtl/>
        </w:rPr>
        <w:t xml:space="preserve">אם </w:t>
      </w:r>
      <w:r w:rsidR="00F63065">
        <w:rPr>
          <w:rtl/>
        </w:rPr>
        <w:t xml:space="preserve">כרבנן </w:t>
      </w:r>
      <w:r>
        <w:rPr>
          <w:rtl/>
        </w:rPr>
        <w:t>מה</w:t>
      </w:r>
      <w:r w:rsidR="00F63065">
        <w:rPr>
          <w:rtl/>
        </w:rPr>
        <w:t xml:space="preserve"> עד יבא ויורה צדק לכם? עד שיודע לך דבר </w:t>
      </w:r>
      <w:r>
        <w:rPr>
          <w:rtl/>
        </w:rPr>
        <w:t>צריך</w:t>
      </w:r>
      <w:r w:rsidR="00F63065">
        <w:rPr>
          <w:rtl/>
        </w:rPr>
        <w:t xml:space="preserve"> </w:t>
      </w:r>
      <w:r>
        <w:rPr>
          <w:rtl/>
        </w:rPr>
        <w:t>לו</w:t>
      </w:r>
      <w:r w:rsidR="00F63065">
        <w:rPr>
          <w:rtl/>
        </w:rPr>
        <w:t xml:space="preserve">! </w:t>
      </w:r>
    </w:p>
    <w:p w14:paraId="1D1F2630" w14:textId="77777777" w:rsidR="007D30FE" w:rsidRDefault="00733A1D" w:rsidP="009F73ED">
      <w:pPr>
        <w:pStyle w:val="36"/>
        <w:framePr w:wrap="notBeside"/>
        <w:rPr>
          <w:rtl/>
        </w:rPr>
      </w:pPr>
      <w:r>
        <w:rPr>
          <w:rFonts w:hint="cs"/>
          <w:rtl/>
        </w:rPr>
        <w:t xml:space="preserve">ג. </w:t>
      </w:r>
    </w:p>
    <w:p w14:paraId="2ABB2A88" w14:textId="58319F69" w:rsidR="00733A1D" w:rsidRDefault="007D30FE" w:rsidP="00733A1D">
      <w:pPr>
        <w:rPr>
          <w:rtl/>
        </w:rPr>
      </w:pPr>
      <w:r>
        <w:rPr>
          <w:rFonts w:hint="cs"/>
          <w:rtl/>
        </w:rPr>
        <w:t xml:space="preserve">ואם מסתפק </w:t>
      </w:r>
      <w:r w:rsidR="00733A1D">
        <w:rPr>
          <w:rFonts w:hint="cs"/>
          <w:rtl/>
        </w:rPr>
        <w:t xml:space="preserve">אם הלכה </w:t>
      </w:r>
      <w:r w:rsidR="00733A1D">
        <w:rPr>
          <w:rStyle w:val="27"/>
          <w:rFonts w:hint="cs"/>
          <w:rtl/>
        </w:rPr>
        <w:t>כרשב"ג</w:t>
      </w:r>
      <w:r w:rsidR="00733A1D">
        <w:rPr>
          <w:rFonts w:hint="cs"/>
          <w:rtl/>
        </w:rPr>
        <w:t xml:space="preserve"> או כרבנן - </w:t>
      </w:r>
      <w:r w:rsidR="00733A1D">
        <w:rPr>
          <w:rtl/>
        </w:rPr>
        <w:t>למה</w:t>
      </w:r>
      <w:r w:rsidR="00F63065">
        <w:rPr>
          <w:rtl/>
        </w:rPr>
        <w:t xml:space="preserve"> פטורה מן הבכורה? </w:t>
      </w:r>
    </w:p>
    <w:p w14:paraId="695B5C93" w14:textId="7D51B015" w:rsidR="006542AA" w:rsidRDefault="007D30FE" w:rsidP="009F73ED">
      <w:pPr>
        <w:pStyle w:val="36"/>
        <w:framePr w:wrap="notBeside"/>
        <w:numPr>
          <w:ilvl w:val="0"/>
          <w:numId w:val="12"/>
        </w:numPr>
      </w:pPr>
      <w:r>
        <w:rPr>
          <w:rFonts w:hint="cs"/>
          <w:rtl/>
        </w:rPr>
        <w:t>ועוד שאינו מסתפק דארי"ו</w:t>
      </w:r>
      <w:r w:rsidDel="007D30FE">
        <w:t xml:space="preserve"> </w:t>
      </w:r>
      <w:r w:rsidR="00F63065">
        <w:t>:</w:t>
      </w:r>
    </w:p>
    <w:p w14:paraId="70FB63F1" w14:textId="41DD0D97" w:rsidR="00733A1D" w:rsidRDefault="00F63065" w:rsidP="00733A1D">
      <w:pPr>
        <w:rPr>
          <w:rtl/>
        </w:rPr>
      </w:pPr>
      <w:r>
        <w:rPr>
          <w:rtl/>
        </w:rPr>
        <w:t xml:space="preserve">כל מקום ששנה </w:t>
      </w:r>
      <w:r>
        <w:rPr>
          <w:rStyle w:val="27"/>
          <w:rtl/>
        </w:rPr>
        <w:t>רשב"ג</w:t>
      </w:r>
      <w:r>
        <w:rPr>
          <w:rtl/>
        </w:rPr>
        <w:t xml:space="preserve"> במשנתינו הלכה כמותו, חוץ מערב וצידן וראיה אחרונה! </w:t>
      </w:r>
    </w:p>
    <w:p w14:paraId="7784E1DB" w14:textId="77777777" w:rsidR="007D30FE" w:rsidRDefault="00733A1D" w:rsidP="009F73ED">
      <w:pPr>
        <w:pStyle w:val="36"/>
        <w:framePr w:wrap="notBeside"/>
        <w:rPr>
          <w:rtl/>
        </w:rPr>
      </w:pPr>
      <w:r>
        <w:rPr>
          <w:rFonts w:hint="cs"/>
          <w:rtl/>
        </w:rPr>
        <w:t xml:space="preserve">- </w:t>
      </w:r>
      <w:r w:rsidR="00F63065">
        <w:rPr>
          <w:rtl/>
        </w:rPr>
        <w:t xml:space="preserve">לעולם </w:t>
      </w:r>
    </w:p>
    <w:p w14:paraId="77360E02" w14:textId="046854C9" w:rsidR="00B874E6" w:rsidRDefault="00F63065" w:rsidP="00733A1D">
      <w:pPr>
        <w:rPr>
          <w:rtl/>
        </w:rPr>
      </w:pPr>
      <w:r>
        <w:rPr>
          <w:rtl/>
        </w:rPr>
        <w:t xml:space="preserve">פשיטא </w:t>
      </w:r>
      <w:r w:rsidR="00733A1D">
        <w:rPr>
          <w:rtl/>
        </w:rPr>
        <w:t>לו</w:t>
      </w:r>
      <w:r>
        <w:rPr>
          <w:rtl/>
        </w:rPr>
        <w:t xml:space="preserve"> </w:t>
      </w:r>
      <w:ins w:id="22" w:author="michael flegg" w:date="2026-10-12T10:00:00Z" w16du:dateUtc="2026-10-12T07:00:00Z">
        <w:r w:rsidR="00950534">
          <w:rPr>
            <w:rFonts w:hint="cs"/>
            <w:rtl/>
          </w:rPr>
          <w:t>ש</w:t>
        </w:r>
      </w:ins>
      <w:r>
        <w:rPr>
          <w:rtl/>
        </w:rPr>
        <w:t xml:space="preserve">הלכה </w:t>
      </w:r>
      <w:r>
        <w:rPr>
          <w:rStyle w:val="27"/>
          <w:rtl/>
        </w:rPr>
        <w:t>כר</w:t>
      </w:r>
      <w:r w:rsidR="00733A1D">
        <w:rPr>
          <w:rStyle w:val="27"/>
          <w:rFonts w:hint="cs"/>
          <w:rtl/>
        </w:rPr>
        <w:t>שב"ג</w:t>
      </w:r>
      <w:ins w:id="23" w:author="michael flegg" w:date="2026-10-12T10:00:00Z" w16du:dateUtc="2026-10-12T07:00:00Z">
        <w:r w:rsidR="00950534">
          <w:rPr>
            <w:rStyle w:val="27"/>
            <w:rFonts w:hint="cs"/>
            <w:rtl/>
          </w:rPr>
          <w:t>,</w:t>
        </w:r>
      </w:ins>
      <w:r w:rsidR="00733A1D">
        <w:rPr>
          <w:rFonts w:hint="cs"/>
          <w:rtl/>
        </w:rPr>
        <w:t xml:space="preserve"> </w:t>
      </w:r>
      <w:r>
        <w:rPr>
          <w:rtl/>
        </w:rPr>
        <w:t xml:space="preserve">מיהו </w:t>
      </w:r>
      <w:del w:id="24" w:author="michael flegg" w:date="2026-10-12T10:00:00Z" w16du:dateUtc="2026-10-12T07:00:00Z">
        <w:r w:rsidDel="00950534">
          <w:rPr>
            <w:rtl/>
          </w:rPr>
          <w:delText>מספ</w:delText>
        </w:r>
        <w:r w:rsidR="00733A1D" w:rsidDel="00950534">
          <w:rPr>
            <w:rtl/>
          </w:rPr>
          <w:delText>ק"ל</w:delText>
        </w:r>
      </w:del>
      <w:ins w:id="25" w:author="michael flegg" w:date="2026-10-12T10:00:00Z" w16du:dateUtc="2026-10-12T07:00:00Z">
        <w:r w:rsidR="00950534">
          <w:rPr>
            <w:rFonts w:hint="cs"/>
            <w:rtl/>
          </w:rPr>
          <w:t>מסתפק</w:t>
        </w:r>
      </w:ins>
      <w:r>
        <w:rPr>
          <w:rtl/>
        </w:rPr>
        <w:t xml:space="preserve">: </w:t>
      </w:r>
      <w:r w:rsidR="00733A1D">
        <w:rPr>
          <w:rtl/>
        </w:rPr>
        <w:t xml:space="preserve">אם </w:t>
      </w:r>
      <w:r>
        <w:rPr>
          <w:rtl/>
        </w:rPr>
        <w:t xml:space="preserve">סבר </w:t>
      </w:r>
      <w:r>
        <w:rPr>
          <w:rStyle w:val="27"/>
          <w:rtl/>
        </w:rPr>
        <w:t>ר</w:t>
      </w:r>
      <w:r w:rsidR="00733A1D">
        <w:rPr>
          <w:rStyle w:val="27"/>
          <w:rFonts w:hint="cs"/>
          <w:rtl/>
        </w:rPr>
        <w:t>שב"ג</w:t>
      </w:r>
      <w:r w:rsidR="00733A1D">
        <w:rPr>
          <w:rFonts w:hint="cs"/>
          <w:rtl/>
        </w:rPr>
        <w:t xml:space="preserve"> </w:t>
      </w:r>
      <w:r>
        <w:rPr>
          <w:rtl/>
        </w:rPr>
        <w:t>יולדת מרחמת או אינה מרחמת</w:t>
      </w:r>
      <w:r w:rsidR="0057284B">
        <w:rPr>
          <w:rtl/>
        </w:rPr>
        <w:t>.</w:t>
      </w:r>
    </w:p>
    <w:p w14:paraId="6FC44D7F" w14:textId="08DA7F30" w:rsidR="006542AA" w:rsidRDefault="00000000">
      <w:pPr>
        <w:pStyle w:val="36"/>
        <w:framePr w:wrap="notBeside"/>
      </w:pPr>
      <w:r>
        <w:t>א"כ,</w:t>
      </w:r>
    </w:p>
    <w:p w14:paraId="58DDFB32" w14:textId="1A922712" w:rsidR="00050581" w:rsidRDefault="00050581" w:rsidP="00F63065">
      <w:pPr>
        <w:rPr>
          <w:rtl/>
        </w:rPr>
      </w:pPr>
      <w:r>
        <w:rPr>
          <w:rtl/>
        </w:rPr>
        <w:t>עד שהשמיענו חזיר ישמיענו</w:t>
      </w:r>
      <w:r w:rsidR="00F63065">
        <w:rPr>
          <w:rtl/>
        </w:rPr>
        <w:t xml:space="preserve"> טלה, ולמילקי </w:t>
      </w:r>
      <w:r>
        <w:rPr>
          <w:rtl/>
        </w:rPr>
        <w:t>עליו</w:t>
      </w:r>
      <w:r w:rsidR="00F63065">
        <w:rPr>
          <w:rtl/>
        </w:rPr>
        <w:t xml:space="preserve"> משום </w:t>
      </w:r>
      <w:r>
        <w:rPr>
          <w:rFonts w:hint="cs"/>
          <w:rtl/>
        </w:rPr>
        <w:t>'</w:t>
      </w:r>
      <w:r>
        <w:rPr>
          <w:rStyle w:val="affffe"/>
          <w:rtl/>
        </w:rPr>
        <w:t>אוֹתוֹ וְאֶת בְּנוֹ</w:t>
      </w:r>
      <w:r>
        <w:rPr>
          <w:rFonts w:hint="cs"/>
          <w:rtl/>
        </w:rPr>
        <w:t>'</w:t>
      </w:r>
      <w:r w:rsidR="00F63065">
        <w:rPr>
          <w:rtl/>
        </w:rPr>
        <w:t xml:space="preserve">! </w:t>
      </w:r>
    </w:p>
    <w:p w14:paraId="1EA928E9" w14:textId="77777777" w:rsidR="00950534" w:rsidRDefault="00950534" w:rsidP="00950534">
      <w:pPr>
        <w:pStyle w:val="36"/>
        <w:framePr w:wrap="notBeside"/>
        <w:rPr>
          <w:ins w:id="26" w:author="michael flegg" w:date="2026-10-12T10:00:00Z" w16du:dateUtc="2026-10-12T07:00:00Z"/>
          <w:rtl/>
        </w:rPr>
        <w:pPrChange w:id="27" w:author="michael flegg" w:date="2026-10-12T10:00:00Z" w16du:dateUtc="2026-10-12T07:00:00Z">
          <w:pPr/>
        </w:pPrChange>
      </w:pPr>
      <w:ins w:id="28" w:author="michael flegg" w:date="2026-10-12T10:00:00Z" w16du:dateUtc="2026-10-12T07:00:00Z">
        <w:r>
          <w:rPr>
            <w:rFonts w:hint="cs"/>
            <w:rtl/>
          </w:rPr>
          <w:t xml:space="preserve"> - </w:t>
        </w:r>
      </w:ins>
    </w:p>
    <w:p w14:paraId="56FA82F5" w14:textId="344037CB" w:rsidR="00B874E6" w:rsidRDefault="00F63065" w:rsidP="00050581">
      <w:pPr>
        <w:rPr>
          <w:rtl/>
        </w:rPr>
      </w:pPr>
      <w:r>
        <w:rPr>
          <w:rtl/>
        </w:rPr>
        <w:t xml:space="preserve">חזיר נצרך לו, </w:t>
      </w:r>
      <w:r w:rsidR="00050581">
        <w:rPr>
          <w:rFonts w:hint="cs"/>
          <w:rtl/>
        </w:rPr>
        <w:t xml:space="preserve">דאפי' </w:t>
      </w:r>
      <w:del w:id="29" w:author="michael flegg" w:date="2026-10-12T09:59:00Z" w16du:dateUtc="2026-10-12T06:59:00Z">
        <w:r w:rsidDel="00950534">
          <w:rPr>
            <w:rFonts w:hint="cs"/>
            <w:rtl/>
          </w:rPr>
          <w:delText>דלא</w:delText>
        </w:r>
        <w:r w:rsidR="00050581" w:rsidDel="00950534">
          <w:rPr>
            <w:rFonts w:hint="cs"/>
            <w:rtl/>
          </w:rPr>
          <w:delText xml:space="preserve"> </w:delText>
        </w:r>
      </w:del>
      <w:ins w:id="30" w:author="michael flegg" w:date="2026-10-12T09:59:00Z" w16du:dateUtc="2026-10-12T06:59:00Z">
        <w:r w:rsidR="00950534">
          <w:rPr>
            <w:rFonts w:hint="cs"/>
            <w:rtl/>
          </w:rPr>
          <w:t>שאינו</w:t>
        </w:r>
        <w:r w:rsidR="00950534">
          <w:rPr>
            <w:rFonts w:hint="cs"/>
            <w:rtl/>
          </w:rPr>
          <w:t xml:space="preserve"> </w:t>
        </w:r>
      </w:ins>
      <w:r w:rsidR="00050581">
        <w:rPr>
          <w:rFonts w:hint="cs"/>
          <w:rtl/>
        </w:rPr>
        <w:t xml:space="preserve">מינה </w:t>
      </w:r>
      <w:r>
        <w:rPr>
          <w:rFonts w:hint="cs"/>
          <w:rtl/>
        </w:rPr>
        <w:t>יש</w:t>
      </w:r>
      <w:r w:rsidR="00050581">
        <w:rPr>
          <w:rFonts w:hint="cs"/>
          <w:rtl/>
        </w:rPr>
        <w:t xml:space="preserve"> </w:t>
      </w:r>
      <w:r>
        <w:rPr>
          <w:rFonts w:hint="cs"/>
          <w:rtl/>
        </w:rPr>
        <w:t>לומר</w:t>
      </w:r>
      <w:r w:rsidR="00050581">
        <w:rPr>
          <w:rFonts w:hint="cs"/>
          <w:rtl/>
        </w:rPr>
        <w:t xml:space="preserve"> שמא מרחמת </w:t>
      </w:r>
    </w:p>
    <w:p w14:paraId="637ECA04" w14:textId="77777777" w:rsidR="00050581" w:rsidRDefault="00050581" w:rsidP="00050581">
      <w:pPr>
        <w:pStyle w:val="afff0"/>
        <w:framePr w:wrap="around"/>
        <w:rPr>
          <w:rtl/>
        </w:rPr>
      </w:pPr>
      <w:r>
        <w:rPr>
          <w:rFonts w:hint="cs"/>
          <w:rtl/>
        </w:rPr>
        <w:t>כד:</w:t>
      </w:r>
    </w:p>
    <w:p w14:paraId="1218F391" w14:textId="7C875701" w:rsidR="006542AA" w:rsidRDefault="00000000">
      <w:pPr>
        <w:pStyle w:val="36"/>
        <w:framePr w:wrap="notBeside"/>
      </w:pPr>
      <w:r>
        <w:t>והיינו דא</w:t>
      </w:r>
      <w:r w:rsidR="00050581">
        <w:t>ר</w:t>
      </w:r>
      <w:r>
        <w:t>י"ו</w:t>
      </w:r>
      <w:r w:rsidR="00050581">
        <w:t>:</w:t>
      </w:r>
    </w:p>
    <w:p w14:paraId="1EB5C765" w14:textId="77777777" w:rsidR="007D30FE" w:rsidRDefault="007D30FE" w:rsidP="00050581">
      <w:pPr>
        <w:rPr>
          <w:rtl/>
        </w:rPr>
      </w:pPr>
    </w:p>
    <w:p w14:paraId="2ABDA95A" w14:textId="6F21CC5A" w:rsidR="007D30FE" w:rsidRDefault="00F63065" w:rsidP="009F73ED">
      <w:pPr>
        <w:pStyle w:val="36"/>
        <w:framePr w:wrap="notBeside"/>
        <w:rPr>
          <w:rtl/>
        </w:rPr>
      </w:pPr>
      <w:r>
        <w:rPr>
          <w:rtl/>
        </w:rPr>
        <w:t>בעי אחאי בריבי:</w:t>
      </w:r>
    </w:p>
    <w:p w14:paraId="311F7F02" w14:textId="42BFDCC9" w:rsidR="00D129F9" w:rsidRDefault="00F63065" w:rsidP="007D30FE">
      <w:pPr>
        <w:rPr>
          <w:rtl/>
        </w:rPr>
      </w:pPr>
      <w:r>
        <w:rPr>
          <w:rtl/>
        </w:rPr>
        <w:t xml:space="preserve"> </w:t>
      </w:r>
      <w:r w:rsidRPr="009F73ED">
        <w:rPr>
          <w:b/>
          <w:bCs/>
          <w:rtl/>
        </w:rPr>
        <w:t>ראה חזיר שכרוך אחר רחל,</w:t>
      </w:r>
      <w:r>
        <w:rPr>
          <w:rtl/>
        </w:rPr>
        <w:t xml:space="preserve"> מהו</w:t>
      </w:r>
      <w:r w:rsidR="007D30FE">
        <w:rPr>
          <w:rFonts w:hint="cs"/>
          <w:rtl/>
        </w:rPr>
        <w:t xml:space="preserve"> אי </w:t>
      </w:r>
      <w:r w:rsidR="00050581">
        <w:rPr>
          <w:rFonts w:hint="cs"/>
          <w:rtl/>
        </w:rPr>
        <w:t>צריך</w:t>
      </w:r>
      <w:r w:rsidR="00D129F9">
        <w:rPr>
          <w:rFonts w:hint="cs"/>
          <w:rtl/>
        </w:rPr>
        <w:t xml:space="preserve"> </w:t>
      </w:r>
      <w:r w:rsidR="00050581" w:rsidRPr="00D129F9">
        <w:rPr>
          <w:rFonts w:hint="cs"/>
          <w:b/>
          <w:bCs/>
          <w:rtl/>
        </w:rPr>
        <w:t>לבכורה</w:t>
      </w:r>
      <w:r>
        <w:rPr>
          <w:rtl/>
        </w:rPr>
        <w:t xml:space="preserve"> </w:t>
      </w:r>
      <w:r w:rsidRPr="00D129F9">
        <w:rPr>
          <w:b/>
          <w:bCs/>
          <w:rtl/>
        </w:rPr>
        <w:t>ואליבא דרבנן</w:t>
      </w:r>
      <w:r>
        <w:rPr>
          <w:rtl/>
        </w:rPr>
        <w:t xml:space="preserve">, </w:t>
      </w:r>
      <w:r w:rsidR="00D129F9">
        <w:rPr>
          <w:rFonts w:hint="cs"/>
          <w:rtl/>
        </w:rPr>
        <w:t xml:space="preserve">דמרחמה </w:t>
      </w:r>
      <w:r w:rsidR="00050581">
        <w:rPr>
          <w:rFonts w:hint="cs"/>
          <w:rtl/>
        </w:rPr>
        <w:t xml:space="preserve">אם </w:t>
      </w:r>
      <w:r w:rsidR="00D129F9">
        <w:rPr>
          <w:rFonts w:hint="cs"/>
          <w:rtl/>
        </w:rPr>
        <w:t xml:space="preserve">דווקא למינה או לא </w:t>
      </w:r>
    </w:p>
    <w:p w14:paraId="20582CA5" w14:textId="7F8FEF6B" w:rsidR="00B874E6" w:rsidRDefault="00D129F9" w:rsidP="00D129F9">
      <w:pPr>
        <w:rPr>
          <w:rtl/>
        </w:rPr>
      </w:pPr>
      <w:r>
        <w:rPr>
          <w:rtl/>
        </w:rPr>
        <w:tab/>
      </w:r>
      <w:r w:rsidR="00F63065" w:rsidRPr="00D129F9">
        <w:rPr>
          <w:b/>
          <w:bCs/>
          <w:rtl/>
        </w:rPr>
        <w:t>לאכילה</w:t>
      </w:r>
      <w:r w:rsidR="00F63065">
        <w:rPr>
          <w:rtl/>
        </w:rPr>
        <w:t xml:space="preserve"> </w:t>
      </w:r>
      <w:r w:rsidR="00F63065" w:rsidRPr="00D129F9">
        <w:rPr>
          <w:b/>
          <w:bCs/>
          <w:rtl/>
        </w:rPr>
        <w:t xml:space="preserve">ואפי' </w:t>
      </w:r>
      <w:r w:rsidR="00F63065" w:rsidRPr="00D129F9">
        <w:rPr>
          <w:rStyle w:val="27"/>
          <w:b/>
          <w:bCs/>
          <w:rtl/>
        </w:rPr>
        <w:t>לרשב"ג</w:t>
      </w:r>
      <w:r w:rsidR="00F63065" w:rsidRPr="00D129F9">
        <w:rPr>
          <w:b/>
          <w:bCs/>
          <w:rtl/>
        </w:rPr>
        <w:t xml:space="preserve"> </w:t>
      </w:r>
      <w:r w:rsidR="00F63065">
        <w:rPr>
          <w:rtl/>
        </w:rPr>
        <w:t>א</w:t>
      </w:r>
      <w:r>
        <w:rPr>
          <w:rFonts w:hint="cs"/>
          <w:rtl/>
        </w:rPr>
        <w:t>ת"ל</w:t>
      </w:r>
      <w:r w:rsidR="00050581">
        <w:rPr>
          <w:rFonts w:hint="cs"/>
          <w:rtl/>
        </w:rPr>
        <w:t xml:space="preserve"> </w:t>
      </w:r>
      <w:r w:rsidR="00F63065">
        <w:rPr>
          <w:rtl/>
        </w:rPr>
        <w:t>סבר יולדת מרחמא</w:t>
      </w:r>
      <w:r>
        <w:rPr>
          <w:rFonts w:hint="cs"/>
          <w:rtl/>
        </w:rPr>
        <w:t xml:space="preserve"> דווקא דמינה </w:t>
      </w:r>
      <w:r w:rsidRPr="00D25F87">
        <w:rPr>
          <w:rFonts w:hint="cs"/>
          <w:b/>
          <w:bCs/>
          <w:rtl/>
        </w:rPr>
        <w:t>א</w:t>
      </w:r>
      <w:r>
        <w:rPr>
          <w:rFonts w:hint="cs"/>
          <w:b/>
          <w:bCs/>
          <w:rtl/>
        </w:rPr>
        <w:t>ו"ד</w:t>
      </w:r>
      <w:r>
        <w:rPr>
          <w:rFonts w:hint="cs"/>
          <w:rtl/>
        </w:rPr>
        <w:t xml:space="preserve"> אפי' בלא מינה </w:t>
      </w:r>
      <w:r w:rsidR="00F63065" w:rsidRPr="00D129F9">
        <w:rPr>
          <w:b/>
          <w:bCs/>
          <w:rtl/>
        </w:rPr>
        <w:t>תיקו</w:t>
      </w:r>
      <w:r w:rsidR="0057284B">
        <w:rPr>
          <w:rtl/>
        </w:rPr>
        <w:t>.</w:t>
      </w:r>
    </w:p>
    <w:p w14:paraId="71B58344" w14:textId="7FC97DAF" w:rsidR="0057284B" w:rsidRDefault="0057284B" w:rsidP="009F73ED">
      <w:pPr>
        <w:pStyle w:val="affff9"/>
        <w:rPr>
          <w:rtl/>
        </w:rPr>
      </w:pPr>
      <w:r>
        <w:rPr>
          <w:rtl/>
        </w:rPr>
        <w:t>• • •</w:t>
      </w:r>
    </w:p>
    <w:p w14:paraId="5B79B2ED" w14:textId="77777777" w:rsidR="006542AA" w:rsidRDefault="00000000">
      <w:pPr>
        <w:pStyle w:val="afffff5"/>
        <w:framePr w:wrap="around"/>
      </w:pPr>
      <w:r>
        <w:t>משנה ג</w:t>
      </w:r>
    </w:p>
    <w:p w14:paraId="221FD884" w14:textId="77777777" w:rsidR="00D129F9" w:rsidRDefault="00F63065" w:rsidP="009F73ED">
      <w:pPr>
        <w:pStyle w:val="afff5"/>
        <w:spacing w:before="120"/>
        <w:rPr>
          <w:rtl/>
        </w:rPr>
      </w:pPr>
      <w:r w:rsidRPr="00950534">
        <w:rPr>
          <w:rStyle w:val="affffb"/>
          <w:rtl/>
          <w:rPrChange w:id="31" w:author="michael flegg" w:date="2026-10-12T10:00:00Z" w16du:dateUtc="2026-10-12T07:00:00Z">
            <w:rPr>
              <w:rStyle w:val="afffff3"/>
              <w:rtl/>
            </w:rPr>
          </w:rPrChange>
        </w:rPr>
        <w:t>רבי יוסי</w:t>
      </w:r>
      <w:r w:rsidRPr="00950534">
        <w:rPr>
          <w:rStyle w:val="affffb"/>
          <w:rtl/>
          <w:rPrChange w:id="32" w:author="michael flegg" w:date="2026-10-12T10:00:00Z" w16du:dateUtc="2026-10-12T07:00:00Z">
            <w:rPr>
              <w:rtl/>
            </w:rPr>
          </w:rPrChange>
        </w:rPr>
        <w:t xml:space="preserve"> </w:t>
      </w:r>
      <w:r w:rsidR="00D129F9" w:rsidRPr="00950534">
        <w:rPr>
          <w:rStyle w:val="affffb"/>
          <w:rtl/>
        </w:rPr>
        <w:t>בן המשולם</w:t>
      </w:r>
      <w:r w:rsidR="00D129F9" w:rsidRPr="009F73ED">
        <w:rPr>
          <w:rStyle w:val="affffb"/>
          <w:rtl/>
        </w:rPr>
        <w:t xml:space="preserve"> אומר:</w:t>
      </w:r>
      <w:r w:rsidR="00D129F9">
        <w:rPr>
          <w:rtl/>
        </w:rPr>
        <w:t xml:space="preserve"> השוחט את הבכור</w:t>
      </w:r>
      <w:r>
        <w:rPr>
          <w:rtl/>
        </w:rPr>
        <w:t xml:space="preserve"> עושה מקום בקופיץ מיכן ומיכן ותולש את השער, ובלבד שלא יזיזנו ממקומו, </w:t>
      </w:r>
    </w:p>
    <w:p w14:paraId="3AC21440" w14:textId="77777777" w:rsidR="00B874E6" w:rsidRDefault="00F63065" w:rsidP="00884973">
      <w:pPr>
        <w:pStyle w:val="afff5"/>
        <w:rPr>
          <w:ins w:id="9704" w:author="עריכה מהאתר" w:date="2026-10-13T15:04:39Z"/>
          <w:rtl/>
        </w:rPr>
      </w:pPr>
      <w:r>
        <w:rPr>
          <w:rtl/>
        </w:rPr>
        <w:t>וכן תולש את השער לראות מקום מום</w:t>
      </w:r>
      <w:r w:rsidR="0057284B">
        <w:rPr>
          <w:rtl/>
        </w:rPr>
        <w:t>.</w:t>
      </w:r>
    </w:p>
    <w:p>
      <w:pPr>
        <w:pStyle w:val="affff7"/>
        <w:rPr>
          <w:rtl/>
        </w:rPr>
      </w:pPr>
      <w:ins w:id="9703" w:author="עריכה מהאתר" w:date="2026-10-13T15:04:39Z">
        <w:r>
          <w:t xml:space="preserve">דבר שאין מתכוין ביום טוב</w:t>
        </w:r>
      </w:ins>
    </w:p>
    <w:p w14:paraId="428F9BFD" w14:textId="4FFBF022" w:rsidR="0057284B" w:rsidRDefault="0057284B" w:rsidP="009F73ED">
      <w:pPr>
        <w:pStyle w:val="affff9"/>
        <w:rPr>
          <w:del w:id="9702" w:author="עריכה מהאתר" w:date="2026-10-13T15:04:39Z"/>
          <w:rtl/>
        </w:rPr>
      </w:pPr>
      <w:del w:id="9701" w:author="עריכה מהאתר" w:date="2026-10-13T15:04:39Z">
        <w:r>
          <w:rPr>
            <w:rtl/>
          </w:rPr>
          <w:delText xml:space="preserve">• • •</w:delText>
        </w:r>
      </w:del>
    </w:p>
    <w:p w14:paraId="1A60105B" w14:textId="79FCE705" w:rsidR="006542AA" w:rsidRDefault="00000000">
      <w:pPr>
        <w:pStyle w:val="36"/>
        <w:framePr w:wrap="notBeside"/>
      </w:pPr>
      <w:r>
        <w:t>רב:</w:t>
      </w:r>
    </w:p>
    <w:p w14:paraId="7260258F" w14:textId="7637924A" w:rsidR="00B874E6" w:rsidRDefault="00F63065" w:rsidP="00F63065">
      <w:pPr>
        <w:rPr>
          <w:rtl/>
        </w:rPr>
      </w:pPr>
      <w:r>
        <w:rPr>
          <w:rtl/>
        </w:rPr>
        <w:lastRenderedPageBreak/>
        <w:t xml:space="preserve">הלכה </w:t>
      </w:r>
      <w:r>
        <w:rPr>
          <w:rStyle w:val="27"/>
          <w:rtl/>
        </w:rPr>
        <w:t>כרבי יוסי</w:t>
      </w:r>
      <w:r>
        <w:rPr>
          <w:rtl/>
        </w:rPr>
        <w:t xml:space="preserve"> </w:t>
      </w:r>
      <w:r w:rsidRPr="009F73ED">
        <w:rPr>
          <w:rStyle w:val="affffb"/>
          <w:rtl/>
        </w:rPr>
        <w:t>בן המשולם</w:t>
      </w:r>
      <w:r w:rsidR="0057284B" w:rsidRPr="009F73ED">
        <w:rPr>
          <w:rStyle w:val="affffb"/>
          <w:rtl/>
        </w:rPr>
        <w:t>.</w:t>
      </w:r>
    </w:p>
    <w:p w14:paraId="6D8DC91F" w14:textId="01E8618D" w:rsidR="006542AA" w:rsidRDefault="00000000">
      <w:pPr>
        <w:pStyle w:val="36"/>
        <w:framePr w:wrap="notBeside"/>
      </w:pPr>
      <w:r w:rsidRPr="00002A62">
        <w:t xml:space="preserve">בעו </w:t>
      </w:r>
      <w:r>
        <w:t>מר"ה</w:t>
      </w:r>
      <w:r w:rsidRPr="00002A62">
        <w:t>:</w:t>
      </w:r>
    </w:p>
    <w:p w14:paraId="736992EF" w14:textId="4AF30B1B" w:rsidR="00002A62" w:rsidRPr="00002A62" w:rsidRDefault="00F63065" w:rsidP="00002A62">
      <w:pPr>
        <w:rPr>
          <w:b/>
          <w:bCs/>
          <w:rtl/>
        </w:rPr>
      </w:pPr>
      <w:r w:rsidRPr="00002A62">
        <w:rPr>
          <w:b/>
          <w:bCs/>
          <w:rtl/>
        </w:rPr>
        <w:t xml:space="preserve">כנגדו ביום טוב מהו? </w:t>
      </w:r>
    </w:p>
    <w:p w14:paraId="3436D196" w14:textId="6E174A0A" w:rsidR="00002A62" w:rsidRDefault="00F63065" w:rsidP="00002A62">
      <w:pPr>
        <w:rPr>
          <w:rtl/>
        </w:rPr>
      </w:pPr>
      <w:r>
        <w:rPr>
          <w:rStyle w:val="27"/>
          <w:rtl/>
          <w:rPrChange w:id="9147" w:author="עריכה מהאתר" w:date="2026-10-19T06:44:48Z">
            <w:rPr>
              <w:rStyle w:val="27"/>
              <w:rtl/>
            </w:rPr>
          </w:rPrChange>
        </w:rPr>
        <w:t xml:space="preserve">טעמא דר</w:t>
      </w:r>
      <w:r>
        <w:rPr>
          <w:rStyle w:val="27"/>
          <w:rFonts w:hint="cs"/>
          <w:rtl/>
          <w:rPrChange w:id="9148" w:author="עריכה מהאתר" w:date="2026-10-19T06:44:48Z">
            <w:rPr>
              <w:rStyle w:val="27"/>
              <w:rFonts w:hint="cs"/>
              <w:rtl/>
            </w:rPr>
          </w:rPrChange>
        </w:rPr>
        <w:t xml:space="preserve">יבה'''מ</w:t>
      </w:r>
      <w:r>
        <w:rPr>
          <w:rFonts w:hint="cs"/>
          <w:rtl/>
        </w:rPr>
        <w:t xml:space="preserve"> ד</w:t>
      </w:r>
      <w:r>
        <w:rPr>
          <w:rtl/>
        </w:rPr>
        <w:t>תולש לא גוזז וביום טוב אסור - דהו</w:t>
      </w:r>
      <w:r w:rsidR="00002A62">
        <w:rPr>
          <w:rFonts w:hint="cs"/>
          <w:rtl/>
        </w:rPr>
        <w:t xml:space="preserve">"ל </w:t>
      </w:r>
      <w:r>
        <w:rPr>
          <w:rtl/>
        </w:rPr>
        <w:t xml:space="preserve">עוקר דבר מגידולו, </w:t>
      </w:r>
    </w:p>
    <w:p w14:paraId="36133D96" w14:textId="77777777" w:rsidR="006542AA" w:rsidRDefault="00000000">
      <w:pPr>
        <w:pStyle w:val="36"/>
        <w:framePr w:wrap="notBeside"/>
      </w:pPr>
      <w:r w:rsidRPr="00D25F87">
        <w:t>או"ד</w:t>
      </w:r>
      <w:r w:rsidR="00F63065">
        <w:t>:</w:t>
      </w:r>
    </w:p>
    <w:p w14:paraId="1B2E7205" w14:textId="0F67B915" w:rsidR="00002A62" w:rsidRDefault="00002A62" w:rsidP="00002A62">
      <w:pPr>
        <w:rPr>
          <w:rtl/>
        </w:rPr>
      </w:pPr>
      <w:r>
        <w:rPr>
          <w:rtl/>
        </w:rPr>
        <w:t>סתם</w:t>
      </w:r>
      <w:r w:rsidR="00F63065">
        <w:rPr>
          <w:rtl/>
        </w:rPr>
        <w:t xml:space="preserve"> </w:t>
      </w:r>
      <w:r>
        <w:rPr>
          <w:rFonts w:hint="cs"/>
          <w:rtl/>
        </w:rPr>
        <w:t xml:space="preserve">סבר תולש היינו גוזז והך דשרי דהו"ל דבר שאין מתכווין וביו"ט שרי </w:t>
      </w:r>
    </w:p>
    <w:p w14:paraId="5FD8EB14" w14:textId="1181E08B" w:rsidR="006542AA" w:rsidRDefault="00000000">
      <w:pPr>
        <w:pStyle w:val="36"/>
        <w:framePr w:wrap="notBeside"/>
        <w:rPr>
          <w:rtl/>
        </w:rPr>
      </w:pPr>
      <w:r>
        <w:t>א"ל</w:t>
      </w:r>
      <w:r w:rsidR="00F63065">
        <w:t>:</w:t>
      </w:r>
      <w:r w:rsidR="007D30FE">
        <w:rPr>
          <w:rFonts w:hint="cs"/>
          <w:rtl/>
        </w:rPr>
        <w:t xml:space="preserve"> לכו שאלו </w:t>
      </w:r>
      <w:r w:rsidR="007D30FE">
        <w:rPr>
          <w:rStyle w:val="27"/>
          <w:rtl/>
        </w:rPr>
        <w:t>לר"</w:t>
      </w:r>
      <w:r w:rsidR="007D30FE">
        <w:rPr>
          <w:rStyle w:val="27"/>
          <w:rFonts w:hint="cs"/>
          <w:rtl/>
        </w:rPr>
        <w:t>:</w:t>
      </w:r>
    </w:p>
    <w:p w14:paraId="1FBF4020" w14:textId="304BB4AE" w:rsidR="00002A62" w:rsidRDefault="00002A62" w:rsidP="007D30FE">
      <w:pPr>
        <w:rPr>
          <w:rtl/>
        </w:rPr>
      </w:pPr>
      <w:r>
        <w:rPr>
          <w:rStyle w:val="27"/>
          <w:rtl/>
        </w:rPr>
        <w:t>ח</w:t>
      </w:r>
      <w:r>
        <w:rPr>
          <w:rFonts w:hint="cs"/>
          <w:rtl/>
        </w:rPr>
        <w:t xml:space="preserve"> </w:t>
      </w:r>
      <w:r>
        <w:rPr>
          <w:rtl/>
        </w:rPr>
        <w:t xml:space="preserve">אם </w:t>
      </w:r>
      <w:r w:rsidR="00F63065">
        <w:rPr>
          <w:rtl/>
        </w:rPr>
        <w:t xml:space="preserve">אמר הלכה </w:t>
      </w:r>
      <w:r w:rsidR="00F63065">
        <w:rPr>
          <w:rStyle w:val="27"/>
          <w:rtl/>
        </w:rPr>
        <w:t>כר</w:t>
      </w:r>
      <w:r>
        <w:rPr>
          <w:rStyle w:val="27"/>
          <w:rFonts w:hint="cs"/>
          <w:rtl/>
        </w:rPr>
        <w:t>יבה"מ</w:t>
      </w:r>
      <w:r>
        <w:rPr>
          <w:rFonts w:hint="cs"/>
          <w:rtl/>
        </w:rPr>
        <w:t xml:space="preserve"> אפשוט לכם באו ושאלוהו </w:t>
      </w:r>
    </w:p>
    <w:p w14:paraId="070BC7A5" w14:textId="1069BC5E" w:rsidR="006542AA" w:rsidRDefault="00000000">
      <w:pPr>
        <w:pStyle w:val="36"/>
        <w:framePr w:wrap="notBeside"/>
      </w:pPr>
      <w:r w:rsidRPr="00002A62">
        <w:t>ו</w:t>
      </w:r>
      <w:r>
        <w:t>א"ל</w:t>
      </w:r>
      <w:r w:rsidRPr="00002A62">
        <w:t xml:space="preserve"> בשם </w:t>
      </w:r>
      <w:r w:rsidR="00F63065" w:rsidRPr="00002A62">
        <w:t>רב:</w:t>
      </w:r>
    </w:p>
    <w:p w14:paraId="69F6CB5F" w14:textId="26269C8B" w:rsidR="00002A62" w:rsidRPr="00002A62" w:rsidRDefault="00F63065" w:rsidP="00002A62">
      <w:pPr>
        <w:rPr>
          <w:b/>
          <w:bCs/>
          <w:rtl/>
        </w:rPr>
      </w:pPr>
      <w:r w:rsidRPr="00002A62">
        <w:rPr>
          <w:b/>
          <w:bCs/>
          <w:rtl/>
        </w:rPr>
        <w:t xml:space="preserve">הלכה </w:t>
      </w:r>
      <w:r w:rsidRPr="00002A62">
        <w:rPr>
          <w:rStyle w:val="27"/>
          <w:b/>
          <w:bCs/>
          <w:rtl/>
        </w:rPr>
        <w:t>כר</w:t>
      </w:r>
      <w:r w:rsidR="00002A62" w:rsidRPr="00002A62">
        <w:rPr>
          <w:rStyle w:val="27"/>
          <w:rFonts w:hint="cs"/>
          <w:b/>
          <w:bCs/>
          <w:rtl/>
        </w:rPr>
        <w:t>יב</w:t>
      </w:r>
      <w:r w:rsidR="00002A62">
        <w:rPr>
          <w:rStyle w:val="27"/>
          <w:rFonts w:hint="cs"/>
          <w:b/>
          <w:bCs/>
          <w:rtl/>
        </w:rPr>
        <w:t>ה"מ</w:t>
      </w:r>
      <w:r w:rsidR="00002A62">
        <w:rPr>
          <w:b/>
          <w:bCs/>
          <w:rtl/>
        </w:rPr>
        <w:t>,</w:t>
      </w:r>
      <w:r w:rsidR="00002A62" w:rsidRPr="00002A62">
        <w:rPr>
          <w:rFonts w:hint="cs"/>
          <w:b/>
          <w:bCs/>
          <w:rtl/>
        </w:rPr>
        <w:t xml:space="preserve"> באו לפני </w:t>
      </w:r>
      <w:r w:rsidR="00002A62">
        <w:rPr>
          <w:rStyle w:val="27"/>
          <w:rFonts w:hint="cs"/>
          <w:b/>
          <w:bCs/>
          <w:rtl/>
        </w:rPr>
        <w:t>ר"ה</w:t>
      </w:r>
      <w:r w:rsidR="00002A62" w:rsidRPr="00002A62">
        <w:rPr>
          <w:rFonts w:hint="cs"/>
          <w:b/>
          <w:bCs/>
          <w:rtl/>
        </w:rPr>
        <w:t xml:space="preserve"> ו</w:t>
      </w:r>
      <w:r w:rsidR="00002A62">
        <w:rPr>
          <w:rFonts w:hint="cs"/>
          <w:b/>
          <w:bCs/>
          <w:rtl/>
        </w:rPr>
        <w:t>א"ל</w:t>
      </w:r>
      <w:r w:rsidR="00002A62" w:rsidRPr="00002A62">
        <w:rPr>
          <w:rFonts w:hint="cs"/>
          <w:b/>
          <w:bCs/>
          <w:rtl/>
        </w:rPr>
        <w:t xml:space="preserve"> כנגדו בי</w:t>
      </w:r>
      <w:r w:rsidR="00002A62">
        <w:rPr>
          <w:rFonts w:hint="cs"/>
          <w:b/>
          <w:bCs/>
          <w:rtl/>
        </w:rPr>
        <w:t>ו"ט</w:t>
      </w:r>
      <w:r w:rsidR="00002A62" w:rsidRPr="00002A62">
        <w:rPr>
          <w:rFonts w:hint="cs"/>
          <w:b/>
          <w:bCs/>
          <w:rtl/>
        </w:rPr>
        <w:t xml:space="preserve"> מותר </w:t>
      </w:r>
    </w:p>
    <w:p w14:paraId="3BE4F1D3" w14:textId="77777777" w:rsidR="00002A62" w:rsidRDefault="00002A62" w:rsidP="00002A62">
      <w:pPr>
        <w:pStyle w:val="afff0"/>
        <w:framePr w:wrap="around"/>
        <w:rPr>
          <w:rtl/>
        </w:rPr>
      </w:pPr>
      <w:r>
        <w:rPr>
          <w:rFonts w:hint="cs"/>
          <w:rtl/>
        </w:rPr>
        <w:t>כה.</w:t>
      </w:r>
    </w:p>
    <w:p w14:paraId="6EAEB0FD" w14:textId="409AD63C" w:rsidR="006542AA" w:rsidRDefault="00000000">
      <w:pPr>
        <w:pStyle w:val="36"/>
        <w:framePr w:wrap="notBeside"/>
      </w:pPr>
      <w:r w:rsidRPr="009206BA">
        <w:t xml:space="preserve">איתמר </w:t>
      </w:r>
      <w:r w:rsidR="00002A62" w:rsidRPr="009206BA">
        <w:t>מ</w:t>
      </w:r>
      <w:r w:rsidRPr="009206BA">
        <w:t>רב:</w:t>
      </w:r>
    </w:p>
    <w:p w14:paraId="3EC8C369" w14:textId="62060D2D" w:rsidR="00B874E6" w:rsidRPr="009206BA" w:rsidRDefault="00F63065" w:rsidP="00002A62">
      <w:pPr>
        <w:pStyle w:val="affff7"/>
        <w:rPr>
          <w:rFonts w:hint="cs"/>
          <w:b/>
          <w:bCs/>
          <w:rtl/>
        </w:rPr>
        <w:pPrChange w:id="9205" w:author="עריכה מהאתר" w:date="2026-10-19T06:44:48Z">
          <w:pPr>
            <w:pStyle w:val="afffff1"/>
            <w:rPr>
              <w:rFonts w:hint="cs"/>
              <w:b/>
              <w:bCs/>
              <w:rtl/>
            </w:rPr>
          </w:pPr>
        </w:pPrChange>
      </w:pPr>
      <w:r w:rsidRPr="009206BA">
        <w:rPr>
          <w:b/>
          <w:bCs/>
          <w:rtl/>
        </w:rPr>
        <w:t>כנגדו ביום טוב מותר</w:t>
      </w:r>
      <w:r w:rsidR="0057284B" w:rsidRPr="009206BA">
        <w:rPr>
          <w:b/>
          <w:bCs/>
          <w:rtl/>
        </w:rPr>
        <w:t>.</w:t>
      </w:r>
    </w:p>
    <w:p w14:paraId="36FD6365" w14:textId="77777777" w:rsidR="006542AA" w:rsidRDefault="00000000">
      <w:pPr>
        <w:pStyle w:val="36"/>
        <w:framePr w:wrap="notBeside"/>
      </w:pPr>
      <w:r>
        <w:t>ו</w:t>
      </w:r>
      <w:r w:rsidR="009206BA">
        <w:t>הך</w:t>
      </w:r>
    </w:p>
    <w:p w14:paraId="31DAE1C6" w14:textId="01CE7D01" w:rsidR="00002A62" w:rsidRDefault="009206BA" w:rsidP="009206BA">
      <w:pPr>
        <w:rPr>
          <w:rtl/>
        </w:rPr>
      </w:pPr>
      <w:r>
        <w:rPr>
          <w:rFonts w:hint="cs"/>
          <w:rtl/>
        </w:rPr>
        <w:t xml:space="preserve">דמסוכריא דנזייתא </w:t>
      </w:r>
      <w:r w:rsidRPr="00950534">
        <w:rPr>
          <w:rStyle w:val="affffd"/>
          <w:rFonts w:hint="cs"/>
          <w:rtl/>
        </w:rPr>
        <w:t>[ברז חבית כורכין סביבה מטלוניות שתסתום יפה]</w:t>
      </w:r>
      <w:r>
        <w:rPr>
          <w:rFonts w:hint="cs"/>
          <w:rtl/>
        </w:rPr>
        <w:t xml:space="preserve"> </w:t>
      </w:r>
      <w:r w:rsidR="00F63065">
        <w:rPr>
          <w:rtl/>
        </w:rPr>
        <w:t>אסור להד</w:t>
      </w:r>
      <w:r w:rsidR="00F63065">
        <w:rPr>
          <w:rtl/>
        </w:rPr>
        <w:t>ק</w:t>
      </w:r>
      <w:r w:rsidR="00950534">
        <w:rPr>
          <w:rFonts w:hint="cs"/>
          <w:rtl/>
        </w:rPr>
        <w:t xml:space="preserve">ו </w:t>
      </w:r>
      <w:r w:rsidR="00F63065">
        <w:rPr>
          <w:rtl/>
        </w:rPr>
        <w:t>ביו"ט</w:t>
      </w:r>
      <w:r w:rsidR="00002A62">
        <w:rPr>
          <w:rFonts w:hint="cs"/>
          <w:rtl/>
        </w:rPr>
        <w:t xml:space="preserve"> </w:t>
      </w:r>
    </w:p>
    <w:p w14:paraId="351438BB" w14:textId="561E2069" w:rsidR="00B874E6" w:rsidRDefault="00F63065" w:rsidP="00C5567C">
      <w:pPr>
        <w:pStyle w:val="a"/>
        <w:rPr>
          <w:rtl/>
        </w:rPr>
      </w:pPr>
      <w:r w:rsidR="00950534">
        <w:rPr>
          <w:rFonts w:hint="cs"/>
          <w:rtl/>
        </w:rPr>
        <w:t xml:space="preserve">בזה </w:t>
      </w:r>
      <w:r>
        <w:rPr>
          <w:rtl/>
        </w:rPr>
        <w:t xml:space="preserve">אפי' </w:t>
      </w:r>
      <w:r>
        <w:rPr>
          <w:rStyle w:val="27"/>
          <w:rtl/>
        </w:rPr>
        <w:t>ר"ש</w:t>
      </w:r>
      <w:r>
        <w:rPr>
          <w:rtl/>
        </w:rPr>
        <w:t xml:space="preserve"> מודה, </w:t>
      </w:r>
      <w:r>
        <w:rPr>
          <w:rStyle w:val="27"/>
          <w:rtl/>
        </w:rPr>
        <w:t>דאביי</w:t>
      </w:r>
      <w:r>
        <w:rPr>
          <w:rtl/>
        </w:rPr>
        <w:t xml:space="preserve"> </w:t>
      </w:r>
      <w:r w:rsidRPr="00950534">
        <w:rPr>
          <w:rStyle w:val="27"/>
          <w:rtl/>
        </w:rPr>
        <w:t>ורבא</w:t>
      </w:r>
      <w:r w:rsidRPr="00950534">
        <w:rPr>
          <w:rStyle w:val="affffb"/>
          <w:rtl/>
        </w:rPr>
        <w:t xml:space="preserve"> </w:t>
      </w:r>
      <w:r w:rsidRPr="00950534">
        <w:rPr>
          <w:rStyle w:val="affffb"/>
          <w:rtl/>
        </w:rPr>
        <w:t>אמרו</w:t>
      </w:r>
      <w:r w:rsidRPr="00950534">
        <w:rPr>
          <w:rStyle w:val="affffb"/>
          <w:rtl/>
        </w:rPr>
        <w:t>:</w:t>
      </w:r>
      <w:r>
        <w:rPr>
          <w:rtl/>
        </w:rPr>
        <w:t xml:space="preserve"> מודה </w:t>
      </w:r>
      <w:r>
        <w:rPr>
          <w:rStyle w:val="27"/>
          <w:rtl/>
        </w:rPr>
        <w:t>ר"ש</w:t>
      </w:r>
      <w:r>
        <w:rPr>
          <w:rtl/>
        </w:rPr>
        <w:t xml:space="preserve"> בפסיק ראשו ולא ימות</w:t>
      </w:r>
      <w:r w:rsidR="0057284B">
        <w:rPr>
          <w:rtl/>
        </w:rPr>
        <w:t>.</w:t>
      </w:r>
    </w:p>
    <w:p w14:paraId="63D12291" w14:textId="00C6B4FC" w:rsidR="006542AA" w:rsidRDefault="00000000">
      <w:pPr>
        <w:pStyle w:val="36"/>
        <w:framePr w:wrap="notBeside"/>
      </w:pPr>
      <w:ins w:id="90003" w:author="קלוד - ניסוח" w:date="2026-10-13T16:46:40Z">
        <w:r>
          <w:t xml:space="preserve">וקשה,</w:t>
        </w:r>
      </w:ins>
      <w:del w:id="90004" w:author="קלוד - ניסוח" w:date="2026-10-13T16:46:40Z">
        <w:r>
          <w:delText xml:space="preserve">ו</w:delText>
        </w:r>
        <w:r w:rsidR="009206BA">
          <w:delText xml:space="preserve">יקשה</w:delText>
        </w:r>
      </w:del>
      <w:r w:rsidR="009206BA">
        <w:t xml:space="preserve"> </w:t>
      </w:r>
      <w:ins w:id="90001" w:author="קלוד - ניסוח" w:date="2026-10-13T16:46:40Z">
        <w:r>
          <w:t xml:space="preserve">דרב:</w:t>
        </w:r>
      </w:ins>
      <w:del w:id="90002" w:author="קלוד - ניסוח" w:date="2026-10-13T16:46:40Z">
        <w:r>
          <w:delText xml:space="preserve">שהרי א</w:delText>
        </w:r>
        <w:r w:rsidR="00002A62">
          <w:delText xml:space="preserve">רח</w:delText>
        </w:r>
        <w:r>
          <w:delText xml:space="preserve">ב"א</w:delText>
        </w:r>
        <w:r w:rsidR="00002A62">
          <w:delText xml:space="preserve"> מרב:</w:delText>
        </w:r>
      </w:del>
    </w:p>
    <w:p w14:paraId="6927FD33" w14:textId="54ED170F" w:rsidR="00002A62" w:rsidRDefault="00002A62" w:rsidP="009206BA">
      <w:pPr>
        <w:rPr>
          <w:rtl/>
        </w:rPr>
      </w:pPr>
      <w:r>
        <w:rPr>
          <w:rtl/>
        </w:rPr>
        <w:t xml:space="preserve">הלכה </w:t>
      </w:r>
      <w:r>
        <w:rPr>
          <w:rStyle w:val="27"/>
          <w:rtl/>
        </w:rPr>
        <w:t>כ</w:t>
      </w:r>
      <w:r w:rsidR="00F63065">
        <w:rPr>
          <w:rStyle w:val="27"/>
          <w:rtl/>
        </w:rPr>
        <w:t>ר"י</w:t>
      </w:r>
      <w:r w:rsidR="00F63065">
        <w:rPr>
          <w:rtl/>
        </w:rPr>
        <w:t xml:space="preserve">, </w:t>
      </w:r>
      <w:ins w:id="90007" w:author="קלוד - ניסוח" w:date="2026-10-13T16:46:40Z">
        <w:r>
          <w:rPr>
            <w:rStyle w:val="27"/>
            <w:rtl/>
          </w:rPr>
          <w:t xml:space="preserve">ושמואל:</w:t>
        </w:r>
      </w:ins>
      <w:del w:id="90008" w:author="קלוד - ניסוח" w:date="2026-10-13T16:46:40Z">
        <w:r w:rsidR="00F63065">
          <w:rPr>
            <w:rStyle w:val="27"/>
            <w:rtl/>
          </w:rPr>
          <w:delText xml:space="preserve">ור</w:delText>
        </w:r>
        <w:r w:rsidR="009206BA">
          <w:rPr>
            <w:rStyle w:val="27"/>
            <w:rFonts w:hint="cs"/>
            <w:rtl/>
          </w:rPr>
          <w:delText xml:space="preserve">ח</w:delText>
        </w:r>
        <w:r w:rsidR="00F63065">
          <w:rPr>
            <w:rStyle w:val="27"/>
            <w:rFonts w:hint="cs"/>
            <w:rtl/>
          </w:rPr>
          <w:delText xml:space="preserve">ב"א</w:delText>
        </w:r>
        <w:r w:rsidR="009206BA">
          <w:rPr>
            <w:rFonts w:hint="cs"/>
            <w:rtl/>
          </w:rPr>
          <w:delText xml:space="preserve"> </w:delText>
        </w:r>
        <w:r w:rsidR="009206BA">
          <w:rPr>
            <w:rStyle w:val="27"/>
            <w:rFonts w:hint="cs"/>
            <w:rtl/>
          </w:rPr>
          <w:delText xml:space="preserve">משמואל</w:delText>
        </w:r>
        <w:r w:rsidR="00F63065">
          <w:rPr>
            <w:rtl/>
          </w:rPr>
          <w:delText xml:space="preserve">:</w:delText>
        </w:r>
      </w:del>
      <w:r w:rsidR="00F63065">
        <w:rPr>
          <w:rtl/>
        </w:rPr>
        <w:t xml:space="preserve"> הלכה </w:t>
      </w:r>
      <w:ins w:id="90005" w:author="קלוד - ניסוח" w:date="2026-10-13T16:46:40Z">
        <w:r>
          <w:rPr>
            <w:rStyle w:val="27"/>
            <w:rtl/>
          </w:rPr>
          <w:t xml:space="preserve">כר"ש!</w:t>
        </w:r>
      </w:ins>
      <w:del w:id="90006" w:author="קלוד - ניסוח" w:date="2026-10-13T16:46:40Z">
        <w:r w:rsidR="00F63065">
          <w:rPr>
            <w:rStyle w:val="27"/>
            <w:rtl/>
          </w:rPr>
          <w:delText xml:space="preserve">כר"ש</w:delText>
        </w:r>
        <w:r w:rsidR="00F63065">
          <w:rPr>
            <w:rtl/>
          </w:rPr>
          <w:delText xml:space="preserve">,</w:delText>
        </w:r>
        <w:r w:rsidR="009206BA">
          <w:rPr>
            <w:rFonts w:hint="cs"/>
            <w:rtl/>
          </w:rPr>
          <w:delText xml:space="preserve"> [</w:delText>
        </w:r>
        <w:r w:rsidR="009206BA">
          <w:rPr>
            <w:rStyle w:val="27"/>
            <w:rFonts w:hint="cs"/>
            <w:rtl/>
          </w:rPr>
          <w:delText xml:space="preserve">ורח</w:delText>
        </w:r>
        <w:r w:rsidR="00F63065">
          <w:rPr>
            <w:rStyle w:val="27"/>
            <w:rFonts w:hint="cs"/>
            <w:rtl/>
          </w:rPr>
          <w:delText xml:space="preserve">ב"א</w:delText>
        </w:r>
        <w:r w:rsidR="009206BA">
          <w:rPr>
            <w:rFonts w:hint="cs"/>
            <w:rtl/>
          </w:rPr>
          <w:delText xml:space="preserve"> </w:delText>
        </w:r>
        <w:r>
          <w:rPr>
            <w:rFonts w:hint="cs"/>
            <w:rtl/>
          </w:rPr>
          <w:delText xml:space="preserve">שונה</w:delText>
        </w:r>
        <w:r w:rsidR="009206BA">
          <w:rPr>
            <w:rFonts w:hint="cs"/>
            <w:rtl/>
          </w:rPr>
          <w:delText xml:space="preserve"> בלא </w:delText>
        </w:r>
        <w:r w:rsidR="00F63065">
          <w:rPr>
            <w:rFonts w:hint="cs"/>
            <w:rtl/>
          </w:rPr>
          <w:delText xml:space="preserve">אנשים</w:delText>
        </w:r>
        <w:r w:rsidR="009206BA">
          <w:rPr>
            <w:rFonts w:hint="cs"/>
            <w:rtl/>
          </w:rPr>
          <w:delText xml:space="preserve">] </w:delText>
        </w:r>
      </w:del>
      <w:ins w:id="90001" w:author="קלוד - מכני" w:date="2026-10-13T16:46:35Z"/>
      <w:del w:id="90002" w:author="קלוד - מכני" w:date="2026-10-13T16:46:35Z">
        <w:r w:rsidR="009206BA">
          <w:rPr>
            <w:rFonts w:hint="cs"/>
            <w:rtl/>
          </w:rPr>
          <w:delText xml:space="preserve">מתני</w:delText>
        </w:r>
      </w:del>
    </w:p>
    <w:p w14:paraId="3E297647" w14:textId="77777777" w:rsidR="006542AA" w:rsidRDefault="00000000">
      <w:pPr>
        <w:pStyle w:val="36"/>
        <w:framePr w:wrap="notBeside"/>
      </w:pPr>
      <w:r>
        <w:t>אלא</w:t>
      </w:r>
    </w:p>
    <w:p w14:paraId="57AB5915" w14:textId="22E6AA27" w:rsidR="00B874E6" w:rsidRDefault="00F63065" w:rsidP="00C5567C">
      <w:pPr>
        <w:pStyle w:val="a"/>
        <w:rPr>
          <w:rtl/>
        </w:rPr>
      </w:pPr>
      <w:r>
        <w:rPr>
          <w:rtl/>
        </w:rPr>
        <w:t xml:space="preserve">לעולם סבר </w:t>
      </w:r>
      <w:r>
        <w:rPr>
          <w:rStyle w:val="27"/>
          <w:rtl/>
        </w:rPr>
        <w:t>רב</w:t>
      </w:r>
      <w:r>
        <w:rPr>
          <w:rtl/>
        </w:rPr>
        <w:t xml:space="preserve"> דבר שאין מתכוין</w:t>
      </w:r>
      <w:ins w:id="90011" w:author="קלוד - ניסוח" w:date="2026-10-13T16:46:40Z">
        <w:r>
          <w:rPr>
            <w:rtl/>
          </w:rPr>
          <w:t xml:space="preserve"> </w:t>
        </w:r>
      </w:ins>
      <w:del w:id="90012" w:author="קלוד - ניסוח" w:date="2026-10-13T16:46:40Z">
        <w:r>
          <w:rPr>
            <w:rtl/>
          </w:rPr>
          <w:delText xml:space="preserve"> - </w:delText>
        </w:r>
      </w:del>
      <w:r>
        <w:rPr>
          <w:rtl/>
        </w:rPr>
        <w:t xml:space="preserve">אסור, ותולש </w:t>
      </w:r>
      <w:ins w:id="90009" w:author="קלוד - ניסוח" w:date="2026-10-13T16:46:40Z">
        <w:r>
          <w:rPr>
            <w:rtl/>
          </w:rPr>
          <w:t xml:space="preserve">אינו</w:t>
        </w:r>
      </w:ins>
      <w:del w:id="90010" w:author="קלוד - ניסוח" w:date="2026-10-13T16:46:40Z">
        <w:r>
          <w:rPr>
            <w:rtl/>
          </w:rPr>
          <w:delText xml:space="preserve">לא</w:delText>
        </w:r>
        <w:r>
          <w:rPr>
            <w:rtl/>
          </w:rPr>
          <w:delText xml:space="preserve"> היינו</w:delText>
        </w:r>
      </w:del>
      <w:r>
        <w:rPr>
          <w:rtl/>
        </w:rPr>
        <w:t xml:space="preserve"> גוזז,</w:t>
      </w:r>
      <w:r w:rsidR="009206BA">
        <w:rPr>
          <w:rFonts w:hint="cs"/>
          <w:rtl/>
        </w:rPr>
        <w:t xml:space="preserve"> </w:t>
      </w:r>
      <w:r w:rsidR="00002A62">
        <w:rPr>
          <w:rFonts w:hint="cs"/>
          <w:rtl/>
        </w:rPr>
        <w:t>ובי</w:t>
      </w:r>
      <w:r>
        <w:rPr>
          <w:rFonts w:hint="cs"/>
          <w:rtl/>
        </w:rPr>
        <w:t>ו"ט</w:t>
      </w:r>
      <w:r>
        <w:rPr>
          <w:rtl/>
        </w:rPr>
        <w:t xml:space="preserve"> שרי </w:t>
      </w:r>
      <w:r w:rsidR="009206BA">
        <w:rPr>
          <w:rFonts w:hint="cs"/>
          <w:rtl/>
        </w:rPr>
        <w:t>דה</w:t>
      </w:r>
      <w:r>
        <w:rPr>
          <w:rFonts w:hint="cs"/>
          <w:rtl/>
        </w:rPr>
        <w:t>ו"ל</w:t>
      </w:r>
      <w:r w:rsidR="009206BA">
        <w:rPr>
          <w:rFonts w:hint="cs"/>
          <w:rtl/>
        </w:rPr>
        <w:t xml:space="preserve"> </w:t>
      </w:r>
      <w:r>
        <w:rPr>
          <w:rtl/>
        </w:rPr>
        <w:t>עוקר דבר מגידולו כלאחר יד</w:t>
      </w:r>
      <w:r w:rsidR="0057284B">
        <w:rPr>
          <w:rtl/>
        </w:rPr>
        <w:t>.</w:t>
      </w:r>
    </w:p>
    <w:p w14:paraId="63856BEB" w14:textId="77777777" w:rsidR="006542AA" w:rsidRDefault="00000000">
      <w:pPr>
        <w:pStyle w:val="36"/>
        <w:framePr w:wrap="notBeside"/>
      </w:pPr>
      <w:r>
        <w:t>והך</w:t>
      </w:r>
    </w:p>
    <w:p w14:paraId="108A08CA" w14:textId="061A6A92" w:rsidR="00741171" w:rsidRDefault="00741171" w:rsidP="00741171">
      <w:pPr>
        <w:rPr>
          <w:rtl/>
        </w:rPr>
      </w:pPr>
      <w:r>
        <w:rPr>
          <w:rFonts w:hint="cs"/>
          <w:rtl/>
        </w:rPr>
        <w:t>ד</w:t>
      </w:r>
      <w:r w:rsidR="00F63065">
        <w:rPr>
          <w:rtl/>
        </w:rPr>
        <w:t>ה</w:t>
      </w:r>
      <w:r>
        <w:rPr>
          <w:rtl/>
        </w:rPr>
        <w:t xml:space="preserve">תולש את הכנף והקוטמו והמורטו </w:t>
      </w:r>
      <w:r w:rsidR="00F63065">
        <w:rPr>
          <w:rtl/>
        </w:rPr>
        <w:t xml:space="preserve">חייב שלש חטאות, </w:t>
      </w:r>
    </w:p>
    <w:p w14:paraId="1A7FEEDF" w14:textId="77777777" w:rsidR="006542AA" w:rsidRDefault="00000000">
      <w:pPr>
        <w:pStyle w:val="36"/>
        <w:framePr w:wrap="notBeside"/>
      </w:pPr>
      <w:r>
        <w:t>ואר"ל:</w:t>
      </w:r>
    </w:p>
    <w:p w14:paraId="38FBB169" w14:textId="3E7712B2" w:rsidR="00741171" w:rsidRDefault="009206BA" w:rsidP="00741171">
      <w:pPr>
        <w:rPr>
          <w:rtl/>
        </w:rPr>
      </w:pPr>
      <w:ins w:id="90019" w:author="קלוד - ניסוח" w:date="2026-10-13T16:46:40Z">
        <w:r>
          <w:rPr>
            <w:rtl/>
          </w:rPr>
          <w:t xml:space="preserve">תולש</w:t>
        </w:r>
      </w:ins>
      <w:del w:id="90020" w:author="קלוד - ניסוח" w:date="2026-10-13T16:46:40Z">
        <w:r>
          <w:rPr>
            <w:rtl/>
          </w:rPr>
          <w:delText xml:space="preserve">תולש חייב</w:delText>
        </w:r>
      </w:del>
      <w:r>
        <w:rPr>
          <w:rtl/>
        </w:rPr>
        <w:t xml:space="preserve"> משום גוזז, קוטם</w:t>
      </w:r>
      <w:ins w:id="90017" w:author="קלוד - ניסוח" w:date="2026-10-13T16:46:40Z">
        <w:r>
          <w:rPr>
            <w:rtl/>
          </w:rPr>
          <w:t xml:space="preserve"> </w:t>
        </w:r>
      </w:ins>
      <w:del w:id="90018" w:author="קלוד - ניסוח" w:date="2026-10-13T16:46:40Z">
        <w:r>
          <w:rPr>
            <w:rtl/>
          </w:rPr>
          <w:delText xml:space="preserve"> חייב </w:delText>
        </w:r>
      </w:del>
      <w:r>
        <w:rPr>
          <w:rtl/>
        </w:rPr>
        <w:t xml:space="preserve">משום מחתך, ממרט</w:t>
      </w:r>
      <w:ins w:id="90015" w:author="קלוד - ניסוח" w:date="2026-10-13T16:46:40Z">
        <w:r>
          <w:rPr>
            <w:rtl/>
          </w:rPr>
          <w:t xml:space="preserve"> </w:t>
        </w:r>
      </w:ins>
      <w:del w:id="90016" w:author="קלוד - ניסוח" w:date="2026-10-13T16:46:40Z">
        <w:r>
          <w:rPr>
            <w:rtl/>
          </w:rPr>
          <w:delText xml:space="preserve"> </w:delText>
        </w:r>
        <w:r w:rsidR="00F63065">
          <w:rPr>
            <w:rtl/>
          </w:rPr>
          <w:delText xml:space="preserve">חייב </w:delText>
        </w:r>
      </w:del>
      <w:r w:rsidR="00F63065">
        <w:rPr>
          <w:rtl/>
        </w:rPr>
        <w:t xml:space="preserve">משום </w:t>
      </w:r>
      <w:ins w:id="90013" w:author="קלוד - ניסוח" w:date="2026-10-13T16:46:40Z">
        <w:r>
          <w:rPr>
            <w:rtl/>
          </w:rPr>
          <w:t xml:space="preserve">ממחק!</w:t>
        </w:r>
      </w:ins>
      <w:del w:id="90014" w:author="קלוד - ניסוח" w:date="2026-10-13T16:46:40Z">
        <w:r w:rsidR="00F63065">
          <w:rPr>
            <w:rtl/>
          </w:rPr>
          <w:delText xml:space="preserve">ממחק! </w:delText>
        </w:r>
      </w:del>
    </w:p>
    <w:p w14:paraId="2AD1DF2A" w14:textId="7914FE38" w:rsidR="00B874E6" w:rsidRDefault="00F63065" w:rsidP="00C5567C">
      <w:pPr>
        <w:pStyle w:val="a"/>
        <w:rPr>
          <w:rtl/>
        </w:rPr>
      </w:pPr>
      <w:r>
        <w:rPr>
          <w:rtl/>
        </w:rPr>
        <w:t xml:space="preserve">שאני כנף </w:t>
      </w:r>
      <w:ins w:id="90023" w:author="קלוד - ניסוח" w:date="2026-10-13T16:46:40Z">
        <w:r>
          <w:rPr>
            <w:rtl/>
          </w:rPr>
          <w:t xml:space="preserve">דזו</w:t>
        </w:r>
      </w:ins>
      <w:del w:id="90024" w:author="קלוד - ניסוח" w:date="2026-10-13T16:46:40Z">
        <w:r>
          <w:rPr>
            <w:rtl/>
          </w:rPr>
          <w:delText xml:space="preserve">דהיינו</w:delText>
        </w:r>
      </w:del>
      <w:r>
        <w:rPr>
          <w:rtl/>
        </w:rPr>
        <w:t xml:space="preserve"> </w:t>
      </w:r>
      <w:ins w:id="90021" w:author="קלוד - ניסוח" w:date="2026-10-13T16:46:40Z">
        <w:r>
          <w:rPr>
            <w:rtl/>
          </w:rPr>
          <w:t xml:space="preserve">דרכו </w:t>
        </w:r>
        <w:r>
          <w:rPr>
            <w:rStyle w:val="affffd"/>
            <w:rtl/>
          </w:rPr>
          <w:t xml:space="preserve">אבל צמר גוזזים</w:t>
        </w:r>
        <w:r>
          <w:rPr>
            <w:rtl/>
          </w:rPr>
          <w:t xml:space="preserve">.</w:t>
        </w:r>
      </w:ins>
      <w:del w:id="90022" w:author="קלוד - ניסוח" w:date="2026-10-13T16:46:40Z">
        <w:r>
          <w:rPr>
            <w:rtl/>
          </w:rPr>
          <w:delText xml:space="preserve">דרכו</w:delText>
        </w:r>
        <w:r w:rsidR="0057284B">
          <w:rPr>
            <w:rtl/>
          </w:rPr>
          <w:delText xml:space="preserve">.</w:delText>
        </w:r>
      </w:del>
    </w:p>
    <w:p>
      <w:pPr>
        <w:pStyle w:val="affff7"/>
        <w:rPr>
          <w:ins w:id="93181" w:author="קלוד - ניסוח" w:date="2026-10-13T16:46:40Z"/>
        </w:rPr>
      </w:pPr>
      <w:ins w:id="93182" w:author="קלוד - ניסוח" w:date="2026-10-13T16:46:40Z">
        <w:r>
          <w:rPr>
            <w:color w:val="7B3F00"/>
          </w:rPr>
          <w:t xml:space="preserve">האם ריבה"מ אוסר דבר שאין מתכוין?</w:t>
        </w:r>
      </w:ins>
    </w:p>
    <w:p w14:paraId="506B15D0" w14:textId="38C9FDE5" w:rsidR="00741171" w:rsidRDefault="00F63065" w:rsidP="00741171">
      <w:pPr>
        <w:rPr>
          <w:rtl/>
        </w:rPr>
      </w:pPr>
      <w:r>
        <w:rPr>
          <w:rtl/>
        </w:rPr>
        <w:t xml:space="preserve">ומדרב סבר </w:t>
      </w:r>
      <w:r>
        <w:rPr>
          <w:rStyle w:val="27"/>
          <w:rtl/>
        </w:rPr>
        <w:t>כר</w:t>
      </w:r>
      <w:r w:rsidR="009206BA">
        <w:rPr>
          <w:rStyle w:val="27"/>
          <w:rFonts w:hint="cs"/>
          <w:rtl/>
        </w:rPr>
        <w:t>יב</w:t>
      </w:r>
      <w:r>
        <w:rPr>
          <w:rStyle w:val="27"/>
          <w:rFonts w:hint="cs"/>
          <w:rtl/>
        </w:rPr>
        <w:t>ה"מ</w:t>
      </w:r>
      <w:r w:rsidR="009206BA">
        <w:rPr>
          <w:rFonts w:hint="cs"/>
          <w:rtl/>
        </w:rPr>
        <w:t xml:space="preserve">, </w:t>
      </w:r>
      <w:r w:rsidR="009206BA">
        <w:rPr>
          <w:rStyle w:val="27"/>
          <w:rFonts w:hint="cs"/>
          <w:rtl/>
        </w:rPr>
        <w:t>ריב</w:t>
      </w:r>
      <w:r>
        <w:rPr>
          <w:rStyle w:val="27"/>
          <w:rFonts w:hint="cs"/>
          <w:rtl/>
        </w:rPr>
        <w:t>ה"מ</w:t>
      </w:r>
      <w:r w:rsidR="009206BA">
        <w:rPr>
          <w:rFonts w:hint="cs"/>
          <w:rtl/>
        </w:rPr>
        <w:t xml:space="preserve"> סבר </w:t>
      </w:r>
      <w:r w:rsidR="009206BA">
        <w:rPr>
          <w:rStyle w:val="27"/>
          <w:rFonts w:hint="cs"/>
          <w:rtl/>
        </w:rPr>
        <w:t>כרב</w:t>
      </w:r>
      <w:r w:rsidR="00741171">
        <w:rPr>
          <w:rFonts w:hint="cs"/>
          <w:rtl/>
        </w:rPr>
        <w:t>,</w:t>
      </w:r>
      <w:r>
        <w:rPr>
          <w:rFonts w:hint="cs"/>
          <w:rtl/>
        </w:rPr>
        <w:t xml:space="preserve"> </w:t>
      </w:r>
      <w:ins w:id="90027" w:author="קלוד - ניסוח" w:date="2026-10-13T16:46:40Z">
        <w:r>
          <w:rPr>
            <w:rtl/>
          </w:rPr>
          <w:t xml:space="preserve">וכי</w:t>
        </w:r>
      </w:ins>
      <w:del w:id="90028" w:author="קלוד - ניסוח" w:date="2026-10-13T16:46:40Z">
        <w:r>
          <w:rPr>
            <w:rtl/>
          </w:rPr>
          <w:delText xml:space="preserve">ו</w:delText>
        </w:r>
        <w:r w:rsidR="00741171">
          <w:rPr>
            <w:rFonts w:hint="cs"/>
            <w:rtl/>
          </w:rPr>
          <w:delText xml:space="preserve">הא</w:delText>
        </w:r>
      </w:del>
      <w:r w:rsidR="00741171">
        <w:rPr>
          <w:rFonts w:hint="cs"/>
          <w:rtl/>
        </w:rPr>
        <w:t xml:space="preserve"> </w:t>
      </w:r>
      <w:r>
        <w:rPr>
          <w:rtl/>
        </w:rPr>
        <w:t xml:space="preserve">סבר </w:t>
      </w:r>
      <w:r>
        <w:rPr>
          <w:rStyle w:val="27"/>
          <w:rtl/>
        </w:rPr>
        <w:t>ר</w:t>
      </w:r>
      <w:r w:rsidR="00741171">
        <w:rPr>
          <w:rStyle w:val="27"/>
          <w:rFonts w:hint="cs"/>
          <w:rtl/>
        </w:rPr>
        <w:t>יב</w:t>
      </w:r>
      <w:r>
        <w:rPr>
          <w:rStyle w:val="27"/>
          <w:rFonts w:hint="cs"/>
          <w:rtl/>
        </w:rPr>
        <w:t>ה"מ</w:t>
      </w:r>
      <w:r w:rsidR="00741171">
        <w:rPr>
          <w:rFonts w:hint="cs"/>
          <w:rtl/>
        </w:rPr>
        <w:t xml:space="preserve"> </w:t>
      </w:r>
      <w:r w:rsidR="00741171">
        <w:rPr>
          <w:rtl/>
        </w:rPr>
        <w:t xml:space="preserve">דבר שאין מתכוין </w:t>
      </w:r>
      <w:ins w:id="90025" w:author="קלוד - ניסוח" w:date="2026-10-13T16:46:40Z">
        <w:r>
          <w:rPr>
            <w:b/>
            <w:bCs/>
            <w:rtl/>
          </w:rPr>
          <w:t xml:space="preserve">אסור?</w:t>
        </w:r>
      </w:ins>
      <w:del w:id="90026" w:author="קלוד - ניסוח" w:date="2026-10-13T16:46:40Z">
        <w:r w:rsidR="00741171" w:rsidRPr="00E00753">
          <w:rPr>
            <w:b/>
            <w:bCs/>
            <w:rtl/>
          </w:rPr>
          <w:delText xml:space="preserve">אסור</w:delText>
        </w:r>
        <w:r>
          <w:rPr>
            <w:rFonts w:hint="cs"/>
            <w:b/>
            <w:bCs/>
            <w:rtl/>
          </w:rPr>
          <w:delText xml:space="preserve">?</w:delText>
        </w:r>
        <w:r w:rsidR="00741171">
          <w:rPr>
            <w:rFonts w:hint="cs"/>
            <w:rtl/>
          </w:rPr>
          <w:delText xml:space="preserve">.</w:delText>
        </w:r>
        <w:r>
          <w:rPr>
            <w:rtl/>
          </w:rPr>
          <w:delText xml:space="preserve"> </w:delText>
        </w:r>
      </w:del>
    </w:p>
    <w:p w14:paraId="3730B84F" w14:textId="77777777" w:rsidR="006542AA" w:rsidRDefault="00000000">
      <w:pPr>
        <w:pStyle w:val="36"/>
        <w:framePr w:wrap="notBeside"/>
      </w:pPr>
      <w:r>
        <w:t>והתניא:</w:t>
      </w:r>
    </w:p>
    <w:p w14:paraId="631B902E" w14:textId="73B1570F" w:rsidR="00E00753" w:rsidRDefault="00F63065" w:rsidP="00E00753">
      <w:pPr>
        <w:rPr>
          <w:rtl/>
        </w:rPr>
      </w:pPr>
      <w:r>
        <w:rPr>
          <w:rtl/>
        </w:rPr>
        <w:t xml:space="preserve">שתי </w:t>
      </w:r>
      <w:ins w:id="90033" w:author="קלוד - ניסוח" w:date="2026-10-13T16:46:40Z">
        <w:r>
          <w:rPr>
            <w:rtl/>
          </w:rPr>
          <w:t xml:space="preserve">שערות </w:t>
        </w:r>
        <w:r>
          <w:rPr>
            <w:rStyle w:val="affffd"/>
            <w:rtl/>
          </w:rPr>
          <w:t xml:space="preserve">בפרה אדומה</w:t>
        </w:r>
      </w:ins>
      <w:del w:id="90034" w:author="קלוד - ניסוח" w:date="2026-10-13T16:46:40Z">
        <w:r>
          <w:rPr>
            <w:rtl/>
          </w:rPr>
          <w:delText xml:space="preserve">שערות</w:delText>
        </w:r>
      </w:del>
      <w:r>
        <w:rPr>
          <w:rtl/>
        </w:rPr>
        <w:t xml:space="preserve"> עיקרן מאדים וראשן משחיר, </w:t>
      </w:r>
      <w:ins w:id="90031" w:author="קלוד - ניסוח" w:date="2026-10-13T16:46:40Z">
        <w:r>
          <w:rPr>
            <w:rStyle w:val="27"/>
            <w:rFonts w:hint="cs"/>
            <w:rtl/>
          </w:rPr>
          <w:t xml:space="preserve">ריבה"מ:</w:t>
        </w:r>
      </w:ins>
      <w:del w:id="90032" w:author="קלוד - ניסוח" w:date="2026-10-13T16:46:40Z">
        <w:r w:rsidR="00741171">
          <w:rPr>
            <w:rStyle w:val="27"/>
            <w:rFonts w:hint="cs"/>
            <w:rtl/>
          </w:rPr>
          <w:delText xml:space="preserve">ריב</w:delText>
        </w:r>
        <w:r>
          <w:rPr>
            <w:rStyle w:val="27"/>
            <w:rFonts w:hint="cs"/>
            <w:rtl/>
          </w:rPr>
          <w:delText xml:space="preserve">ה"מ</w:delText>
        </w:r>
        <w:r w:rsidR="00741171">
          <w:rPr>
            <w:rFonts w:hint="cs"/>
            <w:rtl/>
          </w:rPr>
          <w:delText xml:space="preserve"> אומר</w:delText>
        </w:r>
      </w:del>
      <w:r w:rsidR="00741171">
        <w:rPr>
          <w:rFonts w:hint="cs"/>
          <w:rtl/>
        </w:rPr>
        <w:t xml:space="preserve"> </w:t>
      </w:r>
      <w:r>
        <w:rPr>
          <w:rtl/>
        </w:rPr>
        <w:t xml:space="preserve">גוזז במספרים ואינו </w:t>
      </w:r>
      <w:ins w:id="90029" w:author="קלוד - ניסוח" w:date="2026-10-13T16:46:40Z">
        <w:r>
          <w:rPr>
            <w:rtl/>
          </w:rPr>
          <w:t xml:space="preserve">חושש משום גיזה!</w:t>
        </w:r>
      </w:ins>
      <w:del w:id="90030" w:author="קלוד - ניסוח" w:date="2026-10-13T16:46:40Z">
        <w:r>
          <w:rPr>
            <w:rtl/>
          </w:rPr>
          <w:delText xml:space="preserve">חושש! </w:delText>
        </w:r>
      </w:del>
    </w:p>
    <w:p w14:paraId="33771A9D" w14:textId="77777777" w:rsidR="00E00753" w:rsidRDefault="00F63065" w:rsidP="00C5567C">
      <w:pPr>
        <w:pStyle w:val="a"/>
      </w:pPr>
      <w:r>
        <w:rPr>
          <w:rtl/>
        </w:rPr>
        <w:t xml:space="preserve">שאני פרה </w:t>
      </w:r>
      <w:r w:rsidR="00E00753">
        <w:rPr>
          <w:rFonts w:hint="cs"/>
          <w:rtl/>
        </w:rPr>
        <w:t xml:space="preserve">דלא שכיחא</w:t>
      </w:r>
      <w:ins w:id="90035" w:author="קלוד - ניסוח" w:date="2026-10-13T16:46:40Z">
        <w:r>
          <w:rPr>
            <w:rFonts w:hint="cs"/>
            <w:rtl/>
          </w:rPr>
          <w:t xml:space="preserve"> </w:t>
        </w:r>
        <w:r>
          <w:rPr>
            <w:rStyle w:val="affffd"/>
            <w:rFonts w:hint="cs"/>
            <w:rtl/>
          </w:rPr>
          <w:t xml:space="preserve">ולא גזרו בה</w:t>
        </w:r>
        <w:r>
          <w:rPr>
            <w:rFonts w:hint="cs"/>
            <w:rtl/>
          </w:rPr>
          <w:t xml:space="preserve">,</w:t>
        </w:r>
      </w:ins>
      <w:del w:id="90036" w:author="קלוד - ניסוח" w:date="2026-10-13T16:46:40Z">
        <w:r w:rsidR="00E00753">
          <w:rPr>
            <w:rFonts w:hint="cs"/>
            <w:rtl/>
          </w:rPr>
          <w:delText xml:space="preserve"> </w:delText>
        </w:r>
      </w:del>
    </w:p>
    <w:p>
      <w:pPr>
        <w:pStyle w:val="36"/>
        <w:rPr>
          <w:ins w:id="90001" w:author="קלוד - סמנטי" w:date="2026-10-13T16:46:38Z"/>
        </w:rPr>
      </w:pPr>
      <w:r>
        <w:t xml:space="preserve">ולא מצד</w:t>
      </w:r>
    </w:p>
    <w:p w14:paraId="7B44D412" w14:textId="77B025D1" w:rsidR="00741171" w:rsidRDefault="00E00753" w:rsidP="00543860">
      <w:pPr>
        <w:pStyle w:val="011"/>
        <w:rPr>
          <w:rtl/>
        </w:rPr>
      </w:pPr>
      <w:del w:id="90002" w:author="קלוד - סמנטי" w:date="2026-10-13T16:46:38Z">
        <w:r>
          <w:rPr>
            <w:rFonts w:hint="cs"/>
            <w:rtl/>
          </w:rPr>
          <w:delText xml:space="preserve"> </w:delText>
        </w:r>
      </w:del>
      <w:r>
        <w:rPr>
          <w:rFonts w:hint="cs"/>
          <w:rtl/>
        </w:rPr>
        <w:t xml:space="preserve">דאינה בת </w:t>
      </w:r>
      <w:ins w:id="90047" w:author="קלוד - ניסוח" w:date="2026-10-13T16:46:40Z">
        <w:r>
          <w:rPr>
            <w:rFonts w:hint="cs"/>
            <w:rtl/>
          </w:rPr>
          <w:t xml:space="preserve">גיזה,</w:t>
        </w:r>
      </w:ins>
      <w:del w:id="90048" w:author="קלוד - ניסוח" w:date="2026-10-13T16:46:40Z">
        <w:r>
          <w:rPr>
            <w:rFonts w:hint="cs"/>
            <w:rtl/>
          </w:rPr>
          <w:delText xml:space="preserve">גיזה</w:delText>
        </w:r>
      </w:del>
      <w:r>
        <w:rPr>
          <w:rFonts w:hint="cs"/>
          <w:rtl/>
        </w:rPr>
        <w:t xml:space="preserve"> </w:t>
      </w:r>
      <w:ins w:id="90045" w:author="קלוד - ניסוח" w:date="2026-10-13T16:46:40Z">
        <w:r>
          <w:rPr>
            <w:rFonts w:hint="cs"/>
            <w:rtl/>
          </w:rPr>
          <w:t xml:space="preserve">ד'לֹא</w:t>
        </w:r>
      </w:ins>
      <w:del w:id="90046" w:author="קלוד - ניסוח" w:date="2026-10-13T16:46:40Z">
        <w:r w:rsidR="00741171">
          <w:rPr>
            <w:rFonts w:hint="cs"/>
            <w:rtl/>
          </w:rPr>
          <w:delText xml:space="preserve">'</w:delText>
        </w:r>
        <w:r w:rsidR="00543860">
          <w:rPr>
            <w:rStyle w:val="affffe"/>
            <w:rtl/>
          </w:rPr>
          <w:delText xml:space="preserve">לֹא</w:delText>
        </w:r>
      </w:del>
      <w:r w:rsidR="00543860">
        <w:rPr>
          <w:rStyle w:val="affffe"/>
          <w:rtl/>
        </w:rPr>
        <w:t xml:space="preserve"> תַעֲבוֹד בִּבְכוֹר שׁוֹרֶךָ וְלֹא תָגוֹז בְּכוֹר </w:t>
      </w:r>
      <w:ins w:id="90043" w:author="קלוד - ניסוח" w:date="2026-10-13T16:46:40Z">
        <w:r>
          <w:rPr>
            <w:rStyle w:val="affffe"/>
            <w:rtl/>
          </w:rPr>
          <w:t xml:space="preserve">צֹאנֶךָ' -</w:t>
        </w:r>
      </w:ins>
      <w:del w:id="90044" w:author="קלוד - ניסוח" w:date="2026-10-13T16:46:40Z">
        <w:r w:rsidR="00543860">
          <w:rPr>
            <w:rStyle w:val="affffe"/>
            <w:rtl/>
          </w:rPr>
          <w:delText xml:space="preserve">צֹאנֶךָ</w:delText>
        </w:r>
        <w:r w:rsidR="00741171">
          <w:rPr>
            <w:rFonts w:hint="cs"/>
            <w:rtl/>
          </w:rPr>
          <w:delText xml:space="preserve">'</w:delText>
        </w:r>
        <w:r w:rsidR="00F63065">
          <w:rPr>
            <w:rtl/>
          </w:rPr>
          <w:delText xml:space="preserve">,</w:delText>
        </w:r>
      </w:del>
      <w:r w:rsidR="00F63065">
        <w:rPr>
          <w:rtl/>
        </w:rPr>
        <w:t xml:space="preserve"> </w:t>
      </w:r>
      <w:r>
        <w:rPr>
          <w:rFonts w:hint="cs"/>
          <w:rtl/>
        </w:rPr>
        <w:t xml:space="preserve">ליתן האמור</w:t>
      </w:r>
      <w:ins w:id="90041" w:author="קלוד - ניסוח" w:date="2026-10-13T16:46:40Z">
        <w:r>
          <w:rPr>
            <w:rFonts w:hint="cs"/>
            <w:rtl/>
          </w:rPr>
          <w:t xml:space="preserve"> של זה </w:t>
        </w:r>
      </w:ins>
      <w:del w:id="90042" w:author="קלוד - ניסוח" w:date="2026-10-13T16:46:40Z">
        <w:r>
          <w:rPr>
            <w:rFonts w:hint="cs"/>
            <w:rtl/>
          </w:rPr>
          <w:delText xml:space="preserve"> </w:delText>
        </w:r>
      </w:del>
      <w:r>
        <w:rPr>
          <w:rFonts w:hint="cs"/>
          <w:rtl/>
        </w:rPr>
        <w:t xml:space="preserve">בזה </w:t>
      </w:r>
      <w:ins w:id="90039" w:author="קלוד - ניסוח" w:date="2026-10-13T16:46:40Z">
        <w:r>
          <w:rPr>
            <w:rStyle w:val="affffd"/>
            <w:rFonts w:hint="cs"/>
            <w:rtl/>
          </w:rPr>
          <w:t xml:space="preserve">ואף</w:t>
        </w:r>
      </w:ins>
      <w:del w:id="90040" w:author="קלוד - ניסוח" w:date="2026-10-13T16:46:40Z">
        <w:r>
          <w:rPr>
            <w:rFonts w:hint="cs"/>
            <w:rtl/>
          </w:rPr>
          <w:delText xml:space="preserve">בשל</w:delText>
        </w:r>
      </w:del>
      <w:r>
        <w:rPr>
          <w:rFonts w:hint="cs"/>
          <w:rtl/>
        </w:rPr>
        <w:t xml:space="preserve"> </w:t>
      </w:r>
      <w:ins w:id="90037" w:author="קלוד - ניסוח" w:date="2026-10-13T16:46:40Z">
        <w:r>
          <w:rPr>
            <w:rStyle w:val="affffd"/>
            <w:rFonts w:hint="cs"/>
            <w:rtl/>
          </w:rPr>
          <w:t xml:space="preserve">שור בגיזה</w:t>
        </w:r>
        <w:r>
          <w:rPr>
            <w:rFonts w:hint="cs"/>
            <w:rtl/>
          </w:rPr>
          <w:t xml:space="preserve">,</w:t>
        </w:r>
      </w:ins>
      <w:del w:id="90038" w:author="קלוד - ניסוח" w:date="2026-10-13T16:46:40Z">
        <w:r>
          <w:rPr>
            <w:rFonts w:hint="cs"/>
            <w:rtl/>
          </w:rPr>
          <w:delText xml:space="preserve">זה</w:delText>
        </w:r>
      </w:del>
    </w:p>
    <w:p>
      <w:pPr>
        <w:pStyle w:val="36"/>
        <w:rPr/>
      </w:pPr>
      <w:r>
        <w:t xml:space="preserve">ולא מצד</w:t>
      </w:r>
    </w:p>
    <w:p w14:paraId="1A88AAFB" w14:textId="2F06AE86" w:rsidR="00E00753" w:rsidRDefault="00E00753" w:rsidP="00E00753">
      <w:pPr>
        <w:rPr>
          <w:rtl/>
        </w:rPr>
      </w:pPr>
      <w:r>
        <w:rPr>
          <w:rFonts w:hint="cs"/>
          <w:rtl/>
        </w:rPr>
        <w:t xml:space="preserve">דקדשי בדק הבית דאסורין בגיזה ועבודה </w:t>
      </w:r>
      <w:r>
        <w:rPr>
          <w:rtl/>
        </w:rPr>
        <w:t>-</w:t>
      </w:r>
      <w:r>
        <w:rPr>
          <w:rFonts w:hint="cs"/>
          <w:rtl/>
        </w:rPr>
        <w:t xml:space="preserve"> דיש איסורא מדרבנן </w:t>
      </w:r>
    </w:p>
    <w:p w14:paraId="06AF1CF7" w14:textId="379A5968" w:rsidR="00741171" w:rsidRDefault="00F63065" w:rsidP="00E00753">
      <w:pPr>
        <w:rPr>
          <w:rtl/>
        </w:rPr>
      </w:pPr>
      <w:ins w:id="90061" w:author="קלוד - ניסוח" w:date="2026-10-13T16:46:40Z">
        <w:r>
          <w:rPr>
            <w:rtl/>
          </w:rPr>
          <w:t xml:space="preserve">ויחללה</w:t>
        </w:r>
      </w:ins>
      <w:del w:id="90062" w:author="קלוד - ניסוח" w:date="2026-10-13T16:46:40Z">
        <w:r>
          <w:rPr>
            <w:rtl/>
          </w:rPr>
          <w:delText xml:space="preserve">וליחלה</w:delText>
        </w:r>
      </w:del>
      <w:r>
        <w:rPr>
          <w:rtl/>
        </w:rPr>
        <w:t xml:space="preserve"> </w:t>
      </w:r>
      <w:ins w:id="90059" w:author="קלוד - ניסוח" w:date="2026-10-13T16:46:40Z">
        <w:r>
          <w:rPr>
            <w:rtl/>
          </w:rPr>
          <w:t xml:space="preserve">ויוציאה</w:t>
        </w:r>
      </w:ins>
      <w:del w:id="90060" w:author="קלוד - ניסוח" w:date="2026-10-13T16:46:40Z">
        <w:r>
          <w:rPr>
            <w:rtl/>
          </w:rPr>
          <w:delText xml:space="preserve">ולפקה</w:delText>
        </w:r>
      </w:del>
      <w:r>
        <w:rPr>
          <w:rtl/>
        </w:rPr>
        <w:t xml:space="preserve"> </w:t>
      </w:r>
      <w:ins w:id="90057" w:author="קלוד - ניסוח" w:date="2026-10-13T16:46:40Z">
        <w:r>
          <w:rPr>
            <w:rtl/>
          </w:rPr>
          <w:t xml:space="preserve">לחולין,</w:t>
        </w:r>
      </w:ins>
      <w:del w:id="90058" w:author="קלוד - ניסוח" w:date="2026-10-13T16:46:40Z">
        <w:r>
          <w:rPr>
            <w:rtl/>
          </w:rPr>
          <w:delText xml:space="preserve">לחולין</w:delText>
        </w:r>
      </w:del>
      <w:r>
        <w:rPr>
          <w:rtl/>
        </w:rPr>
        <w:t xml:space="preserve"> </w:t>
      </w:r>
      <w:ins w:id="90055" w:author="קלוד - ניסוח" w:date="2026-10-13T16:46:40Z">
        <w:r>
          <w:rPr>
            <w:rtl/>
          </w:rPr>
          <w:t xml:space="preserve">ויגזזה</w:t>
        </w:r>
      </w:ins>
      <w:del w:id="90056" w:author="קלוד - ניסוח" w:date="2026-10-13T16:46:40Z">
        <w:r>
          <w:rPr>
            <w:rtl/>
          </w:rPr>
          <w:delText xml:space="preserve">וליגזה</w:delText>
        </w:r>
      </w:del>
      <w:r>
        <w:rPr>
          <w:rtl/>
        </w:rPr>
        <w:t xml:space="preserve"> </w:t>
      </w:r>
      <w:r>
        <w:rPr>
          <w:rtl/>
        </w:rPr>
        <w:t xml:space="preserve">ואח"כ</w:t>
      </w:r>
      <w:r>
        <w:rPr>
          <w:rtl/>
        </w:rPr>
        <w:t xml:space="preserve"> </w:t>
      </w:r>
      <w:ins w:id="90053" w:author="קלוד - ניסוח" w:date="2026-10-13T16:46:40Z">
        <w:r>
          <w:rPr>
            <w:rtl/>
          </w:rPr>
          <w:t xml:space="preserve">יקדישה!</w:t>
        </w:r>
      </w:ins>
      <w:del w:id="90054" w:author="קלוד - ניסוח" w:date="2026-10-13T16:46:40Z">
        <w:r>
          <w:rPr>
            <w:rtl/>
          </w:rPr>
          <w:delText xml:space="preserve">ליקדשה!</w:delText>
        </w:r>
        <w:r w:rsidR="00E00753">
          <w:rPr>
            <w:rFonts w:hint="cs"/>
            <w:rtl/>
          </w:rPr>
          <w:delText xml:space="preserve">-</w:delText>
        </w:r>
      </w:del>
      <w:r>
        <w:rPr>
          <w:rFonts w:hint="cs"/>
          <w:rtl/>
        </w:rPr>
        <w:t xml:space="preserve"> </w:t>
      </w:r>
      <w:ins w:id="90003" w:author="קלוד - מכני" w:date="2026-10-13T16:46:35Z">
        <w:ins w:id="90051" w:author="קלוד - ניסוח" w:date="2026-10-13T16:46:40Z">
          <w:r>
            <w:rPr>
              <w:rtl/>
            </w:rPr>
            <w:t xml:space="preserve">-</w:t>
          </w:r>
        </w:ins>
        <w:del w:id="90052" w:author="קלוד - ניסוח" w:date="2026-10-13T16:46:40Z">
          <w:r>
            <w:rPr>
              <w:rtl/>
            </w:rPr>
            <w:delText xml:space="preserve">ושנה</w:delText>
          </w:r>
        </w:del>
      </w:ins>
      <w:del w:id="90004" w:author="קלוד - מכני" w:date="2026-10-13T16:46:35Z">
        <w:r>
          <w:rPr>
            <w:rtl/>
          </w:rPr>
          <w:delText xml:space="preserve">דמיה</w:delText>
        </w:r>
      </w:del>
      <w:r>
        <w:rPr>
          <w:rtl/>
        </w:rPr>
        <w:t xml:space="preserve"> </w:t>
      </w:r>
      <w:ins w:id="90049" w:author="קלוד - ניסוח" w:date="2026-10-13T16:46:40Z">
        <w:r>
          <w:rPr>
            <w:rtl/>
          </w:rPr>
          <w:t xml:space="preserve">דמיה יקרים.</w:t>
        </w:r>
      </w:ins>
      <w:del w:id="90050" w:author="קלוד - ניסוח" w:date="2026-10-13T16:46:40Z">
        <w:r>
          <w:rPr>
            <w:rtl/>
          </w:rPr>
          <w:delText xml:space="preserve">יקרין,</w:delText>
        </w:r>
      </w:del>
    </w:p>
    <w:p w14:paraId="06F6E143" w14:textId="77777777" w:rsidR="00741171" w:rsidRDefault="00F63065" w:rsidP="00E00753">
      <w:pPr>
        <w:rPr>
          <w:rtl/>
        </w:rPr>
      </w:pPr>
      <w:ins w:id="90067" w:author="קלוד - ניסוח" w:date="2026-10-13T16:46:40Z">
        <w:r>
          <w:rPr>
            <w:rtl/>
          </w:rPr>
          <w:t xml:space="preserve">ויעשה</w:t>
        </w:r>
      </w:ins>
      <w:del w:id="90068" w:author="קלוד - ניסוח" w:date="2026-10-13T16:46:40Z">
        <w:r>
          <w:rPr>
            <w:rtl/>
          </w:rPr>
          <w:lastRenderedPageBreak/>
          <w:delText xml:space="preserve">וליעבד</w:delText>
        </w:r>
      </w:del>
      <w:r>
        <w:rPr>
          <w:rtl/>
        </w:rPr>
        <w:lastRenderedPageBreak/>
        <w:t xml:space="preserve"> לה </w:t>
      </w:r>
      <w:ins w:id="90065" w:author="קלוד - ניסוח" w:date="2026-10-13T16:46:40Z">
        <w:r>
          <w:rPr>
            <w:rStyle w:val="27"/>
            <w:rtl/>
          </w:rPr>
          <w:t xml:space="preserve">כשמואל,</w:t>
        </w:r>
      </w:ins>
      <w:del w:id="90066" w:author="קלוד - ניסוח" w:date="2026-10-13T16:46:40Z">
        <w:r>
          <w:rPr>
            <w:rStyle w:val="27"/>
            <w:rtl/>
          </w:rPr>
          <w:delText xml:space="preserve">כדשמואל</w:delText>
        </w:r>
      </w:del>
      <w:r w:rsidR="00E00753">
        <w:rPr>
          <w:rFonts w:hint="cs"/>
          <w:rtl/>
        </w:rPr>
        <w:t xml:space="preserve"> ד</w:t>
      </w:r>
      <w:r>
        <w:rPr>
          <w:rtl/>
        </w:rPr>
        <w:t>הקדש שוה מנה שחיללו ע</w:t>
      </w:r>
      <w:r w:rsidR="00E00753">
        <w:rPr>
          <w:rtl/>
        </w:rPr>
        <w:t xml:space="preserve">ל שוה פרוטה</w:t>
      </w:r>
      <w:ins w:id="90063" w:author="קלוד - ניסוח" w:date="2026-10-13T16:46:40Z">
        <w:r>
          <w:rPr>
            <w:rtl/>
          </w:rPr>
          <w:t xml:space="preserve"> - מחולל!</w:t>
        </w:r>
      </w:ins>
      <w:del w:id="90064" w:author="קלוד - ניסוח" w:date="2026-10-13T16:46:40Z">
        <w:r w:rsidR="00E00753">
          <w:rPr>
            <w:rtl/>
          </w:rPr>
          <w:delText xml:space="preserve"> </w:delText>
        </w:r>
        <w:r>
          <w:rPr>
            <w:rtl/>
          </w:rPr>
          <w:delText xml:space="preserve">מחולל! </w:delText>
        </w:r>
      </w:del>
    </w:p>
    <w:p>
      <w:pPr>
        <w:pStyle w:val="36"/>
        <w:rPr/>
      </w:pPr>
      <w:r>
        <w:t xml:space="preserve">א.</w:t>
      </w:r>
    </w:p>
    <w:p w14:paraId="482C7D4A" w14:textId="7E59E08C" w:rsidR="00741171" w:rsidRDefault="00543860" w:rsidP="00C5567C">
      <w:pPr>
        <w:pStyle w:val="a"/>
        <w:rPr>
          <w:rtl/>
        </w:rPr>
      </w:pPr>
      <w:r>
        <w:rPr>
          <w:rtl/>
        </w:rPr>
        <w:tab/>
      </w:r>
      <w:r>
        <w:rPr>
          <w:rFonts w:hint="cs"/>
          <w:rtl/>
        </w:rPr>
        <w:t xml:space="preserve">א</w:t>
      </w:r>
      <w:r>
        <w:rPr>
          <w:rFonts w:hint="cs"/>
          <w:rtl/>
        </w:rPr>
        <w:t xml:space="preserve">מור</w:t>
      </w:r>
      <w:r>
        <w:rPr>
          <w:rtl/>
        </w:rPr>
        <w:tab/>
      </w:r>
      <w:r w:rsidR="00F63065">
        <w:rPr>
          <w:rtl/>
        </w:rPr>
        <w:t xml:space="preserve"> </w:t>
      </w:r>
      <w:r>
        <w:rPr>
          <w:rFonts w:hint="cs"/>
          <w:rtl/>
          <w:rPrChange w:id="9151" w:author="עריכה מהאתר" w:date="2026-10-19T06:44:48Z">
            <w:rPr>
              <w:rFonts w:hint="cs"/>
              <w:rtl/>
            </w:rPr>
          </w:rPrChange>
        </w:rPr>
        <w:t xml:space="preserve">ד</w:t>
      </w:r>
      <w:r>
        <w:rPr>
          <w:rtl/>
          <w:rPrChange w:id="9152" w:author="עריכה מהאתר" w:date="2026-10-19T06:44:48Z">
            <w:rPr>
              <w:rStyle w:val="27"/>
              <w:rtl/>
            </w:rPr>
          </w:rPrChange>
        </w:rPr>
        <w:t xml:space="preserve">שמואל</w:t>
      </w:r>
      <w:r w:rsidR="00F63065">
        <w:rPr>
          <w:rtl/>
        </w:rPr>
        <w:t xml:space="preserve"> שחיללו</w:t>
      </w:r>
      <w:r w:rsidR="00E00753">
        <w:rPr>
          <w:rFonts w:hint="cs"/>
          <w:rtl/>
        </w:rPr>
        <w:t xml:space="preserve"> מיירי אבל </w:t>
      </w:r>
      <w:r w:rsidR="00E00753">
        <w:rPr>
          <w:rFonts w:hint="cs"/>
          <w:rtl/>
        </w:rPr>
        <w:t xml:space="preserve">לא</w:t>
      </w:r>
      <w:r w:rsidR="00E00753">
        <w:rPr>
          <w:rFonts w:hint="cs"/>
          <w:rtl/>
        </w:rPr>
        <w:t xml:space="preserve"> לכתחילה</w:t>
      </w:r>
      <w:r w:rsidR="00F63065">
        <w:rPr>
          <w:rtl/>
        </w:rPr>
        <w:t xml:space="preserve"> </w:t>
      </w:r>
    </w:p>
    <w:p w14:paraId="6DCF5154" w14:textId="37DAE19C" w:rsidR="006542AA" w:rsidRDefault="00000000">
      <w:pPr>
        <w:pStyle w:val="36"/>
        <w:framePr w:wrap="notBeside"/>
      </w:pPr>
      <w:r>
        <w:t>ב.</w:t>
      </w:r>
      <w:r w:rsidR="00E00753">
        <w:tab/>
        <w:t xml:space="preserve"> א</w:t>
      </w:r>
      <w:r>
        <w:t>ב"א</w:t>
      </w:r>
      <w:r w:rsidR="00F63065">
        <w:t>:</w:t>
      </w:r>
    </w:p>
    <w:p w14:paraId="456FEE5D" w14:textId="713721E0" w:rsidR="00B874E6" w:rsidRDefault="00F63065" w:rsidP="00C83F7A">
      <w:pPr>
        <w:ind w:left="720" w:firstLine="0"/>
        <w:rPr>
          <w:rtl/>
        </w:rPr>
      </w:pPr>
      <w:r>
        <w:rPr>
          <w:rStyle w:val="27"/>
          <w:rtl/>
        </w:rPr>
        <w:t>רב</w:t>
      </w:r>
      <w:r>
        <w:rPr>
          <w:rtl/>
        </w:rPr>
        <w:t xml:space="preserve"> </w:t>
      </w:r>
      <w:r w:rsidR="00543860">
        <w:rPr>
          <w:rtl/>
        </w:rPr>
        <w:t>סבר</w:t>
      </w:r>
      <w:r w:rsidR="00E00753">
        <w:rPr>
          <w:rFonts w:hint="cs"/>
          <w:rtl/>
        </w:rPr>
        <w:t xml:space="preserve"> </w:t>
      </w:r>
      <w:r w:rsidR="00E00753">
        <w:rPr>
          <w:rStyle w:val="27"/>
          <w:rFonts w:hint="cs"/>
          <w:rtl/>
        </w:rPr>
        <w:t>כריב</w:t>
      </w:r>
      <w:r w:rsidR="00543860">
        <w:rPr>
          <w:rStyle w:val="27"/>
          <w:rFonts w:hint="cs"/>
          <w:rtl/>
        </w:rPr>
        <w:t>ה"מ</w:t>
      </w:r>
      <w:r w:rsidR="00E00753">
        <w:rPr>
          <w:rFonts w:hint="cs"/>
          <w:rtl/>
        </w:rPr>
        <w:t xml:space="preserve">, </w:t>
      </w:r>
      <w:r w:rsidR="00E00753">
        <w:rPr>
          <w:rStyle w:val="27"/>
          <w:rFonts w:hint="cs"/>
          <w:rtl/>
        </w:rPr>
        <w:t>וריב</w:t>
      </w:r>
      <w:r w:rsidR="00543860">
        <w:rPr>
          <w:rStyle w:val="27"/>
          <w:rFonts w:hint="cs"/>
          <w:rtl/>
        </w:rPr>
        <w:t>ה"מ</w:t>
      </w:r>
      <w:r w:rsidR="00E00753">
        <w:rPr>
          <w:rFonts w:hint="cs"/>
          <w:rtl/>
        </w:rPr>
        <w:t xml:space="preserve"> </w:t>
      </w:r>
      <w:r w:rsidR="00E00753">
        <w:rPr>
          <w:rFonts w:hint="cs"/>
          <w:rtl/>
        </w:rPr>
        <w:t xml:space="preserve">לא</w:t>
      </w:r>
      <w:r w:rsidR="00E00753">
        <w:rPr>
          <w:rFonts w:hint="cs"/>
          <w:rtl/>
        </w:rPr>
        <w:t xml:space="preserve"> </w:t>
      </w:r>
      <w:r w:rsidR="00543860">
        <w:rPr>
          <w:rFonts w:hint="cs"/>
          <w:rtl/>
        </w:rPr>
        <w:t>סבר</w:t>
      </w:r>
      <w:r w:rsidR="00E00753">
        <w:rPr>
          <w:rFonts w:hint="cs"/>
          <w:rtl/>
        </w:rPr>
        <w:t xml:space="preserve"> </w:t>
      </w:r>
      <w:r w:rsidR="00E00753">
        <w:rPr>
          <w:rStyle w:val="27"/>
          <w:rFonts w:hint="cs"/>
          <w:rtl/>
        </w:rPr>
        <w:t>כרב</w:t>
      </w:r>
      <w:r w:rsidR="00E00753">
        <w:rPr>
          <w:rFonts w:hint="cs"/>
          <w:rtl/>
        </w:rPr>
        <w:t xml:space="preserve"> </w:t>
      </w:r>
    </w:p>
    <w:p w14:paraId="27702D3F" w14:textId="15EC3E1D" w:rsidR="00B874E6" w:rsidRDefault="0057284B" w:rsidP="00E00753">
      <w:pPr>
        <w:pStyle w:val="afffd"/>
        <w:rPr>
          <w:rtl/>
        </w:rPr>
      </w:pPr>
      <w:r>
        <w:rPr>
          <w:rtl/>
        </w:rPr>
        <w:t xml:space="preserve">  </w:t>
      </w:r>
      <w:r w:rsidR="00F63065">
        <w:rPr>
          <w:rStyle w:val="afffff0"/>
        </w:rPr>
        <w:t xml:space="preserve">ב. </w:t>
      </w:r>
      <w:r w:rsidR="00F63065">
        <w:rPr>
          <w:rtl/>
        </w:rPr>
        <w:t>ותולש את השער ובלבד שלא יזיזנו ממקומו</w:t>
      </w:r>
      <w:r>
        <w:rPr>
          <w:rtl/>
        </w:rPr>
        <w:t>.</w:t>
      </w:r>
    </w:p>
    <w:p w14:paraId="15849857" w14:textId="7264786C" w:rsidR="006542AA" w:rsidRDefault="00000000">
      <w:pPr>
        <w:pStyle w:val="36"/>
        <w:framePr w:wrap="notBeside"/>
      </w:pPr>
      <w:ins w:id="90069" w:author="קלוד - ניסוח" w:date="2026-10-13T16:46:40Z">
        <w:r>
          <w:t xml:space="preserve">ר"ל:</w:t>
        </w:r>
      </w:ins>
      <w:del w:id="90070" w:author="קלוד - ניסוח" w:date="2026-10-13T16:46:40Z">
        <w:r>
          <w:delText xml:space="preserve">אר"א</w:delText>
        </w:r>
        <w:r w:rsidR="00E00753">
          <w:delText xml:space="preserve"> א</w:delText>
        </w:r>
        <w:r>
          <w:delText xml:space="preserve">ר"ל:</w:delText>
        </w:r>
      </w:del>
    </w:p>
    <w:p w14:paraId="1AD4FBE7" w14:textId="4F8DA109" w:rsidR="00B874E6" w:rsidRDefault="00F63065" w:rsidP="00E00753">
      <w:pPr>
        <w:pStyle w:val="011"/>
        <w:rPr>
          <w:rtl/>
        </w:rPr>
      </w:pPr>
      <w:r>
        <w:rPr>
          <w:rtl/>
        </w:rPr>
        <w:t xml:space="preserve">דווקא ביד, אבל בכלי </w:t>
      </w:r>
      <w:ins w:id="90075" w:author="קלוד - ניסוח" w:date="2026-10-13T16:46:40Z">
        <w:r>
          <w:rPr>
            <w:rtl/>
          </w:rPr>
          <w:t xml:space="preserve">אסור,</w:t>
        </w:r>
      </w:ins>
      <w:del w:id="90076" w:author="קלוד - ניסוח" w:date="2026-10-13T16:46:40Z">
        <w:r>
          <w:rPr>
            <w:rtl/>
          </w:rPr>
          <w:delText xml:space="preserve">אסור</w:delText>
        </w:r>
      </w:del>
      <w:r>
        <w:rPr>
          <w:rtl/>
        </w:rPr>
        <w:t xml:space="preserve"> והקתני: עושה מקום בקופיץ מיכן ומיכן! </w:t>
      </w:r>
      <w:ins w:id="90073" w:author="קלוד - ניסוח" w:date="2026-10-13T16:46:40Z">
        <w:r>
          <w:rPr>
            <w:rFonts w:hint="cs"/>
            <w:rtl/>
          </w:rPr>
          <w:t xml:space="preserve">-</w:t>
        </w:r>
      </w:ins>
      <w:del w:id="90074" w:author="קלוד - ניסוח" w:date="2026-10-13T16:46:40Z">
        <w:r w:rsidR="00E00753">
          <w:rPr>
            <w:rFonts w:hint="cs"/>
            <w:rtl/>
          </w:rPr>
          <w:delText xml:space="preserve">-</w:delText>
        </w:r>
        <w:r>
          <w:rPr>
            <w:rtl/>
          </w:rPr>
          <w:delText xml:space="preserve">תני:</w:delText>
        </w:r>
      </w:del>
      <w:r>
        <w:rPr>
          <w:rtl/>
        </w:rPr>
        <w:t xml:space="preserve"> </w:t>
      </w:r>
      <w:ins w:id="90071" w:author="קלוד - ניסוח" w:date="2026-10-13T16:46:40Z">
        <w:r>
          <w:rPr>
            <w:bCs/>
            <w:rtl/>
          </w:rPr>
          <w:t xml:space="preserve">תני: 'לקופיץ' </w:t>
        </w:r>
        <w:r>
          <w:rPr>
            <w:rStyle w:val="affffd"/>
            <w:bCs/>
            <w:rtl/>
          </w:rPr>
          <w:t xml:space="preserve">ביד, לצורך הקופיץ</w:t>
        </w:r>
        <w:r>
          <w:rPr>
            <w:bCs/>
            <w:rtl/>
          </w:rPr>
          <w:t xml:space="preserve">.</w:t>
        </w:r>
      </w:ins>
      <w:del w:id="90072" w:author="קלוד - ניסוח" w:date="2026-10-13T16:46:40Z">
        <w:r w:rsidRPr="00E00753">
          <w:rPr>
            <w:bCs/>
            <w:rtl/>
          </w:rPr>
          <w:delText xml:space="preserve">ל</w:delText>
        </w:r>
        <w:r>
          <w:rPr>
            <w:rtl/>
          </w:rPr>
          <w:delText xml:space="preserve">קופיץ</w:delText>
        </w:r>
        <w:r w:rsidR="0057284B">
          <w:rPr>
            <w:rtl/>
          </w:rPr>
          <w:delText xml:space="preserve">.</w:delText>
        </w:r>
      </w:del>
    </w:p>
    <w:p w14:paraId="16AC1F6A" w14:textId="1E91D123" w:rsidR="00B874E6" w:rsidRDefault="0057284B" w:rsidP="00E00753">
      <w:pPr>
        <w:pStyle w:val="afffd"/>
        <w:rPr>
          <w:rtl/>
        </w:rPr>
      </w:pPr>
      <w:r>
        <w:rPr>
          <w:rtl/>
        </w:rPr>
        <w:t xml:space="preserve">  </w:t>
      </w:r>
      <w:r w:rsidR="00F63065">
        <w:rPr>
          <w:rStyle w:val="afffff0"/>
        </w:rPr>
        <w:t xml:space="preserve">ג. </w:t>
      </w:r>
      <w:r w:rsidR="00F63065">
        <w:rPr>
          <w:rtl/>
        </w:rPr>
        <w:t>וכן תולש את השער לראות מום</w:t>
      </w:r>
      <w:r>
        <w:rPr>
          <w:rtl/>
        </w:rPr>
        <w:t>.</w:t>
      </w:r>
    </w:p>
    <w:p w14:paraId="643DEF76" w14:textId="77777777" w:rsidR="00E00753" w:rsidRPr="00A24702" w:rsidRDefault="00A24702" w:rsidP="00F63065">
      <w:pPr>
        <w:pStyle w:val="affff7"/>
        <w:rPr>
          <w:b/>
          <w:bCs/>
          <w:rtl/>
        </w:rPr>
      </w:pPr>
      <w:r>
        <w:rPr>
          <w:rtl/>
        </w:rPr>
        <w:t>·</w:t>
      </w:r>
      <w:r>
        <w:rPr>
          <w:rFonts w:hint="cs"/>
          <w:rtl/>
        </w:rPr>
        <w:t xml:space="preserve"> </w:t>
      </w:r>
      <w:r w:rsidR="00F63065" w:rsidRPr="00D25F87">
        <w:rPr>
          <w:b/>
          <w:bCs/>
          <w:rtl/>
        </w:rPr>
        <w:t>איבעיא להו</w:t>
      </w:r>
      <w:r w:rsidR="00F63065" w:rsidRPr="00A24702">
        <w:rPr>
          <w:b/>
          <w:bCs/>
          <w:rtl/>
        </w:rPr>
        <w:t xml:space="preserve">: לכתחלה או דיעבד? </w:t>
      </w:r>
    </w:p>
    <w:p>
      <w:pPr>
        <w:pStyle w:val="36"/>
        <w:rPr>
          <w:ins w:id="90003" w:author="קלוד - סמנטי" w:date="2026-10-13T16:46:38Z"/>
        </w:rPr>
      </w:pPr>
      <w:ins w:id="90077" w:author="קלוד - ניסוח" w:date="2026-10-13T16:46:40Z">
        <w:r>
          <w:t xml:space="preserve">ר' ירמיה</w:t>
        </w:r>
      </w:ins>
      <w:del w:id="90078" w:author="קלוד - ניסוח" w:date="2026-10-13T16:46:40Z">
        <w:r>
          <w:delText xml:space="preserve">א</w:delText>
        </w:r>
        <w:r>
          <w:delText xml:space="preserve">רי"ר</w:delText>
        </w:r>
      </w:del>
      <w:r w:rsidR="00F63065">
        <w:t xml:space="preserve"> </w:t>
      </w:r>
      <w:r w:rsidR="00AC43C5">
        <w:t>ת"ש</w:t>
      </w:r>
      <w:r w:rsidR="00F63065">
        <w:t xml:space="preserve">:</w:t>
      </w:r>
    </w:p>
    <w:p w14:paraId="3718666C" w14:textId="32072432" w:rsidR="00B874E6" w:rsidRDefault="00E00753" w:rsidP="00E00753">
      <w:pPr>
        <w:rPr>
          <w:rtl/>
        </w:rPr>
      </w:pPr>
      <w:del w:id="90004" w:author="קלוד - סמנטי" w:date="2026-10-13T16:46:38Z">
        <w:r w:rsidR="00F63065">
          <w:rPr>
            <w:rtl/>
          </w:rPr>
          <w:delText xml:space="preserve"> </w:delText>
        </w:r>
      </w:del>
      <w:r w:rsidR="00F63065">
        <w:rPr>
          <w:rtl/>
        </w:rPr>
        <w:t xml:space="preserve">צמר המסובך באוזן, </w:t>
      </w:r>
      <w:ins w:id="90083" w:author="קלוד - ניסוח" w:date="2026-10-13T16:46:40Z">
        <w:r>
          <w:rPr>
            <w:rStyle w:val="27"/>
            <w:rtl/>
          </w:rPr>
          <w:t xml:space="preserve">ריבה"מ:</w:t>
        </w:r>
      </w:ins>
      <w:del w:id="90084" w:author="קלוד - ניסוח" w:date="2026-10-13T16:46:40Z">
        <w:r w:rsidR="00F63065">
          <w:rPr>
            <w:rStyle w:val="27"/>
            <w:rtl/>
          </w:rPr>
          <w:delText xml:space="preserve">ר</w:delText>
        </w:r>
        <w:r>
          <w:rPr>
            <w:rStyle w:val="27"/>
            <w:rFonts w:hint="cs"/>
            <w:rtl/>
          </w:rPr>
          <w:delText xml:space="preserve">יבה"מ</w:delText>
        </w:r>
        <w:r>
          <w:rPr>
            <w:rFonts w:hint="cs"/>
            <w:rtl/>
          </w:rPr>
          <w:delText xml:space="preserve"> א</w:delText>
        </w:r>
        <w:r w:rsidR="00F63065">
          <w:rPr>
            <w:rtl/>
          </w:rPr>
          <w:delText xml:space="preserve">ומר:</w:delText>
        </w:r>
      </w:del>
      <w:r w:rsidR="00F63065">
        <w:rPr>
          <w:rtl/>
        </w:rPr>
        <w:t xml:space="preserve"> תולשו ומראה את </w:t>
      </w:r>
      <w:ins w:id="90081" w:author="קלוד - ניסוח" w:date="2026-10-13T16:46:40Z">
        <w:r>
          <w:rPr>
            <w:rtl/>
          </w:rPr>
          <w:t xml:space="preserve">מומו,</w:t>
        </w:r>
      </w:ins>
      <w:del w:id="90082" w:author="קלוד - ניסוח" w:date="2026-10-13T16:46:40Z">
        <w:r w:rsidR="00F63065">
          <w:rPr>
            <w:rtl/>
          </w:rPr>
          <w:delText xml:space="preserve">מומו</w:delText>
        </w:r>
      </w:del>
      <w:r w:rsidR="00F63065" w:rsidRPr="00E00753">
        <w:rPr>
          <w:b/>
          <w:bCs/>
          <w:rtl/>
        </w:rPr>
        <w:t xml:space="preserve"> </w:t>
      </w:r>
      <w:r w:rsidR="00F63065" w:rsidRPr="00E00753">
        <w:rPr>
          <w:b/>
          <w:bCs/>
          <w:rtl/>
        </w:rPr>
        <w:t xml:space="preserve">ש"מ</w:t>
      </w:r>
      <w:r w:rsidR="00F63065" w:rsidRPr="00E00753">
        <w:rPr>
          <w:b/>
          <w:bCs/>
          <w:rtl/>
        </w:rPr>
        <w:t xml:space="preserve"> </w:t>
      </w:r>
      <w:ins w:id="90079" w:author="קלוד - ניסוח" w:date="2026-10-13T16:46:40Z">
        <w:r>
          <w:rPr>
            <w:b/>
            <w:bCs/>
            <w:rtl/>
          </w:rPr>
          <w:t xml:space="preserve">לכתחלה.</w:t>
        </w:r>
      </w:ins>
      <w:del w:id="90080" w:author="קלוד - ניסוח" w:date="2026-10-13T16:46:40Z">
        <w:r w:rsidR="00F63065" w:rsidRPr="00E00753">
          <w:rPr>
            <w:b/>
            <w:bCs/>
            <w:rtl/>
          </w:rPr>
          <w:delText xml:space="preserve">- לכתחלה, </w:delText>
        </w:r>
        <w:r w:rsidR="00F63065" w:rsidRPr="00E00753">
          <w:rPr>
            <w:b/>
            <w:bCs/>
            <w:rtl/>
          </w:rPr>
          <w:delText xml:space="preserve">ש"מ</w:delText>
        </w:r>
        <w:r w:rsidR="0057284B">
          <w:rPr>
            <w:rtl/>
          </w:rPr>
          <w:delText xml:space="preserve">.</w:delText>
        </w:r>
      </w:del>
    </w:p>
    <w:p w14:paraId="3E1E0DEF" w14:textId="6056EC88" w:rsidR="006542AA" w:rsidRDefault="00000000">
      <w:pPr>
        <w:pStyle w:val="36"/>
        <w:framePr w:wrap="notBeside"/>
      </w:pPr>
      <w:r>
        <w:t>רב מרי:</w:t>
      </w:r>
    </w:p>
    <w:p w14:paraId="2209555B" w14:textId="0B75ADEC" w:rsidR="00E00753" w:rsidRDefault="00F63065" w:rsidP="00F63065">
      <w:pPr>
        <w:rPr>
          <w:rtl/>
        </w:rPr>
      </w:pPr>
      <w:r>
        <w:rPr>
          <w:rtl/>
        </w:rPr>
        <w:t xml:space="preserve">אף אנן </w:t>
      </w:r>
      <w:ins w:id="90091" w:author="קלוד - ניסוח" w:date="2026-10-13T16:46:40Z">
        <w:r>
          <w:rPr>
            <w:rtl/>
          </w:rPr>
          <w:t xml:space="preserve">תנינא:</w:t>
        </w:r>
      </w:ins>
      <w:del w:id="90092" w:author="קלוד - ניסוח" w:date="2026-10-13T16:46:40Z">
        <w:r>
          <w:rPr>
            <w:rtl/>
          </w:rPr>
          <w:delText xml:space="preserve">גם</w:delText>
        </w:r>
      </w:del>
      <w:r>
        <w:rPr>
          <w:rtl/>
        </w:rPr>
        <w:t xml:space="preserve"> </w:t>
      </w:r>
      <w:ins w:id="90089" w:author="קלוד - ניסוח" w:date="2026-10-13T16:46:40Z">
        <w:r>
          <w:rPr>
            <w:rtl/>
          </w:rPr>
          <w:t xml:space="preserve">'וכן</w:t>
        </w:r>
      </w:ins>
      <w:del w:id="90090" w:author="קלוד - ניסוח" w:date="2026-10-13T16:46:40Z">
        <w:r>
          <w:rPr>
            <w:rtl/>
          </w:rPr>
          <w:delText xml:space="preserve">תנינא </w:delText>
        </w:r>
        <w:r w:rsidRPr="00391F3C">
          <w:rPr>
            <w:b/>
            <w:bCs/>
            <w:rtl/>
          </w:rPr>
          <w:delText xml:space="preserve">וכן</w:delText>
        </w:r>
      </w:del>
      <w:r>
        <w:rPr>
          <w:rtl/>
        </w:rPr>
        <w:t xml:space="preserve"> התולש את השער לראות מקום </w:t>
      </w:r>
      <w:ins w:id="90087" w:author="קלוד - ניסוח" w:date="2026-10-13T16:46:40Z">
        <w:r>
          <w:rPr>
            <w:rtl/>
          </w:rPr>
          <w:t xml:space="preserve">מום',</w:t>
        </w:r>
      </w:ins>
      <w:del w:id="90088" w:author="קלוד - ניסוח" w:date="2026-10-13T16:46:40Z">
        <w:r>
          <w:rPr>
            <w:rtl/>
          </w:rPr>
          <w:delText xml:space="preserve">מום,</w:delText>
        </w:r>
      </w:del>
      <w:r>
        <w:rPr>
          <w:rtl/>
        </w:rPr>
        <w:t xml:space="preserve"> </w:t>
      </w:r>
      <w:ins w:id="90085" w:author="קלוד - ניסוח" w:date="2026-10-13T16:46:40Z">
        <w:r>
          <w:rPr>
            <w:rtl/>
          </w:rPr>
          <w:t xml:space="preserve">מאי 'וכן'?</w:t>
        </w:r>
      </w:ins>
      <w:del w:id="90086" w:author="קלוד - ניסוח" w:date="2026-10-13T16:46:40Z">
        <w:r>
          <w:rPr>
            <w:rtl/>
          </w:rPr>
          <w:delText xml:space="preserve">מה </w:delText>
        </w:r>
      </w:del>
    </w:p>
    <w:p w14:paraId="5B1C3B21" w14:textId="3C9DED82" w:rsidR="00391F3C" w:rsidRDefault="00391F3C" w:rsidP="00391F3C">
      <w:pPr>
        <w:rPr>
          <w:rtl/>
        </w:rPr>
      </w:pPr>
      <w:ins w:id="90109" w:author="קלוד - ניסוח" w:date="2026-10-13T16:46:40Z">
        <w:r>
          <w:rPr>
            <w:rFonts w:hint="cs"/>
            <w:rtl/>
          </w:rPr>
          <w:t xml:space="preserve">אילימא</w:t>
        </w:r>
      </w:ins>
      <w:del w:id="90110" w:author="קלוד - ניסוח" w:date="2026-10-13T16:46:40Z">
        <w:r w:rsidRPr="00A24702">
          <w:rPr>
            <w:rFonts w:hint="cs"/>
            <w:rtl/>
          </w:rPr>
          <w:delText xml:space="preserve">והא</w:delText>
        </w:r>
      </w:del>
      <w:r w:rsidRPr="00A24702">
        <w:rPr>
          <w:rFonts w:hint="cs"/>
          <w:rtl/>
        </w:rPr>
        <w:t xml:space="preserve"> </w:t>
      </w:r>
      <w:ins w:id="90107" w:author="קלוד - ניסוח" w:date="2026-10-13T16:46:40Z">
        <w:r>
          <w:rPr>
            <w:rFonts w:hint="cs"/>
            <w:rtl/>
          </w:rPr>
          <w:t xml:space="preserve">שלא</w:t>
        </w:r>
      </w:ins>
      <w:del w:id="90108" w:author="קלוד - ניסוח" w:date="2026-10-13T16:46:40Z">
        <w:r>
          <w:rPr>
            <w:rFonts w:hint="cs"/>
            <w:rtl/>
          </w:rPr>
          <w:delText xml:space="preserve">לא</w:delText>
        </w:r>
      </w:del>
      <w:r w:rsidRPr="00A24702">
        <w:rPr>
          <w:rFonts w:hint="cs"/>
          <w:rtl/>
        </w:rPr>
        <w:t xml:space="preserve"> </w:t>
      </w:r>
      <w:ins w:id="90105" w:author="קלוד - ניסוח" w:date="2026-10-13T16:46:40Z">
        <w:r>
          <w:rPr>
            <w:rFonts w:hint="cs"/>
            <w:rtl/>
          </w:rPr>
          <w:t xml:space="preserve">יזיזנו</w:t>
        </w:r>
      </w:ins>
      <w:del w:id="90106" w:author="קלוד - ניסוח" w:date="2026-10-13T16:46:40Z">
        <w:r w:rsidRPr="00A24702">
          <w:rPr>
            <w:rFonts w:hint="cs"/>
            <w:rtl/>
          </w:rPr>
          <w:delText xml:space="preserve">מיירי</w:delText>
        </w:r>
      </w:del>
      <w:r>
        <w:rPr>
          <w:rFonts w:hint="cs"/>
          <w:b/>
          <w:bCs/>
          <w:rtl/>
        </w:rPr>
        <w:t xml:space="preserve"> </w:t>
      </w:r>
      <w:ins w:id="90103" w:author="קלוד - ניסוח" w:date="2026-10-13T16:46:40Z">
        <w:r>
          <w:rPr>
            <w:rFonts w:hint="cs"/>
            <w:rtl/>
          </w:rPr>
          <w:t xml:space="preserve">ממקומו</w:t>
        </w:r>
      </w:ins>
      <w:del w:id="90104" w:author="קלוד - ניסוח" w:date="2026-10-13T16:46:40Z">
        <w:r>
          <w:rPr>
            <w:rFonts w:hint="cs"/>
            <w:rtl/>
          </w:rPr>
          <w:delText xml:space="preserve">בש</w:delText>
        </w:r>
        <w:r w:rsidR="00E00753">
          <w:rPr>
            <w:rtl/>
          </w:rPr>
          <w:delText xml:space="preserve">לא</w:delText>
        </w:r>
      </w:del>
      <w:r w:rsidR="00E00753">
        <w:rPr>
          <w:rtl/>
        </w:rPr>
        <w:t xml:space="preserve"> </w:t>
      </w:r>
      <w:ins w:id="90101" w:author="קלוד - ניסוח" w:date="2026-10-13T16:46:40Z">
        <w:r>
          <w:rPr>
            <w:rtl/>
          </w:rPr>
          <w:t xml:space="preserve">-</w:t>
        </w:r>
      </w:ins>
      <w:del w:id="90102" w:author="קלוד - ניסוח" w:date="2026-10-13T16:46:40Z">
        <w:r w:rsidR="00E00753">
          <w:rPr>
            <w:rtl/>
          </w:rPr>
          <w:delText xml:space="preserve">יזיזו</w:delText>
        </w:r>
      </w:del>
      <w:r w:rsidR="00E00753">
        <w:rPr>
          <w:rtl/>
        </w:rPr>
        <w:t xml:space="preserve"> </w:t>
      </w:r>
      <w:ins w:id="90099" w:author="קלוד - ניסוח" w:date="2026-10-13T16:46:40Z">
        <w:r>
          <w:rPr>
            <w:rtl/>
          </w:rPr>
          <w:t xml:space="preserve">ומה</w:t>
        </w:r>
      </w:ins>
      <w:del w:id="90100" w:author="קלוד - ניסוח" w:date="2026-10-13T16:46:40Z">
        <w:r w:rsidR="00E00753">
          <w:rPr>
            <w:rtl/>
          </w:rPr>
          <w:delText xml:space="preserve">את</w:delText>
        </w:r>
      </w:del>
      <w:r w:rsidR="00E00753">
        <w:rPr>
          <w:rtl/>
        </w:rPr>
        <w:t xml:space="preserve"> </w:t>
      </w:r>
      <w:ins w:id="90097" w:author="קלוד - ניסוח" w:date="2026-10-13T16:46:40Z">
        <w:r>
          <w:rPr>
            <w:rtl/>
          </w:rPr>
          <w:t xml:space="preserve">שוחט</w:t>
        </w:r>
      </w:ins>
      <w:del w:id="90098" w:author="קלוד - ניסוח" w:date="2026-10-13T16:46:40Z">
        <w:r w:rsidR="00E00753">
          <w:rPr>
            <w:rtl/>
          </w:rPr>
          <w:delText xml:space="preserve">מקומו </w:delText>
        </w:r>
        <w:r>
          <w:rPr>
            <w:rFonts w:hint="cs"/>
            <w:rtl/>
          </w:rPr>
          <w:delText xml:space="preserve">דמה שו</w:delText>
        </w:r>
        <w:r w:rsidR="00E00753">
          <w:rPr>
            <w:rtl/>
          </w:rPr>
          <w:delText xml:space="preserve">חט,</w:delText>
        </w:r>
      </w:del>
      <w:r w:rsidR="00E00753">
        <w:rPr>
          <w:rtl/>
        </w:rPr>
        <w:t xml:space="preserve"> דשחיטתו מוכחת עליו</w:t>
      </w:r>
      <w:ins w:id="90095" w:author="קלוד - ניסוח" w:date="2026-10-13T16:46:40Z">
        <w:r>
          <w:rPr>
            <w:rtl/>
          </w:rPr>
          <w:t xml:space="preserve"> </w:t>
        </w:r>
        <w:r>
          <w:rPr>
            <w:rStyle w:val="affffd"/>
            <w:rtl/>
          </w:rPr>
          <w:t xml:space="preserve">שאינו גוזז</w:t>
        </w:r>
        <w:r>
          <w:rPr>
            <w:rtl/>
          </w:rPr>
          <w:t xml:space="preserve"> </w:t>
        </w:r>
      </w:ins>
      <w:del w:id="90096" w:author="קלוד - ניסוח" w:date="2026-10-13T16:46:40Z">
        <w:r w:rsidR="00E00753">
          <w:rPr>
            <w:rtl/>
          </w:rPr>
          <w:delText xml:space="preserve"> </w:delText>
        </w:r>
      </w:del>
      <w:r w:rsidR="00F63065">
        <w:rPr>
          <w:rtl/>
        </w:rPr>
        <w:t xml:space="preserve">לא</w:t>
      </w:r>
      <w:r w:rsidR="00F63065">
        <w:rPr>
          <w:rtl/>
        </w:rPr>
        <w:t xml:space="preserve"> </w:t>
      </w:r>
      <w:ins w:id="90093" w:author="קלוד - ניסוח" w:date="2026-10-13T16:46:40Z">
        <w:r>
          <w:rPr>
            <w:rtl/>
          </w:rPr>
          <w:t xml:space="preserve">יזיזנו,</w:t>
        </w:r>
      </w:ins>
      <w:del w:id="90094" w:author="קלוד - ניסוח" w:date="2026-10-13T16:46:40Z">
        <w:r w:rsidR="00F63065">
          <w:rPr>
            <w:rtl/>
          </w:rPr>
          <w:delText xml:space="preserve">יזיזנו, </w:delText>
        </w:r>
      </w:del>
    </w:p>
    <w:p w14:paraId="65154E3B" w14:textId="3BE14305" w:rsidR="00B874E6" w:rsidRPr="00391F3C" w:rsidRDefault="00F63065" w:rsidP="00E00753">
      <w:pPr>
        <w:rPr>
          <w:b/>
          <w:bCs/>
          <w:rtl/>
        </w:rPr>
      </w:pPr>
      <w:r>
        <w:rPr>
          <w:rtl/>
        </w:rPr>
        <w:t xml:space="preserve">לראות מקום מום צריכה? </w:t>
      </w:r>
      <w:r w:rsidR="00A24702">
        <w:rPr>
          <w:b/>
          <w:bCs/>
          <w:rtl/>
        </w:rPr>
        <w:tab/>
      </w:r>
      <w:r w:rsidR="00A24702">
        <w:rPr>
          <w:b/>
          <w:bCs/>
          <w:rtl/>
        </w:rPr>
        <w:tab/>
      </w:r>
      <w:r w:rsidR="00A24702">
        <w:rPr>
          <w:b/>
          <w:bCs/>
          <w:rtl/>
        </w:rPr>
        <w:tab/>
      </w:r>
      <w:r w:rsidR="00A24702">
        <w:rPr>
          <w:b/>
          <w:bCs/>
          <w:rtl/>
        </w:rPr>
        <w:tab/>
      </w:r>
      <w:r w:rsidR="00A24702">
        <w:rPr>
          <w:b/>
          <w:bCs/>
          <w:rtl/>
        </w:rPr>
        <w:tab/>
      </w:r>
      <w:r w:rsidRPr="00391F3C">
        <w:rPr>
          <w:b/>
          <w:bCs/>
          <w:rtl/>
        </w:rPr>
        <w:t xml:space="preserve">אלא </w:t>
      </w:r>
      <w:ins w:id="90113" w:author="קלוד - ניסוח" w:date="2026-10-13T16:46:40Z">
        <w:r>
          <w:rPr>
            <w:b/>
            <w:bCs/>
            <w:rtl/>
          </w:rPr>
          <w:t xml:space="preserve">'וכן'</w:t>
        </w:r>
      </w:ins>
      <w:del w:id="90114" w:author="קלוד - ניסוח" w:date="2026-10-13T16:46:40Z">
        <w:r>
          <w:rPr>
            <w:b/>
            <w:bCs/>
            <w:rtl/>
          </w:rPr>
          <w:delText xml:space="preserve">לא</w:delText>
        </w:r>
      </w:del>
      <w:r w:rsidRPr="00391F3C">
        <w:rPr>
          <w:b/>
          <w:bCs/>
          <w:rtl/>
        </w:rPr>
        <w:t xml:space="preserve"> אתולש</w:t>
      </w:r>
      <w:r>
        <w:rPr>
          <w:b/>
          <w:bCs/>
          <w:rtl/>
        </w:rPr>
        <w:t>,</w:t>
      </w:r>
      <w:r w:rsidR="00E00753" w:rsidRPr="00391F3C">
        <w:rPr>
          <w:rFonts w:hint="cs"/>
          <w:b/>
          <w:bCs/>
          <w:rtl/>
        </w:rPr>
        <w:t xml:space="preserve"> </w:t>
      </w:r>
      <w:r>
        <w:rPr>
          <w:rFonts w:hint="cs"/>
          <w:b/>
          <w:bCs/>
          <w:rtl/>
        </w:rPr>
        <w:t>ש"מ</w:t>
      </w:r>
      <w:r w:rsidRPr="00391F3C">
        <w:rPr>
          <w:b/>
          <w:bCs/>
          <w:rtl/>
        </w:rPr>
        <w:t xml:space="preserve"> </w:t>
      </w:r>
      <w:ins w:id="90111" w:author="קלוד - ניסוח" w:date="2026-10-13T16:46:40Z">
        <w:r>
          <w:rPr>
            <w:b/>
            <w:bCs/>
            <w:rtl/>
          </w:rPr>
          <w:t xml:space="preserve">לכתחלה.</w:t>
        </w:r>
      </w:ins>
      <w:del w:id="90112" w:author="קלוד - ניסוח" w:date="2026-10-13T16:46:40Z">
        <w:r w:rsidRPr="00391F3C">
          <w:rPr>
            <w:b/>
            <w:bCs/>
            <w:rtl/>
          </w:rPr>
          <w:delText xml:space="preserve">- לכתחלה, </w:delText>
        </w:r>
        <w:r w:rsidRPr="00391F3C">
          <w:rPr>
            <w:b/>
            <w:bCs/>
            <w:rtl/>
          </w:rPr>
          <w:delText xml:space="preserve">ש"מ</w:delText>
        </w:r>
        <w:r w:rsidR="0057284B" w:rsidRPr="00391F3C">
          <w:rPr>
            <w:b/>
            <w:bCs/>
            <w:rtl/>
          </w:rPr>
          <w:delText xml:space="preserve">.</w:delText>
        </w:r>
      </w:del>
    </w:p>
    <w:p w14:paraId="7D672730" w14:textId="4329CE51" w:rsidR="0057284B" w:rsidRDefault="0057284B" w:rsidP="009F73ED">
      <w:pPr>
        <w:pStyle w:val="affff9"/>
        <w:rPr>
          <w:rtl/>
        </w:rPr>
      </w:pPr>
      <w:r>
        <w:rPr>
          <w:rtl/>
        </w:rPr>
        <w:t>• • •</w:t>
      </w:r>
    </w:p>
    <w:p w14:paraId="79576301" w14:textId="77777777" w:rsidR="00B874E6" w:rsidRDefault="00F63065" w:rsidP="009F73ED">
      <w:pPr>
        <w:pStyle w:val="afff5"/>
        <w:spacing w:before="120"/>
        <w:rPr>
          <w:rtl/>
        </w:rPr>
      </w:pPr>
      <w:r>
        <w:rPr>
          <w:rtl/>
        </w:rPr>
        <w:t>מתני'</w:t>
      </w:r>
      <w:r w:rsidR="0057284B">
        <w:rPr>
          <w:rtl/>
        </w:rPr>
        <w:t>.</w:t>
      </w:r>
    </w:p>
    <w:p w14:paraId="287E2642" w14:textId="77777777" w:rsidR="00271300" w:rsidRDefault="00271300" w:rsidP="00271300">
      <w:pPr>
        <w:pStyle w:val="afff0"/>
        <w:framePr w:wrap="around"/>
        <w:rPr>
          <w:rtl/>
        </w:rPr>
      </w:pPr>
      <w:r>
        <w:rPr>
          <w:rFonts w:hint="cs"/>
          <w:rtl/>
        </w:rPr>
        <w:t>כה:</w:t>
      </w:r>
    </w:p>
    <w:p w14:paraId="0A8E866D" w14:textId="77777777" w:rsidR="006542AA" w:rsidRDefault="00000000">
      <w:pPr>
        <w:pStyle w:val="afffff5"/>
        <w:framePr w:wrap="around"/>
      </w:pPr>
      <w:r>
        <w:t>משנה ד</w:t>
      </w:r>
    </w:p>
    <w:p w14:paraId="18C7ABE9" w14:textId="77777777" w:rsidR="00271300" w:rsidRDefault="00F63065" w:rsidP="00271300">
      <w:pPr>
        <w:pStyle w:val="afff5"/>
        <w:rPr>
          <w:rtl/>
        </w:rPr>
      </w:pPr>
      <w:r>
        <w:rPr>
          <w:rtl/>
        </w:rPr>
        <w:t xml:space="preserve">שער בכור בעל מום שנשר והניחו בחלון, ואחר כך שחטו, </w:t>
      </w:r>
    </w:p>
    <w:p w14:paraId="3F1AD8D8" w14:textId="77777777" w:rsidR="00271300" w:rsidRDefault="00271300" w:rsidP="00271300">
      <w:pPr>
        <w:pStyle w:val="afff5"/>
        <w:rPr>
          <w:rtl/>
        </w:rPr>
      </w:pPr>
      <w:r>
        <w:rPr>
          <w:rStyle w:val="afffff3"/>
          <w:rFonts w:hint="cs"/>
          <w:rtl/>
          <w:rPrChange w:id="9206" w:author="עריכה מהאתר" w:date="2026-10-19T06:44:48Z">
            <w:rPr>
              <w:rStyle w:val="afffff3"/>
              <w:rFonts w:hint="cs"/>
              <w:rtl/>
            </w:rPr>
          </w:rPrChange>
        </w:rPr>
        <w:t xml:space="preserve">ל</w:t>
      </w:r>
      <w:r>
        <w:rPr>
          <w:rFonts w:hint="eastAsia"/>
          <w:rtl/>
          <w:rPrChange w:id="9210" w:author="עריכה מהאתר" w:date="2026-10-19T06:44:48Z">
            <w:rPr>
              <w:rStyle w:val="afffff3"/>
              <w:rFonts w:hint="eastAsia"/>
              <w:rtl/>
            </w:rPr>
          </w:rPrChange>
        </w:rPr>
        <w:t xml:space="preserve">ר</w:t>
      </w:r>
      <w:r>
        <w:rPr>
          <w:rtl/>
          <w:rPrChange w:id="9211" w:author="עריכה מהאתר" w:date="2026-10-19T06:44:48Z">
            <w:rPr>
              <w:rStyle w:val="afffff3"/>
              <w:rtl/>
            </w:rPr>
          </w:rPrChange>
        </w:rPr>
        <w:t xml:space="preserve">'</w:t>
      </w:r>
      <w:r>
        <w:rPr>
          <w:rtl/>
          <w:rPrChange w:id="9212" w:author="עריכה מהאתר" w:date="2026-10-19T06:44:48Z">
            <w:rPr>
              <w:rtl/>
            </w:rPr>
          </w:rPrChange>
        </w:rPr>
        <w:t xml:space="preserve"> </w:t>
      </w:r>
      <w:r>
        <w:rPr>
          <w:rtl/>
          <w:rPrChange w:id="9213" w:author="עריכה מהאתר" w:date="2026-10-19T06:44:48Z">
            <w:rPr>
              <w:rStyle w:val="afffff3"/>
              <w:rtl/>
            </w:rPr>
          </w:rPrChange>
        </w:rPr>
        <w:t xml:space="preserve">יהודה:</w:t>
      </w:r>
      <w:r>
        <w:rPr>
          <w:rFonts w:hint="cs"/>
          <w:rtl/>
        </w:rPr>
        <w:t xml:space="preserve"> </w:t>
      </w:r>
      <w:r>
        <w:rPr>
          <w:rStyle w:val="afffff3"/>
          <w:rtl/>
          <w:rPrChange w:id="9153" w:author="עריכה מהאתר" w:date="2026-10-19T06:44:48Z">
            <w:rPr>
              <w:rStyle w:val="afffff3"/>
              <w:rtl/>
            </w:rPr>
          </w:rPrChange>
        </w:rPr>
        <w:t xml:space="preserve">עקביא בן מהללאל</w:t>
      </w:r>
      <w:r>
        <w:rPr>
          <w:rtl/>
        </w:rPr>
        <w:t xml:space="preserve"> מתיר, </w:t>
      </w:r>
      <w:r>
        <w:rPr>
          <w:rStyle w:val="afffff3"/>
          <w:rtl/>
          <w:rPrChange w:id="9154" w:author="עריכה מהאתר" w:date="2026-10-19T06:44:48Z">
            <w:rPr>
              <w:rStyle w:val="afffff3"/>
              <w:rtl/>
            </w:rPr>
          </w:rPrChange>
        </w:rPr>
        <w:t xml:space="preserve">ו</w:t>
      </w:r>
      <w:r>
        <w:rPr>
          <w:rtl/>
          <w:rPrChange w:id="9156" w:author="עריכה מהאתר" w:date="2026-10-19T06:44:48Z">
            <w:rPr>
              <w:rStyle w:val="afffff3"/>
              <w:rtl/>
            </w:rPr>
          </w:rPrChange>
        </w:rPr>
        <w:t xml:space="preserve">חכמים</w:t>
      </w:r>
      <w:r>
        <w:rPr>
          <w:rtl/>
        </w:rPr>
        <w:t xml:space="preserve"> אוסרין, </w:t>
      </w:r>
    </w:p>
    <w:p w14:paraId="03FDB016" w14:textId="77777777" w:rsidR="00271300" w:rsidRDefault="00F63065" w:rsidP="00271300">
      <w:pPr>
        <w:pStyle w:val="afff5"/>
        <w:rPr>
          <w:rtl/>
        </w:rPr>
      </w:pPr>
      <w:r>
        <w:rPr>
          <w:rStyle w:val="afffff3"/>
          <w:rtl/>
          <w:rPrChange w:id="9157" w:author="עריכה מהאתר" w:date="2026-10-19T06:44:48Z">
            <w:rPr>
              <w:rStyle w:val="afffff3"/>
              <w:rtl/>
            </w:rPr>
          </w:rPrChange>
        </w:rPr>
        <w:t xml:space="preserve">אמר לו </w:t>
      </w:r>
      <w:r>
        <w:rPr>
          <w:rtl/>
          <w:rPrChange w:id="9160" w:author="עריכה מהאתר" w:date="2026-10-19T06:44:48Z">
            <w:rPr>
              <w:rStyle w:val="afffff3"/>
              <w:rtl/>
            </w:rPr>
          </w:rPrChange>
        </w:rPr>
        <w:t xml:space="preserve">ר' יוסי:</w:t>
      </w:r>
      <w:r>
        <w:rPr>
          <w:rtl/>
        </w:rPr>
        <w:t xml:space="preserve"> לא בזה התיר </w:t>
      </w:r>
      <w:r>
        <w:rPr>
          <w:rStyle w:val="afffff3"/>
          <w:rtl/>
          <w:rPrChange w:id="9159" w:author="עריכה מהאתר" w:date="2026-10-19T06:44:48Z">
            <w:rPr>
              <w:rStyle w:val="afffff3"/>
              <w:rtl/>
            </w:rPr>
          </w:rPrChange>
        </w:rPr>
        <w:t xml:space="preserve">עקביא בן מהללאל,</w:t>
      </w:r>
      <w:r>
        <w:rPr>
          <w:rtl/>
        </w:rPr>
        <w:t xml:space="preserve"> אלא שער בעל מום שנשר והניחו בחלון, ואחר כך מת, </w:t>
      </w:r>
    </w:p>
    <w:p w14:paraId="3658F8C3" w14:textId="77777777" w:rsidR="00B874E6" w:rsidRDefault="00F63065" w:rsidP="00271300">
      <w:pPr>
        <w:pStyle w:val="afff5"/>
        <w:rPr>
          <w:rtl/>
        </w:rPr>
      </w:pPr>
      <w:r>
        <w:rPr>
          <w:rtl/>
        </w:rPr>
        <w:t xml:space="preserve">בזה </w:t>
      </w:r>
      <w:r>
        <w:rPr>
          <w:rStyle w:val="afffff3"/>
          <w:rtl/>
          <w:rPrChange w:id="9161" w:author="עריכה מהאתר" w:date="2026-10-19T06:44:48Z">
            <w:rPr>
              <w:rStyle w:val="afffff3"/>
              <w:rtl/>
            </w:rPr>
          </w:rPrChange>
        </w:rPr>
        <w:t xml:space="preserve">עקביא בן מהללאל</w:t>
      </w:r>
      <w:r>
        <w:rPr>
          <w:rtl/>
        </w:rPr>
        <w:t xml:space="preserve"> מתיר </w:t>
      </w:r>
      <w:r>
        <w:rPr>
          <w:rStyle w:val="afffff3"/>
          <w:rtl/>
          <w:rPrChange w:id="9214" w:author="עריכה מהאתר" w:date="2026-10-19T06:44:48Z">
            <w:rPr>
              <w:rStyle w:val="afffff3"/>
              <w:rtl/>
            </w:rPr>
          </w:rPrChange>
        </w:rPr>
        <w:t xml:space="preserve">ו</w:t>
      </w:r>
      <w:r>
        <w:rPr>
          <w:rtl/>
          <w:rPrChange w:id="9217" w:author="עריכה מהאתר" w:date="2026-10-19T06:44:48Z">
            <w:rPr>
              <w:rStyle w:val="afffff3"/>
              <w:rtl/>
            </w:rPr>
          </w:rPrChange>
        </w:rPr>
        <w:t xml:space="preserve">ח</w:t>
      </w:r>
      <w:r>
        <w:rPr>
          <w:rtl/>
          <w:rPrChange w:id="9218" w:author="עריכה מהאתר" w:date="2026-10-19T06:44:48Z">
            <w:rPr>
              <w:rStyle w:val="afffff3"/>
              <w:rtl/>
            </w:rPr>
          </w:rPrChange>
        </w:rPr>
        <w:t xml:space="preserve">כמים</w:t>
      </w:r>
      <w:r>
        <w:rPr>
          <w:rtl/>
        </w:rPr>
        <w:t xml:space="preserve"> אוסרין</w:t>
      </w:r>
      <w:r w:rsidR="0057284B">
        <w:rPr>
          <w:rtl/>
        </w:rPr>
        <w:t>.</w:t>
      </w:r>
    </w:p>
    <w:p w14:paraId="0E4C103C" w14:textId="77777777" w:rsidR="00AD4FE8" w:rsidRDefault="00F63065" w:rsidP="00543860">
      <w:pPr>
        <w:pStyle w:val="03"/>
        <w:rPr>
          <w:rtl/>
        </w:rPr>
      </w:pPr>
      <w:r>
        <w:rPr>
          <w:rtl/>
        </w:rPr>
        <w:t>צמר המד</w:t>
      </w:r>
      <w:r w:rsidR="00C7790B">
        <w:rPr>
          <w:rtl/>
        </w:rPr>
        <w:t>ולדל בבכור, את שנראה עם הגיזה</w:t>
      </w:r>
      <w:r w:rsidR="00C7790B">
        <w:rPr>
          <w:rFonts w:hint="cs"/>
          <w:rtl/>
        </w:rPr>
        <w:t xml:space="preserve"> </w:t>
      </w:r>
      <w:r w:rsidR="00271300">
        <w:rPr>
          <w:rtl/>
        </w:rPr>
        <w:t>מותר, ואת שאינו נראה עם הגיזה</w:t>
      </w:r>
      <w:r w:rsidR="00271300">
        <w:rPr>
          <w:rFonts w:hint="cs"/>
          <w:rtl/>
        </w:rPr>
        <w:t xml:space="preserve"> </w:t>
      </w:r>
      <w:r>
        <w:rPr>
          <w:rtl/>
        </w:rPr>
        <w:t>אסור</w:t>
      </w:r>
      <w:r w:rsidR="0057284B">
        <w:rPr>
          <w:rtl/>
        </w:rPr>
        <w:t>.</w:t>
      </w:r>
    </w:p>
    <w:p w14:paraId="1717748A" w14:textId="059CE969" w:rsidR="0057284B" w:rsidRDefault="0057284B" w:rsidP="009F73ED">
      <w:pPr>
        <w:pStyle w:val="affff7"/>
        <w:rPr>
          <w:rtl/>
        </w:rPr>
      </w:pPr>
      <w:r>
        <w:rPr>
          <w:rtl/>
        </w:rPr>
        <w:lastRenderedPageBreak/>
        <w:t xml:space="preserve"> </w:t>
      </w:r>
      <w:r>
        <w:rPr>
          <w:color w:val="7B3F00"/>
        </w:rPr>
        <w:t>מחלוקת במי שהתירו מומחה, ובעלי מומין שאוסרין</w:t>
      </w:r>
    </w:p>
    <w:p w14:paraId="79DE8215" w14:textId="77777777" w:rsidR="006542AA" w:rsidRDefault="00000000">
      <w:pPr>
        <w:pStyle w:val="36"/>
        <w:framePr w:wrap="notBeside"/>
      </w:pPr>
      <w:r>
        <w:t>מכלל</w:t>
      </w:r>
    </w:p>
    <w:p w14:paraId="6831696B" w14:textId="0A6199EC" w:rsidR="009653CF" w:rsidRDefault="00F63065" w:rsidP="00F63065">
      <w:pPr>
        <w:rPr>
          <w:rtl/>
        </w:rPr>
      </w:pPr>
      <w:ins w:id="90119" w:author="קלוד - ניסוח" w:date="2026-10-13T16:46:40Z">
        <w:r>
          <w:rPr>
            <w:rtl/>
          </w:rPr>
          <w:t xml:space="preserve">דבשחטו</w:t>
        </w:r>
      </w:ins>
      <w:del w:id="90120" w:author="קלוד - ניסוח" w:date="2026-10-13T16:46:40Z">
        <w:r>
          <w:rPr>
            <w:rtl/>
          </w:rPr>
          <w:delText xml:space="preserve">ד</w:delText>
        </w:r>
        <w:r w:rsidR="00AD4FE8">
          <w:rPr>
            <w:rtl/>
          </w:rPr>
          <w:delText xml:space="preserve">אסר</w:delText>
        </w:r>
      </w:del>
      <w:r>
        <w:rPr>
          <w:rtl/>
        </w:rPr>
        <w:t xml:space="preserve"> </w:t>
      </w:r>
      <w:ins w:id="90117" w:author="קלוד - ניסוח" w:date="2026-10-13T16:46:40Z">
        <w:r>
          <w:rPr>
            <w:rtl/>
          </w:rPr>
          <w:t xml:space="preserve">אסר </w:t>
        </w:r>
        <w:r>
          <w:rPr>
            <w:rStyle w:val="affffd"/>
            <w:rtl/>
          </w:rPr>
          <w:t xml:space="preserve">עקביא</w:t>
        </w:r>
        <w:r>
          <w:rPr>
            <w:rtl/>
          </w:rPr>
          <w:t xml:space="preserve">, ומה</w:t>
        </w:r>
      </w:ins>
      <w:del w:id="90118" w:author="קלוד - ניסוח" w:date="2026-10-13T16:46:40Z">
        <w:r>
          <w:rPr>
            <w:rtl/>
          </w:rPr>
          <w:delText xml:space="preserve">עכשיו</w:delText>
        </w:r>
      </w:del>
      <w:r>
        <w:rPr>
          <w:rtl/>
        </w:rPr>
        <w:t xml:space="preserve"> במת - שרי, שחטו </w:t>
      </w:r>
      <w:ins w:id="90115" w:author="קלוד - ניסוח" w:date="2026-10-13T16:46:40Z">
        <w:r>
          <w:rPr>
            <w:rtl/>
          </w:rPr>
          <w:t xml:space="preserve">צריכה?</w:t>
        </w:r>
      </w:ins>
      <w:del w:id="90116" w:author="קלוד - ניסוח" w:date="2026-10-13T16:46:40Z">
        <w:r>
          <w:rPr>
            <w:rtl/>
          </w:rPr>
          <w:delText xml:space="preserve">צריכה? </w:delText>
        </w:r>
      </w:del>
    </w:p>
    <w:p w14:paraId="4AA62F92" w14:textId="77777777" w:rsidR="006542AA" w:rsidRDefault="00000000">
      <w:pPr>
        <w:pStyle w:val="36"/>
        <w:framePr w:wrap="notBeside"/>
      </w:pPr>
      <w:r>
        <w:t>אלא:</w:t>
      </w:r>
    </w:p>
    <w:p w14:paraId="647BDDFC" w14:textId="7CBDB3B9" w:rsidR="00B874E6" w:rsidRDefault="00F63065" w:rsidP="00F63065">
      <w:pPr>
        <w:rPr>
          <w:rtl/>
        </w:rPr>
      </w:pPr>
      <w:r>
        <w:rPr>
          <w:rtl/>
        </w:rPr>
        <w:t xml:space="preserve">לא</w:t>
      </w:r>
      <w:r>
        <w:rPr>
          <w:rtl/>
        </w:rPr>
        <w:t xml:space="preserve"> בזה התיר עקביא וחכמים אוסרין, </w:t>
      </w:r>
      <w:ins w:id="90125" w:author="קלוד - ניסוח" w:date="2026-10-13T16:46:40Z">
        <w:r>
          <w:rPr>
            <w:rtl/>
          </w:rPr>
          <w:t xml:space="preserve">דבשחטו</w:t>
        </w:r>
      </w:ins>
      <w:del w:id="90126" w:author="קלוד - ניסוח" w:date="2026-10-13T16:46:40Z">
        <w:r>
          <w:rPr>
            <w:rtl/>
          </w:rPr>
          <w:delText xml:space="preserve">שחטו</w:delText>
        </w:r>
      </w:del>
      <w:r>
        <w:rPr>
          <w:rtl/>
        </w:rPr>
        <w:t xml:space="preserve"> - דברי הכל שרי, </w:t>
      </w:r>
      <w:ins w:id="90123" w:author="קלוד - ניסוח" w:date="2026-10-13T16:46:40Z">
        <w:r>
          <w:rPr>
            <w:rtl/>
          </w:rPr>
          <w:t xml:space="preserve">ולא</w:t>
        </w:r>
      </w:ins>
      <w:del w:id="90124" w:author="קלוד - ניסוח" w:date="2026-10-13T16:46:40Z">
        <w:r>
          <w:rPr>
            <w:rtl/>
          </w:rPr>
          <w:delText xml:space="preserve">כי</w:delText>
        </w:r>
      </w:del>
      <w:r>
        <w:rPr>
          <w:rtl/>
        </w:rPr>
        <w:t xml:space="preserve"> חלקו </w:t>
      </w:r>
      <w:ins w:id="90121" w:author="קלוד - ניסוח" w:date="2026-10-13T16:46:40Z">
        <w:r>
          <w:rPr>
            <w:rtl/>
          </w:rPr>
          <w:t xml:space="preserve">אלא</w:t>
        </w:r>
      </w:ins>
      <w:del w:id="90122" w:author="קלוד - ניסוח" w:date="2026-10-13T16:46:40Z">
        <w:r>
          <w:rPr>
            <w:rtl/>
          </w:rPr>
          <w:delText xml:space="preserve">-</w:delText>
        </w:r>
      </w:del>
      <w:r>
        <w:rPr>
          <w:rtl/>
        </w:rPr>
        <w:t xml:space="preserve"> במת</w:t>
      </w:r>
      <w:r w:rsidR="0057284B">
        <w:rPr>
          <w:rtl/>
        </w:rPr>
        <w:t>.</w:t>
      </w:r>
    </w:p>
    <w:p w14:paraId="7F00069A" w14:textId="5E813BB0" w:rsidR="006542AA" w:rsidRDefault="00000000">
      <w:pPr>
        <w:pStyle w:val="36"/>
        <w:framePr w:wrap="notBeside"/>
      </w:pPr>
      <w:ins w:id="90127" w:author="קלוד - ניסוח" w:date="2026-10-13T16:46:40Z">
        <w:r>
          <w:t xml:space="preserve">ר' אסי</w:t>
        </w:r>
      </w:ins>
      <w:del w:id="90128" w:author="קלוד - ניסוח" w:date="2026-10-13T16:46:40Z">
        <w:r>
          <w:delText xml:space="preserve">אר"א</w:delText>
        </w:r>
      </w:del>
      <w:r>
        <w:t xml:space="preserve"> מר"ל</w:t>
      </w:r>
      <w:r w:rsidR="00F63065">
        <w:t>:</w:t>
      </w:r>
    </w:p>
    <w:p w14:paraId="3F0A3E07" w14:textId="2E6E7C2B" w:rsidR="00C7790B" w:rsidRDefault="00F63065" w:rsidP="00F63065">
      <w:pPr>
        <w:rPr>
          <w:rtl/>
        </w:rPr>
      </w:pPr>
      <w:r>
        <w:rPr>
          <w:rtl/>
        </w:rPr>
        <w:t xml:space="preserve">מחלוקת בשהתירו </w:t>
      </w:r>
      <w:ins w:id="90139" w:author="קלוד - ניסוח" w:date="2026-10-13T16:46:40Z">
        <w:r>
          <w:rPr>
            <w:rtl/>
          </w:rPr>
          <w:t xml:space="preserve">מומחה</w:t>
        </w:r>
      </w:ins>
      <w:del w:id="90140" w:author="קלוד - ניסוח" w:date="2026-10-13T16:46:40Z">
        <w:r>
          <w:rPr>
            <w:rtl/>
          </w:rPr>
          <w:delText xml:space="preserve">מומחה,</w:delText>
        </w:r>
      </w:del>
      <w:r>
        <w:rPr>
          <w:rtl/>
        </w:rPr>
        <w:t xml:space="preserve"> </w:t>
      </w:r>
      <w:ins w:id="90137" w:author="קלוד - ניסוח" w:date="2026-10-13T16:46:40Z">
        <w:r>
          <w:rPr>
            <w:rtl/>
          </w:rPr>
          <w:t xml:space="preserve">-</w:t>
        </w:r>
      </w:ins>
      <w:del w:id="90138" w:author="קלוד - ניסוח" w:date="2026-10-13T16:46:40Z">
        <w:r>
          <w:rPr>
            <w:rtl/>
          </w:rPr>
          <w:delText xml:space="preserve">דמר</w:delText>
        </w:r>
      </w:del>
      <w:r>
        <w:rPr>
          <w:rtl/>
        </w:rPr>
        <w:t xml:space="preserve"> </w:t>
      </w:r>
      <w:ins w:id="90135" w:author="קלוד - ניסוח" w:date="2026-10-13T16:46:40Z">
        <w:r>
          <w:rPr>
            <w:rtl/>
          </w:rPr>
          <w:t xml:space="preserve">אי</w:t>
        </w:r>
      </w:ins>
      <w:del w:id="90136" w:author="קלוד - ניסוח" w:date="2026-10-13T16:46:40Z">
        <w:r>
          <w:rPr>
            <w:rtl/>
          </w:rPr>
          <w:delText xml:space="preserve">סבר</w:delText>
        </w:r>
      </w:del>
      <w:r>
        <w:rPr>
          <w:rtl/>
        </w:rPr>
        <w:t xml:space="preserve"> </w:t>
      </w:r>
      <w:r w:rsidR="009653CF">
        <w:rPr>
          <w:rtl/>
        </w:rPr>
        <w:t>גוזרים</w:t>
      </w:r>
      <w:r>
        <w:rPr>
          <w:rtl/>
        </w:rPr>
        <w:t xml:space="preserve"> </w:t>
      </w:r>
      <w:r w:rsidR="009653CF">
        <w:rPr>
          <w:rtl/>
        </w:rPr>
        <w:t>שמא</w:t>
      </w:r>
      <w:r>
        <w:rPr>
          <w:rtl/>
        </w:rPr>
        <w:t xml:space="preserve"> </w:t>
      </w:r>
      <w:ins w:id="90133" w:author="קלוד - ניסוח" w:date="2026-10-13T16:46:40Z">
        <w:r>
          <w:rPr>
            <w:rtl/>
          </w:rPr>
          <w:t xml:space="preserve">יבוא</w:t>
        </w:r>
      </w:ins>
      <w:del w:id="90134" w:author="קלוד - ניסוח" w:date="2026-10-13T16:46:40Z">
        <w:r>
          <w:rPr>
            <w:rtl/>
          </w:rPr>
          <w:delText xml:space="preserve">אתי</w:delText>
        </w:r>
      </w:del>
      <w:r>
        <w:rPr>
          <w:rtl/>
        </w:rPr>
        <w:t xml:space="preserve"> </w:t>
      </w:r>
      <w:ins w:id="90131" w:author="קלוד - ניסוח" w:date="2026-10-13T16:46:40Z">
        <w:r>
          <w:rPr>
            <w:rtl/>
          </w:rPr>
          <w:t xml:space="preserve">להשהותו,</w:t>
        </w:r>
      </w:ins>
      <w:del w:id="90132" w:author="קלוד - ניסוח" w:date="2026-10-13T16:46:40Z">
        <w:r>
          <w:rPr>
            <w:rtl/>
          </w:rPr>
          <w:delText xml:space="preserve">לשהוייה, ומר סבר </w:delText>
        </w:r>
        <w:r>
          <w:rPr>
            <w:rtl/>
          </w:rPr>
          <w:delText xml:space="preserve">לא</w:delText>
        </w:r>
        <w:r>
          <w:rPr>
            <w:rtl/>
          </w:rPr>
          <w:delText xml:space="preserve"> </w:delText>
        </w:r>
        <w:r w:rsidR="009653CF">
          <w:rPr>
            <w:rtl/>
          </w:rPr>
          <w:delText xml:space="preserve">גוזרים</w:delText>
        </w:r>
        <w:r>
          <w:rPr>
            <w:rtl/>
          </w:rPr>
          <w:delText xml:space="preserve">,</w:delText>
        </w:r>
      </w:del>
      <w:r>
        <w:rPr>
          <w:rtl/>
        </w:rPr>
        <w:t xml:space="preserve"> אבל </w:t>
      </w:r>
      <w:r>
        <w:rPr>
          <w:rtl/>
        </w:rPr>
        <w:t xml:space="preserve">לא</w:t>
      </w:r>
      <w:r>
        <w:rPr>
          <w:rtl/>
        </w:rPr>
        <w:t xml:space="preserve"> התירו מומחה - דברי הכל </w:t>
      </w:r>
      <w:ins w:id="90129" w:author="קלוד - ניסוח" w:date="2026-10-13T16:46:40Z">
        <w:r>
          <w:rPr>
            <w:rtl/>
          </w:rPr>
          <w:t xml:space="preserve">אסור.</w:t>
        </w:r>
      </w:ins>
      <w:del w:id="90130" w:author="קלוד - ניסוח" w:date="2026-10-13T16:46:40Z">
        <w:r>
          <w:rPr>
            <w:rtl/>
          </w:rPr>
          <w:delText xml:space="preserve">אסור</w:delText>
        </w:r>
        <w:r w:rsidR="009653CF">
          <w:rPr>
            <w:rtl/>
          </w:rPr>
          <w:delText xml:space="preserve">,</w:delText>
        </w:r>
      </w:del>
    </w:p>
    <w:p w14:paraId="06FA6498" w14:textId="77777777" w:rsidR="006542AA" w:rsidRDefault="00000000">
      <w:pPr>
        <w:pStyle w:val="36"/>
        <w:framePr w:wrap="notBeside"/>
      </w:pPr>
      <w:r>
        <w:t>מתיב רב ששת:</w:t>
      </w:r>
    </w:p>
    <w:p w14:paraId="4EF1CAB9" w14:textId="53F39090" w:rsidR="00C7790B" w:rsidRDefault="00F63065" w:rsidP="00F63065">
      <w:pPr>
        <w:rPr>
          <w:rtl/>
        </w:rPr>
      </w:pPr>
      <w:r>
        <w:rPr>
          <w:rtl/>
        </w:rPr>
        <w:t xml:space="preserve">בעלי </w:t>
      </w:r>
      <w:ins w:id="90147" w:author="קלוד - ניסוח" w:date="2026-10-13T16:46:40Z">
        <w:r>
          <w:rPr>
            <w:rtl/>
          </w:rPr>
          <w:t xml:space="preserve">מומין </w:t>
        </w:r>
        <w:r>
          <w:rPr>
            <w:rStyle w:val="affffd"/>
            <w:rtl/>
          </w:rPr>
          <w:t xml:space="preserve">שנתערבו</w:t>
        </w:r>
      </w:ins>
      <w:del w:id="90148" w:author="קלוד - ניסוח" w:date="2026-10-13T16:46:40Z">
        <w:r>
          <w:rPr>
            <w:rtl/>
          </w:rPr>
          <w:delText xml:space="preserve">מומין</w:delText>
        </w:r>
      </w:del>
      <w:r>
        <w:rPr>
          <w:rtl/>
        </w:rPr>
        <w:t xml:space="preserve"> אוסרין בכ"ש, </w:t>
      </w:r>
      <w:ins w:id="90145" w:author="קלוד - ניסוח" w:date="2026-10-13T16:46:40Z">
        <w:r>
          <w:rPr>
            <w:rStyle w:val="27"/>
            <w:rtl/>
          </w:rPr>
          <w:t xml:space="preserve">ולר'</w:t>
        </w:r>
      </w:ins>
      <w:del w:id="90146" w:author="קלוד - ניסוח" w:date="2026-10-13T16:46:40Z">
        <w:r>
          <w:rPr>
            <w:rStyle w:val="27"/>
            <w:rtl/>
          </w:rPr>
          <w:delText xml:space="preserve">ורבי</w:delText>
        </w:r>
      </w:del>
      <w:r>
        <w:rPr>
          <w:rStyle w:val="27"/>
          <w:rtl/>
        </w:rPr>
        <w:t xml:space="preserve"> </w:t>
      </w:r>
      <w:ins w:id="90143" w:author="קלוד - ניסוח" w:date="2026-10-13T16:46:40Z">
        <w:r>
          <w:rPr>
            <w:rStyle w:val="27"/>
            <w:rtl/>
          </w:rPr>
          <w:t xml:space="preserve">יוסי:</w:t>
        </w:r>
      </w:ins>
      <w:del w:id="90144" w:author="קלוד - ניסוח" w:date="2026-10-13T16:46:40Z">
        <w:r>
          <w:rPr>
            <w:rStyle w:val="27"/>
            <w:rtl/>
          </w:rPr>
          <w:delText xml:space="preserve">יוסי</w:delText>
        </w:r>
        <w:r>
          <w:rPr>
            <w:rtl/>
          </w:rPr>
          <w:delText xml:space="preserve"> אומר</w:delText>
        </w:r>
      </w:del>
      <w:r>
        <w:rPr>
          <w:rtl/>
        </w:rPr>
        <w:t xml:space="preserve"> יבקר, והוינן בה: מה </w:t>
      </w:r>
      <w:ins w:id="90141" w:author="קלוד - ניסוח" w:date="2026-10-13T16:46:40Z">
        <w:r>
          <w:rPr>
            <w:rtl/>
          </w:rPr>
          <w:t xml:space="preserve">יבקר?</w:t>
        </w:r>
      </w:ins>
      <w:del w:id="90142" w:author="קלוד - ניסוח" w:date="2026-10-13T16:46:40Z">
        <w:r>
          <w:rPr>
            <w:rtl/>
          </w:rPr>
          <w:delText xml:space="preserve">יבקר? </w:delText>
        </w:r>
      </w:del>
    </w:p>
    <w:p>
      <w:pPr>
        <w:pStyle w:val="36"/>
        <w:rPr>
          <w:ins w:id="90005" w:author="קלוד - סמנטי" w:date="2026-10-13T16:46:38Z"/>
        </w:rPr>
      </w:pPr>
      <w:r>
        <w:t xml:space="preserve">אלימא</w:t>
      </w:r>
    </w:p>
    <w:p w14:paraId="2CFAFB31" w14:textId="3EA2ADC5" w:rsidR="00C7790B" w:rsidRDefault="00F63065" w:rsidP="00F63065">
      <w:pPr>
        <w:rPr>
          <w:rtl/>
        </w:rPr>
      </w:pPr>
      <w:del w:id="90006" w:author="קלוד - סמנטי" w:date="2026-10-13T16:46:38Z">
        <w:r>
          <w:rPr>
            <w:rtl/>
          </w:rPr>
          <w:delText xml:space="preserve"> </w:delText>
        </w:r>
      </w:del>
      <w:ins w:id="90155" w:author="קלוד - ניסוח" w:date="2026-10-13T16:46:40Z">
        <w:r>
          <w:rPr>
            <w:rtl/>
          </w:rPr>
          <w:t xml:space="preserve">דיבדוק איזהו בעל</w:t>
        </w:r>
      </w:ins>
      <w:del w:id="90156" w:author="קלוד - ניסוח" w:date="2026-10-13T16:46:40Z">
        <w:r>
          <w:rPr>
            <w:rtl/>
          </w:rPr>
          <w:delText xml:space="preserve">דבעל</w:delText>
        </w:r>
      </w:del>
      <w:r>
        <w:rPr>
          <w:rtl/>
        </w:rPr>
        <w:t xml:space="preserve"> מום </w:t>
      </w:r>
      <w:ins w:id="90153" w:author="קלוד - ניסוח" w:date="2026-10-13T16:46:40Z">
        <w:r>
          <w:rPr>
            <w:rtl/>
          </w:rPr>
          <w:t xml:space="preserve">ויטלנו,</w:t>
        </w:r>
      </w:ins>
      <w:del w:id="90154" w:author="קלוד - ניסוח" w:date="2026-10-13T16:46:40Z">
        <w:r>
          <w:rPr>
            <w:rtl/>
          </w:rPr>
          <w:delText xml:space="preserve">הוא ולישקליה,</w:delText>
        </w:r>
      </w:del>
      <w:r>
        <w:rPr>
          <w:rtl/>
        </w:rPr>
        <w:t xml:space="preserve"> מכלל </w:t>
      </w:r>
      <w:ins w:id="90151" w:author="קלוד - ניסוח" w:date="2026-10-13T16:46:40Z">
        <w:r>
          <w:rPr>
            <w:rtl/>
          </w:rPr>
          <w:t xml:space="preserve">דת"ק</w:t>
        </w:r>
      </w:ins>
      <w:del w:id="90152" w:author="קלוד - ניסוח" w:date="2026-10-13T16:46:40Z">
        <w:r>
          <w:rPr>
            <w:rtl/>
          </w:rPr>
          <w:delText xml:space="preserve">דתנא ראשון</w:delText>
        </w:r>
      </w:del>
      <w:r>
        <w:rPr>
          <w:rtl/>
        </w:rPr>
        <w:t xml:space="preserve"> </w:t>
      </w:r>
      <w:r>
        <w:rPr>
          <w:rtl/>
        </w:rPr>
        <w:t xml:space="preserve">אמר</w:t>
      </w:r>
      <w:r>
        <w:rPr>
          <w:rtl/>
        </w:rPr>
        <w:t xml:space="preserve"> </w:t>
      </w:r>
      <w:ins w:id="90149" w:author="קלוד - ניסוח" w:date="2026-10-13T16:46:40Z">
        <w:r>
          <w:rPr>
            <w:rtl/>
          </w:rPr>
          <w:t xml:space="preserve">לא?!</w:t>
        </w:r>
      </w:ins>
      <w:del w:id="90150" w:author="קלוד - ניסוח" w:date="2026-10-13T16:46:40Z">
        <w:r>
          <w:rPr>
            <w:rtl/>
          </w:rPr>
          <w:delText xml:space="preserve">לא</w:delText>
        </w:r>
        <w:r>
          <w:rPr>
            <w:rtl/>
          </w:rPr>
          <w:delText xml:space="preserve">? </w:delText>
        </w:r>
      </w:del>
    </w:p>
    <w:p w14:paraId="3383546D" w14:textId="535AB1E3" w:rsidR="006542AA" w:rsidRDefault="00000000">
      <w:pPr>
        <w:pStyle w:val="36"/>
        <w:framePr w:wrap="notBeside"/>
      </w:pPr>
      <w:ins w:id="90157" w:author="קלוד - ניסוח" w:date="2026-10-13T16:46:40Z">
        <w:r>
          <w:t xml:space="preserve">רב"א:</w:t>
        </w:r>
      </w:ins>
      <w:del w:id="90158" w:author="קלוד - ניסוח" w:date="2026-10-13T16:46:40Z">
        <w:r>
          <w:delText xml:space="preserve">אר"נ מרב"א</w:delText>
        </w:r>
        <w:r w:rsidR="00F63065">
          <w:delText xml:space="preserve">:</w:delText>
        </w:r>
      </w:del>
    </w:p>
    <w:p w14:paraId="504ABA54" w14:textId="4F0598A9" w:rsidR="00AD4FE8" w:rsidRDefault="00C7790B" w:rsidP="00F63065">
      <w:pPr>
        <w:rPr>
          <w:rtl/>
        </w:rPr>
      </w:pPr>
      <w:ins w:id="90165" w:author="קלוד - ניסוח" w:date="2026-10-13T16:46:40Z">
        <w:r>
          <w:rPr>
            <w:rtl/>
          </w:rPr>
          <w:t xml:space="preserve">מיירי</w:t>
        </w:r>
      </w:ins>
      <w:del w:id="90166" w:author="קלוד - ניסוח" w:date="2026-10-13T16:46:40Z">
        <w:r>
          <w:rPr>
            <w:rtl/>
          </w:rPr>
          <w:delText xml:space="preserve">כאן</w:delText>
        </w:r>
      </w:del>
      <w:r w:rsidR="00F63065">
        <w:rPr>
          <w:rtl/>
        </w:rPr>
        <w:t xml:space="preserve"> בגיזת בכור בעל מום </w:t>
      </w:r>
      <w:ins w:id="90163" w:author="קלוד - ניסוח" w:date="2026-10-13T16:46:40Z">
        <w:r>
          <w:rPr>
            <w:rStyle w:val="affffd"/>
            <w:rtl/>
          </w:rPr>
          <w:t xml:space="preserve">שנשרה</w:t>
        </w:r>
      </w:ins>
      <w:del w:id="90164" w:author="קלוד - ניסוח" w:date="2026-10-13T16:46:40Z">
        <w:r>
          <w:rPr>
            <w:rtl/>
          </w:rPr>
          <w:delText xml:space="preserve">מדובר</w:delText>
        </w:r>
        <w:r w:rsidR="00F63065">
          <w:rPr>
            <w:rtl/>
          </w:rPr>
          <w:delText xml:space="preserve">,</w:delText>
        </w:r>
      </w:del>
      <w:r w:rsidR="00F63065">
        <w:rPr>
          <w:rtl/>
        </w:rPr>
        <w:t xml:space="preserve"> </w:t>
      </w:r>
      <w:ins w:id="90161" w:author="קלוד - ניסוח" w:date="2026-10-13T16:46:40Z">
        <w:r>
          <w:rPr>
            <w:rStyle w:val="affffd"/>
            <w:rtl/>
          </w:rPr>
          <w:t xml:space="preserve">מחיים</w:t>
        </w:r>
        <w:r>
          <w:rPr>
            <w:rtl/>
          </w:rPr>
          <w:t xml:space="preserve"> שנתערבה</w:t>
        </w:r>
      </w:ins>
      <w:del w:id="90162" w:author="קלוד - ניסוח" w:date="2026-10-13T16:46:40Z">
        <w:r w:rsidR="00F63065">
          <w:rPr>
            <w:rtl/>
          </w:rPr>
          <w:delText xml:space="preserve">שנתערבו</w:delText>
        </w:r>
      </w:del>
      <w:r w:rsidR="00F63065">
        <w:rPr>
          <w:rtl/>
        </w:rPr>
        <w:t xml:space="preserve"> בגיזי </w:t>
      </w:r>
      <w:ins w:id="90159" w:author="קלוד - ניסוח" w:date="2026-10-13T16:46:40Z">
        <w:r>
          <w:rPr>
            <w:rtl/>
          </w:rPr>
          <w:t xml:space="preserve">חולין,</w:t>
        </w:r>
      </w:ins>
      <w:del w:id="90160" w:author="קלוד - ניסוח" w:date="2026-10-13T16:46:40Z">
        <w:r w:rsidR="00F63065">
          <w:rPr>
            <w:rtl/>
          </w:rPr>
          <w:delText xml:space="preserve">חולין, </w:delText>
        </w:r>
      </w:del>
    </w:p>
    <w:p w14:paraId="5DDB1576" w14:textId="3503D835" w:rsidR="00754779" w:rsidRDefault="00F63065" w:rsidP="00754779">
      <w:pPr>
        <w:rPr>
          <w:rtl/>
        </w:rPr>
      </w:pPr>
      <w:ins w:id="90175" w:author="קלוד - ניסוח" w:date="2026-10-13T16:46:40Z">
        <w:r>
          <w:rPr>
            <w:rtl/>
          </w:rPr>
          <w:t xml:space="preserve">ות"ק</w:t>
        </w:r>
      </w:ins>
      <w:del w:id="90176" w:author="קלוד - ניסוח" w:date="2026-10-13T16:46:40Z">
        <w:r>
          <w:rPr>
            <w:rtl/>
          </w:rPr>
          <w:delText xml:space="preserve">ומאן </w:delText>
        </w:r>
        <w:r>
          <w:rPr>
            <w:rStyle w:val="27"/>
            <w:rtl/>
          </w:rPr>
          <w:delText xml:space="preserve">ת"ק</w:delText>
        </w:r>
        <w:r>
          <w:rPr>
            <w:rtl/>
          </w:rPr>
          <w:delText xml:space="preserve"> -</w:delText>
        </w:r>
      </w:del>
      <w:r>
        <w:rPr>
          <w:rtl/>
        </w:rPr>
        <w:t xml:space="preserve"> </w:t>
      </w:r>
      <w:r>
        <w:rPr>
          <w:rStyle w:val="27"/>
          <w:rtl/>
        </w:rPr>
        <w:t>ר"י</w:t>
      </w:r>
      <w:r>
        <w:rPr>
          <w:rtl/>
        </w:rPr>
        <w:t xml:space="preserve"> </w:t>
      </w:r>
      <w:ins w:id="90173" w:author="קלוד - ניסוח" w:date="2026-10-13T16:46:40Z">
        <w:r>
          <w:rPr>
            <w:rtl/>
          </w:rPr>
          <w:t xml:space="preserve">הוא,</w:t>
        </w:r>
      </w:ins>
      <w:del w:id="90174" w:author="קלוד - ניסוח" w:date="2026-10-13T16:46:40Z">
        <w:r>
          <w:rPr>
            <w:rtl/>
          </w:rPr>
          <w:delText xml:space="preserve">היא,</w:delText>
        </w:r>
      </w:del>
      <w:r>
        <w:rPr>
          <w:rtl/>
        </w:rPr>
        <w:t xml:space="preserve"> </w:t>
      </w:r>
      <w:ins w:id="90171" w:author="קלוד - ניסוח" w:date="2026-10-13T16:46:40Z">
        <w:r>
          <w:rPr>
            <w:rtl/>
          </w:rPr>
          <w:t xml:space="preserve">דנשחטו</w:t>
        </w:r>
      </w:ins>
      <w:del w:id="90172" w:author="קלוד - ניסוח" w:date="2026-10-13T16:46:40Z">
        <w:r>
          <w:rPr>
            <w:rtl/>
          </w:rPr>
          <w:delText xml:space="preserve">דאמר נשחטו</w:delText>
        </w:r>
      </w:del>
      <w:r>
        <w:rPr>
          <w:rtl/>
        </w:rPr>
        <w:t xml:space="preserve"> אסרי רבנן, </w:t>
      </w:r>
      <w:ins w:id="90169" w:author="קלוד - ניסוח" w:date="2026-10-13T16:46:40Z">
        <w:r>
          <w:rPr>
            <w:rStyle w:val="27"/>
            <w:rtl/>
          </w:rPr>
          <w:t xml:space="preserve">ור'</w:t>
        </w:r>
      </w:ins>
      <w:del w:id="90170" w:author="קלוד - ניסוח" w:date="2026-10-13T16:46:40Z">
        <w:r>
          <w:rPr>
            <w:rStyle w:val="27"/>
            <w:rtl/>
          </w:rPr>
          <w:delText xml:space="preserve">ורבי</w:delText>
        </w:r>
      </w:del>
      <w:r>
        <w:rPr>
          <w:rStyle w:val="27"/>
          <w:rtl/>
        </w:rPr>
        <w:t xml:space="preserve"> יוסי</w:t>
      </w:r>
      <w:r>
        <w:rPr>
          <w:rtl/>
        </w:rPr>
        <w:t xml:space="preserve"> לשיטתו דנשחטו שרו </w:t>
      </w:r>
      <w:ins w:id="90167" w:author="קלוד - ניסוח" w:date="2026-10-13T16:46:40Z">
        <w:r>
          <w:rPr>
            <w:rtl/>
          </w:rPr>
          <w:t xml:space="preserve">רבנן,</w:t>
        </w:r>
      </w:ins>
      <w:del w:id="90168" w:author="קלוד - ניסוח" w:date="2026-10-13T16:46:40Z">
        <w:r>
          <w:rPr>
            <w:rtl/>
          </w:rPr>
          <w:delText xml:space="preserve">רבנן, </w:delText>
        </w:r>
      </w:del>
    </w:p>
    <w:p w14:paraId="38D32DC1" w14:textId="25F6A884" w:rsidR="00C7790B" w:rsidRDefault="00F63065" w:rsidP="00754779">
      <w:pPr>
        <w:rPr>
          <w:rtl/>
        </w:rPr>
      </w:pPr>
      <w:r>
        <w:rPr>
          <w:rtl/>
        </w:rPr>
        <w:t xml:space="preserve">וקתני </w:t>
      </w:r>
      <w:ins w:id="90185" w:author="קלוד - ניסוח" w:date="2026-10-13T16:46:40Z">
        <w:r>
          <w:rPr>
            <w:rtl/>
          </w:rPr>
          <w:t xml:space="preserve">'יבוקר'</w:t>
        </w:r>
      </w:ins>
      <w:del w:id="90186" w:author="קלוד - ניסוח" w:date="2026-10-13T16:46:40Z">
        <w:r>
          <w:rPr>
            <w:rtl/>
          </w:rPr>
          <w:delText xml:space="preserve">יבוקר, מה יבוקר</w:delText>
        </w:r>
      </w:del>
      <w:r>
        <w:rPr>
          <w:rtl/>
        </w:rPr>
        <w:t xml:space="preserve"> </w:t>
      </w:r>
      <w:ins w:id="90183" w:author="קלוד - ניסוח" w:date="2026-10-13T16:46:40Z">
        <w:r>
          <w:rPr>
            <w:rtl/>
          </w:rPr>
          <w:t xml:space="preserve">-</w:t>
        </w:r>
      </w:ins>
      <w:del w:id="90184" w:author="קלוד - ניסוח" w:date="2026-10-13T16:46:40Z">
        <w:r>
          <w:rPr>
            <w:rtl/>
          </w:rPr>
          <w:delText xml:space="preserve">- </w:delText>
        </w:r>
        <w:r>
          <w:rPr>
            <w:rtl/>
          </w:rPr>
          <w:delText xml:space="preserve">לא</w:delText>
        </w:r>
      </w:del>
      <w:r>
        <w:rPr>
          <w:rtl/>
        </w:rPr>
        <w:t xml:space="preserve"> אם מום קבוע </w:t>
      </w:r>
      <w:ins w:id="90181" w:author="קלוד - ניסוח" w:date="2026-10-13T16:46:40Z">
        <w:r>
          <w:rPr>
            <w:rtl/>
          </w:rPr>
          <w:t xml:space="preserve">או</w:t>
        </w:r>
      </w:ins>
      <w:del w:id="90182" w:author="קלוד - ניסוח" w:date="2026-10-13T16:46:40Z">
        <w:r>
          <w:rPr>
            <w:rtl/>
          </w:rPr>
          <w:delText xml:space="preserve">אם מום</w:delText>
        </w:r>
      </w:del>
      <w:r>
        <w:rPr>
          <w:rtl/>
        </w:rPr>
        <w:t xml:space="preserve"> עובר </w:t>
      </w:r>
      <w:ins w:id="90179" w:author="קלוד - ניסוח" w:date="2026-10-13T16:46:40Z">
        <w:r>
          <w:rPr>
            <w:rtl/>
          </w:rPr>
          <w:t xml:space="preserve">הוא, </w:t>
        </w:r>
        <w:r>
          <w:rPr>
            <w:rStyle w:val="affffd"/>
            <w:rtl/>
          </w:rPr>
          <w:t xml:space="preserve">ושרי</w:t>
        </w:r>
      </w:ins>
      <w:del w:id="90180" w:author="קלוד - ניסוח" w:date="2026-10-13T16:46:40Z">
        <w:r>
          <w:rPr>
            <w:rtl/>
          </w:rPr>
          <w:delText xml:space="preserve">הוא?</w:delText>
        </w:r>
      </w:del>
      <w:r>
        <w:rPr>
          <w:rtl/>
        </w:rPr>
        <w:t xml:space="preserve"> אף שלא התירו </w:t>
      </w:r>
      <w:ins w:id="90177" w:author="קלוד - ניסוח" w:date="2026-10-13T16:46:40Z">
        <w:r>
          <w:rPr>
            <w:rtl/>
          </w:rPr>
          <w:t xml:space="preserve">מומחה!</w:t>
        </w:r>
      </w:ins>
      <w:del w:id="90178" w:author="קלוד - ניסוח" w:date="2026-10-13T16:46:40Z">
        <w:r>
          <w:rPr>
            <w:rtl/>
          </w:rPr>
          <w:delText xml:space="preserve">מומחה! </w:delText>
        </w:r>
      </w:del>
    </w:p>
    <w:p w14:paraId="188F0F72" w14:textId="0C1C9F43" w:rsidR="006542AA" w:rsidRDefault="00000000">
      <w:pPr>
        <w:pStyle w:val="36"/>
        <w:framePr w:wrap="notBeside"/>
      </w:pPr>
      <w:r>
        <w:t>רבא:</w:t>
      </w:r>
    </w:p>
    <w:p w14:paraId="43504315" w14:textId="44011B6D" w:rsidR="00B874E6" w:rsidRDefault="00F63065" w:rsidP="00F63065">
      <w:pPr>
        <w:rPr>
          <w:rtl/>
        </w:rPr>
      </w:pPr>
      <w:r>
        <w:rPr>
          <w:rtl/>
        </w:rPr>
        <w:t xml:space="preserve">לא</w:t>
      </w:r>
      <w:r>
        <w:rPr>
          <w:rtl/>
        </w:rPr>
        <w:t xml:space="preserve">, </w:t>
      </w:r>
      <w:ins w:id="90191" w:author="קלוד - ניסוח" w:date="2026-10-13T16:46:40Z">
        <w:r>
          <w:rPr>
            <w:rtl/>
          </w:rPr>
          <w:t xml:space="preserve">'יבוקר'</w:t>
        </w:r>
      </w:ins>
      <w:del w:id="90192" w:author="קלוד - ניסוח" w:date="2026-10-13T16:46:40Z">
        <w:r>
          <w:rPr>
            <w:rtl/>
          </w:rPr>
          <w:delText xml:space="preserve">יבוקר,</w:delText>
        </w:r>
      </w:del>
      <w:r>
        <w:rPr>
          <w:rtl/>
        </w:rPr>
        <w:t xml:space="preserve"> אם התירו מומחה - </w:t>
      </w:r>
      <w:ins w:id="90189" w:author="קלוד - ניסוח" w:date="2026-10-13T16:46:40Z">
        <w:r>
          <w:rPr>
            <w:rtl/>
          </w:rPr>
          <w:t xml:space="preserve">מותר,</w:t>
        </w:r>
      </w:ins>
      <w:del w:id="90190" w:author="קלוד - ניסוח" w:date="2026-10-13T16:46:40Z">
        <w:r>
          <w:rPr>
            <w:rtl/>
          </w:rPr>
          <w:delText xml:space="preserve">אין,</w:delText>
        </w:r>
      </w:del>
      <w:r>
        <w:rPr>
          <w:rtl/>
        </w:rPr>
        <w:t xml:space="preserve"> ואם </w:t>
      </w:r>
      <w:r>
        <w:rPr>
          <w:rtl/>
        </w:rPr>
        <w:t xml:space="preserve">לא</w:t>
      </w:r>
      <w:r>
        <w:rPr>
          <w:rtl/>
        </w:rPr>
        <w:t xml:space="preserve"> - </w:t>
      </w:r>
      <w:ins w:id="90187" w:author="קלוד - ניסוח" w:date="2026-10-13T16:46:40Z">
        <w:r>
          <w:rPr>
            <w:rtl/>
          </w:rPr>
          <w:t xml:space="preserve">אסור.</w:t>
        </w:r>
      </w:ins>
      <w:del w:id="90188" w:author="קלוד - ניסוח" w:date="2026-10-13T16:46:40Z">
        <w:r>
          <w:rPr>
            <w:rtl/>
          </w:rPr>
          <w:delText xml:space="preserve">לא</w:delText>
        </w:r>
        <w:r w:rsidR="0057284B">
          <w:rPr>
            <w:rtl/>
          </w:rPr>
          <w:delText xml:space="preserve">.</w:delText>
        </w:r>
      </w:del>
    </w:p>
    <w:p>
      <w:pPr>
        <w:pStyle w:val="affff7"/>
        <w:rPr>
          <w:ins w:id="93179" w:author="קלוד - ניסוח" w:date="2026-10-13T16:46:40Z"/>
        </w:rPr>
      </w:pPr>
      <w:ins w:id="93180" w:author="קלוד - ניסוח" w:date="2026-10-13T16:46:40Z">
        <w:r>
          <w:rPr>
            <w:color w:val="7B3F00"/>
          </w:rPr>
          <w:t xml:space="preserve">'יבקר': בדק ולא מצא, או מצא?</w:t>
        </w:r>
      </w:ins>
    </w:p>
    <w:p w14:paraId="698E9C64" w14:textId="5E06AB32" w:rsidR="00D07980" w:rsidRDefault="00F63065" w:rsidP="00D07980">
      <w:pPr>
        <w:pStyle w:val="afffff1"/>
        <w:rPr>
          <w:rtl/>
        </w:rPr>
        <w:pPrChange w:id="90007" w:author="קלוד - סמנטי" w:date="2026-10-13T16:46:38Z">
          <w:pPr/>
        </w:pPrChange>
      </w:pPr>
      <w:r>
        <w:rPr>
          <w:rtl/>
        </w:rPr>
        <w:t xml:space="preserve">כשעלה </w:t>
      </w:r>
      <w:r>
        <w:rPr>
          <w:rStyle w:val="27"/>
          <w:rtl/>
        </w:rPr>
        <w:t>רבין</w:t>
      </w:r>
      <w:r>
        <w:rPr>
          <w:rtl/>
        </w:rPr>
        <w:t xml:space="preserve"> </w:t>
      </w:r>
      <w:ins w:id="90199" w:author="קלוד - ניסוח" w:date="2026-10-13T16:46:40Z">
        <w:r>
          <w:rPr>
            <w:rtl/>
          </w:rPr>
          <w:t xml:space="preserve">אמר</w:t>
        </w:r>
      </w:ins>
      <w:del w:id="90200" w:author="קלוד - ניסוח" w:date="2026-10-13T16:46:40Z">
        <w:r>
          <w:rPr>
            <w:rtl/>
          </w:rPr>
          <w:delText xml:space="preserve">אמרה</w:delText>
        </w:r>
      </w:del>
      <w:r>
        <w:rPr>
          <w:rtl/>
        </w:rPr>
        <w:t xml:space="preserve"> </w:t>
      </w:r>
      <w:ins w:id="90197" w:author="קלוד - ניסוח" w:date="2026-10-13T16:46:40Z">
        <w:r>
          <w:rPr>
            <w:rtl/>
          </w:rPr>
          <w:t xml:space="preserve">שמועה</w:t>
        </w:r>
      </w:ins>
      <w:del w:id="90198" w:author="קלוד - ניסוח" w:date="2026-10-13T16:46:40Z">
        <w:r>
          <w:rPr>
            <w:rtl/>
          </w:rPr>
          <w:delText xml:space="preserve">לשמועה</w:delText>
        </w:r>
      </w:del>
      <w:r>
        <w:rPr>
          <w:rtl/>
        </w:rPr>
        <w:t xml:space="preserve"> </w:t>
      </w:r>
      <w:ins w:id="90195" w:author="קלוד - ניסוח" w:date="2026-10-13T16:46:40Z">
        <w:r>
          <w:rPr>
            <w:rtl/>
          </w:rPr>
          <w:t xml:space="preserve">זו</w:t>
        </w:r>
      </w:ins>
      <w:del w:id="90196" w:author="קלוד - ניסוח" w:date="2026-10-13T16:46:40Z">
        <w:r>
          <w:rPr>
            <w:rtl/>
          </w:rPr>
          <w:delText xml:space="preserve">לפניו</w:delText>
        </w:r>
      </w:del>
      <w:r>
        <w:rPr>
          <w:rtl/>
        </w:rPr>
        <w:t xml:space="preserve"> </w:t>
      </w:r>
      <w:ins w:id="90193" w:author="קלוד - ניסוח" w:date="2026-10-13T16:46:40Z">
        <w:r>
          <w:rPr>
            <w:rStyle w:val="affffd"/>
            <w:rtl/>
          </w:rPr>
          <w:t xml:space="preserve">דרב"א</w:t>
        </w:r>
        <w:r>
          <w:rPr>
            <w:rStyle w:val="27"/>
            <w:rtl/>
          </w:rPr>
          <w:t xml:space="preserve"> לפני ר' ירמיה,</w:t>
        </w:r>
      </w:ins>
      <w:del w:id="90194" w:author="קלוד - ניסוח" w:date="2026-10-13T16:46:40Z">
        <w:r>
          <w:rPr>
            <w:rStyle w:val="27"/>
            <w:rtl/>
          </w:rPr>
          <w:delText xml:space="preserve">דר</w:delText>
        </w:r>
        <w:r>
          <w:rPr>
            <w:rStyle w:val="27"/>
            <w:rFonts w:hint="cs"/>
            <w:rtl/>
          </w:rPr>
          <w:delText xml:space="preserve">י"ר</w:delText>
        </w:r>
        <w:r>
          <w:rPr>
            <w:rtl/>
          </w:rPr>
          <w:delText xml:space="preserve">, </w:delText>
        </w:r>
      </w:del>
    </w:p>
    <w:p w14:paraId="1F129A99" w14:textId="77777777" w:rsidR="006542AA" w:rsidRDefault="00000000">
      <w:pPr>
        <w:pStyle w:val="36"/>
        <w:framePr w:wrap="notBeside"/>
      </w:pPr>
      <w:ins w:id="90201" w:author="קלוד - ניסוח" w:date="2026-10-13T16:46:40Z">
        <w:r>
          <w:t xml:space="preserve">ר' ירמיה:</w:t>
        </w:r>
      </w:ins>
      <w:del w:id="90202" w:author="קלוד - ניסוח" w:date="2026-10-13T16:46:40Z">
        <w:r>
          <w:delText xml:space="preserve">אמר</w:delText>
        </w:r>
        <w:r>
          <w:delText xml:space="preserve">:</w:delText>
        </w:r>
      </w:del>
    </w:p>
    <w:p w14:paraId="27C19322" w14:textId="40E28EFB" w:rsidR="00DF3782" w:rsidRDefault="00F63065" w:rsidP="00DF3782">
      <w:pPr>
        <w:rPr>
          <w:rtl/>
        </w:rPr>
      </w:pPr>
      <w:r>
        <w:rPr>
          <w:rtl/>
        </w:rPr>
        <w:t xml:space="preserve">בבלאי טפשאי, משום </w:t>
      </w:r>
      <w:ins w:id="90205" w:author="קלוד - ניסוח" w:date="2026-10-13T16:46:40Z">
        <w:r>
          <w:rPr>
            <w:rtl/>
          </w:rPr>
          <w:t xml:space="preserve">שיושבים</w:t>
        </w:r>
      </w:ins>
      <w:del w:id="90206" w:author="קלוד - ניסוח" w:date="2026-10-13T16:46:40Z">
        <w:r>
          <w:rPr>
            <w:rtl/>
          </w:rPr>
          <w:delText xml:space="preserve">די</w:delText>
        </w:r>
        <w:r w:rsidR="00DF3782">
          <w:rPr>
            <w:rFonts w:hint="cs"/>
            <w:rtl/>
          </w:rPr>
          <w:delText xml:space="preserve">ושבים</w:delText>
        </w:r>
      </w:del>
      <w:r w:rsidR="00DF3782">
        <w:rPr>
          <w:rFonts w:hint="cs"/>
          <w:rtl/>
        </w:rPr>
        <w:t xml:space="preserve"> בארץ חשוכה אומרים שמועה </w:t>
      </w:r>
      <w:ins w:id="90203" w:author="קלוד - ניסוח" w:date="2026-10-13T16:46:40Z">
        <w:r>
          <w:rPr>
            <w:rFonts w:hint="cs"/>
            <w:rtl/>
          </w:rPr>
          <w:t xml:space="preserve">חשוכה!</w:t>
        </w:r>
      </w:ins>
      <w:del w:id="90204" w:author="קלוד - ניסוח" w:date="2026-10-13T16:46:40Z">
        <w:r w:rsidR="00DF3782">
          <w:rPr>
            <w:rFonts w:hint="cs"/>
            <w:rtl/>
          </w:rPr>
          <w:delText xml:space="preserve">חשוכה </w:delText>
        </w:r>
      </w:del>
    </w:p>
    <w:p w14:paraId="483657FE" w14:textId="78C61397" w:rsidR="00D07980" w:rsidRDefault="00DF3782" w:rsidP="00543860">
      <w:pPr>
        <w:pStyle w:val="021"/>
        <w:rPr>
          <w:rtl/>
        </w:rPr>
      </w:pPr>
      <w:r>
        <w:rPr>
          <w:rFonts w:hint="cs"/>
          <w:rtl/>
        </w:rPr>
        <w:t xml:space="preserve">וכי </w:t>
      </w:r>
      <w:r w:rsidR="00F63065">
        <w:rPr>
          <w:rtl/>
        </w:rPr>
        <w:t xml:space="preserve">לא</w:t>
      </w:r>
      <w:r w:rsidR="00F63065">
        <w:rPr>
          <w:rtl/>
        </w:rPr>
        <w:t xml:space="preserve"> </w:t>
      </w:r>
      <w:ins w:id="90227" w:author="קלוד - ניסוח" w:date="2026-10-13T16:46:40Z">
        <w:r>
          <w:rPr>
            <w:rtl/>
          </w:rPr>
          <w:t xml:space="preserve">שמעו</w:t>
        </w:r>
      </w:ins>
      <w:del w:id="90228" w:author="קלוד - ניסוח" w:date="2026-10-13T16:46:40Z">
        <w:r w:rsidR="00F63065">
          <w:rPr>
            <w:rtl/>
          </w:rPr>
          <w:delText xml:space="preserve">שמיע</w:delText>
        </w:r>
      </w:del>
      <w:r w:rsidR="00F63065">
        <w:rPr>
          <w:rtl/>
        </w:rPr>
        <w:t xml:space="preserve"> </w:t>
      </w:r>
      <w:ins w:id="90225" w:author="קלוד - ניסוח" w:date="2026-10-13T16:46:40Z">
        <w:r>
          <w:rPr>
            <w:rStyle w:val="27"/>
            <w:rtl/>
            <w:rPrChange w:id="9162" w:author="עריכה מהאתר" w:date="2026-10-19T06:44:48Z">
              <w:rPr>
                <w:rStyle w:val="27"/>
                <w:rtl/>
              </w:rPr>
            </w:rPrChange>
          </w:rPr>
          <w:t xml:space="preserve">דרחב"א</w:t>
        </w:r>
      </w:ins>
      <w:del w:id="90226" w:author="קלוד - ניסוח" w:date="2026-10-13T16:46:40Z">
        <w:r>
          <w:rPr>
            <w:rtl/>
          </w:rPr>
          <w:delText xml:space="preserve">להם</w:delText>
        </w:r>
        <w:r w:rsidR="00F63065">
          <w:rPr>
            <w:rtl/>
          </w:rPr>
          <w:delText xml:space="preserve"> הא דאמר </w:delText>
        </w:r>
        <w:r w:rsidR="00F63065">
          <w:rPr>
            <w:rStyle w:val="27"/>
            <w:rtl/>
          </w:rPr>
          <w:delText xml:space="preserve">ר</w:delText>
        </w:r>
        <w:r w:rsidR="00C7790B">
          <w:rPr>
            <w:rStyle w:val="27"/>
            <w:rFonts w:hint="cs"/>
            <w:rtl/>
          </w:rPr>
          <w:delText xml:space="preserve">ח</w:delText>
        </w:r>
        <w:r>
          <w:rPr>
            <w:rStyle w:val="27"/>
            <w:rFonts w:hint="cs"/>
            <w:rtl/>
          </w:rPr>
          <w:delText xml:space="preserve">ב"א</w:delText>
        </w:r>
      </w:del>
      <w:r>
        <w:rPr>
          <w:rStyle w:val="27"/>
          <w:rFonts w:hint="cs"/>
          <w:rtl/>
          <w:rPrChange w:id="9163" w:author="עריכה מהאתר" w:date="2026-10-19T06:44:48Z">
            <w:rPr>
              <w:rStyle w:val="27"/>
              <w:rFonts w:hint="cs"/>
              <w:rtl/>
            </w:rPr>
          </w:rPrChange>
        </w:rPr>
        <w:t xml:space="preserve"> </w:t>
      </w:r>
      <w:r>
        <w:rPr>
          <w:rFonts w:hint="cs"/>
          <w:rtl/>
          <w:rPrChange w:id="9168" w:author="עריכה מהאתר" w:date="2026-10-19T06:44:48Z">
            <w:rPr>
              <w:rStyle w:val="27"/>
              <w:rFonts w:hint="cs"/>
              <w:rtl/>
            </w:rPr>
          </w:rPrChange>
        </w:rPr>
        <w:t xml:space="preserve">מ</w:t>
      </w:r>
      <w:r>
        <w:rPr>
          <w:rFonts w:hint="cs"/>
          <w:rtl/>
          <w:rPrChange w:id="9169" w:author="עריכה מהאתר" w:date="2026-10-19T06:44:48Z">
            <w:rPr>
              <w:rStyle w:val="27"/>
              <w:rFonts w:hint="cs"/>
              <w:rtl/>
            </w:rPr>
          </w:rPrChange>
        </w:rPr>
        <w:t xml:space="preserve">ר</w:t>
      </w:r>
      <w:r>
        <w:rPr>
          <w:rFonts w:hint="cs"/>
          <w:rtl/>
          <w:rPrChange w:id="9170" w:author="עריכה מהאתר" w:date="2026-10-19T06:44:48Z">
            <w:rPr>
              <w:rStyle w:val="27"/>
              <w:rFonts w:hint="cs"/>
              <w:rtl/>
            </w:rPr>
          </w:rPrChange>
        </w:rPr>
        <w:t xml:space="preserve">י"ו</w:t>
      </w:r>
      <w:r>
        <w:rPr>
          <w:rtl/>
        </w:rPr>
        <w:t xml:space="preserve">: מחלוקת בשבדק ולא </w:t>
      </w:r>
      <w:ins w:id="90223" w:author="קלוד - ניסוח" w:date="2026-10-13T16:46:40Z">
        <w:r>
          <w:rPr>
            <w:rtl/>
          </w:rPr>
          <w:t xml:space="preserve">מצא</w:t>
        </w:r>
      </w:ins>
      <w:del w:id="90224" w:author="קלוד - ניסוח" w:date="2026-10-13T16:46:40Z">
        <w:r>
          <w:rPr>
            <w:rtl/>
          </w:rPr>
          <w:delText xml:space="preserve">מצא,</w:delText>
        </w:r>
      </w:del>
      <w:r>
        <w:rPr>
          <w:rtl/>
        </w:rPr>
        <w:t xml:space="preserve"> </w:t>
      </w:r>
      <w:ins w:id="90221" w:author="קלוד - ניסוח" w:date="2026-10-13T16:46:40Z">
        <w:r>
          <w:rPr>
            <w:rStyle w:val="affffd"/>
            <w:rtl/>
          </w:rPr>
          <w:t xml:space="preserve">בעל</w:t>
        </w:r>
      </w:ins>
      <w:del w:id="90222" w:author="קלוד - ניסוח" w:date="2026-10-13T16:46:40Z">
        <w:r>
          <w:rPr>
            <w:rtl/>
          </w:rPr>
          <w:delText xml:space="preserve">ופלגי</w:delText>
        </w:r>
      </w:del>
      <w:r>
        <w:rPr>
          <w:rtl/>
        </w:rPr>
        <w:t xml:space="preserve"> </w:t>
      </w:r>
      <w:ins w:id="90219" w:author="קלוד - ניסוח" w:date="2026-10-13T16:46:40Z">
        <w:r>
          <w:rPr>
            <w:rStyle w:val="affffd"/>
            <w:rtl/>
          </w:rPr>
          <w:t xml:space="preserve">מום</w:t>
        </w:r>
        <w:r>
          <w:rPr>
            <w:rtl/>
          </w:rPr>
          <w:t xml:space="preserve">,</w:t>
        </w:r>
      </w:ins>
      <w:del w:id="90220" w:author="קלוד - ניסוח" w:date="2026-10-13T16:46:40Z">
        <w:r>
          <w:rPr>
            <w:rtl/>
          </w:rPr>
          <w:delText xml:space="preserve">במחלוקת</w:delText>
        </w:r>
      </w:del>
      <w:r>
        <w:rPr>
          <w:rtl/>
        </w:rPr>
        <w:t xml:space="preserve"> </w:t>
      </w:r>
      <w:ins w:id="90217" w:author="קלוד - ניסוח" w:date="2026-10-13T16:46:40Z">
        <w:r>
          <w:rPr>
            <w:rStyle w:val="27"/>
            <w:rtl/>
          </w:rPr>
          <w:t xml:space="preserve">ונחלקו כמחלוקת ר"מ</w:t>
        </w:r>
      </w:ins>
      <w:del w:id="90218" w:author="קלוד - ניסוח" w:date="2026-10-13T16:46:40Z">
        <w:r>
          <w:rPr>
            <w:rStyle w:val="27"/>
            <w:rtl/>
          </w:rPr>
          <w:delText xml:space="preserve">דר"מ</w:delText>
        </w:r>
      </w:del>
      <w:r>
        <w:rPr>
          <w:rtl/>
        </w:rPr>
        <w:t xml:space="preserve"> ורבנן, </w:t>
      </w:r>
      <w:ins w:id="90215" w:author="קלוד - ניסוח" w:date="2026-10-13T16:46:40Z">
        <w:r>
          <w:rPr>
            <w:rStyle w:val="27"/>
            <w:rtl/>
            <w:rPrChange w:id="9167" w:author="עריכה מהאתר" w:date="2026-10-19T06:44:48Z">
              <w:rPr>
                <w:rStyle w:val="27"/>
                <w:rtl/>
              </w:rPr>
            </w:rPrChange>
          </w:rPr>
          <w:t xml:space="preserve">דר"מ:</w:t>
        </w:r>
      </w:ins>
      <w:del w:id="90216" w:author="קלוד - ניסוח" w:date="2026-10-13T16:46:40Z">
        <w:r>
          <w:rPr>
            <w:rtl/>
          </w:rPr>
          <w:delText xml:space="preserve">דתנן</w:delText>
        </w:r>
        <w:r w:rsidR="00F63065">
          <w:rPr>
            <w:rtl/>
          </w:rPr>
          <w:delText xml:space="preserve"> שהיה </w:delText>
        </w:r>
        <w:r w:rsidR="00F63065">
          <w:rPr>
            <w:rStyle w:val="27"/>
            <w:rtl/>
          </w:rPr>
          <w:delText xml:space="preserve">ר"מ</w:delText>
        </w:r>
        <w:r w:rsidR="00F63065">
          <w:rPr>
            <w:rtl/>
          </w:rPr>
          <w:delText xml:space="preserve"> </w:delText>
        </w:r>
        <w:r w:rsidR="00754779">
          <w:rPr>
            <w:rtl/>
          </w:rPr>
          <w:delText xml:space="preserve">אומר:</w:delText>
        </w:r>
      </w:del>
      <w:r w:rsidR="00754779">
        <w:rPr>
          <w:rtl/>
        </w:rPr>
        <w:t xml:space="preserve"> כל </w:t>
      </w:r>
      <w:ins w:id="90213" w:author="קלוד - ניסוח" w:date="2026-10-13T16:46:40Z">
        <w:r>
          <w:rPr>
            <w:rtl/>
          </w:rPr>
          <w:t xml:space="preserve">שבחזקת</w:t>
        </w:r>
      </w:ins>
      <w:del w:id="90214" w:author="קלוד - ניסוח" w:date="2026-10-13T16:46:40Z">
        <w:r w:rsidR="00754779">
          <w:rPr>
            <w:rtl/>
          </w:rPr>
          <w:delText xml:space="preserve">דבר שהיה בחזקת</w:delText>
        </w:r>
      </w:del>
      <w:r w:rsidR="00754779">
        <w:rPr>
          <w:rtl/>
        </w:rPr>
        <w:t xml:space="preserve"> טומאה </w:t>
      </w:r>
      <w:ins w:id="90211" w:author="קלוד - ניסוח" w:date="2026-10-13T16:46:40Z">
        <w:r>
          <w:rPr>
            <w:rtl/>
          </w:rPr>
          <w:t xml:space="preserve">-</w:t>
        </w:r>
      </w:ins>
      <w:del w:id="90212" w:author="קלוד - ניסוח" w:date="2026-10-13T16:46:40Z">
        <w:r w:rsidR="00F63065">
          <w:rPr>
            <w:rtl/>
          </w:rPr>
          <w:delText xml:space="preserve">לעולם הוא</w:delText>
        </w:r>
      </w:del>
      <w:r w:rsidR="00F63065">
        <w:rPr>
          <w:rtl/>
        </w:rPr>
        <w:t xml:space="preserve"> בטומאתו עד </w:t>
      </w:r>
      <w:ins w:id="90209" w:author="קלוד - ניסוח" w:date="2026-10-13T16:46:40Z">
        <w:r>
          <w:rPr>
            <w:rtl/>
          </w:rPr>
          <w:t xml:space="preserve">שתיוודע</w:t>
        </w:r>
      </w:ins>
      <w:del w:id="90210" w:author="קלוד - ניסוח" w:date="2026-10-13T16:46:40Z">
        <w:r w:rsidR="00F63065">
          <w:rPr>
            <w:rtl/>
          </w:rPr>
          <w:delText xml:space="preserve">שיתוודע</w:delText>
        </w:r>
      </w:del>
      <w:r w:rsidR="00F63065">
        <w:rPr>
          <w:rtl/>
        </w:rPr>
        <w:t xml:space="preserve"> </w:t>
      </w:r>
      <w:ins w:id="90207" w:author="קלוד - ניסוח" w:date="2026-10-13T16:46:40Z">
        <w:r>
          <w:rPr>
            <w:rtl/>
          </w:rPr>
          <w:t xml:space="preserve">הטומאה,</w:t>
        </w:r>
      </w:ins>
      <w:del w:id="90208" w:author="קלוד - ניסוח" w:date="2026-10-13T16:46:40Z">
        <w:r w:rsidR="00F63065">
          <w:rPr>
            <w:rtl/>
          </w:rPr>
          <w:delText xml:space="preserve">הטומאה, </w:delText>
        </w:r>
      </w:del>
    </w:p>
    <w:p w14:paraId="67DA808A" w14:textId="0C5B26A0" w:rsidR="006542AA" w:rsidRDefault="00000000">
      <w:pPr>
        <w:pStyle w:val="36"/>
        <w:framePr w:wrap="notBeside"/>
      </w:pPr>
      <w:r>
        <w:t>וחכ"א:</w:t>
      </w:r>
    </w:p>
    <w:p w14:paraId="44822319" w14:textId="1FE5874B" w:rsidR="00B874E6" w:rsidRDefault="00F63065" w:rsidP="00754779">
      <w:pPr>
        <w:rPr>
          <w:rtl/>
        </w:rPr>
      </w:pPr>
      <w:r>
        <w:rPr>
          <w:rtl/>
        </w:rPr>
        <w:t>חופר עד שמגיע לסלע או לבתולה</w:t>
      </w:r>
      <w:r w:rsidR="0057284B">
        <w:rPr>
          <w:rtl/>
        </w:rPr>
        <w:t>.</w:t>
      </w:r>
    </w:p>
    <w:p w14:paraId="5F2860CC" w14:textId="2D505262" w:rsidR="006542AA" w:rsidRDefault="00000000">
      <w:pPr>
        <w:pStyle w:val="36"/>
        <w:framePr w:wrap="notBeside"/>
      </w:pPr>
      <w:ins w:id="90231" w:author="קלוד - ניסוח" w:date="2026-10-13T16:46:40Z">
        <w:r>
          <w:t xml:space="preserve">ר'</w:t>
        </w:r>
      </w:ins>
      <w:del w:id="90232" w:author="קלוד - ניסוח" w:date="2026-10-13T16:46:40Z">
        <w:r>
          <w:delText xml:space="preserve">ר"א</w:delText>
        </w:r>
      </w:del>
      <w:r>
        <w:t xml:space="preserve"> </w:t>
      </w:r>
      <w:ins w:id="90229" w:author="קלוד - ניסוח" w:date="2026-10-13T16:46:40Z">
        <w:r>
          <w:t xml:space="preserve">אסי מרי"ו:</w:t>
        </w:r>
      </w:ins>
      <w:del w:id="90230" w:author="קלוד - ניסוח" w:date="2026-10-13T16:46:40Z">
        <w:r>
          <w:delText xml:space="preserve">ארי"ו</w:delText>
        </w:r>
        <w:r w:rsidR="00754779">
          <w:delText xml:space="preserve">:</w:delText>
        </w:r>
      </w:del>
    </w:p>
    <w:p w14:paraId="2B1654DE" w14:textId="7D75370A" w:rsidR="00754779" w:rsidRDefault="00754779" w:rsidP="00754779">
      <w:pPr>
        <w:pStyle w:val="afffff1"/>
        <w:rPr>
          <w:rtl/>
        </w:rPr>
        <w:pPrChange w:id="9170" w:author="עריכה מהאתר" w:date="2026-10-13T14:34:36Z">
          <w:pPr>
            <w:rPr>
              <w:rtl/>
            </w:rPr>
          </w:pPr>
        </w:pPrChange>
      </w:pPr>
      <w:r>
        <w:rPr>
          <w:rtl/>
        </w:rPr>
        <w:t xml:space="preserve">מחלוקת כשבדק ומצא, </w:t>
      </w:r>
    </w:p>
    <w:p w14:paraId="12C28B90" w14:textId="77777777" w:rsidR="006542AA" w:rsidRDefault="00000000">
      <w:pPr>
        <w:pStyle w:val="36"/>
        <w:framePr w:wrap="notBeside"/>
      </w:pPr>
      <w:r>
        <w:t>וחלקו</w:t>
      </w:r>
    </w:p>
    <w:p w14:paraId="4C70CEA8" w14:textId="530125BA" w:rsidR="006E2A81" w:rsidRDefault="00754779" w:rsidP="00754779">
      <w:pPr>
        <w:rPr>
          <w:rtl/>
        </w:rPr>
      </w:pPr>
      <w:r>
        <w:rPr>
          <w:rtl/>
        </w:rPr>
        <w:t>במחלוקת</w:t>
      </w:r>
      <w:r w:rsidR="00F63065">
        <w:rPr>
          <w:rtl/>
        </w:rPr>
        <w:t xml:space="preserve"> </w:t>
      </w:r>
      <w:r w:rsidR="00F63065">
        <w:rPr>
          <w:rStyle w:val="27"/>
          <w:rtl/>
        </w:rPr>
        <w:t>דרבי</w:t>
      </w:r>
      <w:r w:rsidR="00F63065">
        <w:rPr>
          <w:rtl/>
        </w:rPr>
        <w:t xml:space="preserve"> </w:t>
      </w:r>
      <w:ins w:id="90237" w:author="קלוד - ניסוח" w:date="2026-10-13T16:46:40Z">
        <w:r>
          <w:rPr>
            <w:rStyle w:val="27"/>
            <w:rtl/>
          </w:rPr>
          <w:t xml:space="preserve">ורשב"ג,</w:t>
        </w:r>
      </w:ins>
      <w:del w:id="90238" w:author="קלוד - ניסוח" w:date="2026-10-13T16:46:40Z">
        <w:r w:rsidR="00F63065">
          <w:rPr>
            <w:rStyle w:val="27"/>
            <w:rtl/>
          </w:rPr>
          <w:delText xml:space="preserve">ור</w:delText>
        </w:r>
        <w:r w:rsidR="00C7790B">
          <w:rPr>
            <w:rStyle w:val="27"/>
            <w:rFonts w:hint="cs"/>
            <w:rtl/>
          </w:rPr>
          <w:delText xml:space="preserve">ש</w:delText>
        </w:r>
        <w:r>
          <w:rPr>
            <w:rStyle w:val="27"/>
            <w:rFonts w:hint="cs"/>
            <w:rtl/>
          </w:rPr>
          <w:delText xml:space="preserve">ב"ג</w:delText>
        </w:r>
      </w:del>
      <w:r w:rsidR="00C7790B">
        <w:rPr>
          <w:rFonts w:hint="cs"/>
          <w:rtl/>
        </w:rPr>
        <w:t xml:space="preserve"> </w:t>
      </w:r>
      <w:ins w:id="90235" w:author="קלוד - ניסוח" w:date="2026-10-13T16:46:40Z">
        <w:r>
          <w:rPr>
            <w:rStyle w:val="27"/>
            <w:rtl/>
            <w:rPrChange w:id="9171" w:author="עריכה מהאתר" w:date="2026-10-19T06:44:48Z">
              <w:rPr>
                <w:rStyle w:val="27"/>
                <w:rtl/>
              </w:rPr>
            </w:rPrChange>
          </w:rPr>
          <w:t xml:space="preserve">דתניא:</w:t>
        </w:r>
      </w:ins>
      <w:del w:id="90236" w:author="קלוד - ניסוח" w:date="2026-10-13T16:46:40Z">
        <w:r w:rsidR="00F63065">
          <w:rPr>
            <w:rtl/>
          </w:rPr>
          <w:delText xml:space="preserve">דתני</w:delText>
        </w:r>
        <w:r>
          <w:rPr>
            <w:rtl/>
          </w:rPr>
          <w:delText xml:space="preserve">א</w:delText>
        </w:r>
      </w:del>
      <w:r>
        <w:rPr>
          <w:rtl/>
        </w:rPr>
        <w:t xml:space="preserve"> שדה שאבד בה קבר, נכנס בתוכה</w:t>
      </w:r>
      <w:ins w:id="90233" w:author="קלוד - ניסוח" w:date="2026-10-13T16:46:40Z">
        <w:r>
          <w:rPr>
            <w:rtl/>
          </w:rPr>
          <w:t xml:space="preserve"> - טמא,</w:t>
        </w:r>
      </w:ins>
      <w:del w:id="90234" w:author="קלוד - ניסוח" w:date="2026-10-13T16:46:40Z">
        <w:r>
          <w:rPr>
            <w:rtl/>
          </w:rPr>
          <w:delText xml:space="preserve"> </w:delText>
        </w:r>
        <w:r w:rsidR="00F63065">
          <w:rPr>
            <w:rtl/>
          </w:rPr>
          <w:delText xml:space="preserve">טמא</w:delText>
        </w:r>
        <w:r>
          <w:rPr>
            <w:rtl/>
          </w:rPr>
          <w:delText xml:space="preserve">,</w:delText>
        </w:r>
        <w:r w:rsidR="00D07980">
          <w:rPr>
            <w:rFonts w:hint="cs"/>
            <w:rtl/>
          </w:rPr>
          <w:delText xml:space="preserve"> </w:delText>
        </w:r>
      </w:del>
    </w:p>
    <w:p w14:paraId="1EB4D77A" w14:textId="6E11216A" w:rsidR="00D07980" w:rsidRDefault="006E2A81" w:rsidP="00754779">
      <w:pPr>
        <w:rPr>
          <w:rtl/>
        </w:rPr>
      </w:pPr>
      <w:r>
        <w:rPr>
          <w:rtl/>
        </w:rPr>
        <w:tab/>
      </w:r>
      <w:r>
        <w:rPr>
          <w:rtl/>
        </w:rPr>
        <w:tab/>
      </w:r>
      <w:r>
        <w:rPr>
          <w:rtl/>
        </w:rPr>
        <w:tab/>
      </w:r>
      <w:r>
        <w:rPr>
          <w:rtl/>
        </w:rPr>
        <w:tab/>
      </w:r>
      <w:r>
        <w:rPr>
          <w:rtl/>
        </w:rPr>
        <w:tab/>
      </w:r>
      <w:r>
        <w:rPr>
          <w:rtl/>
        </w:rPr>
        <w:tab/>
      </w:r>
      <w:r w:rsidR="00F63065">
        <w:rPr>
          <w:rtl/>
        </w:rPr>
        <w:t xml:space="preserve">נמצא בתוכה קבר, נכנס לתוכה - טהור, </w:t>
      </w:r>
    </w:p>
    <w:p w14:paraId="1ABB31FF" w14:textId="77777777" w:rsidR="00C7790B" w:rsidRDefault="00F63065" w:rsidP="006E2A81">
      <w:pPr>
        <w:rPr>
          <w:rtl/>
        </w:rPr>
      </w:pPr>
      <w:ins w:id="90245" w:author="קלוד - ניסוח" w:date="2026-10-13T16:46:40Z">
        <w:r>
          <w:rPr>
            <w:rtl/>
          </w:rPr>
          <w:t xml:space="preserve">לרבי: שאני</w:t>
        </w:r>
      </w:ins>
      <w:del w:id="90246" w:author="קלוד - ניסוח" w:date="2026-10-13T16:46:40Z">
        <w:r>
          <w:rPr>
            <w:rtl/>
          </w:rPr>
          <w:delText xml:space="preserve">שאני</w:delText>
        </w:r>
      </w:del>
      <w:r>
        <w:rPr>
          <w:rtl/>
        </w:rPr>
        <w:t xml:space="preserve"> </w:t>
      </w:r>
      <w:ins w:id="90243" w:author="קלוד - ניסוח" w:date="2026-10-13T16:46:40Z">
        <w:r>
          <w:rPr>
            <w:rtl/>
          </w:rPr>
          <w:t xml:space="preserve">אומר</w:t>
        </w:r>
      </w:ins>
      <w:del w:id="90244" w:author="קלוד - ניסוח" w:date="2026-10-13T16:46:40Z">
        <w:r>
          <w:rPr>
            <w:rtl/>
          </w:rPr>
          <w:delText xml:space="preserve">אומר: </w:delText>
        </w:r>
        <w:r w:rsidR="006E2A81">
          <w:rPr>
            <w:rStyle w:val="27"/>
            <w:rFonts w:hint="cs"/>
            <w:rtl/>
          </w:rPr>
          <w:delText xml:space="preserve">לרבי</w:delText>
        </w:r>
        <w:r w:rsidR="006E2A81">
          <w:rPr>
            <w:rFonts w:hint="cs"/>
            <w:rtl/>
          </w:rPr>
          <w:delText xml:space="preserve">:</w:delText>
        </w:r>
      </w:del>
      <w:r w:rsidR="006E2A81">
        <w:rPr>
          <w:rFonts w:hint="cs"/>
          <w:rtl/>
        </w:rPr>
        <w:t xml:space="preserve"> </w:t>
      </w:r>
      <w:r>
        <w:rPr>
          <w:rtl/>
        </w:rPr>
        <w:t xml:space="preserve">הוא קבר שאבד</w:t>
      </w:r>
      <w:ins w:id="90241" w:author="קלוד - ניסוח" w:date="2026-10-13T16:46:40Z">
        <w:r>
          <w:rPr>
            <w:rtl/>
          </w:rPr>
          <w:t xml:space="preserve"> </w:t>
        </w:r>
      </w:ins>
      <w:del w:id="90242" w:author="קלוד - ניסוח" w:date="2026-10-13T16:46:40Z">
        <w:r>
          <w:rPr>
            <w:rtl/>
          </w:rPr>
          <w:delText xml:space="preserve"> - </w:delText>
        </w:r>
      </w:del>
      <w:r>
        <w:rPr>
          <w:rtl/>
        </w:rPr>
        <w:t xml:space="preserve">הוא קבר </w:t>
      </w:r>
      <w:ins w:id="90239" w:author="קלוד - ניסוח" w:date="2026-10-13T16:46:40Z">
        <w:r>
          <w:rPr>
            <w:rtl/>
          </w:rPr>
          <w:t xml:space="preserve">שנמצא,</w:t>
        </w:r>
      </w:ins>
      <w:del w:id="90240" w:author="קלוד - ניסוח" w:date="2026-10-13T16:46:40Z">
        <w:r>
          <w:rPr>
            <w:rtl/>
          </w:rPr>
          <w:delText xml:space="preserve">שנמצא, </w:delText>
        </w:r>
      </w:del>
    </w:p>
    <w:p w14:paraId="1A79D2D7" w14:textId="3A703F10" w:rsidR="006542AA" w:rsidRDefault="00000000">
      <w:pPr>
        <w:pStyle w:val="36"/>
        <w:framePr w:wrap="notBeside"/>
      </w:pPr>
      <w:r>
        <w:tab/>
      </w:r>
      <w:r>
        <w:tab/>
        <w:t>רשב"ג</w:t>
      </w:r>
      <w:r w:rsidR="00F63065">
        <w:t>:</w:t>
      </w:r>
    </w:p>
    <w:p w14:paraId="4E9A355B" w14:textId="7F300D12" w:rsidR="00B874E6" w:rsidRDefault="00F63065" w:rsidP="006E2A81">
      <w:pPr>
        <w:rPr>
          <w:rtl/>
        </w:rPr>
      </w:pPr>
      <w:r>
        <w:rPr>
          <w:rtl/>
        </w:rPr>
        <w:t>תיבדק כל השדה כולה</w:t>
      </w:r>
      <w:r w:rsidR="0057284B">
        <w:rPr>
          <w:rtl/>
        </w:rPr>
        <w:t>.</w:t>
      </w:r>
    </w:p>
    <w:p>
      <w:pPr>
        <w:pStyle w:val="36"/>
        <w:rPr>
          <w:ins w:id="90009" w:author="קלוד - סמנטי" w:date="2026-10-13T16:46:38Z"/>
        </w:rPr>
      </w:pPr>
      <w:r>
        <w:t>ור' אסי</w:t>
      </w:r>
    </w:p>
    <w:p w14:paraId="0CFDC731" w14:textId="4A96ECA2" w:rsidR="00D07980" w:rsidRDefault="00F63065" w:rsidP="006E2A81">
      <w:pPr>
        <w:pStyle w:val="afffff1"/>
        <w:rPr>
          <w:rtl/>
        </w:rPr>
        <w:pPrChange w:id="90008" w:author="קלוד - סמנטי" w:date="2026-10-13T16:46:38Z">
          <w:pPr/>
        </w:pPrChange>
      </w:pPr>
      <w:del w:id="90010" w:author="קלוד - סמנטי" w:date="2026-10-13T16:46:38Z">
        <w:r>
          <w:rPr>
            <w:rtl/>
          </w:rPr>
          <w:delText xml:space="preserve"> </w:delText>
        </w:r>
      </w:del>
      <w:r>
        <w:rPr>
          <w:rtl/>
        </w:rPr>
        <w:t xml:space="preserve">לא</w:t>
      </w:r>
      <w:r>
        <w:rPr>
          <w:rtl/>
        </w:rPr>
        <w:t xml:space="preserve"> </w:t>
      </w:r>
      <w:r>
        <w:rPr>
          <w:rtl/>
        </w:rPr>
        <w:t xml:space="preserve">אמר</w:t>
      </w:r>
      <w:r>
        <w:rPr>
          <w:rtl/>
        </w:rPr>
        <w:t xml:space="preserve"> </w:t>
      </w:r>
      <w:ins w:id="90251" w:author="קלוד - ניסוח" w:date="2026-10-13T16:46:40Z">
        <w:r>
          <w:rPr>
            <w:rStyle w:val="27"/>
            <w:rtl/>
          </w:rPr>
          <w:t xml:space="preserve">כרחב"א,</w:t>
        </w:r>
      </w:ins>
      <w:del w:id="90252" w:author="קלוד - ניסוח" w:date="2026-10-13T16:46:40Z">
        <w:r>
          <w:rPr>
            <w:rStyle w:val="27"/>
            <w:rtl/>
          </w:rPr>
          <w:delText xml:space="preserve">כר</w:delText>
        </w:r>
        <w:r w:rsidR="00D07980">
          <w:rPr>
            <w:rStyle w:val="27"/>
            <w:rFonts w:hint="cs"/>
            <w:rtl/>
          </w:rPr>
          <w:delText xml:space="preserve">ח</w:delText>
        </w:r>
        <w:r>
          <w:rPr>
            <w:rStyle w:val="27"/>
            <w:rFonts w:hint="cs"/>
            <w:rtl/>
          </w:rPr>
          <w:delText xml:space="preserve">ב"א</w:delText>
        </w:r>
      </w:del>
      <w:r w:rsidR="006E2A81">
        <w:rPr>
          <w:rFonts w:hint="cs"/>
          <w:rtl/>
        </w:rPr>
        <w:t xml:space="preserve"> ד</w:t>
      </w:r>
      <w:r>
        <w:rPr>
          <w:rtl/>
        </w:rPr>
        <w:t xml:space="preserve">בשלמא </w:t>
      </w:r>
      <w:ins w:id="90249" w:author="קלוד - ניסוח" w:date="2026-10-13T16:46:40Z">
        <w:r>
          <w:rPr>
            <w:rtl/>
          </w:rPr>
          <w:t xml:space="preserve">בטומאה</w:t>
        </w:r>
      </w:ins>
      <w:del w:id="90250" w:author="קלוד - ניסוח" w:date="2026-10-13T16:46:40Z">
        <w:r>
          <w:rPr>
            <w:rtl/>
          </w:rPr>
          <w:delText xml:space="preserve">גבי טומאה</w:delText>
        </w:r>
      </w:del>
      <w:r>
        <w:rPr>
          <w:rtl/>
        </w:rPr>
        <w:t xml:space="preserve"> - אמור בא עורב ונטלה, בא עכבר </w:t>
      </w:r>
      <w:ins w:id="90247" w:author="קלוד - ניסוח" w:date="2026-10-13T16:46:40Z">
        <w:r>
          <w:rPr>
            <w:rtl/>
          </w:rPr>
          <w:t xml:space="preserve">ונטלה,</w:t>
        </w:r>
      </w:ins>
      <w:del w:id="90248" w:author="קלוד - ניסוח" w:date="2026-10-13T16:46:40Z">
        <w:r>
          <w:rPr>
            <w:rtl/>
          </w:rPr>
          <w:delText xml:space="preserve">ונטלה, </w:delText>
        </w:r>
      </w:del>
    </w:p>
    <w:p>
      <w:pPr>
        <w:pStyle w:val="36"/>
        <w:rPr>
          <w:ins w:id="90011" w:author="קלוד - סמנטי" w:date="2026-10-13T16:46:38Z"/>
        </w:rPr>
      </w:pPr>
      <w:r>
        <w:lastRenderedPageBreak/>
        <w:tab/>
      </w:r>
      <w:r>
        <w:tab/>
      </w:r>
      <w:r>
        <w:tab/>
      </w:r>
      <w:r>
        <w:tab/>
      </w:r>
      <w:r w:rsidR="00F63065">
        <w:t>א</w:t>
      </w:r>
      <w:r>
        <w:t>ב</w:t>
      </w:r>
      <w:r>
        <w:t>ל</w:t>
      </w:r>
    </w:p>
    <w:p w14:paraId="7ECF6230" w14:textId="6CB472D9" w:rsidR="00DF3782" w:rsidRDefault="006E2A81" w:rsidP="00DF3782">
      <w:pPr>
        <w:rPr>
          <w:rtl/>
        </w:rPr>
      </w:pPr>
      <w:del w:id="90012" w:author="קלוד - סמנטי" w:date="2026-10-13T16:46:38Z">
        <w:r w:rsidR="00F63065">
          <w:rPr>
            <w:rtl/>
          </w:rPr>
          <w:delText xml:space="preserve"> </w:delText>
        </w:r>
      </w:del>
      <w:ins w:id="90257" w:author="קלוד - ניסוח" w:date="2026-10-13T16:46:40Z">
        <w:r>
          <w:rPr>
            <w:rtl/>
          </w:rPr>
          <w:t xml:space="preserve">בעל</w:t>
        </w:r>
      </w:ins>
      <w:del w:id="90258" w:author="קלוד - ניסוח" w:date="2026-10-13T16:46:40Z">
        <w:r>
          <w:rPr>
            <w:rtl/>
          </w:rPr>
          <w:delText xml:space="preserve">כאן</w:delText>
        </w:r>
        <w:r w:rsidR="00F63065">
          <w:rPr>
            <w:rtl/>
          </w:rPr>
          <w:delText xml:space="preserve"> - בעל</w:delText>
        </w:r>
      </w:del>
      <w:r w:rsidR="00F63065">
        <w:rPr>
          <w:rtl/>
        </w:rPr>
        <w:t xml:space="preserve"> מום </w:t>
      </w:r>
      <w:ins w:id="90255" w:author="קלוד - ניסוח" w:date="2026-10-13T16:46:40Z">
        <w:r>
          <w:rPr>
            <w:rtl/>
          </w:rPr>
          <w:t xml:space="preserve">להיכן</w:t>
        </w:r>
      </w:ins>
      <w:del w:id="90256" w:author="קלוד - ניסוח" w:date="2026-10-13T16:46:40Z">
        <w:r>
          <w:rPr>
            <w:rtl/>
          </w:rPr>
          <w:delText xml:space="preserve">למקום</w:delText>
        </w:r>
      </w:del>
      <w:r w:rsidR="00F63065">
        <w:rPr>
          <w:rtl/>
        </w:rPr>
        <w:t xml:space="preserve"> </w:t>
      </w:r>
      <w:ins w:id="90253" w:author="קלוד - ניסוח" w:date="2026-10-13T16:46:40Z">
        <w:r>
          <w:rPr>
            <w:rtl/>
          </w:rPr>
          <w:t xml:space="preserve">הלך?</w:t>
        </w:r>
      </w:ins>
      <w:del w:id="90254" w:author="קלוד - ניסוח" w:date="2026-10-13T16:46:40Z">
        <w:r w:rsidR="00F63065">
          <w:rPr>
            <w:rtl/>
          </w:rPr>
          <w:delText xml:space="preserve">אזיל </w:delText>
        </w:r>
      </w:del>
    </w:p>
    <w:p w14:paraId="74F6BEE6" w14:textId="77777777" w:rsidR="006542AA" w:rsidRDefault="00000000">
      <w:pPr>
        <w:pStyle w:val="36"/>
        <w:framePr w:wrap="notBeside"/>
      </w:pPr>
      <w:r>
        <w:t>ואידך</w:t>
      </w:r>
    </w:p>
    <w:p w14:paraId="39067A50" w14:textId="61A6ED02" w:rsidR="00B874E6" w:rsidRDefault="00F63065" w:rsidP="00DF3782">
      <w:pPr>
        <w:rPr>
          <w:rtl/>
        </w:rPr>
      </w:pPr>
      <w:ins w:id="90263" w:author="קלוד - ניסוח" w:date="2026-10-13T16:46:40Z">
        <w:r>
          <w:rPr>
            <w:rtl/>
          </w:rPr>
          <w:t xml:space="preserve">- אמור</w:t>
        </w:r>
      </w:ins>
      <w:del w:id="90264" w:author="קלוד - ניסוח" w:date="2026-10-13T16:46:40Z">
        <w:r>
          <w:rPr>
            <w:rtl/>
          </w:rPr>
          <w:delText xml:space="preserve">-</w:delText>
        </w:r>
      </w:del>
      <w:r>
        <w:rPr>
          <w:rtl/>
        </w:rPr>
        <w:t xml:space="preserve"> </w:t>
      </w:r>
      <w:r w:rsidR="00DF3782">
        <w:rPr>
          <w:rtl/>
        </w:rPr>
        <w:t xml:space="preserve">מום עובר </w:t>
      </w:r>
      <w:ins w:id="90261" w:author="קלוד - ניסוח" w:date="2026-10-13T16:46:40Z">
        <w:r>
          <w:rPr>
            <w:rtl/>
          </w:rPr>
          <w:t xml:space="preserve">היה</w:t>
        </w:r>
      </w:ins>
      <w:del w:id="90262" w:author="קלוד - ניסוח" w:date="2026-10-13T16:46:40Z">
        <w:r w:rsidR="00DF3782">
          <w:rPr>
            <w:rtl/>
          </w:rPr>
          <w:delText xml:space="preserve">ה</w:delText>
        </w:r>
        <w:r w:rsidR="00DF3782">
          <w:rPr>
            <w:rFonts w:hint="cs"/>
            <w:rtl/>
          </w:rPr>
          <w:delText xml:space="preserve">ע</w:delText>
        </w:r>
        <w:r>
          <w:rPr>
            <w:rtl/>
          </w:rPr>
          <w:delText xml:space="preserve">ה</w:delText>
        </w:r>
      </w:del>
      <w:r>
        <w:rPr>
          <w:rtl/>
        </w:rPr>
        <w:t xml:space="preserve"> </w:t>
      </w:r>
      <w:ins w:id="90259" w:author="קלוד - ניסוח" w:date="2026-10-13T16:46:40Z">
        <w:r>
          <w:rPr>
            <w:rtl/>
          </w:rPr>
          <w:t xml:space="preserve">ונרפא.</w:t>
        </w:r>
      </w:ins>
      <w:del w:id="90260" w:author="קלוד - ניסוח" w:date="2026-10-13T16:46:40Z">
        <w:r>
          <w:rPr>
            <w:rtl/>
          </w:rPr>
          <w:delText xml:space="preserve">ו</w:delText>
        </w:r>
        <w:r w:rsidR="00DF3782">
          <w:rPr>
            <w:rFonts w:hint="cs"/>
            <w:rtl/>
          </w:rPr>
          <w:delText xml:space="preserve">נרפא</w:delText>
        </w:r>
      </w:del>
    </w:p>
    <w:p>
      <w:pPr>
        <w:pStyle w:val="36"/>
        <w:rPr>
          <w:ins w:id="90014" w:author="קלוד - סמנטי" w:date="2026-10-13T16:46:38Z"/>
        </w:rPr>
      </w:pPr>
      <w:r w:rsidRPr="006E2A81">
        <w:t>ור</w:t>
      </w:r>
      <w:r w:rsidR="00D07980" w:rsidRPr="006E2A81">
        <w:t>ח</w:t>
      </w:r>
      <w:r>
        <w:t>ב"א</w:t>
      </w:r>
    </w:p>
    <w:p w14:paraId="488F132C" w14:textId="408D794D" w:rsidR="00D07980" w:rsidRDefault="00F63065" w:rsidP="006E2A81">
      <w:pPr>
        <w:pStyle w:val="afffff1"/>
        <w:rPr>
          <w:rtl/>
        </w:rPr>
        <w:pPrChange w:id="90013" w:author="קלוד - סמנטי" w:date="2026-10-13T16:46:38Z">
          <w:pPr/>
        </w:pPrChange>
      </w:pPr>
      <w:del w:id="90015" w:author="קלוד - סמנטי" w:date="2026-10-13T16:46:38Z">
        <w:r w:rsidR="00D07980">
          <w:rPr>
            <w:rFonts w:hint="cs"/>
            <w:rtl/>
          </w:rPr>
          <w:delText xml:space="preserve"> </w:delText>
        </w:r>
      </w:del>
      <w:r w:rsidR="00D07980">
        <w:rPr>
          <w:rFonts w:hint="cs"/>
          <w:rtl/>
        </w:rPr>
        <w:t xml:space="preserve">לא</w:t>
      </w:r>
      <w:r w:rsidR="00D07980">
        <w:rPr>
          <w:rFonts w:hint="cs"/>
          <w:rtl/>
        </w:rPr>
        <w:t xml:space="preserve"> </w:t>
      </w:r>
      <w:r w:rsidR="00D07980">
        <w:rPr>
          <w:rFonts w:hint="cs"/>
          <w:rtl/>
        </w:rPr>
        <w:t xml:space="preserve">אמר</w:t>
      </w:r>
      <w:r w:rsidR="00D07980">
        <w:rPr>
          <w:rFonts w:hint="cs"/>
          <w:rtl/>
        </w:rPr>
        <w:t xml:space="preserve"> </w:t>
      </w:r>
      <w:r w:rsidR="00D07980">
        <w:rPr>
          <w:rStyle w:val="27"/>
          <w:rFonts w:hint="cs"/>
          <w:rtl/>
        </w:rPr>
        <w:t xml:space="preserve">כר' </w:t>
      </w:r>
      <w:ins w:id="90277" w:author="קלוד - ניסוח" w:date="2026-10-13T16:46:40Z">
        <w:r>
          <w:rPr>
            <w:rStyle w:val="27"/>
            <w:rFonts w:hint="cs"/>
            <w:rtl/>
          </w:rPr>
          <w:t xml:space="preserve">אסי,</w:t>
        </w:r>
      </w:ins>
      <w:del w:id="90278" w:author="קלוד - ניסוח" w:date="2026-10-13T16:46:40Z">
        <w:r w:rsidR="00D07980">
          <w:rPr>
            <w:rStyle w:val="27"/>
            <w:rFonts w:hint="cs"/>
            <w:rtl/>
          </w:rPr>
          <w:delText xml:space="preserve">אסי</w:delText>
        </w:r>
      </w:del>
      <w:r w:rsidR="00D07980">
        <w:rPr>
          <w:rFonts w:hint="cs"/>
          <w:rtl/>
        </w:rPr>
        <w:t xml:space="preserve"> ד</w:t>
      </w:r>
      <w:r w:rsidR="006E2A81">
        <w:rPr>
          <w:rtl/>
        </w:rPr>
        <w:t xml:space="preserve">בשלמא שדה </w:t>
      </w:r>
      <w:ins w:id="90275" w:author="קלוד - ניסוח" w:date="2026-10-13T16:46:40Z">
        <w:r>
          <w:rPr>
            <w:rtl/>
          </w:rPr>
          <w:t xml:space="preserve">דרכה</w:t>
        </w:r>
      </w:ins>
      <w:del w:id="90276" w:author="קלוד - ניסוח" w:date="2026-10-13T16:46:40Z">
        <w:r w:rsidR="006E2A81">
          <w:rPr>
            <w:rtl/>
          </w:rPr>
          <w:delText xml:space="preserve">דר</w:delText>
        </w:r>
        <w:r w:rsidR="006E2A81">
          <w:rPr>
            <w:rFonts w:hint="cs"/>
            <w:rtl/>
          </w:rPr>
          <w:delText xml:space="preserve">ך</w:delText>
        </w:r>
      </w:del>
      <w:r w:rsidR="006E2A81">
        <w:rPr>
          <w:rFonts w:hint="cs"/>
          <w:rtl/>
        </w:rPr>
        <w:t xml:space="preserve"> לקבור בה</w:t>
      </w:r>
      <w:r w:rsidR="006E2A81">
        <w:rPr>
          <w:rtl/>
        </w:rPr>
        <w:t xml:space="preserve">, </w:t>
      </w:r>
      <w:ins w:id="90273" w:author="קלוד - ניסוח" w:date="2026-10-13T16:46:40Z">
        <w:r>
          <w:rPr>
            <w:rtl/>
          </w:rPr>
          <w:t xml:space="preserve">וכמו</w:t>
        </w:r>
      </w:ins>
      <w:del w:id="90274" w:author="קלוד - ניסוח" w:date="2026-10-13T16:46:40Z">
        <w:r w:rsidR="006E2A81">
          <w:rPr>
            <w:rtl/>
          </w:rPr>
          <w:delText xml:space="preserve">כי</w:delText>
        </w:r>
      </w:del>
      <w:r w:rsidR="006E2A81">
        <w:rPr>
          <w:rtl/>
        </w:rPr>
        <w:t xml:space="preserve"> </w:t>
      </w:r>
      <w:ins w:id="90271" w:author="קלוד - ניסוח" w:date="2026-10-13T16:46:40Z">
        <w:r>
          <w:rPr>
            <w:rtl/>
          </w:rPr>
          <w:t xml:space="preserve">שנקבר</w:t>
        </w:r>
      </w:ins>
      <w:del w:id="90272" w:author="קלוד - ניסוח" w:date="2026-10-13T16:46:40Z">
        <w:r>
          <w:rPr>
            <w:rtl/>
          </w:rPr>
          <w:delText xml:space="preserve">איך</w:delText>
        </w:r>
        <w:r w:rsidR="006E2A81">
          <w:rPr>
            <w:rtl/>
          </w:rPr>
          <w:delText xml:space="preserve"> דקבר</w:delText>
        </w:r>
      </w:del>
      <w:r w:rsidR="006E2A81">
        <w:rPr>
          <w:rtl/>
        </w:rPr>
        <w:t xml:space="preserve"> בה </w:t>
      </w:r>
      <w:r>
        <w:rPr>
          <w:rtl/>
        </w:rPr>
        <w:t>זה</w:t>
      </w:r>
      <w:r w:rsidR="006E2A81">
        <w:rPr>
          <w:rtl/>
        </w:rPr>
        <w:t xml:space="preserve"> </w:t>
      </w:r>
      <w:ins w:id="90269" w:author="קלוד - ניסוח" w:date="2026-10-13T16:46:40Z">
        <w:r>
          <w:rPr>
            <w:rtl/>
          </w:rPr>
          <w:t xml:space="preserve">נקבר</w:t>
        </w:r>
      </w:ins>
      <w:del w:id="90270" w:author="קלוד - ניסוח" w:date="2026-10-13T16:46:40Z">
        <w:r>
          <w:rPr>
            <w:rtl/>
          </w:rPr>
          <w:delText xml:space="preserve">קבר</w:delText>
        </w:r>
      </w:del>
      <w:r>
        <w:rPr>
          <w:rtl/>
        </w:rPr>
        <w:t xml:space="preserve"> </w:t>
      </w:r>
      <w:ins w:id="90267" w:author="קלוד - ניסוח" w:date="2026-10-13T16:46:40Z">
        <w:r>
          <w:rPr>
            <w:rtl/>
          </w:rPr>
          <w:t xml:space="preserve">בה</w:t>
        </w:r>
      </w:ins>
      <w:del w:id="90268" w:author="קלוד - ניסוח" w:date="2026-10-13T16:46:40Z">
        <w:r>
          <w:rPr>
            <w:rtl/>
          </w:rPr>
          <w:delText xml:space="preserve">איש</w:delText>
        </w:r>
      </w:del>
      <w:r>
        <w:rPr>
          <w:rtl/>
        </w:rPr>
        <w:t xml:space="preserve"> </w:t>
      </w:r>
      <w:ins w:id="90265" w:author="קלוד - ניסוח" w:date="2026-10-13T16:46:40Z">
        <w:r>
          <w:rPr>
            <w:rtl/>
          </w:rPr>
          <w:t xml:space="preserve">אחר,</w:t>
        </w:r>
      </w:ins>
      <w:del w:id="90266" w:author="קלוד - ניסוח" w:date="2026-10-13T16:46:40Z">
        <w:r>
          <w:rPr>
            <w:rtl/>
          </w:rPr>
          <w:delText xml:space="preserve">אחר, </w:delText>
        </w:r>
      </w:del>
    </w:p>
    <w:p w14:paraId="33DF5D18" w14:textId="77777777" w:rsidR="006542AA" w:rsidRDefault="00000000">
      <w:pPr>
        <w:pStyle w:val="36"/>
        <w:framePr w:wrap="notBeside"/>
      </w:pPr>
      <w:r>
        <w:tab/>
        <w:t>אלא</w:t>
      </w:r>
    </w:p>
    <w:p w14:paraId="1B0340F5" w14:textId="37D46BF4" w:rsidR="006E2A81" w:rsidRDefault="006E2A81" w:rsidP="006E2A81">
      <w:pPr>
        <w:rPr>
          <w:rtl/>
        </w:rPr>
      </w:pPr>
      <w:ins w:id="90287" w:author="קלוד - ניסוח" w:date="2026-10-13T16:46:40Z">
        <w:r>
          <w:rPr>
            <w:rtl/>
          </w:rPr>
          <w:t xml:space="preserve">קדשים,</w:t>
        </w:r>
      </w:ins>
      <w:del w:id="90288" w:author="קלוד - ניסוח" w:date="2026-10-13T16:46:40Z">
        <w:r>
          <w:rPr>
            <w:rtl/>
          </w:rPr>
          <w:tab/>
          <w:delText xml:space="preserve">קדשים</w:delText>
        </w:r>
      </w:del>
      <w:r>
        <w:rPr>
          <w:rtl/>
        </w:rPr>
        <w:tab/>
        <w:t xml:space="preserve"> </w:t>
      </w:r>
      <w:r w:rsidR="00F63065">
        <w:rPr>
          <w:rtl/>
        </w:rPr>
        <w:t xml:space="preserve">כיון </w:t>
      </w:r>
      <w:ins w:id="90285" w:author="קלוד - ניסוח" w:date="2026-10-13T16:46:40Z">
        <w:r>
          <w:rPr>
            <w:rtl/>
          </w:rPr>
          <w:t xml:space="preserve">שבדוקים</w:t>
        </w:r>
      </w:ins>
      <w:del w:id="90286" w:author="קלוד - ניסוח" w:date="2026-10-13T16:46:40Z">
        <w:r w:rsidR="00F63065">
          <w:rPr>
            <w:rtl/>
          </w:rPr>
          <w:delText xml:space="preserve">דבדקו</w:delText>
        </w:r>
      </w:del>
      <w:r w:rsidR="00F63065">
        <w:rPr>
          <w:rtl/>
        </w:rPr>
        <w:t xml:space="preserve"> </w:t>
      </w:r>
      <w:ins w:id="90005" w:author="קלוד - מכני" w:date="2026-10-13T16:46:35Z">
        <w:r>
          <w:rPr>
            <w:rtl/>
          </w:rPr>
          <w:t xml:space="preserve">לנו</w:t>
        </w:r>
      </w:ins>
      <w:del w:id="90006" w:author="קלוד - מכני" w:date="2026-10-13T16:46:35Z">
        <w:r w:rsidR="00F63065">
          <w:rPr>
            <w:rtl/>
          </w:rPr>
          <w:delText xml:space="preserve">לן</w:delText>
        </w:r>
      </w:del>
      <w:r w:rsidR="00F63065">
        <w:rPr>
          <w:rtl/>
        </w:rPr>
        <w:t xml:space="preserve"> </w:t>
      </w:r>
      <w:ins w:id="90283" w:author="קלוד - ניסוח" w:date="2026-10-13T16:46:40Z">
        <w:r>
          <w:rPr>
            <w:rtl/>
          </w:rPr>
          <w:t xml:space="preserve">ועומדים, וכי</w:t>
        </w:r>
      </w:ins>
      <w:del w:id="90284" w:author="קלוד - ניסוח" w:date="2026-10-13T16:46:40Z">
        <w:r w:rsidR="00F63065">
          <w:rPr>
            <w:rtl/>
          </w:rPr>
          <w:delText xml:space="preserve">וקיימי,</w:delText>
        </w:r>
      </w:del>
      <w:r w:rsidR="00F63065">
        <w:rPr>
          <w:rtl/>
        </w:rPr>
        <w:t xml:space="preserve"> </w:t>
      </w:r>
      <w:r>
        <w:rPr>
          <w:rtl/>
        </w:rPr>
        <w:t>דרכם</w:t>
      </w:r>
      <w:r w:rsidR="00754779">
        <w:rPr>
          <w:rtl/>
        </w:rPr>
        <w:t xml:space="preserve"> </w:t>
      </w:r>
      <w:ins w:id="90281" w:author="קלוד - ניסוח" w:date="2026-10-13T16:46:40Z">
        <w:r>
          <w:rPr>
            <w:rtl/>
          </w:rPr>
          <w:t xml:space="preserve">שיפול</w:t>
        </w:r>
      </w:ins>
      <w:del w:id="90282" w:author="קלוד - ניסוח" w:date="2026-10-13T16:46:40Z">
        <w:r w:rsidR="00754779">
          <w:rPr>
            <w:rtl/>
          </w:rPr>
          <w:delText xml:space="preserve">ל</w:delText>
        </w:r>
        <w:r>
          <w:rPr>
            <w:rFonts w:hint="cs"/>
            <w:rtl/>
          </w:rPr>
          <w:delText xml:space="preserve">הפיל</w:delText>
        </w:r>
      </w:del>
      <w:r>
        <w:rPr>
          <w:rFonts w:hint="cs"/>
          <w:rtl/>
        </w:rPr>
        <w:t xml:space="preserve"> בהם </w:t>
      </w:r>
      <w:ins w:id="90279" w:author="קלוד - ניסוח" w:date="2026-10-13T16:46:40Z">
        <w:r>
          <w:rPr>
            <w:rFonts w:hint="cs"/>
            <w:rtl/>
          </w:rPr>
          <w:t xml:space="preserve">מום?</w:t>
        </w:r>
      </w:ins>
      <w:del w:id="90280" w:author="קלוד - ניסוח" w:date="2026-10-13T16:46:40Z">
        <w:r>
          <w:rPr>
            <w:rFonts w:hint="cs"/>
            <w:rtl/>
          </w:rPr>
          <w:delText xml:space="preserve">מום </w:delText>
        </w:r>
        <w:r>
          <w:rPr>
            <w:rtl/>
          </w:rPr>
          <w:delText xml:space="preserve">-</w:delText>
        </w:r>
        <w:r>
          <w:rPr>
            <w:rFonts w:hint="cs"/>
            <w:rtl/>
          </w:rPr>
          <w:delText xml:space="preserve"> </w:delText>
        </w:r>
      </w:del>
    </w:p>
    <w:p w14:paraId="66DFA54F" w14:textId="77777777" w:rsidR="006542AA" w:rsidRDefault="00000000">
      <w:pPr>
        <w:pStyle w:val="36"/>
        <w:framePr w:wrap="notBeside"/>
      </w:pPr>
      <w:r w:rsidRPr="006E2A81">
        <w:t>ואידך</w:t>
      </w:r>
    </w:p>
    <w:p w14:paraId="2CD5AB48" w14:textId="51113449" w:rsidR="00B874E6" w:rsidRDefault="00F63065" w:rsidP="006E2A81">
      <w:pPr>
        <w:rPr>
          <w:rtl/>
        </w:rPr>
      </w:pPr>
      <w:ins w:id="90295" w:author="קלוד - ניסוח" w:date="2026-10-13T16:46:40Z">
        <w:r>
          <w:rPr>
            <w:rtl/>
          </w:rPr>
          <w:t xml:space="preserve">- אגב</w:t>
        </w:r>
      </w:ins>
      <w:del w:id="90296" w:author="קלוד - ניסוח" w:date="2026-10-13T16:46:40Z">
        <w:r>
          <w:rPr>
            <w:rtl/>
          </w:rPr>
          <w:delText xml:space="preserve">אגב</w:delText>
        </w:r>
      </w:del>
      <w:r>
        <w:rPr>
          <w:rtl/>
        </w:rPr>
        <w:t xml:space="preserve"> </w:t>
      </w:r>
      <w:ins w:id="90293" w:author="קלוד - ניסוח" w:date="2026-10-13T16:46:40Z">
        <w:r>
          <w:rPr>
            <w:rtl/>
          </w:rPr>
          <w:t xml:space="preserve">שנוגחים</w:t>
        </w:r>
      </w:ins>
      <w:del w:id="90294" w:author="קלוד - ניסוח" w:date="2026-10-13T16:46:40Z">
        <w:r>
          <w:rPr>
            <w:rtl/>
          </w:rPr>
          <w:delText xml:space="preserve">דמנגחי</w:delText>
        </w:r>
      </w:del>
      <w:r>
        <w:rPr>
          <w:rtl/>
        </w:rPr>
        <w:t xml:space="preserve"> </w:t>
      </w:r>
      <w:ins w:id="90291" w:author="קלוד - ניסוח" w:date="2026-10-13T16:46:40Z">
        <w:r>
          <w:rPr>
            <w:rtl/>
          </w:rPr>
          <w:t xml:space="preserve">זה בזה</w:t>
        </w:r>
      </w:ins>
      <w:del w:id="90292" w:author="קלוד - ניסוח" w:date="2026-10-13T16:46:40Z">
        <w:r>
          <w:rPr>
            <w:rtl/>
          </w:rPr>
          <w:delText xml:space="preserve">אהדדי</w:delText>
        </w:r>
      </w:del>
      <w:r>
        <w:rPr>
          <w:rtl/>
        </w:rPr>
        <w:t xml:space="preserve"> שכיח </w:t>
      </w:r>
      <w:r w:rsidR="00754779">
        <w:rPr>
          <w:rtl/>
        </w:rPr>
        <w:t>בהם</w:t>
      </w:r>
      <w:r>
        <w:rPr>
          <w:rtl/>
        </w:rPr>
        <w:t xml:space="preserve"> </w:t>
      </w:r>
      <w:ins w:id="90289" w:author="קלוד - ניסוח" w:date="2026-10-13T16:46:40Z">
        <w:r>
          <w:rPr>
            <w:rtl/>
          </w:rPr>
          <w:t xml:space="preserve">מום.</w:t>
        </w:r>
      </w:ins>
      <w:del w:id="90290" w:author="קלוד - ניסוח" w:date="2026-10-13T16:46:40Z">
        <w:r>
          <w:rPr>
            <w:rtl/>
          </w:rPr>
          <w:delText xml:space="preserve">מומא</w:delText>
        </w:r>
        <w:r w:rsidR="0057284B">
          <w:rPr>
            <w:rtl/>
          </w:rPr>
          <w:delText xml:space="preserve">.</w:delText>
        </w:r>
      </w:del>
    </w:p>
    <w:p w14:paraId="1C18ABFF" w14:textId="77777777" w:rsidR="00D07980" w:rsidRDefault="006E2A81" w:rsidP="006E2A81">
      <w:pPr>
        <w:pStyle w:val="afff0"/>
        <w:framePr w:wrap="around"/>
        <w:rPr>
          <w:rtl/>
        </w:rPr>
      </w:pPr>
      <w:r>
        <w:rPr>
          <w:rFonts w:hint="cs"/>
          <w:rtl/>
        </w:rPr>
        <w:t>כו.</w:t>
      </w:r>
    </w:p>
    <w:p>
      <w:pPr>
        <w:pStyle w:val="36"/>
        <w:rPr>
          <w:ins w:id="90016" w:author="קלוד - סמנטי" w:date="2026-10-13T16:46:38Z"/>
        </w:rPr>
      </w:pPr>
      <w:r>
        <w:t>מיתיבי,</w:t>
      </w:r>
    </w:p>
    <w:p w14:paraId="798B0A02" w14:textId="7577E861" w:rsidR="00B874E6" w:rsidRDefault="00F63065" w:rsidP="00F63065">
      <w:pPr>
        <w:pStyle w:val="a0"/>
        <w:rPr>
          <w:rtl/>
        </w:rPr>
        <w:pPrChange w:id="9173" w:author="עריכה מהאתר" w:date="2026-10-19T06:44:48Z">
          <w:pPr>
            <w:pStyle w:val="afffff1"/>
            <w:rPr>
              <w:rtl/>
            </w:rPr>
          </w:pPr>
        </w:pPrChange>
      </w:pPr>
      <w:del w:id="90017" w:author="קלוד - סמנטי" w:date="2026-10-13T16:46:38Z">
        <w:r w:rsidR="00D07980">
          <w:rPr>
            <w:rFonts w:hint="cs"/>
            <w:rtl/>
          </w:rPr>
          <w:delText xml:space="preserve"> </w:delText>
        </w:r>
      </w:del>
      <w:r>
        <w:rPr>
          <w:rtl/>
        </w:rPr>
        <w:t xml:space="preserve">התולש צמר מבכור תם, אף שנולד בו מום ושחטו - </w:t>
      </w:r>
      <w:ins w:id="90305" w:author="קלוד - ניסוח" w:date="2026-10-13T16:46:40Z">
        <w:r>
          <w:rPr>
            <w:rtl/>
          </w:rPr>
          <w:t xml:space="preserve">אסור,</w:t>
        </w:r>
      </w:ins>
      <w:del w:id="90306" w:author="קלוד - ניסוח" w:date="2026-10-13T16:46:40Z">
        <w:r w:rsidR="006E2A81">
          <w:rPr>
            <w:rtl/>
          </w:rPr>
          <w:delText xml:space="preserve">אסור</w:delText>
        </w:r>
      </w:del>
      <w:r w:rsidR="006E2A81">
        <w:rPr>
          <w:rtl/>
        </w:rPr>
        <w:t xml:space="preserve"> </w:t>
      </w:r>
      <w:ins w:id="90303" w:author="קלוד - ניסוח" w:date="2026-10-13T16:46:40Z">
        <w:r>
          <w:rPr>
            <w:rtl/>
          </w:rPr>
          <w:t xml:space="preserve">טעמא</w:t>
        </w:r>
      </w:ins>
      <w:del w:id="90304" w:author="קלוד - ניסוח" w:date="2026-10-13T16:46:40Z">
        <w:r w:rsidR="006E2A81">
          <w:rPr>
            <w:rtl/>
          </w:rPr>
          <w:delText xml:space="preserve">טעמא -</w:delText>
        </w:r>
      </w:del>
      <w:r w:rsidR="006E2A81">
        <w:rPr>
          <w:rtl/>
        </w:rPr>
        <w:t xml:space="preserve"> דתם, </w:t>
      </w:r>
      <w:r>
        <w:rPr>
          <w:rtl/>
        </w:rPr>
        <w:t xml:space="preserve">הא בעל מום - שרי, אף שלא התירו מומחה! </w:t>
      </w:r>
      <w:ins w:id="90301" w:author="קלוד - ניסוח" w:date="2026-10-13T16:46:40Z">
        <w:r>
          <w:rPr>
            <w:rtl/>
          </w:rPr>
          <w:t xml:space="preserve">- תנא זה:</w:t>
        </w:r>
      </w:ins>
      <w:del w:id="90302" w:author="קלוד - ניסוח" w:date="2026-10-13T16:46:40Z">
        <w:r>
          <w:rPr>
            <w:rtl/>
          </w:rPr>
          <w:delText xml:space="preserve">תנא,</w:delText>
        </w:r>
      </w:del>
      <w:r>
        <w:rPr>
          <w:rtl/>
        </w:rPr>
        <w:t xml:space="preserve"> כל </w:t>
      </w:r>
      <w:ins w:id="90299" w:author="קלוד - ניסוח" w:date="2026-10-13T16:46:40Z">
        <w:r>
          <w:rPr>
            <w:rtl/>
          </w:rPr>
          <w:t xml:space="preserve">שלא</w:t>
        </w:r>
      </w:ins>
      <w:del w:id="90300" w:author="קלוד - ניסוח" w:date="2026-10-13T16:46:40Z">
        <w:r>
          <w:rPr>
            <w:rtl/>
          </w:rPr>
          <w:delText xml:space="preserve">מקום דלא</w:delText>
        </w:r>
      </w:del>
      <w:r>
        <w:rPr>
          <w:rtl/>
        </w:rPr>
        <w:t xml:space="preserve"> התירו מומחה - תם קרי </w:t>
      </w:r>
      <w:ins w:id="90297" w:author="קלוד - ניסוח" w:date="2026-10-13T16:46:40Z">
        <w:r>
          <w:rPr>
            <w:rtl/>
          </w:rPr>
          <w:t xml:space="preserve">ליה.</w:t>
        </w:r>
      </w:ins>
      <w:del w:id="90298" w:author="קלוד - ניסוח" w:date="2026-10-13T16:46:40Z">
        <w:r>
          <w:rPr>
            <w:rtl/>
          </w:rPr>
          <w:delText xml:space="preserve">לו</w:delText>
        </w:r>
        <w:r w:rsidR="0057284B">
          <w:rPr>
            <w:rtl/>
          </w:rPr>
          <w:delText xml:space="preserve">.</w:delText>
        </w:r>
      </w:del>
    </w:p>
    <w:p w14:paraId="72A9147A" w14:textId="77777777" w:rsidR="006542AA" w:rsidRDefault="00000000">
      <w:pPr>
        <w:pStyle w:val="36"/>
        <w:framePr w:wrap="notBeside"/>
      </w:pPr>
      <w:r w:rsidRPr="000C73DD">
        <w:t xml:space="preserve">לימא</w:t>
      </w:r>
      <w:ins w:id="90307" w:author="קלוד - ניסוח" w:date="2026-10-13T16:46:40Z">
        <w:r>
          <w:t xml:space="preserve"> דר"ל </w:t>
        </w:r>
      </w:ins>
      <w:del w:id="90308" w:author="קלוד - ניסוח" w:date="2026-10-13T16:46:40Z">
        <w:r w:rsidRPr="000C73DD">
          <w:delText xml:space="preserve"> </w:delText>
        </w:r>
      </w:del>
      <w:r w:rsidRPr="000C73DD">
        <w:t xml:space="preserve">כתנאי</w:t>
      </w:r>
      <w:r>
        <w:t>:</w:t>
      </w:r>
    </w:p>
    <w:p w14:paraId="5B839357" w14:textId="650CA059" w:rsidR="006E2A81" w:rsidRDefault="00F63065" w:rsidP="00F63065">
      <w:pPr>
        <w:pStyle w:val="afffff1"/>
        <w:rPr>
          <w:rtl/>
        </w:rPr>
        <w:pPrChange w:id="9174" w:author="עריכה מהאתר" w:date="2026-10-13T14:34:36Z">
          <w:pPr>
            <w:rPr>
              <w:rtl/>
            </w:rPr>
          </w:pPr>
        </w:pPrChange>
      </w:pPr>
      <w:r>
        <w:rPr>
          <w:rtl/>
        </w:rPr>
        <w:t xml:space="preserve">התולש צמר מבכור תם, אף שנולד בו מום ושחטו - אסור, </w:t>
      </w:r>
    </w:p>
    <w:p w14:paraId="61B856BB" w14:textId="77777777" w:rsidR="00B874E6" w:rsidRDefault="00F63065" w:rsidP="00F63065">
      <w:pPr>
        <w:rPr>
          <w:rtl/>
        </w:rPr>
      </w:pPr>
      <w:r>
        <w:rPr>
          <w:rtl/>
        </w:rPr>
        <w:t xml:space="preserve">בכור בעל מום שתלש ממנו </w:t>
      </w:r>
      <w:r>
        <w:rPr>
          <w:rtl/>
        </w:rPr>
        <w:t xml:space="preserve">ואח"כ</w:t>
      </w:r>
      <w:r>
        <w:rPr>
          <w:rtl/>
        </w:rPr>
        <w:t xml:space="preserve"> מת, </w:t>
      </w:r>
      <w:r>
        <w:rPr>
          <w:rStyle w:val="27"/>
          <w:rtl/>
          <w:rPrChange w:id="9219" w:author="עריכה מהאתר" w:date="2026-10-19T06:44:48Z">
            <w:rPr>
              <w:rStyle w:val="27"/>
              <w:rtl/>
            </w:rPr>
          </w:rPrChange>
        </w:rPr>
        <w:t xml:space="preserve">עקביא בן מהללאל</w:t>
      </w:r>
      <w:r>
        <w:rPr>
          <w:rtl/>
        </w:rPr>
        <w:t xml:space="preserve"> מתיר </w:t>
      </w:r>
      <w:r>
        <w:rPr>
          <w:rStyle w:val="27"/>
          <w:rtl/>
          <w:rPrChange w:id="9220" w:author="עריכה מהאתר" w:date="2026-10-19T06:44:48Z">
            <w:rPr>
              <w:rStyle w:val="27"/>
              <w:rtl/>
            </w:rPr>
          </w:rPrChange>
        </w:rPr>
        <w:t xml:space="preserve">וחכמים</w:t>
      </w:r>
      <w:r>
        <w:rPr>
          <w:rtl/>
        </w:rPr>
        <w:t xml:space="preserve"> אוסרים</w:t>
      </w:r>
      <w:r w:rsidR="0057284B">
        <w:rPr>
          <w:rtl/>
        </w:rPr>
        <w:t>.</w:t>
      </w:r>
    </w:p>
    <w:p w14:paraId="77E433E0" w14:textId="07C19189" w:rsidR="006542AA" w:rsidRDefault="00000000">
      <w:pPr>
        <w:pStyle w:val="36"/>
        <w:framePr w:wrap="notBeside"/>
      </w:pPr>
      <w:ins w:id="92947" w:author="קלוד - ניסוח" w:date="2026-10-13T16:46:40Z">
        <w:r>
          <w:t xml:space="preserve">ר"י:</w:t>
        </w:r>
      </w:ins>
      <w:del w:id="92948" w:author="קלוד - ניסוח" w:date="2026-10-13T16:46:40Z">
        <w:r>
          <w:delText xml:space="preserve">אר"י:</w:delText>
        </w:r>
      </w:del>
    </w:p>
    <w:p w14:paraId="08A70074" w14:textId="27F8DC42" w:rsidR="00B874E6" w:rsidRDefault="00F63065" w:rsidP="006E2A81">
      <w:pPr>
        <w:rPr>
          <w:rtl/>
        </w:rPr>
      </w:pPr>
      <w:r>
        <w:rPr>
          <w:rtl/>
        </w:rPr>
        <w:t xml:space="preserve">לא</w:t>
      </w:r>
      <w:r>
        <w:rPr>
          <w:rtl/>
        </w:rPr>
        <w:t xml:space="preserve"> בזה התיר </w:t>
      </w:r>
      <w:ins w:id="90321" w:author="קלוד - ניסוח" w:date="2026-10-13T16:46:40Z">
        <w:r>
          <w:rPr>
            <w:rtl/>
          </w:rPr>
          <w:t xml:space="preserve">עקביא,</w:t>
        </w:r>
      </w:ins>
      <w:del w:id="90322" w:author="קלוד - ניסוח" w:date="2026-10-13T16:46:40Z">
        <w:r>
          <w:rPr>
            <w:rtl/>
          </w:rPr>
          <w:delText xml:space="preserve">עקביא בן מהללאל,</w:delText>
        </w:r>
      </w:del>
      <w:r>
        <w:rPr>
          <w:rtl/>
        </w:rPr>
        <w:t xml:space="preserve"> אלא בשער בכור בעל מום שנשר והניחו </w:t>
      </w:r>
      <w:ins w:id="90319" w:author="קלוד - ניסוח" w:date="2026-10-13T16:46:40Z">
        <w:r>
          <w:rPr>
            <w:rtl/>
          </w:rPr>
          <w:t xml:space="preserve">בחלון</w:t>
        </w:r>
      </w:ins>
      <w:del w:id="90320" w:author="קלוד - ניסוח" w:date="2026-10-13T16:46:40Z">
        <w:r>
          <w:rPr>
            <w:rtl/>
          </w:rPr>
          <w:delText xml:space="preserve">בחלון,</w:delText>
        </w:r>
      </w:del>
      <w:r>
        <w:rPr>
          <w:rtl/>
        </w:rPr>
        <w:t xml:space="preserve"> </w:t>
      </w:r>
      <w:ins w:id="90317" w:author="קלוד - ניסוח" w:date="2026-10-13T16:46:40Z">
        <w:r>
          <w:rPr>
            <w:rtl/>
          </w:rPr>
          <w:t xml:space="preserve">ואח"כ</w:t>
        </w:r>
      </w:ins>
      <w:del w:id="90318" w:author="קלוד - ניסוח" w:date="2026-10-13T16:46:40Z">
        <w:r>
          <w:rPr>
            <w:rtl/>
          </w:rPr>
          <w:delText xml:space="preserve">ואחר</w:delText>
        </w:r>
      </w:del>
      <w:r>
        <w:rPr>
          <w:rtl/>
        </w:rPr>
        <w:t xml:space="preserve"> </w:t>
      </w:r>
      <w:ins w:id="90315" w:author="קלוד - ניסוח" w:date="2026-10-13T16:46:40Z">
        <w:r>
          <w:rPr>
            <w:rtl/>
          </w:rPr>
          <w:t xml:space="preserve">שחטו</w:t>
        </w:r>
      </w:ins>
      <w:del w:id="90316" w:author="קלוד - ניסוח" w:date="2026-10-13T16:46:40Z">
        <w:r>
          <w:rPr>
            <w:rtl/>
          </w:rPr>
          <w:delText xml:space="preserve">כך</w:delText>
        </w:r>
      </w:del>
      <w:r>
        <w:rPr>
          <w:rtl/>
        </w:rPr>
        <w:t xml:space="preserve"> </w:t>
      </w:r>
      <w:ins w:id="90313" w:author="קלוד - ניסוח" w:date="2026-10-13T16:46:40Z">
        <w:r>
          <w:rPr>
            <w:rtl/>
          </w:rPr>
          <w:t xml:space="preserve">-</w:t>
        </w:r>
      </w:ins>
      <w:del w:id="90314" w:author="קלוד - ניסוח" w:date="2026-10-13T16:46:40Z">
        <w:r>
          <w:rPr>
            <w:rtl/>
          </w:rPr>
          <w:delText xml:space="preserve">שחטו,</w:delText>
        </w:r>
      </w:del>
      <w:r>
        <w:rPr>
          <w:rtl/>
        </w:rPr>
        <w:t xml:space="preserve"> בזה </w:t>
      </w:r>
      <w:ins w:id="90311" w:author="קלוד - ניסוח" w:date="2026-10-13T16:46:40Z">
        <w:r>
          <w:rPr>
            <w:rtl/>
          </w:rPr>
          <w:t xml:space="preserve">עקביא</w:t>
        </w:r>
      </w:ins>
      <w:del w:id="90312" w:author="קלוד - ניסוח" w:date="2026-10-13T16:46:40Z">
        <w:r>
          <w:rPr>
            <w:rtl/>
          </w:rPr>
          <w:delText xml:space="preserve">עקביא בן מהללאל</w:delText>
        </w:r>
      </w:del>
      <w:r>
        <w:rPr>
          <w:rtl/>
        </w:rPr>
        <w:t xml:space="preserve"> מתיר </w:t>
      </w:r>
      <w:r>
        <w:rPr>
          <w:rStyle w:val="27"/>
          <w:rtl/>
          <w:rPrChange w:id="9221" w:author="עריכה מהאתר" w:date="2026-10-19T06:44:48Z">
            <w:rPr>
              <w:rStyle w:val="27"/>
              <w:rtl/>
            </w:rPr>
          </w:rPrChange>
        </w:rPr>
        <w:t xml:space="preserve">וחכמים</w:t>
      </w:r>
      <w:r>
        <w:rPr>
          <w:rtl/>
        </w:rPr>
        <w:t xml:space="preserve"> אוסרין</w:t>
      </w:r>
      <w:r w:rsidR="0057284B">
        <w:rPr>
          <w:rtl/>
        </w:rPr>
        <w:t>.</w:t>
      </w:r>
    </w:p>
    <w:p w14:paraId="0409CC28" w14:textId="11B83AD6" w:rsidR="006542AA" w:rsidRDefault="00000000">
      <w:pPr>
        <w:pStyle w:val="36"/>
        <w:framePr w:wrap="notBeside"/>
      </w:pPr>
      <w:ins w:id="90551" w:author="קלוד - ניסוח" w:date="2026-10-13T16:46:40Z">
        <w:r>
          <w:t xml:space="preserve">ר'</w:t>
        </w:r>
      </w:ins>
      <w:del w:id="90552" w:author="קלוד - ניסוח" w:date="2026-10-13T16:46:40Z">
        <w:r>
          <w:delText xml:space="preserve">רבי</w:delText>
        </w:r>
      </w:del>
      <w:r>
        <w:t xml:space="preserve"> יוסי:</w:t>
      </w:r>
    </w:p>
    <w:p w14:paraId="06E9DF18" w14:textId="63B5DC63" w:rsidR="00B874E6" w:rsidRDefault="00F63065" w:rsidP="00F63065">
      <w:pPr>
        <w:rPr>
          <w:rtl/>
        </w:rPr>
      </w:pPr>
      <w:r>
        <w:rPr>
          <w:rtl/>
        </w:rPr>
        <w:t xml:space="preserve">מודה אבא חלפתא</w:t>
      </w:r>
      <w:ins w:id="90335" w:author="קלוד - ניסוח" w:date="2026-10-13T16:46:40Z">
        <w:r>
          <w:rPr>
            <w:rtl/>
          </w:rPr>
          <w:t xml:space="preserve"> </w:t>
        </w:r>
        <w:r>
          <w:rPr>
            <w:rStyle w:val="affffd"/>
            <w:rtl/>
          </w:rPr>
          <w:t xml:space="preserve">שסובר כחכמים</w:t>
        </w:r>
        <w:r>
          <w:rPr>
            <w:rtl/>
          </w:rPr>
          <w:t xml:space="preserve"> </w:t>
        </w:r>
      </w:ins>
      <w:del w:id="90336" w:author="קלוד - ניסוח" w:date="2026-10-13T16:46:40Z">
        <w:r>
          <w:rPr>
            <w:rtl/>
          </w:rPr>
          <w:delText xml:space="preserve"> </w:delText>
        </w:r>
      </w:del>
      <w:r>
        <w:rPr>
          <w:rtl/>
        </w:rPr>
        <w:t xml:space="preserve">בזה </w:t>
      </w:r>
      <w:ins w:id="90333" w:author="קלוד - ניסוח" w:date="2026-10-13T16:46:40Z">
        <w:r>
          <w:rPr>
            <w:rtl/>
          </w:rPr>
          <w:t xml:space="preserve">שמותר,</w:t>
        </w:r>
      </w:ins>
      <w:del w:id="90334" w:author="קלוד - ניסוח" w:date="2026-10-13T16:46:40Z">
        <w:r>
          <w:rPr>
            <w:rtl/>
          </w:rPr>
          <w:delText xml:space="preserve">שהוא מותר,</w:delText>
        </w:r>
      </w:del>
      <w:r>
        <w:rPr>
          <w:rtl/>
        </w:rPr>
        <w:t xml:space="preserve"> אבל </w:t>
      </w:r>
      <w:ins w:id="90331" w:author="קלוד - ניסוח" w:date="2026-10-13T16:46:40Z">
        <w:r>
          <w:rPr>
            <w:rtl/>
          </w:rPr>
          <w:t xml:space="preserve">בייחוד </w:t>
        </w:r>
        <w:r>
          <w:rPr>
            <w:rStyle w:val="affffd"/>
            <w:rtl/>
          </w:rPr>
          <w:t xml:space="preserve">בבירור</w:t>
        </w:r>
      </w:ins>
      <w:del w:id="90332" w:author="קלוד - ניסוח" w:date="2026-10-13T16:46:40Z">
        <w:r>
          <w:rPr>
            <w:rtl/>
          </w:rPr>
          <w:delText xml:space="preserve">בייחוד</w:delText>
        </w:r>
      </w:del>
      <w:r>
        <w:rPr>
          <w:rtl/>
        </w:rPr>
        <w:t xml:space="preserve"> אמרו חכמים: יניחנו בחל</w:t>
      </w:r>
      <w:r w:rsidR="00DF3782">
        <w:rPr>
          <w:rtl/>
        </w:rPr>
        <w:t xml:space="preserve">ון שמא יש </w:t>
      </w:r>
      <w:ins w:id="90329" w:author="קלוד - ניסוח" w:date="2026-10-13T16:46:40Z">
        <w:r>
          <w:rPr>
            <w:rtl/>
          </w:rPr>
          <w:t xml:space="preserve">תקוה </w:t>
        </w:r>
        <w:r>
          <w:rPr>
            <w:rStyle w:val="affffd"/>
            <w:rtl/>
          </w:rPr>
          <w:t xml:space="preserve">שיותר</w:t>
        </w:r>
        <w:r>
          <w:rPr>
            <w:rtl/>
          </w:rPr>
          <w:t xml:space="preserve">,</w:t>
        </w:r>
      </w:ins>
      <w:del w:id="90330" w:author="קלוד - ניסוח" w:date="2026-10-13T16:46:40Z">
        <w:r w:rsidR="00DF3782">
          <w:rPr>
            <w:rtl/>
          </w:rPr>
          <w:delText xml:space="preserve">תקוה,</w:delText>
        </w:r>
      </w:del>
      <w:r w:rsidR="00DF3782">
        <w:rPr>
          <w:rtl/>
        </w:rPr>
        <w:t xml:space="preserve"> </w:t>
      </w:r>
      <w:ins w:id="90327" w:author="קלוד - ניסוח" w:date="2026-10-13T16:46:40Z">
        <w:r>
          <w:rPr>
            <w:rtl/>
          </w:rPr>
          <w:t xml:space="preserve">שחטו -</w:t>
        </w:r>
      </w:ins>
      <w:del w:id="90328" w:author="קלוד - ניסוח" w:date="2026-10-13T16:46:40Z">
        <w:r w:rsidR="00DF3782">
          <w:rPr>
            <w:rtl/>
          </w:rPr>
          <w:delText xml:space="preserve">שחטו</w:delText>
        </w:r>
      </w:del>
      <w:r w:rsidR="00DF3782">
        <w:rPr>
          <w:rtl/>
        </w:rPr>
        <w:t xml:space="preserve"> דברי הכל מותר, מת</w:t>
      </w:r>
      <w:ins w:id="90325" w:author="קלוד - ניסוח" w:date="2026-10-13T16:46:40Z">
        <w:r>
          <w:rPr>
            <w:rtl/>
          </w:rPr>
          <w:t xml:space="preserve"> - עקביא</w:t>
        </w:r>
      </w:ins>
      <w:del w:id="90326" w:author="קלוד - ניסוח" w:date="2026-10-13T16:46:40Z">
        <w:r w:rsidR="00DF3782">
          <w:rPr>
            <w:rtl/>
          </w:rPr>
          <w:delText xml:space="preserve"> </w:delText>
        </w:r>
        <w:r>
          <w:rPr>
            <w:rtl/>
          </w:rPr>
          <w:delText xml:space="preserve">עקביא בן מהללאל</w:delText>
        </w:r>
      </w:del>
      <w:r>
        <w:rPr>
          <w:rtl/>
        </w:rPr>
        <w:t xml:space="preserve"> מתיר וחכמים אוסרים</w:t>
      </w:r>
      <w:r w:rsidR="0057284B">
        <w:rPr>
          <w:rtl/>
        </w:rPr>
        <w:t>.</w:t>
      </w:r>
    </w:p>
    <w:p w14:paraId="552056E9" w14:textId="3C804EB2" w:rsidR="006E2A81" w:rsidRDefault="00F63065" w:rsidP="000C73DD">
      <w:pPr>
        <w:pStyle w:val="011"/>
        <w:rPr>
          <w:rtl/>
        </w:rPr>
      </w:pPr>
      <w:r>
        <w:rPr>
          <w:rStyle w:val="27"/>
          <w:rtl/>
        </w:rPr>
        <w:t>ר' יוסי</w:t>
      </w:r>
      <w:r>
        <w:rPr>
          <w:rtl/>
        </w:rPr>
        <w:t xml:space="preserve"> היינו </w:t>
      </w:r>
      <w:ins w:id="90347" w:author="קלוד - ניסוח" w:date="2026-10-13T16:46:40Z">
        <w:r>
          <w:rPr>
            <w:rStyle w:val="27"/>
            <w:rtl/>
          </w:rPr>
          <w:t xml:space="preserve">ת"ק!</w:t>
        </w:r>
      </w:ins>
      <w:del w:id="90348" w:author="קלוד - ניסוח" w:date="2026-10-13T16:46:40Z">
        <w:r>
          <w:rPr>
            <w:rStyle w:val="27"/>
            <w:rtl/>
          </w:rPr>
          <w:delText xml:space="preserve">ת"ק</w:delText>
        </w:r>
      </w:del>
      <w:r w:rsidR="00DF3782">
        <w:rPr>
          <w:rFonts w:hint="cs"/>
          <w:rtl/>
        </w:rPr>
        <w:t xml:space="preserve"> </w:t>
      </w:r>
      <w:r>
        <w:rPr>
          <w:rtl/>
        </w:rPr>
        <w:t xml:space="preserve">אלא </w:t>
      </w:r>
      <w:ins w:id="90345" w:author="קלוד - ניסוח" w:date="2026-10-13T16:46:40Z">
        <w:r>
          <w:rPr>
            <w:rtl/>
          </w:rPr>
          <w:t xml:space="preserve">לאו</w:t>
        </w:r>
      </w:ins>
      <w:del w:id="90346" w:author="קלוד - ניסוח" w:date="2026-10-13T16:46:40Z">
        <w:r>
          <w:rPr>
            <w:rtl/>
          </w:rPr>
          <w:delText xml:space="preserve">לא</w:delText>
        </w:r>
      </w:del>
      <w:r>
        <w:rPr>
          <w:rtl/>
        </w:rPr>
        <w:t xml:space="preserve"> התירו מומחה יש </w:t>
      </w:r>
      <w:ins w:id="90343" w:author="קלוד - ניסוח" w:date="2026-10-13T16:46:40Z">
        <w:r>
          <w:rPr>
            <w:rtl/>
          </w:rPr>
          <w:t xml:space="preserve">ביניהם?</w:t>
        </w:r>
      </w:ins>
      <w:del w:id="90344" w:author="קלוד - ניסוח" w:date="2026-10-13T16:46:40Z">
        <w:r>
          <w:rPr>
            <w:rtl/>
          </w:rPr>
          <w:delText xml:space="preserve">ביניהם,</w:delText>
        </w:r>
      </w:del>
      <w:r>
        <w:rPr>
          <w:rtl/>
        </w:rPr>
        <w:t xml:space="preserve"> </w:t>
      </w:r>
      <w:ins w:id="90341" w:author="קלוד - ניסוח" w:date="2026-10-13T16:46:40Z">
        <w:r>
          <w:rPr>
            <w:rStyle w:val="27"/>
            <w:rtl/>
          </w:rPr>
          <w:t xml:space="preserve">לת"ק:</w:t>
        </w:r>
      </w:ins>
      <w:del w:id="90342" w:author="קלוד - ניסוח" w:date="2026-10-13T16:46:40Z">
        <w:r>
          <w:rPr>
            <w:rStyle w:val="27"/>
            <w:rtl/>
          </w:rPr>
          <w:delText xml:space="preserve">דת"ק</w:delText>
        </w:r>
        <w:r w:rsidR="006E2A81">
          <w:rPr>
            <w:rFonts w:hint="cs"/>
            <w:rtl/>
          </w:rPr>
          <w:delText xml:space="preserve"> </w:delText>
        </w:r>
        <w:r w:rsidR="00DF3782">
          <w:rPr>
            <w:rtl/>
          </w:rPr>
          <w:delText xml:space="preserve">סבר:</w:delText>
        </w:r>
      </w:del>
      <w:r w:rsidR="00DF3782">
        <w:rPr>
          <w:rtl/>
        </w:rPr>
        <w:t xml:space="preserve"> התירו מומחה - אין,</w:t>
      </w:r>
      <w:ins w:id="90339" w:author="קלוד - ניסוח" w:date="2026-10-13T16:46:40Z">
        <w:r>
          <w:rPr>
            <w:rtl/>
          </w:rPr>
          <w:t xml:space="preserve"> </w:t>
        </w:r>
      </w:ins>
      <w:del w:id="90340" w:author="קלוד - ניסוח" w:date="2026-10-13T16:46:40Z">
        <w:r w:rsidR="00DF3782">
          <w:rPr>
            <w:rtl/>
          </w:rPr>
          <w:delText xml:space="preserve"> </w:delText>
        </w:r>
        <w:r>
          <w:rPr>
            <w:rtl/>
          </w:rPr>
          <w:delText xml:space="preserve">ואם </w:delText>
        </w:r>
      </w:del>
      <w:r w:rsidR="00DF3782">
        <w:rPr>
          <w:rtl/>
        </w:rPr>
        <w:t>לא</w:t>
      </w:r>
      <w:ins w:id="90337" w:author="קלוד - ניסוח" w:date="2026-10-13T16:46:40Z">
        <w:r>
          <w:rPr>
            <w:rtl/>
          </w:rPr>
          <w:t xml:space="preserve"> התירו - לא,</w:t>
        </w:r>
      </w:ins>
      <w:del w:id="90338" w:author="קלוד - ניסוח" w:date="2026-10-13T16:46:40Z">
        <w:r>
          <w:rPr>
            <w:rtl/>
          </w:rPr>
          <w:delText xml:space="preserve"> </w:delText>
        </w:r>
        <w:r>
          <w:rPr>
            <w:rtl/>
          </w:rPr>
          <w:delText xml:space="preserve">לא</w:delText>
        </w:r>
        <w:r>
          <w:rPr>
            <w:rtl/>
          </w:rPr>
          <w:delText xml:space="preserve">, </w:delText>
        </w:r>
      </w:del>
    </w:p>
    <w:p w14:paraId="54B31584" w14:textId="3F99B63B" w:rsidR="006542AA" w:rsidRDefault="00000000">
      <w:pPr>
        <w:pStyle w:val="36"/>
        <w:framePr w:wrap="notBeside"/>
      </w:pPr>
      <w:r>
        <w:t>ובא ר' יוסי לומר:</w:t>
      </w:r>
    </w:p>
    <w:p w14:paraId="754D3FDE" w14:textId="5D35DA28" w:rsidR="00DF3782" w:rsidRDefault="00F63065" w:rsidP="006E2A81">
      <w:pPr>
        <w:rPr>
          <w:rtl/>
        </w:rPr>
      </w:pPr>
      <w:r>
        <w:rPr>
          <w:rtl/>
        </w:rPr>
        <w:t xml:space="preserve">אף </w:t>
      </w:r>
      <w:ins w:id="90351" w:author="קלוד - ניסוח" w:date="2026-10-13T16:46:40Z">
        <w:r>
          <w:rPr>
            <w:rtl/>
          </w:rPr>
          <w:t xml:space="preserve">שלא</w:t>
        </w:r>
      </w:ins>
      <w:del w:id="90352" w:author="קלוד - ניסוח" w:date="2026-10-13T16:46:40Z">
        <w:r>
          <w:rPr>
            <w:rtl/>
          </w:rPr>
          <w:delText xml:space="preserve">דלא</w:delText>
        </w:r>
      </w:del>
      <w:r>
        <w:rPr>
          <w:rtl/>
        </w:rPr>
        <w:t xml:space="preserve"> התירו </w:t>
      </w:r>
      <w:ins w:id="90349" w:author="קלוד - ניסוח" w:date="2026-10-13T16:46:40Z">
        <w:r>
          <w:rPr>
            <w:rtl/>
          </w:rPr>
          <w:t xml:space="preserve">מומחה - מותר!</w:t>
        </w:r>
      </w:ins>
      <w:del w:id="90350" w:author="קלוד - ניסוח" w:date="2026-10-13T16:46:40Z">
        <w:r>
          <w:rPr>
            <w:rtl/>
          </w:rPr>
          <w:delText xml:space="preserve">מומחה! </w:delText>
        </w:r>
      </w:del>
    </w:p>
    <w:p w14:paraId="2F981C77" w14:textId="540FB240" w:rsidR="006542AA" w:rsidRDefault="00000000">
      <w:pPr>
        <w:pStyle w:val="36"/>
        <w:framePr w:wrap="notBeside"/>
      </w:pPr>
      <w:r>
        <w:t>רבא:</w:t>
      </w:r>
    </w:p>
    <w:p w14:paraId="7988BB99" w14:textId="08F9AFA7" w:rsidR="00DF3782" w:rsidRDefault="00F63065" w:rsidP="00DF3782">
      <w:pPr>
        <w:rPr>
          <w:rtl/>
        </w:rPr>
      </w:pPr>
      <w:r>
        <w:rPr>
          <w:rtl/>
        </w:rPr>
        <w:t xml:space="preserve">לא</w:t>
      </w:r>
      <w:r>
        <w:rPr>
          <w:rtl/>
        </w:rPr>
        <w:t xml:space="preserve">, </w:t>
      </w:r>
      <w:ins w:id="90355" w:author="קלוד - ניסוח" w:date="2026-10-13T16:46:40Z">
        <w:r>
          <w:rPr>
            <w:rtl/>
          </w:rPr>
          <w:t xml:space="preserve">לכו"ע</w:t>
        </w:r>
      </w:ins>
      <w:del w:id="90356" w:author="קלוד - ניסוח" w:date="2026-10-13T16:46:40Z">
        <w:r>
          <w:rPr>
            <w:rtl/>
          </w:rPr>
          <w:delText xml:space="preserve">דכו"ע</w:delText>
        </w:r>
        <w:r w:rsidR="00DF3782">
          <w:rPr>
            <w:rFonts w:hint="cs"/>
            <w:rtl/>
          </w:rPr>
          <w:delText xml:space="preserve"> </w:delText>
        </w:r>
        <w:r>
          <w:rPr>
            <w:rtl/>
          </w:rPr>
          <w:delText xml:space="preserve">אם</w:delText>
        </w:r>
      </w:del>
      <w:r>
        <w:rPr>
          <w:rtl/>
        </w:rPr>
        <w:t xml:space="preserve"> התירו מומחה - אין,</w:t>
      </w:r>
      <w:ins w:id="90353" w:author="קלוד - ניסוח" w:date="2026-10-13T16:46:40Z">
        <w:r>
          <w:rPr>
            <w:rtl/>
          </w:rPr>
          <w:t xml:space="preserve"> </w:t>
        </w:r>
      </w:ins>
      <w:del w:id="90354" w:author="קלוד - ניסוח" w:date="2026-10-13T16:46:40Z">
        <w:r>
          <w:rPr>
            <w:rtl/>
          </w:rPr>
          <w:delText xml:space="preserve"> אם </w:delText>
        </w:r>
      </w:del>
      <w:r>
        <w:rPr>
          <w:rtl/>
        </w:rPr>
        <w:t xml:space="preserve">לא</w:t>
      </w:r>
      <w:r>
        <w:rPr>
          <w:rtl/>
        </w:rPr>
        <w:t xml:space="preserve"> התירו - </w:t>
      </w:r>
      <w:r>
        <w:rPr>
          <w:rtl/>
        </w:rPr>
        <w:t xml:space="preserve">לא</w:t>
      </w:r>
      <w:r>
        <w:rPr>
          <w:rtl/>
        </w:rPr>
        <w:t xml:space="preserve">,</w:t>
      </w:r>
    </w:p>
    <w:p w14:paraId="0D91C988" w14:textId="77777777" w:rsidR="006542AA" w:rsidRDefault="00000000">
      <w:pPr>
        <w:pStyle w:val="36"/>
        <w:framePr w:wrap="notBeside"/>
      </w:pPr>
      <w:r>
        <w:t xml:space="preserve">ושלש מחלוקת </w:t>
      </w:r>
      <w:ins w:id="90357" w:author="קלוד - ניסוח" w:date="2026-10-13T16:46:40Z">
        <w:r>
          <w:t xml:space="preserve">בדבר</w:t>
        </w:r>
      </w:ins>
      <w:del w:id="90358" w:author="קלוד - ניסוח" w:date="2026-10-13T16:46:40Z">
        <w:r>
          <w:delText xml:space="preserve">בדבר, דת"ק סבר:</w:delText>
        </w:r>
      </w:del>
    </w:p>
    <w:p w14:paraId="2CED1E14" w14:textId="0352E51E" w:rsidR="00DF3782" w:rsidRDefault="00F63065" w:rsidP="00DF3782">
      <w:pPr>
        <w:rPr>
          <w:rtl/>
        </w:rPr>
      </w:pPr>
      <w:ins w:id="90363" w:author="קלוד - ניסוח" w:date="2026-10-13T16:46:40Z">
        <w:r>
          <w:rPr>
            <w:rtl/>
          </w:rPr>
          <w:t xml:space="preserve">לת"ק: חלקו</w:t>
        </w:r>
      </w:ins>
      <w:del w:id="90364" w:author="קלוד - ניסוח" w:date="2026-10-13T16:46:40Z">
        <w:r>
          <w:rPr>
            <w:rtl/>
          </w:rPr>
          <w:delText xml:space="preserve">חלקו</w:delText>
        </w:r>
      </w:del>
      <w:r>
        <w:rPr>
          <w:rtl/>
        </w:rPr>
        <w:t xml:space="preserve"> במת, </w:t>
      </w:r>
      <w:ins w:id="90361" w:author="קלוד - ניסוח" w:date="2026-10-13T16:46:40Z">
        <w:r>
          <w:rPr>
            <w:rtl/>
          </w:rPr>
          <w:t xml:space="preserve">וה"ה</w:t>
        </w:r>
      </w:ins>
      <w:del w:id="90362" w:author="קלוד - ניסוח" w:date="2026-10-13T16:46:40Z">
        <w:r>
          <w:rPr>
            <w:rtl/>
          </w:rPr>
          <w:delText xml:space="preserve">והוא הדין</w:delText>
        </w:r>
      </w:del>
      <w:r>
        <w:rPr>
          <w:rtl/>
        </w:rPr>
        <w:t xml:space="preserve"> </w:t>
      </w:r>
      <w:ins w:id="90359" w:author="קלוד - ניסוח" w:date="2026-10-13T16:46:40Z">
        <w:r>
          <w:rPr>
            <w:rtl/>
          </w:rPr>
          <w:t xml:space="preserve">לשחטו,</w:t>
        </w:r>
      </w:ins>
      <w:del w:id="90360" w:author="קלוד - ניסוח" w:date="2026-10-13T16:46:40Z">
        <w:r>
          <w:rPr>
            <w:rtl/>
          </w:rPr>
          <w:delText xml:space="preserve">לשחטו, </w:delText>
        </w:r>
      </w:del>
    </w:p>
    <w:p w14:paraId="1FA7BD89" w14:textId="407C80E3" w:rsidR="00DF3782" w:rsidRDefault="00F63065" w:rsidP="00DF3782">
      <w:pPr>
        <w:rPr>
          <w:rtl/>
        </w:rPr>
      </w:pPr>
      <w:r>
        <w:rPr>
          <w:rtl/>
        </w:rPr>
        <w:t xml:space="preserve">וזה </w:t>
      </w:r>
      <w:ins w:id="90365" w:author="קלוד - ניסוח" w:date="2026-10-13T16:46:40Z">
        <w:r>
          <w:rPr>
            <w:rtl/>
          </w:rPr>
          <w:t xml:space="preserve">שחלקו</w:t>
        </w:r>
      </w:ins>
      <w:del w:id="90366" w:author="קלוד - ניסוח" w:date="2026-10-13T16:46:40Z">
        <w:r>
          <w:rPr>
            <w:rtl/>
          </w:rPr>
          <w:delText xml:space="preserve">דחלקו</w:delText>
        </w:r>
      </w:del>
      <w:r>
        <w:rPr>
          <w:rtl/>
        </w:rPr>
        <w:t xml:space="preserve"> במת - להודיעך כחו דעקביא,</w:t>
      </w:r>
    </w:p>
    <w:p>
      <w:pPr>
        <w:pStyle w:val="36"/>
        <w:rPr>
          <w:ins w:id="90018" w:author="קלוד - סמנטי" w:date="2026-10-13T16:46:38Z"/>
        </w:rPr>
      </w:pPr>
      <w:ins w:id="90367" w:author="קלוד - ניסוח" w:date="2026-10-13T16:46:40Z">
        <w:r>
          <w:t xml:space="preserve">לר"י:</w:t>
        </w:r>
      </w:ins>
      <w:del w:id="90368" w:author="קלוד - ניסוח" w:date="2026-10-13T16:46:40Z">
        <w:r>
          <w:delText xml:space="preserve">ור' יהודה סבר:</w:delText>
        </w:r>
      </w:del>
    </w:p>
    <w:p w14:paraId="011EE333" w14:textId="7AC13A1C" w:rsidR="00DF3782" w:rsidRDefault="00F63065" w:rsidP="00DF3782">
      <w:pPr>
        <w:rPr>
          <w:rtl/>
        </w:rPr>
      </w:pPr>
      <w:del w:id="90019" w:author="קלוד - סמנטי" w:date="2026-10-13T16:46:38Z">
        <w:r>
          <w:rPr>
            <w:rtl/>
          </w:rPr>
          <w:delText xml:space="preserve"> </w:delText>
        </w:r>
      </w:del>
      <w:r>
        <w:rPr>
          <w:rtl/>
        </w:rPr>
        <w:t xml:space="preserve">במת - דברי הכל אסור, </w:t>
      </w:r>
      <w:ins w:id="90371" w:author="קלוד - ניסוח" w:date="2026-10-13T16:46:40Z">
        <w:r>
          <w:rPr>
            <w:rtl/>
          </w:rPr>
          <w:t xml:space="preserve">וחלקו</w:t>
        </w:r>
      </w:ins>
      <w:del w:id="90372" w:author="קלוד - ניסוח" w:date="2026-10-13T16:46:40Z">
        <w:r>
          <w:rPr>
            <w:rtl/>
          </w:rPr>
          <w:delText xml:space="preserve">כי</w:delText>
        </w:r>
      </w:del>
      <w:r>
        <w:rPr>
          <w:rtl/>
        </w:rPr>
        <w:t xml:space="preserve"> </w:t>
      </w:r>
      <w:ins w:id="90369" w:author="קלוד - ניסוח" w:date="2026-10-13T16:46:40Z">
        <w:r>
          <w:rPr>
            <w:rtl/>
          </w:rPr>
          <w:t xml:space="preserve">-</w:t>
        </w:r>
      </w:ins>
      <w:del w:id="90370" w:author="קלוד - ניסוח" w:date="2026-10-13T16:46:40Z">
        <w:r>
          <w:rPr>
            <w:rtl/>
          </w:rPr>
          <w:delText xml:space="preserve">חלקו</w:delText>
        </w:r>
      </w:del>
      <w:r>
        <w:rPr>
          <w:rtl/>
        </w:rPr>
        <w:t xml:space="preserve"> בשחטו,</w:t>
      </w:r>
    </w:p>
    <w:p w14:paraId="18FED85F" w14:textId="4D7726D0" w:rsidR="006542AA" w:rsidRDefault="00000000">
      <w:pPr>
        <w:pStyle w:val="36"/>
        <w:framePr w:wrap="notBeside"/>
      </w:pPr>
      <w:r>
        <w:t>ובא ר' יוסי לומר:</w:t>
      </w:r>
    </w:p>
    <w:p w14:paraId="03BF7AE0" w14:textId="24875E35" w:rsidR="00B874E6" w:rsidRDefault="00F63065" w:rsidP="00DF3782">
      <w:pPr>
        <w:rPr>
          <w:rtl/>
        </w:rPr>
      </w:pPr>
      <w:r>
        <w:rPr>
          <w:rtl/>
        </w:rPr>
        <w:t xml:space="preserve">בשחטו - דברי הכל מותר, </w:t>
      </w:r>
      <w:ins w:id="90373" w:author="קלוד - ניסוח" w:date="2026-10-13T16:46:40Z">
        <w:r>
          <w:rPr>
            <w:rtl/>
          </w:rPr>
          <w:t xml:space="preserve">וחלקו</w:t>
        </w:r>
      </w:ins>
      <w:del w:id="90374" w:author="קלוד - ניסוח" w:date="2026-10-13T16:46:40Z">
        <w:r>
          <w:rPr>
            <w:rtl/>
          </w:rPr>
          <w:delText xml:space="preserve">כי חלקו</w:delText>
        </w:r>
      </w:del>
      <w:r>
        <w:rPr>
          <w:rtl/>
        </w:rPr>
        <w:t xml:space="preserve"> - במת</w:t>
      </w:r>
      <w:r w:rsidR="0057284B">
        <w:rPr>
          <w:rtl/>
        </w:rPr>
        <w:t>.</w:t>
      </w:r>
    </w:p>
    <w:p w14:paraId="63D9917E" w14:textId="19DDE4BC" w:rsidR="006542AA" w:rsidRDefault="00000000">
      <w:pPr>
        <w:pStyle w:val="36"/>
        <w:framePr w:wrap="notBeside"/>
      </w:pPr>
      <w:ins w:id="90375" w:author="קלוד - ניסוח" w:date="2026-10-13T16:46:40Z">
        <w:r>
          <w:t xml:space="preserve">ר"נ:</w:t>
        </w:r>
      </w:ins>
      <w:del w:id="90376" w:author="קלוד - ניסוח" w:date="2026-10-13T16:46:40Z">
        <w:r>
          <w:delText xml:space="preserve">אר"נ</w:delText>
        </w:r>
        <w:r w:rsidR="00DF3782">
          <w:delText xml:space="preserve">:</w:delText>
        </w:r>
      </w:del>
    </w:p>
    <w:p w14:paraId="2CAF741E" w14:textId="79216F88" w:rsidR="00B874E6" w:rsidRDefault="00DF3782" w:rsidP="00DF3782">
      <w:pPr>
        <w:rPr>
          <w:rtl/>
        </w:rPr>
      </w:pPr>
      <w:r>
        <w:rPr>
          <w:rtl/>
        </w:rPr>
        <w:lastRenderedPageBreak/>
        <w:t xml:space="preserve">הלכה </w:t>
      </w:r>
      <w:ins w:id="90387" w:author="קלוד - ניסוח" w:date="2026-10-13T16:46:40Z">
        <w:r>
          <w:rPr>
            <w:rStyle w:val="27"/>
            <w:rtl/>
          </w:rPr>
          <w:t xml:space="preserve">כר"י,</w:t>
        </w:r>
      </w:ins>
      <w:del w:id="90388" w:author="קלוד - ניסוח" w:date="2026-10-13T16:46:40Z">
        <w:r>
          <w:rPr>
            <w:rStyle w:val="27"/>
            <w:rtl/>
          </w:rPr>
          <w:delText xml:space="preserve">כ</w:delText>
        </w:r>
        <w:r w:rsidR="00F63065">
          <w:rPr>
            <w:rStyle w:val="27"/>
            <w:rtl/>
          </w:rPr>
          <w:delText xml:space="preserve">ר"י</w:delText>
        </w:r>
      </w:del>
      <w:r w:rsidR="00F63065">
        <w:rPr>
          <w:rtl/>
        </w:rPr>
        <w:t xml:space="preserve"> הואיל ותנן בבחירתא </w:t>
      </w:r>
      <w:ins w:id="90385" w:author="קלוד - ניסוח" w:date="2026-10-13T16:46:40Z">
        <w:r>
          <w:rPr>
            <w:rStyle w:val="affffd"/>
            <w:rtl/>
          </w:rPr>
          <w:t xml:space="preserve">עדויות</w:t>
        </w:r>
      </w:ins>
      <w:del w:id="90386" w:author="קלוד - ניסוח" w:date="2026-10-13T16:46:40Z">
        <w:r w:rsidR="00F63065">
          <w:rPr>
            <w:rtl/>
          </w:rPr>
          <w:delText xml:space="preserve">כמותו,</w:delText>
        </w:r>
      </w:del>
      <w:r w:rsidR="00F63065">
        <w:rPr>
          <w:rtl/>
        </w:rPr>
        <w:t xml:space="preserve"> </w:t>
      </w:r>
      <w:ins w:id="90383" w:author="קלוד - ניסוח" w:date="2026-10-13T16:46:40Z">
        <w:r>
          <w:rPr>
            <w:rtl/>
          </w:rPr>
          <w:t xml:space="preserve">כמותו:</w:t>
        </w:r>
      </w:ins>
      <w:del w:id="90384" w:author="קלוד - ניסוח" w:date="2026-10-13T16:46:40Z">
        <w:r w:rsidR="00F63065">
          <w:rPr>
            <w:rtl/>
          </w:rPr>
          <w:delText xml:space="preserve">דתנן</w:delText>
        </w:r>
      </w:del>
      <w:r w:rsidR="00F63065">
        <w:rPr>
          <w:rtl/>
        </w:rPr>
        <w:t xml:space="preserve"> שער בכור בעל מום </w:t>
      </w:r>
      <w:ins w:id="90381" w:author="קלוד - ניסוח" w:date="2026-10-13T16:46:40Z">
        <w:r>
          <w:rPr>
            <w:rtl/>
          </w:rPr>
          <w:t xml:space="preserve">שנשר</w:t>
        </w:r>
      </w:ins>
      <w:del w:id="90382" w:author="קלוד - ניסוח" w:date="2026-10-13T16:46:40Z">
        <w:r w:rsidR="00F63065">
          <w:rPr>
            <w:rtl/>
          </w:rPr>
          <w:delText xml:space="preserve">שנשר,</w:delText>
        </w:r>
      </w:del>
      <w:r w:rsidR="00F63065">
        <w:rPr>
          <w:rtl/>
        </w:rPr>
        <w:t xml:space="preserve"> והניחו בחלון </w:t>
      </w:r>
      <w:ins w:id="90379" w:author="קלוד - ניסוח" w:date="2026-10-13T16:46:40Z">
        <w:r>
          <w:rPr>
            <w:rtl/>
          </w:rPr>
          <w:t xml:space="preserve">ואח"כ</w:t>
        </w:r>
      </w:ins>
      <w:del w:id="90380" w:author="קלוד - ניסוח" w:date="2026-10-13T16:46:40Z">
        <w:r w:rsidR="00F63065">
          <w:rPr>
            <w:rtl/>
          </w:rPr>
          <w:delText xml:space="preserve">ואחר כך</w:delText>
        </w:r>
      </w:del>
      <w:r>
        <w:rPr>
          <w:rtl/>
        </w:rPr>
        <w:t xml:space="preserve"> שחטו - </w:t>
      </w:r>
      <w:r>
        <w:rPr>
          <w:rStyle w:val="27"/>
          <w:rtl/>
          <w:rPrChange w:id="9174" w:author="עריכה מהאתר" w:date="2026-10-19T06:44:48Z">
            <w:rPr>
              <w:rStyle w:val="27"/>
              <w:rtl/>
            </w:rPr>
          </w:rPrChange>
        </w:rPr>
        <w:t xml:space="preserve">עקביא</w:t>
      </w:r>
      <w:ins w:id="90377" w:author="קלוד - ניסוח" w:date="2026-10-13T16:46:40Z">
        <w:r>
          <w:rPr>
            <w:rtl/>
          </w:rPr>
          <w:t xml:space="preserve"> </w:t>
        </w:r>
      </w:ins>
      <w:del w:id="90378" w:author="קלוד - ניסוח" w:date="2026-10-13T16:46:40Z">
        <w:r w:rsidR="00F63065">
          <w:rPr>
            <w:rtl/>
          </w:rPr>
          <w:delText xml:space="preserve"> בן מהללאל </w:delText>
        </w:r>
      </w:del>
      <w:r>
        <w:rPr>
          <w:rtl/>
        </w:rPr>
        <w:t xml:space="preserve">מתיר </w:t>
      </w:r>
      <w:r>
        <w:rPr>
          <w:rStyle w:val="27"/>
          <w:rtl/>
          <w:rPrChange w:id="9175" w:author="עריכה מהאתר" w:date="2026-10-19T06:44:48Z">
            <w:rPr>
              <w:rStyle w:val="27"/>
              <w:rtl/>
            </w:rPr>
          </w:rPrChange>
        </w:rPr>
        <w:t xml:space="preserve">וחכמים</w:t>
      </w:r>
      <w:r>
        <w:rPr>
          <w:rtl/>
        </w:rPr>
        <w:t xml:space="preserve"> אוסרין</w:t>
      </w:r>
      <w:r w:rsidR="0057284B">
        <w:rPr>
          <w:rtl/>
        </w:rPr>
        <w:t>.</w:t>
      </w:r>
    </w:p>
    <w:p w14:paraId="62065CE4" w14:textId="18C8628C" w:rsidR="006542AA" w:rsidRDefault="00000000">
      <w:pPr>
        <w:pStyle w:val="36"/>
        <w:framePr w:wrap="notBeside"/>
      </w:pPr>
      <w:ins w:id="90891" w:author="קלוד - ניסוח" w:date="2026-10-13T16:46:40Z">
        <w:r>
          <w:t xml:space="preserve">רנב"י:</w:t>
        </w:r>
      </w:ins>
      <w:del w:id="90892" w:author="קלוד - ניסוח" w:date="2026-10-13T16:46:40Z">
        <w:r>
          <w:delText xml:space="preserve">א</w:delText>
        </w:r>
        <w:r w:rsidR="00DF3782">
          <w:delText xml:space="preserve">רנ</w:delText>
        </w:r>
        <w:r>
          <w:delText xml:space="preserve">ב"י:</w:delText>
        </w:r>
      </w:del>
    </w:p>
    <w:p w14:paraId="2926874C" w14:textId="7E006D0F" w:rsidR="00DF3782" w:rsidRDefault="00F63065" w:rsidP="000C73DD">
      <w:pPr>
        <w:rPr>
          <w:rtl/>
        </w:rPr>
      </w:pPr>
      <w:ins w:id="90405" w:author="קלוד - ניסוח" w:date="2026-10-13T16:46:40Z">
        <w:r>
          <w:rPr>
            <w:rtl/>
          </w:rPr>
          <w:t xml:space="preserve">מתני'</w:t>
        </w:r>
      </w:ins>
      <w:del w:id="90406" w:author="קלוד - ניסוח" w:date="2026-10-13T16:46:40Z">
        <w:r>
          <w:rPr>
            <w:rtl/>
          </w:rPr>
          <w:delText xml:space="preserve">מתניתין</w:delText>
        </w:r>
      </w:del>
      <w:r>
        <w:rPr>
          <w:rtl/>
        </w:rPr>
        <w:t xml:space="preserve"> </w:t>
      </w:r>
      <w:ins w:id="90403" w:author="קלוד - ניסוח" w:date="2026-10-13T16:46:40Z">
        <w:r>
          <w:rPr>
            <w:rtl/>
          </w:rPr>
          <w:t xml:space="preserve">נמי</w:t>
        </w:r>
      </w:ins>
      <w:del w:id="90404" w:author="קלוד - ניסוח" w:date="2026-10-13T16:46:40Z">
        <w:r>
          <w:rPr>
            <w:rtl/>
          </w:rPr>
          <w:delText xml:space="preserve">גם</w:delText>
        </w:r>
      </w:del>
      <w:r>
        <w:rPr>
          <w:rtl/>
        </w:rPr>
        <w:t xml:space="preserve"> </w:t>
      </w:r>
      <w:ins w:id="90401" w:author="קלוד - ניסוח" w:date="2026-10-13T16:46:40Z">
        <w:r>
          <w:rPr>
            <w:rtl/>
          </w:rPr>
          <w:t xml:space="preserve">דיקא</w:t>
        </w:r>
      </w:ins>
      <w:del w:id="90402" w:author="קלוד - ניסוח" w:date="2026-10-13T16:46:40Z">
        <w:r>
          <w:rPr>
            <w:rtl/>
          </w:rPr>
          <w:delText xml:space="preserve">דיקא,</w:delText>
        </w:r>
      </w:del>
      <w:r>
        <w:rPr>
          <w:rtl/>
        </w:rPr>
        <w:t xml:space="preserve"> </w:t>
      </w:r>
      <w:ins w:id="90399" w:author="קלוד - ניסוח" w:date="2026-10-13T16:46:40Z">
        <w:r>
          <w:rPr>
            <w:rStyle w:val="affffd"/>
            <w:rtl/>
          </w:rPr>
          <w:t xml:space="preserve">כר"י</w:t>
        </w:r>
        <w:r>
          <w:rPr>
            <w:rtl/>
          </w:rPr>
          <w:t xml:space="preserve">, דתנן:</w:t>
        </w:r>
      </w:ins>
      <w:del w:id="90400" w:author="קלוד - ניסוח" w:date="2026-10-13T16:46:40Z">
        <w:r>
          <w:rPr>
            <w:rtl/>
          </w:rPr>
          <w:delText xml:space="preserve">דתנן</w:delText>
        </w:r>
      </w:del>
      <w:r>
        <w:rPr>
          <w:rtl/>
        </w:rPr>
        <w:t xml:space="preserve"> צמר המד</w:t>
      </w:r>
      <w:r w:rsidR="000C73DD">
        <w:rPr>
          <w:rtl/>
        </w:rPr>
        <w:t xml:space="preserve">ולדל בבכור, </w:t>
      </w:r>
      <w:ins w:id="90397" w:author="קלוד - ניסוח" w:date="2026-10-13T16:46:40Z">
        <w:r>
          <w:rPr>
            <w:rtl/>
          </w:rPr>
          <w:t xml:space="preserve">הנראה</w:t>
        </w:r>
      </w:ins>
      <w:del w:id="90398" w:author="קלוד - ניסוח" w:date="2026-10-13T16:46:40Z">
        <w:r w:rsidR="000C73DD">
          <w:rPr>
            <w:rtl/>
          </w:rPr>
          <w:delText xml:space="preserve">את שנראה</w:delText>
        </w:r>
      </w:del>
      <w:r w:rsidR="000C73DD">
        <w:rPr>
          <w:rtl/>
        </w:rPr>
        <w:t xml:space="preserve"> עם הגיזה</w:t>
      </w:r>
      <w:ins w:id="90395" w:author="קלוד - ניסוח" w:date="2026-10-13T16:46:40Z">
        <w:r>
          <w:rPr>
            <w:rtl/>
          </w:rPr>
          <w:t xml:space="preserve"> - </w:t>
        </w:r>
      </w:ins>
      <w:del w:id="90396" w:author="קלוד - ניסוח" w:date="2026-10-13T16:46:40Z">
        <w:r w:rsidR="000C73DD">
          <w:rPr>
            <w:rtl/>
          </w:rPr>
          <w:delText xml:space="preserve"> </w:delText>
        </w:r>
      </w:del>
      <w:r>
        <w:rPr>
          <w:rtl/>
        </w:rPr>
        <w:t xml:space="preserve">מותר, </w:t>
      </w:r>
      <w:ins w:id="90393" w:author="קלוד - ניסוח" w:date="2026-10-13T16:46:40Z">
        <w:r>
          <w:rPr>
            <w:rtl/>
          </w:rPr>
          <w:t xml:space="preserve">ושאינו</w:t>
        </w:r>
      </w:ins>
      <w:del w:id="90394" w:author="קלוד - ניסוח" w:date="2026-10-13T16:46:40Z">
        <w:r>
          <w:rPr>
            <w:rtl/>
          </w:rPr>
          <w:delText xml:space="preserve">ואת שאינו</w:delText>
        </w:r>
      </w:del>
      <w:r>
        <w:rPr>
          <w:rtl/>
        </w:rPr>
        <w:t xml:space="preserve"> נראה </w:t>
      </w:r>
      <w:ins w:id="90391" w:author="קלוד - ניסוח" w:date="2026-10-13T16:46:40Z">
        <w:r>
          <w:rPr>
            <w:rtl/>
          </w:rPr>
          <w:t xml:space="preserve">- אסור,</w:t>
        </w:r>
      </w:ins>
      <w:del w:id="90392" w:author="קלוד - ניסוח" w:date="2026-10-13T16:46:40Z">
        <w:r>
          <w:rPr>
            <w:rtl/>
          </w:rPr>
          <w:delText xml:space="preserve">אסור </w:delText>
        </w:r>
      </w:del>
    </w:p>
    <w:p>
      <w:pPr>
        <w:pStyle w:val="36"/>
        <w:rPr>
          <w:ins w:id="90020" w:author="קלוד - סמנטי" w:date="2026-10-13T16:46:38Z"/>
        </w:rPr>
      </w:pPr>
      <w:r>
        <w:t xml:space="preserve">מני?</w:t>
      </w:r>
    </w:p>
    <w:p w14:paraId="46213ABD" w14:textId="7EAF6BE2" w:rsidR="005C2E1D" w:rsidRDefault="00F63065" w:rsidP="00DF3782">
      <w:pPr>
        <w:rPr>
          <w:rtl/>
        </w:rPr>
      </w:pPr>
      <w:del w:id="90021" w:author="קלוד - סמנטי" w:date="2026-10-13T16:46:38Z">
        <w:r>
          <w:rPr>
            <w:rtl/>
          </w:rPr>
          <w:delText xml:space="preserve"> </w:delText>
        </w:r>
      </w:del>
      <w:r>
        <w:rPr>
          <w:rFonts w:hint="cs"/>
          <w:rtl/>
        </w:rPr>
        <w:t>לא</w:t>
      </w:r>
      <w:r w:rsidR="005C2E1D">
        <w:rPr>
          <w:rFonts w:hint="cs"/>
          <w:rtl/>
        </w:rPr>
        <w:t xml:space="preserve"> </w:t>
      </w:r>
      <w:ins w:id="90425" w:author="קלוד - ניסוח" w:date="2026-10-13T16:46:40Z">
        <w:r>
          <w:rPr>
            <w:rStyle w:val="27"/>
            <w:rFonts w:hint="cs"/>
            <w:rtl/>
          </w:rPr>
          <w:t xml:space="preserve">ר'</w:t>
        </w:r>
      </w:ins>
      <w:del w:id="90426" w:author="קלוד - ניסוח" w:date="2026-10-13T16:46:40Z">
        <w:r w:rsidR="005C2E1D">
          <w:rPr>
            <w:rStyle w:val="27"/>
            <w:rFonts w:hint="cs"/>
            <w:rtl/>
          </w:rPr>
          <w:delText xml:space="preserve">רבי</w:delText>
        </w:r>
      </w:del>
      <w:r w:rsidR="005C2E1D">
        <w:rPr>
          <w:rStyle w:val="27"/>
          <w:rFonts w:hint="cs"/>
          <w:rtl/>
        </w:rPr>
        <w:t xml:space="preserve"> יוסי</w:t>
      </w:r>
      <w:r w:rsidR="005C2E1D">
        <w:rPr>
          <w:rFonts w:hint="cs"/>
          <w:rtl/>
        </w:rPr>
        <w:t xml:space="preserve"> </w:t>
      </w:r>
      <w:ins w:id="90423" w:author="קלוד - ניסוח" w:date="2026-10-13T16:46:40Z">
        <w:r>
          <w:rPr>
            <w:rFonts w:hint="cs"/>
            <w:rtl/>
          </w:rPr>
          <w:t xml:space="preserve">-</w:t>
        </w:r>
      </w:ins>
      <w:del w:id="90424" w:author="קלוד - ניסוח" w:date="2026-10-13T16:46:40Z">
        <w:r>
          <w:rPr>
            <w:rFonts w:hint="cs"/>
            <w:rtl/>
          </w:rPr>
          <w:delText xml:space="preserve">ואם</w:delText>
        </w:r>
      </w:del>
      <w:r>
        <w:rPr>
          <w:rFonts w:hint="cs"/>
          <w:rtl/>
        </w:rPr>
        <w:t xml:space="preserve"> </w:t>
      </w:r>
      <w:ins w:id="90421" w:author="קלוד - ניסוח" w:date="2026-10-13T16:46:40Z">
        <w:r>
          <w:rPr>
            <w:rFonts w:hint="cs"/>
            <w:rtl/>
          </w:rPr>
          <w:t xml:space="preserve">דבשחטו שניהם </w:t>
        </w:r>
        <w:r>
          <w:rPr>
            <w:rStyle w:val="affffd"/>
            <w:rFonts w:hint="cs"/>
            <w:rtl/>
          </w:rPr>
          <w:t xml:space="preserve">הנראה ושאינו נראה</w:t>
        </w:r>
        <w:r>
          <w:rPr>
            <w:rFonts w:hint="cs"/>
            <w:rtl/>
          </w:rPr>
          <w:t xml:space="preserve"> שרי, ובמת לרבנן שניהם אסור ולעקביא</w:t>
        </w:r>
      </w:ins>
      <w:del w:id="90422" w:author="קלוד - ניסוח" w:date="2026-10-13T16:46:40Z">
        <w:r w:rsidR="005C2E1D">
          <w:rPr>
            <w:rFonts w:hint="cs"/>
            <w:rtl/>
          </w:rPr>
          <w:delText xml:space="preserve">עקביא</w:delText>
        </w:r>
      </w:del>
      <w:r w:rsidR="005C2E1D">
        <w:rPr>
          <w:rFonts w:hint="cs"/>
          <w:rtl/>
        </w:rPr>
        <w:t xml:space="preserve"> איפכא </w:t>
      </w:r>
      <w:ins w:id="90419" w:author="קלוד - ניסוח" w:date="2026-10-13T16:46:40Z">
        <w:r>
          <w:rPr>
            <w:rStyle w:val="affffd"/>
            <w:rFonts w:hint="cs"/>
            <w:rtl/>
          </w:rPr>
          <w:t xml:space="preserve">הנראה אסור, דמיתה אוסרתו</w:t>
        </w:r>
        <w:r>
          <w:rPr>
            <w:rFonts w:hint="cs"/>
            <w:rtl/>
          </w:rPr>
          <w:t xml:space="preserve">,</w:t>
        </w:r>
      </w:ins>
      <w:del w:id="90420" w:author="קלוד - ניסוח" w:date="2026-10-13T16:46:40Z">
        <w:r w:rsidR="005C2E1D">
          <w:rPr>
            <w:rFonts w:hint="cs"/>
            <w:rtl/>
          </w:rPr>
          <w:delText xml:space="preserve">הוא,</w:delText>
        </w:r>
      </w:del>
      <w:r w:rsidR="005C2E1D">
        <w:rPr>
          <w:rFonts w:hint="cs"/>
          <w:rtl/>
        </w:rPr>
        <w:t xml:space="preserve"> </w:t>
      </w:r>
      <w:r>
        <w:rPr>
          <w:rFonts w:hint="cs"/>
          <w:rtl/>
        </w:rPr>
        <w:t>ולא</w:t>
      </w:r>
      <w:r w:rsidR="005C2E1D">
        <w:rPr>
          <w:rFonts w:hint="cs"/>
          <w:rtl/>
        </w:rPr>
        <w:t xml:space="preserve"> </w:t>
      </w:r>
      <w:r>
        <w:rPr>
          <w:rStyle w:val="27"/>
          <w:rFonts w:hint="cs"/>
          <w:rtl/>
        </w:rPr>
        <w:t>ר"י</w:t>
      </w:r>
      <w:r w:rsidR="005C2E1D">
        <w:rPr>
          <w:rFonts w:hint="cs"/>
          <w:rtl/>
        </w:rPr>
        <w:t xml:space="preserve"> </w:t>
      </w:r>
      <w:ins w:id="90417" w:author="קלוד - ניסוח" w:date="2026-10-13T16:46:40Z">
        <w:r>
          <w:rPr>
            <w:rFonts w:hint="cs"/>
            <w:rtl/>
          </w:rPr>
          <w:t xml:space="preserve">במת</w:t>
        </w:r>
      </w:ins>
      <w:del w:id="90418" w:author="קלוד - ניסוח" w:date="2026-10-13T16:46:40Z">
        <w:r w:rsidR="005C2E1D">
          <w:rPr>
            <w:rFonts w:hint="cs"/>
            <w:rtl/>
          </w:rPr>
          <w:delText xml:space="preserve">רק</w:delText>
        </w:r>
      </w:del>
      <w:r w:rsidR="005C2E1D">
        <w:rPr>
          <w:rFonts w:hint="cs"/>
          <w:rtl/>
        </w:rPr>
        <w:t xml:space="preserve"> </w:t>
      </w:r>
      <w:ins w:id="90415" w:author="קלוד - ניסוח" w:date="2026-10-13T16:46:40Z">
        <w:r>
          <w:rPr>
            <w:rFonts w:hint="cs"/>
            <w:rtl/>
          </w:rPr>
          <w:t xml:space="preserve">-</w:t>
        </w:r>
      </w:ins>
      <w:del w:id="90416" w:author="קלוד - ניסוח" w:date="2026-10-13T16:46:40Z">
        <w:r w:rsidR="005C2E1D">
          <w:rPr>
            <w:rFonts w:hint="cs"/>
            <w:rtl/>
          </w:rPr>
          <w:delText xml:space="preserve">בשחטה</w:delText>
        </w:r>
      </w:del>
      <w:r w:rsidR="005C2E1D">
        <w:rPr>
          <w:rFonts w:hint="cs"/>
          <w:rtl/>
        </w:rPr>
        <w:t xml:space="preserve"> </w:t>
      </w:r>
      <w:ins w:id="90413" w:author="קלוד - ניסוח" w:date="2026-10-13T16:46:40Z">
        <w:r>
          <w:rPr>
            <w:rFonts w:hint="cs"/>
            <w:rtl/>
          </w:rPr>
          <w:t xml:space="preserve">דשניהם</w:t>
        </w:r>
      </w:ins>
      <w:del w:id="90414" w:author="קלוד - ניסוח" w:date="2026-10-13T16:46:40Z">
        <w:r>
          <w:rPr>
            <w:rFonts w:hint="cs"/>
            <w:rtl/>
          </w:rPr>
          <w:delText xml:space="preserve">ואם</w:delText>
        </w:r>
      </w:del>
      <w:r>
        <w:rPr>
          <w:rFonts w:hint="cs"/>
          <w:rtl/>
        </w:rPr>
        <w:t xml:space="preserve"> </w:t>
      </w:r>
      <w:ins w:id="90411" w:author="קלוד - ניסוח" w:date="2026-10-13T16:46:40Z">
        <w:r>
          <w:rPr>
            <w:rFonts w:hint="cs"/>
            <w:rtl/>
          </w:rPr>
          <w:t xml:space="preserve">אסור,</w:t>
        </w:r>
      </w:ins>
      <w:del w:id="90412" w:author="קלוד - ניסוח" w:date="2026-10-13T16:46:40Z">
        <w:r w:rsidR="005C2E1D">
          <w:rPr>
            <w:rFonts w:hint="cs"/>
            <w:rtl/>
          </w:rPr>
          <w:delText xml:space="preserve">עקביה</w:delText>
        </w:r>
      </w:del>
      <w:r w:rsidR="005C2E1D">
        <w:rPr>
          <w:rFonts w:hint="cs"/>
          <w:rtl/>
        </w:rPr>
        <w:t xml:space="preserve"> </w:t>
      </w:r>
      <w:ins w:id="90409" w:author="קלוד - ניסוח" w:date="2026-10-13T16:46:40Z">
        <w:r>
          <w:rPr>
            <w:rFonts w:hint="cs"/>
            <w:rtl/>
          </w:rPr>
          <w:t xml:space="preserve">ובשחטו</w:t>
        </w:r>
      </w:ins>
      <w:del w:id="90410" w:author="קלוד - ניסוח" w:date="2026-10-13T16:46:40Z">
        <w:r w:rsidR="005C2E1D">
          <w:rPr>
            <w:rFonts w:hint="cs"/>
            <w:rtl/>
          </w:rPr>
          <w:delText xml:space="preserve">לשניהם</w:delText>
        </w:r>
      </w:del>
      <w:r w:rsidR="005C2E1D">
        <w:rPr>
          <w:rFonts w:hint="cs"/>
          <w:rtl/>
        </w:rPr>
        <w:t xml:space="preserve"> </w:t>
      </w:r>
      <w:ins w:id="90407" w:author="קלוד - ניסוח" w:date="2026-10-13T16:46:40Z">
        <w:r>
          <w:rPr>
            <w:rFonts w:hint="cs"/>
            <w:rtl/>
          </w:rPr>
          <w:t xml:space="preserve">- לעקביא שניהם שרי,</w:t>
        </w:r>
      </w:ins>
      <w:del w:id="90408" w:author="קלוד - ניסוח" w:date="2026-10-13T16:46:40Z">
        <w:r w:rsidR="005C2E1D">
          <w:rPr>
            <w:rFonts w:hint="cs"/>
            <w:rtl/>
          </w:rPr>
          <w:delText xml:space="preserve">שרי </w:delText>
        </w:r>
      </w:del>
    </w:p>
    <w:p w14:paraId="03D72D1F" w14:textId="77A441A1" w:rsidR="006542AA" w:rsidRDefault="00000000">
      <w:pPr>
        <w:pStyle w:val="36"/>
        <w:framePr w:wrap="notBeside"/>
      </w:pPr>
      <w:r>
        <w:t>אלא רבנן היא וש"מ</w:t>
      </w:r>
      <w:r w:rsidR="00F63065">
        <w:t>:</w:t>
      </w:r>
    </w:p>
    <w:p w14:paraId="70EAA42C" w14:textId="2A4FE3F8" w:rsidR="00B874E6" w:rsidRDefault="00F63065" w:rsidP="005C2E1D">
      <w:pPr>
        <w:rPr>
          <w:rtl/>
        </w:rPr>
      </w:pPr>
      <w:r>
        <w:rPr>
          <w:rtl/>
        </w:rPr>
        <w:t xml:space="preserve">בשחטו </w:t>
      </w:r>
      <w:ins w:id="90427" w:author="קלוד - ניסוח" w:date="2026-10-13T16:46:40Z">
        <w:r>
          <w:rPr>
            <w:rtl/>
          </w:rPr>
          <w:t xml:space="preserve">חלקו </w:t>
        </w:r>
        <w:r>
          <w:rPr>
            <w:rStyle w:val="affffd"/>
            <w:rtl/>
          </w:rPr>
          <w:t xml:space="preserve">רבנן ועקביא</w:t>
        </w:r>
        <w:r>
          <w:rPr>
            <w:rtl/>
          </w:rPr>
          <w:t xml:space="preserve">,</w:t>
        </w:r>
      </w:ins>
      <w:del w:id="90428" w:author="קלוד - ניסוח" w:date="2026-10-13T16:46:40Z">
        <w:r w:rsidR="005C2E1D">
          <w:rPr>
            <w:rtl/>
          </w:rPr>
          <w:delText xml:space="preserve">חלקו</w:delText>
        </w:r>
        <w:r>
          <w:rPr>
            <w:rtl/>
          </w:rPr>
          <w:delText xml:space="preserve">,</w:delText>
        </w:r>
      </w:del>
      <w:r>
        <w:rPr>
          <w:rtl/>
        </w:rPr>
        <w:t xml:space="preserve"> </w:t>
      </w:r>
      <w:r>
        <w:rPr>
          <w:rtl/>
        </w:rPr>
        <w:t xml:space="preserve">ש"מ</w:t>
      </w:r>
      <w:r w:rsidR="0057284B">
        <w:rPr>
          <w:rtl/>
        </w:rPr>
        <w:t>.</w:t>
      </w:r>
    </w:p>
    <w:p>
      <w:pPr>
        <w:pStyle w:val="affff7"/>
        <w:rPr>
          <w:ins w:id="93177" w:author="קלוד - ניסוח" w:date="2026-10-13T16:46:40Z"/>
        </w:rPr>
      </w:pPr>
      <w:ins w:id="93178" w:author="קלוד - ניסוח" w:date="2026-10-13T16:46:40Z">
        <w:r>
          <w:rPr>
            <w:color w:val="7B3F00"/>
          </w:rPr>
          <w:t xml:space="preserve">האם גזרו בצמר עולה שמא ישהנה?</w:t>
        </w:r>
      </w:ins>
    </w:p>
    <w:p w14:paraId="188CC523" w14:textId="77777777" w:rsidR="006542AA" w:rsidRDefault="00000000">
      <w:pPr>
        <w:pStyle w:val="36"/>
        <w:framePr w:wrap="notBeside"/>
      </w:pPr>
      <w:r w:rsidRPr="000C73DD">
        <w:t>בעי ר' ינאי:</w:t>
      </w:r>
    </w:p>
    <w:p w14:paraId="6B738789" w14:textId="55E95B50" w:rsidR="005C2E1D" w:rsidRPr="000C73DD" w:rsidRDefault="00F63065" w:rsidP="005C2E1D">
      <w:pPr>
        <w:pStyle w:val="afffff1"/>
        <w:rPr>
          <w:b/>
          <w:bCs/>
          <w:rtl/>
        </w:rPr>
        <w:pPrChange w:id="90022" w:author="קלוד - סמנטי" w:date="2026-10-13T16:46:38Z">
          <w:pPr/>
        </w:pPrChange>
      </w:pPr>
      <w:r w:rsidRPr="000C73DD">
        <w:rPr>
          <w:b/>
          <w:bCs/>
          <w:rtl/>
        </w:rPr>
        <w:t xml:space="preserve">צמר שנתלש מעולה </w:t>
      </w:r>
      <w:ins w:id="90431" w:author="קלוד - ניסוח" w:date="2026-10-13T16:46:40Z">
        <w:r>
          <w:rPr>
            <w:b/>
            <w:bCs/>
            <w:rtl/>
          </w:rPr>
          <w:t xml:space="preserve">תמימה,</w:t>
        </w:r>
      </w:ins>
      <w:del w:id="90432" w:author="קלוד - ניסוח" w:date="2026-10-13T16:46:40Z">
        <w:r w:rsidRPr="000C73DD">
          <w:rPr>
            <w:b/>
            <w:bCs/>
            <w:rtl/>
          </w:rPr>
          <w:delText xml:space="preserve">תמימה</w:delText>
        </w:r>
      </w:del>
      <w:r w:rsidRPr="000C73DD">
        <w:rPr>
          <w:b/>
          <w:bCs/>
          <w:rtl/>
        </w:rPr>
        <w:t xml:space="preserve"> </w:t>
      </w:r>
      <w:ins w:id="90429" w:author="קלוד - ניסוח" w:date="2026-10-13T16:46:40Z">
        <w:r>
          <w:rPr>
            <w:b/>
            <w:bCs/>
            <w:rtl/>
          </w:rPr>
          <w:t xml:space="preserve">מהו?</w:t>
        </w:r>
      </w:ins>
      <w:del w:id="90430" w:author="קלוד - ניסוח" w:date="2026-10-13T16:46:40Z">
        <w:r w:rsidRPr="000C73DD">
          <w:rPr>
            <w:b/>
            <w:bCs/>
            <w:rtl/>
          </w:rPr>
          <w:delText xml:space="preserve">מהו? </w:delText>
        </w:r>
      </w:del>
    </w:p>
    <w:p w14:paraId="4A2378F9" w14:textId="4526F7AB" w:rsidR="005C2E1D" w:rsidRDefault="00F63065" w:rsidP="00F63065">
      <w:pPr>
        <w:rPr>
          <w:rtl/>
        </w:rPr>
      </w:pPr>
      <w:r>
        <w:rPr>
          <w:rtl/>
        </w:rPr>
        <w:t xml:space="preserve">דחטאת ואשם </w:t>
      </w:r>
      <w:r>
        <w:rPr>
          <w:rtl/>
        </w:rPr>
        <w:t xml:space="preserve">לא</w:t>
      </w:r>
      <w:r>
        <w:rPr>
          <w:rtl/>
        </w:rPr>
        <w:t xml:space="preserve"> תיבעי לך - דכיון דלכפרה </w:t>
      </w:r>
      <w:ins w:id="90439" w:author="קלוד - ניסוח" w:date="2026-10-13T16:46:40Z">
        <w:r>
          <w:rPr>
            <w:rtl/>
          </w:rPr>
          <w:t xml:space="preserve">באו,</w:t>
        </w:r>
      </w:ins>
      <w:del w:id="90440" w:author="קלוד - ניסוח" w:date="2026-10-13T16:46:40Z">
        <w:r>
          <w:rPr>
            <w:rtl/>
          </w:rPr>
          <w:delText xml:space="preserve">באו</w:delText>
        </w:r>
      </w:del>
      <w:r>
        <w:rPr>
          <w:rtl/>
        </w:rPr>
        <w:t xml:space="preserve"> </w:t>
      </w:r>
      <w:ins w:id="90437" w:author="קלוד - ניסוח" w:date="2026-10-13T16:46:40Z">
        <w:r>
          <w:rPr>
            <w:rtl/>
          </w:rPr>
          <w:t xml:space="preserve">אינו</w:t>
        </w:r>
      </w:ins>
      <w:del w:id="90438" w:author="קלוד - ניסוח" w:date="2026-10-13T16:46:40Z">
        <w:r>
          <w:rPr>
            <w:rtl/>
          </w:rPr>
          <w:delText xml:space="preserve">לא</w:delText>
        </w:r>
      </w:del>
      <w:r>
        <w:rPr>
          <w:rtl/>
        </w:rPr>
        <w:t xml:space="preserve"> </w:t>
      </w:r>
      <w:ins w:id="90435" w:author="קלוד - ניסוח" w:date="2026-10-13T16:46:40Z">
        <w:r>
          <w:rPr>
            <w:rtl/>
          </w:rPr>
          <w:t xml:space="preserve">משהה</w:t>
        </w:r>
      </w:ins>
      <w:del w:id="90436" w:author="קלוד - ניסוח" w:date="2026-10-13T16:46:40Z">
        <w:r>
          <w:rPr>
            <w:rtl/>
          </w:rPr>
          <w:delText xml:space="preserve">משהו</w:delText>
        </w:r>
      </w:del>
      <w:r>
        <w:rPr>
          <w:rtl/>
        </w:rPr>
        <w:t xml:space="preserve"> </w:t>
      </w:r>
      <w:ins w:id="90433" w:author="קלוד - ניסוח" w:date="2026-10-13T16:46:40Z">
        <w:r>
          <w:rPr>
            <w:rtl/>
          </w:rPr>
          <w:t xml:space="preserve">אותם ומותר,</w:t>
        </w:r>
      </w:ins>
      <w:del w:id="90434" w:author="קלוד - ניסוח" w:date="2026-10-13T16:46:40Z">
        <w:r>
          <w:rPr>
            <w:rtl/>
          </w:rPr>
          <w:delText xml:space="preserve">להם, </w:delText>
        </w:r>
      </w:del>
    </w:p>
    <w:p w14:paraId="4DE4B901" w14:textId="34C4DF9A" w:rsidR="005C2E1D" w:rsidRDefault="00F63065" w:rsidP="00F63065">
      <w:pPr>
        <w:rPr>
          <w:rtl/>
        </w:rPr>
      </w:pPr>
      <w:ins w:id="90449" w:author="קלוד - ניסוח" w:date="2026-10-13T16:46:40Z">
        <w:r>
          <w:rPr>
            <w:rtl/>
          </w:rPr>
          <w:t xml:space="preserve">ובכור</w:t>
        </w:r>
      </w:ins>
      <w:del w:id="90450" w:author="קלוד - ניסוח" w:date="2026-10-13T16:46:40Z">
        <w:r>
          <w:rPr>
            <w:rtl/>
          </w:rPr>
          <w:delText xml:space="preserve">דבכור</w:delText>
        </w:r>
      </w:del>
      <w:r>
        <w:rPr>
          <w:rtl/>
        </w:rPr>
        <w:t xml:space="preserve"> ומעשר </w:t>
      </w:r>
      <w:ins w:id="90447" w:author="קלוד - ניסוח" w:date="2026-10-13T16:46:40Z">
        <w:r>
          <w:rPr>
            <w:rtl/>
          </w:rPr>
          <w:t xml:space="preserve">נמי לא תיבעי</w:t>
        </w:r>
      </w:ins>
      <w:del w:id="90448" w:author="קלוד - ניסוח" w:date="2026-10-13T16:46:40Z">
        <w:r>
          <w:rPr>
            <w:rtl/>
          </w:rPr>
          <w:delText xml:space="preserve">גם</w:delText>
        </w:r>
      </w:del>
      <w:r>
        <w:rPr>
          <w:rtl/>
        </w:rPr>
        <w:t xml:space="preserve"> - דכיון דלא לכפרה </w:t>
      </w:r>
      <w:ins w:id="90445" w:author="קלוד - ניסוח" w:date="2026-10-13T16:46:40Z">
        <w:r>
          <w:rPr>
            <w:rtl/>
          </w:rPr>
          <w:t xml:space="preserve">באו,</w:t>
        </w:r>
      </w:ins>
      <w:del w:id="90446" w:author="קלוד - ניסוח" w:date="2026-10-13T16:46:40Z">
        <w:r>
          <w:rPr>
            <w:rtl/>
          </w:rPr>
          <w:delText xml:space="preserve">באו</w:delText>
        </w:r>
      </w:del>
      <w:r>
        <w:rPr>
          <w:rtl/>
        </w:rPr>
        <w:t xml:space="preserve"> </w:t>
      </w:r>
      <w:ins w:id="90443" w:author="קלוד - ניסוח" w:date="2026-10-13T16:46:40Z">
        <w:r>
          <w:rPr>
            <w:rtl/>
          </w:rPr>
          <w:t xml:space="preserve">משהה</w:t>
        </w:r>
      </w:ins>
      <w:del w:id="90444" w:author="קלוד - ניסוח" w:date="2026-10-13T16:46:40Z">
        <w:r>
          <w:rPr>
            <w:rtl/>
          </w:rPr>
          <w:delText xml:space="preserve">משהו</w:delText>
        </w:r>
      </w:del>
      <w:r>
        <w:rPr>
          <w:rtl/>
        </w:rPr>
        <w:t xml:space="preserve"> </w:t>
      </w:r>
      <w:ins w:id="90441" w:author="קלוד - ניסוח" w:date="2026-10-13T16:46:40Z">
        <w:r>
          <w:rPr>
            <w:rtl/>
          </w:rPr>
          <w:t xml:space="preserve">אותם </w:t>
        </w:r>
        <w:r>
          <w:rPr>
            <w:rStyle w:val="affffd"/>
            <w:rtl/>
          </w:rPr>
          <w:t xml:space="preserve">ואסור</w:t>
        </w:r>
        <w:r>
          <w:rPr>
            <w:rtl/>
          </w:rPr>
          <w:t xml:space="preserve">,</w:t>
        </w:r>
      </w:ins>
      <w:del w:id="90442" w:author="קלוד - ניסוח" w:date="2026-10-13T16:46:40Z">
        <w:r>
          <w:rPr>
            <w:rtl/>
          </w:rPr>
          <w:delText xml:space="preserve">להם,</w:delText>
        </w:r>
      </w:del>
    </w:p>
    <w:p>
      <w:pPr>
        <w:pStyle w:val="36"/>
        <w:rPr>
          <w:ins w:id="90023" w:author="קלוד - סמנטי" w:date="2026-10-13T16:46:38Z"/>
        </w:rPr>
      </w:pPr>
      <w:r>
        <w:t xml:space="preserve">כי תיבעי לך</w:t>
      </w:r>
    </w:p>
    <w:p w14:paraId="5A9A3F51" w14:textId="739DBC22" w:rsidR="005C2E1D" w:rsidRDefault="00F63065" w:rsidP="00F63065">
      <w:pPr>
        <w:rPr>
          <w:rtl/>
        </w:rPr>
      </w:pPr>
      <w:del w:id="90024" w:author="קלוד - סמנטי" w:date="2026-10-13T16:46:38Z">
        <w:r>
          <w:rPr>
            <w:rtl/>
          </w:rPr>
          <w:delText xml:space="preserve"> </w:delText>
        </w:r>
      </w:del>
      <w:ins w:id="90461" w:author="קלוד - ניסוח" w:date="2026-10-13T16:46:40Z">
        <w:r>
          <w:rPr>
            <w:rtl/>
          </w:rPr>
          <w:t xml:space="preserve">בעולה:</w:t>
        </w:r>
      </w:ins>
      <w:del w:id="90462" w:author="קלוד - ניסוח" w:date="2026-10-13T16:46:40Z">
        <w:r>
          <w:rPr>
            <w:rtl/>
          </w:rPr>
          <w:delText xml:space="preserve">דעולה</w:delText>
        </w:r>
      </w:del>
      <w:r>
        <w:rPr>
          <w:rtl/>
        </w:rPr>
        <w:t xml:space="preserve"> </w:t>
      </w:r>
      <w:ins w:id="90459" w:author="קלוד - ניסוח" w:date="2026-10-13T16:46:40Z">
        <w:r>
          <w:rPr>
            <w:rtl/>
          </w:rPr>
          <w:t xml:space="preserve">כיון</w:t>
        </w:r>
      </w:ins>
      <w:del w:id="90460" w:author="קלוד - ניסוח" w:date="2026-10-13T16:46:40Z">
        <w:r>
          <w:rPr>
            <w:rtl/>
          </w:rPr>
          <w:delText xml:space="preserve">מה?</w:delText>
        </w:r>
      </w:del>
      <w:r>
        <w:rPr>
          <w:rtl/>
        </w:rPr>
        <w:t xml:space="preserve"> </w:t>
      </w:r>
      <w:ins w:id="90457" w:author="קלוד - ניסוח" w:date="2026-10-13T16:46:40Z">
        <w:r>
          <w:rPr>
            <w:rFonts w:hint="cs"/>
            <w:rtl/>
          </w:rPr>
          <w:t xml:space="preserve">דעיקרה</w:t>
        </w:r>
      </w:ins>
      <w:del w:id="90458" w:author="קלוד - ניסוח" w:date="2026-10-13T16:46:40Z">
        <w:r w:rsidR="005C2E1D">
          <w:rPr>
            <w:rFonts w:hint="cs"/>
            <w:rtl/>
          </w:rPr>
          <w:delText xml:space="preserve">כיוון דעיקר</w:delText>
        </w:r>
      </w:del>
      <w:r w:rsidR="005C2E1D">
        <w:rPr>
          <w:rFonts w:hint="cs"/>
          <w:rtl/>
        </w:rPr>
        <w:t xml:space="preserve"> </w:t>
      </w:r>
      <w:r>
        <w:rPr>
          <w:rFonts w:hint="cs"/>
          <w:rtl/>
        </w:rPr>
        <w:t>לא</w:t>
      </w:r>
      <w:r w:rsidR="005C2E1D">
        <w:rPr>
          <w:rFonts w:hint="cs"/>
          <w:rtl/>
        </w:rPr>
        <w:t xml:space="preserve"> לכפרה </w:t>
      </w:r>
      <w:ins w:id="90455" w:author="קלוד - ניסוח" w:date="2026-10-13T16:46:40Z">
        <w:r>
          <w:rPr>
            <w:rFonts w:hint="cs"/>
            <w:rtl/>
          </w:rPr>
          <w:t xml:space="preserve">באה</w:t>
        </w:r>
      </w:ins>
      <w:del w:id="90456" w:author="קלוד - ניסוח" w:date="2026-10-13T16:46:40Z">
        <w:r w:rsidR="005C2E1D">
          <w:rPr>
            <w:rFonts w:hint="cs"/>
            <w:rtl/>
          </w:rPr>
          <w:delText xml:space="preserve">אתי</w:delText>
        </w:r>
      </w:del>
      <w:r w:rsidR="005C2E1D">
        <w:rPr>
          <w:rFonts w:hint="cs"/>
          <w:rtl/>
        </w:rPr>
        <w:t xml:space="preserve"> </w:t>
      </w:r>
      <w:ins w:id="90453" w:author="קלוד - ניסוח" w:date="2026-10-13T16:46:40Z">
        <w:r>
          <w:rPr>
            <w:rFonts w:hint="cs"/>
            <w:rtl/>
          </w:rPr>
          <w:t xml:space="preserve">-</w:t>
        </w:r>
      </w:ins>
      <w:del w:id="90454" w:author="קלוד - ניסוח" w:date="2026-10-13T16:46:40Z">
        <w:r w:rsidR="005C2E1D">
          <w:rPr>
            <w:rFonts w:hint="cs"/>
            <w:rtl/>
          </w:rPr>
          <w:delText xml:space="preserve">משהי</w:delText>
        </w:r>
      </w:del>
      <w:r w:rsidR="005C2E1D">
        <w:rPr>
          <w:rFonts w:hint="cs"/>
          <w:rtl/>
        </w:rPr>
        <w:t xml:space="preserve"> </w:t>
      </w:r>
      <w:ins w:id="90451" w:author="קלוד - ניסוח" w:date="2026-10-13T16:46:40Z">
        <w:r>
          <w:rPr>
            <w:rFonts w:hint="cs"/>
            <w:rtl/>
          </w:rPr>
          <w:t xml:space="preserve">משהה אותה,</w:t>
        </w:r>
      </w:ins>
      <w:del w:id="90452" w:author="קלוד - ניסוח" w:date="2026-10-13T16:46:40Z">
        <w:r w:rsidR="005C2E1D">
          <w:rPr>
            <w:rFonts w:hint="cs"/>
            <w:rtl/>
          </w:rPr>
          <w:delText xml:space="preserve">לה </w:delText>
        </w:r>
      </w:del>
    </w:p>
    <w:p w14:paraId="6A7BEC1A" w14:textId="77777777" w:rsidR="005C2E1D" w:rsidRDefault="005C2E1D" w:rsidP="005C2E1D">
      <w:pPr>
        <w:pStyle w:val="afff0"/>
        <w:framePr w:wrap="around"/>
        <w:rPr>
          <w:rtl/>
        </w:rPr>
      </w:pPr>
      <w:r>
        <w:rPr>
          <w:rFonts w:hint="cs"/>
          <w:rtl/>
        </w:rPr>
        <w:t>כו:</w:t>
      </w:r>
    </w:p>
    <w:p w14:paraId="2F1D8DF1" w14:textId="77777777" w:rsidR="006542AA" w:rsidRDefault="00000000">
      <w:pPr>
        <w:pStyle w:val="36"/>
        <w:framePr w:wrap="notBeside"/>
      </w:pPr>
      <w:r w:rsidRPr="00D25F87">
        <w:t>או"ד</w:t>
      </w:r>
      <w:r w:rsidR="00F63065">
        <w:t>:</w:t>
      </w:r>
    </w:p>
    <w:p w14:paraId="1BDB30FE" w14:textId="1EE3AD98" w:rsidR="005C2E1D" w:rsidRDefault="00F63065" w:rsidP="005C2E1D">
      <w:pPr>
        <w:rPr>
          <w:rtl/>
        </w:rPr>
      </w:pPr>
      <w:r>
        <w:rPr>
          <w:rtl/>
        </w:rPr>
        <w:t xml:space="preserve">כיון דעולה </w:t>
      </w:r>
      <w:ins w:id="90473" w:author="קלוד - ניסוח" w:date="2026-10-13T16:46:40Z">
        <w:r>
          <w:rPr>
            <w:rtl/>
          </w:rPr>
          <w:t xml:space="preserve">נמי</w:t>
        </w:r>
      </w:ins>
      <w:del w:id="90474" w:author="קלוד - ניסוח" w:date="2026-10-13T16:46:40Z">
        <w:r w:rsidR="00002A62">
          <w:rPr>
            <w:rtl/>
          </w:rPr>
          <w:delText xml:space="preserve">גם</w:delText>
        </w:r>
      </w:del>
      <w:r>
        <w:rPr>
          <w:rtl/>
        </w:rPr>
        <w:t xml:space="preserve"> </w:t>
      </w:r>
      <w:ins w:id="90471" w:author="קלוד - ניסוח" w:date="2026-10-13T16:46:40Z">
        <w:r>
          <w:rPr>
            <w:rtl/>
          </w:rPr>
          <w:t xml:space="preserve">מכפרת</w:t>
        </w:r>
      </w:ins>
      <w:del w:id="90472" w:author="קלוד - ניסוח" w:date="2026-10-13T16:46:40Z">
        <w:r>
          <w:rPr>
            <w:rtl/>
          </w:rPr>
          <w:delText xml:space="preserve">מכפרא</w:delText>
        </w:r>
      </w:del>
      <w:r>
        <w:rPr>
          <w:rtl/>
        </w:rPr>
        <w:t xml:space="preserve"> </w:t>
      </w:r>
      <w:ins w:id="90469" w:author="קלוד - ניסוח" w:date="2026-10-13T16:46:40Z">
        <w:r>
          <w:rPr>
            <w:rtl/>
          </w:rPr>
          <w:t xml:space="preserve">על עשה</w:t>
        </w:r>
      </w:ins>
      <w:del w:id="90470" w:author="קלוד - ניסוח" w:date="2026-10-13T16:46:40Z">
        <w:r>
          <w:rPr>
            <w:rtl/>
          </w:rPr>
          <w:delText xml:space="preserve">אעשה</w:delText>
        </w:r>
      </w:del>
      <w:r>
        <w:rPr>
          <w:rtl/>
        </w:rPr>
        <w:t xml:space="preserve"> - </w:t>
      </w:r>
      <w:ins w:id="90467" w:author="קלוד - ניסוח" w:date="2026-10-13T16:46:40Z">
        <w:r>
          <w:rPr>
            <w:rtl/>
          </w:rPr>
          <w:t xml:space="preserve">אינו</w:t>
        </w:r>
      </w:ins>
      <w:del w:id="90468" w:author="קלוד - ניסוח" w:date="2026-10-13T16:46:40Z">
        <w:r>
          <w:rPr>
            <w:rtl/>
          </w:rPr>
          <w:delText xml:space="preserve">לא</w:delText>
        </w:r>
      </w:del>
      <w:r>
        <w:rPr>
          <w:rtl/>
        </w:rPr>
        <w:t xml:space="preserve"> </w:t>
      </w:r>
      <w:ins w:id="90465" w:author="קלוד - ניסוח" w:date="2026-10-13T16:46:40Z">
        <w:r>
          <w:rPr>
            <w:rtl/>
          </w:rPr>
          <w:t xml:space="preserve">משהה</w:t>
        </w:r>
      </w:ins>
      <w:del w:id="90466" w:author="קלוד - ניסוח" w:date="2026-10-13T16:46:40Z">
        <w:r>
          <w:rPr>
            <w:rtl/>
          </w:rPr>
          <w:delText xml:space="preserve">משהי</w:delText>
        </w:r>
      </w:del>
      <w:r>
        <w:rPr>
          <w:rtl/>
        </w:rPr>
        <w:t xml:space="preserve"> </w:t>
      </w:r>
      <w:ins w:id="90463" w:author="קלוד - ניסוח" w:date="2026-10-13T16:46:40Z">
        <w:r>
          <w:rPr>
            <w:rtl/>
          </w:rPr>
          <w:t xml:space="preserve">אותה?</w:t>
        </w:r>
      </w:ins>
      <w:del w:id="90464" w:author="קלוד - ניסוח" w:date="2026-10-13T16:46:40Z">
        <w:r>
          <w:rPr>
            <w:rtl/>
          </w:rPr>
          <w:delText xml:space="preserve">לה? </w:delText>
        </w:r>
      </w:del>
    </w:p>
    <w:p w14:paraId="42F33CF7" w14:textId="77777777" w:rsidR="006542AA" w:rsidRDefault="00000000">
      <w:pPr>
        <w:pStyle w:val="36"/>
        <w:framePr w:wrap="notBeside"/>
      </w:pPr>
      <w:r>
        <w:t>ת"ש:</w:t>
      </w:r>
    </w:p>
    <w:p w14:paraId="0876AE85" w14:textId="47DD2A18" w:rsidR="005C2E1D" w:rsidRDefault="00F63065" w:rsidP="000C73DD">
      <w:pPr>
        <w:pStyle w:val="011"/>
        <w:rPr>
          <w:rtl/>
        </w:rPr>
      </w:pPr>
      <w:r>
        <w:rPr>
          <w:rtl/>
        </w:rPr>
        <w:t xml:space="preserve">התולש צמר מבכור תם, אף שנולד בו </w:t>
      </w:r>
      <w:ins w:id="90485" w:author="קלוד - ניסוח" w:date="2026-10-13T16:46:40Z">
        <w:r>
          <w:rPr>
            <w:rtl/>
          </w:rPr>
          <w:t xml:space="preserve">מום</w:t>
        </w:r>
      </w:ins>
      <w:del w:id="90486" w:author="קלוד - ניסוח" w:date="2026-10-13T16:46:40Z">
        <w:r>
          <w:rPr>
            <w:rtl/>
          </w:rPr>
          <w:delText xml:space="preserve">מום,</w:delText>
        </w:r>
      </w:del>
      <w:r>
        <w:rPr>
          <w:rtl/>
        </w:rPr>
        <w:t xml:space="preserve"> </w:t>
      </w:r>
      <w:ins w:id="90483" w:author="קלוד - ניסוח" w:date="2026-10-13T16:46:40Z">
        <w:r>
          <w:rPr>
            <w:rtl/>
          </w:rPr>
          <w:t xml:space="preserve">ושחטו</w:t>
        </w:r>
      </w:ins>
      <w:del w:id="90484" w:author="קלוד - ניסוח" w:date="2026-10-13T16:46:40Z">
        <w:r>
          <w:rPr>
            <w:rtl/>
          </w:rPr>
          <w:delText xml:space="preserve">שחטו</w:delText>
        </w:r>
      </w:del>
      <w:r>
        <w:rPr>
          <w:rtl/>
        </w:rPr>
        <w:t xml:space="preserve"> </w:t>
      </w:r>
      <w:ins w:id="90481" w:author="קלוד - ניסוח" w:date="2026-10-13T16:46:40Z">
        <w:r>
          <w:rPr>
            <w:rtl/>
          </w:rPr>
          <w:t xml:space="preserve">- אסור,</w:t>
        </w:r>
      </w:ins>
      <w:del w:id="90482" w:author="קלוד - ניסוח" w:date="2026-10-13T16:46:40Z">
        <w:r>
          <w:rPr>
            <w:rtl/>
          </w:rPr>
          <w:delText xml:space="preserve">אסור</w:delText>
        </w:r>
      </w:del>
      <w:r w:rsidR="000C73DD">
        <w:rPr>
          <w:rFonts w:hint="cs"/>
          <w:rtl/>
        </w:rPr>
        <w:t xml:space="preserve"> </w:t>
      </w:r>
      <w:r w:rsidR="005C2E1D">
        <w:rPr>
          <w:rFonts w:hint="cs"/>
          <w:rtl/>
        </w:rPr>
        <w:t xml:space="preserve">הא נתלש </w:t>
      </w:r>
      <w:ins w:id="90479" w:author="קלוד - ניסוח" w:date="2026-10-13T16:46:40Z">
        <w:r>
          <w:rPr>
            <w:rFonts w:hint="cs"/>
            <w:rtl/>
          </w:rPr>
          <w:t xml:space="preserve">- שרי,</w:t>
        </w:r>
      </w:ins>
      <w:del w:id="90480" w:author="קלוד - ניסוח" w:date="2026-10-13T16:46:40Z">
        <w:r w:rsidR="005C2E1D">
          <w:rPr>
            <w:rFonts w:hint="cs"/>
            <w:rtl/>
          </w:rPr>
          <w:delText xml:space="preserve">שרי</w:delText>
        </w:r>
      </w:del>
      <w:r w:rsidR="005C2E1D">
        <w:rPr>
          <w:rFonts w:hint="cs"/>
          <w:rtl/>
        </w:rPr>
        <w:t xml:space="preserve"> ו</w:t>
      </w:r>
      <w:r>
        <w:rPr>
          <w:rFonts w:hint="cs"/>
          <w:rtl/>
        </w:rPr>
        <w:t>כ"ש</w:t>
      </w:r>
      <w:r w:rsidR="005C2E1D">
        <w:rPr>
          <w:rFonts w:hint="cs"/>
          <w:rtl/>
        </w:rPr>
        <w:t xml:space="preserve"> עולה </w:t>
      </w:r>
      <w:ins w:id="90477" w:author="קלוד - ניסוח" w:date="2026-10-13T16:46:40Z">
        <w:r>
          <w:rPr>
            <w:rFonts w:hint="cs"/>
            <w:rtl/>
          </w:rPr>
          <w:t xml:space="preserve">שאינו</w:t>
        </w:r>
      </w:ins>
      <w:del w:id="90478" w:author="קלוד - ניסוח" w:date="2026-10-13T16:46:40Z">
        <w:r w:rsidR="005C2E1D">
          <w:rPr>
            <w:rFonts w:hint="cs"/>
            <w:rtl/>
          </w:rPr>
          <w:delText xml:space="preserve">דלא</w:delText>
        </w:r>
      </w:del>
      <w:r w:rsidR="005C2E1D">
        <w:rPr>
          <w:rFonts w:hint="cs"/>
          <w:rtl/>
        </w:rPr>
        <w:t xml:space="preserve"> </w:t>
      </w:r>
      <w:ins w:id="90475" w:author="קלוד - ניסוח" w:date="2026-10-13T16:46:40Z">
        <w:r>
          <w:rPr>
            <w:rFonts w:hint="cs"/>
            <w:rtl/>
          </w:rPr>
          <w:t xml:space="preserve">משהה אותה!</w:t>
        </w:r>
      </w:ins>
      <w:del w:id="90476" w:author="קלוד - ניסוח" w:date="2026-10-13T16:46:40Z">
        <w:r w:rsidR="005C2E1D">
          <w:rPr>
            <w:rFonts w:hint="cs"/>
            <w:rtl/>
          </w:rPr>
          <w:delText xml:space="preserve">משהי </w:delText>
        </w:r>
      </w:del>
    </w:p>
    <w:p w14:paraId="4C11CF2D" w14:textId="77777777" w:rsidR="006542AA" w:rsidRDefault="00000000">
      <w:pPr>
        <w:pStyle w:val="36"/>
        <w:framePr w:wrap="notBeside"/>
      </w:pPr>
      <w:r w:rsidRPr="000C73DD">
        <w:t>ודחי'</w:t>
      </w:r>
    </w:p>
    <w:p w14:paraId="6245C74A" w14:textId="57236D8A" w:rsidR="005C2E1D" w:rsidRDefault="005C2E1D" w:rsidP="00C5567C">
      <w:pPr>
        <w:pStyle w:val="a"/>
        <w:rPr>
          <w:rtl/>
        </w:rPr>
      </w:pPr>
      <w:ins w:id="90493" w:author="קלוד - ניסוח" w:date="2026-10-13T16:46:40Z">
        <w:r>
          <w:rPr>
            <w:rFonts w:hint="cs"/>
            <w:rtl/>
          </w:rPr>
          <w:t xml:space="preserve">דאפי'</w:t>
        </w:r>
      </w:ins>
      <w:del w:id="90494" w:author="קלוד - ניסוח" w:date="2026-10-13T16:46:40Z">
        <w:r>
          <w:rPr>
            <w:rFonts w:hint="cs"/>
            <w:rtl/>
          </w:rPr>
          <w:delText xml:space="preserve">דאפי</w:delText>
        </w:r>
      </w:del>
      <w:r w:rsidR="00F63065">
        <w:rPr>
          <w:rtl/>
        </w:rPr>
        <w:t xml:space="preserve"> </w:t>
      </w:r>
      <w:r w:rsidR="000C73DD">
        <w:rPr>
          <w:rtl/>
        </w:rPr>
        <w:t xml:space="preserve">נתלש </w:t>
      </w:r>
      <w:ins w:id="90491" w:author="קלוד - ניסוח" w:date="2026-10-13T16:46:40Z">
        <w:r>
          <w:rPr>
            <w:rtl/>
          </w:rPr>
          <w:t xml:space="preserve">נמי</w:t>
        </w:r>
      </w:ins>
      <w:del w:id="90492" w:author="קלוד - ניסוח" w:date="2026-10-13T16:46:40Z">
        <w:r>
          <w:rPr>
            <w:rtl/>
          </w:rPr>
          <w:delText xml:space="preserve">גם</w:delText>
        </w:r>
      </w:del>
      <w:r w:rsidR="000C73DD">
        <w:rPr>
          <w:rtl/>
        </w:rPr>
        <w:t xml:space="preserve"> אסור, </w:t>
      </w:r>
      <w:ins w:id="90489" w:author="קלוד - ניסוח" w:date="2026-10-13T16:46:40Z">
        <w:r>
          <w:rPr>
            <w:rtl/>
          </w:rPr>
          <w:t xml:space="preserve">ונקט</w:t>
        </w:r>
      </w:ins>
      <w:del w:id="90490" w:author="קלוד - ניסוח" w:date="2026-10-13T16:46:40Z">
        <w:r>
          <w:rPr>
            <w:rtl/>
          </w:rPr>
          <w:delText xml:space="preserve">וזה</w:delText>
        </w:r>
        <w:r w:rsidR="000C73DD">
          <w:rPr>
            <w:rtl/>
          </w:rPr>
          <w:delText xml:space="preserve"> דקתני</w:delText>
        </w:r>
      </w:del>
      <w:r w:rsidR="000C73DD">
        <w:rPr>
          <w:rtl/>
        </w:rPr>
        <w:t xml:space="preserve"> תולש</w:t>
      </w:r>
      <w:r w:rsidR="00F63065">
        <w:rPr>
          <w:rtl/>
        </w:rPr>
        <w:t xml:space="preserve"> </w:t>
      </w:r>
      <w:r>
        <w:rPr>
          <w:rtl/>
        </w:rPr>
        <w:t>להודיעך כחו דעקביא, דבבעל מום</w:t>
      </w:r>
      <w:r>
        <w:rPr>
          <w:rFonts w:hint="cs"/>
          <w:rtl/>
        </w:rPr>
        <w:t xml:space="preserve"> </w:t>
      </w:r>
      <w:r>
        <w:rPr>
          <w:rtl/>
        </w:rPr>
        <w:t>אפי'</w:t>
      </w:r>
      <w:r w:rsidR="00F63065">
        <w:rPr>
          <w:rtl/>
        </w:rPr>
        <w:t xml:space="preserve"> בתולש</w:t>
      </w:r>
      <w:ins w:id="90487" w:author="קלוד - ניסוח" w:date="2026-10-13T16:46:40Z">
        <w:r>
          <w:rPr>
            <w:rtl/>
          </w:rPr>
          <w:t xml:space="preserve"> </w:t>
        </w:r>
      </w:ins>
      <w:del w:id="90488" w:author="קלוד - ניסוח" w:date="2026-10-13T16:46:40Z">
        <w:r w:rsidR="00F63065">
          <w:rPr>
            <w:rtl/>
          </w:rPr>
          <w:delText xml:space="preserve"> </w:delText>
        </w:r>
        <w:r>
          <w:rPr>
            <w:rtl/>
          </w:rPr>
          <w:delText xml:space="preserve">גם</w:delText>
        </w:r>
        <w:r w:rsidR="00F63065">
          <w:rPr>
            <w:rtl/>
          </w:rPr>
          <w:delText xml:space="preserve"> </w:delText>
        </w:r>
      </w:del>
      <w:r w:rsidR="00F63065">
        <w:rPr>
          <w:rtl/>
        </w:rPr>
        <w:t xml:space="preserve">שרי</w:t>
      </w:r>
      <w:r>
        <w:rPr>
          <w:rtl/>
        </w:rPr>
        <w:t>,</w:t>
      </w:r>
    </w:p>
    <w:p w14:paraId="29FB48D6" w14:textId="77777777" w:rsidR="00B874E6" w:rsidRDefault="005C2E1D" w:rsidP="005C2E1D">
      <w:pPr>
        <w:rPr>
          <w:rtl/>
        </w:rPr>
      </w:pPr>
      <w:r>
        <w:rPr>
          <w:rtl/>
        </w:rPr>
        <w:tab/>
      </w:r>
      <w:r>
        <w:rPr>
          <w:rtl/>
        </w:rPr>
        <w:tab/>
      </w:r>
      <w:ins w:id="90497" w:author="קלוד - ניסוח" w:date="2026-10-13T16:46:40Z">
        <w:r>
          <w:rPr>
            <w:rFonts w:hint="cs"/>
            <w:rtl/>
          </w:rPr>
          <w:t xml:space="preserve">והא במתני' נשר תנן! - תנא </w:t>
        </w:r>
        <w:r>
          <w:rPr>
            <w:rStyle w:val="affffd"/>
            <w:rFonts w:hint="cs"/>
            <w:rtl/>
          </w:rPr>
          <w:t xml:space="preserve">במתני'</w:t>
        </w:r>
      </w:ins>
      <w:del w:id="90498" w:author="קלוד - ניסוח" w:date="2026-10-13T16:46:40Z">
        <w:r>
          <w:rPr>
            <w:rFonts w:hint="cs"/>
            <w:rtl/>
          </w:rPr>
          <w:delText xml:space="preserve">ו</w:delText>
        </w:r>
        <w:r w:rsidR="00F63065">
          <w:rPr>
            <w:rtl/>
          </w:rPr>
          <w:delText xml:space="preserve">תנא</w:delText>
        </w:r>
      </w:del>
      <w:r w:rsidR="00F63065">
        <w:rPr>
          <w:rtl/>
        </w:rPr>
        <w:t xml:space="preserve"> נשר - להודיעך כחן דרבנן, </w:t>
      </w:r>
      <w:ins w:id="90495" w:author="קלוד - ניסוח" w:date="2026-10-13T16:46:40Z">
        <w:r>
          <w:rPr>
            <w:rtl/>
          </w:rPr>
          <w:t xml:space="preserve">ותנא </w:t>
        </w:r>
        <w:r>
          <w:rPr>
            <w:rStyle w:val="affffd"/>
            <w:rtl/>
          </w:rPr>
          <w:t xml:space="preserve">בברייתא</w:t>
        </w:r>
      </w:ins>
      <w:del w:id="90496" w:author="קלוד - ניסוח" w:date="2026-10-13T16:46:40Z">
        <w:r w:rsidR="00F63065">
          <w:rPr>
            <w:rtl/>
          </w:rPr>
          <w:delText xml:space="preserve">תנא</w:delText>
        </w:r>
      </w:del>
      <w:r w:rsidR="00F63065">
        <w:rPr>
          <w:rtl/>
        </w:rPr>
        <w:t xml:space="preserve"> תולש - להודיעך כחו דעקביא</w:t>
      </w:r>
      <w:r w:rsidR="0057284B">
        <w:rPr>
          <w:rtl/>
        </w:rPr>
        <w:t>.</w:t>
      </w:r>
    </w:p>
    <w:p w14:paraId="28260340" w14:textId="59CA130E" w:rsidR="0057284B" w:rsidRDefault="0057284B" w:rsidP="009F73ED">
      <w:pPr>
        <w:pStyle w:val="affff9"/>
        <w:rPr>
          <w:rtl/>
        </w:rPr>
      </w:pPr>
      <w:r>
        <w:rPr>
          <w:rtl/>
        </w:rPr>
        <w:t>• • •</w:t>
      </w:r>
    </w:p>
    <w:p w14:paraId="555768FE" w14:textId="77777777" w:rsidR="000C73DD" w:rsidRDefault="00F63065" w:rsidP="00F63065">
      <w:pPr>
        <w:rPr>
          <w:rtl/>
        </w:rPr>
      </w:pPr>
      <w:r w:rsidRPr="000C73DD">
        <w:rPr>
          <w:rStyle w:val="afffe"/>
          <w:rtl/>
        </w:rPr>
        <w:t>צמר המדולדל כו':</w:t>
      </w:r>
      <w:r>
        <w:rPr>
          <w:rtl/>
        </w:rPr>
        <w:t xml:space="preserve"> </w:t>
      </w:r>
    </w:p>
    <w:p w14:paraId="1563C1B3" w14:textId="3849D594" w:rsidR="005C2E1D" w:rsidRDefault="00F63065" w:rsidP="00F63065">
      <w:pPr>
        <w:rPr>
          <w:rtl/>
        </w:rPr>
      </w:pPr>
      <w:ins w:id="90503" w:author="קלוד - ניסוח" w:date="2026-10-13T16:46:40Z">
        <w:r>
          <w:rPr>
            <w:rtl/>
          </w:rPr>
          <w:t xml:space="preserve">היכי</w:t>
        </w:r>
      </w:ins>
      <w:del w:id="90504" w:author="קלוד - ניסוח" w:date="2026-10-13T16:46:40Z">
        <w:r>
          <w:rPr>
            <w:rtl/>
          </w:rPr>
          <w:delText xml:space="preserve">איך</w:delText>
        </w:r>
      </w:del>
      <w:r>
        <w:rPr>
          <w:rtl/>
        </w:rPr>
        <w:t xml:space="preserve"> דמי </w:t>
      </w:r>
      <w:ins w:id="90501" w:author="קלוד - ניסוח" w:date="2026-10-13T16:46:40Z">
        <w:r>
          <w:rPr>
            <w:rtl/>
          </w:rPr>
          <w:t xml:space="preserve">'אינו</w:t>
        </w:r>
      </w:ins>
      <w:del w:id="90502" w:author="קלוד - ניסוח" w:date="2026-10-13T16:46:40Z">
        <w:r>
          <w:rPr>
            <w:rtl/>
          </w:rPr>
          <w:delText xml:space="preserve">אינו</w:delText>
        </w:r>
      </w:del>
      <w:r>
        <w:rPr>
          <w:rtl/>
        </w:rPr>
        <w:t xml:space="preserve"> נראה עם </w:t>
      </w:r>
      <w:ins w:id="90499" w:author="קלוד - ניסוח" w:date="2026-10-13T16:46:40Z">
        <w:r>
          <w:rPr>
            <w:rtl/>
          </w:rPr>
          <w:t xml:space="preserve">הגיזה'?</w:t>
        </w:r>
      </w:ins>
      <w:del w:id="90500" w:author="קלוד - ניסוח" w:date="2026-10-13T16:46:40Z">
        <w:r>
          <w:rPr>
            <w:rtl/>
          </w:rPr>
          <w:delText xml:space="preserve">הגיזה? </w:delText>
        </w:r>
      </w:del>
    </w:p>
    <w:p w14:paraId="2F0AB94F" w14:textId="5D87576E" w:rsidR="006542AA" w:rsidRDefault="00000000">
      <w:pPr>
        <w:pStyle w:val="36"/>
        <w:framePr w:wrap="notBeside"/>
      </w:pPr>
      <w:ins w:id="90505" w:author="קלוד - ניסוח" w:date="2026-10-13T16:46:40Z">
        <w:r>
          <w:t xml:space="preserve">ר"ל:</w:t>
        </w:r>
      </w:ins>
      <w:del w:id="90506" w:author="קלוד - ניסוח" w:date="2026-10-13T16:46:40Z">
        <w:r>
          <w:delText xml:space="preserve">ר"א ר"ל:</w:delText>
        </w:r>
      </w:del>
    </w:p>
    <w:p w14:paraId="4973D7E7" w14:textId="2C32034F" w:rsidR="005C2E1D" w:rsidRDefault="00F63065" w:rsidP="005C2E1D">
      <w:pPr>
        <w:rPr>
          <w:rtl/>
        </w:rPr>
      </w:pPr>
      <w:r>
        <w:rPr>
          <w:rtl/>
        </w:rPr>
        <w:t xml:space="preserve">כל שעיקרו הפוך כלפי ראשו, </w:t>
      </w:r>
    </w:p>
    <w:p w14:paraId="7C2E8857" w14:textId="7ADF79AF" w:rsidR="006542AA" w:rsidRDefault="00000000">
      <w:pPr>
        <w:pStyle w:val="36"/>
        <w:framePr w:wrap="notBeside"/>
      </w:pPr>
      <w:r>
        <w:t>רנבר"א</w:t>
      </w:r>
      <w:r w:rsidR="00F63065">
        <w:t>:</w:t>
      </w:r>
    </w:p>
    <w:p w14:paraId="20316021" w14:textId="6A4C2D47" w:rsidR="00B874E6" w:rsidRDefault="00F63065" w:rsidP="005C2E1D">
      <w:pPr>
        <w:rPr>
          <w:rtl/>
        </w:rPr>
      </w:pPr>
      <w:r>
        <w:rPr>
          <w:rtl/>
        </w:rPr>
        <w:t>כל שאינו מתמעך עם הגיזה</w:t>
      </w:r>
      <w:r w:rsidR="0057284B">
        <w:rPr>
          <w:rtl/>
        </w:rPr>
        <w:t>.</w:t>
      </w:r>
    </w:p>
    <w:p>
      <w:pPr>
        <w:pStyle w:val="36"/>
        <w:rPr>
          <w:ins w:id="90025" w:author="קלוד - סמנטי" w:date="2026-10-13T16:46:38Z"/>
        </w:rPr>
      </w:pPr>
      <w:r>
        <w:t>ור"ל</w:t>
      </w:r>
      <w:r w:rsidR="005C2E1D">
        <w:t xml:space="preserve"> </w:t>
      </w:r>
      <w:r w:rsidR="005C2E1D">
        <w:t xml:space="preserve">לא</w:t>
      </w:r>
      <w:r w:rsidR="005C2E1D">
        <w:t xml:space="preserve"> </w:t>
      </w:r>
      <w:r w:rsidR="005C2E1D">
        <w:t xml:space="preserve">אמר</w:t>
      </w:r>
    </w:p>
    <w:p w14:paraId="21418278" w14:textId="7C8AC352" w:rsidR="00B874E6" w:rsidRDefault="00F63065" w:rsidP="005C2E1D">
      <w:pPr>
        <w:rPr>
          <w:rtl/>
        </w:rPr>
      </w:pPr>
      <w:del w:id="90026" w:author="קלוד - סמנטי" w:date="2026-10-13T16:46:38Z">
        <w:r w:rsidR="005C2E1D">
          <w:rPr>
            <w:rFonts w:hint="cs"/>
            <w:rtl/>
          </w:rPr>
          <w:delText xml:space="preserve"> </w:delText>
        </w:r>
      </w:del>
      <w:ins w:id="90509" w:author="קלוד - ניסוח" w:date="2026-10-13T16:46:40Z">
        <w:r>
          <w:rPr>
            <w:rStyle w:val="27"/>
            <w:rFonts w:hint="cs"/>
            <w:rtl/>
          </w:rPr>
          <w:t xml:space="preserve">כרנבר"א? ר' אילעא:</w:t>
        </w:r>
      </w:ins>
      <w:del w:id="90510" w:author="קלוד - ניסוח" w:date="2026-10-13T16:46:40Z">
        <w:r w:rsidR="005C2E1D">
          <w:rPr>
            <w:rStyle w:val="27"/>
            <w:rFonts w:hint="cs"/>
            <w:rtl/>
          </w:rPr>
          <w:delText xml:space="preserve">כרנ</w:delText>
        </w:r>
        <w:r>
          <w:rPr>
            <w:rStyle w:val="27"/>
            <w:rFonts w:hint="cs"/>
            <w:rtl/>
          </w:rPr>
          <w:delText xml:space="preserve">ב"א</w:delText>
        </w:r>
      </w:del>
      <w:r w:rsidR="005C2E1D">
        <w:rPr>
          <w:rFonts w:hint="cs"/>
          <w:rtl/>
        </w:rPr>
        <w:t xml:space="preserve"> לפי </w:t>
      </w:r>
      <w:r>
        <w:rPr>
          <w:rtl/>
        </w:rPr>
        <w:t xml:space="preserve">שאי אפשר לגיזה בלא נימין </w:t>
      </w:r>
      <w:ins w:id="90507" w:author="קלוד - ניסוח" w:date="2026-10-13T16:46:40Z">
        <w:r>
          <w:rPr>
            <w:rtl/>
          </w:rPr>
          <w:t xml:space="preserve">המדולדלות </w:t>
        </w:r>
        <w:r>
          <w:rPr>
            <w:rStyle w:val="affffd"/>
            <w:rtl/>
          </w:rPr>
          <w:t xml:space="preserve">וודאי לא אסרום</w:t>
        </w:r>
        <w:r>
          <w:rPr>
            <w:rtl/>
          </w:rPr>
          <w:t xml:space="preserve">.</w:t>
        </w:r>
      </w:ins>
      <w:del w:id="90508" w:author="קלוד - ניסוח" w:date="2026-10-13T16:46:40Z">
        <w:r>
          <w:rPr>
            <w:rtl/>
          </w:rPr>
          <w:delText xml:space="preserve">המדולדלות</w:delText>
        </w:r>
        <w:r w:rsidR="0057284B">
          <w:rPr>
            <w:rtl/>
          </w:rPr>
          <w:delText xml:space="preserve">.</w:delText>
        </w:r>
      </w:del>
    </w:p>
    <w:p w14:paraId="6936FD13" w14:textId="77777777" w:rsidR="0057284B" w:rsidRDefault="00F63065" w:rsidP="009F73ED">
      <w:pPr>
        <w:pStyle w:val="afffff7"/>
        <w:rPr>
          <w:rtl/>
        </w:rPr>
      </w:pPr>
      <w:r>
        <w:rPr>
          <w:rtl/>
        </w:rPr>
        <w:t>הדרן עלך הלוקח בהמה</w:t>
      </w:r>
      <w:r w:rsidR="0057284B">
        <w:rPr>
          <w:rtl/>
        </w:rPr>
        <w:t>.</w:t>
      </w:r>
    </w:p>
    <w:p w14:paraId="7D97A6AD" w14:textId="77777777" w:rsidR="00F63065" w:rsidRDefault="00F63065" w:rsidP="00F63065">
      <w:pPr>
        <w:rPr>
          <w:rtl/>
        </w:rPr>
        <w:sectPr w:rsidR="00F63065" w:rsidSect="00F63065">
          <w:pgSz w:w="6804" w:h="9072" w:code="8"/>
          <w:pgMar w:top="567" w:right="567" w:bottom="284" w:left="567" w:header="284" w:footer="284" w:gutter="0"/>
          <w:pgNumType w:start="1"/>
          <w:cols w:space="284"/>
          <w:bidi/>
          <w:rtlGutter/>
          <w:docGrid w:linePitch="360"/>
        </w:sectPr>
      </w:pPr>
    </w:p>
    <w:p w14:paraId="62EF73EA" w14:textId="77777777" w:rsidR="006542AA" w:rsidRDefault="00000000">
      <w:pPr>
        <w:pStyle w:val="afffff6"/>
      </w:pPr>
      <w:r>
        <w:rPr>
          <w:rFonts w:hint="cs"/>
          <w:rtl/>
        </w:rPr>
        <w:lastRenderedPageBreak/>
        <w:t>פרק רביעי - עד כמה</w:t>
      </w:r>
    </w:p>
    <w:p w14:paraId="173EBAB1" w14:textId="77777777" w:rsidR="006542AA" w:rsidRDefault="00000000">
      <w:pPr>
        <w:pStyle w:val="afffff5"/>
        <w:framePr w:wrap="around"/>
      </w:pPr>
      <w:r>
        <w:t>משנה א</w:t>
      </w:r>
    </w:p>
    <w:p w14:paraId="5C8CD43E" w14:textId="77777777" w:rsidR="00B874E6" w:rsidRDefault="00F63065" w:rsidP="009F73ED">
      <w:pPr>
        <w:pStyle w:val="afff5"/>
        <w:spacing w:before="120"/>
        <w:rPr>
          <w:rtl/>
        </w:rPr>
      </w:pPr>
      <w:r>
        <w:rPr>
          <w:rtl/>
        </w:rPr>
        <w:t>/מתני'/</w:t>
      </w:r>
      <w:r w:rsidR="0057284B">
        <w:rPr>
          <w:rtl/>
        </w:rPr>
        <w:t>.</w:t>
      </w:r>
    </w:p>
    <w:p w14:paraId="21B7345A" w14:textId="77777777" w:rsidR="007F3B3F" w:rsidRDefault="00F63065" w:rsidP="00375D66">
      <w:pPr>
        <w:pStyle w:val="afff5"/>
        <w:rPr>
          <w:rtl/>
        </w:rPr>
      </w:pPr>
      <w:r>
        <w:rPr>
          <w:rtl/>
        </w:rPr>
        <w:t>עד כמה י</w:t>
      </w:r>
      <w:r w:rsidR="000C73DD">
        <w:rPr>
          <w:rtl/>
        </w:rPr>
        <w:t xml:space="preserve">שראל חייבין ליטפל בבכור: בדקה שלשים יום, ובגסה </w:t>
      </w:r>
      <w:r>
        <w:rPr>
          <w:rtl/>
        </w:rPr>
        <w:t xml:space="preserve">חמשים יום, </w:t>
      </w:r>
    </w:p>
    <w:p w14:paraId="0C6034C5" w14:textId="77777777" w:rsidR="00375D66" w:rsidRDefault="00F63065" w:rsidP="000C73DD">
      <w:pPr>
        <w:pStyle w:val="023"/>
        <w:rPr>
          <w:rtl/>
        </w:rPr>
      </w:pPr>
      <w:r w:rsidRPr="009F73ED">
        <w:rPr>
          <w:rStyle w:val="afffff3"/>
          <w:rtl/>
        </w:rPr>
        <w:t>ר' יוסי</w:t>
      </w:r>
      <w:r>
        <w:rPr>
          <w:rtl/>
        </w:rPr>
        <w:t xml:space="preserve"> אומר</w:t>
      </w:r>
      <w:r w:rsidRPr="009F73ED">
        <w:rPr>
          <w:rStyle w:val="afffff3"/>
          <w:rtl/>
        </w:rPr>
        <w:t>:</w:t>
      </w:r>
      <w:r>
        <w:rPr>
          <w:rtl/>
        </w:rPr>
        <w:t xml:space="preserve"> בדקה </w:t>
      </w:r>
      <w:r w:rsidR="00375D66">
        <w:rPr>
          <w:rFonts w:hint="cs"/>
          <w:rtl/>
        </w:rPr>
        <w:t xml:space="preserve">ג' </w:t>
      </w:r>
      <w:r>
        <w:rPr>
          <w:rtl/>
        </w:rPr>
        <w:t xml:space="preserve">חדשים, </w:t>
      </w:r>
      <w:r w:rsidR="00375D66">
        <w:rPr>
          <w:rtl/>
        </w:rPr>
        <w:t>א</w:t>
      </w:r>
      <w:r w:rsidR="00375D66">
        <w:rPr>
          <w:rFonts w:hint="cs"/>
          <w:rtl/>
        </w:rPr>
        <w:t>''</w:t>
      </w:r>
      <w:r w:rsidR="0022398C">
        <w:rPr>
          <w:rFonts w:hint="cs"/>
          <w:rtl/>
        </w:rPr>
        <w:t>ל</w:t>
      </w:r>
      <w:r w:rsidR="00375D66">
        <w:rPr>
          <w:rtl/>
        </w:rPr>
        <w:t xml:space="preserve"> הכהן בתוך הזמן תנהו לי </w:t>
      </w:r>
      <w:r>
        <w:rPr>
          <w:rtl/>
        </w:rPr>
        <w:t xml:space="preserve">הרי זה לא יתננו לו, </w:t>
      </w:r>
    </w:p>
    <w:p w14:paraId="61D51566" w14:textId="77777777" w:rsidR="007F3B3F" w:rsidRDefault="00F63065" w:rsidP="009F73ED">
      <w:pPr>
        <w:pStyle w:val="afff5"/>
        <w:spacing w:before="120"/>
        <w:rPr>
          <w:rtl/>
        </w:rPr>
      </w:pPr>
      <w:r>
        <w:rPr>
          <w:rtl/>
        </w:rPr>
        <w:t>ואם בעל מום הוא ואמר לו תנהו לי שאוכלנו - מותר</w:t>
      </w:r>
      <w:r w:rsidR="000B5F7F">
        <w:rPr>
          <w:rtl/>
        </w:rPr>
        <w:t>;</w:t>
      </w:r>
    </w:p>
    <w:p w14:paraId="46A2CDDC" w14:textId="77777777" w:rsidR="00B874E6" w:rsidRDefault="00F63065" w:rsidP="00375D66">
      <w:pPr>
        <w:pStyle w:val="afff5"/>
        <w:rPr>
          <w:rtl/>
        </w:rPr>
      </w:pPr>
      <w:r>
        <w:rPr>
          <w:rtl/>
        </w:rPr>
        <w:t>ובשעת המקדש, אם היה תמים אמר לו תן ואקרבנו - מותר</w:t>
      </w:r>
      <w:r w:rsidR="0057284B">
        <w:rPr>
          <w:rtl/>
        </w:rPr>
        <w:t>.</w:t>
      </w:r>
    </w:p>
    <w:p w14:paraId="6EC048A9" w14:textId="77777777" w:rsidR="007F3B3F" w:rsidRDefault="00F63065" w:rsidP="00375D66">
      <w:pPr>
        <w:pStyle w:val="afff5"/>
        <w:rPr>
          <w:rtl/>
        </w:rPr>
      </w:pPr>
      <w:r>
        <w:rPr>
          <w:rtl/>
        </w:rPr>
        <w:t>הבכור נאכל שנה</w:t>
      </w:r>
      <w:r w:rsidR="00EC4A0C">
        <w:rPr>
          <w:rtl/>
        </w:rPr>
        <w:t xml:space="preserve"> בשנה, בין תם בין בעל מום, שנא</w:t>
      </w:r>
      <w:r w:rsidR="00EC4A0C">
        <w:rPr>
          <w:rFonts w:hint="cs"/>
          <w:rtl/>
        </w:rPr>
        <w:t>'</w:t>
      </w:r>
      <w:r>
        <w:rPr>
          <w:rtl/>
        </w:rPr>
        <w:t xml:space="preserve">: </w:t>
      </w:r>
      <w:r w:rsidR="00EC4A0C">
        <w:rPr>
          <w:rFonts w:hint="cs"/>
          <w:rtl/>
        </w:rPr>
        <w:t>'</w:t>
      </w:r>
      <w:r>
        <w:rPr>
          <w:rtl/>
        </w:rPr>
        <w:t>לפני ה' אלקיך תאכלנו שנה בשנה</w:t>
      </w:r>
      <w:r w:rsidR="00EC4A0C">
        <w:rPr>
          <w:rFonts w:hint="cs"/>
          <w:rtl/>
        </w:rPr>
        <w:t>'</w:t>
      </w:r>
      <w:r w:rsidR="00EC4A0C">
        <w:rPr>
          <w:rtl/>
        </w:rPr>
        <w:t xml:space="preserve">, נולד לו מום בתוך שנתו </w:t>
      </w:r>
      <w:r>
        <w:rPr>
          <w:rtl/>
        </w:rPr>
        <w:t xml:space="preserve">רשאי לקיימו כל שנים עשר חדש, </w:t>
      </w:r>
    </w:p>
    <w:p w14:paraId="61B07022" w14:textId="77777777" w:rsidR="00B874E6" w:rsidRDefault="00EC4A0C" w:rsidP="00375D66">
      <w:pPr>
        <w:pStyle w:val="afff5"/>
        <w:rPr>
          <w:rtl/>
        </w:rPr>
      </w:pPr>
      <w:r>
        <w:rPr>
          <w:rtl/>
        </w:rPr>
        <w:t>לאחר י"ב חדש</w:t>
      </w:r>
      <w:r w:rsidR="00F63065">
        <w:rPr>
          <w:rtl/>
        </w:rPr>
        <w:t xml:space="preserve"> - אינו רשאי לקיימו אלא ל' יום</w:t>
      </w:r>
      <w:r w:rsidR="0057284B">
        <w:rPr>
          <w:rtl/>
        </w:rPr>
        <w:t>.</w:t>
      </w:r>
    </w:p>
    <w:p w14:paraId="48CAA231" w14:textId="74FD8A4A" w:rsidR="0057284B" w:rsidRDefault="0057284B" w:rsidP="009F73ED">
      <w:pPr>
        <w:pStyle w:val="affff9"/>
        <w:rPr>
          <w:del w:id="9702" w:author="עריכה מהאתר" w:date="2026-10-13T14:44:39Z"/>
          <w:rtl/>
        </w:rPr>
      </w:pPr>
      <w:del w:id="9701" w:author="עריכה מהאתר" w:date="2026-10-13T14:44:39Z">
        <w:r>
          <w:rPr>
            <w:rtl/>
          </w:rPr>
          <w:delText xml:space="preserve">• • •</w:delText>
        </w:r>
      </w:del>
    </w:p>
    <w:p w14:paraId="20BD037A" w14:textId="447AC2D5" w:rsidR="006542AA" w:rsidRDefault="00000000">
      <w:pPr>
        <w:pStyle w:val="36"/>
        <w:framePr w:wrap="notBeside"/>
      </w:pPr>
      <w:r>
        <w:t xml:space="preserve">מנה"מ? </w:t>
      </w:r>
      <w:ins w:id="90511" w:author="קלוד - ניסוח" w:date="2026-10-13T16:46:40Z">
        <w:r>
          <w:t xml:space="preserve">א. ר"כ:</w:t>
        </w:r>
      </w:ins>
      <w:del w:id="90512" w:author="קלוד - ניסוח" w:date="2026-10-13T16:46:40Z">
        <w:r w:rsidR="00EC4A0C">
          <w:delText xml:space="preserve">א</w:delText>
        </w:r>
        <w:r>
          <w:delText xml:space="preserve">ר"כ:</w:delText>
        </w:r>
      </w:del>
    </w:p>
    <w:p w14:paraId="0E3B125A" w14:textId="41F6E73E" w:rsidR="00B874E6" w:rsidRDefault="00F63065" w:rsidP="00EC4A0C">
      <w:pPr>
        <w:rPr>
          <w:rtl/>
        </w:rPr>
      </w:pPr>
      <w:r>
        <w:rPr>
          <w:rtl/>
        </w:rPr>
        <w:t>ד</w:t>
      </w:r>
      <w:r w:rsidR="00EC4A0C">
        <w:rPr>
          <w:rFonts w:hint="cs"/>
          <w:rtl/>
        </w:rPr>
        <w:t>'</w:t>
      </w:r>
      <w:r>
        <w:rPr>
          <w:rStyle w:val="affffe"/>
          <w:rtl/>
        </w:rPr>
        <w:t xml:space="preserve">בְּכוֹר בָּנֶיךָ תִּתֶּן לִי כֵּן תַּעֲשֶׂה לְצֹאנֶךָ מְלֵאָתְךָ וְדִמְעֲךָ לֹא תְאַחֵר כֵּן תַּעֲשֶׂה </w:t>
      </w:r>
      <w:ins w:id="90513" w:author="קלוד - ניסוח" w:date="2026-10-13T16:46:40Z">
        <w:r>
          <w:rPr>
            <w:rStyle w:val="affffe"/>
            <w:rtl/>
          </w:rPr>
          <w:t xml:space="preserve">לְשׁוֹרֶךָ' - צאנך כבכור אדם </w:t>
        </w:r>
        <w:r>
          <w:rPr>
            <w:rStyle w:val="affffd"/>
            <w:rtl/>
          </w:rPr>
          <w:t xml:space="preserve">ל' יום</w:t>
        </w:r>
        <w:r>
          <w:rPr>
            <w:rStyle w:val="affffe"/>
            <w:rtl/>
          </w:rPr>
          <w:t xml:space="preserve">, ושורך כמלאתך </w:t>
        </w:r>
        <w:r>
          <w:rPr>
            <w:rStyle w:val="affffd"/>
            <w:rtl/>
          </w:rPr>
          <w:t xml:space="preserve">נ' יום</w:t>
        </w:r>
        <w:r>
          <w:rPr>
            <w:rStyle w:val="affffe"/>
            <w:rtl/>
          </w:rPr>
          <w:t xml:space="preserve">.</w:t>
        </w:r>
      </w:ins>
      <w:del w:id="90514" w:author="קלוד - ניסוח" w:date="2026-10-13T16:46:40Z">
        <w:r>
          <w:rPr>
            <w:rStyle w:val="affffe"/>
            <w:rtl/>
          </w:rPr>
          <w:delText xml:space="preserve">לְשׁוֹרֶךָ</w:delText>
        </w:r>
        <w:r w:rsidR="00EC4A0C">
          <w:rPr>
            <w:rFonts w:hint="cs"/>
            <w:rtl/>
          </w:rPr>
          <w:delText xml:space="preserve">'</w:delText>
        </w:r>
        <w:r w:rsidR="0057284B">
          <w:rPr>
            <w:rtl/>
          </w:rPr>
          <w:delText xml:space="preserve">.</w:delText>
        </w:r>
      </w:del>
    </w:p>
    <w:p>
      <w:pPr>
        <w:pStyle w:val="36"/>
        <w:rPr>
          <w:ins w:id="90027" w:author="קלוד - סמנטי" w:date="2026-10-13T16:46:38Z"/>
        </w:rPr>
      </w:pPr>
      <w:r>
        <w:t xml:space="preserve">ולא להיפך</w:t>
      </w:r>
    </w:p>
    <w:p w14:paraId="0B3BAE90" w14:textId="381207DF" w:rsidR="00EC4A0C" w:rsidRDefault="0022398C" w:rsidP="0022398C">
      <w:pPr>
        <w:rPr>
          <w:rtl/>
        </w:rPr>
      </w:pPr>
      <w:del w:id="90028" w:author="קלוד - סמנטי" w:date="2026-10-13T16:46:38Z">
        <w:r>
          <w:rPr>
            <w:rFonts w:hint="cs"/>
            <w:rtl/>
          </w:rPr>
          <w:delText xml:space="preserve"> </w:delText>
        </w:r>
      </w:del>
      <w:r>
        <w:rPr>
          <w:rFonts w:hint="cs"/>
          <w:rtl/>
        </w:rPr>
        <w:t xml:space="preserve">דמסתבר</w:t>
      </w:r>
      <w:r w:rsidR="00F63065">
        <w:rPr>
          <w:rtl/>
        </w:rPr>
        <w:t xml:space="preserve"> </w:t>
      </w:r>
      <w:ins w:id="90521" w:author="קלוד - ניסוח" w:date="2026-10-13T16:46:40Z">
        <w:r>
          <w:rPr>
            <w:rtl/>
          </w:rPr>
          <w:t xml:space="preserve">מוקדם</w:t>
        </w:r>
      </w:ins>
      <w:del w:id="90522" w:author="קלוד - ניסוח" w:date="2026-10-13T16:46:40Z">
        <w:r w:rsidR="00F63065">
          <w:rPr>
            <w:rtl/>
          </w:rPr>
          <w:delText xml:space="preserve">דמקדם</w:delText>
        </w:r>
      </w:del>
      <w:r w:rsidR="00F63065">
        <w:rPr>
          <w:rtl/>
        </w:rPr>
        <w:t xml:space="preserve"> </w:t>
      </w:r>
      <w:ins w:id="90519" w:author="קלוד - ניסוח" w:date="2026-10-13T16:46:40Z">
        <w:r>
          <w:rPr>
            <w:rtl/>
          </w:rPr>
          <w:t xml:space="preserve">למוקדם</w:t>
        </w:r>
      </w:ins>
      <w:del w:id="90520" w:author="קלוד - ניסוח" w:date="2026-10-13T16:46:40Z">
        <w:r w:rsidR="00F63065">
          <w:rPr>
            <w:rtl/>
          </w:rPr>
          <w:delText xml:space="preserve">למקדם,</w:delText>
        </w:r>
      </w:del>
      <w:r w:rsidR="00F63065">
        <w:rPr>
          <w:rtl/>
        </w:rPr>
        <w:t xml:space="preserve"> </w:t>
      </w:r>
      <w:ins w:id="90517" w:author="קלוד - ניסוח" w:date="2026-10-13T16:46:40Z">
        <w:r>
          <w:rPr>
            <w:rtl/>
          </w:rPr>
          <w:t xml:space="preserve">ומאוחר</w:t>
        </w:r>
      </w:ins>
      <w:del w:id="90518" w:author="קלוד - ניסוח" w:date="2026-10-13T16:46:40Z">
        <w:r w:rsidR="00F63065">
          <w:rPr>
            <w:rtl/>
          </w:rPr>
          <w:delText xml:space="preserve">דמאחר</w:delText>
        </w:r>
      </w:del>
      <w:r w:rsidR="00F63065">
        <w:rPr>
          <w:rtl/>
        </w:rPr>
        <w:t xml:space="preserve"> </w:t>
      </w:r>
      <w:ins w:id="90515" w:author="קלוד - ניסוח" w:date="2026-10-13T16:46:40Z">
        <w:r>
          <w:rPr>
            <w:rtl/>
          </w:rPr>
          <w:t xml:space="preserve">למאוחר,</w:t>
        </w:r>
      </w:ins>
      <w:del w:id="90516" w:author="קלוד - ניסוח" w:date="2026-10-13T16:46:40Z">
        <w:r w:rsidR="00F63065">
          <w:rPr>
            <w:rtl/>
          </w:rPr>
          <w:delText xml:space="preserve">- לדמאחר</w:delText>
        </w:r>
        <w:r>
          <w:rPr>
            <w:rtl/>
          </w:rPr>
          <w:delText xml:space="preserve">,</w:delText>
        </w:r>
      </w:del>
    </w:p>
    <w:p w14:paraId="0BA46FB5" w14:textId="77777777" w:rsidR="006542AA" w:rsidRDefault="00000000">
      <w:pPr>
        <w:pStyle w:val="36"/>
        <w:framePr w:wrap="notBeside"/>
      </w:pPr>
      <w:ins w:id="90523" w:author="קלוד - ניסוח" w:date="2026-10-13T16:46:40Z">
        <w:r>
          <w:t xml:space="preserve">וקשה</w:t>
        </w:r>
      </w:ins>
      <w:del w:id="90524" w:author="קלוד - ניסוח" w:date="2026-10-13T16:46:40Z">
        <w:r>
          <w:delText xml:space="preserve">ויקשה</w:delText>
        </w:r>
      </w:del>
    </w:p>
    <w:p w14:paraId="3E5E185E" w14:textId="26C4C164" w:rsidR="0022398C" w:rsidRDefault="0022398C" w:rsidP="0022398C">
      <w:pPr>
        <w:rPr>
          <w:rtl/>
        </w:rPr>
      </w:pPr>
      <w:ins w:id="90527" w:author="קלוד - ניסוח" w:date="2026-10-13T16:46:40Z">
        <w:r>
          <w:rPr>
            <w:rFonts w:hint="cs"/>
            <w:rtl/>
          </w:rPr>
          <w:t xml:space="preserve">דאדרבה,</w:t>
        </w:r>
      </w:ins>
      <w:del w:id="90528" w:author="קלוד - ניסוח" w:date="2026-10-13T16:46:40Z">
        <w:r>
          <w:rPr>
            <w:rFonts w:hint="cs"/>
            <w:rtl/>
          </w:rPr>
          <w:delText xml:space="preserve">דאדרבה</w:delText>
        </w:r>
      </w:del>
      <w:r>
        <w:rPr>
          <w:rFonts w:hint="cs"/>
          <w:rtl/>
        </w:rPr>
        <w:t xml:space="preserve"> הסמוך לסמוך</w:t>
      </w:r>
      <w:ins w:id="90525" w:author="קלוד - ניסוח" w:date="2026-10-13T16:46:40Z">
        <w:r>
          <w:rPr>
            <w:rFonts w:hint="cs"/>
            <w:rtl/>
          </w:rPr>
          <w:t xml:space="preserve"> </w:t>
        </w:r>
        <w:r>
          <w:rPr>
            <w:rStyle w:val="affffd"/>
            <w:rFonts w:hint="cs"/>
            <w:rtl/>
          </w:rPr>
          <w:t xml:space="preserve">שורך לבניך</w:t>
        </w:r>
        <w:r>
          <w:rPr>
            <w:rFonts w:hint="cs"/>
            <w:rtl/>
          </w:rPr>
          <w:t xml:space="preserve">!</w:t>
        </w:r>
      </w:ins>
      <w:del w:id="90526" w:author="קלוד - ניסוח" w:date="2026-10-13T16:46:40Z">
        <w:r>
          <w:rPr>
            <w:rFonts w:hint="cs"/>
            <w:rtl/>
          </w:rPr>
          <w:delText xml:space="preserve"> </w:delText>
        </w:r>
      </w:del>
    </w:p>
    <w:p w14:paraId="3AD9AF08" w14:textId="77777777" w:rsidR="006542AA" w:rsidRDefault="00000000">
      <w:pPr>
        <w:pStyle w:val="36"/>
        <w:framePr w:wrap="notBeside"/>
      </w:pPr>
      <w:r>
        <w:t xml:space="preserve">ב. </w:t>
      </w:r>
      <w:r w:rsidR="00F63065" w:rsidRPr="0022398C">
        <w:t xml:space="preserve">אלא</w:t>
      </w:r>
      <w:ins w:id="90529" w:author="קלוד - ניסוח" w:date="2026-10-13T16:46:40Z">
        <w:r>
          <w:t xml:space="preserve"> </w:t>
        </w:r>
      </w:ins>
      <w:del w:id="90530" w:author="קלוד - ניסוח" w:date="2026-10-13T16:46:40Z">
        <w:r w:rsidR="00F63065" w:rsidRPr="0022398C">
          <w:delText xml:space="preserve"> </w:delText>
        </w:r>
        <w:r w:rsidR="00F63065" w:rsidRPr="0022398C">
          <w:delText xml:space="preserve">אמר</w:delText>
        </w:r>
        <w:r w:rsidR="00F63065" w:rsidRPr="0022398C">
          <w:delText xml:space="preserve"> </w:delText>
        </w:r>
      </w:del>
      <w:r w:rsidR="00F63065" w:rsidRPr="0022398C">
        <w:t xml:space="preserve">רבא</w:t>
      </w:r>
      <w:r w:rsidR="00F63065">
        <w:t>:</w:t>
      </w:r>
    </w:p>
    <w:p w14:paraId="4C1C9A6D" w14:textId="668D23B9" w:rsidR="00EC4A0C" w:rsidRDefault="00EC4A0C" w:rsidP="0022398C">
      <w:pPr>
        <w:rPr>
          <w:rtl/>
        </w:rPr>
      </w:pPr>
      <w:ins w:id="90533" w:author="קלוד - ניסוח" w:date="2026-10-13T16:46:40Z">
        <w:r>
          <w:rPr>
            <w:rFonts w:hint="cs"/>
            <w:rtl/>
          </w:rPr>
          <w:t xml:space="preserve">'תַּעֲשֶׂה' -</w:t>
        </w:r>
      </w:ins>
      <w:del w:id="90534" w:author="קלוד - ניסוח" w:date="2026-10-13T16:46:40Z">
        <w:r>
          <w:rPr>
            <w:rFonts w:hint="cs"/>
            <w:rtl/>
          </w:rPr>
          <w:delText xml:space="preserve">'</w:delText>
        </w:r>
        <w:r w:rsidR="0022398C">
          <w:rPr>
            <w:rStyle w:val="affffe"/>
            <w:rtl/>
          </w:rPr>
          <w:delText xml:space="preserve">תַּעֲשֶׂה</w:delText>
        </w:r>
        <w:r>
          <w:rPr>
            <w:rFonts w:hint="cs"/>
            <w:rtl/>
          </w:rPr>
          <w:delText xml:space="preserve">'</w:delText>
        </w:r>
        <w:r w:rsidR="00F63065">
          <w:rPr>
            <w:rtl/>
          </w:rPr>
          <w:delText xml:space="preserve">,</w:delText>
        </w:r>
      </w:del>
      <w:r w:rsidR="00F63065">
        <w:rPr>
          <w:rtl/>
        </w:rPr>
        <w:t xml:space="preserve"> הוסיף לך הכתוב עשייה אחרת </w:t>
      </w:r>
      <w:ins w:id="90531" w:author="קלוד - ניסוח" w:date="2026-10-13T16:46:40Z">
        <w:r>
          <w:rPr>
            <w:rtl/>
          </w:rPr>
          <w:t xml:space="preserve">בשורך </w:t>
        </w:r>
        <w:r>
          <w:rPr>
            <w:rStyle w:val="affffd"/>
            <w:rtl/>
          </w:rPr>
          <w:t xml:space="preserve">יותר מל' יום</w:t>
        </w:r>
        <w:r>
          <w:rPr>
            <w:rtl/>
          </w:rPr>
          <w:t xml:space="preserve">,</w:t>
        </w:r>
      </w:ins>
      <w:del w:id="90532" w:author="קלוד - ניסוח" w:date="2026-10-13T16:46:40Z">
        <w:r w:rsidR="00F63065">
          <w:rPr>
            <w:rtl/>
          </w:rPr>
          <w:delText xml:space="preserve">בשורך</w:delText>
        </w:r>
        <w:r w:rsidR="0022398C">
          <w:rPr>
            <w:rtl/>
          </w:rPr>
          <w:delText xml:space="preserve">,</w:delText>
        </w:r>
      </w:del>
    </w:p>
    <w:p w14:paraId="005D1D3F" w14:textId="4FA05775" w:rsidR="00EC4A0C" w:rsidRDefault="0022398C" w:rsidP="0022398C">
      <w:pPr>
        <w:rPr>
          <w:rtl/>
        </w:rPr>
      </w:pPr>
      <w:ins w:id="90539" w:author="קלוד - ניסוח" w:date="2026-10-13T16:46:40Z">
        <w:r>
          <w:rPr>
            <w:rStyle w:val="27"/>
            <w:rFonts w:hint="cs"/>
            <w:rtl/>
            <w:rPrChange w:id="9176" w:author="עריכה מהאתר" w:date="2026-10-19T06:44:48Z">
              <w:rPr>
                <w:rStyle w:val="27"/>
                <w:rFonts w:hint="cs"/>
                <w:rtl/>
              </w:rPr>
            </w:rPrChange>
          </w:rPr>
          <w:t xml:space="preserve">ואין</w:t>
        </w:r>
      </w:ins>
      <w:del w:id="90540" w:author="קלוד - ניסוח" w:date="2026-10-13T16:46:40Z">
        <w:r>
          <w:rPr>
            <w:rFonts w:hint="cs"/>
            <w:rtl/>
          </w:rPr>
          <w:delText xml:space="preserve">ולא</w:delText>
        </w:r>
      </w:del>
      <w:r>
        <w:rPr>
          <w:rStyle w:val="27"/>
          <w:rFonts w:hint="cs"/>
          <w:rtl/>
          <w:rPrChange w:id="9177" w:author="עריכה מהאתר" w:date="2026-10-19T06:44:48Z">
            <w:rPr>
              <w:rStyle w:val="27"/>
              <w:rFonts w:hint="cs"/>
              <w:rtl/>
            </w:rPr>
          </w:rPrChange>
        </w:rPr>
        <w:t xml:space="preserve"> </w:t>
      </w:r>
      <w:ins w:id="90537" w:author="קלוד - ניסוח" w:date="2026-10-13T16:46:40Z">
        <w:r>
          <w:rPr>
            <w:rStyle w:val="27"/>
            <w:rFonts w:hint="cs"/>
            <w:rtl/>
            <w:rPrChange w:id="9178" w:author="עריכה מהאתר" w:date="2026-10-19T06:44:48Z">
              <w:rPr>
                <w:rStyle w:val="27"/>
                <w:rFonts w:hint="cs"/>
                <w:rtl/>
              </w:rPr>
            </w:rPrChange>
          </w:rPr>
          <w:t xml:space="preserve">לומר</w:t>
        </w:r>
        <w:r>
          <w:rPr>
            <w:rFonts w:hint="cs"/>
            <w:rtl/>
          </w:rPr>
          <w:t xml:space="preserve"> שיתין </w:t>
        </w:r>
        <w:r>
          <w:rPr>
            <w:rStyle w:val="affffd"/>
            <w:rFonts w:hint="cs"/>
            <w:rtl/>
          </w:rPr>
          <w:t xml:space="preserve">כפלים</w:t>
        </w:r>
        <w:r>
          <w:rPr>
            <w:rFonts w:hint="cs"/>
            <w:rtl/>
          </w:rPr>
          <w:t xml:space="preserve"> -</w:t>
        </w:r>
      </w:ins>
      <w:del w:id="90538" w:author="קלוד - ניסוח" w:date="2026-10-13T16:46:40Z">
        <w:r>
          <w:rPr>
            <w:rFonts w:hint="cs"/>
            <w:rtl/>
          </w:rPr>
          <w:delText xml:space="preserve">שיתין</w:delText>
        </w:r>
        <w:r w:rsidR="00F63065">
          <w:rPr>
            <w:rtl/>
          </w:rPr>
          <w:delText xml:space="preserve">:</w:delText>
        </w:r>
      </w:del>
      <w:r w:rsidR="00F63065">
        <w:rPr>
          <w:rtl/>
        </w:rPr>
        <w:t xml:space="preserve"> </w:t>
      </w:r>
      <w:r>
        <w:rPr>
          <w:rFonts w:hint="cs"/>
          <w:rtl/>
        </w:rPr>
        <w:t>ד</w:t>
      </w:r>
      <w:r w:rsidR="00F63065">
        <w:rPr>
          <w:rtl/>
        </w:rPr>
        <w:t xml:space="preserve">לא מסרך הכתוב אלא </w:t>
      </w:r>
      <w:ins w:id="90535" w:author="קלוד - ניסוח" w:date="2026-10-13T16:46:40Z">
        <w:r>
          <w:rPr>
            <w:rtl/>
          </w:rPr>
          <w:t xml:space="preserve">לחכמים </w:t>
        </w:r>
        <w:r>
          <w:rPr>
            <w:rStyle w:val="affffd"/>
            <w:rtl/>
            <w:rPrChange w:id="9179" w:author="עריכה מהאתר" w:date="2026-10-19T06:44:48Z">
              <w:rPr>
                <w:rStyle w:val="affffd"/>
                <w:rtl/>
              </w:rPr>
            </w:rPrChange>
          </w:rPr>
          <w:t xml:space="preserve">וקבעו נ'.</w:t>
        </w:r>
      </w:ins>
      <w:del w:id="90536" w:author="קלוד - ניסוח" w:date="2026-10-13T16:46:40Z">
        <w:r w:rsidR="00F63065">
          <w:rPr>
            <w:rtl/>
          </w:rPr>
          <w:delText xml:space="preserve">לחכמים: </w:delText>
        </w:r>
      </w:del>
    </w:p>
    <w:p w14:paraId="0F379E9B" w14:textId="04682222" w:rsidR="006542AA" w:rsidRDefault="00000000">
      <w:pPr>
        <w:pStyle w:val="36"/>
        <w:framePr w:wrap="notBeside"/>
      </w:pPr>
      <w:r>
        <w:t>תנ"ה</w:t>
      </w:r>
      <w:r w:rsidR="00F63065">
        <w:t>:</w:t>
      </w:r>
    </w:p>
    <w:p w14:paraId="63CC53EF" w14:textId="1FB249EF" w:rsidR="00EC4A0C" w:rsidRDefault="00EC4A0C" w:rsidP="00EC4A0C">
      <w:pPr>
        <w:rPr>
          <w:rtl/>
        </w:rPr>
      </w:pPr>
      <w:r>
        <w:rPr>
          <w:rFonts w:hint="cs"/>
          <w:rtl/>
        </w:rPr>
        <w:t>'</w:t>
      </w:r>
      <w:r>
        <w:rPr>
          <w:rStyle w:val="affffe"/>
          <w:rtl/>
        </w:rPr>
        <w:t>בְּכוֹר בָּנֶיךָ תִּתֶּן לִי כֵּן תַּעֲשֶׂה לְצֹאנֶךָ</w:t>
      </w:r>
      <w:r>
        <w:rPr>
          <w:rFonts w:hint="cs"/>
          <w:rtl/>
        </w:rPr>
        <w:t>'</w:t>
      </w:r>
      <w:r w:rsidR="00F63065">
        <w:rPr>
          <w:rtl/>
        </w:rPr>
        <w:t xml:space="preserve">, יכול אף לשורך</w:t>
      </w:r>
      <w:ins w:id="90549" w:author="קלוד - ניסוח" w:date="2026-10-13T16:46:40Z">
        <w:r>
          <w:rPr>
            <w:rtl/>
          </w:rPr>
          <w:t xml:space="preserve"> </w:t>
        </w:r>
        <w:r>
          <w:rPr>
            <w:rStyle w:val="affffd"/>
            <w:rtl/>
          </w:rPr>
          <w:t xml:space="preserve">ל' יום</w:t>
        </w:r>
        <w:r>
          <w:rPr>
            <w:rtl/>
          </w:rPr>
          <w:t xml:space="preserve">? </w:t>
        </w:r>
      </w:ins>
      <w:del w:id="90550" w:author="קלוד - ניסוח" w:date="2026-10-13T16:46:40Z">
        <w:r w:rsidR="00F63065">
          <w:rPr>
            <w:rtl/>
          </w:rPr>
          <w:delText xml:space="preserve"> </w:delText>
        </w:r>
      </w:del>
      <w:r>
        <w:rPr>
          <w:rtl/>
        </w:rPr>
        <w:t>ת"ל</w:t>
      </w:r>
      <w:r w:rsidR="00F63065">
        <w:rPr>
          <w:rtl/>
        </w:rPr>
        <w:t xml:space="preserve"> </w:t>
      </w:r>
      <w:ins w:id="90547" w:author="קלוד - ניסוח" w:date="2026-10-13T16:46:40Z">
        <w:r>
          <w:rPr>
            <w:rStyle w:val="affffe"/>
            <w:rFonts w:hint="cs"/>
            <w:rtl/>
            <w:rPrChange w:id="9180" w:author="עריכה מהאתר" w:date="2026-10-19T06:44:48Z">
              <w:rPr>
                <w:rStyle w:val="affffe"/>
                <w:rFonts w:hint="cs"/>
                <w:rtl/>
              </w:rPr>
            </w:rPrChange>
          </w:rPr>
          <w:t xml:space="preserve">'תַּעֲשֶׂה' -</w:t>
        </w:r>
      </w:ins>
      <w:del w:id="90548" w:author="קלוד - ניסוח" w:date="2026-10-13T16:46:40Z">
        <w:r>
          <w:rPr>
            <w:rFonts w:hint="cs"/>
            <w:rtl/>
          </w:rPr>
          <w:delText xml:space="preserve">'</w:delText>
        </w:r>
        <w:r>
          <w:rPr>
            <w:rStyle w:val="affffe"/>
            <w:rtl/>
          </w:rPr>
          <w:delText xml:space="preserve">תַּעֲשֶׂה</w:delText>
        </w:r>
        <w:r>
          <w:rPr>
            <w:rFonts w:hint="cs"/>
            <w:rtl/>
          </w:rPr>
          <w:delText xml:space="preserve">'</w:delText>
        </w:r>
      </w:del>
      <w:r w:rsidR="00F63065">
        <w:rPr>
          <w:rtl/>
        </w:rPr>
        <w:t xml:space="preserve"> הוסיף לך הכתוב עשייה אחרת בשורך, </w:t>
      </w:r>
      <w:ins w:id="90545" w:author="קלוד - ניסוח" w:date="2026-10-13T16:46:40Z">
        <w:r>
          <w:rPr>
            <w:rtl/>
          </w:rPr>
          <w:t xml:space="preserve">ולא</w:t>
        </w:r>
      </w:ins>
      <w:del w:id="90546" w:author="קלוד - ניסוח" w:date="2026-10-13T16:46:40Z">
        <w:r w:rsidR="00F63065">
          <w:rPr>
            <w:rtl/>
          </w:rPr>
          <w:delText xml:space="preserve">לא</w:delText>
        </w:r>
      </w:del>
      <w:r w:rsidR="00F63065">
        <w:rPr>
          <w:rtl/>
        </w:rPr>
        <w:t xml:space="preserve"> מסרך הכתוב אלא לחכמים</w:t>
      </w:r>
      <w:r>
        <w:rPr>
          <w:rtl/>
        </w:rPr>
        <w:t>,</w:t>
      </w:r>
      <w:r>
        <w:rPr>
          <w:rFonts w:hint="cs"/>
          <w:rtl/>
        </w:rPr>
        <w:t xml:space="preserve"> </w:t>
      </w:r>
      <w:r>
        <w:rPr>
          <w:rStyle w:val="27"/>
          <w:rtl/>
          <w:rPrChange w:id="9181" w:author="עריכה מהאתר" w:date="2026-10-19T06:44:48Z">
            <w:rPr>
              <w:rStyle w:val="27"/>
              <w:rtl/>
            </w:rPr>
          </w:rPrChange>
        </w:rPr>
        <w:t xml:space="preserve">מכאן </w:t>
      </w:r>
      <w:ins w:id="90543" w:author="קלוד - ניסוח" w:date="2026-10-13T16:46:40Z">
        <w:r>
          <w:rPr>
            <w:rStyle w:val="27"/>
            <w:rtl/>
            <w:rPrChange w:id="9182" w:author="עריכה מהאתר" w:date="2026-10-19T06:44:48Z">
              <w:rPr>
                <w:rStyle w:val="27"/>
                <w:rtl/>
              </w:rPr>
            </w:rPrChange>
          </w:rPr>
          <w:t xml:space="preserve">אמרו:</w:t>
        </w:r>
      </w:ins>
      <w:del w:id="90544" w:author="קלוד - ניסוח" w:date="2026-10-13T16:46:40Z">
        <w:r w:rsidR="00F63065">
          <w:rPr>
            <w:rtl/>
          </w:rPr>
          <w:delText xml:space="preserve">אמרו,</w:delText>
        </w:r>
      </w:del>
      <w:r w:rsidR="00F63065">
        <w:rPr>
          <w:rtl/>
        </w:rPr>
        <w:t xml:space="preserve"> </w:t>
      </w:r>
      <w:ins w:id="90541" w:author="קלוד - ניסוח" w:date="2026-10-13T16:46:40Z">
        <w:r>
          <w:rPr>
            <w:rtl/>
          </w:rPr>
          <w:t xml:space="preserve">בדקה</w:t>
        </w:r>
      </w:ins>
      <w:del w:id="90542" w:author="קלוד - ניסוח" w:date="2026-10-13T16:46:40Z">
        <w:r w:rsidR="00F63065">
          <w:rPr>
            <w:rtl/>
          </w:rPr>
          <w:delText xml:space="preserve">עד כמה ישראל</w:delText>
        </w:r>
        <w:r>
          <w:rPr>
            <w:rtl/>
          </w:rPr>
          <w:delText xml:space="preserve"> חייבין להטפל בבכור: בבהמה דקה</w:delText>
        </w:r>
      </w:del>
      <w:r>
        <w:rPr>
          <w:rtl/>
        </w:rPr>
        <w:t xml:space="preserve"> שלשים יום, בגסה </w:t>
      </w:r>
      <w:r w:rsidR="00F63065">
        <w:rPr>
          <w:rtl/>
        </w:rPr>
        <w:t>חמשים יום,</w:t>
      </w:r>
    </w:p>
    <w:p w14:paraId="30BCE5CD" w14:textId="2D9A4DD2" w:rsidR="006542AA" w:rsidRDefault="00000000">
      <w:pPr>
        <w:pStyle w:val="36"/>
        <w:framePr w:wrap="notBeside"/>
      </w:pPr>
      <w:r>
        <w:lastRenderedPageBreak/>
      </w:r>
      <w:ins w:id="90323" w:author="קלוד - ניסוח" w:date="2026-10-13T16:46:40Z">
        <w:r>
          <w:t xml:space="preserve">ר'</w:t>
        </w:r>
      </w:ins>
      <w:del w:id="90324" w:author="קלוד - ניסוח" w:date="2026-10-13T16:46:40Z">
        <w:r w:rsidR="00F63065">
          <w:delText xml:space="preserve">רבי</w:delText>
        </w:r>
      </w:del>
      <w:r w:rsidR="00F63065">
        <w:t xml:space="preserve"> יוסי:</w:t>
      </w:r>
    </w:p>
    <w:p w14:paraId="59C8BDB1" w14:textId="13A8425D" w:rsidR="00B874E6" w:rsidRDefault="00F63065" w:rsidP="00EC4A0C">
      <w:pPr>
        <w:rPr>
          <w:rtl/>
        </w:rPr>
      </w:pPr>
      <w:r>
        <w:rPr>
          <w:rtl/>
        </w:rPr>
        <w:t>בדקה שלשה חדשים, מפני שטפולה מרובה</w:t>
      </w:r>
      <w:r w:rsidR="0057284B">
        <w:rPr>
          <w:rtl/>
        </w:rPr>
        <w:t>.</w:t>
      </w:r>
    </w:p>
    <w:p w14:paraId="05220F70" w14:textId="77777777" w:rsidR="006542AA" w:rsidRDefault="00000000">
      <w:pPr>
        <w:pStyle w:val="36"/>
        <w:framePr w:wrap="notBeside"/>
      </w:pPr>
      <w:r>
        <w:tab/>
      </w:r>
      <w:r>
        <w:tab/>
      </w:r>
      <w:r>
        <w:tab/>
      </w:r>
      <w:r>
        <w:tab/>
      </w:r>
      <w:r w:rsidR="00F63065">
        <w:t>תנא:</w:t>
      </w:r>
    </w:p>
    <w:p w14:paraId="06B6F0E4" w14:textId="3906B1CB" w:rsidR="00B874E6" w:rsidRDefault="00F63065" w:rsidP="00F63065">
      <w:pPr>
        <w:rPr>
          <w:rtl/>
        </w:rPr>
      </w:pPr>
      <w:r>
        <w:rPr>
          <w:rtl/>
        </w:rPr>
        <w:t>מפני ששיניה דקות</w:t>
      </w:r>
      <w:r w:rsidR="0057284B">
        <w:rPr>
          <w:rtl/>
        </w:rPr>
        <w:t>.</w:t>
      </w:r>
    </w:p>
    <w:p w14:paraId="54B1DA56" w14:textId="71437E1C" w:rsidR="00B874E6" w:rsidRDefault="0057284B" w:rsidP="00EC4A0C">
      <w:pPr>
        <w:pStyle w:val="afffd"/>
        <w:rPr>
          <w:rtl/>
        </w:rPr>
      </w:pPr>
      <w:r>
        <w:rPr>
          <w:rtl/>
        </w:rPr>
        <w:t xml:space="preserve">  </w:t>
      </w:r>
      <w:r w:rsidR="00F63065">
        <w:rPr>
          <w:rStyle w:val="afffff0"/>
        </w:rPr>
        <w:t xml:space="preserve">ג. </w:t>
      </w:r>
      <w:r w:rsidR="00F63065">
        <w:rPr>
          <w:rtl/>
        </w:rPr>
        <w:t>אם אמר לו הכהן בתוך הזמן תנהו לי הרי זה לא יתן לו</w:t>
      </w:r>
      <w:r>
        <w:rPr>
          <w:rtl/>
        </w:rPr>
        <w:t>.</w:t>
      </w:r>
    </w:p>
    <w:p w14:paraId="4611EC16" w14:textId="7F99FDA7" w:rsidR="006542AA" w:rsidRDefault="00000000">
      <w:pPr>
        <w:pStyle w:val="36"/>
        <w:framePr w:wrap="notBeside"/>
      </w:pPr>
      <w:ins w:id="90555" w:author="קלוד - ניסוח" w:date="2026-10-13T16:46:40Z">
        <w:r>
          <w:t xml:space="preserve">מ"ט?</w:t>
        </w:r>
      </w:ins>
      <w:del w:id="90556" w:author="קלוד - ניסוח" w:date="2026-10-13T16:46:40Z">
        <w:r>
          <w:delText xml:space="preserve">מ"ט</w:delText>
        </w:r>
      </w:del>
      <w:r>
        <w:t xml:space="preserve"> </w:t>
      </w:r>
      <w:ins w:id="90553" w:author="קלוד - ניסוח" w:date="2026-10-13T16:46:40Z">
        <w:r>
          <w:t xml:space="preserve">רב ששת:</w:t>
        </w:r>
      </w:ins>
      <w:del w:id="90554" w:author="קלוד - ניסוח" w:date="2026-10-13T16:46:40Z">
        <w:r>
          <w:delText xml:space="preserve">אר"ש:</w:delText>
        </w:r>
      </w:del>
    </w:p>
    <w:p w14:paraId="389ACF79" w14:textId="51A4F4BD" w:rsidR="00B874E6" w:rsidRDefault="00F63065" w:rsidP="0022398C">
      <w:pPr>
        <w:rPr>
          <w:rtl/>
        </w:rPr>
      </w:pPr>
      <w:r>
        <w:rPr>
          <w:rtl/>
        </w:rPr>
        <w:t>מפני שנראה ככהן המסייע בבית הגרנות</w:t>
      </w:r>
      <w:r w:rsidR="0057284B">
        <w:rPr>
          <w:rtl/>
        </w:rPr>
        <w:t>.</w:t>
      </w:r>
    </w:p>
    <w:p w14:paraId="261639BD" w14:textId="48F98023" w:rsidR="006542AA" w:rsidRDefault="00000000">
      <w:pPr>
        <w:pStyle w:val="36"/>
        <w:framePr w:wrap="notBeside"/>
      </w:pPr>
      <w:r>
        <w:t>ת"ר</w:t>
      </w:r>
      <w:r w:rsidR="00F63065">
        <w:t>:</w:t>
      </w:r>
    </w:p>
    <w:p w14:paraId="3DB1C6E6" w14:textId="26B58BBE" w:rsidR="00B07B50" w:rsidRDefault="00F63065" w:rsidP="00F63065">
      <w:pPr>
        <w:rPr>
          <w:rtl/>
        </w:rPr>
      </w:pPr>
      <w:r>
        <w:rPr>
          <w:rtl/>
        </w:rPr>
        <w:t xml:space="preserve">הכהנים והלוים והעניים המסייעים בבית הרועים ובבית הגרנות ובבית המטבחים </w:t>
      </w:r>
    </w:p>
    <w:p w14:paraId="68284B15" w14:textId="77777777" w:rsidR="007F6452" w:rsidRDefault="00F63065" w:rsidP="00F63065">
      <w:pPr>
        <w:rPr>
          <w:rtl/>
        </w:rPr>
      </w:pPr>
      <w:r>
        <w:rPr>
          <w:rtl/>
        </w:rPr>
        <w:t xml:space="preserve">- אין נותנין להם תרומה ומעשר בשכרן, ואם עושין כן - חיללו, </w:t>
      </w:r>
    </w:p>
    <w:p>
      <w:pPr>
        <w:pStyle w:val="36"/>
        <w:rPr>
          <w:ins w:id="90029" w:author="קלוד - סמנטי" w:date="2026-10-13T16:46:38Z"/>
        </w:rPr>
      </w:pPr>
      <w:r>
        <w:t xml:space="preserve">ועליהן הכתוב אומר:</w:t>
      </w:r>
    </w:p>
    <w:p w14:paraId="6CD54330" w14:textId="1DBEC760" w:rsidR="00B874E6" w:rsidRDefault="00F63065" w:rsidP="00F63065">
      <w:pPr>
        <w:rPr>
          <w:rtl/>
        </w:rPr>
      </w:pPr>
      <w:del w:id="90030" w:author="קלוד - סמנטי" w:date="2026-10-13T16:46:38Z">
        <w:r>
          <w:rPr>
            <w:rtl/>
          </w:rPr>
          <w:delText xml:space="preserve"> </w:delText>
        </w:r>
      </w:del>
      <w:r w:rsidRPr="009F73ED">
        <w:rPr>
          <w:rStyle w:val="affffe"/>
          <w:rtl/>
        </w:rPr>
        <w:t>שחתם ברית הלוי</w:t>
      </w:r>
      <w:r>
        <w:rPr>
          <w:rtl/>
        </w:rPr>
        <w:t xml:space="preserve">, </w:t>
      </w:r>
      <w:r>
        <w:rPr>
          <w:rStyle w:val="27"/>
          <w:rtl/>
          <w:rPrChange w:id="9291" w:author="עריכה מהאתר" w:date="2026-10-19T06:44:48Z">
            <w:rPr>
              <w:rStyle w:val="27"/>
              <w:rtl/>
            </w:rPr>
          </w:rPrChange>
        </w:rPr>
        <w:t xml:space="preserve">ואומר:</w:t>
      </w:r>
      <w:r>
        <w:rPr>
          <w:rtl/>
        </w:rPr>
        <w:t xml:space="preserve"> </w:t>
      </w:r>
      <w:r w:rsidR="00C97108">
        <w:rPr>
          <w:rFonts w:hint="cs"/>
          <w:rtl/>
        </w:rPr>
        <w:t>'</w:t>
      </w:r>
      <w:r>
        <w:rPr>
          <w:rStyle w:val="affffe"/>
          <w:rtl/>
        </w:rPr>
        <w:t>וְאֶת קָדְשֵׁי בְנֵי יִשְׂרָאֵל לֹא תְחַלְּלוּ וְלֹא תָמוּתוּ</w:t>
      </w:r>
      <w:r w:rsidR="00C97108">
        <w:rPr>
          <w:rFonts w:hint="cs"/>
          <w:rtl/>
        </w:rPr>
        <w:t>'</w:t>
      </w:r>
      <w:r w:rsidR="0057284B">
        <w:rPr>
          <w:rtl/>
        </w:rPr>
        <w:t>.</w:t>
      </w:r>
    </w:p>
    <w:p w14:paraId="4C7F6B1E" w14:textId="77777777" w:rsidR="006542AA" w:rsidRDefault="00000000">
      <w:pPr>
        <w:pStyle w:val="36"/>
        <w:framePr w:wrap="notBeside"/>
      </w:pPr>
      <w:ins w:id="90557" w:author="קלוד - ניסוח" w:date="2026-10-13T16:46:40Z">
        <w:r>
          <w:t xml:space="preserve">מאי ואומר?</w:t>
        </w:r>
      </w:ins>
      <w:del w:id="90558" w:author="קלוד - ניסוח" w:date="2026-10-13T16:46:40Z">
        <w:r w:rsidRPr="007F6452">
          <w:delText xml:space="preserve">ואומר</w:delText>
        </w:r>
        <w:r>
          <w:delText xml:space="preserve">?</w:delText>
        </w:r>
      </w:del>
      <w:r>
        <w:t xml:space="preserve"> וכי תימא:</w:t>
      </w:r>
    </w:p>
    <w:p w14:paraId="4F3D4047" w14:textId="06472088" w:rsidR="006E4E87" w:rsidRDefault="00F63065" w:rsidP="007F6452">
      <w:pPr>
        <w:rPr>
          <w:rtl/>
        </w:rPr>
      </w:pPr>
      <w:r>
        <w:rPr>
          <w:rtl/>
        </w:rPr>
        <w:t xml:space="preserve">מיתה </w:t>
      </w:r>
      <w:ins w:id="90563" w:author="קלוד - ניסוח" w:date="2026-10-13T16:46:40Z">
        <w:r>
          <w:rPr>
            <w:rtl/>
          </w:rPr>
          <w:t xml:space="preserve">לא </w:t>
        </w:r>
        <w:r>
          <w:rPr>
            <w:rStyle w:val="affffd"/>
            <w:rtl/>
          </w:rPr>
          <w:t xml:space="preserve">חייבים</w:t>
        </w:r>
        <w:r>
          <w:rPr>
            <w:rtl/>
          </w:rPr>
          <w:t xml:space="preserve"> -</w:t>
        </w:r>
      </w:ins>
      <w:del w:id="90564" w:author="קלוד - ניסוח" w:date="2026-10-13T16:46:40Z">
        <w:r>
          <w:rPr>
            <w:rtl/>
          </w:rPr>
          <w:delText xml:space="preserve">לא</w:delText>
        </w:r>
        <w:r>
          <w:rPr>
            <w:rtl/>
          </w:rPr>
          <w:delText xml:space="preserve">,</w:delText>
        </w:r>
      </w:del>
      <w:r>
        <w:rPr>
          <w:rtl/>
        </w:rPr>
        <w:t xml:space="preserve"> </w:t>
      </w:r>
      <w:ins w:id="90561" w:author="קלוד - ניסוח" w:date="2026-10-13T16:46:40Z">
        <w:r>
          <w:rPr>
            <w:rtl/>
          </w:rPr>
          <w:t xml:space="preserve">ת"ש</w:t>
        </w:r>
      </w:ins>
      <w:del w:id="90562" w:author="קלוד - ניסוח" w:date="2026-10-13T16:46:40Z">
        <w:r>
          <w:rPr>
            <w:rtl/>
          </w:rPr>
          <w:delText xml:space="preserve">ת"ש -</w:delText>
        </w:r>
      </w:del>
      <w:r>
        <w:rPr>
          <w:rtl/>
        </w:rPr>
        <w:t xml:space="preserve"> </w:t>
      </w:r>
      <w:r w:rsidR="007F6452">
        <w:rPr>
          <w:rFonts w:hint="cs"/>
          <w:rtl/>
        </w:rPr>
        <w:t>'</w:t>
      </w:r>
      <w:r>
        <w:rPr>
          <w:rStyle w:val="affffe"/>
          <w:rtl/>
        </w:rPr>
        <w:t xml:space="preserve">וְאֶת קָדְשֵׁי בְנֵי יִשְׂרָאֵל לֹא תְחַלְּלוּ וְלֹא </w:t>
      </w:r>
      <w:ins w:id="90559" w:author="קלוד - ניסוח" w:date="2026-10-13T16:46:40Z">
        <w:r>
          <w:rPr>
            <w:rStyle w:val="affffe"/>
            <w:rtl/>
          </w:rPr>
          <w:t xml:space="preserve">תָמוּתוּ',</w:t>
        </w:r>
      </w:ins>
      <w:del w:id="90560" w:author="קלוד - ניסוח" w:date="2026-10-13T16:46:40Z">
        <w:r>
          <w:rPr>
            <w:rStyle w:val="affffe"/>
            <w:rtl/>
          </w:rPr>
          <w:delText xml:space="preserve">תָמוּתוּ</w:delText>
        </w:r>
        <w:r w:rsidR="007F6452">
          <w:rPr>
            <w:rFonts w:hint="cs"/>
            <w:rtl/>
          </w:rPr>
          <w:delText xml:space="preserve">'</w:delText>
        </w:r>
        <w:r>
          <w:rPr>
            <w:rtl/>
          </w:rPr>
          <w:delText xml:space="preserve">, </w:delText>
        </w:r>
      </w:del>
    </w:p>
    <w:p w14:paraId="7BD7D096" w14:textId="77777777" w:rsidR="007F6452" w:rsidRDefault="00F63065" w:rsidP="007F6452">
      <w:pPr>
        <w:rPr>
          <w:rtl/>
        </w:rPr>
      </w:pPr>
      <w:r>
        <w:rPr>
          <w:rtl/>
        </w:rPr>
        <w:t xml:space="preserve">ובקשו חכמים לקונסן</w:t>
      </w:r>
      <w:ins w:id="90569" w:author="קלוד - ניסוח" w:date="2026-10-13T16:46:40Z">
        <w:r>
          <w:rPr>
            <w:rtl/>
          </w:rPr>
          <w:t xml:space="preserve"> </w:t>
        </w:r>
        <w:r>
          <w:rPr>
            <w:rStyle w:val="affffd"/>
            <w:rtl/>
          </w:rPr>
          <w:t xml:space="preserve">את הנותנים</w:t>
        </w:r>
        <w:r>
          <w:rPr>
            <w:rtl/>
          </w:rPr>
          <w:t xml:space="preserve"> </w:t>
        </w:r>
      </w:ins>
      <w:del w:id="90570" w:author="קלוד - ניסוח" w:date="2026-10-13T16:46:40Z">
        <w:r>
          <w:rPr>
            <w:rtl/>
          </w:rPr>
          <w:delText xml:space="preserve"> </w:delText>
        </w:r>
      </w:del>
      <w:r>
        <w:rPr>
          <w:rtl/>
        </w:rPr>
        <w:t xml:space="preserve">ולהיות </w:t>
      </w:r>
      <w:ins w:id="90567" w:author="קלוד - ניסוח" w:date="2026-10-13T16:46:40Z">
        <w:r>
          <w:rPr>
            <w:rtl/>
          </w:rPr>
          <w:t xml:space="preserve">מפרישין </w:t>
        </w:r>
        <w:r>
          <w:rPr>
            <w:rStyle w:val="affffd"/>
            <w:rtl/>
          </w:rPr>
          <w:t xml:space="preserve">שוב</w:t>
        </w:r>
      </w:ins>
      <w:del w:id="90568" w:author="קלוד - ניסוח" w:date="2026-10-13T16:46:40Z">
        <w:r>
          <w:rPr>
            <w:rtl/>
          </w:rPr>
          <w:delText xml:space="preserve">מפרישין</w:delText>
        </w:r>
      </w:del>
      <w:r>
        <w:rPr>
          <w:rtl/>
        </w:rPr>
        <w:t xml:space="preserve"> עליהן תרומה </w:t>
      </w:r>
      <w:ins w:id="90565" w:author="קלוד - ניסוח" w:date="2026-10-13T16:46:40Z">
        <w:r>
          <w:rPr>
            <w:rtl/>
          </w:rPr>
          <w:t xml:space="preserve">משלם,</w:t>
        </w:r>
      </w:ins>
      <w:del w:id="90566" w:author="קלוד - ניסוח" w:date="2026-10-13T16:46:40Z">
        <w:r>
          <w:rPr>
            <w:rtl/>
          </w:rPr>
          <w:delText xml:space="preserve">משלם, </w:delText>
        </w:r>
      </w:del>
    </w:p>
    <w:p>
      <w:pPr>
        <w:pStyle w:val="36"/>
        <w:rPr>
          <w:ins w:id="90031" w:author="קלוד - סמנטי" w:date="2026-10-13T16:46:38Z"/>
        </w:rPr>
      </w:pPr>
      <w:r>
        <w:t xml:space="preserve">ומפני מה</w:t>
      </w:r>
    </w:p>
    <w:p w14:paraId="216A00CE" w14:textId="71B7C776" w:rsidR="00C97108" w:rsidRDefault="00F63065" w:rsidP="007F6452">
      <w:pPr>
        <w:rPr>
          <w:rtl/>
        </w:rPr>
      </w:pPr>
      <w:del w:id="90032" w:author="קלוד - סמנטי" w:date="2026-10-13T16:46:38Z">
        <w:r>
          <w:rPr>
            <w:rtl/>
          </w:rPr>
          <w:delText xml:space="preserve"> </w:delText>
        </w:r>
      </w:del>
      <w:r>
        <w:rPr>
          <w:rtl/>
        </w:rPr>
        <w:t xml:space="preserve">לא</w:t>
      </w:r>
      <w:r>
        <w:rPr>
          <w:rtl/>
        </w:rPr>
        <w:t xml:space="preserve"> </w:t>
      </w:r>
      <w:ins w:id="90577" w:author="קלוד - ניסוח" w:date="2026-10-13T16:46:40Z">
        <w:r>
          <w:rPr>
            <w:rtl/>
          </w:rPr>
          <w:t xml:space="preserve">קנסום?</w:t>
        </w:r>
      </w:ins>
      <w:del w:id="90578" w:author="קלוד - ניסוח" w:date="2026-10-13T16:46:40Z">
        <w:r>
          <w:rPr>
            <w:rtl/>
          </w:rPr>
          <w:delText xml:space="preserve">קנסום</w:delText>
        </w:r>
      </w:del>
      <w:r>
        <w:rPr>
          <w:rtl/>
        </w:rPr>
        <w:t xml:space="preserve"> שמא </w:t>
      </w:r>
      <w:ins w:id="90575" w:author="קלוד - ניסוח" w:date="2026-10-13T16:46:40Z">
        <w:r>
          <w:rPr>
            <w:rtl/>
          </w:rPr>
          <w:t xml:space="preserve">יבואו</w:t>
        </w:r>
      </w:ins>
      <w:del w:id="90576" w:author="קלוד - ניסוח" w:date="2026-10-13T16:46:40Z">
        <w:r>
          <w:rPr>
            <w:rtl/>
          </w:rPr>
          <w:delText xml:space="preserve">אתי</w:delText>
        </w:r>
      </w:del>
      <w:r>
        <w:rPr>
          <w:rtl/>
        </w:rPr>
        <w:t xml:space="preserve"> </w:t>
      </w:r>
      <w:ins w:id="90573" w:author="קלוד - ניסוח" w:date="2026-10-13T16:46:40Z">
        <w:r>
          <w:rPr>
            <w:rtl/>
          </w:rPr>
          <w:t xml:space="preserve">להפריש</w:t>
        </w:r>
      </w:ins>
      <w:del w:id="90574" w:author="קלוד - ניסוח" w:date="2026-10-13T16:46:40Z">
        <w:r>
          <w:rPr>
            <w:rtl/>
          </w:rPr>
          <w:delText xml:space="preserve">לאפרושי</w:delText>
        </w:r>
      </w:del>
      <w:r>
        <w:rPr>
          <w:rtl/>
        </w:rPr>
        <w:t xml:space="preserve"> מן הפטור על </w:t>
      </w:r>
      <w:ins w:id="90571" w:author="קלוד - ניסוח" w:date="2026-10-13T16:46:40Z">
        <w:r>
          <w:rPr>
            <w:rtl/>
          </w:rPr>
          <w:t xml:space="preserve">החיוב שיחשבוה טבל,</w:t>
        </w:r>
      </w:ins>
      <w:del w:id="90572" w:author="קלוד - ניסוח" w:date="2026-10-13T16:46:40Z">
        <w:r>
          <w:rPr>
            <w:rtl/>
          </w:rPr>
          <w:delText xml:space="preserve">החיוב, </w:delText>
        </w:r>
      </w:del>
    </w:p>
    <w:p w14:paraId="7AADB17B" w14:textId="77777777" w:rsidR="007F6452" w:rsidRDefault="007F6452" w:rsidP="007F6452">
      <w:pPr>
        <w:pStyle w:val="afff0"/>
        <w:framePr w:wrap="around"/>
        <w:rPr>
          <w:rtl/>
        </w:rPr>
      </w:pPr>
      <w:r>
        <w:rPr>
          <w:rFonts w:hint="cs"/>
          <w:rtl/>
        </w:rPr>
        <w:t>כז.</w:t>
      </w:r>
    </w:p>
    <w:p w14:paraId="747EA2EF" w14:textId="77777777" w:rsidR="00B874E6" w:rsidRDefault="007F6452" w:rsidP="007F6452">
      <w:pPr>
        <w:rPr>
          <w:rtl/>
        </w:rPr>
      </w:pPr>
      <w:r>
        <w:rPr>
          <w:rtl/>
        </w:rPr>
        <w:t xml:space="preserve">ובכולן יש בהן </w:t>
      </w:r>
      <w:r>
        <w:rPr>
          <w:rtl/>
        </w:rPr>
        <w:t xml:space="preserve">טובת הנאה לבעלים, </w:t>
      </w:r>
      <w:r>
        <w:rPr>
          <w:rStyle w:val="27"/>
          <w:rtl/>
          <w:rPrChange w:id="9292" w:author="עריכה מהאתר" w:date="2026-10-19T06:44:48Z">
            <w:rPr>
              <w:rStyle w:val="27"/>
              <w:rtl/>
            </w:rPr>
          </w:rPrChange>
        </w:rPr>
        <w:t xml:space="preserve">כיצד:</w:t>
      </w:r>
      <w:r>
        <w:rPr>
          <w:rtl/>
        </w:rPr>
        <w:t xml:space="preserve"> ישראל שהפריש תרומה מכריו, ומצאו י</w:t>
      </w:r>
      <w:r>
        <w:rPr>
          <w:rtl/>
        </w:rPr>
        <w:t xml:space="preserve">שראל אחר </w:t>
      </w:r>
      <w:r>
        <w:rPr>
          <w:rStyle w:val="27"/>
          <w:rtl/>
          <w:rPrChange w:id="9293" w:author="עריכה מהאתר" w:date="2026-10-19T06:44:48Z">
            <w:rPr>
              <w:rStyle w:val="27"/>
              <w:rtl/>
            </w:rPr>
          </w:rPrChange>
        </w:rPr>
        <w:t xml:space="preserve">ואמר לו</w:t>
      </w:r>
      <w:r>
        <w:rPr>
          <w:rtl/>
        </w:rPr>
        <w:t xml:space="preserve"> הא לך סלע זה </w:t>
      </w:r>
      <w:r w:rsidR="00F63065">
        <w:rPr>
          <w:rtl/>
        </w:rPr>
        <w:t>ותנהו לבן בתי כהן - מותר, אם היה כהן לכהן - אסור</w:t>
      </w:r>
      <w:r w:rsidR="0057284B">
        <w:rPr>
          <w:rtl/>
        </w:rPr>
        <w:t>.</w:t>
      </w:r>
    </w:p>
    <w:p>
      <w:pPr>
        <w:pStyle w:val="36"/>
        <w:rPr>
          <w:ins w:id="90033" w:author="קלוד - סמנטי" w:date="2026-10-13T16:46:38Z"/>
        </w:rPr>
      </w:pPr>
      <w:r>
        <w:t xml:space="preserve">ותנא</w:t>
      </w:r>
    </w:p>
    <w:p w14:paraId="393D905A" w14:textId="326BF3B4" w:rsidR="00B07B50" w:rsidRDefault="00F63065" w:rsidP="007F6452">
      <w:pPr>
        <w:rPr>
          <w:rtl/>
        </w:rPr>
      </w:pPr>
      <w:del w:id="90034" w:author="קלוד - סמנטי" w:date="2026-10-13T16:46:38Z">
        <w:r>
          <w:rPr>
            <w:rtl/>
          </w:rPr>
          <w:delText xml:space="preserve"> </w:delText>
        </w:r>
      </w:del>
      <w:ins w:id="90583" w:author="קלוד - ניסוח" w:date="2026-10-13T16:46:40Z">
        <w:r>
          <w:rPr>
            <w:rtl/>
          </w:rPr>
          <w:t xml:space="preserve">למה לא</w:t>
        </w:r>
      </w:ins>
      <w:del w:id="90584" w:author="קלוד - ניסוח" w:date="2026-10-13T16:46:40Z">
        <w:r>
          <w:rPr>
            <w:rtl/>
          </w:rPr>
          <w:delText xml:space="preserve">לא</w:delText>
        </w:r>
      </w:del>
      <w:r>
        <w:rPr>
          <w:rtl/>
        </w:rPr>
        <w:t xml:space="preserve"> </w:t>
      </w:r>
      <w:ins w:id="90581" w:author="קלוד - ניסוח" w:date="2026-10-13T16:46:40Z">
        <w:r>
          <w:rPr>
            <w:rtl/>
          </w:rPr>
          <w:t xml:space="preserve">נקט</w:t>
        </w:r>
      </w:ins>
      <w:del w:id="90582" w:author="קלוד - ניסוח" w:date="2026-10-13T16:46:40Z">
        <w:r>
          <w:rPr>
            <w:rtl/>
          </w:rPr>
          <w:delText xml:space="preserve">אומר</w:delText>
        </w:r>
      </w:del>
      <w:r>
        <w:rPr>
          <w:rtl/>
        </w:rPr>
        <w:t xml:space="preserve"> מתנות </w:t>
      </w:r>
      <w:ins w:id="90579" w:author="קלוד - ניסוח" w:date="2026-10-13T16:46:40Z">
        <w:r>
          <w:rPr>
            <w:rtl/>
          </w:rPr>
          <w:t xml:space="preserve">כהונה?</w:t>
        </w:r>
      </w:ins>
      <w:del w:id="90580" w:author="קלוד - ניסוח" w:date="2026-10-13T16:46:40Z">
        <w:r>
          <w:rPr>
            <w:rtl/>
          </w:rPr>
          <w:delText xml:space="preserve">כהונה? </w:delText>
        </w:r>
      </w:del>
    </w:p>
    <w:p w14:paraId="09D7AB55" w14:textId="77777777" w:rsidR="006542AA" w:rsidRDefault="00000000">
      <w:pPr>
        <w:pStyle w:val="36"/>
        <w:framePr w:wrap="notBeside"/>
      </w:pPr>
      <w:r>
        <w:t xml:space="preserve">אמר</w:t>
      </w:r>
      <w:r>
        <w:t xml:space="preserve"> לך:</w:t>
      </w:r>
    </w:p>
    <w:p w14:paraId="31D49F2A" w14:textId="744DC60A" w:rsidR="007F6452" w:rsidRDefault="00F63065" w:rsidP="00C5567C">
      <w:pPr>
        <w:pStyle w:val="a"/>
        <w:rPr>
          <w:rtl/>
        </w:rPr>
      </w:pPr>
      <w:r>
        <w:rPr>
          <w:rtl/>
        </w:rPr>
        <w:t xml:space="preserve">תרומה </w:t>
      </w:r>
      <w:ins w:id="90595" w:author="קלוד - ניסוח" w:date="2026-10-13T16:46:40Z">
        <w:r>
          <w:rPr>
            <w:rtl/>
          </w:rPr>
          <w:t xml:space="preserve">קדושת</w:t>
        </w:r>
      </w:ins>
      <w:del w:id="90596" w:author="קלוד - ניסוח" w:date="2026-10-13T16:46:40Z">
        <w:r>
          <w:rPr>
            <w:rtl/>
          </w:rPr>
          <w:delText xml:space="preserve">דקדושת</w:delText>
        </w:r>
      </w:del>
      <w:r w:rsidR="006E4E87">
        <w:rPr>
          <w:rtl/>
        </w:rPr>
        <w:t xml:space="preserve"> הגוף היא, </w:t>
      </w:r>
      <w:ins w:id="90593" w:author="קלוד - ניסוח" w:date="2026-10-13T16:46:40Z">
        <w:r>
          <w:rPr>
            <w:rtl/>
          </w:rPr>
          <w:t xml:space="preserve">וכיון</w:t>
        </w:r>
      </w:ins>
      <w:del w:id="90594" w:author="קלוד - ניסוח" w:date="2026-10-13T16:46:40Z">
        <w:r w:rsidR="006E4E87">
          <w:rPr>
            <w:rtl/>
          </w:rPr>
          <w:delText xml:space="preserve">דכיון</w:delText>
        </w:r>
      </w:del>
      <w:r w:rsidR="006E4E87">
        <w:rPr>
          <w:rtl/>
        </w:rPr>
        <w:t xml:space="preserve"> </w:t>
      </w:r>
      <w:ins w:id="90591" w:author="קלוד - ניסוח" w:date="2026-10-13T16:46:40Z">
        <w:r>
          <w:rPr>
            <w:rtl/>
          </w:rPr>
          <w:t xml:space="preserve">שאינה</w:t>
        </w:r>
      </w:ins>
      <w:del w:id="90592" w:author="קלוד - ניסוח" w:date="2026-10-13T16:46:40Z">
        <w:r w:rsidR="006E4E87">
          <w:rPr>
            <w:rtl/>
          </w:rPr>
          <w:delText xml:space="preserve">דלא</w:delText>
        </w:r>
      </w:del>
      <w:r w:rsidR="006E4E87">
        <w:rPr>
          <w:rtl/>
        </w:rPr>
        <w:t xml:space="preserve"> </w:t>
      </w:r>
      <w:ins w:id="90589" w:author="קלוד - ניסוח" w:date="2026-10-13T16:46:40Z">
        <w:r>
          <w:rPr>
            <w:rtl/>
          </w:rPr>
          <w:t xml:space="preserve">מתחללת -</w:t>
        </w:r>
      </w:ins>
      <w:del w:id="90590" w:author="קלוד - ניסוח" w:date="2026-10-13T16:46:40Z">
        <w:r w:rsidR="006E4E87">
          <w:rPr>
            <w:rtl/>
          </w:rPr>
          <w:delText xml:space="preserve">מתחלא</w:delText>
        </w:r>
      </w:del>
      <w:r w:rsidR="006E4E87">
        <w:rPr>
          <w:rFonts w:hint="cs"/>
          <w:rtl/>
        </w:rPr>
        <w:t xml:space="preserve"> </w:t>
      </w:r>
      <w:r>
        <w:rPr>
          <w:rtl/>
        </w:rPr>
        <w:t xml:space="preserve">לא</w:t>
      </w:r>
      <w:r>
        <w:rPr>
          <w:rtl/>
        </w:rPr>
        <w:t xml:space="preserve"> </w:t>
      </w:r>
      <w:ins w:id="90587" w:author="קלוד - ניסוח" w:date="2026-10-13T16:46:40Z">
        <w:r>
          <w:rPr>
            <w:rtl/>
          </w:rPr>
          <w:t xml:space="preserve">יבוא</w:t>
        </w:r>
      </w:ins>
      <w:del w:id="90588" w:author="קלוד - ניסוח" w:date="2026-10-13T16:46:40Z">
        <w:r>
          <w:rPr>
            <w:rtl/>
          </w:rPr>
          <w:delText xml:space="preserve">אתי</w:delText>
        </w:r>
      </w:del>
      <w:r>
        <w:rPr>
          <w:rtl/>
        </w:rPr>
        <w:t xml:space="preserve"> לטעות </w:t>
      </w:r>
      <w:ins w:id="90585" w:author="קלוד - ניסוח" w:date="2026-10-13T16:46:40Z">
        <w:r>
          <w:rPr>
            <w:rtl/>
          </w:rPr>
          <w:t xml:space="preserve">בה,</w:t>
        </w:r>
      </w:ins>
      <w:del w:id="90586" w:author="קלוד - ניסוח" w:date="2026-10-13T16:46:40Z">
        <w:r>
          <w:rPr>
            <w:rtl/>
          </w:rPr>
          <w:delText xml:space="preserve">בה, </w:delText>
        </w:r>
      </w:del>
    </w:p>
    <w:p w14:paraId="44EAEC71" w14:textId="73E8A3F4" w:rsidR="00B874E6" w:rsidRDefault="00F63065" w:rsidP="007F6452">
      <w:pPr>
        <w:rPr>
          <w:rtl/>
        </w:rPr>
      </w:pPr>
      <w:ins w:id="90617" w:author="קלוד - ניסוח" w:date="2026-10-13T16:46:40Z">
        <w:r>
          <w:rPr>
            <w:rtl/>
          </w:rPr>
          <w:t xml:space="preserve">אבל</w:t>
        </w:r>
      </w:ins>
      <w:del w:id="90618" w:author="קלוד - ניסוח" w:date="2026-10-13T16:46:40Z">
        <w:r>
          <w:rPr>
            <w:rtl/>
          </w:rPr>
          <w:delText xml:space="preserve">אלו</w:delText>
        </w:r>
      </w:del>
      <w:r>
        <w:rPr>
          <w:rtl/>
        </w:rPr>
        <w:t xml:space="preserve"> </w:t>
      </w:r>
      <w:ins w:id="90615" w:author="קלוד - ניסוח" w:date="2026-10-13T16:46:40Z">
        <w:r>
          <w:rPr>
            <w:rtl/>
          </w:rPr>
          <w:t xml:space="preserve">מתנות</w:t>
        </w:r>
      </w:ins>
      <w:del w:id="90616" w:author="קלוד - ניסוח" w:date="2026-10-13T16:46:40Z">
        <w:r>
          <w:rPr>
            <w:rtl/>
          </w:rPr>
          <w:delText xml:space="preserve">כיון</w:delText>
        </w:r>
      </w:del>
      <w:r>
        <w:rPr>
          <w:rtl/>
        </w:rPr>
        <w:t xml:space="preserve"> </w:t>
      </w:r>
      <w:ins w:id="90613" w:author="קלוד - ניסוח" w:date="2026-10-13T16:46:40Z">
        <w:r>
          <w:rPr>
            <w:rtl/>
          </w:rPr>
          <w:t xml:space="preserve">כהונה קדושת</w:t>
        </w:r>
      </w:ins>
      <w:del w:id="90614" w:author="קלוד - ניסוח" w:date="2026-10-13T16:46:40Z">
        <w:r>
          <w:rPr>
            <w:rtl/>
          </w:rPr>
          <w:delText xml:space="preserve">דקדושת</w:delText>
        </w:r>
      </w:del>
      <w:r>
        <w:rPr>
          <w:rtl/>
        </w:rPr>
        <w:t xml:space="preserve"> דמים </w:t>
      </w:r>
      <w:ins w:id="90611" w:author="קלוד - ניסוח" w:date="2026-10-13T16:46:40Z">
        <w:r>
          <w:rPr>
            <w:rtl/>
          </w:rPr>
          <w:t xml:space="preserve">הן,</w:t>
        </w:r>
      </w:ins>
      <w:del w:id="90612" w:author="קלוד - ניסוח" w:date="2026-10-13T16:46:40Z">
        <w:r>
          <w:rPr>
            <w:rtl/>
          </w:rPr>
          <w:delText xml:space="preserve">הם,</w:delText>
        </w:r>
      </w:del>
      <w:r>
        <w:rPr>
          <w:rtl/>
        </w:rPr>
        <w:t xml:space="preserve"> </w:t>
      </w:r>
      <w:ins w:id="90609" w:author="קלוד - ניסוח" w:date="2026-10-13T16:46:40Z">
        <w:r>
          <w:rPr>
            <w:rtl/>
          </w:rPr>
          <w:t xml:space="preserve">ויבוא</w:t>
        </w:r>
      </w:ins>
      <w:del w:id="90610" w:author="קלוד - ניסוח" w:date="2026-10-13T16:46:40Z">
        <w:r>
          <w:rPr>
            <w:rtl/>
          </w:rPr>
          <w:delText xml:space="preserve">אתי</w:delText>
        </w:r>
      </w:del>
      <w:r>
        <w:rPr>
          <w:rtl/>
        </w:rPr>
        <w:t xml:space="preserve"> לטעות </w:t>
      </w:r>
      <w:ins w:id="90607" w:author="קלוד - ניסוח" w:date="2026-10-13T16:46:40Z">
        <w:r>
          <w:rPr>
            <w:rtl/>
          </w:rPr>
          <w:t xml:space="preserve">שנתחללה</w:t>
        </w:r>
      </w:ins>
      <w:del w:id="90608" w:author="קלוד - ניסוח" w:date="2026-10-13T16:46:40Z">
        <w:r>
          <w:rPr>
            <w:rtl/>
          </w:rPr>
          <w:delText xml:space="preserve">בהון</w:delText>
        </w:r>
      </w:del>
      <w:r>
        <w:rPr>
          <w:rtl/>
        </w:rPr>
        <w:t xml:space="preserve"> </w:t>
      </w:r>
      <w:ins w:id="90605" w:author="קלוד - ניסוח" w:date="2026-10-13T16:46:40Z">
        <w:r>
          <w:rPr>
            <w:rtl/>
          </w:rPr>
          <w:t xml:space="preserve">קדושתן</w:t>
        </w:r>
      </w:ins>
      <w:del w:id="90606" w:author="קלוד - ניסוח" w:date="2026-10-13T16:46:40Z">
        <w:r>
          <w:rPr>
            <w:rtl/>
          </w:rPr>
          <w:delText xml:space="preserve">דבר</w:delText>
        </w:r>
      </w:del>
      <w:r>
        <w:rPr>
          <w:rtl/>
        </w:rPr>
        <w:t xml:space="preserve"> </w:t>
      </w:r>
      <w:ins w:id="90603" w:author="קלוד - ניסוח" w:date="2026-10-13T16:46:40Z">
        <w:r>
          <w:rPr>
            <w:rtl/>
          </w:rPr>
          <w:t xml:space="preserve">על</w:t>
        </w:r>
      </w:ins>
      <w:del w:id="90604" w:author="קלוד - ניסוח" w:date="2026-10-13T16:46:40Z">
        <w:r>
          <w:rPr>
            <w:rtl/>
          </w:rPr>
          <w:delText xml:space="preserve">מיתחל</w:delText>
        </w:r>
      </w:del>
      <w:r>
        <w:rPr>
          <w:rtl/>
        </w:rPr>
        <w:t xml:space="preserve"> </w:t>
      </w:r>
      <w:ins w:id="90601" w:author="קלוד - ניסוח" w:date="2026-10-13T16:46:40Z">
        <w:r>
          <w:rPr>
            <w:rtl/>
          </w:rPr>
          <w:t xml:space="preserve">הסלע,</w:t>
        </w:r>
      </w:ins>
      <w:del w:id="90602" w:author="קלוד - ניסוח" w:date="2026-10-13T16:46:40Z">
        <w:r>
          <w:rPr>
            <w:rtl/>
          </w:rPr>
          <w:delText xml:space="preserve">קדושתם</w:delText>
        </w:r>
      </w:del>
      <w:r>
        <w:rPr>
          <w:rtl/>
        </w:rPr>
        <w:t xml:space="preserve"> </w:t>
      </w:r>
      <w:ins w:id="90599" w:author="קלוד - ניסוח" w:date="2026-10-13T16:46:40Z">
        <w:r>
          <w:rPr>
            <w:rtl/>
          </w:rPr>
          <w:t xml:space="preserve">וינהג</w:t>
        </w:r>
      </w:ins>
      <w:del w:id="90600" w:author="קלוד - ניסוח" w:date="2026-10-13T16:46:40Z">
        <w:r>
          <w:rPr>
            <w:rtl/>
          </w:rPr>
          <w:delText xml:space="preserve">אארבעה זוזי, ובא לנהוג</w:delText>
        </w:r>
      </w:del>
      <w:r>
        <w:rPr>
          <w:rtl/>
        </w:rPr>
        <w:t xml:space="preserve"> בהן מנהג </w:t>
      </w:r>
      <w:ins w:id="90597" w:author="קלוד - ניסוח" w:date="2026-10-13T16:46:40Z">
        <w:r>
          <w:rPr>
            <w:rtl/>
          </w:rPr>
          <w:t xml:space="preserve">חולין.</w:t>
        </w:r>
      </w:ins>
      <w:del w:id="90598" w:author="קלוד - ניסוח" w:date="2026-10-13T16:46:40Z">
        <w:r>
          <w:rPr>
            <w:rtl/>
          </w:rPr>
          <w:delText xml:space="preserve">דחולין</w:delText>
        </w:r>
        <w:r w:rsidR="0057284B">
          <w:rPr>
            <w:rtl/>
          </w:rPr>
          <w:delText xml:space="preserve">.</w:delText>
        </w:r>
      </w:del>
    </w:p>
    <w:p>
      <w:pPr>
        <w:pStyle w:val="affff7"/>
        <w:rPr>
          <w:ins w:id="93175" w:author="קלוד - ניסוח" w:date="2026-10-13T16:46:40Z"/>
        </w:rPr>
      </w:pPr>
      <w:ins w:id="93176" w:author="קלוד - ניסוח" w:date="2026-10-13T16:46:40Z">
        <w:r>
          <w:rPr>
            <w:color w:val="7B3F00"/>
          </w:rPr>
          <w:t xml:space="preserve">קולות תרומת חו"ל</w:t>
        </w:r>
      </w:ins>
    </w:p>
    <w:p w14:paraId="033A3B2A" w14:textId="77777777" w:rsidR="006542AA" w:rsidRDefault="00000000">
      <w:pPr>
        <w:pStyle w:val="36"/>
        <w:framePr w:wrap="notBeside"/>
      </w:pPr>
      <w:ins w:id="90619" w:author="קלוד - ניסוח" w:date="2026-10-13T16:46:40Z">
        <w:r>
          <w:t xml:space="preserve">רבא:</w:t>
        </w:r>
      </w:ins>
      <w:del w:id="90620" w:author="קלוד - ניסוח" w:date="2026-10-13T16:46:40Z">
        <w:r>
          <w:delText xml:space="preserve">· </w:delText>
        </w:r>
        <w:r w:rsidR="007F6452">
          <w:delText xml:space="preserve">ר</w:delText>
        </w:r>
        <w:r w:rsidR="00F63065">
          <w:delText xml:space="preserve">בא:</w:delText>
        </w:r>
      </w:del>
    </w:p>
    <w:p w14:paraId="6BFC77D9" w14:textId="0E2CD843" w:rsidR="00B874E6" w:rsidRDefault="00F63065" w:rsidP="007F6452">
      <w:pPr>
        <w:pStyle w:val="a0"/>
        <w:rPr>
          <w:rtl/>
        </w:rPr>
        <w:pPrChange w:id="9298" w:author="עריכה מהאתר" w:date="2026-10-15T06:38:24Z">
          <w:pPr>
            <w:pStyle w:val="afffff1"/>
            <w:rPr>
              <w:rtl/>
            </w:rPr>
          </w:pPr>
        </w:pPrChange>
      </w:pPr>
      <w:r>
        <w:rPr>
          <w:rtl/>
        </w:rPr>
        <w:t>תרומת ח</w:t>
      </w:r>
      <w:r w:rsidR="00A47955">
        <w:rPr>
          <w:rtl/>
        </w:rPr>
        <w:t>ו"ל</w:t>
      </w:r>
      <w:r w:rsidR="007F6452">
        <w:rPr>
          <w:rFonts w:hint="cs"/>
          <w:rtl/>
        </w:rPr>
        <w:t xml:space="preserve"> </w:t>
      </w:r>
      <w:r>
        <w:rPr>
          <w:rtl/>
        </w:rPr>
        <w:t>אין בה משום כהן המס</w:t>
      </w:r>
      <w:r w:rsidR="00A47955">
        <w:rPr>
          <w:rtl/>
        </w:rPr>
        <w:t xml:space="preserve">ייע בבית </w:t>
      </w:r>
      <w:ins w:id="90627" w:author="קלוד - ניסוח" w:date="2026-10-13T16:46:40Z">
        <w:r>
          <w:rPr>
            <w:rtl/>
          </w:rPr>
          <w:t xml:space="preserve">הגרנות,</w:t>
        </w:r>
      </w:ins>
      <w:del w:id="90628" w:author="קלוד - ניסוח" w:date="2026-10-13T16:46:40Z">
        <w:r w:rsidR="00A47955">
          <w:rPr>
            <w:rtl/>
          </w:rPr>
          <w:delText xml:space="preserve">הגרנות</w:delText>
        </w:r>
      </w:del>
      <w:r w:rsidR="00A47955">
        <w:rPr>
          <w:rtl/>
        </w:rPr>
        <w:t xml:space="preserve"> </w:t>
      </w:r>
      <w:ins w:id="90625" w:author="קלוד - ניסוח" w:date="2026-10-13T16:46:40Z">
        <w:r>
          <w:rPr>
            <w:rtl/>
            <w:rPrChange w:id="9185" w:author="עריכה מהאתר" w:date="2026-10-19T06:44:48Z">
              <w:rPr>
                <w:rStyle w:val="27"/>
                <w:rtl/>
              </w:rPr>
            </w:rPrChange>
          </w:rPr>
          <w:t xml:space="preserve">ורב</w:t>
        </w:r>
      </w:ins>
      <w:del w:id="90626" w:author="קלוד - ניסוח" w:date="2026-10-13T16:46:40Z">
        <w:r w:rsidR="00A47955">
          <w:rPr>
            <w:rStyle w:val="27"/>
            <w:rtl/>
          </w:rPr>
          <w:delText xml:space="preserve">רב</w:delText>
        </w:r>
      </w:del>
      <w:r>
        <w:rPr>
          <w:rStyle w:val="27"/>
          <w:rtl/>
          <w:rPrChange w:id="9184" w:author="עריכה מהאתר" w:date="2026-10-19T06:44:48Z">
            <w:rPr>
              <w:rStyle w:val="27"/>
              <w:rtl/>
            </w:rPr>
          </w:rPrChange>
        </w:rPr>
        <w:t xml:space="preserve"> חמא</w:t>
      </w:r>
      <w:r>
        <w:rPr>
          <w:rtl/>
        </w:rPr>
        <w:t xml:space="preserve"> </w:t>
      </w:r>
      <w:ins w:id="90623" w:author="קלוד - ניסוח" w:date="2026-10-13T16:46:40Z">
        <w:r>
          <w:rPr>
            <w:rtl/>
          </w:rPr>
          <w:t xml:space="preserve">נתנה</w:t>
        </w:r>
      </w:ins>
      <w:del w:id="90624" w:author="קלוד - ניסוח" w:date="2026-10-13T16:46:40Z">
        <w:r w:rsidR="00A47955">
          <w:rPr>
            <w:rtl/>
          </w:rPr>
          <w:delText xml:space="preserve">יהיב</w:delText>
        </w:r>
      </w:del>
      <w:r w:rsidR="00A47955">
        <w:rPr>
          <w:rtl/>
        </w:rPr>
        <w:t xml:space="preserve"> </w:t>
      </w:r>
      <w:ins w:id="90621" w:author="קלוד - ניסוח" w:date="2026-10-13T16:46:40Z">
        <w:r>
          <w:rPr>
            <w:rtl/>
          </w:rPr>
          <w:t xml:space="preserve">לשמשו </w:t>
        </w:r>
        <w:r>
          <w:rPr>
            <w:rStyle w:val="affffd"/>
            <w:rtl/>
          </w:rPr>
          <w:t xml:space="preserve">הכהן, בשכרו</w:t>
        </w:r>
        <w:r>
          <w:rPr>
            <w:rtl/>
          </w:rPr>
          <w:t xml:space="preserve">.</w:t>
        </w:r>
      </w:ins>
      <w:del w:id="90622" w:author="קלוד - ניסוח" w:date="2026-10-13T16:46:40Z">
        <w:r>
          <w:rPr>
            <w:rtl/>
          </w:rPr>
          <w:delText xml:space="preserve">לשמעיה</w:delText>
        </w:r>
        <w:r w:rsidR="0057284B">
          <w:rPr>
            <w:rtl/>
          </w:rPr>
          <w:delText xml:space="preserve">.</w:delText>
        </w:r>
      </w:del>
    </w:p>
    <w:p w14:paraId="4F8EA583" w14:textId="77777777" w:rsidR="006542AA" w:rsidRDefault="00000000">
      <w:pPr>
        <w:pStyle w:val="36"/>
        <w:framePr w:wrap="notBeside"/>
      </w:pPr>
      <w:r>
        <w:t>שמואל:</w:t>
      </w:r>
    </w:p>
    <w:p w14:paraId="2E706FBA" w14:textId="69712C13" w:rsidR="00B874E6" w:rsidRDefault="00F63065" w:rsidP="00F63065">
      <w:pPr>
        <w:rPr>
          <w:rtl/>
        </w:rPr>
      </w:pPr>
      <w:r>
        <w:rPr>
          <w:rtl/>
        </w:rPr>
        <w:t xml:space="preserve">תרומת </w:t>
      </w:r>
      <w:ins w:id="90629" w:author="קלוד - ניסוח" w:date="2026-10-13T16:46:40Z">
        <w:r>
          <w:rPr>
            <w:rtl/>
          </w:rPr>
          <w:t xml:space="preserve">חו"ל</w:t>
        </w:r>
      </w:ins>
      <w:del w:id="90630" w:author="קלוד - ניסוח" w:date="2026-10-13T16:46:40Z">
        <w:r>
          <w:rPr>
            <w:rtl/>
          </w:rPr>
          <w:delText xml:space="preserve">חוצה לארץ</w:delText>
        </w:r>
      </w:del>
      <w:r>
        <w:rPr>
          <w:rtl/>
        </w:rPr>
        <w:t xml:space="preserve"> בטילה ברוב</w:t>
      </w:r>
      <w:r w:rsidR="0057284B">
        <w:rPr>
          <w:rtl/>
        </w:rPr>
        <w:t>.</w:t>
      </w:r>
    </w:p>
    <w:p>
      <w:pPr>
        <w:pStyle w:val="36"/>
        <w:rPr>
          <w:ins w:id="90036" w:author="קלוד - סמנטי" w:date="2026-10-13T16:46:38Z"/>
        </w:rPr>
      </w:pPr>
      <w:r>
        <w:t>רבה</w:t>
      </w:r>
    </w:p>
    <w:p w14:paraId="2A7B03F2" w14:textId="77777777" w:rsidR="00B874E6" w:rsidRDefault="00F63065" w:rsidP="00F63065">
      <w:pPr>
        <w:rPr>
          <w:rtl/>
        </w:rPr>
      </w:pPr>
      <w:del w:id="90037" w:author="קלוד - סמנטי" w:date="2026-10-13T16:46:38Z">
        <w:r>
          <w:rPr>
            <w:rtl/>
          </w:rPr>
          <w:delText xml:space="preserve"> </w:delText>
        </w:r>
      </w:del>
      <w:ins w:id="90633" w:author="קלוד - ניסוח" w:date="2026-10-13T16:46:40Z">
        <w:r>
          <w:rPr>
            <w:rStyle w:val="affffd"/>
            <w:rtl/>
          </w:rPr>
          <w:t xml:space="preserve">שהיה כהן</w:t>
        </w:r>
        <w:r>
          <w:rPr>
            <w:rtl/>
          </w:rPr>
          <w:t xml:space="preserve"> מבטלה</w:t>
        </w:r>
      </w:ins>
      <w:del w:id="90634" w:author="קלוד - ניסוח" w:date="2026-10-13T16:46:40Z">
        <w:r>
          <w:rPr>
            <w:rtl/>
          </w:rPr>
          <w:delText xml:space="preserve">מבטלה</w:delText>
        </w:r>
      </w:del>
      <w:r>
        <w:rPr>
          <w:rtl/>
        </w:rPr>
        <w:t xml:space="preserve"> ברוב </w:t>
      </w:r>
      <w:ins w:id="90631" w:author="קלוד - ניסוח" w:date="2026-10-13T16:46:40Z">
        <w:r>
          <w:rPr>
            <w:rtl/>
          </w:rPr>
          <w:t xml:space="preserve">ואוכלה</w:t>
        </w:r>
      </w:ins>
      <w:del w:id="90632" w:author="קלוד - ניסוח" w:date="2026-10-13T16:46:40Z">
        <w:r>
          <w:rPr>
            <w:rtl/>
          </w:rPr>
          <w:delText xml:space="preserve">ואוכל לה</w:delText>
        </w:r>
      </w:del>
      <w:r>
        <w:rPr>
          <w:rtl/>
        </w:rPr>
        <w:t xml:space="preserve"> בימי טומאתו</w:t>
      </w:r>
      <w:r w:rsidR="0057284B">
        <w:rPr>
          <w:rtl/>
        </w:rPr>
        <w:t>.</w:t>
      </w:r>
    </w:p>
    <w:p>
      <w:pPr>
        <w:pStyle w:val="36"/>
        <w:rPr>
          <w:ins w:id="90038" w:author="קלוד - סמנטי" w:date="2026-10-13T16:46:38Z"/>
        </w:rPr>
      </w:pPr>
      <w:r>
        <w:t>ר</w:t>
      </w:r>
      <w:r w:rsidR="007F6452">
        <w:t>הבד</w:t>
      </w:r>
      <w:r>
        <w:t>ר"י</w:t>
      </w:r>
    </w:p>
    <w:p w14:paraId="4C53186E" w14:textId="1F5AF782" w:rsidR="006E4E87" w:rsidRDefault="00F63065" w:rsidP="007F6452">
      <w:pPr>
        <w:rPr>
          <w:rtl/>
        </w:rPr>
      </w:pPr>
      <w:del w:id="90039" w:author="קלוד - סמנטי" w:date="2026-10-13T16:46:38Z">
        <w:r w:rsidR="007F6452">
          <w:rPr>
            <w:rFonts w:hint="cs"/>
            <w:rtl/>
          </w:rPr>
          <w:delText xml:space="preserve"> </w:delText>
        </w:r>
      </w:del>
      <w:r w:rsidR="007F6452">
        <w:rPr>
          <w:rFonts w:hint="cs"/>
          <w:rtl/>
        </w:rPr>
        <w:t xml:space="preserve">כשהזדמן לו יין של תרומה</w:t>
      </w:r>
      <w:r>
        <w:rPr>
          <w:rtl/>
        </w:rPr>
        <w:t xml:space="preserve">, </w:t>
      </w:r>
      <w:ins w:id="90645" w:author="קלוד - ניסוח" w:date="2026-10-13T16:46:40Z">
        <w:r>
          <w:rPr>
            <w:rtl/>
          </w:rPr>
          <w:t xml:space="preserve">שפך</w:t>
        </w:r>
      </w:ins>
      <w:del w:id="90646" w:author="קלוד - ניסוח" w:date="2026-10-13T16:46:40Z">
        <w:r>
          <w:rPr>
            <w:rtl/>
          </w:rPr>
          <w:delText xml:space="preserve">היה</w:delText>
        </w:r>
      </w:del>
      <w:r>
        <w:rPr>
          <w:rtl/>
        </w:rPr>
        <w:t xml:space="preserve"> </w:t>
      </w:r>
      <w:ins w:id="90643" w:author="קלוד - ניסוח" w:date="2026-10-13T16:46:40Z">
        <w:r>
          <w:rPr>
            <w:rStyle w:val="affffd"/>
            <w:rtl/>
          </w:rPr>
          <w:t xml:space="preserve">לכלי אחד</w:t>
        </w:r>
      </w:ins>
      <w:del w:id="90644" w:author="קלוד - ניסוח" w:date="2026-10-13T16:46:40Z">
        <w:r>
          <w:rPr>
            <w:rtl/>
          </w:rPr>
          <w:delText xml:space="preserve">רמי</w:delText>
        </w:r>
      </w:del>
      <w:r>
        <w:rPr>
          <w:rtl/>
        </w:rPr>
        <w:t xml:space="preserve"> שני </w:t>
      </w:r>
      <w:ins w:id="90641" w:author="קלוד - ניסוח" w:date="2026-10-13T16:46:40Z">
        <w:r>
          <w:rPr>
            <w:rtl/>
          </w:rPr>
          <w:t xml:space="preserve">ספלים</w:t>
        </w:r>
      </w:ins>
      <w:del w:id="90642" w:author="קלוד - ניסוח" w:date="2026-10-13T16:46:40Z">
        <w:r>
          <w:rPr>
            <w:rtl/>
          </w:rPr>
          <w:delText xml:space="preserve">נטלי</w:delText>
        </w:r>
      </w:del>
      <w:r>
        <w:rPr>
          <w:rtl/>
        </w:rPr>
        <w:t xml:space="preserve"> </w:t>
      </w:r>
      <w:ins w:id="90639" w:author="קלוד - ניסוח" w:date="2026-10-13T16:46:40Z">
        <w:r>
          <w:rPr>
            <w:rtl/>
          </w:rPr>
          <w:t xml:space="preserve">חולין</w:t>
        </w:r>
      </w:ins>
      <w:del w:id="90640" w:author="קלוד - ניסוח" w:date="2026-10-13T16:46:40Z">
        <w:r>
          <w:rPr>
            <w:rtl/>
          </w:rPr>
          <w:delText xml:space="preserve">דחולין</w:delText>
        </w:r>
      </w:del>
      <w:r>
        <w:rPr>
          <w:rtl/>
        </w:rPr>
        <w:t xml:space="preserve"> </w:t>
      </w:r>
      <w:ins w:id="90637" w:author="קלוד - ניסוח" w:date="2026-10-13T16:46:40Z">
        <w:r>
          <w:rPr>
            <w:rtl/>
          </w:rPr>
          <w:t xml:space="preserve">ואחד</w:t>
        </w:r>
      </w:ins>
      <w:del w:id="90638" w:author="קלוד - ניסוח" w:date="2026-10-13T16:46:40Z">
        <w:r>
          <w:rPr>
            <w:rtl/>
          </w:rPr>
          <w:delText xml:space="preserve">ואחת</w:delText>
        </w:r>
      </w:del>
      <w:r>
        <w:rPr>
          <w:rtl/>
        </w:rPr>
        <w:t xml:space="preserve"> </w:t>
      </w:r>
      <w:ins w:id="90635" w:author="קלוד - ניסוח" w:date="2026-10-13T16:46:40Z">
        <w:r>
          <w:rPr>
            <w:rtl/>
          </w:rPr>
          <w:t xml:space="preserve">תרומה,</w:t>
        </w:r>
      </w:ins>
      <w:del w:id="90636" w:author="קלוד - ניסוח" w:date="2026-10-13T16:46:40Z">
        <w:r>
          <w:rPr>
            <w:rtl/>
          </w:rPr>
          <w:delText xml:space="preserve">נטלא דתרומה, </w:delText>
        </w:r>
      </w:del>
    </w:p>
    <w:p w14:paraId="2ADD12AC" w14:textId="5133595B" w:rsidR="00B874E6" w:rsidRDefault="00F63065" w:rsidP="007F6452">
      <w:pPr>
        <w:rPr>
          <w:rtl/>
        </w:rPr>
      </w:pPr>
      <w:ins w:id="90659" w:author="קלוד - ניסוח" w:date="2026-10-13T16:46:40Z">
        <w:r>
          <w:rPr>
            <w:rtl/>
          </w:rPr>
          <w:t xml:space="preserve">ונטל</w:t>
        </w:r>
      </w:ins>
      <w:del w:id="90660" w:author="קלוד - ניסוח" w:date="2026-10-13T16:46:40Z">
        <w:r>
          <w:rPr>
            <w:rtl/>
          </w:rPr>
          <w:delText xml:space="preserve">ושקיל</w:delText>
        </w:r>
      </w:del>
      <w:r>
        <w:rPr>
          <w:rtl/>
        </w:rPr>
        <w:t xml:space="preserve"> </w:t>
      </w:r>
      <w:ins w:id="90657" w:author="קלוד - ניסוח" w:date="2026-10-13T16:46:40Z">
        <w:r>
          <w:rPr>
            <w:rtl/>
          </w:rPr>
          <w:t xml:space="preserve">אחד,</w:t>
        </w:r>
      </w:ins>
      <w:del w:id="90658" w:author="קלוד - ניסוח" w:date="2026-10-13T16:46:40Z">
        <w:r>
          <w:rPr>
            <w:rtl/>
          </w:rPr>
          <w:delText xml:space="preserve">חד,</w:delText>
        </w:r>
      </w:del>
      <w:r>
        <w:rPr>
          <w:rtl/>
        </w:rPr>
        <w:t xml:space="preserve"> </w:t>
      </w:r>
      <w:ins w:id="90655" w:author="קלוד - ניסוח" w:date="2026-10-13T16:46:40Z">
        <w:r>
          <w:rPr>
            <w:rtl/>
          </w:rPr>
          <w:t xml:space="preserve">מכאן</w:t>
        </w:r>
      </w:ins>
      <w:del w:id="90656" w:author="קלוד - ניסוח" w:date="2026-10-13T16:46:40Z">
        <w:r>
          <w:rPr>
            <w:rtl/>
          </w:rPr>
          <w:delText xml:space="preserve">מיכן</w:delText>
        </w:r>
      </w:del>
      <w:r>
        <w:rPr>
          <w:rtl/>
        </w:rPr>
        <w:t xml:space="preserve"> ואילך - </w:t>
      </w:r>
      <w:ins w:id="90653" w:author="קלוד - ניסוח" w:date="2026-10-13T16:46:40Z">
        <w:r>
          <w:rPr>
            <w:rtl/>
          </w:rPr>
          <w:t xml:space="preserve">שופך</w:t>
        </w:r>
      </w:ins>
      <w:del w:id="90654" w:author="קלוד - ניסוח" w:date="2026-10-13T16:46:40Z">
        <w:r>
          <w:rPr>
            <w:rtl/>
          </w:rPr>
          <w:delText xml:space="preserve">רמי</w:delText>
        </w:r>
      </w:del>
      <w:r>
        <w:rPr>
          <w:rtl/>
        </w:rPr>
        <w:t xml:space="preserve"> </w:t>
      </w:r>
      <w:ins w:id="90651" w:author="קלוד - ניסוח" w:date="2026-10-13T16:46:40Z">
        <w:r>
          <w:rPr>
            <w:rtl/>
          </w:rPr>
          <w:t xml:space="preserve">אחד</w:t>
        </w:r>
      </w:ins>
      <w:del w:id="90652" w:author="קלוד - ניסוח" w:date="2026-10-13T16:46:40Z">
        <w:r>
          <w:rPr>
            <w:rtl/>
          </w:rPr>
          <w:delText xml:space="preserve">אחת</w:delText>
        </w:r>
      </w:del>
      <w:r>
        <w:rPr>
          <w:rtl/>
        </w:rPr>
        <w:t xml:space="preserve"> </w:t>
      </w:r>
      <w:ins w:id="90649" w:author="קלוד - ניסוח" w:date="2026-10-13T16:46:40Z">
        <w:r>
          <w:rPr>
            <w:rStyle w:val="affffd"/>
            <w:rtl/>
          </w:rPr>
          <w:t xml:space="preserve">של</w:t>
        </w:r>
      </w:ins>
      <w:del w:id="90650" w:author="קלוד - ניסוח" w:date="2026-10-13T16:46:40Z">
        <w:r>
          <w:rPr>
            <w:rtl/>
          </w:rPr>
          <w:delText xml:space="preserve">ושקיל</w:delText>
        </w:r>
      </w:del>
      <w:r>
        <w:rPr>
          <w:rtl/>
        </w:rPr>
        <w:t xml:space="preserve"> </w:t>
      </w:r>
      <w:ins w:id="90647" w:author="קלוד - ניסוח" w:date="2026-10-13T16:46:40Z">
        <w:r>
          <w:rPr>
            <w:rStyle w:val="affffd"/>
            <w:rtl/>
          </w:rPr>
          <w:t xml:space="preserve">תרומה</w:t>
        </w:r>
        <w:r>
          <w:rPr>
            <w:rtl/>
          </w:rPr>
          <w:t xml:space="preserve"> ונוטל אחד.</w:t>
        </w:r>
      </w:ins>
      <w:del w:id="90648" w:author="קלוד - ניסוח" w:date="2026-10-13T16:46:40Z">
        <w:r>
          <w:rPr>
            <w:rtl/>
          </w:rPr>
          <w:delText xml:space="preserve">אחת</w:delText>
        </w:r>
        <w:r w:rsidR="0057284B">
          <w:rPr>
            <w:rtl/>
          </w:rPr>
          <w:delText xml:space="preserve">.</w:delText>
        </w:r>
      </w:del>
    </w:p>
    <w:p w14:paraId="7E221ABC" w14:textId="77777777" w:rsidR="006542AA" w:rsidRDefault="00000000">
      <w:pPr>
        <w:pStyle w:val="36"/>
        <w:framePr w:wrap="notBeside"/>
      </w:pPr>
      <w:r>
        <w:t>שמואל:</w:t>
      </w:r>
    </w:p>
    <w:p w14:paraId="7D689EB8" w14:textId="6189CDA0" w:rsidR="00B874E6" w:rsidRDefault="00F63065" w:rsidP="007F6452">
      <w:pPr>
        <w:rPr>
          <w:rtl/>
        </w:rPr>
      </w:pPr>
      <w:r>
        <w:rPr>
          <w:rtl/>
        </w:rPr>
        <w:lastRenderedPageBreak/>
        <w:t xml:space="preserve">תרומת </w:t>
      </w:r>
      <w:ins w:id="90661" w:author="קלוד - ניסוח" w:date="2026-10-13T16:46:40Z">
        <w:r>
          <w:rPr>
            <w:rtl/>
          </w:rPr>
          <w:t xml:space="preserve">חו"ל -</w:t>
        </w:r>
      </w:ins>
      <w:del w:id="90662" w:author="קלוד - ניסוח" w:date="2026-10-13T16:46:40Z">
        <w:r>
          <w:rPr>
            <w:rtl/>
          </w:rPr>
          <w:lastRenderedPageBreak/>
          <w:delText xml:space="preserve">חו"ל-</w:delText>
        </w:r>
      </w:del>
      <w:r>
        <w:rPr>
          <w:rtl/>
        </w:rPr>
        <w:lastRenderedPageBreak/>
        <w:t xml:space="preserve"> אוכל והולך </w:t>
      </w:r>
      <w:r>
        <w:rPr>
          <w:rtl/>
        </w:rPr>
        <w:lastRenderedPageBreak/>
        <w:t xml:space="preserve">ואח"כ</w:t>
      </w:r>
      <w:r>
        <w:rPr>
          <w:rtl/>
        </w:rPr>
        <w:lastRenderedPageBreak/>
        <w:t xml:space="preserve"> מפריש</w:t>
      </w:r>
      <w:r w:rsidR="0057284B">
        <w:rPr>
          <w:rtl/>
        </w:rPr>
        <w:t>.</w:t>
      </w:r>
    </w:p>
    <w:p w14:paraId="319E05EF" w14:textId="77777777" w:rsidR="006542AA" w:rsidRDefault="00000000">
      <w:pPr>
        <w:pStyle w:val="36"/>
        <w:framePr w:wrap="notBeside"/>
      </w:pPr>
      <w:r>
        <w:t>שמואל:</w:t>
      </w:r>
    </w:p>
    <w:p w14:paraId="16567CDD" w14:textId="7449DC5F" w:rsidR="00B874E6" w:rsidRDefault="00F63065" w:rsidP="007F6452">
      <w:pPr>
        <w:rPr>
          <w:rtl/>
        </w:rPr>
      </w:pPr>
      <w:r>
        <w:rPr>
          <w:rtl/>
        </w:rPr>
        <w:t>אין תרומת חו"ל</w:t>
      </w:r>
      <w:r w:rsidR="007F6452">
        <w:rPr>
          <w:rFonts w:hint="cs"/>
          <w:rtl/>
        </w:rPr>
        <w:t xml:space="preserve"> אסורה </w:t>
      </w:r>
      <w:r>
        <w:rPr>
          <w:rtl/>
        </w:rPr>
        <w:t xml:space="preserve">אלא במי שהטומאה יוצאה עליו </w:t>
      </w:r>
      <w:ins w:id="90665" w:author="קלוד - ניסוח" w:date="2026-10-13T16:46:40Z">
        <w:r>
          <w:rPr>
            <w:rtl/>
          </w:rPr>
          <w:t xml:space="preserve">מגופו </w:t>
        </w:r>
        <w:r>
          <w:rPr>
            <w:rStyle w:val="affffd"/>
            <w:rtl/>
          </w:rPr>
          <w:t xml:space="preserve">בעל קרי ונדה</w:t>
        </w:r>
        <w:r>
          <w:rPr>
            <w:rtl/>
          </w:rPr>
          <w:t xml:space="preserve">,</w:t>
        </w:r>
      </w:ins>
      <w:del w:id="90666" w:author="קלוד - ניסוח" w:date="2026-10-13T16:46:40Z">
        <w:r>
          <w:rPr>
            <w:rtl/>
          </w:rPr>
          <w:delText xml:space="preserve">מגופו,</w:delText>
        </w:r>
      </w:del>
      <w:r>
        <w:rPr>
          <w:rtl/>
        </w:rPr>
        <w:t xml:space="preserve"> </w:t>
      </w:r>
      <w:r>
        <w:rPr>
          <w:rtl/>
        </w:rPr>
        <w:t xml:space="preserve">וה"מ</w:t>
      </w:r>
      <w:r w:rsidR="007F6452">
        <w:rPr>
          <w:rFonts w:hint="cs"/>
          <w:rtl/>
        </w:rPr>
        <w:t xml:space="preserve"> </w:t>
      </w:r>
      <w:r>
        <w:rPr>
          <w:rtl/>
        </w:rPr>
        <w:t xml:space="preserve">באכילה, אבל בנגיעה - אין </w:t>
      </w:r>
      <w:ins w:id="90007" w:author="קלוד - מכני" w:date="2026-10-13T16:46:35Z">
        <w:ins w:id="90663" w:author="קלוד - ניסוח" w:date="2026-10-13T16:46:40Z">
          <w:r>
            <w:rPr>
              <w:rtl/>
            </w:rPr>
            <w:t xml:space="preserve">איסור.</w:t>
          </w:r>
        </w:ins>
        <w:del w:id="90664" w:author="קלוד - ניסוח" w:date="2026-10-13T16:46:40Z">
          <w:r>
            <w:rPr>
              <w:rtl/>
            </w:rPr>
            <w:delText xml:space="preserve">לנו</w:delText>
          </w:r>
          <w:r>
            <w:rPr>
              <w:rtl/>
            </w:rPr>
            <w:delText xml:space="preserve"> בה</w:delText>
          </w:r>
          <w:r w:rsidR="0057284B">
            <w:rPr>
              <w:rtl/>
            </w:rPr>
            <w:delText xml:space="preserve">.</w:delText>
          </w:r>
        </w:del>
      </w:ins>
      <w:del w:id="90008" w:author="קלוד - מכני" w:date="2026-10-13T16:46:35Z">
        <w:r>
          <w:rPr>
            <w:rtl/>
          </w:rPr>
          <w:delText xml:space="preserve">לן</w:delText>
        </w:r>
      </w:del>
    </w:p>
    <w:p w14:paraId="0F00F85D" w14:textId="77777777" w:rsidR="006542AA" w:rsidRDefault="00000000">
      <w:pPr>
        <w:pStyle w:val="36"/>
        <w:framePr w:wrap="notBeside"/>
      </w:pPr>
      <w:r>
        <w:t>רבינא:</w:t>
      </w:r>
    </w:p>
    <w:p w14:paraId="3344C59A" w14:textId="5A7FD61C" w:rsidR="007F6452" w:rsidRDefault="00A47955" w:rsidP="00A47955">
      <w:pPr>
        <w:rPr>
          <w:rtl/>
        </w:rPr>
      </w:pPr>
      <w:r>
        <w:rPr>
          <w:rtl/>
        </w:rPr>
        <w:t>לפיכך</w:t>
      </w:r>
      <w:r w:rsidR="00F63065">
        <w:rPr>
          <w:rtl/>
        </w:rPr>
        <w:t xml:space="preserve"> נדה קוצה חלה </w:t>
      </w:r>
      <w:ins w:id="90685" w:author="קלוד - ניסוח" w:date="2026-10-13T16:46:40Z">
        <w:r>
          <w:rPr>
            <w:rtl/>
          </w:rPr>
          <w:t xml:space="preserve">ואוכלה</w:t>
        </w:r>
      </w:ins>
      <w:del w:id="90686" w:author="קלוד - ניסוח" w:date="2026-10-13T16:46:40Z">
        <w:r w:rsidR="00F63065">
          <w:rPr>
            <w:rtl/>
          </w:rPr>
          <w:delText xml:space="preserve">ואוכ</w:delText>
        </w:r>
        <w:r w:rsidR="00327218">
          <w:rPr>
            <w:rtl/>
          </w:rPr>
          <w:delText xml:space="preserve">ל לה</w:delText>
        </w:r>
      </w:del>
      <w:r w:rsidR="00327218">
        <w:rPr>
          <w:rtl/>
        </w:rPr>
        <w:t xml:space="preserve"> כהן </w:t>
      </w:r>
      <w:ins w:id="90683" w:author="קלוד - ניסוח" w:date="2026-10-13T16:46:40Z">
        <w:r>
          <w:rPr>
            <w:rtl/>
          </w:rPr>
          <w:t xml:space="preserve">קטן </w:t>
        </w:r>
        <w:r>
          <w:rPr>
            <w:rStyle w:val="affffd"/>
            <w:rtl/>
          </w:rPr>
          <w:t xml:space="preserve">שלא ראה קרי</w:t>
        </w:r>
        <w:r>
          <w:rPr>
            <w:rtl/>
          </w:rPr>
          <w:t xml:space="preserve">,</w:t>
        </w:r>
      </w:ins>
      <w:del w:id="90684" w:author="קלוד - ניסוח" w:date="2026-10-13T16:46:40Z">
        <w:r w:rsidR="00327218">
          <w:rPr>
            <w:rtl/>
          </w:rPr>
          <w:delText xml:space="preserve">קטן,</w:delText>
        </w:r>
      </w:del>
      <w:r w:rsidR="00327218">
        <w:rPr>
          <w:rtl/>
        </w:rPr>
        <w:t xml:space="preserve"> </w:t>
      </w:r>
      <w:r>
        <w:rPr>
          <w:rtl/>
        </w:rPr>
        <w:t>ואם אין</w:t>
      </w:r>
      <w:r w:rsidR="00327218">
        <w:rPr>
          <w:rtl/>
        </w:rPr>
        <w:t xml:space="preserve"> כהן קטן </w:t>
      </w:r>
      <w:ins w:id="90681" w:author="קלוד - ניסוח" w:date="2026-10-13T16:46:40Z">
        <w:r>
          <w:rPr>
            <w:rtl/>
          </w:rPr>
          <w:t xml:space="preserve">-</w:t>
        </w:r>
      </w:ins>
      <w:del w:id="90682" w:author="קלוד - ניסוח" w:date="2026-10-13T16:46:40Z">
        <w:r w:rsidR="00F63065">
          <w:rPr>
            <w:rtl/>
          </w:rPr>
          <w:delText xml:space="preserve">שקלה</w:delText>
        </w:r>
      </w:del>
      <w:r w:rsidR="00F63065">
        <w:rPr>
          <w:rtl/>
        </w:rPr>
        <w:t xml:space="preserve"> </w:t>
      </w:r>
      <w:ins w:id="90679" w:author="קלוד - ניסוח" w:date="2026-10-13T16:46:40Z">
        <w:r>
          <w:rPr>
            <w:rtl/>
          </w:rPr>
          <w:t xml:space="preserve">נוטלתה</w:t>
        </w:r>
      </w:ins>
      <w:del w:id="90680" w:author="קלוד - ניסוח" w:date="2026-10-13T16:46:40Z">
        <w:r w:rsidR="00F63065">
          <w:rPr>
            <w:rtl/>
          </w:rPr>
          <w:delText xml:space="preserve">בריש</w:delText>
        </w:r>
      </w:del>
      <w:r w:rsidR="00F63065">
        <w:rPr>
          <w:rtl/>
        </w:rPr>
        <w:t xml:space="preserve"> </w:t>
      </w:r>
      <w:ins w:id="90677" w:author="קלוד - ניסוח" w:date="2026-10-13T16:46:40Z">
        <w:r>
          <w:rPr>
            <w:rtl/>
          </w:rPr>
          <w:t xml:space="preserve">בראש</w:t>
        </w:r>
      </w:ins>
      <w:del w:id="90678" w:author="קלוד - ניסוח" w:date="2026-10-13T16:46:40Z">
        <w:r w:rsidR="00F63065">
          <w:rPr>
            <w:rtl/>
          </w:rPr>
          <w:delText xml:space="preserve">מסא,</w:delText>
        </w:r>
      </w:del>
      <w:r w:rsidR="00F63065">
        <w:rPr>
          <w:rtl/>
        </w:rPr>
        <w:t xml:space="preserve"> </w:t>
      </w:r>
      <w:ins w:id="90675" w:author="קלוד - ניסוח" w:date="2026-10-13T16:46:40Z">
        <w:r>
          <w:rPr>
            <w:rtl/>
          </w:rPr>
          <w:t xml:space="preserve">שיפוד</w:t>
        </w:r>
      </w:ins>
      <w:del w:id="90676" w:author="קלוד - ניסוח" w:date="2026-10-13T16:46:40Z">
        <w:r w:rsidR="00F63065">
          <w:rPr>
            <w:rtl/>
          </w:rPr>
          <w:delText xml:space="preserve">ושדיא</w:delText>
        </w:r>
      </w:del>
      <w:r w:rsidR="00F63065">
        <w:rPr>
          <w:rtl/>
        </w:rPr>
        <w:t xml:space="preserve"> </w:t>
      </w:r>
      <w:ins w:id="90673" w:author="קלוד - ניסוח" w:date="2026-10-13T16:46:40Z">
        <w:r>
          <w:rPr>
            <w:rtl/>
          </w:rPr>
          <w:t xml:space="preserve">ומשליכתה</w:t>
        </w:r>
      </w:ins>
      <w:del w:id="90674" w:author="קלוד - ניסוח" w:date="2026-10-13T16:46:40Z">
        <w:r w:rsidR="00F63065">
          <w:rPr>
            <w:rtl/>
          </w:rPr>
          <w:delText xml:space="preserve">בתנורא,</w:delText>
        </w:r>
      </w:del>
      <w:r w:rsidR="00F63065">
        <w:rPr>
          <w:rtl/>
        </w:rPr>
        <w:t xml:space="preserve"> </w:t>
      </w:r>
      <w:ins w:id="90671" w:author="קלוד - ניסוח" w:date="2026-10-13T16:46:40Z">
        <w:r>
          <w:rPr>
            <w:rtl/>
          </w:rPr>
          <w:t xml:space="preserve">לתנור,</w:t>
        </w:r>
      </w:ins>
      <w:del w:id="90672" w:author="קלוד - ניסוח" w:date="2026-10-13T16:46:40Z">
        <w:r>
          <w:rPr>
            <w:rtl/>
          </w:rPr>
          <w:delText xml:space="preserve">ואח"כ</w:delText>
        </w:r>
      </w:del>
      <w:r w:rsidR="00F63065">
        <w:rPr>
          <w:rtl/>
        </w:rPr>
        <w:t xml:space="preserve"> </w:t>
      </w:r>
      <w:ins w:id="90669" w:author="קלוד - ניסוח" w:date="2026-10-13T16:46:40Z">
        <w:r>
          <w:rPr>
            <w:rtl/>
          </w:rPr>
          <w:t xml:space="preserve">ומפרשת</w:t>
        </w:r>
      </w:ins>
      <w:del w:id="90670" w:author="קלוד - ניסוח" w:date="2026-10-13T16:46:40Z">
        <w:r w:rsidR="00F63065">
          <w:rPr>
            <w:rtl/>
          </w:rPr>
          <w:delText xml:space="preserve">מפרשא</w:delText>
        </w:r>
      </w:del>
      <w:r w:rsidR="00F63065">
        <w:rPr>
          <w:rtl/>
        </w:rPr>
        <w:t xml:space="preserve"> חלה </w:t>
      </w:r>
      <w:ins w:id="90667" w:author="קלוד - ניסוח" w:date="2026-10-13T16:46:40Z">
        <w:r>
          <w:rPr>
            <w:rtl/>
          </w:rPr>
          <w:t xml:space="preserve">אחרת,</w:t>
        </w:r>
      </w:ins>
      <w:del w:id="90668" w:author="קלוד - ניסוח" w:date="2026-10-13T16:46:40Z">
        <w:r w:rsidR="00F63065">
          <w:rPr>
            <w:rtl/>
          </w:rPr>
          <w:delText xml:space="preserve">אחריתי, </w:delText>
        </w:r>
      </w:del>
    </w:p>
    <w:p w14:paraId="705D7929" w14:textId="7545CDE7" w:rsidR="00B874E6" w:rsidRDefault="00F63065" w:rsidP="00C5567C">
      <w:pPr>
        <w:pStyle w:val="a"/>
        <w:rPr>
          <w:rtl/>
        </w:rPr>
      </w:pPr>
      <w:ins w:id="90695" w:author="קלוד - ניסוח" w:date="2026-10-13T16:46:40Z">
        <w:r>
          <w:rPr>
            <w:rtl/>
          </w:rPr>
          <w:t xml:space="preserve">כדי</w:t>
        </w:r>
      </w:ins>
      <w:del w:id="90696" w:author="קלוד - ניסוח" w:date="2026-10-13T16:46:40Z">
        <w:r>
          <w:rPr>
            <w:rtl/>
          </w:rPr>
          <w:delText xml:space="preserve">כי</w:delText>
        </w:r>
      </w:del>
      <w:r>
        <w:rPr>
          <w:rtl/>
        </w:rPr>
        <w:t xml:space="preserve"> </w:t>
      </w:r>
      <w:ins w:id="90693" w:author="קלוד - ניסוח" w:date="2026-10-13T16:46:40Z">
        <w:r>
          <w:rPr>
            <w:rtl/>
          </w:rPr>
          <w:t xml:space="preserve">שלא</w:t>
        </w:r>
      </w:ins>
      <w:del w:id="90694" w:author="קלוד - ניסוח" w:date="2026-10-13T16:46:40Z">
        <w:r>
          <w:rPr>
            <w:rtl/>
          </w:rPr>
          <w:delText xml:space="preserve">איך דלא</w:delText>
        </w:r>
      </w:del>
      <w:r>
        <w:rPr>
          <w:rtl/>
        </w:rPr>
        <w:t xml:space="preserve"> תשתכח תורת </w:t>
      </w:r>
      <w:ins w:id="90691" w:author="קלוד - ניסוח" w:date="2026-10-13T16:46:40Z">
        <w:r>
          <w:rPr>
            <w:rtl/>
          </w:rPr>
          <w:t xml:space="preserve">חלה,</w:t>
        </w:r>
      </w:ins>
      <w:del w:id="90692" w:author="קלוד - ניסוח" w:date="2026-10-13T16:46:40Z">
        <w:r>
          <w:rPr>
            <w:rtl/>
          </w:rPr>
          <w:delText xml:space="preserve">חלה</w:delText>
        </w:r>
      </w:del>
      <w:r>
        <w:rPr>
          <w:rtl/>
        </w:rPr>
        <w:t xml:space="preserve"> </w:t>
      </w:r>
      <w:ins w:id="90689" w:author="קלוד - ניסוח" w:date="2026-10-13T16:46:40Z">
        <w:r>
          <w:rPr>
            <w:rtl/>
          </w:rPr>
          <w:t xml:space="preserve">ואוכלה</w:t>
        </w:r>
      </w:ins>
      <w:del w:id="90690" w:author="קלוד - ניסוח" w:date="2026-10-13T16:46:40Z">
        <w:r>
          <w:rPr>
            <w:rtl/>
          </w:rPr>
          <w:delText xml:space="preserve">ואוכל לה</w:delText>
        </w:r>
      </w:del>
      <w:r>
        <w:rPr>
          <w:rtl/>
        </w:rPr>
        <w:t xml:space="preserve"> כהן </w:t>
      </w:r>
      <w:ins w:id="90687" w:author="קלוד - ניסוח" w:date="2026-10-13T16:46:40Z">
        <w:r>
          <w:rPr>
            <w:rtl/>
          </w:rPr>
          <w:t xml:space="preserve">גדול </w:t>
        </w:r>
        <w:r>
          <w:rPr>
            <w:rStyle w:val="affffd"/>
            <w:rtl/>
          </w:rPr>
          <w:t xml:space="preserve">אף בטומאתו</w:t>
        </w:r>
        <w:r>
          <w:rPr>
            <w:rtl/>
          </w:rPr>
          <w:t xml:space="preserve">.</w:t>
        </w:r>
      </w:ins>
      <w:del w:id="90688" w:author="קלוד - ניסוח" w:date="2026-10-13T16:46:40Z">
        <w:r>
          <w:rPr>
            <w:rtl/>
          </w:rPr>
          <w:delText xml:space="preserve">גדול</w:delText>
        </w:r>
        <w:r w:rsidR="0057284B">
          <w:rPr>
            <w:rtl/>
          </w:rPr>
          <w:delText xml:space="preserve">.</w:delText>
        </w:r>
      </w:del>
    </w:p>
    <w:p w14:paraId="4C2D77F7" w14:textId="7BBA6565" w:rsidR="007F6452" w:rsidRDefault="007F6452" w:rsidP="007F6452">
      <w:pPr>
        <w:pStyle w:val="affff7"/>
        <w:rPr>
          <w:rtl/>
        </w:rPr>
        <w:pPrChange w:id="9299" w:author="עריכה מהאתר" w:date="2026-10-15T06:38:24Z">
          <w:pPr>
            <w:pStyle w:val="afffff1"/>
            <w:rPr>
              <w:rtl/>
            </w:rPr>
          </w:pPr>
        </w:pPrChange>
      </w:pPr>
      <w:r>
        <w:rPr>
          <w:rFonts w:hint="cs"/>
          <w:rtl/>
          <w:rPrChange w:id="9294" w:author="עריכה מהאתר" w:date="2026-10-19T06:44:48Z">
            <w:rPr>
              <w:rFonts w:hint="cs"/>
              <w:rtl/>
            </w:rPr>
          </w:rPrChange>
        </w:rPr>
        <w:t xml:space="preserve">ר"נ</w:t>
      </w:r>
      <w:r>
        <w:rPr>
          <w:rFonts w:hint="cs"/>
          <w:rtl/>
        </w:rPr>
        <w:t xml:space="preserve"> </w:t>
      </w:r>
      <w:ins w:id="90713" w:author="קלוד - ניסוח" w:date="2026-10-13T16:46:40Z">
        <w:r>
          <w:rPr>
            <w:rFonts w:hint="cs"/>
            <w:rtl/>
            <w:rPrChange w:id="9295" w:author="עריכה מהאתר" w:date="2026-10-19T06:44:48Z">
              <w:rPr>
                <w:rFonts w:hint="cs"/>
                <w:rtl/>
              </w:rPr>
            </w:rPrChange>
          </w:rPr>
          <w:t xml:space="preserve">ורב עמרם</w:t>
        </w:r>
      </w:ins>
      <w:del w:id="90714" w:author="קלוד - ניסוח" w:date="2026-10-13T16:46:40Z">
        <w:r>
          <w:rPr>
            <w:rStyle w:val="27"/>
            <w:rFonts w:hint="cs"/>
            <w:rtl/>
          </w:rPr>
          <w:delText xml:space="preserve">ור"ע</w:delText>
        </w:r>
      </w:del>
      <w:r>
        <w:rPr>
          <w:rFonts w:hint="cs"/>
          <w:rtl/>
        </w:rPr>
        <w:t xml:space="preserve"> </w:t>
      </w:r>
      <w:r>
        <w:rPr>
          <w:rFonts w:hint="cs"/>
          <w:rtl/>
          <w:rPrChange w:id="9296" w:author="עריכה מהאתר" w:date="2026-10-19T06:44:48Z">
            <w:rPr>
              <w:rStyle w:val="27"/>
              <w:rFonts w:hint="cs"/>
              <w:rtl/>
            </w:rPr>
          </w:rPrChange>
        </w:rPr>
        <w:t xml:space="preserve">ורמי ב"ח</w:t>
      </w:r>
      <w:r w:rsidR="00F63065">
        <w:rPr>
          <w:rtl/>
        </w:rPr>
        <w:t xml:space="preserve"> </w:t>
      </w:r>
      <w:r>
        <w:rPr>
          <w:rFonts w:hint="cs"/>
          <w:rtl/>
        </w:rPr>
        <w:t xml:space="preserve">הלכו </w:t>
      </w:r>
      <w:ins w:id="90711" w:author="קלוד - ניסוח" w:date="2026-10-13T16:46:40Z">
        <w:r>
          <w:rPr>
            <w:rFonts w:hint="cs"/>
            <w:rtl/>
          </w:rPr>
          <w:t xml:space="preserve">בספינה,</w:t>
        </w:r>
      </w:ins>
      <w:del w:id="90712" w:author="קלוד - ניסוח" w:date="2026-10-13T16:46:40Z">
        <w:r>
          <w:rPr>
            <w:rFonts w:hint="cs"/>
            <w:rtl/>
          </w:rPr>
          <w:delText xml:space="preserve">בספינה</w:delText>
        </w:r>
      </w:del>
      <w:r>
        <w:rPr>
          <w:rFonts w:hint="cs"/>
          <w:rtl/>
        </w:rPr>
        <w:t xml:space="preserve"> </w:t>
      </w:r>
      <w:ins w:id="90709" w:author="קלוד - ניסוח" w:date="2026-10-13T16:46:40Z">
        <w:r>
          <w:rPr>
            <w:rFonts w:hint="cs"/>
            <w:rtl/>
          </w:rPr>
          <w:t xml:space="preserve">יצא</w:t>
        </w:r>
      </w:ins>
      <w:del w:id="90710" w:author="קלוד - ניסוח" w:date="2026-10-13T16:46:40Z">
        <w:r>
          <w:rPr>
            <w:rFonts w:hint="cs"/>
            <w:rtl/>
          </w:rPr>
          <w:delText xml:space="preserve">הלך</w:delText>
        </w:r>
      </w:del>
      <w:r>
        <w:rPr>
          <w:rFonts w:hint="cs"/>
          <w:rtl/>
        </w:rPr>
        <w:t xml:space="preserve"> </w:t>
      </w:r>
      <w:ins w:id="90707" w:author="קלוד - ניסוח" w:date="2026-10-13T16:46:40Z">
        <w:r>
          <w:rPr>
            <w:rStyle w:val="27"/>
            <w:rFonts w:hint="cs"/>
            <w:rtl/>
          </w:rPr>
          <w:t xml:space="preserve">רב</w:t>
        </w:r>
      </w:ins>
      <w:del w:id="90708" w:author="קלוד - ניסוח" w:date="2026-10-13T16:46:40Z">
        <w:r>
          <w:rPr>
            <w:rStyle w:val="27"/>
            <w:rFonts w:hint="cs"/>
            <w:rtl/>
          </w:rPr>
          <w:delText xml:space="preserve">ר"ע</w:delText>
        </w:r>
      </w:del>
      <w:r>
        <w:rPr>
          <w:rFonts w:hint="cs"/>
          <w:rtl/>
        </w:rPr>
        <w:t xml:space="preserve"> </w:t>
      </w:r>
      <w:ins w:id="90705" w:author="קלוד - ניסוח" w:date="2026-10-13T16:46:40Z">
        <w:r>
          <w:rPr>
            <w:rFonts w:hint="cs"/>
            <w:rtl/>
          </w:rPr>
          <w:t xml:space="preserve">עמרם להתפנות,</w:t>
        </w:r>
      </w:ins>
      <w:del w:id="90706" w:author="קלוד - ניסוח" w:date="2026-10-13T16:46:40Z">
        <w:r>
          <w:rPr>
            <w:rFonts w:hint="cs"/>
            <w:rtl/>
          </w:rPr>
          <w:delText xml:space="preserve">להתפנות</w:delText>
        </w:r>
      </w:del>
      <w:r>
        <w:rPr>
          <w:rFonts w:hint="cs"/>
          <w:rtl/>
        </w:rPr>
        <w:t xml:space="preserve"> </w:t>
      </w:r>
      <w:r>
        <w:rPr>
          <w:rFonts w:hint="cs"/>
          <w:rtl/>
          <w:rPrChange w:id="9297" w:author="עריכה מהאתר" w:date="2026-10-19T06:44:48Z">
            <w:rPr>
              <w:rStyle w:val="27"/>
              <w:rFonts w:hint="cs"/>
              <w:rtl/>
            </w:rPr>
          </w:rPrChange>
        </w:rPr>
        <w:t xml:space="preserve">באה </w:t>
      </w:r>
      <w:ins w:id="90703" w:author="קלוד - ניסוח" w:date="2026-10-13T16:46:40Z">
        <w:r>
          <w:rPr>
            <w:rFonts w:hint="cs"/>
            <w:rtl/>
            <w:rPrChange w:id="9298" w:author="עריכה מהאתר" w:date="2026-10-19T06:44:48Z">
              <w:rPr>
                <w:rStyle w:val="27"/>
                <w:rFonts w:hint="cs"/>
                <w:rtl/>
              </w:rPr>
            </w:rPrChange>
          </w:rPr>
          <w:t xml:space="preserve">אשה</w:t>
        </w:r>
      </w:ins>
      <w:del w:id="90704" w:author="קלוד - ניסוח" w:date="2026-10-13T16:46:40Z">
        <w:r>
          <w:rPr>
            <w:rFonts w:hint="cs"/>
            <w:rtl/>
          </w:rPr>
          <w:delText xml:space="preserve">אישה</w:delText>
        </w:r>
      </w:del>
      <w:r>
        <w:rPr>
          <w:rFonts w:hint="cs"/>
          <w:rtl/>
          <w:rPrChange w:id="9299" w:author="עריכה מהאתר" w:date="2026-10-19T06:44:48Z">
            <w:rPr>
              <w:rStyle w:val="27"/>
              <w:rFonts w:hint="cs"/>
              <w:rtl/>
            </w:rPr>
          </w:rPrChange>
        </w:rPr>
        <w:t xml:space="preserve"> </w:t>
      </w:r>
      <w:ins w:id="90701" w:author="קלוד - ניסוח" w:date="2026-10-13T16:46:40Z">
        <w:r>
          <w:rPr>
            <w:rFonts w:hint="cs"/>
            <w:rtl/>
            <w:rPrChange w:id="9300" w:author="עריכה מהאתר" w:date="2026-10-19T06:44:48Z">
              <w:rPr>
                <w:rStyle w:val="27"/>
                <w:rFonts w:hint="cs"/>
                <w:rtl/>
              </w:rPr>
            </w:rPrChange>
          </w:rPr>
          <w:t xml:space="preserve">ושאלה:</w:t>
        </w:r>
      </w:ins>
      <w:del w:id="90702" w:author="קלוד - ניסוח" w:date="2026-10-13T16:46:40Z">
        <w:r>
          <w:rPr>
            <w:rFonts w:hint="cs"/>
            <w:rtl/>
          </w:rPr>
          <w:delText xml:space="preserve">ושאלה</w:delText>
        </w:r>
      </w:del>
      <w:r>
        <w:rPr>
          <w:rFonts w:hint="cs"/>
          <w:rtl/>
        </w:rPr>
        <w:t xml:space="preserve"> טמא מת מהו שיטבול </w:t>
      </w:r>
      <w:ins w:id="90699" w:author="קלוד - ניסוח" w:date="2026-10-13T16:46:40Z">
        <w:r>
          <w:rPr>
            <w:rFonts w:hint="cs"/>
            <w:rtl/>
          </w:rPr>
          <w:t xml:space="preserve">ויאכל</w:t>
        </w:r>
      </w:ins>
      <w:del w:id="90700" w:author="קלוד - ניסוח" w:date="2026-10-13T16:46:40Z">
        <w:r>
          <w:rPr>
            <w:rFonts w:hint="cs"/>
            <w:rtl/>
          </w:rPr>
          <w:delText xml:space="preserve">ואוכל</w:delText>
        </w:r>
      </w:del>
      <w:r>
        <w:rPr>
          <w:rFonts w:hint="cs"/>
          <w:rtl/>
        </w:rPr>
        <w:t xml:space="preserve"> תרומת </w:t>
      </w:r>
      <w:ins w:id="90697" w:author="קלוד - ניסוח" w:date="2026-10-13T16:46:40Z">
        <w:r>
          <w:rPr>
            <w:rFonts w:hint="cs"/>
            <w:rtl/>
          </w:rPr>
          <w:t xml:space="preserve">חו"ל?</w:t>
        </w:r>
      </w:ins>
      <w:del w:id="90698" w:author="קלוד - ניסוח" w:date="2026-10-13T16:46:40Z">
        <w:r>
          <w:rPr>
            <w:rFonts w:hint="cs"/>
            <w:rtl/>
          </w:rPr>
          <w:delText xml:space="preserve">חו"ל </w:delText>
        </w:r>
      </w:del>
    </w:p>
    <w:p w14:paraId="07601E31" w14:textId="77777777" w:rsidR="007F6452" w:rsidRDefault="007F6452" w:rsidP="007F6452">
      <w:pPr>
        <w:pStyle w:val="afff0"/>
        <w:framePr w:wrap="around"/>
        <w:rPr>
          <w:rtl/>
        </w:rPr>
      </w:pPr>
      <w:r>
        <w:rPr>
          <w:rFonts w:hint="cs"/>
          <w:rtl/>
        </w:rPr>
        <w:t>כז:</w:t>
      </w:r>
    </w:p>
    <w:p w14:paraId="0D730104" w14:textId="62DF3F45" w:rsidR="006542AA" w:rsidRDefault="00000000">
      <w:pPr>
        <w:pStyle w:val="36"/>
        <w:framePr w:wrap="notBeside"/>
      </w:pPr>
      <w:r>
        <w:t>ר"נ לרב"ח</w:t>
      </w:r>
      <w:r w:rsidR="00F63065">
        <w:t>:</w:t>
      </w:r>
    </w:p>
    <w:p w14:paraId="0FFAA74F" w14:textId="6B7F0142" w:rsidR="00327218" w:rsidRDefault="00F63065" w:rsidP="0003435B">
      <w:pPr>
        <w:rPr>
          <w:rtl/>
        </w:rPr>
      </w:pPr>
      <w:r>
        <w:rPr>
          <w:rtl/>
        </w:rPr>
        <w:t xml:space="preserve">וכי הזאה יש </w:t>
      </w:r>
      <w:ins w:id="90721" w:author="קלוד - ניסוח" w:date="2026-10-13T16:46:40Z">
        <w:r>
          <w:rPr>
            <w:rtl/>
          </w:rPr>
          <w:t xml:space="preserve">לנו </w:t>
        </w:r>
        <w:r>
          <w:rPr>
            <w:rStyle w:val="affffd"/>
            <w:rtl/>
          </w:rPr>
          <w:t xml:space="preserve">לטהר טמא מת</w:t>
        </w:r>
        <w:r>
          <w:rPr>
            <w:rtl/>
          </w:rPr>
          <w:t xml:space="preserve">?</w:t>
        </w:r>
      </w:ins>
      <w:del w:id="90722" w:author="קלוד - ניסוח" w:date="2026-10-13T16:46:40Z">
        <w:r>
          <w:rPr>
            <w:rtl/>
          </w:rPr>
          <w:delText xml:space="preserve">לנו?</w:delText>
        </w:r>
      </w:del>
      <w:r>
        <w:rPr>
          <w:rtl/>
        </w:rPr>
        <w:t xml:space="preserve"> </w:t>
      </w:r>
      <w:r w:rsidR="007F6452">
        <w:rPr>
          <w:rtl/>
        </w:rPr>
        <w:t>א"ל</w:t>
      </w:r>
      <w:r w:rsidR="0003435B">
        <w:rPr>
          <w:rFonts w:hint="cs"/>
          <w:rtl/>
        </w:rPr>
        <w:t xml:space="preserve"> </w:t>
      </w:r>
      <w:r w:rsidR="0003435B">
        <w:rPr>
          <w:rStyle w:val="27"/>
          <w:rFonts w:hint="cs"/>
          <w:rtl/>
        </w:rPr>
        <w:t>ר</w:t>
      </w:r>
      <w:r w:rsidR="007F6452">
        <w:rPr>
          <w:rStyle w:val="27"/>
          <w:rFonts w:hint="cs"/>
          <w:rtl/>
        </w:rPr>
        <w:t>ב"ח</w:t>
      </w:r>
      <w:r w:rsidR="0003435B">
        <w:rPr>
          <w:rtl/>
        </w:rPr>
        <w:t xml:space="preserve">: </w:t>
      </w:r>
      <w:ins w:id="90719" w:author="קלוד - ניסוח" w:date="2026-10-13T16:46:40Z">
        <w:r>
          <w:rPr>
            <w:rtl/>
          </w:rPr>
          <w:t xml:space="preserve">נחשוש</w:t>
        </w:r>
      </w:ins>
      <w:del w:id="90720" w:author="קלוד - ניסוח" w:date="2026-10-13T16:46:40Z">
        <w:r w:rsidR="0003435B">
          <w:rPr>
            <w:rtl/>
          </w:rPr>
          <w:delText xml:space="preserve">לא</w:delText>
        </w:r>
      </w:del>
      <w:r w:rsidR="0003435B">
        <w:rPr>
          <w:rtl/>
        </w:rPr>
        <w:t xml:space="preserve"> </w:t>
      </w:r>
      <w:ins w:id="90717" w:author="קלוד - ניסוח" w:date="2026-10-13T16:46:40Z">
        <w:r>
          <w:rPr>
            <w:rtl/>
          </w:rPr>
          <w:t xml:space="preserve">לסבא</w:t>
        </w:r>
      </w:ins>
      <w:del w:id="90718" w:author="קלוד - ניסוח" w:date="2026-10-13T16:46:40Z">
        <w:r w:rsidR="007F6452">
          <w:rPr>
            <w:rtl/>
          </w:rPr>
          <w:delText xml:space="preserve">לחשוש</w:delText>
        </w:r>
      </w:del>
      <w:r>
        <w:rPr>
          <w:rtl/>
        </w:rPr>
        <w:t xml:space="preserve"> </w:t>
      </w:r>
      <w:ins w:id="90715" w:author="קלוד - ניסוח" w:date="2026-10-13T16:46:40Z">
        <w:r>
          <w:rPr>
            <w:rStyle w:val="affffd"/>
            <w:rtl/>
          </w:rPr>
          <w:t xml:space="preserve">רב</w:t>
        </w:r>
        <w:r>
          <w:rPr>
            <w:rtl/>
          </w:rPr>
          <w:t xml:space="preserve"> עמרם, עד שישוב.</w:t>
        </w:r>
      </w:ins>
      <w:del w:id="90716" w:author="קלוד - ניסוח" w:date="2026-10-13T16:46:40Z">
        <w:r>
          <w:rPr>
            <w:rtl/>
          </w:rPr>
          <w:delText xml:space="preserve">לסבא? </w:delText>
        </w:r>
      </w:del>
    </w:p>
    <w:p>
      <w:pPr>
        <w:pStyle w:val="36"/>
        <w:rPr>
          <w:ins w:id="90041" w:author="קלוד - סמנטי" w:date="2026-10-13T16:46:38Z"/>
        </w:rPr>
      </w:pPr>
      <w:ins w:id="90723" w:author="קלוד - ניסוח" w:date="2026-10-13T16:46:40Z">
        <w:r>
          <w:t xml:space="preserve">בינתיים</w:t>
        </w:r>
      </w:ins>
      <w:del w:id="90724" w:author="קלוד - ניסוח" w:date="2026-10-13T16:46:40Z">
        <w:r>
          <w:delText xml:space="preserve">אדכך</w:delText>
        </w:r>
      </w:del>
    </w:p>
    <w:p w14:paraId="1DF145A9" w14:textId="31006B59" w:rsidR="00B874E6" w:rsidRDefault="00F63065" w:rsidP="00327218">
      <w:pPr>
        <w:rPr>
          <w:rtl/>
        </w:rPr>
      </w:pPr>
      <w:del w:id="90042" w:author="קלוד - סמנטי" w:date="2026-10-13T16:46:38Z">
        <w:r>
          <w:rPr>
            <w:rtl/>
          </w:rPr>
          <w:delText xml:space="preserve"> </w:delText>
        </w:r>
      </w:del>
      <w:r>
        <w:rPr>
          <w:rtl/>
        </w:rPr>
        <w:t xml:space="preserve">בא </w:t>
      </w:r>
      <w:r>
        <w:rPr>
          <w:rtl/>
          <w:rPrChange w:id="9191" w:author="עריכה מהאתר" w:date="2026-10-19T06:44:48Z">
            <w:rPr>
              <w:rtl/>
            </w:rPr>
          </w:rPrChange>
        </w:rPr>
        <w:t xml:space="preserve">רב </w:t>
      </w:r>
      <w:ins w:id="90733" w:author="קלוד - ניסוח" w:date="2026-10-13T16:46:40Z">
        <w:r>
          <w:rPr>
            <w:rtl/>
            <w:rPrChange w:id="9192" w:author="עריכה מהאתר" w:date="2026-10-19T06:44:48Z">
              <w:rPr>
                <w:rtl/>
              </w:rPr>
            </w:rPrChange>
          </w:rPr>
          <w:t xml:space="preserve">עמרם</w:t>
        </w:r>
      </w:ins>
      <w:del w:id="90734" w:author="קלוד - ניסוח" w:date="2026-10-13T16:46:40Z">
        <w:r>
          <w:rPr>
            <w:rStyle w:val="27"/>
            <w:rtl/>
          </w:rPr>
          <w:delText xml:space="preserve">עמרם</w:delText>
        </w:r>
        <w:r>
          <w:rPr>
            <w:rtl/>
          </w:rPr>
          <w:delText xml:space="preserve">,</w:delText>
        </w:r>
      </w:del>
      <w:r>
        <w:rPr>
          <w:rtl/>
        </w:rPr>
        <w:t xml:space="preserve"> </w:t>
      </w:r>
      <w:ins w:id="90731" w:author="קלוד - ניסוח" w:date="2026-10-13T16:46:40Z">
        <w:r>
          <w:rPr>
            <w:rtl/>
          </w:rPr>
          <w:t xml:space="preserve">ואמר</w:t>
        </w:r>
      </w:ins>
      <w:del w:id="90732" w:author="קלוד - ניסוח" w:date="2026-10-13T16:46:40Z">
        <w:r>
          <w:rPr>
            <w:rtl/>
          </w:rPr>
          <w:delText xml:space="preserve">א"ל</w:delText>
        </w:r>
      </w:del>
      <w:r>
        <w:rPr>
          <w:rtl/>
        </w:rPr>
        <w:t xml:space="preserve"> </w:t>
      </w:r>
      <w:ins w:id="90729" w:author="קלוד - ניסוח" w:date="2026-10-13T16:46:40Z">
        <w:r>
          <w:rPr>
            <w:rtl/>
          </w:rPr>
          <w:t xml:space="preserve">משם</w:t>
        </w:r>
      </w:ins>
      <w:del w:id="90730" w:author="קלוד - ניסוח" w:date="2026-10-13T16:46:40Z">
        <w:r>
          <w:rPr>
            <w:rtl/>
          </w:rPr>
          <w:delText xml:space="preserve">כך </w:delText>
        </w:r>
        <w:r>
          <w:rPr>
            <w:rtl/>
          </w:rPr>
          <w:delText xml:space="preserve">אמר</w:delText>
        </w:r>
      </w:del>
      <w:r>
        <w:rPr>
          <w:rtl/>
        </w:rPr>
        <w:t xml:space="preserve"> </w:t>
      </w:r>
      <w:r>
        <w:rPr>
          <w:rStyle w:val="27"/>
          <w:rtl/>
        </w:rPr>
        <w:t>רב</w:t>
      </w:r>
      <w:r>
        <w:rPr>
          <w:rtl/>
        </w:rPr>
        <w:t xml:space="preserve">: </w:t>
      </w:r>
      <w:ins w:id="90727" w:author="קלוד - ניסוח" w:date="2026-10-13T16:46:40Z">
        <w:r>
          <w:rPr>
            <w:rtl/>
          </w:rPr>
          <w:t xml:space="preserve">טמא</w:t>
        </w:r>
      </w:ins>
      <w:del w:id="90728" w:author="קלוד - ניסוח" w:date="2026-10-13T16:46:40Z">
        <w:r>
          <w:rPr>
            <w:rtl/>
          </w:rPr>
          <w:delText xml:space="preserve">וטמא</w:delText>
        </w:r>
      </w:del>
      <w:r>
        <w:rPr>
          <w:rtl/>
        </w:rPr>
        <w:t xml:space="preserve"> מת טובל ואוכל בתרומת </w:t>
      </w:r>
      <w:ins w:id="90725" w:author="קלוד - ניסוח" w:date="2026-10-13T16:46:40Z">
        <w:r>
          <w:rPr>
            <w:rtl/>
          </w:rPr>
          <w:t xml:space="preserve">חו"ל,</w:t>
        </w:r>
      </w:ins>
      <w:del w:id="90726" w:author="קלוד - ניסוח" w:date="2026-10-13T16:46:40Z">
        <w:r>
          <w:rPr>
            <w:rtl/>
          </w:rPr>
          <w:delText xml:space="preserve">חו"ל:</w:delText>
        </w:r>
      </w:del>
      <w:r>
        <w:rPr>
          <w:rtl/>
        </w:rPr>
        <w:t xml:space="preserve"> ואין הלכתא כמותו</w:t>
      </w:r>
      <w:r w:rsidR="0057284B">
        <w:rPr>
          <w:rtl/>
        </w:rPr>
        <w:t>.</w:t>
      </w:r>
    </w:p>
    <w:p w14:paraId="4C0A3491" w14:textId="5A441D4B" w:rsidR="006542AA" w:rsidRDefault="00000000">
      <w:pPr>
        <w:pStyle w:val="36"/>
        <w:framePr w:wrap="notBeside"/>
      </w:pPr>
      <w:ins w:id="90737" w:author="קלוד - ניסוח" w:date="2026-10-13T16:46:40Z">
        <w:r>
          <w:t xml:space="preserve">מ"ז</w:t>
        </w:r>
      </w:ins>
      <w:del w:id="90738" w:author="קלוד - ניסוח" w:date="2026-10-13T16:46:40Z">
        <w:r>
          <w:delText xml:space="preserve">דאמר מ"ז</w:delText>
        </w:r>
      </w:del>
      <w:r w:rsidR="00327218">
        <w:t xml:space="preserve"> </w:t>
      </w:r>
      <w:ins w:id="90735" w:author="קלוד - ניסוח" w:date="2026-10-13T16:46:40Z">
        <w:r>
          <w:t xml:space="preserve">מרב ששת:</w:t>
        </w:r>
      </w:ins>
      <w:del w:id="90736" w:author="קלוד - ניסוח" w:date="2026-10-13T16:46:40Z">
        <w:r w:rsidR="00327218">
          <w:delText xml:space="preserve">מד</w:delText>
        </w:r>
        <w:r>
          <w:delText xml:space="preserve">ר"ש:</w:delText>
        </w:r>
      </w:del>
    </w:p>
    <w:p w14:paraId="3E8F8627" w14:textId="694F8114" w:rsidR="00B874E6" w:rsidRDefault="00F63065" w:rsidP="00327218">
      <w:pPr>
        <w:rPr>
          <w:rtl/>
        </w:rPr>
      </w:pPr>
      <w:r>
        <w:rPr>
          <w:rtl/>
        </w:rPr>
        <w:t xml:space="preserve">טמא שרץ טובל ואוכל בתרומת </w:t>
      </w:r>
      <w:ins w:id="90741" w:author="קלוד - ניסוח" w:date="2026-10-13T16:46:40Z">
        <w:r>
          <w:rPr>
            <w:rtl/>
          </w:rPr>
          <w:t xml:space="preserve">חו"ל,</w:t>
        </w:r>
      </w:ins>
      <w:del w:id="90742" w:author="קלוד - ניסוח" w:date="2026-10-13T16:46:40Z">
        <w:r>
          <w:rPr>
            <w:rtl/>
          </w:rPr>
          <w:delText xml:space="preserve">חוצה לארץ,</w:delText>
        </w:r>
      </w:del>
      <w:r w:rsidR="00327218">
        <w:rPr>
          <w:rFonts w:hint="cs"/>
          <w:rtl/>
        </w:rPr>
        <w:t xml:space="preserve"> </w:t>
      </w:r>
      <w:r>
        <w:rPr>
          <w:rtl/>
        </w:rPr>
        <w:t xml:space="preserve">ואין הלכתא </w:t>
      </w:r>
      <w:ins w:id="90739" w:author="קלוד - ניסוח" w:date="2026-10-13T16:46:40Z">
        <w:r>
          <w:rPr>
            <w:rtl/>
          </w:rPr>
          <w:t xml:space="preserve">כמותו </w:t>
        </w:r>
        <w:r>
          <w:rPr>
            <w:rStyle w:val="affffd"/>
            <w:rtl/>
          </w:rPr>
          <w:t xml:space="preserve">הוסיף מ"ז</w:t>
        </w:r>
        <w:r>
          <w:rPr>
            <w:rtl/>
          </w:rPr>
          <w:t xml:space="preserve">.</w:t>
        </w:r>
      </w:ins>
      <w:del w:id="90740" w:author="קלוד - ניסוח" w:date="2026-10-13T16:46:40Z">
        <w:r>
          <w:rPr>
            <w:rtl/>
          </w:rPr>
          <w:delText xml:space="preserve">כמותו</w:delText>
        </w:r>
        <w:r w:rsidR="0057284B">
          <w:rPr>
            <w:rtl/>
          </w:rPr>
          <w:delText xml:space="preserve">.</w:delText>
        </w:r>
      </w:del>
    </w:p>
    <w:p w14:paraId="44FEE89D" w14:textId="23A93C18" w:rsidR="00B874E6" w:rsidRDefault="0057284B" w:rsidP="00327218">
      <w:pPr>
        <w:pStyle w:val="afffd"/>
        <w:rPr>
          <w:rtl/>
        </w:rPr>
      </w:pPr>
      <w:r>
        <w:rPr>
          <w:rtl/>
        </w:rPr>
        <w:t xml:space="preserve">  </w:t>
      </w:r>
      <w:r w:rsidR="00F63065">
        <w:rPr>
          <w:rStyle w:val="afffff0"/>
        </w:rPr>
        <w:t xml:space="preserve">א. </w:t>
      </w:r>
      <w:r w:rsidR="00F63065">
        <w:rPr>
          <w:rtl/>
        </w:rPr>
        <w:t>בכור נאכל שנה בשנה כו'</w:t>
      </w:r>
      <w:r>
        <w:rPr>
          <w:rtl/>
        </w:rPr>
        <w:t>.</w:t>
      </w:r>
    </w:p>
    <w:p w14:paraId="022EBB16" w14:textId="15760E29" w:rsidR="00327218" w:rsidRDefault="00F63065" w:rsidP="00F63065">
      <w:pPr>
        <w:rPr>
          <w:rtl/>
        </w:rPr>
      </w:pPr>
      <w:ins w:id="90751" w:author="קלוד - ניסוח" w:date="2026-10-13T16:46:40Z">
        <w:r>
          <w:rPr>
            <w:rtl/>
          </w:rPr>
          <w:t xml:space="preserve">מדקתני</w:t>
        </w:r>
      </w:ins>
      <w:del w:id="90752" w:author="קלוד - ניסוח" w:date="2026-10-13T16:46:40Z">
        <w:r>
          <w:rPr>
            <w:rtl/>
          </w:rPr>
          <w:delText xml:space="preserve">מדקאמר</w:delText>
        </w:r>
      </w:del>
      <w:r>
        <w:rPr>
          <w:rtl/>
        </w:rPr>
        <w:t xml:space="preserve"> </w:t>
      </w:r>
      <w:ins w:id="90749" w:author="קלוד - ניסוח" w:date="2026-10-13T16:46:40Z">
        <w:r>
          <w:rPr>
            <w:rtl/>
          </w:rPr>
          <w:t xml:space="preserve">'נולד</w:t>
        </w:r>
      </w:ins>
      <w:del w:id="90750" w:author="קלוד - ניסוח" w:date="2026-10-13T16:46:40Z">
        <w:r>
          <w:rPr>
            <w:rtl/>
          </w:rPr>
          <w:delText xml:space="preserve">נולד</w:delText>
        </w:r>
      </w:del>
      <w:r>
        <w:rPr>
          <w:rtl/>
        </w:rPr>
        <w:t xml:space="preserve"> בו מום בתוך </w:t>
      </w:r>
      <w:ins w:id="90747" w:author="קלוד - ניסוח" w:date="2026-10-13T16:46:40Z">
        <w:r>
          <w:rPr>
            <w:rtl/>
          </w:rPr>
          <w:t xml:space="preserve">שנתו'</w:t>
        </w:r>
      </w:ins>
      <w:del w:id="90748" w:author="קלוד - ניסוח" w:date="2026-10-13T16:46:40Z">
        <w:r>
          <w:rPr>
            <w:rtl/>
          </w:rPr>
          <w:delText xml:space="preserve">שנתו למימרא</w:delText>
        </w:r>
      </w:del>
      <w:r>
        <w:rPr>
          <w:rtl/>
        </w:rPr>
        <w:t xml:space="preserve"> </w:t>
      </w:r>
      <w:ins w:id="90745" w:author="קלוד - ניסוח" w:date="2026-10-13T16:46:40Z">
        <w:r>
          <w:rPr>
            <w:rtl/>
          </w:rPr>
          <w:t xml:space="preserve">- ש"מ</w:t>
        </w:r>
      </w:ins>
      <w:del w:id="90746" w:author="קלוד - ניסוח" w:date="2026-10-13T16:46:40Z">
        <w:r>
          <w:rPr>
            <w:rtl/>
          </w:rPr>
          <w:delText xml:space="preserve">-</w:delText>
        </w:r>
      </w:del>
      <w:r>
        <w:rPr>
          <w:rtl/>
        </w:rPr>
        <w:t xml:space="preserve"> דלשנה שלו </w:t>
      </w:r>
      <w:ins w:id="90743" w:author="קלוד - ניסוח" w:date="2026-10-13T16:46:40Z">
        <w:r>
          <w:rPr>
            <w:rtl/>
          </w:rPr>
          <w:t xml:space="preserve">מונים ולא למנין עולם,</w:t>
        </w:r>
      </w:ins>
      <w:del w:id="90744" w:author="קלוד - ניסוח" w:date="2026-10-13T16:46:40Z">
        <w:r>
          <w:rPr>
            <w:rtl/>
          </w:rPr>
          <w:delText xml:space="preserve">מונים, </w:delText>
        </w:r>
      </w:del>
    </w:p>
    <w:p w14:paraId="55CBEB9F" w14:textId="14C07B9F" w:rsidR="006542AA" w:rsidRDefault="00000000">
      <w:pPr>
        <w:pStyle w:val="36"/>
        <w:framePr w:wrap="notBeside"/>
      </w:pPr>
      <w:r>
        <w:t xml:space="preserve">מה"מ </w:t>
      </w:r>
      <w:ins w:id="90753" w:author="קלוד - ניסוח" w:date="2026-10-13T16:46:40Z">
        <w:r>
          <w:t xml:space="preserve">דאמר רב:</w:t>
        </w:r>
      </w:ins>
      <w:del w:id="90754" w:author="קלוד - ניסוח" w:date="2026-10-13T16:46:40Z">
        <w:r>
          <w:delText xml:space="preserve">דאריא"ר</w:delText>
        </w:r>
        <w:r w:rsidR="00F63065">
          <w:delText xml:space="preserve">:</w:delText>
        </w:r>
      </w:del>
    </w:p>
    <w:p w14:paraId="0B1B0830" w14:textId="0E0F96F0" w:rsidR="00B874E6" w:rsidRDefault="00327218" w:rsidP="000C73DD">
      <w:pPr>
        <w:pStyle w:val="021"/>
        <w:rPr>
          <w:rtl/>
        </w:rPr>
      </w:pPr>
      <w:r>
        <w:rPr>
          <w:rFonts w:hint="cs"/>
          <w:rtl/>
        </w:rPr>
        <w:t>'</w:t>
      </w:r>
      <w:r>
        <w:rPr>
          <w:rStyle w:val="affffe"/>
          <w:rtl/>
        </w:rPr>
        <w:t xml:space="preserve">לִפְנֵי </w:t>
      </w:r>
      <w:r>
        <w:rPr>
          <w:rStyle w:val="affffe"/>
          <w:rFonts w:hint="eastAsia"/>
          <w:rtl/>
        </w:rPr>
        <w:t>ה</w:t>
      </w:r>
      <w:r w:rsidRPr="009F73ED">
        <w:rPr>
          <w:rStyle w:val="affffe"/>
          <w:rtl/>
        </w:rPr>
        <w:t xml:space="preserve">' אלקיך תאכלנו שנה </w:t>
      </w:r>
      <w:ins w:id="90759" w:author="קלוד - ניסוח" w:date="2026-10-13T16:46:40Z">
        <w:r>
          <w:rPr>
            <w:rStyle w:val="affffe"/>
            <w:rtl/>
          </w:rPr>
          <w:t xml:space="preserve">בשנה' -</w:t>
        </w:r>
      </w:ins>
      <w:del w:id="90760" w:author="קלוד - ניסוח" w:date="2026-10-13T16:46:40Z">
        <w:r w:rsidRPr="009F73ED">
          <w:rPr>
            <w:rStyle w:val="affffe"/>
            <w:rtl/>
          </w:rPr>
          <w:delText xml:space="preserve">בשנה</w:delText>
        </w:r>
        <w:r>
          <w:rPr>
            <w:rFonts w:hint="cs"/>
            <w:rtl/>
          </w:rPr>
          <w:delText xml:space="preserve">'</w:delText>
        </w:r>
        <w:r>
          <w:rPr>
            <w:rtl/>
          </w:rPr>
          <w:delText xml:space="preserve">,</w:delText>
        </w:r>
      </w:del>
      <w:r>
        <w:rPr>
          <w:rtl/>
        </w:rPr>
        <w:t xml:space="preserve"> איזוהי שנה שנכנסת </w:t>
      </w:r>
      <w:ins w:id="90757" w:author="קלוד - ניסוח" w:date="2026-10-13T16:46:40Z">
        <w:r>
          <w:rPr>
            <w:rtl/>
          </w:rPr>
          <w:t xml:space="preserve">בחברתה?</w:t>
        </w:r>
      </w:ins>
      <w:del w:id="90758" w:author="קלוד - ניסוח" w:date="2026-10-13T16:46:40Z">
        <w:r>
          <w:rPr>
            <w:rtl/>
          </w:rPr>
          <w:delText xml:space="preserve">בחברתה</w:delText>
        </w:r>
      </w:del>
      <w:r>
        <w:rPr>
          <w:rtl/>
        </w:rPr>
        <w:t xml:space="preserve"> </w:t>
      </w:r>
      <w:r w:rsidR="00F63065">
        <w:rPr>
          <w:rtl/>
        </w:rPr>
        <w:t xml:space="preserve">הוי אומר שנה של </w:t>
      </w:r>
      <w:ins w:id="90755" w:author="קלוד - ניסוח" w:date="2026-10-13T16:46:40Z">
        <w:r>
          <w:rPr>
            <w:rtl/>
          </w:rPr>
          <w:t xml:space="preserve">בכור </w:t>
        </w:r>
        <w:r>
          <w:rPr>
            <w:rStyle w:val="affffd"/>
            <w:rtl/>
          </w:rPr>
          <w:t xml:space="preserve">הנמנית מלידתו</w:t>
        </w:r>
        <w:r>
          <w:rPr>
            <w:rtl/>
          </w:rPr>
          <w:t xml:space="preserve">.</w:t>
        </w:r>
      </w:ins>
      <w:del w:id="90756" w:author="קלוד - ניסוח" w:date="2026-10-13T16:46:40Z">
        <w:r w:rsidR="00F63065">
          <w:rPr>
            <w:rtl/>
          </w:rPr>
          <w:delText xml:space="preserve">בכור</w:delText>
        </w:r>
        <w:r w:rsidR="0057284B">
          <w:rPr>
            <w:rtl/>
          </w:rPr>
          <w:delText xml:space="preserve">.</w:delText>
        </w:r>
      </w:del>
    </w:p>
    <w:p w14:paraId="2715C041" w14:textId="77777777" w:rsidR="006542AA" w:rsidRDefault="00000000">
      <w:pPr>
        <w:pStyle w:val="36"/>
        <w:framePr w:wrap="notBeside"/>
      </w:pPr>
      <w:r>
        <w:t>דבי רב תנא:</w:t>
      </w:r>
    </w:p>
    <w:p w14:paraId="087D348A" w14:textId="071E3E65" w:rsidR="00B874E6" w:rsidRDefault="00327218" w:rsidP="00F63065">
      <w:pPr>
        <w:rPr>
          <w:rtl/>
        </w:rPr>
      </w:pPr>
      <w:r>
        <w:rPr>
          <w:rStyle w:val="affffe"/>
          <w:rtl/>
          <w:rPrChange w:id="9301" w:author="עריכה מהאתר" w:date="2026-10-19T06:44:48Z">
            <w:rPr>
              <w:rStyle w:val="affffe"/>
              <w:rtl/>
            </w:rPr>
          </w:rPrChange>
        </w:rPr>
        <w:t xml:space="preserve">שנה </w:t>
      </w:r>
      <w:ins w:id="90761" w:author="קלוד - ניסוח" w:date="2026-10-13T16:46:40Z">
        <w:r>
          <w:rPr>
            <w:rStyle w:val="affffe"/>
            <w:rtl/>
            <w:rPrChange w:id="9302" w:author="עריכה מהאתר" w:date="2026-10-19T06:44:48Z">
              <w:rPr>
                <w:rStyle w:val="affffe"/>
                <w:rtl/>
              </w:rPr>
            </w:rPrChange>
          </w:rPr>
          <w:t xml:space="preserve">בשנה -</w:t>
        </w:r>
      </w:ins>
      <w:del w:id="90762" w:author="קלוד - ניסוח" w:date="2026-10-13T16:46:40Z">
        <w:r>
          <w:rPr>
            <w:rtl/>
          </w:rPr>
          <w:delText xml:space="preserve">בשנה</w:delText>
        </w:r>
      </w:del>
      <w:r>
        <w:rPr>
          <w:rtl/>
        </w:rPr>
        <w:t xml:space="preserve"> </w:t>
      </w:r>
      <w:r w:rsidR="00F63065">
        <w:rPr>
          <w:rtl/>
        </w:rPr>
        <w:t>יום אחד בשנה זו ויום אחד בשנה זו, לימד על הבכור שנאכל לשני ימים ולילה אחד</w:t>
      </w:r>
      <w:r w:rsidR="0057284B">
        <w:rPr>
          <w:rtl/>
        </w:rPr>
        <w:t>.</w:t>
      </w:r>
    </w:p>
    <w:p w14:paraId="46554B14" w14:textId="77777777" w:rsidR="006542AA" w:rsidRDefault="00000000">
      <w:pPr>
        <w:pStyle w:val="36"/>
        <w:framePr w:wrap="notBeside"/>
      </w:pPr>
      <w:ins w:id="90765" w:author="קלוד - ניסוח" w:date="2026-10-13T16:46:40Z">
        <w:r>
          <w:t xml:space="preserve">ודבי</w:t>
        </w:r>
      </w:ins>
      <w:del w:id="90766" w:author="קלוד - ניסוח" w:date="2026-10-13T16:46:40Z">
        <w:r>
          <w:delText xml:space="preserve">דבי</w:delText>
        </w:r>
      </w:del>
      <w:r>
        <w:t xml:space="preserve"> </w:t>
      </w:r>
      <w:ins w:id="90763" w:author="קלוד - ניסוח" w:date="2026-10-13T16:46:40Z">
        <w:r>
          <w:t xml:space="preserve">רב</w:t>
        </w:r>
      </w:ins>
      <w:del w:id="90764" w:author="קלוד - ניסוח" w:date="2026-10-13T16:46:40Z">
        <w:r>
          <w:delText xml:space="preserve">רב:</w:delText>
        </w:r>
      </w:del>
    </w:p>
    <w:p w14:paraId="512E19E7" w14:textId="4219B1B9" w:rsidR="00327218" w:rsidRDefault="00F63065" w:rsidP="00327218">
      <w:pPr>
        <w:rPr>
          <w:rtl/>
        </w:rPr>
      </w:pPr>
      <w:ins w:id="90769" w:author="קלוד - ניסוח" w:date="2026-10-13T16:46:40Z">
        <w:r>
          <w:rPr>
            <w:rtl/>
          </w:rPr>
          <w:t xml:space="preserve">ילפי </w:t>
        </w:r>
        <w:r>
          <w:rPr>
            <w:rStyle w:val="affffd"/>
            <w:rtl/>
          </w:rPr>
          <w:t xml:space="preserve">דלשנתו מונים</w:t>
        </w:r>
      </w:ins>
      <w:del w:id="90770" w:author="קלוד - ניסוח" w:date="2026-10-13T16:46:40Z">
        <w:r>
          <w:rPr>
            <w:rtl/>
          </w:rPr>
          <w:delText xml:space="preserve">ילפי</w:delText>
        </w:r>
      </w:del>
      <w:r>
        <w:rPr>
          <w:rtl/>
        </w:rPr>
        <w:t xml:space="preserve"> מקדשים</w:t>
      </w:r>
      <w:r w:rsidR="00327218">
        <w:rPr>
          <w:rtl/>
        </w:rPr>
        <w:t>,</w:t>
      </w:r>
      <w:r w:rsidR="00327218">
        <w:rPr>
          <w:rFonts w:hint="cs"/>
          <w:rtl/>
        </w:rPr>
        <w:t xml:space="preserve"> </w:t>
      </w:r>
      <w:r>
        <w:rPr>
          <w:rtl/>
        </w:rPr>
        <w:t xml:space="preserve">וקדשים </w:t>
      </w:r>
      <w:r w:rsidR="00327218">
        <w:rPr>
          <w:rtl/>
        </w:rPr>
        <w:t>גופם</w:t>
      </w:r>
      <w:ins w:id="90767" w:author="קלוד - ניסוח" w:date="2026-10-13T16:46:40Z">
        <w:r>
          <w:rPr>
            <w:rtl/>
          </w:rPr>
          <w:t xml:space="preserve"> מנלן?</w:t>
        </w:r>
      </w:ins>
      <w:del w:id="90768" w:author="קלוד - ניסוח" w:date="2026-10-13T16:46:40Z">
        <w:r>
          <w:rPr>
            <w:rtl/>
          </w:rPr>
          <w:delText xml:space="preserve"> </w:delText>
        </w:r>
      </w:del>
    </w:p>
    <w:p w14:paraId="70A49260" w14:textId="64A2CDA3" w:rsidR="006542AA" w:rsidRDefault="00000000">
      <w:pPr>
        <w:pStyle w:val="36"/>
        <w:framePr w:wrap="notBeside"/>
      </w:pPr>
      <w:ins w:id="90771" w:author="קלוד - ניסוח" w:date="2026-10-13T16:46:40Z">
        <w:r>
          <w:t xml:space="preserve">רב אחא בר יעקב:</w:t>
        </w:r>
      </w:ins>
      <w:del w:id="90772" w:author="קלוד - ניסוח" w:date="2026-10-13T16:46:40Z">
        <w:r>
          <w:delText xml:space="preserve">מראב"י</w:delText>
        </w:r>
        <w:r w:rsidR="00F63065">
          <w:delText xml:space="preserve">:</w:delText>
        </w:r>
      </w:del>
    </w:p>
    <w:p w14:paraId="74905672" w14:textId="54B7DD20" w:rsidR="00B874E6" w:rsidRDefault="00327218" w:rsidP="00327218">
      <w:pPr>
        <w:rPr>
          <w:rtl/>
        </w:rPr>
      </w:pPr>
      <w:r>
        <w:rPr>
          <w:rFonts w:hint="cs"/>
          <w:rtl/>
        </w:rPr>
        <w:t xml:space="preserve">ד</w:t>
      </w:r>
      <w:r>
        <w:rPr>
          <w:rStyle w:val="affffe"/>
          <w:rFonts w:hint="cs"/>
          <w:rtl/>
          <w:rPrChange w:id="9305" w:author="עריכה מהאתר" w:date="2026-10-15T08:52:14Z">
            <w:rPr>
              <w:rStyle w:val="affffe"/>
              <w:rFonts w:hint="cs"/>
              <w:rtl/>
            </w:rPr>
          </w:rPrChange>
        </w:rPr>
        <w:t xml:space="preserve">'</w:t>
      </w:r>
      <w:r>
        <w:rPr>
          <w:rStyle w:val="affffe"/>
          <w:rtl/>
          <w:rPrChange w:id="9306" w:author="עריכה מהאתר" w:date="2026-10-15T08:52:14Z">
            <w:rPr>
              <w:rStyle w:val="affffe"/>
              <w:rtl/>
            </w:rPr>
          </w:rPrChange>
        </w:rPr>
        <w:t xml:space="preserve">כבש בן </w:t>
      </w:r>
      <w:ins w:id="90773" w:author="קלוד - ניסוח" w:date="2026-10-13T16:46:40Z">
        <w:r>
          <w:rPr>
            <w:rStyle w:val="affffe"/>
            <w:rtl/>
            <w:rPrChange w:id="9307" w:author="עריכה מהאתר" w:date="2026-10-15T08:52:14Z">
              <w:rPr>
                <w:rStyle w:val="affffe"/>
                <w:rtl/>
              </w:rPr>
            </w:rPrChange>
          </w:rPr>
          <w:t xml:space="preserve">שנתו'</w:t>
        </w:r>
      </w:ins>
      <w:del w:id="90774" w:author="קלוד - ניסוח" w:date="2026-10-13T16:46:40Z">
        <w:r w:rsidR="00F63065">
          <w:rPr>
            <w:rtl/>
          </w:rPr>
          <w:delText xml:space="preserve">שנתו</w:delText>
        </w:r>
      </w:del>
      <w:r>
        <w:rPr>
          <w:rtl/>
        </w:rPr>
        <w:t xml:space="preserve"> - </w:t>
      </w:r>
      <w:r>
        <w:rPr>
          <w:rStyle w:val="affffd"/>
          <w:rtl/>
          <w:rPrChange w:id="9308" w:author="עריכה מהאתר" w:date="2026-10-15T08:52:14Z">
            <w:rPr>
              <w:rStyle w:val="affffd"/>
              <w:rtl/>
            </w:rPr>
          </w:rPrChange>
        </w:rPr>
        <w:t xml:space="preserve">שנתו שלו,</w:t>
      </w:r>
      <w:r>
        <w:rPr>
          <w:rtl/>
        </w:rPr>
        <w:t xml:space="preserve"> ולא שנה של מנין עולם</w:t>
      </w:r>
      <w:r w:rsidR="0057284B">
        <w:rPr>
          <w:rtl/>
        </w:rPr>
        <w:t>.</w:t>
      </w:r>
    </w:p>
    <w:p>
      <w:pPr>
        <w:pStyle w:val="36"/>
        <w:rPr>
          <w:ins w:id="90043" w:author="קלוד - סמנטי" w:date="2026-10-13T16:46:38Z"/>
        </w:rPr>
      </w:pPr>
      <w:r>
        <w:t>ורב</w:t>
      </w:r>
      <w:r>
        <w:t xml:space="preserve">,</w:t>
      </w:r>
    </w:p>
    <w:p w14:paraId="60515111" w14:textId="77777777" w:rsidR="00A47955" w:rsidRDefault="00F63065" w:rsidP="00A47955">
      <w:pPr>
        <w:rPr>
          <w:rtl/>
        </w:rPr>
      </w:pPr>
      <w:del w:id="90044" w:author="קלוד - סמנטי" w:date="2026-10-13T16:46:38Z">
        <w:r>
          <w:rPr>
            <w:rtl/>
          </w:rPr>
          <w:delText xml:space="preserve"> </w:delText>
        </w:r>
      </w:del>
      <w:ins w:id="90777" w:author="קלוד - ניסוח" w:date="2026-10-13T16:46:40Z">
        <w:r>
          <w:rPr>
            <w:rStyle w:val="affffd"/>
            <w:rtl/>
          </w:rPr>
          <w:t xml:space="preserve">דבכור</w:t>
        </w:r>
        <w:r>
          <w:rPr>
            <w:rtl/>
          </w:rPr>
          <w:t xml:space="preserve"> נאכל</w:t>
        </w:r>
      </w:ins>
      <w:del w:id="90778" w:author="קלוד - ניסוח" w:date="2026-10-13T16:46:40Z">
        <w:r>
          <w:rPr>
            <w:rtl/>
          </w:rPr>
          <w:delText xml:space="preserve">נאכל</w:delText>
        </w:r>
      </w:del>
      <w:r>
        <w:rPr>
          <w:rtl/>
        </w:rPr>
        <w:t xml:space="preserve"> לשני ימים ולילה </w:t>
      </w:r>
      <w:ins w:id="90775" w:author="קלוד - ניסוח" w:date="2026-10-13T16:46:40Z">
        <w:r>
          <w:rPr>
            <w:rtl/>
          </w:rPr>
          <w:t xml:space="preserve">אחד - מנא ליה?</w:t>
        </w:r>
      </w:ins>
      <w:del w:id="90776" w:author="קלוד - ניסוח" w:date="2026-10-13T16:46:40Z">
        <w:r>
          <w:rPr>
            <w:rtl/>
          </w:rPr>
          <w:delText xml:space="preserve">אחד, </w:delText>
        </w:r>
      </w:del>
    </w:p>
    <w:p>
      <w:pPr>
        <w:pStyle w:val="36"/>
        <w:rPr>
          <w:ins w:id="90045" w:author="קלוד - סמנטי" w:date="2026-10-13T16:46:38Z"/>
        </w:rPr>
      </w:pPr>
      <w:r>
        <w:t>נפק"ל</w:t>
      </w:r>
    </w:p>
    <w:p w14:paraId="2A9FEA8B" w14:textId="360F2B72" w:rsidR="00A47955" w:rsidRDefault="00A47955" w:rsidP="00A47955">
      <w:pPr>
        <w:rPr>
          <w:rtl/>
        </w:rPr>
      </w:pPr>
      <w:del w:id="90046" w:author="קלוד - סמנטי" w:date="2026-10-13T16:46:38Z">
        <w:r w:rsidR="00F63065">
          <w:rPr>
            <w:rtl/>
          </w:rPr>
          <w:delText xml:space="preserve"> </w:delText>
        </w:r>
      </w:del>
      <w:r w:rsidR="00F63065">
        <w:rPr>
          <w:rtl/>
        </w:rPr>
        <w:t xml:space="preserve">מ</w:t>
      </w:r>
      <w:r>
        <w:rPr>
          <w:rFonts w:hint="cs"/>
          <w:rtl/>
        </w:rPr>
        <w:t>'</w:t>
      </w:r>
      <w:r>
        <w:rPr>
          <w:rStyle w:val="affffe"/>
          <w:rtl/>
        </w:rPr>
        <w:t>וּבְשָׂרָם יִהְיֶה לָּךְ כַּחֲזֵה הַתְּנוּפָה וְכַשּׁוֹק הַיָּמִין</w:t>
      </w:r>
      <w:r>
        <w:rPr>
          <w:rFonts w:hint="cs"/>
          <w:rtl/>
        </w:rPr>
        <w:t>'</w:t>
      </w:r>
      <w:r w:rsidR="00F63065">
        <w:rPr>
          <w:rtl/>
        </w:rPr>
        <w:t xml:space="preserve"> - הקישו הכתוב לחזה ושוק של שלמים, </w:t>
      </w:r>
    </w:p>
    <w:p w14:paraId="53F5A984" w14:textId="77777777" w:rsidR="00A47955" w:rsidRDefault="00F63065" w:rsidP="00A47955">
      <w:pPr>
        <w:rPr>
          <w:rtl/>
        </w:rPr>
      </w:pPr>
      <w:r>
        <w:rPr>
          <w:rStyle w:val="27"/>
          <w:rtl/>
          <w:rPrChange w:id="9193" w:author="עריכה מהאתר" w:date="2026-10-19T06:44:48Z">
            <w:rPr>
              <w:rStyle w:val="27"/>
              <w:rtl/>
            </w:rPr>
          </w:rPrChange>
        </w:rPr>
        <w:t xml:space="preserve">מה להלן -</w:t>
      </w:r>
      <w:r>
        <w:rPr>
          <w:rtl/>
        </w:rPr>
        <w:t xml:space="preserve"> שני ימים ולילה אחד, </w:t>
      </w:r>
      <w:r>
        <w:rPr>
          <w:rStyle w:val="27"/>
          <w:rtl/>
          <w:rPrChange w:id="9194" w:author="עריכה מהאתר" w:date="2026-10-19T06:44:48Z">
            <w:rPr>
              <w:rStyle w:val="27"/>
              <w:rtl/>
            </w:rPr>
          </w:rPrChange>
        </w:rPr>
        <w:t xml:space="preserve">אף כאן -</w:t>
      </w:r>
      <w:r>
        <w:rPr>
          <w:rtl/>
        </w:rPr>
        <w:t xml:space="preserve"> שני ימים ולילה </w:t>
      </w:r>
      <w:ins w:id="90779" w:author="קלוד - ניסוח" w:date="2026-10-13T16:46:40Z">
        <w:r>
          <w:rPr>
            <w:rtl/>
          </w:rPr>
          <w:t xml:space="preserve">אחד.</w:t>
        </w:r>
      </w:ins>
      <w:del w:id="90780" w:author="קלוד - ניסוח" w:date="2026-10-13T16:46:40Z">
        <w:r>
          <w:rPr>
            <w:rtl/>
          </w:rPr>
          <w:delText xml:space="preserve">אחד </w:delText>
        </w:r>
      </w:del>
    </w:p>
    <w:p w14:paraId="127510B0" w14:textId="77777777" w:rsidR="00A47955" w:rsidRDefault="00A47955" w:rsidP="00A47955">
      <w:pPr>
        <w:pStyle w:val="afff0"/>
        <w:framePr w:wrap="around"/>
        <w:rPr>
          <w:rtl/>
        </w:rPr>
      </w:pPr>
      <w:r>
        <w:rPr>
          <w:rFonts w:hint="cs"/>
          <w:rtl/>
        </w:rPr>
        <w:t>כח.</w:t>
      </w:r>
    </w:p>
    <w:p w14:paraId="300DDA59" w14:textId="784FC09B" w:rsidR="006542AA" w:rsidRDefault="00000000">
      <w:pPr>
        <w:pStyle w:val="36"/>
        <w:framePr w:wrap="notBeside"/>
      </w:pPr>
      <w:ins w:id="90781" w:author="קלוד - ניסוח" w:date="2026-10-13T16:46:40Z">
        <w:r>
          <w:t xml:space="preserve">ואידך</w:t>
        </w:r>
      </w:ins>
      <w:del w:id="90782" w:author="קלוד - ניסוח" w:date="2026-10-13T16:46:40Z">
        <w:r>
          <w:delText xml:space="preserve">ואידך אם משם</w:delText>
        </w:r>
        <w:r w:rsidR="00F63065">
          <w:delText xml:space="preserve">, </w:delText>
        </w:r>
        <w:r>
          <w:delText xml:space="preserve">יש</w:delText>
        </w:r>
        <w:r w:rsidR="00F63065">
          <w:delText xml:space="preserve"> </w:delText>
        </w:r>
        <w:r>
          <w:delText xml:space="preserve">לומר</w:delText>
        </w:r>
        <w:r w:rsidR="00F63065">
          <w:delText xml:space="preserve">:</w:delText>
        </w:r>
      </w:del>
    </w:p>
    <w:p w14:paraId="1E7E5AD5" w14:textId="269CF6FE" w:rsidR="00A47955" w:rsidRDefault="00F63065" w:rsidP="00A47955">
      <w:pPr>
        <w:rPr>
          <w:rtl/>
        </w:rPr>
      </w:pPr>
      <w:ins w:id="90785" w:author="קלוד - ניסוח" w:date="2026-10-13T16:46:40Z">
        <w:r>
          <w:rPr>
            <w:rtl/>
          </w:rPr>
          <w:t xml:space="preserve">אם משם - יש לומר שהוא כחזה</w:t>
        </w:r>
      </w:ins>
      <w:del w:id="90786" w:author="קלוד - ניסוח" w:date="2026-10-13T16:46:40Z">
        <w:r>
          <w:rPr>
            <w:rtl/>
          </w:rPr>
          <w:delText xml:space="preserve">חזה</w:delText>
        </w:r>
      </w:del>
      <w:r>
        <w:rPr>
          <w:rtl/>
        </w:rPr>
        <w:t xml:space="preserve"> ושוק של </w:t>
      </w:r>
      <w:ins w:id="90783" w:author="קלוד - ניסוח" w:date="2026-10-13T16:46:40Z">
        <w:r>
          <w:rPr>
            <w:rtl/>
          </w:rPr>
          <w:t xml:space="preserve">תודה הנאכלים ליום ולילה!</w:t>
        </w:r>
      </w:ins>
      <w:del w:id="90784" w:author="קלוד - ניסוח" w:date="2026-10-13T16:46:40Z">
        <w:r>
          <w:rPr>
            <w:rtl/>
          </w:rPr>
          <w:delText xml:space="preserve">תודה! </w:delText>
        </w:r>
      </w:del>
    </w:p>
    <w:p w14:paraId="706F5054" w14:textId="77777777" w:rsidR="006542AA" w:rsidRDefault="00000000">
      <w:pPr>
        <w:pStyle w:val="36"/>
        <w:framePr w:wrap="notBeside"/>
      </w:pPr>
      <w:r>
        <w:t>ואידך</w:t>
      </w:r>
    </w:p>
    <w:p w14:paraId="79699422" w14:textId="6EBC2B56" w:rsidR="00B874E6" w:rsidRDefault="00A47955" w:rsidP="00A47955">
      <w:pPr>
        <w:rPr>
          <w:rtl/>
        </w:rPr>
      </w:pPr>
      <w:r>
        <w:rPr>
          <w:rFonts w:hint="cs"/>
          <w:rtl/>
        </w:rPr>
        <w:lastRenderedPageBreak/>
        <w:t>'</w:t>
      </w:r>
      <w:r w:rsidR="00F63065">
        <w:rPr>
          <w:rStyle w:val="affffe"/>
          <w:rtl/>
        </w:rPr>
        <w:t>לך יהיה</w:t>
      </w:r>
      <w:r>
        <w:rPr>
          <w:rFonts w:hint="cs"/>
          <w:rtl/>
        </w:rPr>
        <w:t>'</w:t>
      </w:r>
      <w:r w:rsidR="00F63065">
        <w:rPr>
          <w:rtl/>
        </w:rPr>
        <w:t xml:space="preserve"> - הוסיף לך הכתוב הויה אחרת</w:t>
      </w:r>
      <w:ins w:id="90787" w:author="קלוד - ניסוח" w:date="2026-10-13T16:46:40Z">
        <w:r>
          <w:rPr>
            <w:rtl/>
          </w:rPr>
          <w:t xml:space="preserve"> </w:t>
        </w:r>
        <w:r>
          <w:rPr>
            <w:rStyle w:val="affffd"/>
            <w:rtl/>
          </w:rPr>
          <w:t xml:space="preserve">יום נוסף</w:t>
        </w:r>
        <w:r>
          <w:rPr>
            <w:rtl/>
          </w:rPr>
          <w:t xml:space="preserve"> </w:t>
        </w:r>
      </w:ins>
      <w:del w:id="90788" w:author="קלוד - ניסוח" w:date="2026-10-13T16:46:40Z">
        <w:r w:rsidR="00F63065">
          <w:rPr>
            <w:rtl/>
          </w:rPr>
          <w:delText xml:space="preserve"> </w:delText>
        </w:r>
      </w:del>
      <w:r w:rsidR="00F63065">
        <w:rPr>
          <w:rtl/>
        </w:rPr>
        <w:t xml:space="preserve">בבכור</w:t>
      </w:r>
      <w:r w:rsidR="0057284B">
        <w:rPr>
          <w:rtl/>
        </w:rPr>
        <w:t>.</w:t>
      </w:r>
    </w:p>
    <w:p w14:paraId="6264D2A9" w14:textId="71A5BE0B" w:rsidR="006542AA" w:rsidRDefault="00000000">
      <w:pPr>
        <w:pStyle w:val="36"/>
        <w:framePr w:wrap="notBeside"/>
      </w:pPr>
      <w:ins w:id="90789" w:author="קלוד - ניסוח" w:date="2026-10-13T16:46:40Z">
        <w:r>
          <w:t xml:space="preserve">ואידך</w:t>
        </w:r>
      </w:ins>
      <w:del w:id="90790" w:author="קלוד - ניסוח" w:date="2026-10-13T16:46:40Z">
        <w:r>
          <w:delText xml:space="preserve">ואידך - הא משם, יש לומר:</w:delText>
        </w:r>
      </w:del>
    </w:p>
    <w:p w14:paraId="50F29667" w14:textId="24B577F7" w:rsidR="00A47955" w:rsidRDefault="00F63065" w:rsidP="00F63065">
      <w:pPr>
        <w:rPr>
          <w:rtl/>
        </w:rPr>
      </w:pPr>
      <w:ins w:id="90791" w:author="קלוד - ניסוח" w:date="2026-10-13T16:46:40Z">
        <w:r>
          <w:rPr>
            <w:rtl/>
          </w:rPr>
          <w:t xml:space="preserve">הא משם יש לומר:</w:t>
        </w:r>
      </w:ins>
      <w:del w:id="90792" w:author="קלוד - ניסוח" w:date="2026-10-13T16:46:40Z">
        <w:r>
          <w:rPr>
            <w:rtl/>
          </w:rPr>
          <w:delText xml:space="preserve">זה</w:delText>
        </w:r>
      </w:del>
      <w:r>
        <w:rPr>
          <w:rtl/>
        </w:rPr>
        <w:t xml:space="preserve"> </w:t>
      </w:r>
      <w:r w:rsidR="00A47955">
        <w:rPr>
          <w:rFonts w:hint="cs"/>
          <w:rtl/>
        </w:rPr>
        <w:t>'</w:t>
      </w:r>
      <w:r>
        <w:rPr>
          <w:rStyle w:val="affffe"/>
          <w:rtl/>
        </w:rPr>
        <w:t>יִהְיֶה לָּךְ</w:t>
      </w:r>
      <w:r w:rsidR="00A47955">
        <w:rPr>
          <w:rFonts w:hint="cs"/>
          <w:rtl/>
        </w:rPr>
        <w:t>'</w:t>
      </w:r>
      <w:r w:rsidR="00A47955">
        <w:rPr>
          <w:rtl/>
        </w:rPr>
        <w:t xml:space="preserve"> </w:t>
      </w:r>
      <w:r>
        <w:rPr>
          <w:rtl/>
        </w:rPr>
        <w:t>לימד על בכור בעל מום שנותנו לכהן, שלא מצינו לו בכל התורה כולה,</w:t>
      </w:r>
    </w:p>
    <w:p w14:paraId="0580D4AC" w14:textId="77777777" w:rsidR="006542AA" w:rsidRDefault="00000000">
      <w:pPr>
        <w:pStyle w:val="36"/>
        <w:framePr w:wrap="notBeside"/>
      </w:pPr>
      <w:r>
        <w:t>ואידך</w:t>
      </w:r>
    </w:p>
    <w:p w14:paraId="3A6B8980" w14:textId="30D68357" w:rsidR="00A47955" w:rsidRDefault="00A47955" w:rsidP="00A47955">
      <w:pPr>
        <w:rPr>
          <w:rtl/>
        </w:rPr>
      </w:pPr>
      <w:r>
        <w:rPr>
          <w:rFonts w:hint="cs"/>
          <w:rtl/>
        </w:rPr>
        <w:t>'</w:t>
      </w:r>
      <w:r w:rsidR="00F63065">
        <w:rPr>
          <w:rStyle w:val="affffe"/>
          <w:rtl/>
        </w:rPr>
        <w:t>וּבְשָׂרָם</w:t>
      </w:r>
      <w:r>
        <w:rPr>
          <w:rFonts w:hint="cs"/>
          <w:rtl/>
        </w:rPr>
        <w:t>'</w:t>
      </w:r>
      <w:r w:rsidR="00F63065">
        <w:rPr>
          <w:rtl/>
        </w:rPr>
        <w:t xml:space="preserve"> - אחד תם ואחד בעל מום,</w:t>
      </w:r>
      <w:r>
        <w:rPr>
          <w:rFonts w:hint="cs"/>
          <w:rtl/>
        </w:rPr>
        <w:t xml:space="preserve"> </w:t>
      </w:r>
    </w:p>
    <w:p w14:paraId="4A86C41F" w14:textId="77777777" w:rsidR="006542AA" w:rsidRDefault="00000000">
      <w:pPr>
        <w:pStyle w:val="36"/>
        <w:framePr w:wrap="notBeside"/>
      </w:pPr>
      <w:r>
        <w:t>ואידך</w:t>
      </w:r>
    </w:p>
    <w:p w14:paraId="2F1EC430" w14:textId="3437152E" w:rsidR="00B874E6" w:rsidRDefault="00F63065" w:rsidP="00A47955">
      <w:pPr>
        <w:rPr>
          <w:rtl/>
        </w:rPr>
      </w:pPr>
      <w:r>
        <w:rPr>
          <w:rtl/>
        </w:rPr>
        <w:t xml:space="preserve">- </w:t>
      </w:r>
      <w:r w:rsidR="00A47955">
        <w:rPr>
          <w:rFonts w:hint="cs"/>
          <w:rtl/>
        </w:rPr>
        <w:t>'</w:t>
      </w:r>
      <w:r>
        <w:rPr>
          <w:rStyle w:val="affffe"/>
          <w:rtl/>
        </w:rPr>
        <w:t>וּבְשָׂרָם</w:t>
      </w:r>
      <w:r w:rsidR="00A47955">
        <w:rPr>
          <w:rFonts w:hint="cs"/>
          <w:rtl/>
        </w:rPr>
        <w:t>'</w:t>
      </w:r>
      <w:r>
        <w:rPr>
          <w:rtl/>
        </w:rPr>
        <w:t xml:space="preserve"> </w:t>
      </w:r>
      <w:ins w:id="90797" w:author="קלוד - ניסוח" w:date="2026-10-13T16:46:40Z">
        <w:r>
          <w:rPr>
            <w:rtl/>
          </w:rPr>
          <w:t xml:space="preserve">על</w:t>
        </w:r>
      </w:ins>
      <w:del w:id="90798" w:author="קלוד - ניסוח" w:date="2026-10-13T16:46:40Z">
        <w:r>
          <w:rPr>
            <w:rtl/>
          </w:rPr>
          <w:delText xml:space="preserve">דאלו</w:delText>
        </w:r>
      </w:del>
      <w:r>
        <w:rPr>
          <w:rtl/>
        </w:rPr>
        <w:t xml:space="preserve"> בכורות </w:t>
      </w:r>
      <w:ins w:id="90795" w:author="קלוד - ניסוח" w:date="2026-10-13T16:46:40Z">
        <w:r>
          <w:rPr>
            <w:rtl/>
          </w:rPr>
          <w:t xml:space="preserve">כל</w:t>
        </w:r>
      </w:ins>
      <w:del w:id="90796" w:author="קלוד - ניסוח" w:date="2026-10-13T16:46:40Z">
        <w:r>
          <w:rPr>
            <w:rtl/>
          </w:rPr>
          <w:delText xml:space="preserve">דכולם</w:delText>
        </w:r>
      </w:del>
      <w:r>
        <w:rPr>
          <w:rtl/>
        </w:rPr>
        <w:t xml:space="preserve"> ישראל </w:t>
      </w:r>
      <w:ins w:id="90793" w:author="קלוד - ניסוח" w:date="2026-10-13T16:46:40Z">
        <w:r>
          <w:rPr>
            <w:rtl/>
          </w:rPr>
          <w:t xml:space="preserve">נאמר </w:t>
        </w:r>
        <w:r>
          <w:rPr>
            <w:rStyle w:val="affffd"/>
            <w:rtl/>
          </w:rPr>
          <w:t xml:space="preserve">ולכן לשון רבים</w:t>
        </w:r>
        <w:r>
          <w:rPr>
            <w:rtl/>
          </w:rPr>
          <w:t xml:space="preserve">.</w:t>
        </w:r>
      </w:ins>
      <w:del w:id="90794" w:author="קלוד - ניסוח" w:date="2026-10-13T16:46:40Z">
        <w:r>
          <w:rPr>
            <w:rtl/>
          </w:rPr>
          <w:delText xml:space="preserve">אומר</w:delText>
        </w:r>
        <w:r w:rsidR="0057284B">
          <w:rPr>
            <w:rtl/>
          </w:rPr>
          <w:delText xml:space="preserve">.</w:delText>
        </w:r>
      </w:del>
    </w:p>
    <w:p w14:paraId="5845AD5C" w14:textId="3AA01193" w:rsidR="00B874E6" w:rsidRDefault="0057284B" w:rsidP="00A47955">
      <w:pPr>
        <w:pStyle w:val="afffd"/>
        <w:rPr>
          <w:rtl/>
        </w:rPr>
      </w:pPr>
      <w:r>
        <w:rPr>
          <w:rtl/>
        </w:rPr>
        <w:t xml:space="preserve">  </w:t>
      </w:r>
      <w:r w:rsidR="00F63065">
        <w:rPr>
          <w:rStyle w:val="afffff0"/>
        </w:rPr>
        <w:t xml:space="preserve">א. </w:t>
      </w:r>
      <w:r w:rsidR="00F63065">
        <w:rPr>
          <w:rtl/>
        </w:rPr>
        <w:t>נולד לו מום בתוך שנתו רשאי לקיימו כל י"ב חדש</w:t>
      </w:r>
      <w:r>
        <w:rPr>
          <w:rtl/>
        </w:rPr>
        <w:t>.</w:t>
      </w:r>
    </w:p>
    <w:p w14:paraId="04187958" w14:textId="77777777" w:rsidR="006542AA" w:rsidRDefault="00000000">
      <w:pPr>
        <w:pStyle w:val="36"/>
        <w:framePr w:wrap="notBeside"/>
      </w:pPr>
      <w:r w:rsidRPr="00D25F87">
        <w:t>איבעיא להו</w:t>
      </w:r>
      <w:r>
        <w:t>:</w:t>
      </w:r>
    </w:p>
    <w:p w14:paraId="39F3CD0E" w14:textId="53A04FEA" w:rsidR="00926AE1" w:rsidRDefault="00F63065" w:rsidP="007B4CF4">
      <w:pPr>
        <w:rPr>
          <w:rtl/>
        </w:rPr>
      </w:pPr>
      <w:ins w:id="90809" w:author="קלוד - ניסוח" w:date="2026-10-13T16:46:40Z">
        <w:r>
          <w:rPr>
            <w:rtl/>
          </w:rPr>
          <w:t xml:space="preserve">ה"ק:</w:t>
        </w:r>
      </w:ins>
      <w:del w:id="90810" w:author="קלוד - ניסוח" w:date="2026-10-13T16:46:40Z">
        <w:r>
          <w:rPr>
            <w:rtl/>
          </w:rPr>
          <w:delText xml:space="preserve">ה"ק</w:delText>
        </w:r>
      </w:del>
      <w:r w:rsidR="007B4CF4">
        <w:rPr>
          <w:rFonts w:hint="cs"/>
          <w:rtl/>
        </w:rPr>
        <w:t xml:space="preserve"> </w:t>
      </w:r>
      <w:r>
        <w:rPr>
          <w:rtl/>
        </w:rPr>
        <w:t xml:space="preserve">נולד </w:t>
      </w:r>
      <w:ins w:id="90807" w:author="קלוד - ניסוח" w:date="2026-10-13T16:46:40Z">
        <w:r>
          <w:rPr>
            <w:rtl/>
          </w:rPr>
          <w:t xml:space="preserve">לו מום</w:t>
        </w:r>
      </w:ins>
      <w:del w:id="90808" w:author="קלוד - ניסוח" w:date="2026-10-13T16:46:40Z">
        <w:r>
          <w:rPr>
            <w:rtl/>
          </w:rPr>
          <w:delText xml:space="preserve">לו</w:delText>
        </w:r>
      </w:del>
      <w:r>
        <w:rPr>
          <w:rtl/>
        </w:rPr>
        <w:t xml:space="preserve"> בתוך שנתו - רשאי</w:t>
      </w:r>
      <w:r w:rsidR="00926AE1">
        <w:rPr>
          <w:rtl/>
        </w:rPr>
        <w:t xml:space="preserve"> לקיימו כל י"ב חדש, </w:t>
      </w:r>
      <w:ins w:id="90805" w:author="קלוד - ניסוח" w:date="2026-10-13T16:46:40Z">
        <w:r>
          <w:rPr>
            <w:rtl/>
          </w:rPr>
          <w:t xml:space="preserve">ועוד</w:t>
        </w:r>
      </w:ins>
      <w:del w:id="90806" w:author="קלוד - ניסוח" w:date="2026-10-13T16:46:40Z">
        <w:r w:rsidR="00926AE1">
          <w:rPr>
            <w:rtl/>
          </w:rPr>
          <w:delText xml:space="preserve">ולאחר</w:delText>
        </w:r>
      </w:del>
      <w:r w:rsidR="00926AE1">
        <w:rPr>
          <w:rtl/>
        </w:rPr>
        <w:t xml:space="preserve"> </w:t>
      </w:r>
      <w:ins w:id="90803" w:author="קלוד - ניסוח" w:date="2026-10-13T16:46:40Z">
        <w:r>
          <w:rPr>
            <w:rtl/>
          </w:rPr>
          <w:t xml:space="preserve">שלשים</w:t>
        </w:r>
      </w:ins>
      <w:del w:id="90804" w:author="קלוד - ניסוח" w:date="2026-10-13T16:46:40Z">
        <w:r w:rsidR="00926AE1">
          <w:rPr>
            <w:rtl/>
          </w:rPr>
          <w:delText xml:space="preserve">שנתו</w:delText>
        </w:r>
      </w:del>
      <w:r>
        <w:rPr>
          <w:rtl/>
        </w:rPr>
        <w:t xml:space="preserve"> </w:t>
      </w:r>
      <w:ins w:id="90801" w:author="קלוד - ניסוח" w:date="2026-10-13T16:46:40Z">
        <w:r>
          <w:rPr>
            <w:rtl/>
          </w:rPr>
          <w:t xml:space="preserve">אחר</w:t>
        </w:r>
      </w:ins>
      <w:del w:id="90802" w:author="קלוד - ניסוח" w:date="2026-10-13T16:46:40Z">
        <w:r>
          <w:rPr>
            <w:rtl/>
          </w:rPr>
          <w:delText xml:space="preserve">גם</w:delText>
        </w:r>
      </w:del>
      <w:r>
        <w:rPr>
          <w:rtl/>
        </w:rPr>
        <w:t xml:space="preserve"> </w:t>
      </w:r>
      <w:ins w:id="90799" w:author="קלוד - ניסוח" w:date="2026-10-13T16:46:40Z">
        <w:r>
          <w:rPr>
            <w:rtl/>
          </w:rPr>
          <w:t xml:space="preserve">שנתו,</w:t>
        </w:r>
      </w:ins>
      <w:del w:id="90800" w:author="קלוד - ניסוח" w:date="2026-10-13T16:46:40Z">
        <w:r>
          <w:rPr>
            <w:rtl/>
          </w:rPr>
          <w:delText xml:space="preserve">שלשים, </w:delText>
        </w:r>
      </w:del>
    </w:p>
    <w:p w14:paraId="590E72BE" w14:textId="77777777" w:rsidR="006542AA" w:rsidRDefault="00000000">
      <w:pPr>
        <w:pStyle w:val="36"/>
        <w:framePr w:wrap="notBeside"/>
      </w:pPr>
      <w:r>
        <w:tab/>
      </w:r>
      <w:r w:rsidR="00002A62" w:rsidRPr="00D25F87">
        <w:t>או"ד</w:t>
      </w:r>
      <w:r w:rsidR="00F63065" w:rsidRPr="00926AE1">
        <w:t>:</w:t>
      </w:r>
    </w:p>
    <w:p w14:paraId="1A54C901" w14:textId="1D7B6589" w:rsidR="004C05F1" w:rsidRDefault="004C05F1" w:rsidP="004C05F1">
      <w:pPr>
        <w:rPr>
          <w:rtl/>
        </w:rPr>
      </w:pPr>
      <w:ins w:id="90815" w:author="קלוד - ניסוח" w:date="2026-10-13T16:46:40Z">
        <w:r>
          <w:rPr>
            <w:rtl/>
          </w:rPr>
          <w:t xml:space="preserve">נולד</w:t>
        </w:r>
      </w:ins>
      <w:del w:id="90816" w:author="קלוד - ניסוח" w:date="2026-10-13T16:46:40Z">
        <w:r>
          <w:rPr>
            <w:rtl/>
          </w:rPr>
          <w:tab/>
          <w:delText xml:space="preserve">מקום</w:delText>
        </w:r>
        <w:r w:rsidR="00F63065">
          <w:rPr>
            <w:rtl/>
          </w:rPr>
          <w:delText xml:space="preserve"> דנולד</w:delText>
        </w:r>
      </w:del>
      <w:r w:rsidR="00F63065">
        <w:rPr>
          <w:rtl/>
        </w:rPr>
        <w:t xml:space="preserve"> בו מום </w:t>
      </w:r>
      <w:r w:rsidR="00926AE1">
        <w:rPr>
          <w:rtl/>
        </w:rPr>
        <w:t xml:space="preserve">בתוך </w:t>
      </w:r>
      <w:ins w:id="90813" w:author="קלוד - ניסוח" w:date="2026-10-13T16:46:40Z">
        <w:r>
          <w:rPr>
            <w:rtl/>
          </w:rPr>
          <w:t xml:space="preserve">שנתו -</w:t>
        </w:r>
      </w:ins>
      <w:del w:id="90814" w:author="קלוד - ניסוח" w:date="2026-10-13T16:46:40Z">
        <w:r w:rsidR="00926AE1">
          <w:rPr>
            <w:rtl/>
          </w:rPr>
          <w:delText xml:space="preserve">שנתו</w:delText>
        </w:r>
      </w:del>
      <w:r w:rsidR="00F63065">
        <w:rPr>
          <w:rtl/>
        </w:rPr>
        <w:t xml:space="preserve"> רשאי לקיימו כל </w:t>
      </w:r>
      <w:r>
        <w:rPr>
          <w:rFonts w:hint="cs"/>
          <w:rtl/>
        </w:rPr>
        <w:t>י"ב</w:t>
      </w:r>
      <w:r w:rsidR="00F63065">
        <w:rPr>
          <w:rtl/>
        </w:rPr>
        <w:t xml:space="preserve"> חדש ותו </w:t>
      </w:r>
      <w:ins w:id="90811" w:author="קלוד - ניסוח" w:date="2026-10-13T16:46:40Z">
        <w:r>
          <w:rPr>
            <w:rtl/>
          </w:rPr>
          <w:t xml:space="preserve">לא,</w:t>
        </w:r>
      </w:ins>
      <w:del w:id="90812" w:author="קלוד - ניסוח" w:date="2026-10-13T16:46:40Z">
        <w:r w:rsidR="00F63065">
          <w:rPr>
            <w:rtl/>
          </w:rPr>
          <w:delText xml:space="preserve">לא</w:delText>
        </w:r>
        <w:r w:rsidR="00F63065">
          <w:rPr>
            <w:rtl/>
          </w:rPr>
          <w:delText xml:space="preserve">, </w:delText>
        </w:r>
      </w:del>
    </w:p>
    <w:p w14:paraId="41AFE702" w14:textId="21F2EECC" w:rsidR="00926AE1" w:rsidRDefault="004C05F1" w:rsidP="004C05F1">
      <w:pPr>
        <w:rPr>
          <w:rtl/>
        </w:rPr>
      </w:pPr>
      <w:r>
        <w:rPr>
          <w:b/>
          <w:bCs/>
          <w:rtl/>
        </w:rPr>
        <w:tab/>
      </w:r>
      <w:r>
        <w:rPr>
          <w:b/>
          <w:bCs/>
          <w:rtl/>
        </w:rPr>
        <w:tab/>
      </w:r>
      <w:r>
        <w:rPr>
          <w:b/>
          <w:bCs/>
          <w:rtl/>
        </w:rPr>
        <w:tab/>
      </w:r>
      <w:ins w:id="90819" w:author="קלוד - ניסוח" w:date="2026-10-13T16:46:40Z">
        <w:r>
          <w:rPr>
            <w:rtl/>
          </w:rPr>
          <w:t xml:space="preserve">ונולד</w:t>
        </w:r>
      </w:ins>
      <w:del w:id="90820" w:author="קלוד - ניסוח" w:date="2026-10-13T16:46:40Z">
        <w:r>
          <w:rPr>
            <w:rtl/>
          </w:rPr>
          <w:delText xml:space="preserve">ומקום</w:delText>
        </w:r>
        <w:r w:rsidR="00F63065">
          <w:rPr>
            <w:rtl/>
          </w:rPr>
          <w:delText xml:space="preserve"> דנולד</w:delText>
        </w:r>
      </w:del>
      <w:r w:rsidR="00F63065">
        <w:rPr>
          <w:rtl/>
        </w:rPr>
        <w:t xml:space="preserve"> לו אחר שנתו - אינו רשאי לקיימו אלא </w:t>
      </w:r>
      <w:ins w:id="90817" w:author="קלוד - ניסוח" w:date="2026-10-13T16:46:40Z">
        <w:r>
          <w:rPr>
            <w:rtl/>
          </w:rPr>
          <w:t xml:space="preserve">שלשים?</w:t>
        </w:r>
      </w:ins>
      <w:del w:id="90818" w:author="קלוד - ניסוח" w:date="2026-10-13T16:46:40Z">
        <w:r w:rsidR="00F63065">
          <w:rPr>
            <w:rtl/>
          </w:rPr>
          <w:delText xml:space="preserve">שלשים? </w:delText>
        </w:r>
      </w:del>
    </w:p>
    <w:p w14:paraId="143E01AF" w14:textId="77777777" w:rsidR="006542AA" w:rsidRDefault="00000000">
      <w:pPr>
        <w:pStyle w:val="36"/>
        <w:framePr w:wrap="notBeside"/>
      </w:pPr>
      <w:r>
        <w:t xml:space="preserve">ת"ש </w:t>
      </w:r>
      <w:r>
        <w:t xml:space="preserve">דתניא</w:t>
      </w:r>
      <w:r>
        <w:t xml:space="preserve">:</w:t>
      </w:r>
    </w:p>
    <w:p w14:paraId="29D354C4" w14:textId="79559D9E" w:rsidR="00926AE1" w:rsidRDefault="00F63065" w:rsidP="00926AE1">
      <w:pPr>
        <w:rPr>
          <w:rtl/>
        </w:rPr>
      </w:pPr>
      <w:r>
        <w:rPr>
          <w:rtl/>
        </w:rPr>
        <w:t>בכור בזמן הזה, עד שלא נראה להראותו לחכם - רשאי לקיימו שתים ושלש שנים,</w:t>
      </w:r>
    </w:p>
    <w:p w14:paraId="2B67B3E7" w14:textId="648CB7CC" w:rsidR="004C05F1" w:rsidRDefault="00F63065" w:rsidP="004C05F1">
      <w:pPr>
        <w:rPr>
          <w:rtl/>
        </w:rPr>
      </w:pPr>
      <w:r>
        <w:rPr>
          <w:rtl/>
        </w:rPr>
        <w:t xml:space="preserve">ומשנראה להראותו לחכם, נולד לו מום בתוך שנתו</w:t>
      </w:r>
      <w:ins w:id="90823" w:author="קלוד - ניסוח" w:date="2026-10-13T16:46:40Z">
        <w:r>
          <w:rPr>
            <w:rtl/>
          </w:rPr>
          <w:t xml:space="preserve"> - </w:t>
        </w:r>
      </w:ins>
      <w:del w:id="90824" w:author="קלוד - ניסוח" w:date="2026-10-13T16:46:40Z">
        <w:r>
          <w:rPr>
            <w:rtl/>
          </w:rPr>
          <w:delText xml:space="preserve"> </w:delText>
        </w:r>
      </w:del>
      <w:r>
        <w:rPr>
          <w:rtl/>
        </w:rPr>
        <w:t xml:space="preserve">רשאי לקיימו כל </w:t>
      </w:r>
      <w:r>
        <w:rPr>
          <w:rFonts w:hint="cs"/>
          <w:rtl/>
        </w:rPr>
        <w:t>י"ב</w:t>
      </w:r>
      <w:r w:rsidR="004C05F1">
        <w:rPr>
          <w:rFonts w:hint="cs"/>
          <w:rtl/>
        </w:rPr>
        <w:t xml:space="preserve"> </w:t>
      </w:r>
      <w:ins w:id="90821" w:author="קלוד - ניסוח" w:date="2026-10-13T16:46:40Z">
        <w:r>
          <w:rPr>
            <w:rFonts w:hint="cs"/>
            <w:rtl/>
          </w:rPr>
          <w:t xml:space="preserve">חדש,</w:t>
        </w:r>
      </w:ins>
      <w:del w:id="90822" w:author="קלוד - ניסוח" w:date="2026-10-13T16:46:40Z">
        <w:r w:rsidR="004C05F1">
          <w:rPr>
            <w:rFonts w:hint="cs"/>
            <w:rtl/>
          </w:rPr>
          <w:delText xml:space="preserve">ח</w:delText>
        </w:r>
        <w:r>
          <w:rPr>
            <w:rtl/>
          </w:rPr>
          <w:delText xml:space="preserve">דש, </w:delText>
        </w:r>
      </w:del>
    </w:p>
    <w:p w14:paraId="446D7072" w14:textId="4E6F1BE9" w:rsidR="00926AE1" w:rsidRDefault="004C05F1" w:rsidP="004C05F1">
      <w:pPr>
        <w:rPr>
          <w:rtl/>
        </w:rPr>
      </w:pPr>
      <w:r>
        <w:rPr>
          <w:rtl/>
        </w:rPr>
        <w:tab/>
      </w:r>
      <w:r>
        <w:rPr>
          <w:rtl/>
        </w:rPr>
        <w:tab/>
      </w:r>
      <w:r>
        <w:rPr>
          <w:rtl/>
        </w:rPr>
        <w:tab/>
      </w:r>
      <w:r>
        <w:rPr>
          <w:rtl/>
        </w:rPr>
        <w:tab/>
      </w:r>
      <w:r>
        <w:rPr>
          <w:rtl/>
        </w:rPr>
        <w:tab/>
        <w:t xml:space="preserve">אחר </w:t>
      </w:r>
      <w:ins w:id="90829" w:author="קלוד - ניסוח" w:date="2026-10-13T16:46:40Z">
        <w:r>
          <w:rPr>
            <w:rtl/>
          </w:rPr>
          <w:t xml:space="preserve">שנתו -</w:t>
        </w:r>
      </w:ins>
      <w:del w:id="90830" w:author="קלוד - ניסוח" w:date="2026-10-13T16:46:40Z">
        <w:r>
          <w:rPr>
            <w:rtl/>
          </w:rPr>
          <w:tab/>
          <w:delText xml:space="preserve">שנתו</w:delText>
        </w:r>
      </w:del>
      <w:r>
        <w:rPr>
          <w:rtl/>
        </w:rPr>
        <w:tab/>
        <w:t xml:space="preserve"> </w:t>
      </w:r>
      <w:r w:rsidR="00F63065">
        <w:rPr>
          <w:rtl/>
        </w:rPr>
        <w:t xml:space="preserve">אינו רשאי לקיימו </w:t>
      </w:r>
      <w:r>
        <w:rPr>
          <w:rtl/>
        </w:rPr>
        <w:t>אפי'</w:t>
      </w:r>
      <w:r w:rsidR="00F63065">
        <w:rPr>
          <w:rtl/>
        </w:rPr>
        <w:t xml:space="preserve"> יום </w:t>
      </w:r>
      <w:ins w:id="90827" w:author="קלוד - ניסוח" w:date="2026-10-13T16:46:40Z">
        <w:r>
          <w:rPr>
            <w:rtl/>
          </w:rPr>
          <w:t xml:space="preserve">אחד</w:t>
        </w:r>
      </w:ins>
      <w:del w:id="90828" w:author="קלוד - ניסוח" w:date="2026-10-13T16:46:40Z">
        <w:r w:rsidR="00F63065">
          <w:rPr>
            <w:rtl/>
          </w:rPr>
          <w:delText xml:space="preserve">אחד,</w:delText>
        </w:r>
      </w:del>
      <w:r w:rsidR="00F63065">
        <w:rPr>
          <w:rtl/>
        </w:rPr>
        <w:t xml:space="preserve"> </w:t>
      </w:r>
      <w:r>
        <w:rPr>
          <w:rtl/>
        </w:rPr>
        <w:t>ואפי'</w:t>
      </w:r>
      <w:r w:rsidR="00F63065">
        <w:rPr>
          <w:rtl/>
        </w:rPr>
        <w:t xml:space="preserve"> שעה </w:t>
      </w:r>
      <w:ins w:id="90825" w:author="קלוד - ניסוח" w:date="2026-10-13T16:46:40Z">
        <w:r>
          <w:rPr>
            <w:rtl/>
          </w:rPr>
          <w:t xml:space="preserve">אחת,</w:t>
        </w:r>
      </w:ins>
      <w:del w:id="90826" w:author="קלוד - ניסוח" w:date="2026-10-13T16:46:40Z">
        <w:r w:rsidR="00F63065">
          <w:rPr>
            <w:rtl/>
          </w:rPr>
          <w:delText xml:space="preserve">אחת, </w:delText>
        </w:r>
      </w:del>
    </w:p>
    <w:p w14:paraId="357FA2DA" w14:textId="77777777" w:rsidR="00B874E6" w:rsidRDefault="00F63065" w:rsidP="007B4CF4">
      <w:pPr>
        <w:rPr>
          <w:rtl/>
        </w:rPr>
      </w:pPr>
      <w:r>
        <w:rPr>
          <w:rtl/>
        </w:rPr>
        <w:t xml:space="preserve">אבל מפני השבת אבידה לבעלים</w:t>
      </w:r>
      <w:ins w:id="90831" w:author="קלוד - ניסוח" w:date="2026-10-13T16:46:40Z">
        <w:r>
          <w:rPr>
            <w:rtl/>
          </w:rPr>
          <w:t xml:space="preserve"> </w:t>
        </w:r>
        <w:r>
          <w:rPr>
            <w:rStyle w:val="affffd"/>
            <w:rtl/>
          </w:rPr>
          <w:t xml:space="preserve">שימצא כהן</w:t>
        </w:r>
        <w:r>
          <w:rPr>
            <w:rtl/>
          </w:rPr>
          <w:t xml:space="preserve"> </w:t>
        </w:r>
      </w:ins>
      <w:del w:id="90832" w:author="קלוד - ניסוח" w:date="2026-10-13T16:46:40Z">
        <w:r>
          <w:rPr>
            <w:rtl/>
          </w:rPr>
          <w:delText xml:space="preserve"> </w:delText>
        </w:r>
      </w:del>
      <w:r>
        <w:rPr>
          <w:rtl/>
        </w:rPr>
        <w:t xml:space="preserve">אמרו: רשאי לקיימו שלשים יום</w:t>
      </w:r>
      <w:r w:rsidR="0057284B">
        <w:rPr>
          <w:rtl/>
        </w:rPr>
        <w:t>.</w:t>
      </w:r>
    </w:p>
    <w:p>
      <w:pPr>
        <w:pStyle w:val="36"/>
        <w:rPr>
          <w:ins w:id="90047" w:author="קלוד - סמנטי" w:date="2026-10-13T16:46:38Z"/>
        </w:rPr>
      </w:pPr>
      <w:r>
        <w:t xml:space="preserve">ועדיין תיבעי לי:</w:t>
      </w:r>
    </w:p>
    <w:p w14:paraId="7C974C13" w14:textId="77777777" w:rsidR="00926AE1" w:rsidRDefault="00F63065" w:rsidP="00F63065">
      <w:pPr>
        <w:rPr>
          <w:rtl/>
        </w:rPr>
      </w:pPr>
      <w:del w:id="90048" w:author="קלוד - סמנטי" w:date="2026-10-13T16:46:38Z">
        <w:r>
          <w:rPr>
            <w:rtl/>
          </w:rPr>
          <w:delText xml:space="preserve"> </w:delText>
        </w:r>
      </w:del>
      <w:ins w:id="90839" w:author="קלוד - ניסוח" w:date="2026-10-13T16:46:40Z">
        <w:r>
          <w:rPr>
            <w:rtl/>
          </w:rPr>
          <w:t xml:space="preserve">השלשים</w:t>
        </w:r>
      </w:ins>
      <w:del w:id="90840" w:author="קלוד - ניסוח" w:date="2026-10-13T16:46:40Z">
        <w:r>
          <w:rPr>
            <w:rtl/>
          </w:rPr>
          <w:delText xml:space="preserve">שלשים</w:delText>
        </w:r>
      </w:del>
      <w:r>
        <w:rPr>
          <w:rtl/>
        </w:rPr>
        <w:t xml:space="preserve"> יום</w:t>
      </w:r>
      <w:ins w:id="90837" w:author="קלוד - ניסוח" w:date="2026-10-13T16:46:40Z">
        <w:r>
          <w:rPr>
            <w:rtl/>
          </w:rPr>
          <w:t xml:space="preserve"> - כשנולד המום </w:t>
        </w:r>
      </w:ins>
      <w:del w:id="90838" w:author="קלוד - ניסוח" w:date="2026-10-13T16:46:40Z">
        <w:r>
          <w:rPr>
            <w:rtl/>
          </w:rPr>
          <w:delText xml:space="preserve"> </w:delText>
        </w:r>
      </w:del>
      <w:r>
        <w:rPr>
          <w:rtl/>
        </w:rPr>
        <w:t xml:space="preserve">אחר </w:t>
      </w:r>
      <w:ins w:id="90835" w:author="קלוד - ניסוח" w:date="2026-10-13T16:46:40Z">
        <w:r>
          <w:rPr>
            <w:rtl/>
          </w:rPr>
          <w:t xml:space="preserve">שנתו,</w:t>
        </w:r>
      </w:ins>
      <w:del w:id="90836" w:author="קלוד - ניסוח" w:date="2026-10-13T16:46:40Z">
        <w:r>
          <w:rPr>
            <w:rtl/>
          </w:rPr>
          <w:delText xml:space="preserve">שנתו</w:delText>
        </w:r>
      </w:del>
      <w:r>
        <w:rPr>
          <w:rtl/>
        </w:rPr>
        <w:t xml:space="preserve"> </w:t>
      </w:r>
      <w:r w:rsidR="00002A62" w:rsidRPr="00D25F87">
        <w:rPr>
          <w:b/>
          <w:bCs/>
          <w:rtl/>
        </w:rPr>
        <w:t>או"ד</w:t>
      </w:r>
      <w:r>
        <w:rPr>
          <w:rtl/>
        </w:rPr>
        <w:t xml:space="preserve"> קודם </w:t>
      </w:r>
      <w:ins w:id="90833" w:author="קלוד - ניסוח" w:date="2026-10-13T16:46:40Z">
        <w:r>
          <w:rPr>
            <w:rtl/>
          </w:rPr>
          <w:t xml:space="preserve">שנתו?</w:t>
        </w:r>
      </w:ins>
      <w:del w:id="90834" w:author="קלוד - ניסוח" w:date="2026-10-13T16:46:40Z">
        <w:r>
          <w:rPr>
            <w:rtl/>
          </w:rPr>
          <w:delText xml:space="preserve">שנתו? </w:delText>
        </w:r>
      </w:del>
    </w:p>
    <w:p w14:paraId="534E6EA9" w14:textId="77777777" w:rsidR="006542AA" w:rsidRDefault="00000000">
      <w:pPr>
        <w:pStyle w:val="36"/>
        <w:framePr w:wrap="notBeside"/>
      </w:pPr>
      <w:r>
        <w:tab/>
      </w:r>
      <w:r>
        <w:tab/>
      </w:r>
      <w:r>
        <w:tab/>
      </w:r>
      <w:r w:rsidR="00F63065">
        <w:t>ת"ש:</w:t>
      </w:r>
    </w:p>
    <w:p w14:paraId="02F829AE" w14:textId="0D6B1F73" w:rsidR="00B874E6" w:rsidRDefault="00F63065" w:rsidP="007B2E54">
      <w:pPr>
        <w:rPr>
          <w:rtl/>
        </w:rPr>
      </w:pPr>
      <w:r>
        <w:rPr>
          <w:rtl/>
        </w:rPr>
        <w:t>נולד לו מום ב</w:t>
      </w:r>
      <w:r w:rsidR="007B2E54">
        <w:rPr>
          <w:rFonts w:hint="cs"/>
          <w:rtl/>
        </w:rPr>
        <w:t xml:space="preserve">ט"ו </w:t>
      </w:r>
      <w:ins w:id="90843" w:author="קלוד - ניסוח" w:date="2026-10-13T16:46:40Z">
        <w:r>
          <w:rPr>
            <w:rtl/>
          </w:rPr>
          <w:t xml:space="preserve">יום </w:t>
        </w:r>
        <w:r>
          <w:rPr>
            <w:rStyle w:val="affffd"/>
            <w:rtl/>
          </w:rPr>
          <w:t xml:space="preserve">האחרונים</w:t>
        </w:r>
      </w:ins>
      <w:del w:id="90844" w:author="קלוד - ניסוח" w:date="2026-10-13T16:46:40Z">
        <w:r>
          <w:rPr>
            <w:rtl/>
          </w:rPr>
          <w:delText xml:space="preserve">יום</w:delText>
        </w:r>
      </w:del>
      <w:r>
        <w:rPr>
          <w:rtl/>
        </w:rPr>
        <w:t xml:space="preserve"> בתוך שנתו - משלימין לו </w:t>
      </w:r>
      <w:r w:rsidR="007B2E54">
        <w:rPr>
          <w:rFonts w:hint="cs"/>
          <w:rtl/>
        </w:rPr>
        <w:t xml:space="preserve">ט"ו </w:t>
      </w:r>
      <w:r>
        <w:rPr>
          <w:rtl/>
        </w:rPr>
        <w:t xml:space="preserve">יום אחר שנתו, </w:t>
      </w:r>
      <w:ins w:id="90841" w:author="קלוד - ניסוח" w:date="2026-10-13T16:46:40Z">
        <w:r>
          <w:rPr>
            <w:rtl/>
          </w:rPr>
          <w:t xml:space="preserve">ש"מ </w:t>
        </w:r>
        <w:r>
          <w:rPr>
            <w:rStyle w:val="affffd"/>
            <w:rtl/>
          </w:rPr>
          <w:t xml:space="preserve">דוקא לאחר שנתו</w:t>
        </w:r>
        <w:r>
          <w:rPr>
            <w:rtl/>
          </w:rPr>
          <w:t xml:space="preserve">.</w:t>
        </w:r>
      </w:ins>
      <w:del w:id="90842" w:author="קלוד - ניסוח" w:date="2026-10-13T16:46:40Z">
        <w:r>
          <w:rPr>
            <w:rtl/>
          </w:rPr>
          <w:delText xml:space="preserve">ש"מ</w:delText>
        </w:r>
        <w:r w:rsidR="0057284B">
          <w:rPr>
            <w:rtl/>
          </w:rPr>
          <w:delText xml:space="preserve">.</w:delText>
        </w:r>
      </w:del>
    </w:p>
    <w:p w14:paraId="5E171595" w14:textId="761573B0" w:rsidR="006542AA" w:rsidRDefault="00000000">
      <w:pPr>
        <w:pStyle w:val="36"/>
        <w:framePr w:wrap="notBeside"/>
      </w:pPr>
      <w:r>
        <w:t>מסייע לר"א</w:t>
      </w:r>
      <w:r w:rsidR="00F63065">
        <w:t xml:space="preserve"> דא</w:t>
      </w:r>
      <w:r>
        <w:t>ר"א</w:t>
      </w:r>
      <w:r w:rsidR="00F63065">
        <w:t>:</w:t>
      </w:r>
    </w:p>
    <w:p w14:paraId="36A3D434" w14:textId="3004226C" w:rsidR="00B874E6" w:rsidRDefault="00F63065" w:rsidP="007B2E54">
      <w:pPr>
        <w:rPr>
          <w:rtl/>
        </w:rPr>
      </w:pPr>
      <w:r>
        <w:rPr>
          <w:rtl/>
        </w:rPr>
        <w:t>נותנין לו שלשים יום משעה שנולד בו מום</w:t>
      </w:r>
      <w:r w:rsidR="0057284B">
        <w:rPr>
          <w:rtl/>
        </w:rPr>
        <w:t>.</w:t>
      </w:r>
    </w:p>
    <w:p w14:paraId="4610ACB3" w14:textId="77A0D107" w:rsidR="006542AA" w:rsidRDefault="00000000">
      <w:pPr>
        <w:pStyle w:val="36"/>
        <w:framePr w:wrap="notBeside"/>
      </w:pPr>
      <w:r>
        <w:t>א"ד</w:t>
      </w:r>
      <w:r w:rsidR="00F63065">
        <w:t xml:space="preserve"> א</w:t>
      </w:r>
      <w:r>
        <w:t>ר"א</w:t>
      </w:r>
      <w:r w:rsidR="00F63065">
        <w:t>:</w:t>
      </w:r>
    </w:p>
    <w:p w14:paraId="08BE38C1" w14:textId="1A5534E1" w:rsidR="007B2E54" w:rsidRDefault="00F63065" w:rsidP="007B2E54">
      <w:pPr>
        <w:rPr>
          <w:rtl/>
        </w:rPr>
      </w:pPr>
      <w:r>
        <w:rPr>
          <w:rtl/>
        </w:rPr>
        <w:t xml:space="preserve">מנין לבכור שנולד בו מום בתוך שנתו שנותנין לו שלשים יום</w:t>
      </w:r>
      <w:ins w:id="90847" w:author="קלוד - ניסוח" w:date="2026-10-13T16:46:40Z">
        <w:r>
          <w:rPr>
            <w:rtl/>
          </w:rPr>
          <w:t xml:space="preserve"> </w:t>
        </w:r>
        <w:r>
          <w:rPr>
            <w:rStyle w:val="affffd"/>
            <w:rtl/>
          </w:rPr>
          <w:t xml:space="preserve">נוספים</w:t>
        </w:r>
        <w:r>
          <w:rPr>
            <w:rtl/>
          </w:rPr>
          <w:t xml:space="preserve"> </w:t>
        </w:r>
      </w:ins>
      <w:del w:id="90848" w:author="קלוד - ניסוח" w:date="2026-10-13T16:46:40Z">
        <w:r>
          <w:rPr>
            <w:rtl/>
          </w:rPr>
          <w:delText xml:space="preserve"> </w:delText>
        </w:r>
      </w:del>
      <w:r>
        <w:rPr>
          <w:rtl/>
        </w:rPr>
        <w:t xml:space="preserve">אחר שנתו </w:t>
      </w:r>
      <w:ins w:id="90845" w:author="קלוד - ניסוח" w:date="2026-10-13T16:46:40Z">
        <w:r>
          <w:rPr>
            <w:rtl/>
          </w:rPr>
          <w:t xml:space="preserve">-</w:t>
        </w:r>
      </w:ins>
      <w:del w:id="90846" w:author="קלוד - ניסוח" w:date="2026-10-13T16:46:40Z">
        <w:r w:rsidR="00926AE1">
          <w:rPr>
            <w:rtl/>
          </w:rPr>
          <w:delText xml:space="preserve">-</w:delText>
        </w:r>
        <w:r>
          <w:rPr>
            <w:rtl/>
          </w:rPr>
          <w:delText xml:space="preserve"> </w:delText>
        </w:r>
      </w:del>
    </w:p>
    <w:p w14:paraId="049402E8" w14:textId="77777777" w:rsidR="00B874E6" w:rsidRDefault="00F63065" w:rsidP="007B2E54">
      <w:pPr>
        <w:rPr>
          <w:rtl/>
        </w:rPr>
      </w:pPr>
      <w:ins w:id="90855" w:author="קלוד - ניסוח" w:date="2026-10-13T16:46:40Z">
        <w:r>
          <w:rPr>
            <w:rtl/>
          </w:rPr>
          <w:t xml:space="preserve">ד'לפני</w:t>
        </w:r>
      </w:ins>
      <w:del w:id="90856" w:author="קלוד - ניסוח" w:date="2026-10-13T16:46:40Z">
        <w:r>
          <w:rPr>
            <w:rtl/>
          </w:rPr>
          <w:delText xml:space="preserve">שנא</w:delText>
        </w:r>
        <w:r w:rsidR="007B2E54">
          <w:rPr>
            <w:rFonts w:hint="cs"/>
            <w:rtl/>
          </w:rPr>
          <w:delText xml:space="preserve">'</w:delText>
        </w:r>
        <w:r>
          <w:rPr>
            <w:rtl/>
          </w:rPr>
          <w:delText xml:space="preserve">: לפני</w:delText>
        </w:r>
      </w:del>
      <w:r>
        <w:rPr>
          <w:rtl/>
        </w:rPr>
        <w:t xml:space="preserve"> </w:t>
      </w:r>
      <w:r w:rsidRPr="009F73ED">
        <w:rPr>
          <w:rStyle w:val="affffe"/>
          <w:rtl/>
        </w:rPr>
        <w:t xml:space="preserve">ה' אלהיך תאכלנו שנה </w:t>
      </w:r>
      <w:ins w:id="90853" w:author="קלוד - ניסוח" w:date="2026-10-13T16:46:40Z">
        <w:r>
          <w:rPr>
            <w:rStyle w:val="affffe"/>
            <w:rtl/>
          </w:rPr>
          <w:t xml:space="preserve">בשנה'</w:t>
        </w:r>
      </w:ins>
      <w:del w:id="90854" w:author="קלוד - ניסוח" w:date="2026-10-13T16:46:40Z">
        <w:r w:rsidRPr="009F73ED">
          <w:rPr>
            <w:rStyle w:val="affffe"/>
            <w:rtl/>
          </w:rPr>
          <w:delText xml:space="preserve">בשנה</w:delText>
        </w:r>
        <w:r w:rsidR="007B2E54">
          <w:rPr>
            <w:rFonts w:hint="cs"/>
            <w:rtl/>
          </w:rPr>
          <w:delText xml:space="preserve">'</w:delText>
        </w:r>
        <w:r w:rsidR="007B2E54">
          <w:rPr>
            <w:rtl/>
          </w:rPr>
          <w:delText xml:space="preserve">,</w:delText>
        </w:r>
      </w:del>
      <w:r w:rsidR="007B2E54">
        <w:rPr>
          <w:rtl/>
        </w:rPr>
        <w:t xml:space="preserve"> </w:t>
      </w:r>
      <w:ins w:id="90851" w:author="קלוד - ניסוח" w:date="2026-10-13T16:46:40Z">
        <w:r>
          <w:rPr>
            <w:rStyle w:val="affffd"/>
            <w:rtl/>
          </w:rPr>
          <w:t xml:space="preserve">שנה ועוד שנה</w:t>
        </w:r>
        <w:r>
          <w:rPr>
            <w:rtl/>
          </w:rPr>
          <w:t xml:space="preserve">, ואיזו</w:t>
        </w:r>
      </w:ins>
      <w:del w:id="90852" w:author="קלוד - ניסוח" w:date="2026-10-13T16:46:40Z">
        <w:r w:rsidR="007B2E54">
          <w:rPr>
            <w:rtl/>
          </w:rPr>
          <w:delText xml:space="preserve">איזו</w:delText>
        </w:r>
      </w:del>
      <w:r w:rsidR="007B2E54">
        <w:rPr>
          <w:rtl/>
        </w:rPr>
        <w:t xml:space="preserve"> הן ימים החשובין שנה </w:t>
      </w:r>
      <w:ins w:id="90849" w:author="קלוד - ניסוח" w:date="2026-10-13T16:46:40Z">
        <w:r>
          <w:rPr>
            <w:rtl/>
          </w:rPr>
          <w:t xml:space="preserve">-</w:t>
        </w:r>
      </w:ins>
      <w:del w:id="90850" w:author="קלוד - ניסוח" w:date="2026-10-13T16:46:40Z">
        <w:r>
          <w:rPr>
            <w:rtl/>
          </w:rPr>
          <w:delText xml:space="preserve">הוי אומר</w:delText>
        </w:r>
      </w:del>
      <w:r>
        <w:rPr>
          <w:rtl/>
        </w:rPr>
        <w:t xml:space="preserve"> אלו שלשים יום</w:t>
      </w:r>
      <w:r w:rsidR="0057284B">
        <w:rPr>
          <w:rtl/>
        </w:rPr>
        <w:t>.</w:t>
      </w:r>
    </w:p>
    <w:p w14:paraId="63FDE2EC" w14:textId="77777777" w:rsidR="006542AA" w:rsidRDefault="00000000">
      <w:pPr>
        <w:pStyle w:val="36"/>
        <w:framePr w:wrap="notBeside"/>
      </w:pPr>
      <w:r>
        <w:t>מיתיבי:</w:t>
      </w:r>
    </w:p>
    <w:p w14:paraId="1DF7582B" w14:textId="229DDEA9" w:rsidR="00926AE1" w:rsidRDefault="00F63065" w:rsidP="007B2E54">
      <w:pPr>
        <w:rPr>
          <w:rtl/>
        </w:rPr>
      </w:pPr>
      <w:r>
        <w:rPr>
          <w:rtl/>
        </w:rPr>
        <w:t>נולד לו מום ב</w:t>
      </w:r>
      <w:r>
        <w:rPr>
          <w:rFonts w:hint="cs"/>
          <w:rtl/>
        </w:rPr>
        <w:t>ט"ו</w:t>
      </w:r>
      <w:r w:rsidR="007B2E54">
        <w:rPr>
          <w:rFonts w:hint="cs"/>
          <w:rtl/>
        </w:rPr>
        <w:t xml:space="preserve"> </w:t>
      </w:r>
      <w:r w:rsidR="007B2E54">
        <w:rPr>
          <w:rtl/>
        </w:rPr>
        <w:t xml:space="preserve">יום בתוך </w:t>
      </w:r>
      <w:ins w:id="90863" w:author="קלוד - ניסוח" w:date="2026-10-13T16:46:40Z">
        <w:r>
          <w:rPr>
            <w:rtl/>
          </w:rPr>
          <w:t xml:space="preserve">שנתו -</w:t>
        </w:r>
      </w:ins>
      <w:del w:id="90864" w:author="קלוד - ניסוח" w:date="2026-10-13T16:46:40Z">
        <w:r w:rsidR="007B2E54">
          <w:rPr>
            <w:rtl/>
          </w:rPr>
          <w:delText xml:space="preserve">שנתו</w:delText>
        </w:r>
      </w:del>
      <w:r w:rsidR="007B2E54">
        <w:rPr>
          <w:rtl/>
        </w:rPr>
        <w:t xml:space="preserve"> </w:t>
      </w:r>
      <w:r>
        <w:rPr>
          <w:rtl/>
        </w:rPr>
        <w:t xml:space="preserve">משלימין לו </w:t>
      </w:r>
      <w:r>
        <w:rPr>
          <w:rFonts w:hint="cs"/>
          <w:rtl/>
        </w:rPr>
        <w:t>ט"ו</w:t>
      </w:r>
      <w:r w:rsidR="007B2E54">
        <w:rPr>
          <w:rFonts w:hint="cs"/>
          <w:rtl/>
        </w:rPr>
        <w:t xml:space="preserve"> </w:t>
      </w:r>
      <w:r w:rsidR="007B2E54">
        <w:rPr>
          <w:rtl/>
        </w:rPr>
        <w:t xml:space="preserve">יום אחר שנתו, השלמה </w:t>
      </w:r>
      <w:ins w:id="90861" w:author="קלוד - ניסוח" w:date="2026-10-13T16:46:40Z">
        <w:r>
          <w:rPr>
            <w:rtl/>
          </w:rPr>
          <w:t xml:space="preserve">-</w:t>
        </w:r>
      </w:ins>
      <w:del w:id="90862" w:author="קלוד - ניסוח" w:date="2026-10-13T16:46:40Z">
        <w:r w:rsidR="007B2E54">
          <w:rPr>
            <w:rtl/>
          </w:rPr>
          <w:delText xml:space="preserve">אין</w:delText>
        </w:r>
      </w:del>
      <w:r w:rsidR="007B2E54">
        <w:rPr>
          <w:rtl/>
        </w:rPr>
        <w:t xml:space="preserve"> </w:t>
      </w:r>
      <w:ins w:id="90859" w:author="קלוד - ניסוח" w:date="2026-10-13T16:46:40Z">
        <w:r>
          <w:rPr>
            <w:rtl/>
          </w:rPr>
          <w:t xml:space="preserve">אין, ליתן </w:t>
        </w:r>
        <w:r>
          <w:rPr>
            <w:rStyle w:val="affffd"/>
            <w:rtl/>
          </w:rPr>
          <w:t xml:space="preserve">שלשים נוספים</w:t>
        </w:r>
        <w:r>
          <w:rPr>
            <w:rtl/>
          </w:rPr>
          <w:t xml:space="preserve"> -</w:t>
        </w:r>
      </w:ins>
      <w:del w:id="90860" w:author="קלוד - ניסוח" w:date="2026-10-13T16:46:40Z">
        <w:r w:rsidR="007B2E54">
          <w:rPr>
            <w:rtl/>
          </w:rPr>
          <w:delText xml:space="preserve">מיהבא</w:delText>
        </w:r>
      </w:del>
      <w:r>
        <w:rPr>
          <w:rtl/>
        </w:rPr>
        <w:t xml:space="preserve"> </w:t>
      </w:r>
      <w:ins w:id="90857" w:author="קלוד - ניסוח" w:date="2026-10-13T16:46:40Z">
        <w:r>
          <w:rPr>
            <w:rtl/>
          </w:rPr>
          <w:t xml:space="preserve">לא!</w:t>
        </w:r>
      </w:ins>
      <w:del w:id="90858" w:author="קלוד - ניסוח" w:date="2026-10-13T16:46:40Z">
        <w:r>
          <w:rPr>
            <w:rtl/>
          </w:rPr>
          <w:delText xml:space="preserve">לא</w:delText>
        </w:r>
        <w:r>
          <w:rPr>
            <w:rtl/>
          </w:rPr>
          <w:delText xml:space="preserve">! </w:delText>
        </w:r>
      </w:del>
    </w:p>
    <w:p w14:paraId="34FE3AB2" w14:textId="1D73CB12" w:rsidR="00B874E6" w:rsidRPr="007B2E54" w:rsidRDefault="00F63065" w:rsidP="00F63065">
      <w:pPr>
        <w:rPr>
          <w:b/>
          <w:bCs/>
          <w:rtl/>
        </w:rPr>
      </w:pPr>
      <w:r w:rsidRPr="007B2E54">
        <w:rPr>
          <w:b/>
          <w:bCs/>
          <w:rtl/>
        </w:rPr>
        <w:t xml:space="preserve">תיובתא </w:t>
      </w:r>
      <w:r>
        <w:rPr>
          <w:rStyle w:val="27"/>
          <w:b/>
          <w:bCs/>
          <w:rtl/>
        </w:rPr>
        <w:t>דר"א</w:t>
      </w:r>
      <w:r w:rsidRPr="007B2E54">
        <w:rPr>
          <w:b/>
          <w:bCs/>
          <w:rtl/>
        </w:rPr>
        <w:t>, תיובתא</w:t>
      </w:r>
      <w:r w:rsidR="0057284B" w:rsidRPr="007B2E54">
        <w:rPr>
          <w:b/>
          <w:bCs/>
          <w:rtl/>
        </w:rPr>
        <w:t>.</w:t>
      </w:r>
    </w:p>
    <w:p w14:paraId="181E86AC" w14:textId="4A819CE7" w:rsidR="0057284B" w:rsidRDefault="0057284B" w:rsidP="009F73ED">
      <w:pPr>
        <w:pStyle w:val="affff9"/>
        <w:rPr>
          <w:rtl/>
        </w:rPr>
      </w:pPr>
      <w:r>
        <w:rPr>
          <w:rtl/>
        </w:rPr>
        <w:t>• • •</w:t>
      </w:r>
    </w:p>
    <w:p w14:paraId="66213D50" w14:textId="77777777" w:rsidR="006542AA" w:rsidRDefault="00000000">
      <w:pPr>
        <w:pStyle w:val="afffff5"/>
        <w:framePr w:wrap="around"/>
      </w:pPr>
      <w:r>
        <w:lastRenderedPageBreak/>
        <w:t>משנה ג</w:t>
      </w:r>
    </w:p>
    <w:p w14:paraId="634B6DDC" w14:textId="77777777" w:rsidR="007B2E54" w:rsidRDefault="00F63065" w:rsidP="009F73ED">
      <w:pPr>
        <w:pStyle w:val="afff5"/>
        <w:spacing w:before="120"/>
        <w:rPr>
          <w:rtl/>
        </w:rPr>
      </w:pPr>
      <w:r>
        <w:rPr>
          <w:rtl/>
        </w:rPr>
        <w:t xml:space="preserve">השוחט את הבכור ומראה את מומו, </w:t>
      </w:r>
      <w:r w:rsidRPr="009F73ED">
        <w:rPr>
          <w:rStyle w:val="afffff3"/>
          <w:rtl/>
        </w:rPr>
        <w:t>ר' יהודה</w:t>
      </w:r>
      <w:r>
        <w:rPr>
          <w:rtl/>
        </w:rPr>
        <w:t xml:space="preserve"> מתיר</w:t>
      </w:r>
      <w:r w:rsidR="000B5F7F">
        <w:rPr>
          <w:rtl/>
        </w:rPr>
        <w:t>;</w:t>
      </w:r>
    </w:p>
    <w:p w14:paraId="5FC27D31" w14:textId="77777777" w:rsidR="00B874E6" w:rsidRDefault="00F63065" w:rsidP="007B2E54">
      <w:pPr>
        <w:pStyle w:val="afff5"/>
        <w:rPr>
          <w:rtl/>
        </w:rPr>
      </w:pPr>
      <w:r>
        <w:rPr>
          <w:rtl/>
          <w:rPrChange w:id="9198" w:author="עריכה מהאתר" w:date="2026-10-19T06:44:48Z">
            <w:rPr>
              <w:rStyle w:val="afffff3"/>
              <w:rtl/>
            </w:rPr>
          </w:rPrChange>
        </w:rPr>
        <w:t xml:space="preserve">רבי מאיר</w:t>
      </w:r>
      <w:r>
        <w:rPr>
          <w:rStyle w:val="afffff3"/>
          <w:rtl/>
          <w:rPrChange w:id="9196" w:author="עריכה מהאתר" w:date="2026-10-19T06:44:48Z">
            <w:rPr>
              <w:rStyle w:val="afffff3"/>
              <w:rtl/>
            </w:rPr>
          </w:rPrChange>
        </w:rPr>
        <w:t xml:space="preserve"> אומר</w:t>
      </w:r>
      <w:r>
        <w:rPr>
          <w:rtl/>
          <w:rPrChange w:id="9199" w:author="עריכה מהאתר" w:date="2026-10-19T06:44:48Z">
            <w:rPr>
              <w:rStyle w:val="afffff3"/>
              <w:rtl/>
            </w:rPr>
          </w:rPrChange>
        </w:rPr>
        <w:t xml:space="preserve">:</w:t>
      </w:r>
      <w:r>
        <w:rPr>
          <w:rtl/>
        </w:rPr>
        <w:t xml:space="preserve"> הואיל ונשחט שלא ע"פ מומחה - אסור</w:t>
      </w:r>
      <w:r w:rsidR="0057284B">
        <w:rPr>
          <w:rtl/>
        </w:rPr>
        <w:t>.</w:t>
      </w:r>
    </w:p>
    <w:p w14:paraId="4349ACB3" w14:textId="77777777" w:rsidR="00B874E6" w:rsidRDefault="00F63065" w:rsidP="007B2E54">
      <w:pPr>
        <w:pStyle w:val="afff5"/>
        <w:rPr>
          <w:rtl/>
        </w:rPr>
      </w:pPr>
      <w:r>
        <w:rPr>
          <w:rtl/>
        </w:rPr>
        <w:t>מי שאינו מומחה ורואה את הבכ</w:t>
      </w:r>
      <w:r w:rsidR="007B2E54">
        <w:rPr>
          <w:rtl/>
        </w:rPr>
        <w:t xml:space="preserve">ור, ונשחט על פיו </w:t>
      </w:r>
      <w:r>
        <w:rPr>
          <w:rtl/>
        </w:rPr>
        <w:t>הרי זה יקבר, וישלם מביתו</w:t>
      </w:r>
      <w:r w:rsidR="0057284B">
        <w:rPr>
          <w:rtl/>
        </w:rPr>
        <w:t>.</w:t>
      </w:r>
    </w:p>
    <w:p w14:paraId="7C731814" w14:textId="026B6533" w:rsidR="0057284B" w:rsidRDefault="0057284B" w:rsidP="009F73ED">
      <w:pPr>
        <w:pStyle w:val="affff9"/>
        <w:rPr>
          <w:rtl/>
        </w:rPr>
      </w:pPr>
      <w:r>
        <w:rPr>
          <w:rtl/>
        </w:rPr>
        <w:t>• • •</w:t>
      </w:r>
    </w:p>
    <w:p w14:paraId="666FBB4A" w14:textId="5A134684" w:rsidR="006542AA" w:rsidRDefault="00000000">
      <w:pPr>
        <w:pStyle w:val="36"/>
        <w:framePr w:wrap="notBeside"/>
      </w:pPr>
      <w:r>
        <w:t>א</w:t>
      </w:r>
      <w:r w:rsidR="007B2E54">
        <w:t>רב</w:t>
      </w:r>
      <w:r>
        <w:t>ב"ח:</w:t>
      </w:r>
    </w:p>
    <w:p w14:paraId="6770E1D1" w14:textId="4C501A32" w:rsidR="007B2E54" w:rsidRDefault="00F63065" w:rsidP="007B2E54">
      <w:pPr>
        <w:pStyle w:val="afffff1"/>
        <w:rPr>
          <w:rtl/>
        </w:rPr>
        <w:pPrChange w:id="9307" w:author="עריכה מהאתר" w:date="2026-10-15T09:05:08Z">
          <w:pPr>
            <w:rPr>
              <w:rtl/>
            </w:rPr>
          </w:pPr>
        </w:pPrChange>
      </w:pPr>
      <w:r>
        <w:rPr>
          <w:rtl/>
        </w:rPr>
        <w:t xml:space="preserve">בדוקין שבעין </w:t>
      </w:r>
      <w:ins w:id="90875" w:author="קלוד - ניסוח" w:date="2026-10-13T16:46:40Z">
        <w:r>
          <w:rPr>
            <w:rStyle w:val="27"/>
            <w:rtl/>
            <w:rPrChange w:id="9200" w:author="עריכה מהאתר" w:date="2026-10-19T06:44:48Z">
              <w:rPr>
                <w:rStyle w:val="27"/>
                <w:rtl/>
              </w:rPr>
            </w:rPrChange>
          </w:rPr>
          <w:t xml:space="preserve">לכו"ע</w:t>
        </w:r>
      </w:ins>
      <w:del w:id="90876" w:author="קלוד - ניסוח" w:date="2026-10-13T16:46:40Z">
        <w:r>
          <w:rPr>
            <w:rtl/>
          </w:rPr>
          <w:delText xml:space="preserve">דכו"ע</w:delText>
        </w:r>
      </w:del>
      <w:r w:rsidR="007B2E54">
        <w:rPr>
          <w:rFonts w:hint="cs"/>
          <w:rtl/>
        </w:rPr>
        <w:t xml:space="preserve"> </w:t>
      </w:r>
      <w:ins w:id="90873" w:author="קלוד - ניסוח" w:date="2026-10-13T16:46:40Z">
        <w:r>
          <w:rPr>
            <w:rtl/>
          </w:rPr>
          <w:t xml:space="preserve">אסור</w:t>
        </w:r>
      </w:ins>
      <w:del w:id="90874" w:author="קלוד - ניסוח" w:date="2026-10-13T16:46:40Z">
        <w:r>
          <w:rPr>
            <w:rtl/>
          </w:rPr>
          <w:delText xml:space="preserve">לא</w:delText>
        </w:r>
        <w:r>
          <w:rPr>
            <w:rtl/>
          </w:rPr>
          <w:delText xml:space="preserve"> חלקו דאסור</w:delText>
        </w:r>
      </w:del>
      <w:r>
        <w:rPr>
          <w:rtl/>
        </w:rPr>
        <w:t xml:space="preserve"> - מפני שהן </w:t>
      </w:r>
      <w:ins w:id="90871" w:author="קלוד - ניסוח" w:date="2026-10-13T16:46:40Z">
        <w:r>
          <w:rPr>
            <w:rtl/>
          </w:rPr>
          <w:t xml:space="preserve">משתנין </w:t>
        </w:r>
        <w:r>
          <w:rPr>
            <w:rStyle w:val="affffd"/>
            <w:rtl/>
          </w:rPr>
          <w:t xml:space="preserve">לאחר מיתה</w:t>
        </w:r>
        <w:r>
          <w:rPr>
            <w:rtl/>
          </w:rPr>
          <w:t xml:space="preserve">, ולא</w:t>
        </w:r>
      </w:ins>
      <w:del w:id="90872" w:author="קלוד - ניסוח" w:date="2026-10-13T16:46:40Z">
        <w:r>
          <w:rPr>
            <w:rtl/>
          </w:rPr>
          <w:delText xml:space="preserve">משתנין,</w:delText>
        </w:r>
      </w:del>
      <w:r>
        <w:rPr>
          <w:rtl/>
        </w:rPr>
        <w:t xml:space="preserve"> נחלקו </w:t>
      </w:r>
      <w:ins w:id="90869" w:author="קלוד - ניסוח" w:date="2026-10-13T16:46:40Z">
        <w:r>
          <w:rPr>
            <w:rtl/>
          </w:rPr>
          <w:t xml:space="preserve">אלא</w:t>
        </w:r>
      </w:ins>
      <w:del w:id="90870" w:author="קלוד - ניסוח" w:date="2026-10-13T16:46:40Z">
        <w:r>
          <w:rPr>
            <w:rtl/>
          </w:rPr>
          <w:delText xml:space="preserve">רק</w:delText>
        </w:r>
      </w:del>
      <w:r>
        <w:rPr>
          <w:rtl/>
        </w:rPr>
        <w:t xml:space="preserve"> במומין שבגוף, </w:t>
      </w:r>
      <w:ins w:id="90867" w:author="קלוד - ניסוח" w:date="2026-10-13T16:46:40Z">
        <w:r>
          <w:rPr>
            <w:rStyle w:val="27"/>
            <w:rtl/>
          </w:rPr>
          <w:t xml:space="preserve">לר"מ:</w:t>
        </w:r>
      </w:ins>
      <w:del w:id="90868" w:author="קלוד - ניסוח" w:date="2026-10-13T16:46:40Z">
        <w:r>
          <w:rPr>
            <w:rStyle w:val="27"/>
            <w:rtl/>
          </w:rPr>
          <w:delText xml:space="preserve">דר"מ</w:delText>
        </w:r>
        <w:r w:rsidR="007B2E54">
          <w:rPr>
            <w:rFonts w:hint="cs"/>
            <w:rtl/>
          </w:rPr>
          <w:delText xml:space="preserve"> </w:delText>
        </w:r>
        <w:r>
          <w:rPr>
            <w:rtl/>
          </w:rPr>
          <w:delText xml:space="preserve">סבר:</w:delText>
        </w:r>
      </w:del>
      <w:r>
        <w:rPr>
          <w:rtl/>
        </w:rPr>
        <w:t xml:space="preserve"> </w:t>
      </w:r>
      <w:ins w:id="90865" w:author="קלוד - ניסוח" w:date="2026-10-13T16:46:40Z">
        <w:r>
          <w:rPr>
            <w:rtl/>
          </w:rPr>
          <w:t xml:space="preserve">גוזרים</w:t>
        </w:r>
      </w:ins>
      <w:del w:id="90866" w:author="קלוד - ניסוח" w:date="2026-10-13T16:46:40Z">
        <w:r>
          <w:rPr>
            <w:rtl/>
          </w:rPr>
          <w:delText xml:space="preserve">גוזרים מומין שבגוף</w:delText>
        </w:r>
      </w:del>
      <w:r>
        <w:rPr>
          <w:rtl/>
        </w:rPr>
        <w:t xml:space="preserve"> אטו דוקין שבעין,</w:t>
      </w:r>
    </w:p>
    <w:p w14:paraId="70940A41" w14:textId="2C3CF4FF" w:rsidR="006542AA" w:rsidRDefault="00000000">
      <w:pPr>
        <w:pStyle w:val="36"/>
        <w:framePr w:wrap="notBeside"/>
      </w:pPr>
      <w:ins w:id="90877" w:author="קלוד - ניסוח" w:date="2026-10-13T16:46:40Z">
        <w:r>
          <w:t xml:space="preserve">ולר"י:</w:t>
        </w:r>
      </w:ins>
      <w:del w:id="90878" w:author="קלוד - ניסוח" w:date="2026-10-13T16:46:40Z">
        <w:r>
          <w:tab/>
          <w:delText xml:space="preserve">ור"י סבר</w:delText>
        </w:r>
        <w:r w:rsidR="00F63065">
          <w:delText xml:space="preserve">:</w:delText>
        </w:r>
      </w:del>
    </w:p>
    <w:p w14:paraId="7A5A5F10" w14:textId="585C25E1" w:rsidR="00B874E6" w:rsidRDefault="00F63065" w:rsidP="007B2E54">
      <w:pPr>
        <w:rPr>
          <w:rtl/>
        </w:rPr>
      </w:pPr>
      <w:r>
        <w:rPr>
          <w:rtl/>
        </w:rPr>
        <w:t xml:space="preserve">לא</w:t>
      </w:r>
      <w:r>
        <w:rPr>
          <w:rtl/>
        </w:rPr>
        <w:t xml:space="preserve"> </w:t>
      </w:r>
      <w:ins w:id="90879" w:author="קלוד - ניסוח" w:date="2026-10-13T16:46:40Z">
        <w:r>
          <w:rPr>
            <w:rtl/>
          </w:rPr>
          <w:t xml:space="preserve">גוזרים.</w:t>
        </w:r>
      </w:ins>
      <w:del w:id="90880" w:author="קלוד - ניסוח" w:date="2026-10-13T16:46:40Z">
        <w:r w:rsidR="007B2E54">
          <w:rPr>
            <w:rtl/>
          </w:rPr>
          <w:delText xml:space="preserve">גוזרים</w:delText>
        </w:r>
        <w:r>
          <w:rPr>
            <w:rtl/>
          </w:rPr>
          <w:delText xml:space="preserve"> מומין שבגוף אטו דוקין שבעין</w:delText>
        </w:r>
        <w:r w:rsidR="0057284B">
          <w:rPr>
            <w:rtl/>
          </w:rPr>
          <w:delText xml:space="preserve">.</w:delText>
        </w:r>
      </w:del>
    </w:p>
    <w:p w14:paraId="77FDE7F6" w14:textId="18306ACB" w:rsidR="006542AA" w:rsidRDefault="00000000">
      <w:pPr>
        <w:pStyle w:val="36"/>
        <w:framePr w:wrap="notBeside"/>
      </w:pPr>
      <w:r>
        <w:t>תנ"ה:</w:t>
      </w:r>
    </w:p>
    <w:p w14:paraId="62B8D202" w14:textId="147DB0A9" w:rsidR="007B2E54" w:rsidRDefault="00F63065" w:rsidP="007B2E54">
      <w:pPr>
        <w:pStyle w:val="afffff1"/>
        <w:rPr>
          <w:rtl/>
        </w:rPr>
        <w:pPrChange w:id="9308" w:author="עריכה מהאתר" w:date="2026-10-15T09:05:08Z">
          <w:pPr>
            <w:rPr>
              <w:rtl/>
            </w:rPr>
          </w:pPr>
        </w:pPrChange>
      </w:pPr>
      <w:r>
        <w:rPr>
          <w:rtl/>
        </w:rPr>
        <w:t xml:space="preserve">השוחט את הבכור ומראה את מומיו, </w:t>
      </w:r>
    </w:p>
    <w:p w14:paraId="675D8A7D" w14:textId="77777777" w:rsidR="007B2E54" w:rsidRDefault="00F63065" w:rsidP="007B2E54">
      <w:pPr>
        <w:rPr>
          <w:rtl/>
        </w:rPr>
      </w:pPr>
      <w:ins w:id="90883" w:author="קלוד - ניסוח" w:date="2026-10-13T16:46:40Z">
        <w:r>
          <w:rPr>
            <w:rtl/>
          </w:rPr>
          <w:t xml:space="preserve">לר"י:</w:t>
        </w:r>
      </w:ins>
      <w:del w:id="90884" w:author="קלוד - ניסוח" w:date="2026-10-13T16:46:40Z">
        <w:r>
          <w:rPr>
            <w:rtl/>
          </w:rPr>
          <w:delText xml:space="preserve">ר</w:delText>
        </w:r>
        <w:r w:rsidR="007B2E54">
          <w:rPr>
            <w:rFonts w:hint="cs"/>
            <w:rtl/>
          </w:rPr>
          <w:delText xml:space="preserve">'י </w:delText>
        </w:r>
        <w:r>
          <w:rPr>
            <w:rtl/>
          </w:rPr>
          <w:delText xml:space="preserve">אומר,</w:delText>
        </w:r>
      </w:del>
      <w:r>
        <w:rPr>
          <w:rtl/>
        </w:rPr>
        <w:t xml:space="preserve"> בדוקין שבעין - אסור מפני שהן משתנין, במומין שבגוף - מותר מפני שאין </w:t>
      </w:r>
      <w:ins w:id="90881" w:author="קלוד - ניסוח" w:date="2026-10-13T16:46:40Z">
        <w:r>
          <w:rPr>
            <w:rtl/>
          </w:rPr>
          <w:t xml:space="preserve">משתנין,</w:t>
        </w:r>
      </w:ins>
      <w:del w:id="90882" w:author="קלוד - ניסוח" w:date="2026-10-13T16:46:40Z">
        <w:r>
          <w:rPr>
            <w:rtl/>
          </w:rPr>
          <w:delText xml:space="preserve">משתנין, </w:delText>
        </w:r>
      </w:del>
    </w:p>
    <w:p w14:paraId="0A96CF9B" w14:textId="34EEFEBD" w:rsidR="00B874E6" w:rsidRDefault="00F63065" w:rsidP="007B2E54">
      <w:pPr>
        <w:rPr>
          <w:rtl/>
        </w:rPr>
      </w:pPr>
      <w:ins w:id="90889" w:author="קלוד - ניסוח" w:date="2026-10-13T16:46:40Z">
        <w:r>
          <w:rPr>
            <w:rStyle w:val="27"/>
            <w:rtl/>
          </w:rPr>
          <w:t xml:space="preserve">לר"מ:</w:t>
        </w:r>
      </w:ins>
      <w:del w:id="90890" w:author="קלוד - ניסוח" w:date="2026-10-13T16:46:40Z">
        <w:r>
          <w:rPr>
            <w:rStyle w:val="27"/>
            <w:rtl/>
          </w:rPr>
          <w:delText xml:space="preserve">ר"מ</w:delText>
        </w:r>
        <w:r>
          <w:rPr>
            <w:rtl/>
          </w:rPr>
          <w:delText xml:space="preserve"> אומר</w:delText>
        </w:r>
      </w:del>
      <w:r>
        <w:rPr>
          <w:rtl/>
        </w:rPr>
        <w:t xml:space="preserve"> אחד זה ואחד זה - </w:t>
      </w:r>
      <w:ins w:id="90887" w:author="קלוד - ניסוח" w:date="2026-10-13T16:46:40Z">
        <w:r>
          <w:rPr>
            <w:rtl/>
          </w:rPr>
          <w:t xml:space="preserve">אסור</w:t>
        </w:r>
      </w:ins>
      <w:del w:id="90888" w:author="קלוד - ניסוח" w:date="2026-10-13T16:46:40Z">
        <w:r>
          <w:rPr>
            <w:rtl/>
          </w:rPr>
          <w:delText xml:space="preserve">אסור,</w:delText>
        </w:r>
      </w:del>
      <w:r>
        <w:rPr>
          <w:rtl/>
        </w:rPr>
        <w:t xml:space="preserve"> מפני </w:t>
      </w:r>
      <w:ins w:id="90885" w:author="קלוד - ניסוח" w:date="2026-10-13T16:46:40Z">
        <w:r>
          <w:rPr>
            <w:rtl/>
          </w:rPr>
          <w:t xml:space="preserve">המשתנין </w:t>
        </w:r>
        <w:r>
          <w:rPr>
            <w:rStyle w:val="affffd"/>
            <w:rtl/>
          </w:rPr>
          <w:t xml:space="preserve">גזירה אטו דוקין</w:t>
        </w:r>
        <w:r>
          <w:rPr>
            <w:rtl/>
          </w:rPr>
          <w:t xml:space="preserve">.</w:t>
        </w:r>
      </w:ins>
      <w:del w:id="90886" w:author="קלוד - ניסוח" w:date="2026-10-13T16:46:40Z">
        <w:r>
          <w:rPr>
            <w:rtl/>
          </w:rPr>
          <w:delText xml:space="preserve">המשתנין</w:delText>
        </w:r>
        <w:r w:rsidR="0057284B">
          <w:rPr>
            <w:rtl/>
          </w:rPr>
          <w:delText xml:space="preserve">.</w:delText>
        </w:r>
      </w:del>
    </w:p>
    <w:p w14:paraId="56A719E4" w14:textId="77777777" w:rsidR="00E314B9" w:rsidRDefault="00E314B9" w:rsidP="00E314B9">
      <w:pPr>
        <w:pStyle w:val="afff0"/>
        <w:framePr w:wrap="around"/>
        <w:rPr>
          <w:rtl/>
        </w:rPr>
      </w:pPr>
      <w:r>
        <w:rPr>
          <w:rFonts w:hint="cs"/>
          <w:rtl/>
        </w:rPr>
        <w:t>כח:</w:t>
      </w:r>
    </w:p>
    <w:p w14:paraId="63991C96" w14:textId="57D02B3F" w:rsidR="006542AA" w:rsidRDefault="00000000">
      <w:pPr>
        <w:pStyle w:val="36"/>
        <w:framePr w:wrap="notBeside"/>
      </w:pPr>
      <w:ins w:id="90389" w:author="קלוד - ניסוח" w:date="2026-10-13T16:46:40Z">
        <w:r>
          <w:t xml:space="preserve">רנב"י:</w:t>
        </w:r>
      </w:ins>
      <w:del w:id="90390" w:author="קלוד - ניסוח" w:date="2026-10-13T16:46:40Z">
        <w:r>
          <w:delText xml:space="preserve">ארנב"י</w:delText>
        </w:r>
        <w:r w:rsidR="00F63065">
          <w:delText xml:space="preserve">:</w:delText>
        </w:r>
      </w:del>
    </w:p>
    <w:p w14:paraId="03EAA1C1" w14:textId="2B472F43" w:rsidR="00B874E6" w:rsidRDefault="00F63065" w:rsidP="00E314B9">
      <w:pPr>
        <w:rPr>
          <w:rtl/>
        </w:rPr>
      </w:pPr>
      <w:r>
        <w:rPr>
          <w:rtl/>
        </w:rPr>
        <w:t xml:space="preserve">מתני' </w:t>
      </w:r>
      <w:ins w:id="90899" w:author="קלוד - ניסוח" w:date="2026-10-13T16:46:40Z">
        <w:r>
          <w:rPr>
            <w:rtl/>
          </w:rPr>
          <w:t xml:space="preserve">נמי</w:t>
        </w:r>
      </w:ins>
      <w:del w:id="90900" w:author="קלוד - ניסוח" w:date="2026-10-13T16:46:40Z">
        <w:r w:rsidR="00E314B9">
          <w:rPr>
            <w:rtl/>
          </w:rPr>
          <w:delText xml:space="preserve">גם</w:delText>
        </w:r>
      </w:del>
      <w:r>
        <w:rPr>
          <w:rtl/>
        </w:rPr>
        <w:t xml:space="preserve"> דיקא, </w:t>
      </w:r>
      <w:ins w:id="90897" w:author="קלוד - ניסוח" w:date="2026-10-13T16:46:40Z">
        <w:r>
          <w:rPr>
            <w:rtl/>
          </w:rPr>
          <w:t xml:space="preserve">לר"מ:</w:t>
        </w:r>
      </w:ins>
      <w:del w:id="90898" w:author="קלוד - ניסוח" w:date="2026-10-13T16:46:40Z">
        <w:r>
          <w:rPr>
            <w:rtl/>
          </w:rPr>
          <w:delText xml:space="preserve">ר' מאיר אומר:</w:delText>
        </w:r>
      </w:del>
      <w:r>
        <w:rPr>
          <w:rtl/>
        </w:rPr>
        <w:t xml:space="preserve"> הואיל ונשחט שלא </w:t>
      </w:r>
      <w:ins w:id="90895" w:author="קלוד - ניסוח" w:date="2026-10-13T16:46:40Z">
        <w:r>
          <w:rPr>
            <w:rtl/>
          </w:rPr>
          <w:t xml:space="preserve">ע"פ</w:t>
        </w:r>
      </w:ins>
      <w:del w:id="90896" w:author="קלוד - ניסוח" w:date="2026-10-13T16:46:40Z">
        <w:r>
          <w:rPr>
            <w:rtl/>
          </w:rPr>
          <w:delText xml:space="preserve">על פי</w:delText>
        </w:r>
      </w:del>
      <w:r>
        <w:rPr>
          <w:rtl/>
        </w:rPr>
        <w:t xml:space="preserve"> מומחה - אסור, </w:t>
      </w:r>
      <w:r w:rsidR="00E314B9">
        <w:rPr>
          <w:rtl/>
        </w:rPr>
        <w:t>ש"מ</w:t>
      </w:r>
      <w:r w:rsidR="00E314B9">
        <w:rPr>
          <w:rFonts w:hint="cs"/>
          <w:rtl/>
        </w:rPr>
        <w:t xml:space="preserve"> קנס </w:t>
      </w:r>
      <w:ins w:id="90893" w:author="קלוד - ניסוח" w:date="2026-10-13T16:46:40Z">
        <w:r>
          <w:rPr>
            <w:rFonts w:hint="cs"/>
            <w:rtl/>
          </w:rPr>
          <w:t xml:space="preserve">הוא </w:t>
        </w:r>
        <w:r>
          <w:rPr>
            <w:rStyle w:val="affffd"/>
            <w:rFonts w:hint="cs"/>
            <w:rtl/>
          </w:rPr>
          <w:t xml:space="preserve">ולא מספק</w:t>
        </w:r>
        <w:r>
          <w:rPr>
            <w:rFonts w:hint="cs"/>
            <w:rtl/>
          </w:rPr>
          <w:t xml:space="preserve">.</w:t>
        </w:r>
      </w:ins>
      <w:del w:id="90894" w:author="קלוד - ניסוח" w:date="2026-10-13T16:46:40Z">
        <w:r w:rsidR="00E314B9">
          <w:rPr>
            <w:rFonts w:hint="cs"/>
            <w:rtl/>
          </w:rPr>
          <w:delText xml:space="preserve">הוא</w:delText>
        </w:r>
        <w:r w:rsidR="0057284B">
          <w:rPr>
            <w:rtl/>
          </w:rPr>
          <w:delText xml:space="preserve">.</w:delText>
        </w:r>
      </w:del>
    </w:p>
    <w:p w14:paraId="10C98BDA" w14:textId="77777777" w:rsidR="006542AA" w:rsidRDefault="00000000">
      <w:pPr>
        <w:pStyle w:val="36"/>
        <w:framePr w:wrap="notBeside"/>
      </w:pPr>
      <w:r w:rsidRPr="00D25F87">
        <w:t>איבעיא להו</w:t>
      </w:r>
      <w:r>
        <w:t>:</w:t>
      </w:r>
    </w:p>
    <w:p w14:paraId="1F06DFB2" w14:textId="284A5E31" w:rsidR="00E314B9" w:rsidRDefault="00F63065" w:rsidP="00F63065">
      <w:pPr>
        <w:rPr>
          <w:rtl/>
        </w:rPr>
      </w:pPr>
      <w:ins w:id="90915" w:author="קלוד - ניסוח" w:date="2026-10-13T16:46:40Z">
        <w:r>
          <w:rPr>
            <w:rtl/>
          </w:rPr>
          <w:t xml:space="preserve">'מפני</w:t>
        </w:r>
      </w:ins>
      <w:del w:id="90916" w:author="קלוד - ניסוח" w:date="2026-10-13T16:46:40Z">
        <w:r>
          <w:rPr>
            <w:rtl/>
          </w:rPr>
          <w:delText xml:space="preserve">מפני</w:delText>
        </w:r>
      </w:del>
      <w:r>
        <w:rPr>
          <w:rtl/>
        </w:rPr>
        <w:t xml:space="preserve"> </w:t>
      </w:r>
      <w:ins w:id="90913" w:author="קלוד - ניסוח" w:date="2026-10-13T16:46:40Z">
        <w:r>
          <w:rPr>
            <w:rtl/>
          </w:rPr>
          <w:t xml:space="preserve">המשתנין'</w:t>
        </w:r>
      </w:ins>
      <w:del w:id="90914" w:author="קלוד - ניסוח" w:date="2026-10-13T16:46:40Z">
        <w:r>
          <w:rPr>
            <w:rtl/>
          </w:rPr>
          <w:delText xml:space="preserve">המשתנין</w:delText>
        </w:r>
      </w:del>
      <w:r>
        <w:rPr>
          <w:rtl/>
        </w:rPr>
        <w:t xml:space="preserve"> - </w:t>
      </w:r>
      <w:ins w:id="90911" w:author="קלוד - ניסוח" w:date="2026-10-13T16:46:40Z">
        <w:r>
          <w:rPr>
            <w:rtl/>
          </w:rPr>
          <w:t xml:space="preserve">כולם</w:t>
        </w:r>
      </w:ins>
      <w:del w:id="90912" w:author="קלוד - ניסוח" w:date="2026-10-13T16:46:40Z">
        <w:r>
          <w:rPr>
            <w:rtl/>
          </w:rPr>
          <w:delText xml:space="preserve">וכולם</w:delText>
        </w:r>
      </w:del>
      <w:r>
        <w:rPr>
          <w:rtl/>
        </w:rPr>
        <w:t xml:space="preserve"> </w:t>
      </w:r>
      <w:ins w:id="90909" w:author="קלוד - ניסוח" w:date="2026-10-13T16:46:40Z">
        <w:r>
          <w:rPr>
            <w:rtl/>
          </w:rPr>
          <w:t xml:space="preserve">משתנים,</w:t>
        </w:r>
      </w:ins>
      <w:del w:id="90910" w:author="קלוד - ניסוח" w:date="2026-10-13T16:46:40Z">
        <w:r>
          <w:rPr>
            <w:rtl/>
          </w:rPr>
          <w:delText xml:space="preserve">משתני,</w:delText>
        </w:r>
      </w:del>
      <w:r>
        <w:rPr>
          <w:rtl/>
        </w:rPr>
        <w:t xml:space="preserve"> </w:t>
      </w:r>
      <w:r w:rsidR="00002A62" w:rsidRPr="00D25F87">
        <w:rPr>
          <w:b/>
          <w:bCs/>
          <w:rtl/>
        </w:rPr>
        <w:t>או"ד</w:t>
      </w:r>
      <w:ins w:id="90907" w:author="קלוד - ניסוח" w:date="2026-10-13T16:46:40Z">
        <w:r>
          <w:rPr>
            <w:rtl/>
          </w:rPr>
          <w:t xml:space="preserve"> </w:t>
        </w:r>
      </w:ins>
      <w:del w:id="90908" w:author="קלוד - ניסוח" w:date="2026-10-13T16:46:40Z">
        <w:r>
          <w:rPr>
            <w:rtl/>
          </w:rPr>
          <w:delText xml:space="preserve"> - </w:delText>
        </w:r>
      </w:del>
      <w:r>
        <w:rPr>
          <w:rtl/>
        </w:rPr>
        <w:t xml:space="preserve">יש </w:t>
      </w:r>
      <w:ins w:id="90905" w:author="קלוד - ניסוח" w:date="2026-10-13T16:46:40Z">
        <w:r>
          <w:rPr>
            <w:rtl/>
          </w:rPr>
          <w:t xml:space="preserve">שמשתנים</w:t>
        </w:r>
      </w:ins>
      <w:del w:id="90906" w:author="קלוד - ניסוח" w:date="2026-10-13T16:46:40Z">
        <w:r>
          <w:rPr>
            <w:rtl/>
          </w:rPr>
          <w:delText xml:space="preserve">דמשתני</w:delText>
        </w:r>
      </w:del>
      <w:r>
        <w:rPr>
          <w:rtl/>
        </w:rPr>
        <w:t xml:space="preserve"> ויש </w:t>
      </w:r>
      <w:ins w:id="90903" w:author="קלוד - ניסוח" w:date="2026-10-13T16:46:40Z">
        <w:r>
          <w:rPr>
            <w:rtl/>
          </w:rPr>
          <w:t xml:space="preserve">שאינם</w:t>
        </w:r>
      </w:ins>
      <w:del w:id="90904" w:author="קלוד - ניסוח" w:date="2026-10-13T16:46:40Z">
        <w:r>
          <w:rPr>
            <w:rtl/>
          </w:rPr>
          <w:delText xml:space="preserve">דלא</w:delText>
        </w:r>
      </w:del>
      <w:r>
        <w:rPr>
          <w:rtl/>
        </w:rPr>
        <w:t xml:space="preserve"> </w:t>
      </w:r>
      <w:ins w:id="90901" w:author="קלוד - ניסוח" w:date="2026-10-13T16:46:40Z">
        <w:r>
          <w:rPr>
            <w:rtl/>
          </w:rPr>
          <w:t xml:space="preserve">משתנים?</w:t>
        </w:r>
      </w:ins>
      <w:del w:id="90902" w:author="קלוד - ניסוח" w:date="2026-10-13T16:46:40Z">
        <w:r>
          <w:rPr>
            <w:rtl/>
          </w:rPr>
          <w:delText xml:space="preserve">משתני? </w:delText>
        </w:r>
      </w:del>
    </w:p>
    <w:p>
      <w:pPr>
        <w:pStyle w:val="36"/>
        <w:rPr>
          <w:ins w:id="90049" w:author="קלוד - סמנטי" w:date="2026-10-13T16:46:38Z"/>
        </w:rPr>
      </w:pPr>
      <w:r>
        <w:t xml:space="preserve">נפק"מ</w:t>
      </w:r>
    </w:p>
    <w:p w14:paraId="65C07DAA" w14:textId="5C586E42" w:rsidR="00E314B9" w:rsidRDefault="00E314B9" w:rsidP="00E314B9">
      <w:pPr>
        <w:rPr>
          <w:rtl/>
        </w:rPr>
      </w:pPr>
      <w:del w:id="90050" w:author="קלוד - סמנטי" w:date="2026-10-13T16:46:38Z">
        <w:r>
          <w:rPr>
            <w:rFonts w:hint="cs"/>
            <w:rtl/>
          </w:rPr>
          <w:delText xml:space="preserve"> </w:delText>
        </w:r>
      </w:del>
      <w:ins w:id="90933" w:author="קלוד - ניסוח" w:date="2026-10-13T16:46:40Z">
        <w:r>
          <w:rPr>
            <w:rFonts w:hint="cs"/>
            <w:rtl/>
          </w:rPr>
          <w:t xml:space="preserve">להכחיש</w:t>
        </w:r>
      </w:ins>
      <w:del w:id="90934" w:author="קלוד - ניסוח" w:date="2026-10-13T16:46:40Z">
        <w:r>
          <w:rPr>
            <w:rFonts w:hint="cs"/>
            <w:rtl/>
          </w:rPr>
          <w:delText xml:space="preserve">ל</w:delText>
        </w:r>
        <w:r w:rsidR="00F63065">
          <w:rPr>
            <w:rtl/>
          </w:rPr>
          <w:delText xml:space="preserve">אכחו</w:delText>
        </w:r>
        <w:r>
          <w:rPr>
            <w:rtl/>
          </w:rPr>
          <w:delText xml:space="preserve">שי</w:delText>
        </w:r>
      </w:del>
      <w:r>
        <w:rPr>
          <w:rtl/>
        </w:rPr>
        <w:t xml:space="preserve"> </w:t>
      </w:r>
      <w:ins w:id="90931" w:author="קלוד - ניסוח" w:date="2026-10-13T16:46:40Z">
        <w:r>
          <w:rPr>
            <w:rtl/>
          </w:rPr>
          <w:t xml:space="preserve">עדים </w:t>
        </w:r>
        <w:r>
          <w:rPr>
            <w:rStyle w:val="affffd"/>
            <w:rtl/>
          </w:rPr>
          <w:t xml:space="preserve">שהמום היה בחייו</w:t>
        </w:r>
        <w:r>
          <w:rPr>
            <w:rtl/>
          </w:rPr>
          <w:t xml:space="preserve">:</w:t>
        </w:r>
      </w:ins>
      <w:del w:id="90932" w:author="קלוד - ניסוח" w:date="2026-10-13T16:46:40Z">
        <w:r>
          <w:rPr>
            <w:rtl/>
          </w:rPr>
          <w:delText xml:space="preserve">סהדי,</w:delText>
        </w:r>
      </w:del>
      <w:r>
        <w:rPr>
          <w:rtl/>
        </w:rPr>
        <w:t xml:space="preserve"> אם</w:t>
      </w:r>
      <w:ins w:id="90929" w:author="קלוד - ניסוח" w:date="2026-10-13T16:46:40Z">
        <w:r>
          <w:rPr>
            <w:rtl/>
          </w:rPr>
          <w:t xml:space="preserve"> </w:t>
        </w:r>
      </w:ins>
      <w:del w:id="90930" w:author="קלוד - ניסוח" w:date="2026-10-13T16:46:40Z">
        <w:r>
          <w:rPr>
            <w:rtl/>
          </w:rPr>
          <w:delText xml:space="preserve"> אמרת, </w:delText>
        </w:r>
      </w:del>
      <w:r>
        <w:rPr>
          <w:rtl/>
        </w:rPr>
        <w:t xml:space="preserve">כולם </w:t>
      </w:r>
      <w:ins w:id="90927" w:author="קלוד - ניסוח" w:date="2026-10-13T16:46:40Z">
        <w:r>
          <w:rPr>
            <w:rtl/>
          </w:rPr>
          <w:t xml:space="preserve">משתנים</w:t>
        </w:r>
      </w:ins>
      <w:del w:id="90928" w:author="קלוד - ניסוח" w:date="2026-10-13T16:46:40Z">
        <w:r>
          <w:rPr>
            <w:rtl/>
          </w:rPr>
          <w:delText xml:space="preserve">משתני</w:delText>
        </w:r>
      </w:del>
      <w:r>
        <w:rPr>
          <w:rtl/>
        </w:rPr>
        <w:t xml:space="preserve"> </w:t>
      </w:r>
      <w:ins w:id="90925" w:author="קלוד - ניסוח" w:date="2026-10-13T16:46:40Z">
        <w:r>
          <w:rPr>
            <w:rtl/>
          </w:rPr>
          <w:t xml:space="preserve">- שקרנים</w:t>
        </w:r>
      </w:ins>
      <w:del w:id="90926" w:author="קלוד - ניסוח" w:date="2026-10-13T16:46:40Z">
        <w:r w:rsidR="00F63065">
          <w:rPr>
            <w:rtl/>
          </w:rPr>
          <w:delText xml:space="preserve">שקרי</w:delText>
        </w:r>
      </w:del>
      <w:r w:rsidR="00F63065">
        <w:rPr>
          <w:rtl/>
        </w:rPr>
        <w:t xml:space="preserve"> </w:t>
      </w:r>
      <w:r>
        <w:rPr>
          <w:rtl/>
        </w:rPr>
        <w:t>הם</w:t>
      </w:r>
      <w:r w:rsidR="00F63065">
        <w:rPr>
          <w:rtl/>
        </w:rPr>
        <w:t xml:space="preserve">, </w:t>
      </w:r>
      <w:r>
        <w:rPr>
          <w:rtl/>
        </w:rPr>
        <w:t xml:space="preserve">ואם</w:t>
      </w:r>
      <w:ins w:id="90923" w:author="קלוד - ניסוח" w:date="2026-10-13T16:46:40Z">
        <w:r>
          <w:rPr>
            <w:rtl/>
          </w:rPr>
          <w:t xml:space="preserve"> </w:t>
        </w:r>
      </w:ins>
      <w:del w:id="90924" w:author="קלוד - ניסוח" w:date="2026-10-13T16:46:40Z">
        <w:r>
          <w:rPr>
            <w:rtl/>
          </w:rPr>
          <w:delText xml:space="preserve"> </w:delText>
        </w:r>
        <w:r w:rsidR="00F63065">
          <w:rPr>
            <w:rtl/>
          </w:rPr>
          <w:delText xml:space="preserve">אמרת, </w:delText>
        </w:r>
      </w:del>
      <w:r>
        <w:rPr>
          <w:rtl/>
        </w:rPr>
        <w:t>יש</w:t>
      </w:r>
      <w:r w:rsidR="00F63065">
        <w:rPr>
          <w:rtl/>
        </w:rPr>
        <w:t xml:space="preserve"> </w:t>
      </w:r>
      <w:ins w:id="90921" w:author="קלוד - ניסוח" w:date="2026-10-13T16:46:40Z">
        <w:r>
          <w:rPr>
            <w:rtl/>
          </w:rPr>
          <w:t xml:space="preserve">שאינם</w:t>
        </w:r>
      </w:ins>
      <w:del w:id="90922" w:author="קלוד - ניסוח" w:date="2026-10-13T16:46:40Z">
        <w:r w:rsidR="00F63065">
          <w:rPr>
            <w:rtl/>
          </w:rPr>
          <w:delText xml:space="preserve">דמשתני</w:delText>
        </w:r>
      </w:del>
      <w:r w:rsidR="00F63065">
        <w:rPr>
          <w:rtl/>
        </w:rPr>
        <w:t xml:space="preserve"> </w:t>
      </w:r>
      <w:ins w:id="90919" w:author="קלוד - ניסוח" w:date="2026-10-13T16:46:40Z">
        <w:r>
          <w:rPr>
            <w:rtl/>
          </w:rPr>
          <w:t xml:space="preserve">משתנים</w:t>
        </w:r>
      </w:ins>
      <w:del w:id="90920" w:author="קלוד - ניסוח" w:date="2026-10-13T16:46:40Z">
        <w:r>
          <w:rPr>
            <w:rtl/>
          </w:rPr>
          <w:delText xml:space="preserve">ויש</w:delText>
        </w:r>
        <w:r w:rsidR="00F63065">
          <w:rPr>
            <w:rtl/>
          </w:rPr>
          <w:delText xml:space="preserve"> דלא משתני</w:delText>
        </w:r>
      </w:del>
      <w:r w:rsidR="00F63065">
        <w:rPr>
          <w:rtl/>
        </w:rPr>
        <w:t xml:space="preserve"> - </w:t>
      </w:r>
      <w:r>
        <w:rPr>
          <w:rtl/>
        </w:rPr>
        <w:t>סומכים</w:t>
      </w:r>
      <w:r w:rsidR="00F63065">
        <w:rPr>
          <w:rtl/>
        </w:rPr>
        <w:t xml:space="preserve"> </w:t>
      </w:r>
      <w:ins w:id="90917" w:author="קלוד - ניסוח" w:date="2026-10-13T16:46:40Z">
        <w:r>
          <w:rPr>
            <w:rtl/>
          </w:rPr>
          <w:t xml:space="preserve">עליהם,</w:t>
        </w:r>
      </w:ins>
      <w:del w:id="90918" w:author="קלוד - ניסוח" w:date="2026-10-13T16:46:40Z">
        <w:r>
          <w:rPr>
            <w:rtl/>
          </w:rPr>
          <w:delText xml:space="preserve">עליהם</w:delText>
        </w:r>
        <w:r w:rsidR="00F63065">
          <w:rPr>
            <w:rtl/>
          </w:rPr>
          <w:delText xml:space="preserve">, </w:delText>
        </w:r>
      </w:del>
    </w:p>
    <w:p>
      <w:pPr>
        <w:pStyle w:val="36"/>
        <w:rPr>
          <w:ins w:id="90051" w:author="קלוד - סמנטי" w:date="2026-10-13T16:46:38Z"/>
        </w:rPr>
      </w:pPr>
      <w:r>
        <w:t>מה? ת"ש</w:t>
      </w:r>
    </w:p>
    <w:p w14:paraId="24A1BFF8" w14:textId="30603C3E" w:rsidR="00B874E6" w:rsidRDefault="00E314B9" w:rsidP="00E314B9">
      <w:pPr>
        <w:rPr>
          <w:rtl/>
        </w:rPr>
      </w:pPr>
      <w:del w:id="90052" w:author="קלוד - סמנטי" w:date="2026-10-13T16:46:38Z">
        <w:r w:rsidR="00F63065">
          <w:rPr>
            <w:rtl/>
          </w:rPr>
          <w:delText xml:space="preserve"> </w:delText>
        </w:r>
      </w:del>
      <w:ins w:id="90937" w:author="קלוד - ניסוח" w:date="2026-10-13T16:46:40Z">
        <w:r>
          <w:rPr>
            <w:rtl/>
            <w:rPrChange w:id="9204" w:author="עריכה מהאתר" w:date="2026-10-19T06:44:48Z">
              <w:rPr>
                <w:rStyle w:val="27"/>
                <w:rtl/>
              </w:rPr>
            </w:rPrChange>
          </w:rPr>
          <w:t xml:space="preserve">דר'</w:t>
        </w:r>
      </w:ins>
      <w:del w:id="90938" w:author="קלוד - ניסוח" w:date="2026-10-13T16:46:40Z">
        <w:r w:rsidR="00F63065">
          <w:rPr>
            <w:rStyle w:val="27"/>
            <w:rtl/>
          </w:rPr>
          <w:delText xml:space="preserve">דא</w:delText>
        </w:r>
        <w:r>
          <w:rPr>
            <w:rStyle w:val="27"/>
            <w:rFonts w:hint="cs"/>
            <w:rtl/>
          </w:rPr>
          <w:delText xml:space="preserve">רבב"ח</w:delText>
        </w:r>
        <w:r>
          <w:rPr>
            <w:rFonts w:hint="cs"/>
            <w:rtl/>
          </w:rPr>
          <w:delText xml:space="preserve"> </w:delText>
        </w:r>
        <w:r w:rsidR="00F63065">
          <w:rPr>
            <w:rtl/>
          </w:rPr>
          <w:delText xml:space="preserve">שח לי </w:delText>
        </w:r>
        <w:r w:rsidR="00F63065">
          <w:rPr>
            <w:rStyle w:val="27"/>
            <w:rtl/>
          </w:rPr>
          <w:delText xml:space="preserve">רבי</w:delText>
        </w:r>
      </w:del>
      <w:r>
        <w:rPr>
          <w:rStyle w:val="27"/>
          <w:rtl/>
          <w:rPrChange w:id="9202" w:author="עריכה מהאתר" w:date="2026-10-19T06:44:48Z">
            <w:rPr>
              <w:rStyle w:val="27"/>
              <w:rtl/>
            </w:rPr>
          </w:rPrChange>
        </w:rPr>
        <w:t xml:space="preserve"> יאשיה דמן </w:t>
      </w:r>
      <w:ins w:id="90935" w:author="קלוד - ניסוח" w:date="2026-10-13T16:46:40Z">
        <w:r>
          <w:rPr>
            <w:rStyle w:val="27"/>
            <w:rtl/>
            <w:rPrChange w:id="9203" w:author="עריכה מהאתר" w:date="2026-10-19T06:44:48Z">
              <w:rPr>
                <w:rStyle w:val="27"/>
                <w:rtl/>
              </w:rPr>
            </w:rPrChange>
          </w:rPr>
          <w:t xml:space="preserve">אושא אמר לרבב"ח:</w:t>
        </w:r>
      </w:ins>
      <w:del w:id="90936" w:author="קלוד - ניסוח" w:date="2026-10-13T16:46:40Z">
        <w:r w:rsidR="00F63065">
          <w:rPr>
            <w:rtl/>
          </w:rPr>
          <w:delText xml:space="preserve">אושא:</w:delText>
        </w:r>
      </w:del>
      <w:r w:rsidR="00F63065">
        <w:rPr>
          <w:rtl/>
        </w:rPr>
        <w:t xml:space="preserve"> בא ואראך בדוקין שהן משתנים</w:t>
      </w:r>
      <w:r w:rsidR="0057284B">
        <w:rPr>
          <w:rtl/>
        </w:rPr>
        <w:t>.</w:t>
      </w:r>
    </w:p>
    <w:p w14:paraId="6C4E656F" w14:textId="2239CBFB" w:rsidR="00B874E6" w:rsidRDefault="00F63065" w:rsidP="00E314B9">
      <w:pPr>
        <w:rPr>
          <w:rtl/>
        </w:rPr>
      </w:pPr>
      <w:ins w:id="90951" w:author="קלוד - ניסוח" w:date="2026-10-13T16:46:40Z">
        <w:r>
          <w:rPr>
            <w:rtl/>
          </w:rPr>
          <w:t xml:space="preserve">מדאמר</w:t>
        </w:r>
      </w:ins>
      <w:del w:id="90952" w:author="קלוד - ניסוח" w:date="2026-10-13T16:46:40Z">
        <w:r>
          <w:rPr>
            <w:rtl/>
          </w:rPr>
          <w:delText xml:space="preserve">מדקאמ"ל</w:delText>
        </w:r>
      </w:del>
      <w:r>
        <w:rPr>
          <w:rtl/>
        </w:rPr>
        <w:t xml:space="preserve"> </w:t>
      </w:r>
      <w:ins w:id="90949" w:author="קלוד - ניסוח" w:date="2026-10-13T16:46:40Z">
        <w:r>
          <w:rPr>
            <w:rtl/>
          </w:rPr>
          <w:t xml:space="preserve">לו</w:t>
        </w:r>
      </w:ins>
      <w:del w:id="90950" w:author="קלוד - ניסוח" w:date="2026-10-13T16:46:40Z">
        <w:r>
          <w:rPr>
            <w:rtl/>
          </w:rPr>
          <w:delText xml:space="preserve">בא</w:delText>
        </w:r>
      </w:del>
      <w:r>
        <w:rPr>
          <w:rtl/>
        </w:rPr>
        <w:t xml:space="preserve"> </w:t>
      </w:r>
      <w:ins w:id="90947" w:author="קלוד - ניסוח" w:date="2026-10-13T16:46:40Z">
        <w:r>
          <w:rPr>
            <w:rtl/>
          </w:rPr>
          <w:t xml:space="preserve">'בא ואראך'</w:t>
        </w:r>
      </w:ins>
      <w:del w:id="90948" w:author="קלוד - ניסוח" w:date="2026-10-13T16:46:40Z">
        <w:r>
          <w:rPr>
            <w:rtl/>
          </w:rPr>
          <w:delText xml:space="preserve">ואראך</w:delText>
        </w:r>
      </w:del>
      <w:r>
        <w:rPr>
          <w:rtl/>
        </w:rPr>
        <w:t xml:space="preserve"> - מכלל </w:t>
      </w:r>
      <w:ins w:id="90945" w:author="קלוד - ניסוח" w:date="2026-10-13T16:46:40Z">
        <w:r>
          <w:rPr>
            <w:rtl/>
          </w:rPr>
          <w:t xml:space="preserve">שיש</w:t>
        </w:r>
      </w:ins>
      <w:del w:id="90946" w:author="קלוד - ניסוח" w:date="2026-10-13T16:46:40Z">
        <w:r>
          <w:rPr>
            <w:rtl/>
          </w:rPr>
          <w:delText xml:space="preserve">דיש</w:delText>
        </w:r>
      </w:del>
      <w:r>
        <w:rPr>
          <w:rtl/>
        </w:rPr>
        <w:t xml:space="preserve"> </w:t>
      </w:r>
      <w:ins w:id="90943" w:author="קלוד - ניסוח" w:date="2026-10-13T16:46:40Z">
        <w:r>
          <w:rPr>
            <w:rtl/>
          </w:rPr>
          <w:t xml:space="preserve">שמשתנים</w:t>
        </w:r>
      </w:ins>
      <w:del w:id="90944" w:author="קלוד - ניסוח" w:date="2026-10-13T16:46:40Z">
        <w:r>
          <w:rPr>
            <w:rtl/>
          </w:rPr>
          <w:delText xml:space="preserve">דמשתני</w:delText>
        </w:r>
      </w:del>
      <w:r>
        <w:rPr>
          <w:rtl/>
        </w:rPr>
        <w:t xml:space="preserve"> ויש </w:t>
      </w:r>
      <w:ins w:id="90941" w:author="קלוד - ניסוח" w:date="2026-10-13T16:46:40Z">
        <w:r>
          <w:rPr>
            <w:rtl/>
          </w:rPr>
          <w:t xml:space="preserve">שאינם</w:t>
        </w:r>
      </w:ins>
      <w:del w:id="90942" w:author="קלוד - ניסוח" w:date="2026-10-13T16:46:40Z">
        <w:r>
          <w:rPr>
            <w:rtl/>
          </w:rPr>
          <w:delText xml:space="preserve">דלא</w:delText>
        </w:r>
      </w:del>
      <w:r>
        <w:rPr>
          <w:rtl/>
        </w:rPr>
        <w:t xml:space="preserve"> </w:t>
      </w:r>
      <w:ins w:id="90939" w:author="קלוד - ניסוח" w:date="2026-10-13T16:46:40Z">
        <w:r>
          <w:rPr>
            <w:rtl/>
          </w:rPr>
          <w:t xml:space="preserve">משתנים.</w:t>
        </w:r>
      </w:ins>
      <w:del w:id="90940" w:author="קלוד - ניסוח" w:date="2026-10-13T16:46:40Z">
        <w:r>
          <w:rPr>
            <w:rtl/>
          </w:rPr>
          <w:delText xml:space="preserve">משתני</w:delText>
        </w:r>
        <w:r w:rsidR="0057284B">
          <w:rPr>
            <w:rtl/>
          </w:rPr>
          <w:delText xml:space="preserve">.</w:delText>
        </w:r>
      </w:del>
    </w:p>
    <w:p w14:paraId="1B328BDE" w14:textId="3AD0F1E4" w:rsidR="00B874E6" w:rsidRDefault="0057284B" w:rsidP="00AB1F82">
      <w:pPr>
        <w:pStyle w:val="afffd"/>
        <w:rPr>
          <w:rtl/>
        </w:rPr>
      </w:pPr>
      <w:r>
        <w:rPr>
          <w:rtl/>
        </w:rPr>
        <w:t xml:space="preserve">  </w:t>
      </w:r>
      <w:r w:rsidR="00F63065">
        <w:rPr>
          <w:rStyle w:val="afffff0"/>
        </w:rPr>
        <w:t xml:space="preserve">א. </w:t>
      </w:r>
      <w:r w:rsidR="00F63065">
        <w:rPr>
          <w:rtl/>
        </w:rPr>
        <w:t>מי שאינו מומחה וראה את הבכור ונשחט על פיו הר"ז</w:t>
      </w:r>
      <w:r w:rsidR="00AB1F82">
        <w:rPr>
          <w:rFonts w:hint="cs"/>
          <w:rtl/>
        </w:rPr>
        <w:t xml:space="preserve"> </w:t>
      </w:r>
      <w:r w:rsidR="00F63065">
        <w:rPr>
          <w:rtl/>
        </w:rPr>
        <w:t>יקבר וישלם מביתו</w:t>
      </w:r>
      <w:r>
        <w:rPr>
          <w:rtl/>
        </w:rPr>
        <w:t>.</w:t>
      </w:r>
    </w:p>
    <w:p w14:paraId="7D2C71F3" w14:textId="3971AC7E" w:rsidR="006542AA" w:rsidRDefault="00000000">
      <w:pPr>
        <w:pStyle w:val="36"/>
        <w:framePr w:wrap="notBeside"/>
      </w:pPr>
      <w:r>
        <w:t xml:space="preserve">לימא </w:t>
      </w:r>
      <w:r>
        <w:t xml:space="preserve">תנן</w:t>
      </w:r>
      <w:r>
        <w:t xml:space="preserve"> סתמא כר"מ?</w:t>
      </w:r>
    </w:p>
    <w:p w14:paraId="2D1C8139" w14:textId="05F9D017" w:rsidR="00B874E6" w:rsidRDefault="00F63065" w:rsidP="00AB1F82">
      <w:pPr>
        <w:rPr>
          <w:rtl/>
        </w:rPr>
      </w:pPr>
      <w:ins w:id="90953" w:author="קלוד - ניסוח" w:date="2026-10-13T16:46:40Z">
        <w:r>
          <w:rPr>
            <w:rtl/>
          </w:rPr>
          <w:t xml:space="preserve">- שמא</w:t>
        </w:r>
      </w:ins>
      <w:del w:id="90954" w:author="קלוד - ניסוח" w:date="2026-10-13T16:46:40Z">
        <w:r>
          <w:rPr>
            <w:rtl/>
          </w:rPr>
          <w:delText xml:space="preserve">שמא</w:delText>
        </w:r>
      </w:del>
      <w:r>
        <w:rPr>
          <w:rtl/>
        </w:rPr>
        <w:t xml:space="preserve"> בדוקין שבעין, ודברי הכל</w:t>
      </w:r>
      <w:r w:rsidR="0057284B">
        <w:rPr>
          <w:rtl/>
        </w:rPr>
        <w:t>.</w:t>
      </w:r>
    </w:p>
    <w:p w14:paraId="39962A9E" w14:textId="77777777" w:rsidR="006542AA" w:rsidRDefault="00000000">
      <w:pPr>
        <w:pStyle w:val="36"/>
        <w:framePr w:wrap="notBeside"/>
      </w:pPr>
      <w:r>
        <w:t>תנא:</w:t>
      </w:r>
    </w:p>
    <w:p w14:paraId="50EDD11B" w14:textId="5BB0B515" w:rsidR="00B874E6" w:rsidRDefault="00F63065" w:rsidP="00F63065">
      <w:pPr>
        <w:rPr>
          <w:rtl/>
        </w:rPr>
      </w:pPr>
      <w:r>
        <w:rPr>
          <w:rtl/>
        </w:rPr>
        <w:t xml:space="preserve">כשהוא </w:t>
      </w:r>
      <w:ins w:id="90957" w:author="קלוד - ניסוח" w:date="2026-10-13T16:46:40Z">
        <w:r>
          <w:rPr>
            <w:rtl/>
          </w:rPr>
          <w:t xml:space="preserve">משלם -</w:t>
        </w:r>
      </w:ins>
      <w:del w:id="90958" w:author="קלוד - ניסוח" w:date="2026-10-13T16:46:40Z">
        <w:r>
          <w:rPr>
            <w:rtl/>
          </w:rPr>
          <w:delText xml:space="preserve">משלם,</w:delText>
        </w:r>
      </w:del>
      <w:r>
        <w:rPr>
          <w:rtl/>
        </w:rPr>
        <w:t xml:space="preserve"> משלם רביע </w:t>
      </w:r>
      <w:ins w:id="90955" w:author="קלוד - ניסוח" w:date="2026-10-13T16:46:40Z">
        <w:r>
          <w:rPr>
            <w:rStyle w:val="affffd"/>
            <w:rtl/>
          </w:rPr>
          <w:t xml:space="preserve">מדמיו</w:t>
        </w:r>
        <w:r>
          <w:rPr>
            <w:rtl/>
          </w:rPr>
          <w:t xml:space="preserve"> לדקה</w:t>
        </w:r>
      </w:ins>
      <w:del w:id="90956" w:author="קלוד - ניסוח" w:date="2026-10-13T16:46:40Z">
        <w:r>
          <w:rPr>
            <w:rtl/>
          </w:rPr>
          <w:delText xml:space="preserve">לדקה,</w:delText>
        </w:r>
      </w:del>
      <w:r>
        <w:rPr>
          <w:rtl/>
        </w:rPr>
        <w:t xml:space="preserve"> ומחצה לגסה</w:t>
      </w:r>
      <w:r w:rsidR="0057284B">
        <w:rPr>
          <w:rtl/>
        </w:rPr>
        <w:t>.</w:t>
      </w:r>
    </w:p>
    <w:p w14:paraId="4E7BCD41" w14:textId="68430EBB" w:rsidR="006542AA" w:rsidRDefault="00000000">
      <w:pPr>
        <w:pStyle w:val="36"/>
        <w:framePr w:wrap="notBeside"/>
      </w:pPr>
      <w:ins w:id="90959" w:author="קלוד - ניסוח" w:date="2026-10-13T16:46:40Z">
        <w:r>
          <w:t xml:space="preserve">מ"ט? ר"פ:</w:t>
        </w:r>
      </w:ins>
      <w:del w:id="90960" w:author="קלוד - ניסוח" w:date="2026-10-13T16:46:40Z">
        <w:r>
          <w:delText xml:space="preserve">כר"פ</w:delText>
        </w:r>
        <w:r w:rsidR="00F63065">
          <w:delText xml:space="preserve">:</w:delText>
        </w:r>
      </w:del>
    </w:p>
    <w:p w14:paraId="7E7E0549" w14:textId="5D441A21" w:rsidR="00AB1F82" w:rsidRDefault="00F63065" w:rsidP="00C5567C">
      <w:pPr>
        <w:pStyle w:val="a"/>
        <w:rPr>
          <w:rtl/>
        </w:rPr>
      </w:pPr>
      <w:r>
        <w:rPr>
          <w:rtl/>
        </w:rPr>
        <w:lastRenderedPageBreak/>
        <w:t>זה הפסד מרובה וזה הפסד מועט</w:t>
      </w:r>
      <w:r w:rsidR="00AB1F82">
        <w:rPr>
          <w:rtl/>
        </w:rPr>
        <w:t>,</w:t>
      </w:r>
    </w:p>
    <w:p>
      <w:pPr>
        <w:pStyle w:val="36"/>
        <w:rPr>
          <w:ins w:id="90053" w:author="קלוד - סמנטי" w:date="2026-10-13T16:46:38Z"/>
        </w:rPr>
      </w:pPr>
      <w:r>
        <w:t>א"ה</w:t>
      </w:r>
    </w:p>
    <w:p w14:paraId="439DB715" w14:textId="15AE98EE" w:rsidR="00B874E6" w:rsidRDefault="00F63065" w:rsidP="00C5567C">
      <w:pPr>
        <w:pStyle w:val="a"/>
        <w:rPr>
          <w:rtl/>
        </w:rPr>
      </w:pPr>
      <w:del w:id="90054" w:author="קלוד - סמנטי" w:date="2026-10-13T16:46:38Z">
        <w:r w:rsidR="00AB1F82">
          <w:rPr>
            <w:rFonts w:hint="cs"/>
            <w:rtl/>
          </w:rPr>
          <w:delText xml:space="preserve"> </w:delText>
        </w:r>
      </w:del>
      <w:ins w:id="90971" w:author="קלוד - ניסוח" w:date="2026-10-13T16:46:40Z">
        <w:r>
          <w:rPr>
            <w:rtl/>
          </w:rPr>
          <w:t xml:space="preserve">לפי</w:t>
        </w:r>
      </w:ins>
      <w:del w:id="90972" w:author="קלוד - ניסוח" w:date="2026-10-13T16:46:40Z">
        <w:r>
          <w:rPr>
            <w:rtl/>
          </w:rPr>
          <w:delText xml:space="preserve">לפום</w:delText>
        </w:r>
      </w:del>
      <w:r>
        <w:rPr>
          <w:rtl/>
        </w:rPr>
        <w:t xml:space="preserve"> </w:t>
      </w:r>
      <w:ins w:id="90969" w:author="קלוד - ניסוח" w:date="2026-10-13T16:46:40Z">
        <w:r>
          <w:rPr>
            <w:rtl/>
          </w:rPr>
          <w:t xml:space="preserve">ההפסד</w:t>
        </w:r>
      </w:ins>
      <w:del w:id="90970" w:author="קלוד - ניסוח" w:date="2026-10-13T16:46:40Z">
        <w:r>
          <w:rPr>
            <w:rtl/>
          </w:rPr>
          <w:delText xml:space="preserve">פסידא</w:delText>
        </w:r>
      </w:del>
      <w:r>
        <w:rPr>
          <w:rtl/>
        </w:rPr>
        <w:t xml:space="preserve"> </w:t>
      </w:r>
      <w:ins w:id="90967" w:author="קלוד - ניסוח" w:date="2026-10-13T16:46:40Z">
        <w:r>
          <w:rPr>
            <w:rtl/>
          </w:rPr>
          <w:t xml:space="preserve">ישלם!</w:t>
        </w:r>
      </w:ins>
      <w:del w:id="90968" w:author="קלוד - ניסוח" w:date="2026-10-13T16:46:40Z">
        <w:r>
          <w:rPr>
            <w:rtl/>
          </w:rPr>
          <w:delText xml:space="preserve">לישלם!</w:delText>
        </w:r>
      </w:del>
      <w:r>
        <w:rPr>
          <w:rtl/>
        </w:rPr>
        <w:t xml:space="preserve"> </w:t>
      </w:r>
      <w:ins w:id="90965" w:author="קלוד - ניסוח" w:date="2026-10-13T16:46:40Z">
        <w:r>
          <w:rPr>
            <w:rStyle w:val="27"/>
            <w:rtl/>
          </w:rPr>
          <w:t xml:space="preserve">רב</w:t>
        </w:r>
      </w:ins>
      <w:del w:id="90966" w:author="קלוד - ניסוח" w:date="2026-10-13T16:46:40Z">
        <w:r>
          <w:rPr>
            <w:rStyle w:val="27"/>
            <w:rtl/>
          </w:rPr>
          <w:delText xml:space="preserve">א</w:delText>
        </w:r>
        <w:r w:rsidR="00AB1F82">
          <w:rPr>
            <w:rStyle w:val="27"/>
            <w:rFonts w:hint="cs"/>
            <w:rtl/>
          </w:rPr>
          <w:delText xml:space="preserve">רה</w:delText>
        </w:r>
        <w:r>
          <w:rPr>
            <w:rStyle w:val="27"/>
            <w:rFonts w:hint="cs"/>
            <w:rtl/>
          </w:rPr>
          <w:delText xml:space="preserve">ב"מ</w:delText>
        </w:r>
      </w:del>
      <w:r w:rsidR="00AB1F82">
        <w:rPr>
          <w:rFonts w:hint="cs"/>
          <w:rtl/>
        </w:rPr>
        <w:t xml:space="preserve"> </w:t>
      </w:r>
      <w:ins w:id="90963" w:author="קלוד - ניסוח" w:date="2026-10-13T16:46:40Z">
        <w:r>
          <w:rPr>
            <w:rStyle w:val="27"/>
            <w:rFonts w:hint="cs"/>
            <w:rtl/>
          </w:rPr>
          <w:t xml:space="preserve">אחא בר איקא:</w:t>
        </w:r>
      </w:ins>
      <w:del w:id="90964" w:author="קלוד - ניסוח" w:date="2026-10-13T16:46:40Z">
        <w:r w:rsidR="00AB1F82">
          <w:rPr>
            <w:rStyle w:val="27"/>
            <w:rFonts w:hint="cs"/>
            <w:rtl/>
          </w:rPr>
          <w:delText xml:space="preserve">מדרא</w:delText>
        </w:r>
        <w:r>
          <w:rPr>
            <w:rStyle w:val="27"/>
            <w:rFonts w:hint="cs"/>
            <w:rtl/>
          </w:rPr>
          <w:delText xml:space="preserve">ב"א</w:delText>
        </w:r>
        <w:r>
          <w:rPr>
            <w:rtl/>
          </w:rPr>
          <w:delText xml:space="preserve">:</w:delText>
        </w:r>
      </w:del>
      <w:r>
        <w:rPr>
          <w:rtl/>
        </w:rPr>
        <w:t xml:space="preserve"> משום גזירת מגדלי בהמה דקה</w:t>
      </w:r>
      <w:ins w:id="90961" w:author="קלוד - ניסוח" w:date="2026-10-13T16:46:40Z">
        <w:r>
          <w:rPr>
            <w:rtl/>
          </w:rPr>
          <w:t xml:space="preserve"> </w:t>
        </w:r>
        <w:r>
          <w:rPr>
            <w:rStyle w:val="affffd"/>
            <w:rtl/>
          </w:rPr>
          <w:t xml:space="preserve">שלא לגדלה בא"י</w:t>
        </w:r>
        <w:r>
          <w:rPr>
            <w:rtl/>
          </w:rPr>
          <w:t xml:space="preserve"> </w:t>
        </w:r>
      </w:ins>
      <w:del w:id="90962" w:author="קלוד - ניסוח" w:date="2026-10-13T16:46:40Z">
        <w:r>
          <w:rPr>
            <w:rtl/>
          </w:rPr>
          <w:delText xml:space="preserve"> </w:delText>
        </w:r>
      </w:del>
      <w:r>
        <w:rPr>
          <w:rtl/>
        </w:rPr>
        <w:t xml:space="preserve">נגעו בה</w:t>
      </w:r>
      <w:r w:rsidR="0057284B">
        <w:rPr>
          <w:rtl/>
        </w:rPr>
        <w:t>.</w:t>
      </w:r>
    </w:p>
    <w:p w14:paraId="14857A52" w14:textId="7F50B92C" w:rsidR="0057284B" w:rsidRDefault="0057284B" w:rsidP="009F73ED">
      <w:pPr>
        <w:pStyle w:val="affff9"/>
        <w:rPr>
          <w:rtl/>
        </w:rPr>
      </w:pPr>
      <w:r>
        <w:rPr>
          <w:rtl/>
        </w:rPr>
        <w:t>• • •</w:t>
      </w:r>
    </w:p>
    <w:p w14:paraId="5FB25F86" w14:textId="77777777" w:rsidR="006542AA" w:rsidRDefault="00000000">
      <w:pPr>
        <w:pStyle w:val="afffff5"/>
        <w:framePr w:wrap="around"/>
      </w:pPr>
      <w:r>
        <w:t>משנה ד</w:t>
      </w:r>
    </w:p>
    <w:p w14:paraId="0EC5BF8B" w14:textId="77777777" w:rsidR="00AB1F82" w:rsidRDefault="00F63065" w:rsidP="009F73ED">
      <w:pPr>
        <w:pStyle w:val="afffff1"/>
        <w:spacing w:before="120"/>
        <w:rPr>
          <w:rtl/>
        </w:rPr>
        <w:pPrChange w:id="9309" w:author="עריכה מהאתר" w:date="2026-10-15T09:05:08Z">
          <w:pPr>
            <w:pStyle w:val="afff5"/>
            <w:spacing w:before="120"/>
            <w:rPr>
              <w:rtl/>
            </w:rPr>
          </w:pPr>
        </w:pPrChange>
      </w:pPr>
      <w:r>
        <w:rPr>
          <w:rtl/>
        </w:rPr>
        <w:t xml:space="preserve">דן את הדין, זיכה את החייב וחייב את הזכאי, </w:t>
      </w:r>
    </w:p>
    <w:p w14:paraId="5351E3ED" w14:textId="77777777" w:rsidR="00AB1F82" w:rsidRDefault="00F63065" w:rsidP="00AB1F82">
      <w:pPr>
        <w:pStyle w:val="afff5"/>
        <w:rPr>
          <w:rtl/>
        </w:rPr>
      </w:pPr>
      <w:r>
        <w:rPr>
          <w:rtl/>
        </w:rPr>
        <w:t xml:space="preserve">טימא את הטהור וטיהר את הטמא - מה שעשה עשוי, וישלם מביתו, </w:t>
      </w:r>
    </w:p>
    <w:p w14:paraId="07A1F04A" w14:textId="77777777" w:rsidR="00B874E6" w:rsidRDefault="00F63065" w:rsidP="00AB1F82">
      <w:pPr>
        <w:pStyle w:val="afff5"/>
        <w:rPr>
          <w:rtl/>
        </w:rPr>
      </w:pPr>
      <w:r>
        <w:rPr>
          <w:rtl/>
        </w:rPr>
        <w:t>ואם היה מומחה לב"ד - פטור מלשלם</w:t>
      </w:r>
      <w:r w:rsidR="0057284B">
        <w:rPr>
          <w:rtl/>
        </w:rPr>
        <w:t>.</w:t>
      </w:r>
    </w:p>
    <w:p w14:paraId="6A8BFDA7" w14:textId="71AA0F90" w:rsidR="0057284B" w:rsidRDefault="0057284B" w:rsidP="009F73ED">
      <w:pPr>
        <w:pStyle w:val="affff9"/>
        <w:rPr>
          <w:rtl/>
        </w:rPr>
      </w:pPr>
      <w:r>
        <w:rPr>
          <w:rtl/>
        </w:rPr>
        <w:t>• • •</w:t>
      </w:r>
    </w:p>
    <w:p w14:paraId="178EE768" w14:textId="11309385" w:rsidR="00AB1F82" w:rsidRDefault="00AB1F82" w:rsidP="00AB1F82">
      <w:pPr>
        <w:rPr>
          <w:rtl/>
        </w:rPr>
      </w:pPr>
      <w:ins w:id="90985" w:author="קלוד - ניסוח" w:date="2026-10-13T16:46:40Z">
        <w:r>
          <w:rPr>
            <w:rFonts w:hint="cs"/>
            <w:rtl/>
          </w:rPr>
          <w:t xml:space="preserve">אין</w:t>
        </w:r>
      </w:ins>
      <w:del w:id="90986" w:author="קלוד - ניסוח" w:date="2026-10-13T16:46:40Z">
        <w:r>
          <w:rPr>
            <w:rFonts w:hint="cs"/>
            <w:rtl/>
          </w:rPr>
          <w:delText xml:space="preserve">לא</w:delText>
        </w:r>
      </w:del>
      <w:r>
        <w:rPr>
          <w:rFonts w:hint="cs"/>
          <w:rtl/>
        </w:rPr>
        <w:t xml:space="preserve"> </w:t>
      </w:r>
      <w:ins w:id="90983" w:author="קלוד - ניסוח" w:date="2026-10-13T16:46:40Z">
        <w:r>
          <w:rPr>
            <w:rFonts w:hint="cs"/>
            <w:rtl/>
          </w:rPr>
          <w:t xml:space="preserve">להוכיח</w:t>
        </w:r>
      </w:ins>
      <w:del w:id="90984" w:author="קלוד - ניסוח" w:date="2026-10-13T16:46:40Z">
        <w:r>
          <w:rPr>
            <w:rFonts w:hint="cs"/>
            <w:rtl/>
          </w:rPr>
          <w:delText xml:space="preserve">בהכרח</w:delText>
        </w:r>
      </w:del>
      <w:r>
        <w:rPr>
          <w:rFonts w:hint="cs"/>
          <w:rtl/>
        </w:rPr>
        <w:t xml:space="preserve"> דסתמא מתני' </w:t>
      </w:r>
      <w:ins w:id="90981" w:author="קלוד - ניסוח" w:date="2026-10-13T16:46:40Z">
        <w:r>
          <w:rPr>
            <w:rFonts w:hint="cs"/>
            <w:rtl/>
          </w:rPr>
          <w:t xml:space="preserve">כר"מ</w:t>
        </w:r>
      </w:ins>
      <w:del w:id="90982" w:author="קלוד - ניסוח" w:date="2026-10-13T16:46:40Z">
        <w:r>
          <w:rPr>
            <w:rFonts w:hint="cs"/>
            <w:rtl/>
          </w:rPr>
          <w:delText xml:space="preserve">כר'מ</w:delText>
        </w:r>
      </w:del>
      <w:r>
        <w:rPr>
          <w:rFonts w:hint="cs"/>
          <w:rtl/>
        </w:rPr>
        <w:t xml:space="preserve"> </w:t>
      </w:r>
      <w:r w:rsidR="00F63065">
        <w:rPr>
          <w:rtl/>
        </w:rPr>
        <w:t xml:space="preserve">דדאין דינא </w:t>
      </w:r>
      <w:ins w:id="90979" w:author="קלוד - ניסוח" w:date="2026-10-13T16:46:40Z">
        <w:r>
          <w:rPr>
            <w:rtl/>
          </w:rPr>
          <w:t xml:space="preserve">דגרמי,</w:t>
        </w:r>
      </w:ins>
      <w:del w:id="90980" w:author="קלוד - ניסוח" w:date="2026-10-13T16:46:40Z">
        <w:r w:rsidR="00F63065">
          <w:rPr>
            <w:rtl/>
          </w:rPr>
          <w:delText xml:space="preserve">דגרמי?</w:delText>
        </w:r>
      </w:del>
      <w:r w:rsidR="00F63065">
        <w:rPr>
          <w:rtl/>
        </w:rPr>
        <w:t xml:space="preserve"> </w:t>
      </w:r>
      <w:ins w:id="90977" w:author="קלוד - ניסוח" w:date="2026-10-13T16:46:40Z">
        <w:r>
          <w:rPr>
            <w:rFonts w:hint="cs"/>
            <w:rtl/>
          </w:rPr>
          <w:t xml:space="preserve">דאמר</w:t>
        </w:r>
      </w:ins>
      <w:del w:id="90978" w:author="קלוד - ניסוח" w:date="2026-10-13T16:46:40Z">
        <w:r>
          <w:rPr>
            <w:rFonts w:hint="cs"/>
            <w:rtl/>
          </w:rPr>
          <w:delText xml:space="preserve">-</w:delText>
        </w:r>
      </w:del>
      <w:r>
        <w:rPr>
          <w:rFonts w:hint="cs"/>
          <w:rtl/>
        </w:rPr>
        <w:t xml:space="preserve"> </w:t>
      </w:r>
      <w:ins w:id="90975" w:author="קלוד - ניסוח" w:date="2026-10-13T16:46:40Z">
        <w:r>
          <w:rPr>
            <w:rStyle w:val="27"/>
            <w:rFonts w:hint="cs"/>
            <w:rtl/>
          </w:rPr>
          <w:t xml:space="preserve">רב:</w:t>
        </w:r>
      </w:ins>
      <w:del w:id="90976" w:author="קלוד - ניסוח" w:date="2026-10-13T16:46:40Z">
        <w:r>
          <w:rPr>
            <w:rStyle w:val="27"/>
            <w:rFonts w:hint="cs"/>
            <w:rtl/>
          </w:rPr>
          <w:delText xml:space="preserve">אר"א</w:delText>
        </w:r>
        <w:r>
          <w:rPr>
            <w:rFonts w:hint="cs"/>
            <w:rtl/>
          </w:rPr>
          <w:delText xml:space="preserve"> </w:delText>
        </w:r>
        <w:r>
          <w:rPr>
            <w:rStyle w:val="27"/>
            <w:rFonts w:hint="cs"/>
            <w:rtl/>
          </w:rPr>
          <w:delText xml:space="preserve">מרב</w:delText>
        </w:r>
        <w:r w:rsidR="00F63065">
          <w:rPr>
            <w:rtl/>
          </w:rPr>
          <w:delText xml:space="preserve">:</w:delText>
        </w:r>
      </w:del>
      <w:r w:rsidR="00F63065">
        <w:rPr>
          <w:rtl/>
        </w:rPr>
        <w:t xml:space="preserve"> כגון שנשא ונתן </w:t>
      </w:r>
      <w:ins w:id="90973" w:author="קלוד - ניסוח" w:date="2026-10-13T16:46:40Z">
        <w:r>
          <w:rPr>
            <w:rtl/>
          </w:rPr>
          <w:t xml:space="preserve">ביד,</w:t>
        </w:r>
      </w:ins>
      <w:del w:id="90974" w:author="קלוד - ניסוח" w:date="2026-10-13T16:46:40Z">
        <w:r w:rsidR="00F63065">
          <w:rPr>
            <w:rtl/>
          </w:rPr>
          <w:delText xml:space="preserve">ביד</w:delText>
        </w:r>
        <w:r>
          <w:rPr>
            <w:rtl/>
          </w:rPr>
          <w:delText xml:space="preserve">,</w:delText>
        </w:r>
        <w:r>
          <w:rPr>
            <w:rFonts w:hint="cs"/>
            <w:rtl/>
          </w:rPr>
          <w:delText xml:space="preserve"> </w:delText>
        </w:r>
      </w:del>
    </w:p>
    <w:p w14:paraId="60503E4C" w14:textId="77777777" w:rsidR="00AB1F82" w:rsidRDefault="00F63065" w:rsidP="00AB1F82">
      <w:pPr>
        <w:rPr>
          <w:rtl/>
        </w:rPr>
      </w:pPr>
      <w:ins w:id="90991" w:author="קלוד - ניסוח" w:date="2026-10-13T16:46:40Z">
        <w:r>
          <w:rPr>
            <w:rtl/>
          </w:rPr>
          <w:t xml:space="preserve">בשלמא חייב</w:t>
        </w:r>
      </w:ins>
      <w:del w:id="90992" w:author="קלוד - ניסוח" w:date="2026-10-13T16:46:40Z">
        <w:r>
          <w:rPr>
            <w:rtl/>
          </w:rPr>
          <w:delText xml:space="preserve">חייב</w:delText>
        </w:r>
      </w:del>
      <w:r>
        <w:rPr>
          <w:rtl/>
        </w:rPr>
        <w:t xml:space="preserve"> את הזכאי -</w:t>
      </w:r>
      <w:ins w:id="90989" w:author="קלוד - ניסוח" w:date="2026-10-13T16:46:40Z">
        <w:r>
          <w:rPr>
            <w:rtl/>
          </w:rPr>
          <w:t xml:space="preserve"> </w:t>
        </w:r>
      </w:ins>
      <w:del w:id="90990" w:author="קלוד - ניסוח" w:date="2026-10-13T16:46:40Z">
        <w:r>
          <w:rPr>
            <w:rtl/>
          </w:rPr>
          <w:delText xml:space="preserve"> כגון </w:delText>
        </w:r>
      </w:del>
      <w:r>
        <w:rPr>
          <w:rtl/>
        </w:rPr>
        <w:t xml:space="preserve">שנשא ונתן ביד,</w:t>
      </w:r>
      <w:ins w:id="90987" w:author="קלוד - ניסוח" w:date="2026-10-13T16:46:40Z">
        <w:r>
          <w:rPr>
            <w:rtl/>
          </w:rPr>
          <w:t xml:space="preserve"> אלא זיכה את החייב - אם אמר לו 'פטור אתה' הרי לא נשא ונתן ביד!</w:t>
        </w:r>
      </w:ins>
      <w:del w:id="90988" w:author="קלוד - ניסוח" w:date="2026-10-13T16:46:40Z">
        <w:r>
          <w:rPr>
            <w:rtl/>
          </w:rPr>
          <w:delText xml:space="preserve"> </w:delText>
        </w:r>
      </w:del>
    </w:p>
    <w:p w14:paraId="0172C853" w14:textId="77777777" w:rsidR="006542AA" w:rsidRDefault="00000000">
      <w:pPr>
        <w:pStyle w:val="36"/>
        <w:framePr w:wrap="notBeside"/>
      </w:pPr>
      <w:ins w:id="90993" w:author="קלוד - ניסוח" w:date="2026-10-13T16:46:40Z">
        <w:r>
          <w:t xml:space="preserve">רבינא:</w:t>
        </w:r>
      </w:ins>
      <w:del w:id="90994" w:author="קלוד - ניסוח" w:date="2026-10-13T16:46:40Z">
        <w:r>
          <w:delText xml:space="preserve">זיכה את החייב </w:delText>
        </w:r>
        <w:r w:rsidR="0044244F">
          <w:delText xml:space="preserve">-</w:delText>
        </w:r>
        <w:r>
          <w:delText xml:space="preserve">רבינא:</w:delText>
        </w:r>
      </w:del>
    </w:p>
    <w:p w14:paraId="2B7BBC0B" w14:textId="0F980AF8" w:rsidR="003614E6" w:rsidRDefault="00F63065" w:rsidP="003614E6">
      <w:pPr>
        <w:rPr>
          <w:rtl/>
        </w:rPr>
      </w:pPr>
      <w:r>
        <w:rPr>
          <w:rtl/>
        </w:rPr>
        <w:t xml:space="preserve">כגון שהיה לו</w:t>
      </w:r>
      <w:ins w:id="90997" w:author="קלוד - ניסוח" w:date="2026-10-13T16:46:40Z">
        <w:r>
          <w:rPr>
            <w:rtl/>
          </w:rPr>
          <w:t xml:space="preserve"> </w:t>
        </w:r>
        <w:r>
          <w:rPr>
            <w:rStyle w:val="affffd"/>
            <w:rtl/>
          </w:rPr>
          <w:t xml:space="preserve">למלוה</w:t>
        </w:r>
        <w:r>
          <w:rPr>
            <w:rtl/>
          </w:rPr>
          <w:t xml:space="preserve"> </w:t>
        </w:r>
      </w:ins>
      <w:del w:id="90998" w:author="קלוד - ניסוח" w:date="2026-10-13T16:46:40Z">
        <w:r>
          <w:rPr>
            <w:rtl/>
          </w:rPr>
          <w:delText xml:space="preserve"> </w:delText>
        </w:r>
      </w:del>
      <w:r>
        <w:rPr>
          <w:rtl/>
        </w:rPr>
        <w:t xml:space="preserve">משכון ונטלו</w:t>
      </w:r>
      <w:ins w:id="90995" w:author="קלוד - ניסוח" w:date="2026-10-13T16:46:40Z">
        <w:r>
          <w:rPr>
            <w:rtl/>
          </w:rPr>
          <w:t xml:space="preserve"> </w:t>
        </w:r>
        <w:r>
          <w:rPr>
            <w:rStyle w:val="affffd"/>
            <w:rtl/>
          </w:rPr>
          <w:t xml:space="preserve">הדיין</w:t>
        </w:r>
        <w:r>
          <w:rPr>
            <w:rtl/>
          </w:rPr>
          <w:t xml:space="preserve"> </w:t>
        </w:r>
      </w:ins>
      <w:del w:id="90996" w:author="קלוד - ניסוח" w:date="2026-10-13T16:46:40Z">
        <w:r>
          <w:rPr>
            <w:rtl/>
          </w:rPr>
          <w:delText xml:space="preserve"> </w:delText>
        </w:r>
      </w:del>
      <w:r>
        <w:rPr>
          <w:rtl/>
        </w:rPr>
        <w:t xml:space="preserve">הימנו</w:t>
      </w:r>
      <w:r w:rsidR="0057284B">
        <w:rPr>
          <w:rtl/>
        </w:rPr>
        <w:t>.</w:t>
      </w:r>
    </w:p>
    <w:p w14:paraId="44E9CC10" w14:textId="0DFA1573" w:rsidR="00AB1F82" w:rsidRDefault="00F63065" w:rsidP="003614E6">
      <w:pPr>
        <w:rPr>
          <w:rtl/>
        </w:rPr>
      </w:pPr>
      <w:r>
        <w:rPr>
          <w:rtl/>
        </w:rPr>
        <w:t>ט</w:t>
      </w:r>
      <w:r w:rsidR="0044244F">
        <w:rPr>
          <w:rtl/>
        </w:rPr>
        <w:t xml:space="preserve">ימא את </w:t>
      </w:r>
      <w:ins w:id="91007" w:author="קלוד - ניסוח" w:date="2026-10-13T16:46:40Z">
        <w:r>
          <w:rPr>
            <w:rtl/>
          </w:rPr>
          <w:t xml:space="preserve">הטהור</w:t>
        </w:r>
      </w:ins>
      <w:del w:id="91008" w:author="קלוד - ניסוח" w:date="2026-10-13T16:46:40Z">
        <w:r w:rsidR="0044244F">
          <w:rPr>
            <w:rtl/>
          </w:rPr>
          <w:delText xml:space="preserve">הטהור</w:delText>
        </w:r>
        <w:r w:rsidR="003614E6">
          <w:rPr>
            <w:rFonts w:hint="cs"/>
            <w:rtl/>
          </w:rPr>
          <w:delText xml:space="preserve">-</w:delText>
        </w:r>
      </w:del>
      <w:r>
        <w:rPr>
          <w:rFonts w:hint="cs"/>
          <w:rtl/>
        </w:rPr>
        <w:t xml:space="preserve"> </w:t>
      </w:r>
      <w:ins w:id="91005" w:author="קלוד - ניסוח" w:date="2026-10-13T16:46:40Z">
        <w:r>
          <w:rPr>
            <w:rtl/>
          </w:rPr>
          <w:t xml:space="preserve">-</w:t>
        </w:r>
      </w:ins>
      <w:del w:id="91006" w:author="קלוד - ניסוח" w:date="2026-10-13T16:46:40Z">
        <w:r>
          <w:rPr>
            <w:rtl/>
          </w:rPr>
          <w:delText xml:space="preserve">דאגע</w:delText>
        </w:r>
      </w:del>
      <w:r>
        <w:rPr>
          <w:rtl/>
        </w:rPr>
        <w:t xml:space="preserve"> </w:t>
      </w:r>
      <w:ins w:id="91003" w:author="קלוד - ניסוח" w:date="2026-10-13T16:46:40Z">
        <w:r>
          <w:rPr>
            <w:rtl/>
          </w:rPr>
          <w:t xml:space="preserve">שהגיע</w:t>
        </w:r>
      </w:ins>
      <w:del w:id="91004" w:author="קלוד - ניסוח" w:date="2026-10-13T16:46:40Z">
        <w:r>
          <w:rPr>
            <w:rtl/>
          </w:rPr>
          <w:delText xml:space="preserve">בהם</w:delText>
        </w:r>
      </w:del>
      <w:r>
        <w:rPr>
          <w:rtl/>
        </w:rPr>
        <w:t xml:space="preserve"> </w:t>
      </w:r>
      <w:ins w:id="91001" w:author="קלוד - ניסוח" w:date="2026-10-13T16:46:40Z">
        <w:r>
          <w:rPr>
            <w:rStyle w:val="affffd"/>
            <w:rtl/>
          </w:rPr>
          <w:t xml:space="preserve">בידו</w:t>
        </w:r>
        <w:r>
          <w:rPr>
            <w:rtl/>
          </w:rPr>
          <w:t xml:space="preserve"> שרץ בהם,</w:t>
        </w:r>
      </w:ins>
      <w:del w:id="91002" w:author="קלוד - ניסוח" w:date="2026-10-13T16:46:40Z">
        <w:r>
          <w:rPr>
            <w:rtl/>
          </w:rPr>
          <w:delText xml:space="preserve">שרץ</w:delText>
        </w:r>
        <w:r w:rsidR="003614E6">
          <w:rPr>
            <w:rFonts w:hint="cs"/>
            <w:rtl/>
          </w:rPr>
          <w:delText xml:space="preserve">,</w:delText>
        </w:r>
      </w:del>
      <w:r>
        <w:rPr>
          <w:rtl/>
        </w:rPr>
        <w:t xml:space="preserve"> טיהר את הטמא - שעירבן עם </w:t>
      </w:r>
      <w:ins w:id="90999" w:author="קלוד - ניסוח" w:date="2026-10-13T16:46:40Z">
        <w:r>
          <w:rPr>
            <w:rtl/>
          </w:rPr>
          <w:t xml:space="preserve">פירותיו הטהורים.</w:t>
        </w:r>
      </w:ins>
      <w:del w:id="91000" w:author="קלוד - ניסוח" w:date="2026-10-13T16:46:40Z">
        <w:r>
          <w:rPr>
            <w:rtl/>
          </w:rPr>
          <w:delText xml:space="preserve">פירותיו: </w:delText>
        </w:r>
      </w:del>
    </w:p>
    <w:p w14:paraId="58464D87" w14:textId="2C20C13A" w:rsidR="0057284B" w:rsidRDefault="0057284B" w:rsidP="009F73ED">
      <w:pPr>
        <w:pStyle w:val="affff9"/>
        <w:rPr>
          <w:rtl/>
        </w:rPr>
      </w:pPr>
      <w:r>
        <w:rPr>
          <w:rtl/>
        </w:rPr>
        <w:t>• • •</w:t>
      </w:r>
    </w:p>
    <w:p w14:paraId="1C190FC2" w14:textId="77777777" w:rsidR="006542AA" w:rsidRDefault="00000000">
      <w:pPr>
        <w:pStyle w:val="afffff5"/>
        <w:framePr w:wrap="around"/>
      </w:pPr>
      <w:r>
        <w:t>משנה ד</w:t>
      </w:r>
    </w:p>
    <w:p w14:paraId="6F3EA495" w14:textId="77777777" w:rsidR="003614E6" w:rsidRDefault="00F63065" w:rsidP="009F73ED">
      <w:pPr>
        <w:pStyle w:val="afff5"/>
        <w:spacing w:before="120"/>
        <w:rPr>
          <w:rtl/>
        </w:rPr>
      </w:pPr>
      <w:r>
        <w:rPr>
          <w:rtl/>
        </w:rPr>
        <w:t xml:space="preserve">ומעשה בפרה שניטלה האם שלה והאכילה </w:t>
      </w:r>
      <w:r w:rsidRPr="009F73ED">
        <w:rPr>
          <w:rStyle w:val="afffff3"/>
          <w:rtl/>
        </w:rPr>
        <w:t>רבי טרפון</w:t>
      </w:r>
      <w:r>
        <w:rPr>
          <w:rtl/>
        </w:rPr>
        <w:t xml:space="preserve"> לכלבים</w:t>
      </w:r>
      <w:r w:rsidR="000B5F7F">
        <w:rPr>
          <w:rtl/>
        </w:rPr>
        <w:t>;</w:t>
      </w:r>
    </w:p>
    <w:p w14:paraId="513CE615" w14:textId="77777777" w:rsidR="00B874E6" w:rsidRDefault="00F63065" w:rsidP="003614E6">
      <w:pPr>
        <w:pStyle w:val="afff5"/>
        <w:rPr>
          <w:rtl/>
        </w:rPr>
      </w:pPr>
      <w:r>
        <w:rPr>
          <w:rtl/>
        </w:rPr>
        <w:t xml:space="preserve">ובא מעשה לפני </w:t>
      </w:r>
      <w:r w:rsidRPr="009F73ED">
        <w:rPr>
          <w:rStyle w:val="afffff3"/>
          <w:rtl/>
        </w:rPr>
        <w:t>חכמים</w:t>
      </w:r>
      <w:r>
        <w:rPr>
          <w:rtl/>
        </w:rPr>
        <w:t xml:space="preserve"> ביבנה והתירוה </w:t>
      </w:r>
      <w:r w:rsidR="003614E6">
        <w:rPr>
          <w:rFonts w:hint="cs"/>
          <w:rtl/>
        </w:rPr>
        <w:t>שאמר</w:t>
      </w:r>
      <w:r>
        <w:rPr>
          <w:rtl/>
        </w:rPr>
        <w:t xml:space="preserve"> תודוס הרופא: אין פרה וחזירה יוצאה מאלכסנדריא של מצרים שאין חותכין האם שלה בשביל שלא תלד</w:t>
      </w:r>
      <w:r w:rsidR="0057284B">
        <w:rPr>
          <w:rtl/>
        </w:rPr>
        <w:t>.</w:t>
      </w:r>
    </w:p>
    <w:p w14:paraId="28539A82" w14:textId="77777777" w:rsidR="009B2A17" w:rsidRDefault="00F63065" w:rsidP="003614E6">
      <w:pPr>
        <w:pStyle w:val="afff5"/>
        <w:rPr>
          <w:rtl/>
        </w:rPr>
      </w:pPr>
      <w:r>
        <w:rPr>
          <w:rtl/>
        </w:rPr>
        <w:t xml:space="preserve">אמר </w:t>
      </w:r>
      <w:r w:rsidRPr="009F73ED">
        <w:rPr>
          <w:rStyle w:val="afffff3"/>
          <w:rtl/>
        </w:rPr>
        <w:t>רבי טרפון:</w:t>
      </w:r>
      <w:r>
        <w:rPr>
          <w:rtl/>
        </w:rPr>
        <w:t xml:space="preserve"> הלכה חמורך טרפון!</w:t>
      </w:r>
    </w:p>
    <w:p w14:paraId="2A5B2FC4" w14:textId="7E60A9FB" w:rsidR="00B874E6" w:rsidRDefault="00F63065" w:rsidP="009B2A17">
      <w:pPr>
        <w:pStyle w:val="afff5"/>
        <w:rPr>
          <w:rtl/>
        </w:rPr>
      </w:pPr>
      <w:r>
        <w:rPr>
          <w:rtl/>
        </w:rPr>
        <w:t>אמר לו ר"ע</w:t>
      </w:r>
      <w:r w:rsidRPr="009F73ED">
        <w:rPr>
          <w:rStyle w:val="afffff3"/>
          <w:rtl/>
        </w:rPr>
        <w:t>:</w:t>
      </w:r>
      <w:r>
        <w:rPr>
          <w:rtl/>
        </w:rPr>
        <w:t xml:space="preserve"> </w:t>
      </w:r>
      <w:r w:rsidRPr="009F73ED">
        <w:rPr>
          <w:rStyle w:val="afffff3"/>
          <w:rtl/>
        </w:rPr>
        <w:t>ר' טרפון</w:t>
      </w:r>
      <w:r>
        <w:rPr>
          <w:rtl/>
        </w:rPr>
        <w:t>, אתה מומחה לב"ד - וכל המומחה לב"ד פטור מלשלם</w:t>
      </w:r>
      <w:r w:rsidR="0057284B">
        <w:rPr>
          <w:rtl/>
        </w:rPr>
        <w:t>.</w:t>
      </w:r>
    </w:p>
    <w:p w14:paraId="07443112" w14:textId="2DFD7BB6" w:rsidR="0057284B" w:rsidRDefault="0057284B" w:rsidP="009F73ED">
      <w:pPr>
        <w:pStyle w:val="affff9"/>
        <w:rPr>
          <w:rtl/>
        </w:rPr>
      </w:pPr>
      <w:r>
        <w:rPr>
          <w:rtl/>
        </w:rPr>
        <w:t>• • •</w:t>
      </w:r>
    </w:p>
    <w:p w14:paraId="5E1B4239" w14:textId="6E312CD8" w:rsidR="009B2A17" w:rsidRDefault="009B2A17" w:rsidP="00F63065">
      <w:pPr>
        <w:rPr>
          <w:rtl/>
        </w:rPr>
      </w:pPr>
      <w:ins w:id="91011" w:author="קלוד - ניסוח" w:date="2026-10-13T16:46:40Z">
        <w:r>
          <w:rPr>
            <w:rFonts w:hint="cs"/>
            <w:b/>
            <w:bCs/>
            <w:rtl/>
          </w:rPr>
          <w:t xml:space="preserve">ולמה לו 'מומחה'? תיפוק ליה דטעה בדבר משנה! - חדא ועוד קאמר: חדא</w:t>
        </w:r>
      </w:ins>
      <w:del w:id="91012" w:author="קלוד - ניסוח" w:date="2026-10-13T16:46:40Z">
        <w:r>
          <w:rPr>
            <w:rFonts w:hint="cs"/>
            <w:b/>
            <w:bCs/>
            <w:rtl/>
          </w:rPr>
          <w:lastRenderedPageBreak/>
          <w:delText xml:space="preserve">אחת</w:delText>
        </w:r>
      </w:del>
      <w:r w:rsidR="00F63065">
        <w:rPr>
          <w:rtl/>
        </w:rPr>
        <w:t xml:space="preserve"> - דטעה בדבר משנה </w:t>
      </w:r>
      <w:ins w:id="91009" w:author="קלוד - ניסוח" w:date="2026-10-13T16:46:40Z">
        <w:r>
          <w:rPr>
            <w:rtl/>
          </w:rPr>
          <w:t xml:space="preserve">חוזר,</w:t>
        </w:r>
      </w:ins>
      <w:del w:id="91010" w:author="קלוד - ניסוח" w:date="2026-10-13T16:46:40Z">
        <w:r w:rsidR="00F63065">
          <w:rPr>
            <w:rtl/>
          </w:rPr>
          <w:delText xml:space="preserve">חוזר, </w:delText>
        </w:r>
      </w:del>
    </w:p>
    <w:p>
      <w:pPr>
        <w:pStyle w:val="36"/>
        <w:rPr>
          <w:ins w:id="90055" w:author="קלוד - סמנטי" w:date="2026-10-13T16:46:38Z"/>
        </w:rPr>
      </w:pPr>
      <w:r w:rsidRPr="000C73DD">
        <w:t>ועוד</w:t>
      </w:r>
    </w:p>
    <w:p w14:paraId="56C877DF" w14:textId="77777777" w:rsidR="00B874E6" w:rsidRDefault="00F63065" w:rsidP="00F63065">
      <w:pPr>
        <w:rPr>
          <w:rtl/>
        </w:rPr>
      </w:pPr>
      <w:del w:id="90056" w:author="קלוד - סמנטי" w:date="2026-10-13T16:46:38Z">
        <w:r>
          <w:rPr>
            <w:rtl/>
          </w:rPr>
          <w:delText xml:space="preserve"> </w:delText>
        </w:r>
      </w:del>
      <w:ins w:id="91015" w:author="קלוד - ניסוח" w:date="2026-10-13T16:46:40Z">
        <w:r>
          <w:rPr>
            <w:rtl/>
          </w:rPr>
          <w:t xml:space="preserve">אף אם</w:t>
        </w:r>
      </w:ins>
      <w:del w:id="91016" w:author="קלוד - ניסוח" w:date="2026-10-13T16:46:40Z">
        <w:r>
          <w:rPr>
            <w:rtl/>
          </w:rPr>
          <w:delText xml:space="preserve">א"נ</w:delText>
        </w:r>
      </w:del>
      <w:r>
        <w:rPr>
          <w:rtl/>
        </w:rPr>
        <w:t xml:space="preserve"> בשיקול הדעת </w:t>
      </w:r>
      <w:ins w:id="91013" w:author="קלוד - ניסוח" w:date="2026-10-13T16:46:40Z">
        <w:r>
          <w:rPr>
            <w:rtl/>
          </w:rPr>
          <w:t xml:space="preserve">טעית </w:t>
        </w:r>
        <w:r>
          <w:rPr>
            <w:rStyle w:val="affffd"/>
            <w:rtl/>
          </w:rPr>
          <w:t xml:space="preserve">ואינו חוזר</w:t>
        </w:r>
      </w:ins>
      <w:del w:id="91014" w:author="קלוד - ניסוח" w:date="2026-10-13T16:46:40Z">
        <w:r>
          <w:rPr>
            <w:rtl/>
          </w:rPr>
          <w:delText xml:space="preserve">טעיתה</w:delText>
        </w:r>
      </w:del>
      <w:r>
        <w:rPr>
          <w:rtl/>
        </w:rPr>
        <w:t xml:space="preserve"> - מומחה לב"ד אתה, וכל המומחה לב"ד פטור מלשלם</w:t>
      </w:r>
      <w:r w:rsidR="0057284B">
        <w:rPr>
          <w:rtl/>
        </w:rPr>
        <w:t>.</w:t>
      </w:r>
    </w:p>
    <w:p w14:paraId="63AB86D1" w14:textId="58E1B5F1" w:rsidR="0057284B" w:rsidRDefault="0057284B" w:rsidP="009F73ED">
      <w:pPr>
        <w:pStyle w:val="affff9"/>
        <w:rPr>
          <w:rtl/>
        </w:rPr>
      </w:pPr>
      <w:r>
        <w:rPr>
          <w:rtl/>
        </w:rPr>
        <w:t>• • •</w:t>
      </w:r>
    </w:p>
    <w:p w14:paraId="465FF3D7" w14:textId="660DCAD2" w:rsidR="004950A6" w:rsidRDefault="004950A6" w:rsidP="004950A6">
      <w:pPr>
        <w:pStyle w:val="afff0"/>
        <w:framePr w:wrap="around"/>
        <w:rPr>
          <w:rtl/>
        </w:rPr>
      </w:pPr>
      <w:r>
        <w:rPr>
          <w:rFonts w:hint="cs"/>
          <w:rtl/>
        </w:rPr>
        <w:t>כט.</w:t>
      </w:r>
    </w:p>
    <w:p w14:paraId="6A1A58DE" w14:textId="77777777" w:rsidR="006542AA" w:rsidRDefault="00000000">
      <w:pPr>
        <w:pStyle w:val="afffff5"/>
        <w:framePr w:wrap="around"/>
      </w:pPr>
      <w:r>
        <w:t>משנה ה</w:t>
      </w:r>
    </w:p>
    <w:p w14:paraId="4076A2FE" w14:textId="77777777" w:rsidR="004950A6" w:rsidRDefault="00F63065" w:rsidP="009F73ED">
      <w:pPr>
        <w:pStyle w:val="afff5"/>
        <w:spacing w:before="120"/>
        <w:rPr>
          <w:rtl/>
        </w:rPr>
      </w:pPr>
      <w:r>
        <w:rPr>
          <w:rtl/>
        </w:rPr>
        <w:t>הנוטל שכר להיות רואה את הבכורות - אין שוחטין על פי</w:t>
      </w:r>
      <w:r w:rsidR="009B2A17">
        <w:rPr>
          <w:rtl/>
        </w:rPr>
        <w:t xml:space="preserve">ו, </w:t>
      </w:r>
    </w:p>
    <w:p w14:paraId="2257B820" w14:textId="77777777" w:rsidR="00B874E6" w:rsidRDefault="009B2A17" w:rsidP="004950A6">
      <w:pPr>
        <w:pStyle w:val="afff5"/>
        <w:rPr>
          <w:rtl/>
        </w:rPr>
      </w:pPr>
      <w:r>
        <w:rPr>
          <w:rtl/>
        </w:rPr>
        <w:t>אא"כ היה מומחה ע</w:t>
      </w:r>
      <w:r w:rsidR="004950A6">
        <w:rPr>
          <w:rtl/>
        </w:rPr>
        <w:t xml:space="preserve"> כאילא ביבנה, שהתירו לו</w:t>
      </w:r>
      <w:r>
        <w:rPr>
          <w:rtl/>
        </w:rPr>
        <w:t xml:space="preserve"> </w:t>
      </w:r>
      <w:r w:rsidRPr="009F73ED">
        <w:rPr>
          <w:rStyle w:val="afffff3"/>
          <w:rtl/>
        </w:rPr>
        <w:t>חכמים</w:t>
      </w:r>
      <w:r>
        <w:rPr>
          <w:rtl/>
        </w:rPr>
        <w:t xml:space="preserve"> להיות נוטל ארבע איסרות לבהמה דקה וששה לגסה, בין תם ובין בעל מום</w:t>
      </w:r>
      <w:r w:rsidR="0057284B">
        <w:rPr>
          <w:rtl/>
        </w:rPr>
        <w:t>.</w:t>
      </w:r>
    </w:p>
    <w:p w14:paraId="1A3F72E7" w14:textId="0ADFF003" w:rsidR="0057284B" w:rsidRDefault="0057284B" w:rsidP="009F73ED">
      <w:pPr>
        <w:pStyle w:val="affff9"/>
        <w:rPr>
          <w:rtl/>
        </w:rPr>
      </w:pPr>
      <w:r>
        <w:rPr>
          <w:rtl/>
        </w:rPr>
        <w:t>• • •</w:t>
      </w:r>
    </w:p>
    <w:p w14:paraId="0F27C224" w14:textId="18CF3A75" w:rsidR="00B874E6" w:rsidRDefault="004950A6" w:rsidP="00F63065">
      <w:pPr>
        <w:rPr>
          <w:rtl/>
        </w:rPr>
      </w:pPr>
      <w:ins w:id="91025" w:author="קלוד - ניסוח" w:date="2026-10-13T16:46:40Z">
        <w:r>
          <w:rPr>
            <w:rFonts w:hint="cs"/>
            <w:rtl/>
          </w:rPr>
          <w:t xml:space="preserve">דבגסה</w:t>
        </w:r>
      </w:ins>
      <w:del w:id="91026" w:author="קלוד - ניסוח" w:date="2026-10-13T16:46:40Z">
        <w:r>
          <w:rPr>
            <w:rFonts w:hint="cs"/>
            <w:rtl/>
          </w:rPr>
          <w:delText xml:space="preserve">דזה</w:delText>
        </w:r>
      </w:del>
      <w:r w:rsidR="00F63065">
        <w:rPr>
          <w:rtl/>
        </w:rPr>
        <w:t xml:space="preserve"> נפיש </w:t>
      </w:r>
      <w:ins w:id="91023" w:author="קלוד - ניסוח" w:date="2026-10-13T16:46:40Z">
        <w:r>
          <w:rPr>
            <w:rtl/>
          </w:rPr>
          <w:t xml:space="preserve">טירחיה</w:t>
        </w:r>
      </w:ins>
      <w:del w:id="91024" w:author="קלוד - ניסוח" w:date="2026-10-13T16:46:40Z">
        <w:r w:rsidR="00F63065">
          <w:rPr>
            <w:rtl/>
          </w:rPr>
          <w:delText xml:space="preserve">טירחיה,</w:delText>
        </w:r>
      </w:del>
      <w:r w:rsidR="00F63065">
        <w:rPr>
          <w:rtl/>
        </w:rPr>
        <w:t xml:space="preserve"> </w:t>
      </w:r>
      <w:ins w:id="91021" w:author="קלוד - ניסוח" w:date="2026-10-13T16:46:40Z">
        <w:r>
          <w:rPr>
            <w:rStyle w:val="affffd"/>
            <w:rtl/>
          </w:rPr>
          <w:t xml:space="preserve">לכופתה</w:t>
        </w:r>
      </w:ins>
      <w:del w:id="91022" w:author="קלוד - ניסוח" w:date="2026-10-13T16:46:40Z">
        <w:r>
          <w:rPr>
            <w:rtl/>
          </w:rPr>
          <w:delText xml:space="preserve">וזה</w:delText>
        </w:r>
      </w:del>
      <w:r w:rsidR="00F63065">
        <w:rPr>
          <w:rtl/>
        </w:rPr>
        <w:t xml:space="preserve"> </w:t>
      </w:r>
      <w:ins w:id="91019" w:author="קלוד - ניסוח" w:date="2026-10-13T16:46:40Z">
        <w:r>
          <w:rPr>
            <w:rtl/>
          </w:rPr>
          <w:t xml:space="preserve">ובדקה</w:t>
        </w:r>
      </w:ins>
      <w:del w:id="91020" w:author="קלוד - ניסוח" w:date="2026-10-13T16:46:40Z">
        <w:r w:rsidR="00F63065">
          <w:rPr>
            <w:rtl/>
          </w:rPr>
          <w:delText xml:space="preserve">לא</w:delText>
        </w:r>
      </w:del>
      <w:r w:rsidR="00F63065">
        <w:rPr>
          <w:rtl/>
        </w:rPr>
        <w:t xml:space="preserve"> </w:t>
      </w:r>
      <w:ins w:id="91017" w:author="קלוד - ניסוח" w:date="2026-10-13T16:46:40Z">
        <w:r>
          <w:rPr>
            <w:rtl/>
          </w:rPr>
          <w:t xml:space="preserve">לא.</w:t>
        </w:r>
      </w:ins>
      <w:del w:id="91018" w:author="קלוד - ניסוח" w:date="2026-10-13T16:46:40Z">
        <w:r w:rsidR="00F63065">
          <w:rPr>
            <w:rtl/>
          </w:rPr>
          <w:delText xml:space="preserve">נפיש טירחיה</w:delText>
        </w:r>
        <w:r w:rsidR="0057284B">
          <w:rPr>
            <w:rtl/>
          </w:rPr>
          <w:delText xml:space="preserve">.</w:delText>
        </w:r>
      </w:del>
    </w:p>
    <w:p w14:paraId="1F7C7A56" w14:textId="36091CAC" w:rsidR="00B874E6" w:rsidRDefault="0057284B" w:rsidP="004950A6">
      <w:pPr>
        <w:pStyle w:val="afffd"/>
        <w:rPr>
          <w:rtl/>
        </w:rPr>
      </w:pPr>
      <w:r>
        <w:rPr>
          <w:rtl/>
        </w:rPr>
        <w:t xml:space="preserve">  </w:t>
      </w:r>
      <w:r w:rsidR="00F63065">
        <w:rPr>
          <w:rStyle w:val="afffff0"/>
        </w:rPr>
        <w:t xml:space="preserve">א. </w:t>
      </w:r>
      <w:r w:rsidR="00F63065">
        <w:rPr>
          <w:rtl/>
        </w:rPr>
        <w:t>בין תם ובין בעל מום</w:t>
      </w:r>
      <w:r>
        <w:rPr>
          <w:rtl/>
        </w:rPr>
        <w:t>.</w:t>
      </w:r>
    </w:p>
    <w:p w14:paraId="056DFED4" w14:textId="169DB998" w:rsidR="004950A6" w:rsidRDefault="00F63065" w:rsidP="004950A6">
      <w:pPr>
        <w:rPr>
          <w:rtl/>
        </w:rPr>
      </w:pPr>
      <w:ins w:id="91031" w:author="קלוד - ניסוח" w:date="2026-10-13T16:46:40Z">
        <w:r>
          <w:rPr>
            <w:rtl/>
          </w:rPr>
          <w:t xml:space="preserve">בשלמא בעל</w:t>
        </w:r>
      </w:ins>
      <w:del w:id="91032" w:author="קלוד - ניסוח" w:date="2026-10-13T16:46:40Z">
        <w:r>
          <w:rPr>
            <w:rtl/>
          </w:rPr>
          <w:delText xml:space="preserve">בעל</w:delText>
        </w:r>
      </w:del>
      <w:r>
        <w:rPr>
          <w:rtl/>
        </w:rPr>
        <w:t xml:space="preserve"> מום -</w:t>
      </w:r>
      <w:ins w:id="91029" w:author="קלוד - ניסוח" w:date="2026-10-13T16:46:40Z">
        <w:r>
          <w:rPr>
            <w:rtl/>
          </w:rPr>
          <w:t xml:space="preserve"> </w:t>
        </w:r>
      </w:ins>
      <w:del w:id="91030" w:author="קלוד - ניסוח" w:date="2026-10-13T16:46:40Z">
        <w:r>
          <w:rPr>
            <w:rtl/>
          </w:rPr>
          <w:delText xml:space="preserve"> משום </w:delText>
        </w:r>
      </w:del>
      <w:r>
        <w:rPr>
          <w:rtl/>
        </w:rPr>
        <w:t xml:space="preserve">דשרי </w:t>
      </w:r>
      <w:ins w:id="91027" w:author="קלוד - ניסוח" w:date="2026-10-13T16:46:40Z">
        <w:r>
          <w:rPr>
            <w:rtl/>
          </w:rPr>
          <w:t xml:space="preserve">לו,</w:t>
        </w:r>
      </w:ins>
      <w:del w:id="91028" w:author="קלוד - ניסוח" w:date="2026-10-13T16:46:40Z">
        <w:r>
          <w:rPr>
            <w:rtl/>
          </w:rPr>
          <w:delText xml:space="preserve">לו, </w:delText>
        </w:r>
      </w:del>
    </w:p>
    <w:p w14:paraId="67D5BD5E" w14:textId="3BE5BE28" w:rsidR="006542AA" w:rsidRDefault="00000000">
      <w:pPr>
        <w:pStyle w:val="36"/>
        <w:framePr w:wrap="notBeside"/>
      </w:pPr>
      <w:r>
        <w:t>אלא תם למה?</w:t>
      </w:r>
    </w:p>
    <w:p w14:paraId="0DCE9B63" w14:textId="43E7C6DB" w:rsidR="004950A6" w:rsidRDefault="00F63065" w:rsidP="004950A6">
      <w:pPr>
        <w:rPr>
          <w:rtl/>
        </w:rPr>
      </w:pPr>
      <w:ins w:id="91043" w:author="קלוד - ניסוח" w:date="2026-10-13T16:46:40Z">
        <w:r>
          <w:rPr>
            <w:rtl/>
          </w:rPr>
          <w:t xml:space="preserve">דאם</w:t>
        </w:r>
      </w:ins>
      <w:del w:id="91044" w:author="קלוד - ניסוח" w:date="2026-10-13T16:46:40Z">
        <w:r>
          <w:rPr>
            <w:rtl/>
          </w:rPr>
          <w:delText xml:space="preserve">דא"כ</w:delText>
        </w:r>
        <w:r>
          <w:rPr>
            <w:rtl/>
          </w:rPr>
          <w:delText xml:space="preserve">,</w:delText>
        </w:r>
      </w:del>
      <w:r>
        <w:rPr>
          <w:rtl/>
        </w:rPr>
        <w:t xml:space="preserve"> </w:t>
      </w:r>
      <w:ins w:id="91041" w:author="קלוד - ניסוח" w:date="2026-10-13T16:46:40Z">
        <w:r>
          <w:rPr>
            <w:rtl/>
          </w:rPr>
          <w:t xml:space="preserve">יטול</w:t>
        </w:r>
      </w:ins>
      <w:del w:id="91042" w:author="קלוד - ניסוח" w:date="2026-10-13T16:46:40Z">
        <w:r>
          <w:rPr>
            <w:rtl/>
          </w:rPr>
          <w:delText xml:space="preserve">אתי</w:delText>
        </w:r>
      </w:del>
      <w:r>
        <w:rPr>
          <w:rtl/>
        </w:rPr>
        <w:t xml:space="preserve"> </w:t>
      </w:r>
      <w:ins w:id="91039" w:author="קלוד - ניסוח" w:date="2026-10-13T16:46:40Z">
        <w:r>
          <w:rPr>
            <w:rtl/>
          </w:rPr>
          <w:t xml:space="preserve">רק</w:t>
        </w:r>
      </w:ins>
      <w:del w:id="91040" w:author="קלוד - ניסוח" w:date="2026-10-13T16:46:40Z">
        <w:r>
          <w:rPr>
            <w:rtl/>
          </w:rPr>
          <w:delText xml:space="preserve">לחשדו</w:delText>
        </w:r>
      </w:del>
      <w:r>
        <w:rPr>
          <w:rtl/>
        </w:rPr>
        <w:t xml:space="preserve"> </w:t>
      </w:r>
      <w:ins w:id="91037" w:author="קלוד - ניסוח" w:date="2026-10-13T16:46:40Z">
        <w:r>
          <w:rPr>
            <w:rtl/>
          </w:rPr>
          <w:t xml:space="preserve">על</w:t>
        </w:r>
      </w:ins>
      <w:del w:id="91038" w:author="קלוד - ניסוח" w:date="2026-10-13T16:46:40Z">
        <w:r>
          <w:rPr>
            <w:rtl/>
          </w:rPr>
          <w:delText xml:space="preserve">ואמרו: זה</w:delText>
        </w:r>
      </w:del>
      <w:r>
        <w:rPr>
          <w:rtl/>
        </w:rPr>
        <w:t xml:space="preserve"> בעל מום</w:t>
      </w:r>
      <w:ins w:id="91035" w:author="קלוד - ניסוח" w:date="2026-10-13T16:46:40Z">
        <w:r>
          <w:rPr>
            <w:rtl/>
          </w:rPr>
          <w:t xml:space="preserve"> יחשדוהו: בעל מום זה </w:t>
        </w:r>
      </w:ins>
      <w:del w:id="91036" w:author="קלוד - ניסוח" w:date="2026-10-13T16:46:40Z">
        <w:r>
          <w:rPr>
            <w:rtl/>
          </w:rPr>
          <w:delText xml:space="preserve"> </w:delText>
        </w:r>
      </w:del>
      <w:r>
        <w:rPr>
          <w:rtl/>
        </w:rPr>
        <w:t xml:space="preserve">תם הוא, </w:t>
      </w:r>
      <w:ins w:id="91033" w:author="קלוד - ניסוח" w:date="2026-10-13T16:46:40Z">
        <w:r>
          <w:rPr>
            <w:rtl/>
          </w:rPr>
          <w:t xml:space="preserve">ומתירו</w:t>
        </w:r>
      </w:ins>
      <w:del w:id="91034" w:author="קלוד - ניסוח" w:date="2026-10-13T16:46:40Z">
        <w:r>
          <w:rPr>
            <w:rtl/>
          </w:rPr>
          <w:delText xml:space="preserve">וזה ד</w:delText>
        </w:r>
        <w:r w:rsidR="004950A6">
          <w:rPr>
            <w:rtl/>
          </w:rPr>
          <w:delText xml:space="preserve">שרי </w:delText>
        </w:r>
        <w:r>
          <w:rPr>
            <w:rtl/>
          </w:rPr>
          <w:delText xml:space="preserve">לו</w:delText>
        </w:r>
      </w:del>
      <w:r>
        <w:rPr>
          <w:rtl/>
        </w:rPr>
        <w:t xml:space="preserve"> משום אגרא,</w:t>
      </w:r>
    </w:p>
    <w:p w14:paraId="4A2BEF71" w14:textId="2DC49C3F" w:rsidR="006542AA" w:rsidRDefault="00000000">
      <w:pPr>
        <w:pStyle w:val="36"/>
        <w:framePr w:wrap="notBeside"/>
      </w:pPr>
      <w:ins w:id="91049" w:author="קלוד - ניסוח" w:date="2026-10-13T16:46:40Z">
        <w:r>
          <w:t xml:space="preserve">אי</w:t>
        </w:r>
      </w:ins>
      <w:del w:id="91050" w:author="קלוד - ניסוח" w:date="2026-10-13T16:46:40Z">
        <w:r>
          <w:delText xml:space="preserve">והך</w:delText>
        </w:r>
      </w:del>
      <w:r>
        <w:t xml:space="preserve"> </w:t>
      </w:r>
      <w:ins w:id="91047" w:author="קלוד - ניסוח" w:date="2026-10-13T16:46:40Z">
        <w:r>
          <w:t xml:space="preserve">הכי,</w:t>
        </w:r>
      </w:ins>
      <w:del w:id="91048" w:author="קלוד - ניסוח" w:date="2026-10-13T16:46:40Z">
        <w:r>
          <w:delText xml:space="preserve">דתם</w:delText>
        </w:r>
      </w:del>
      <w:r>
        <w:t xml:space="preserve"> </w:t>
      </w:r>
      <w:ins w:id="91045" w:author="קלוד - ניסוח" w:date="2026-10-13T16:46:40Z">
        <w:r>
          <w:t xml:space="preserve">תם נמי</w:t>
        </w:r>
      </w:ins>
      <w:del w:id="91046" w:author="קלוד - ניסוח" w:date="2026-10-13T16:46:40Z">
        <w:r>
          <w:delText xml:space="preserve">גם</w:delText>
        </w:r>
        <w:r w:rsidR="00F63065">
          <w:delText xml:space="preserve">:</w:delText>
        </w:r>
      </w:del>
    </w:p>
    <w:p w14:paraId="128DB106" w14:textId="0586CEE2" w:rsidR="004950A6" w:rsidRDefault="00F63065" w:rsidP="004950A6">
      <w:pPr>
        <w:rPr>
          <w:rtl/>
        </w:rPr>
      </w:pPr>
      <w:ins w:id="91063" w:author="קלוד - ניסוח" w:date="2026-10-13T16:46:40Z">
        <w:r>
          <w:rPr>
            <w:rtl/>
          </w:rPr>
          <w:t xml:space="preserve">יאמרו: בעל</w:t>
        </w:r>
      </w:ins>
      <w:del w:id="91064" w:author="קלוד - ניסוח" w:date="2026-10-13T16:46:40Z">
        <w:r>
          <w:rPr>
            <w:rtl/>
          </w:rPr>
          <w:delText xml:space="preserve">בעל</w:delText>
        </w:r>
      </w:del>
      <w:r>
        <w:rPr>
          <w:rtl/>
        </w:rPr>
        <w:t xml:space="preserve"> מום הוא, </w:t>
      </w:r>
      <w:ins w:id="91061" w:author="קלוד - ניסוח" w:date="2026-10-13T16:46:40Z">
        <w:r>
          <w:rPr>
            <w:rtl/>
          </w:rPr>
          <w:t xml:space="preserve">ולא</w:t>
        </w:r>
      </w:ins>
      <w:del w:id="91062" w:author="קלוד - ניסוח" w:date="2026-10-13T16:46:40Z">
        <w:r w:rsidR="004950A6">
          <w:rPr>
            <w:rtl/>
          </w:rPr>
          <w:delText xml:space="preserve">וזה</w:delText>
        </w:r>
      </w:del>
      <w:r>
        <w:rPr>
          <w:rtl/>
        </w:rPr>
        <w:t xml:space="preserve"> </w:t>
      </w:r>
      <w:ins w:id="91059" w:author="קלוד - ניסוח" w:date="2026-10-13T16:46:40Z">
        <w:r>
          <w:rPr>
            <w:rtl/>
          </w:rPr>
          <w:t xml:space="preserve">מתירו</w:t>
        </w:r>
      </w:ins>
      <w:del w:id="91060" w:author="קלוד - ניסוח" w:date="2026-10-13T16:46:40Z">
        <w:r>
          <w:rPr>
            <w:rtl/>
          </w:rPr>
          <w:delText xml:space="preserve">דלא</w:delText>
        </w:r>
      </w:del>
      <w:r>
        <w:rPr>
          <w:rtl/>
        </w:rPr>
        <w:t xml:space="preserve"> </w:t>
      </w:r>
      <w:ins w:id="91057" w:author="קלוד - ניסוח" w:date="2026-10-13T16:46:40Z">
        <w:r>
          <w:rPr>
            <w:rtl/>
          </w:rPr>
          <w:t xml:space="preserve">כדי</w:t>
        </w:r>
      </w:ins>
      <w:del w:id="91058" w:author="קלוד - ניסוח" w:date="2026-10-13T16:46:40Z">
        <w:r w:rsidR="00C20BD9">
          <w:rPr>
            <w:rtl/>
          </w:rPr>
          <w:delText xml:space="preserve">שרי</w:delText>
        </w:r>
      </w:del>
      <w:r w:rsidR="00C20BD9">
        <w:rPr>
          <w:rtl/>
        </w:rPr>
        <w:t xml:space="preserve"> </w:t>
      </w:r>
      <w:ins w:id="91055" w:author="קלוד - ניסוח" w:date="2026-10-13T16:46:40Z">
        <w:r>
          <w:rPr>
            <w:rtl/>
          </w:rPr>
          <w:t xml:space="preserve">ליטול</w:t>
        </w:r>
      </w:ins>
      <w:del w:id="91056" w:author="קלוד - ניסוח" w:date="2026-10-13T16:46:40Z">
        <w:r w:rsidR="004950A6">
          <w:rPr>
            <w:rtl/>
          </w:rPr>
          <w:delText xml:space="preserve">לו</w:delText>
        </w:r>
      </w:del>
      <w:r w:rsidR="00C20BD9">
        <w:rPr>
          <w:rtl/>
        </w:rPr>
        <w:t xml:space="preserve"> </w:t>
      </w:r>
      <w:ins w:id="91053" w:author="קלוד - ניסוח" w:date="2026-10-13T16:46:40Z">
        <w:r>
          <w:rPr>
            <w:rtl/>
          </w:rPr>
          <w:t xml:space="preserve">שכר</w:t>
        </w:r>
      </w:ins>
      <w:del w:id="91054" w:author="קלוד - ניסוח" w:date="2026-10-13T16:46:40Z">
        <w:r>
          <w:rPr>
            <w:rtl/>
          </w:rPr>
          <w:delText xml:space="preserve">סבר כי </w:delText>
        </w:r>
        <w:r w:rsidR="004950A6">
          <w:rPr>
            <w:rtl/>
          </w:rPr>
          <w:delText xml:space="preserve">איך</w:delText>
        </w:r>
        <w:r>
          <w:rPr>
            <w:rtl/>
          </w:rPr>
          <w:delText xml:space="preserve"> דלשקול אגריה</w:delText>
        </w:r>
      </w:del>
      <w:r>
        <w:rPr>
          <w:rtl/>
        </w:rPr>
        <w:t xml:space="preserve"> </w:t>
      </w:r>
      <w:r w:rsidR="004950A6">
        <w:rPr>
          <w:rtl/>
        </w:rPr>
        <w:t>פעם</w:t>
      </w:r>
      <w:r>
        <w:rPr>
          <w:rtl/>
        </w:rPr>
        <w:t xml:space="preserve"> </w:t>
      </w:r>
      <w:ins w:id="91051" w:author="קלוד - ניסוח" w:date="2026-10-13T16:46:40Z">
        <w:r>
          <w:rPr>
            <w:rtl/>
          </w:rPr>
          <w:t xml:space="preserve">נוספת!</w:t>
        </w:r>
      </w:ins>
      <w:del w:id="91052" w:author="קלוד - ניסוח" w:date="2026-10-13T16:46:40Z">
        <w:r>
          <w:rPr>
            <w:rtl/>
          </w:rPr>
          <w:delText xml:space="preserve">אחריתי! </w:delText>
        </w:r>
      </w:del>
    </w:p>
    <w:p w14:paraId="60CCE707" w14:textId="1F5CB0D8" w:rsidR="00B874E6" w:rsidRDefault="00F63065" w:rsidP="004950A6">
      <w:pPr>
        <w:rPr>
          <w:rtl/>
        </w:rPr>
      </w:pPr>
      <w:ins w:id="91075" w:author="קלוד - ניסוח" w:date="2026-10-13T16:46:40Z">
        <w:r>
          <w:rPr>
            <w:rtl/>
          </w:rPr>
          <w:t xml:space="preserve">פעם</w:t>
        </w:r>
      </w:ins>
      <w:del w:id="91076" w:author="קלוד - ניסוח" w:date="2026-10-13T16:46:40Z">
        <w:r>
          <w:rPr>
            <w:rtl/>
          </w:rPr>
          <w:delText xml:space="preserve">חד</w:delText>
        </w:r>
      </w:del>
      <w:r>
        <w:rPr>
          <w:rtl/>
        </w:rPr>
        <w:t xml:space="preserve"> </w:t>
      </w:r>
      <w:ins w:id="91073" w:author="קלוד - ניסוח" w:date="2026-10-13T16:46:40Z">
        <w:r>
          <w:rPr>
            <w:rtl/>
          </w:rPr>
          <w:t xml:space="preserve">אחת</w:t>
        </w:r>
      </w:ins>
      <w:del w:id="91074" w:author="קלוד - ניסוח" w:date="2026-10-13T16:46:40Z">
        <w:r>
          <w:rPr>
            <w:rtl/>
          </w:rPr>
          <w:delText xml:space="preserve">פעם</w:delText>
        </w:r>
      </w:del>
      <w:r>
        <w:rPr>
          <w:rtl/>
        </w:rPr>
        <w:t xml:space="preserve"> תקי</w:t>
      </w:r>
      <w:r w:rsidR="00C20BD9">
        <w:rPr>
          <w:rtl/>
        </w:rPr>
        <w:t xml:space="preserve">נו </w:t>
      </w:r>
      <w:r>
        <w:rPr>
          <w:rtl/>
        </w:rPr>
        <w:t>לו</w:t>
      </w:r>
      <w:r w:rsidR="00C20BD9">
        <w:rPr>
          <w:rtl/>
        </w:rPr>
        <w:t xml:space="preserve"> </w:t>
      </w:r>
      <w:ins w:id="91071" w:author="קלוד - ניסוח" w:date="2026-10-13T16:46:40Z">
        <w:r>
          <w:rPr>
            <w:rtl/>
          </w:rPr>
          <w:t xml:space="preserve">רבנן</w:t>
        </w:r>
      </w:ins>
      <w:del w:id="91072" w:author="קלוד - ניסוח" w:date="2026-10-13T16:46:40Z">
        <w:r w:rsidR="00C20BD9">
          <w:rPr>
            <w:rtl/>
          </w:rPr>
          <w:delText xml:space="preserve">רבנן,</w:delText>
        </w:r>
      </w:del>
      <w:r w:rsidR="00C20BD9">
        <w:rPr>
          <w:rtl/>
        </w:rPr>
        <w:t xml:space="preserve"> </w:t>
      </w:r>
      <w:ins w:id="91069" w:author="קלוד - ניסוח" w:date="2026-10-13T16:46:40Z">
        <w:r>
          <w:rPr>
            <w:rtl/>
          </w:rPr>
          <w:t xml:space="preserve">ליטול,</w:t>
        </w:r>
      </w:ins>
      <w:del w:id="91070" w:author="קלוד - ניסוח" w:date="2026-10-13T16:46:40Z">
        <w:r>
          <w:rPr>
            <w:rtl/>
          </w:rPr>
          <w:delText xml:space="preserve">שני</w:delText>
        </w:r>
      </w:del>
      <w:r w:rsidR="00C20BD9">
        <w:rPr>
          <w:rtl/>
        </w:rPr>
        <w:t xml:space="preserve"> </w:t>
      </w:r>
      <w:ins w:id="91067" w:author="קלוד - ניסוח" w:date="2026-10-13T16:46:40Z">
        <w:r>
          <w:rPr>
            <w:rtl/>
          </w:rPr>
          <w:t xml:space="preserve">ולא</w:t>
        </w:r>
      </w:ins>
      <w:del w:id="91068" w:author="קלוד - ניסוח" w:date="2026-10-13T16:46:40Z">
        <w:r w:rsidR="00C20BD9">
          <w:rPr>
            <w:rtl/>
          </w:rPr>
          <w:delText xml:space="preserve">זימני</w:delText>
        </w:r>
      </w:del>
      <w:r>
        <w:rPr>
          <w:rtl/>
        </w:rPr>
        <w:t xml:space="preserve"> </w:t>
      </w:r>
      <w:ins w:id="91065" w:author="קלוד - ניסוח" w:date="2026-10-13T16:46:40Z">
        <w:r>
          <w:rPr>
            <w:rtl/>
          </w:rPr>
          <w:t xml:space="preserve">פעמיים.</w:t>
        </w:r>
      </w:ins>
      <w:del w:id="91066" w:author="קלוד - ניסוח" w:date="2026-10-13T16:46:40Z">
        <w:r>
          <w:rPr>
            <w:rtl/>
          </w:rPr>
          <w:delText xml:space="preserve">לא</w:delText>
        </w:r>
        <w:r>
          <w:rPr>
            <w:rtl/>
          </w:rPr>
          <w:delText xml:space="preserve"> תקינו לו רבנן</w:delText>
        </w:r>
        <w:r w:rsidR="0057284B">
          <w:rPr>
            <w:rtl/>
          </w:rPr>
          <w:delText xml:space="preserve">.</w:delText>
        </w:r>
      </w:del>
    </w:p>
    <w:p w14:paraId="2FC7EC0F" w14:textId="08621760" w:rsidR="0057284B" w:rsidRDefault="0057284B" w:rsidP="009F73ED">
      <w:pPr>
        <w:pStyle w:val="affff9"/>
        <w:rPr>
          <w:rtl/>
        </w:rPr>
      </w:pPr>
      <w:r>
        <w:rPr>
          <w:rtl/>
        </w:rPr>
        <w:t>• • •</w:t>
      </w:r>
    </w:p>
    <w:p w14:paraId="23B7C03C" w14:textId="77777777" w:rsidR="006542AA" w:rsidRDefault="00000000">
      <w:pPr>
        <w:pStyle w:val="afffff5"/>
        <w:framePr w:wrap="around"/>
      </w:pPr>
      <w:r>
        <w:t>משנה ו</w:t>
      </w:r>
    </w:p>
    <w:p w14:paraId="228E6AB3" w14:textId="77777777" w:rsidR="00012647" w:rsidRDefault="00F63065" w:rsidP="009F73ED">
      <w:pPr>
        <w:pStyle w:val="afff5"/>
        <w:spacing w:before="120"/>
        <w:rPr>
          <w:rtl/>
        </w:rPr>
      </w:pPr>
      <w:r>
        <w:rPr>
          <w:rtl/>
        </w:rPr>
        <w:t xml:space="preserve">הנוטל שכרו לדון - דיניו בטילים, </w:t>
      </w:r>
    </w:p>
    <w:p w14:paraId="4CA02D11" w14:textId="77777777" w:rsidR="00C20BD9" w:rsidRDefault="00F63065" w:rsidP="00012647">
      <w:pPr>
        <w:pStyle w:val="afff5"/>
        <w:rPr>
          <w:rtl/>
        </w:rPr>
      </w:pPr>
      <w:r>
        <w:rPr>
          <w:rtl/>
        </w:rPr>
        <w:t xml:space="preserve">להעיד - עדותיו בטילין, </w:t>
      </w:r>
    </w:p>
    <w:p w14:paraId="37EDCF6D" w14:textId="77777777" w:rsidR="00B874E6" w:rsidRDefault="00F63065" w:rsidP="004950A6">
      <w:pPr>
        <w:pStyle w:val="afff5"/>
        <w:rPr>
          <w:rtl/>
        </w:rPr>
      </w:pPr>
      <w:r>
        <w:rPr>
          <w:rtl/>
        </w:rPr>
        <w:t>להזות ולקדש - מימיו מי מערה אפרו אפר מקלה</w:t>
      </w:r>
      <w:r w:rsidR="0057284B">
        <w:rPr>
          <w:rtl/>
        </w:rPr>
        <w:t>.</w:t>
      </w:r>
    </w:p>
    <w:p w14:paraId="393B51CE" w14:textId="77777777" w:rsidR="00C20BD9" w:rsidRDefault="00F63065" w:rsidP="004950A6">
      <w:pPr>
        <w:pStyle w:val="afff5"/>
        <w:rPr>
          <w:rtl/>
        </w:rPr>
      </w:pPr>
      <w:r>
        <w:rPr>
          <w:rtl/>
        </w:rPr>
        <w:t xml:space="preserve">אם היה כהן מטמאהו מתרומתו - מאכילו ומשקו וסכו, </w:t>
      </w:r>
    </w:p>
    <w:p w14:paraId="33BE1112" w14:textId="77777777" w:rsidR="00B874E6" w:rsidRDefault="00F63065" w:rsidP="004950A6">
      <w:pPr>
        <w:pStyle w:val="afff5"/>
        <w:rPr>
          <w:rtl/>
        </w:rPr>
      </w:pPr>
      <w:r>
        <w:rPr>
          <w:rtl/>
        </w:rPr>
        <w:t>ואם היה זקן - מרכיבו על החמור, ונותן לו שכרו כפועל</w:t>
      </w:r>
      <w:r w:rsidR="0057284B">
        <w:rPr>
          <w:rtl/>
        </w:rPr>
        <w:t>.</w:t>
      </w:r>
    </w:p>
    <w:p w14:paraId="1DA1B316" w14:textId="7CB30619" w:rsidR="0057284B" w:rsidRDefault="0057284B" w:rsidP="009F73ED">
      <w:pPr>
        <w:pStyle w:val="affff9"/>
        <w:rPr>
          <w:rtl/>
        </w:rPr>
      </w:pPr>
      <w:r>
        <w:rPr>
          <w:rtl/>
        </w:rPr>
        <w:t>• • •</w:t>
      </w:r>
    </w:p>
    <w:p w14:paraId="5F601AC6" w14:textId="523E4EB3" w:rsidR="006542AA" w:rsidRDefault="00000000">
      <w:pPr>
        <w:pStyle w:val="36"/>
        <w:framePr w:wrap="notBeside"/>
      </w:pPr>
      <w:r>
        <w:lastRenderedPageBreak/>
        <w:t xml:space="preserve">מנה"מ </w:t>
      </w:r>
      <w:ins w:id="91077" w:author="קלוד - ניסוח" w:date="2026-10-13T16:46:40Z">
        <w:r>
          <w:t xml:space="preserve">מרב:</w:t>
        </w:r>
      </w:ins>
      <w:del w:id="91078" w:author="קלוד - ניסוח" w:date="2026-10-13T16:46:40Z">
        <w:r>
          <w:lastRenderedPageBreak/>
          <w:delText xml:space="preserve">אריא"ר</w:delText>
        </w:r>
        <w:r w:rsidR="00F63065">
          <w:delText xml:space="preserve">:</w:delText>
        </w:r>
      </w:del>
    </w:p>
    <w:p w14:paraId="04EFF839" w14:textId="20AF2FAD" w:rsidR="00B874E6" w:rsidRDefault="00F63065" w:rsidP="00C20BD9">
      <w:pPr>
        <w:rPr>
          <w:rtl/>
        </w:rPr>
      </w:pPr>
      <w:r>
        <w:rPr>
          <w:rtl/>
        </w:rPr>
        <w:t>ד</w:t>
      </w:r>
      <w:r w:rsidR="00C20BD9">
        <w:rPr>
          <w:rFonts w:hint="cs"/>
          <w:rtl/>
        </w:rPr>
        <w:t>'</w:t>
      </w:r>
      <w:r w:rsidR="00C20BD9">
        <w:rPr>
          <w:rStyle w:val="affffe"/>
          <w:rtl/>
        </w:rPr>
        <w:t>רְאֵה לִמַּדְתִּי אֶתְכֶם וְגוֹ</w:t>
      </w:r>
      <w:r>
        <w:rPr>
          <w:rtl/>
        </w:rPr>
        <w:t>' - מה אני בחנם אף אתם בחנם</w:t>
      </w:r>
      <w:r w:rsidR="0057284B">
        <w:rPr>
          <w:rtl/>
        </w:rPr>
        <w:t>.</w:t>
      </w:r>
    </w:p>
    <w:p w14:paraId="05125177" w14:textId="27202CDD" w:rsidR="006542AA" w:rsidRDefault="00000000">
      <w:pPr>
        <w:pStyle w:val="36"/>
        <w:framePr w:wrap="notBeside"/>
      </w:pPr>
      <w:r>
        <w:t>תנ"ה:</w:t>
      </w:r>
    </w:p>
    <w:p w14:paraId="2ACC02E5" w14:textId="33239C70" w:rsidR="00C20BD9" w:rsidRDefault="00C20BD9" w:rsidP="00C20BD9">
      <w:pPr>
        <w:rPr>
          <w:rtl/>
        </w:rPr>
      </w:pPr>
      <w:r>
        <w:rPr>
          <w:rFonts w:hint="cs"/>
          <w:rtl/>
        </w:rPr>
        <w:t>'</w:t>
      </w:r>
      <w:r w:rsidR="00F63065">
        <w:rPr>
          <w:rStyle w:val="affffe"/>
          <w:rtl/>
        </w:rPr>
        <w:t>כַּאֲשֶׁר צִוַּנִי ה</w:t>
      </w:r>
      <w:r w:rsidR="00F63065">
        <w:rPr>
          <w:rtl/>
        </w:rPr>
        <w:t>' אלהי</w:t>
      </w:r>
      <w:r>
        <w:rPr>
          <w:rFonts w:hint="cs"/>
          <w:rtl/>
        </w:rPr>
        <w:t>'</w:t>
      </w:r>
      <w:ins w:id="91091" w:author="קלוד - ניסוח" w:date="2026-10-13T16:46:40Z">
        <w:r>
          <w:rPr>
            <w:rtl/>
          </w:rPr>
          <w:t xml:space="preserve"> - </w:t>
        </w:r>
      </w:ins>
      <w:del w:id="91092" w:author="קלוד - ניסוח" w:date="2026-10-13T16:46:40Z">
        <w:r w:rsidR="00F63065">
          <w:rPr>
            <w:rtl/>
          </w:rPr>
          <w:delText xml:space="preserve"> </w:delText>
        </w:r>
      </w:del>
      <w:r w:rsidR="00F63065">
        <w:rPr>
          <w:rtl/>
        </w:rPr>
        <w:t xml:space="preserve">מה אני </w:t>
      </w:r>
      <w:ins w:id="91089" w:author="קלוד - ניסוח" w:date="2026-10-13T16:46:40Z">
        <w:r>
          <w:rPr>
            <w:rtl/>
          </w:rPr>
          <w:t xml:space="preserve">בחנם</w:t>
        </w:r>
      </w:ins>
      <w:del w:id="91090" w:author="קלוד - ניסוח" w:date="2026-10-13T16:46:40Z">
        <w:r w:rsidR="00F63065">
          <w:rPr>
            <w:rtl/>
          </w:rPr>
          <w:delText xml:space="preserve">בחנם,</w:delText>
        </w:r>
      </w:del>
      <w:r w:rsidR="00F63065">
        <w:rPr>
          <w:rtl/>
        </w:rPr>
        <w:t xml:space="preserve"> אף אתם </w:t>
      </w:r>
      <w:ins w:id="91087" w:author="קלוד - ניסוח" w:date="2026-10-13T16:46:40Z">
        <w:r>
          <w:rPr>
            <w:rtl/>
          </w:rPr>
          <w:t xml:space="preserve">בחנם,</w:t>
        </w:r>
      </w:ins>
      <w:del w:id="91088" w:author="קלוד - ניסוח" w:date="2026-10-13T16:46:40Z">
        <w:r w:rsidR="00F63065">
          <w:rPr>
            <w:rtl/>
          </w:rPr>
          <w:delText xml:space="preserve">בחנם</w:delText>
        </w:r>
      </w:del>
      <w:r w:rsidR="00F63065">
        <w:rPr>
          <w:rtl/>
        </w:rPr>
        <w:t xml:space="preserve"> ומנין שאם </w:t>
      </w:r>
      <w:r w:rsidR="00F63065">
        <w:rPr>
          <w:rtl/>
        </w:rPr>
        <w:t xml:space="preserve">לא</w:t>
      </w:r>
      <w:r w:rsidR="00F63065">
        <w:rPr>
          <w:rtl/>
        </w:rPr>
        <w:t xml:space="preserve"> מצא בחנם </w:t>
      </w:r>
      <w:ins w:id="91085" w:author="קלוד - ניסוח" w:date="2026-10-13T16:46:40Z">
        <w:r>
          <w:rPr>
            <w:rtl/>
          </w:rPr>
          <w:t xml:space="preserve">ילמד</w:t>
        </w:r>
      </w:ins>
      <w:del w:id="91086" w:author="קלוד - ניסוח" w:date="2026-10-13T16:46:40Z">
        <w:r w:rsidR="00F63065">
          <w:rPr>
            <w:rtl/>
          </w:rPr>
          <w:delText xml:space="preserve">שילמד</w:delText>
        </w:r>
      </w:del>
      <w:r w:rsidR="00F63065">
        <w:rPr>
          <w:rtl/>
        </w:rPr>
        <w:t xml:space="preserve"> בשכר</w:t>
      </w:r>
      <w:r>
        <w:rPr>
          <w:rFonts w:hint="cs"/>
          <w:rtl/>
        </w:rPr>
        <w:t xml:space="preserve"> </w:t>
      </w:r>
      <w:ins w:id="91083" w:author="קלוד - ניסוח" w:date="2026-10-13T16:46:40Z">
        <w:r>
          <w:rPr>
            <w:rFonts w:hint="cs"/>
            <w:rtl/>
          </w:rPr>
          <w:t xml:space="preserve">-</w:t>
        </w:r>
      </w:ins>
      <w:del w:id="91084" w:author="קלוד - ניסוח" w:date="2026-10-13T16:46:40Z">
        <w:r w:rsidR="00F63065">
          <w:rPr>
            <w:rFonts w:hint="cs"/>
            <w:rtl/>
          </w:rPr>
          <w:delText xml:space="preserve">ת"ל</w:delText>
        </w:r>
        <w:r w:rsidR="00F63065">
          <w:rPr>
            <w:rtl/>
          </w:rPr>
          <w:delText xml:space="preserve">:</w:delText>
        </w:r>
      </w:del>
      <w:r w:rsidR="00F63065">
        <w:rPr>
          <w:rtl/>
        </w:rPr>
        <w:t xml:space="preserve"> </w:t>
      </w:r>
      <w:ins w:id="91081" w:author="קלוד - ניסוח" w:date="2026-10-13T16:46:40Z">
        <w:r>
          <w:rPr>
            <w:rFonts w:hint="cs"/>
            <w:rtl/>
          </w:rPr>
          <w:t xml:space="preserve">ד'אמת</w:t>
        </w:r>
      </w:ins>
      <w:del w:id="91082" w:author="קלוד - ניסוח" w:date="2026-10-13T16:46:40Z">
        <w:r w:rsidR="0021610D">
          <w:rPr>
            <w:rFonts w:hint="cs"/>
            <w:rtl/>
          </w:rPr>
          <w:delText xml:space="preserve">'</w:delText>
        </w:r>
        <w:r w:rsidR="00F63065">
          <w:rPr>
            <w:rtl/>
          </w:rPr>
          <w:delText xml:space="preserve">אמת</w:delText>
        </w:r>
      </w:del>
      <w:r w:rsidR="00F63065">
        <w:rPr>
          <w:rtl/>
        </w:rPr>
        <w:t xml:space="preserve"> </w:t>
      </w:r>
      <w:ins w:id="91079" w:author="קלוד - ניסוח" w:date="2026-10-13T16:46:40Z">
        <w:r>
          <w:rPr>
            <w:rtl/>
          </w:rPr>
          <w:t xml:space="preserve">קנה',</w:t>
        </w:r>
      </w:ins>
      <w:del w:id="91080" w:author="קלוד - ניסוח" w:date="2026-10-13T16:46:40Z">
        <w:r w:rsidR="00F63065">
          <w:rPr>
            <w:rtl/>
          </w:rPr>
          <w:delText xml:space="preserve">קנה</w:delText>
        </w:r>
        <w:r w:rsidR="0021610D">
          <w:rPr>
            <w:rFonts w:hint="cs"/>
            <w:rtl/>
          </w:rPr>
          <w:delText xml:space="preserve">'</w:delText>
        </w:r>
        <w:r w:rsidR="00F63065">
          <w:rPr>
            <w:rtl/>
          </w:rPr>
          <w:delText xml:space="preserve">, </w:delText>
        </w:r>
      </w:del>
    </w:p>
    <w:p w14:paraId="6F97DBA9" w14:textId="1C82D719" w:rsidR="00B874E6" w:rsidRDefault="00F63065" w:rsidP="00C20BD9">
      <w:pPr>
        <w:rPr>
          <w:rtl/>
        </w:rPr>
      </w:pPr>
      <w:r>
        <w:rPr>
          <w:rtl/>
        </w:rPr>
        <w:t>ומנ</w:t>
      </w:r>
      <w:r w:rsidR="00C20BD9">
        <w:rPr>
          <w:rtl/>
        </w:rPr>
        <w:t xml:space="preserve">ין שלא </w:t>
      </w:r>
      <w:ins w:id="91095" w:author="קלוד - ניסוח" w:date="2026-10-13T16:46:40Z">
        <w:r>
          <w:rPr>
            <w:rtl/>
          </w:rPr>
          <w:t xml:space="preserve">יאמר</w:t>
        </w:r>
      </w:ins>
      <w:del w:id="91096" w:author="קלוד - ניסוח" w:date="2026-10-13T16:46:40Z">
        <w:r w:rsidR="00C20BD9">
          <w:rPr>
            <w:rtl/>
          </w:rPr>
          <w:delText xml:space="preserve">יאמר,</w:delText>
        </w:r>
      </w:del>
      <w:r w:rsidR="00C20BD9">
        <w:rPr>
          <w:rtl/>
        </w:rPr>
        <w:t xml:space="preserve"> כשם שלמדתיה בשכר </w:t>
      </w:r>
      <w:r>
        <w:rPr>
          <w:rtl/>
        </w:rPr>
        <w:t xml:space="preserve">כך אלמדנה בשכר - </w:t>
      </w:r>
      <w:ins w:id="91093" w:author="קלוד - ניסוח" w:date="2026-10-13T16:46:40Z">
        <w:r>
          <w:rPr>
            <w:rtl/>
          </w:rPr>
          <w:t xml:space="preserve">ד'אֱמֶת</w:t>
        </w:r>
      </w:ins>
      <w:del w:id="91094" w:author="קלוד - ניסוח" w:date="2026-10-13T16:46:40Z">
        <w:r>
          <w:rPr>
            <w:rtl/>
          </w:rPr>
          <w:delText xml:space="preserve">ת"ל</w:delText>
        </w:r>
        <w:r>
          <w:rPr>
            <w:rtl/>
          </w:rPr>
          <w:delText xml:space="preserve">: </w:delText>
        </w:r>
        <w:r w:rsidR="00C20BD9">
          <w:rPr>
            <w:rFonts w:hint="cs"/>
            <w:rtl/>
          </w:rPr>
          <w:delText xml:space="preserve">'</w:delText>
        </w:r>
        <w:r>
          <w:rPr>
            <w:rStyle w:val="affffe"/>
            <w:rtl/>
          </w:rPr>
          <w:delText xml:space="preserve">אֱמֶת</w:delText>
        </w:r>
      </w:del>
      <w:r>
        <w:rPr>
          <w:rStyle w:val="affffe"/>
          <w:rtl/>
        </w:rPr>
        <w:t xml:space="preserve"> קְנֵה וְאַל תִּמְכּוֹר</w:t>
      </w:r>
      <w:r w:rsidR="00C20BD9">
        <w:rPr>
          <w:rFonts w:hint="cs"/>
          <w:rtl/>
        </w:rPr>
        <w:t>'</w:t>
      </w:r>
      <w:r w:rsidR="0057284B">
        <w:rPr>
          <w:rtl/>
        </w:rPr>
        <w:t>.</w:t>
      </w:r>
    </w:p>
    <w:p w14:paraId="48C493E6" w14:textId="169CB13C" w:rsidR="00B874E6" w:rsidRDefault="0057284B" w:rsidP="00C20BD9">
      <w:pPr>
        <w:pStyle w:val="afffd"/>
        <w:rPr>
          <w:rtl/>
        </w:rPr>
      </w:pPr>
      <w:r>
        <w:rPr>
          <w:rtl/>
        </w:rPr>
        <w:t xml:space="preserve">  </w:t>
      </w:r>
      <w:r w:rsidR="00F63065">
        <w:rPr>
          <w:rStyle w:val="afffff0"/>
        </w:rPr>
        <w:t xml:space="preserve">ד. </w:t>
      </w:r>
      <w:r w:rsidR="00F63065">
        <w:rPr>
          <w:rtl/>
        </w:rPr>
        <w:t>להזות ולקדש מימיו מי מערה אפרו אפר מקלה</w:t>
      </w:r>
      <w:r>
        <w:rPr>
          <w:rtl/>
        </w:rPr>
        <w:t>.</w:t>
      </w:r>
    </w:p>
    <w:p>
      <w:pPr>
        <w:pStyle w:val="36"/>
        <w:rPr>
          <w:ins w:id="90057" w:author="קלוד - סמנטי" w:date="2026-10-13T16:46:38Z"/>
        </w:rPr>
      </w:pPr>
      <w:r>
        <w:t xml:space="preserve">ורמינהו:</w:t>
      </w:r>
    </w:p>
    <w:p w14:paraId="386AAB48" w14:textId="0142F4DA" w:rsidR="0021610D" w:rsidRDefault="00F63065" w:rsidP="0021610D">
      <w:pPr>
        <w:rPr>
          <w:rtl/>
        </w:rPr>
      </w:pPr>
      <w:del w:id="90058" w:author="קלוד - סמנטי" w:date="2026-10-13T16:46:38Z">
        <w:r>
          <w:rPr>
            <w:rtl/>
          </w:rPr>
          <w:delText xml:space="preserve"> </w:delText>
        </w:r>
      </w:del>
      <w:ins w:id="91105" w:author="קלוד - ניסוח" w:date="2026-10-13T16:46:40Z">
        <w:r>
          <w:rPr>
            <w:rtl/>
          </w:rPr>
          <w:t xml:space="preserve">המקדש </w:t>
        </w:r>
        <w:r>
          <w:rPr>
            <w:rStyle w:val="affffd"/>
            <w:rtl/>
          </w:rPr>
          <w:t xml:space="preserve">אשה</w:t>
        </w:r>
      </w:ins>
      <w:del w:id="91106" w:author="קלוד - ניסוח" w:date="2026-10-13T16:46:40Z">
        <w:r>
          <w:rPr>
            <w:rtl/>
          </w:rPr>
          <w:delText xml:space="preserve">המקדש</w:delText>
        </w:r>
      </w:del>
      <w:r>
        <w:rPr>
          <w:rtl/>
        </w:rPr>
        <w:t xml:space="preserve"> במי </w:t>
      </w:r>
      <w:ins w:id="91103" w:author="קלוד - ניסוח" w:date="2026-10-13T16:46:40Z">
        <w:r>
          <w:rPr>
            <w:rtl/>
          </w:rPr>
          <w:t xml:space="preserve">חטאת</w:t>
        </w:r>
      </w:ins>
      <w:del w:id="91104" w:author="קלוד - ניסוח" w:date="2026-10-13T16:46:40Z">
        <w:r>
          <w:rPr>
            <w:rtl/>
          </w:rPr>
          <w:delText xml:space="preserve">חטאת,</w:delText>
        </w:r>
      </w:del>
      <w:r>
        <w:rPr>
          <w:rtl/>
        </w:rPr>
        <w:t xml:space="preserve"> </w:t>
      </w:r>
      <w:ins w:id="91101" w:author="קלוד - ניסוח" w:date="2026-10-13T16:46:40Z">
        <w:r>
          <w:rPr>
            <w:rtl/>
          </w:rPr>
          <w:t xml:space="preserve">ובאפר</w:t>
        </w:r>
      </w:ins>
      <w:del w:id="91102" w:author="קלוד - ניסוח" w:date="2026-10-13T16:46:40Z">
        <w:r>
          <w:rPr>
            <w:rtl/>
          </w:rPr>
          <w:delText xml:space="preserve">באפר</w:delText>
        </w:r>
      </w:del>
      <w:r>
        <w:rPr>
          <w:rtl/>
        </w:rPr>
        <w:t xml:space="preserve"> חטאת - </w:t>
      </w:r>
      <w:ins w:id="91099" w:author="קלוד - ניסוח" w:date="2026-10-13T16:46:40Z">
        <w:r>
          <w:rPr>
            <w:rtl/>
          </w:rPr>
          <w:t xml:space="preserve">מקודשת</w:t>
        </w:r>
      </w:ins>
      <w:del w:id="91100" w:author="קלוד - ניסוח" w:date="2026-10-13T16:46:40Z">
        <w:r>
          <w:rPr>
            <w:rtl/>
          </w:rPr>
          <w:delText xml:space="preserve">הר"ז</w:delText>
        </w:r>
        <w:r>
          <w:rPr>
            <w:rtl/>
          </w:rPr>
          <w:delText xml:space="preserve"> מקודשת,</w:delText>
        </w:r>
      </w:del>
      <w:r>
        <w:rPr>
          <w:rtl/>
        </w:rPr>
        <w:t xml:space="preserve"> אף שהוא </w:t>
      </w:r>
      <w:ins w:id="91097" w:author="קלוד - ניסוח" w:date="2026-10-13T16:46:40Z">
        <w:r>
          <w:rPr>
            <w:rtl/>
          </w:rPr>
          <w:t xml:space="preserve">ישראל, הרי שנהנה מהם!</w:t>
        </w:r>
      </w:ins>
      <w:del w:id="91098" w:author="קלוד - ניסוח" w:date="2026-10-13T16:46:40Z">
        <w:r>
          <w:rPr>
            <w:rtl/>
          </w:rPr>
          <w:delText xml:space="preserve">ישראל! </w:delText>
        </w:r>
      </w:del>
    </w:p>
    <w:p w14:paraId="6F39C2FE" w14:textId="77777777" w:rsidR="006542AA" w:rsidRDefault="00000000">
      <w:pPr>
        <w:pStyle w:val="36"/>
        <w:framePr w:wrap="notBeside"/>
      </w:pPr>
      <w:r>
        <w:t>אביי:</w:t>
      </w:r>
    </w:p>
    <w:p w14:paraId="15FA8250" w14:textId="2A4F425C" w:rsidR="0021610D" w:rsidRDefault="00F63065" w:rsidP="0021610D">
      <w:pPr>
        <w:rPr>
          <w:rtl/>
        </w:rPr>
      </w:pPr>
      <w:ins w:id="91113" w:author="קלוד - ניסוח" w:date="2026-10-13T16:46:40Z">
        <w:r>
          <w:rPr>
            <w:rFonts w:hint="cs"/>
            <w:rtl/>
          </w:rPr>
          <w:t xml:space="preserve">ל"ק,</w:t>
        </w:r>
      </w:ins>
      <w:del w:id="91114" w:author="קלוד - ניסוח" w:date="2026-10-13T16:46:40Z">
        <w:r>
          <w:rPr>
            <w:rFonts w:hint="cs"/>
            <w:rtl/>
          </w:rPr>
          <w:delText xml:space="preserve">ל"ק</w:delText>
        </w:r>
        <w:r>
          <w:rPr>
            <w:rtl/>
          </w:rPr>
          <w:delText xml:space="preserve"> כאן -</w:delText>
        </w:r>
      </w:del>
      <w:r>
        <w:rPr>
          <w:rtl/>
        </w:rPr>
        <w:t xml:space="preserve"> בשכר הבאה </w:t>
      </w:r>
      <w:ins w:id="91111" w:author="קלוד - ניסוח" w:date="2026-10-13T16:46:40Z">
        <w:r>
          <w:rPr>
            <w:rtl/>
          </w:rPr>
          <w:t xml:space="preserve">ומלוי</w:t>
        </w:r>
      </w:ins>
      <w:del w:id="91112" w:author="קלוד - ניסוח" w:date="2026-10-13T16:46:40Z">
        <w:r>
          <w:rPr>
            <w:rtl/>
          </w:rPr>
          <w:delText xml:space="preserve">ומלוי, כאן</w:delText>
        </w:r>
      </w:del>
      <w:r>
        <w:rPr>
          <w:rtl/>
        </w:rPr>
        <w:t xml:space="preserve"> - </w:t>
      </w:r>
      <w:ins w:id="91109" w:author="קלוד - ניסוח" w:date="2026-10-13T16:46:40Z">
        <w:r>
          <w:rPr>
            <w:rtl/>
          </w:rPr>
          <w:t xml:space="preserve">מותר ליטול, ובשכר</w:t>
        </w:r>
      </w:ins>
      <w:del w:id="91110" w:author="קלוד - ניסוח" w:date="2026-10-13T16:46:40Z">
        <w:r>
          <w:rPr>
            <w:rtl/>
          </w:rPr>
          <w:delText xml:space="preserve">בשכר</w:delText>
        </w:r>
      </w:del>
      <w:r>
        <w:rPr>
          <w:rtl/>
        </w:rPr>
        <w:t xml:space="preserve"> הזאה </w:t>
      </w:r>
      <w:ins w:id="91107" w:author="קלוד - ניסוח" w:date="2026-10-13T16:46:40Z">
        <w:r>
          <w:rPr>
            <w:rtl/>
          </w:rPr>
          <w:t xml:space="preserve">וקידוש - אסור.</w:t>
        </w:r>
      </w:ins>
      <w:del w:id="91108" w:author="קלוד - ניסוח" w:date="2026-10-13T16:46:40Z">
        <w:r>
          <w:rPr>
            <w:rtl/>
          </w:rPr>
          <w:delText xml:space="preserve">וקידוש,</w:delText>
        </w:r>
        <w:r w:rsidR="0021610D">
          <w:rPr>
            <w:rFonts w:hint="cs"/>
            <w:rtl/>
          </w:rPr>
          <w:delText xml:space="preserve"> </w:delText>
        </w:r>
      </w:del>
    </w:p>
    <w:p w14:paraId="4665EA3D" w14:textId="48A38844" w:rsidR="00B874E6" w:rsidRDefault="00F63065" w:rsidP="0021610D">
      <w:pPr>
        <w:rPr>
          <w:rtl/>
        </w:rPr>
      </w:pPr>
      <w:r>
        <w:rPr>
          <w:rtl/>
        </w:rPr>
        <w:t xml:space="preserve">דיקא </w:t>
      </w:r>
      <w:ins w:id="91127" w:author="קלוד - ניסוח" w:date="2026-10-13T16:46:40Z">
        <w:r>
          <w:rPr>
            <w:rtl/>
          </w:rPr>
          <w:t xml:space="preserve">נמי,</w:t>
        </w:r>
      </w:ins>
      <w:del w:id="91128" w:author="קלוד - ניסוח" w:date="2026-10-13T16:46:40Z">
        <w:r>
          <w:rPr>
            <w:rtl/>
          </w:rPr>
          <w:delText xml:space="preserve">גם,</w:delText>
        </w:r>
      </w:del>
      <w:r>
        <w:rPr>
          <w:rtl/>
        </w:rPr>
        <w:t xml:space="preserve"> </w:t>
      </w:r>
      <w:ins w:id="91125" w:author="קלוד - ניסוח" w:date="2026-10-13T16:46:40Z">
        <w:r>
          <w:rPr>
            <w:rtl/>
          </w:rPr>
          <w:t xml:space="preserve">דכאן</w:t>
        </w:r>
      </w:ins>
      <w:del w:id="91126" w:author="קלוד - ניסוח" w:date="2026-10-13T16:46:40Z">
        <w:r>
          <w:rPr>
            <w:rtl/>
          </w:rPr>
          <w:delText xml:space="preserve">דקתני</w:delText>
        </w:r>
      </w:del>
      <w:r>
        <w:rPr>
          <w:rtl/>
        </w:rPr>
        <w:t xml:space="preserve"> </w:t>
      </w:r>
      <w:ins w:id="91123" w:author="קלוד - ניסוח" w:date="2026-10-13T16:46:40Z">
        <w:r>
          <w:rPr>
            <w:rtl/>
          </w:rPr>
          <w:t xml:space="preserve">קתני</w:t>
        </w:r>
      </w:ins>
      <w:del w:id="91124" w:author="קלוד - ניסוח" w:date="2026-10-13T16:46:40Z">
        <w:r>
          <w:rPr>
            <w:rtl/>
          </w:rPr>
          <w:delText xml:space="preserve">כאן</w:delText>
        </w:r>
      </w:del>
      <w:r>
        <w:rPr>
          <w:rtl/>
        </w:rPr>
        <w:t xml:space="preserve"> </w:t>
      </w:r>
      <w:ins w:id="91121" w:author="קלוד - ניסוח" w:date="2026-10-13T16:46:40Z">
        <w:r>
          <w:rPr>
            <w:rtl/>
          </w:rPr>
          <w:t xml:space="preserve">'להזות</w:t>
        </w:r>
      </w:ins>
      <w:del w:id="91122" w:author="קלוד - ניסוח" w:date="2026-10-13T16:46:40Z">
        <w:r>
          <w:rPr>
            <w:rtl/>
          </w:rPr>
          <w:delText xml:space="preserve">להזות</w:delText>
        </w:r>
      </w:del>
      <w:r>
        <w:rPr>
          <w:rtl/>
        </w:rPr>
        <w:t xml:space="preserve"> </w:t>
      </w:r>
      <w:ins w:id="91119" w:author="קלוד - ניסוח" w:date="2026-10-13T16:46:40Z">
        <w:r>
          <w:rPr>
            <w:rtl/>
          </w:rPr>
          <w:t xml:space="preserve">ולקדש'</w:t>
        </w:r>
      </w:ins>
      <w:del w:id="91120" w:author="קלוד - ניסוח" w:date="2026-10-13T16:46:40Z">
        <w:r>
          <w:rPr>
            <w:rtl/>
          </w:rPr>
          <w:delText xml:space="preserve">ולקדש,</w:delText>
        </w:r>
      </w:del>
      <w:r>
        <w:rPr>
          <w:rtl/>
        </w:rPr>
        <w:t xml:space="preserve"> ושם </w:t>
      </w:r>
      <w:ins w:id="91117" w:author="קלוד - ניסוח" w:date="2026-10-13T16:46:40Z">
        <w:r>
          <w:rPr>
            <w:rtl/>
          </w:rPr>
          <w:t xml:space="preserve">'המקדש</w:t>
        </w:r>
      </w:ins>
      <w:del w:id="91118" w:author="קלוד - ניסוח" w:date="2026-10-13T16:46:40Z">
        <w:r>
          <w:rPr>
            <w:rtl/>
          </w:rPr>
          <w:delText xml:space="preserve">קתני, המקדש</w:delText>
        </w:r>
      </w:del>
      <w:r>
        <w:rPr>
          <w:rtl/>
        </w:rPr>
        <w:t xml:space="preserve"> במי חטאת ובאפר </w:t>
      </w:r>
      <w:ins w:id="91115" w:author="קלוד - ניסוח" w:date="2026-10-13T16:46:40Z">
        <w:r>
          <w:rPr>
            <w:rtl/>
          </w:rPr>
          <w:t xml:space="preserve">חטאת',</w:t>
        </w:r>
      </w:ins>
      <w:del w:id="91116" w:author="קלוד - ניסוח" w:date="2026-10-13T16:46:40Z">
        <w:r>
          <w:rPr>
            <w:rtl/>
          </w:rPr>
          <w:delText xml:space="preserve">חטאת,</w:delText>
        </w:r>
      </w:del>
      <w:r>
        <w:rPr>
          <w:rtl/>
        </w:rPr>
        <w:t xml:space="preserve"> </w:t>
      </w:r>
      <w:r>
        <w:rPr>
          <w:rtl/>
        </w:rPr>
        <w:t xml:space="preserve">ש"מ</w:t>
      </w:r>
      <w:r w:rsidR="0057284B">
        <w:rPr>
          <w:rtl/>
        </w:rPr>
        <w:t>.</w:t>
      </w:r>
    </w:p>
    <w:p w14:paraId="4FDDEDA9" w14:textId="142A222A" w:rsidR="00B874E6" w:rsidRDefault="0057284B" w:rsidP="0021610D">
      <w:pPr>
        <w:pStyle w:val="afffd"/>
        <w:rPr>
          <w:rtl/>
        </w:rPr>
      </w:pPr>
      <w:r>
        <w:rPr>
          <w:rtl/>
        </w:rPr>
        <w:t xml:space="preserve">  </w:t>
      </w:r>
      <w:r w:rsidR="00F63065">
        <w:rPr>
          <w:rStyle w:val="afffff0"/>
        </w:rPr>
        <w:t xml:space="preserve">ה. </w:t>
      </w:r>
      <w:r w:rsidR="00F63065">
        <w:rPr>
          <w:rtl/>
        </w:rPr>
        <w:t>אם היה כהן מטמאהו מתרומתו כו'</w:t>
      </w:r>
      <w:r>
        <w:rPr>
          <w:rtl/>
        </w:rPr>
        <w:t>.</w:t>
      </w:r>
    </w:p>
    <w:p w14:paraId="0FF35F7D" w14:textId="62265262" w:rsidR="00012647" w:rsidRDefault="00F63065" w:rsidP="00012647">
      <w:pPr>
        <w:rPr>
          <w:rtl/>
        </w:rPr>
      </w:pPr>
      <w:ins w:id="91139" w:author="קלוד - ניסוח" w:date="2026-10-13T16:46:40Z">
        <w:r>
          <w:rPr>
            <w:rtl/>
          </w:rPr>
          <w:t xml:space="preserve">והכהן</w:t>
        </w:r>
      </w:ins>
      <w:del w:id="91140" w:author="קלוד - ניסוח" w:date="2026-10-13T16:46:40Z">
        <w:r>
          <w:rPr>
            <w:rtl/>
          </w:rPr>
          <w:delText xml:space="preserve">הוא</w:delText>
        </w:r>
      </w:del>
      <w:r>
        <w:rPr>
          <w:rtl/>
        </w:rPr>
        <w:t xml:space="preserve"> </w:t>
      </w:r>
      <w:ins w:id="91137" w:author="קלוד - ניסוח" w:date="2026-10-13T16:46:40Z">
        <w:r>
          <w:rPr>
            <w:rtl/>
          </w:rPr>
          <w:t xml:space="preserve">עצמו</w:t>
        </w:r>
      </w:ins>
      <w:del w:id="91138" w:author="קלוד - ניסוח" w:date="2026-10-13T16:46:40Z">
        <w:r>
          <w:rPr>
            <w:rtl/>
          </w:rPr>
          <w:delText xml:space="preserve">גופה</w:delText>
        </w:r>
      </w:del>
      <w:r>
        <w:rPr>
          <w:rtl/>
        </w:rPr>
        <w:t xml:space="preserve"> איך </w:t>
      </w:r>
      <w:ins w:id="91135" w:author="קלוד - ניסוח" w:date="2026-10-13T16:46:40Z">
        <w:r>
          <w:rPr>
            <w:rtl/>
          </w:rPr>
          <w:t xml:space="preserve">הולך</w:t>
        </w:r>
      </w:ins>
      <w:del w:id="91136" w:author="קלוד - ניסוח" w:date="2026-10-13T16:46:40Z">
        <w:r>
          <w:rPr>
            <w:rtl/>
          </w:rPr>
          <w:delText xml:space="preserve">אזיל?</w:delText>
        </w:r>
      </w:del>
      <w:r>
        <w:rPr>
          <w:rtl/>
        </w:rPr>
        <w:t xml:space="preserve"> </w:t>
      </w:r>
      <w:ins w:id="91133" w:author="קלוד - ניסוח" w:date="2026-10-13T16:46:40Z">
        <w:r>
          <w:rPr>
            <w:rStyle w:val="affffd"/>
            <w:rtl/>
          </w:rPr>
          <w:t xml:space="preserve">למקום טומאה</w:t>
        </w:r>
        <w:r>
          <w:rPr>
            <w:rtl/>
          </w:rPr>
          <w:t xml:space="preserve">? - בבית</w:t>
        </w:r>
      </w:ins>
      <w:del w:id="91134" w:author="קלוד - ניסוח" w:date="2026-10-13T16:46:40Z">
        <w:r>
          <w:rPr>
            <w:rtl/>
          </w:rPr>
          <w:delText xml:space="preserve">לבית</w:delText>
        </w:r>
      </w:del>
      <w:r>
        <w:rPr>
          <w:rtl/>
        </w:rPr>
        <w:t xml:space="preserve"> הפרס דרבנן, </w:t>
      </w:r>
      <w:ins w:id="91131" w:author="קלוד - ניסוח" w:date="2026-10-13T16:46:40Z">
        <w:r>
          <w:rPr>
            <w:rStyle w:val="27"/>
            <w:rtl/>
          </w:rPr>
          <w:t xml:space="preserve">דאמר רב:</w:t>
        </w:r>
      </w:ins>
      <w:del w:id="91132" w:author="קלוד - ניסוח" w:date="2026-10-13T16:46:40Z">
        <w:r>
          <w:rPr>
            <w:rStyle w:val="27"/>
            <w:rtl/>
          </w:rPr>
          <w:delText xml:space="preserve">דא</w:delText>
        </w:r>
        <w:r w:rsidR="00012647">
          <w:rPr>
            <w:rStyle w:val="27"/>
            <w:rFonts w:hint="cs"/>
            <w:rtl/>
          </w:rPr>
          <w:delText xml:space="preserve">רי</w:delText>
        </w:r>
        <w:r>
          <w:rPr>
            <w:rStyle w:val="27"/>
            <w:rFonts w:hint="cs"/>
            <w:rtl/>
          </w:rPr>
          <w:delText xml:space="preserve">א"ר</w:delText>
        </w:r>
        <w:r>
          <w:rPr>
            <w:rtl/>
          </w:rPr>
          <w:delText xml:space="preserve">:</w:delText>
        </w:r>
      </w:del>
      <w:r>
        <w:rPr>
          <w:rtl/>
        </w:rPr>
        <w:t xml:space="preserve"> מנפח אדם בית הפרס </w:t>
      </w:r>
      <w:ins w:id="91129" w:author="קלוד - ניסוח" w:date="2026-10-13T16:46:40Z">
        <w:r>
          <w:rPr>
            <w:rtl/>
          </w:rPr>
          <w:t xml:space="preserve">והולך,</w:t>
        </w:r>
      </w:ins>
      <w:del w:id="91130" w:author="קלוד - ניסוח" w:date="2026-10-13T16:46:40Z">
        <w:r>
          <w:rPr>
            <w:rtl/>
          </w:rPr>
          <w:delText xml:space="preserve">והולך: </w:delText>
        </w:r>
      </w:del>
    </w:p>
    <w:p w14:paraId="06A2F1E4" w14:textId="77777777" w:rsidR="00012647" w:rsidRDefault="00012647" w:rsidP="00012647">
      <w:pPr>
        <w:pStyle w:val="afff0"/>
        <w:framePr w:wrap="around"/>
        <w:rPr>
          <w:rtl/>
        </w:rPr>
      </w:pPr>
      <w:r>
        <w:rPr>
          <w:rFonts w:hint="cs"/>
          <w:rtl/>
        </w:rPr>
        <w:t>כט:</w:t>
      </w:r>
    </w:p>
    <w:p w14:paraId="34266323" w14:textId="174CE4B4" w:rsidR="006542AA" w:rsidRDefault="00000000">
      <w:pPr>
        <w:pStyle w:val="36"/>
        <w:framePr w:wrap="notBeside"/>
      </w:pPr>
      <w:ins w:id="91143" w:author="קלוד - ניסוח" w:date="2026-10-13T16:46:40Z">
        <w:r>
          <w:t xml:space="preserve">ורב</w:t>
        </w:r>
      </w:ins>
      <w:del w:id="91144" w:author="קלוד - ניסוח" w:date="2026-10-13T16:46:40Z">
        <w:r>
          <w:delText xml:space="preserve">ורב"א</w:delText>
        </w:r>
      </w:del>
      <w:r>
        <w:t xml:space="preserve"> </w:t>
      </w:r>
      <w:ins w:id="91141" w:author="קלוד - ניסוח" w:date="2026-10-13T16:46:40Z">
        <w:r>
          <w:t xml:space="preserve">יהודה:</w:t>
        </w:r>
      </w:ins>
      <w:del w:id="91142" w:author="קלוד - ניסוח" w:date="2026-10-13T16:46:40Z">
        <w:r>
          <w:delText xml:space="preserve">מדר"י</w:delText>
        </w:r>
        <w:r w:rsidR="00F63065">
          <w:delText xml:space="preserve">:</w:delText>
        </w:r>
      </w:del>
    </w:p>
    <w:p w14:paraId="3FB60F1B" w14:textId="7779BD35" w:rsidR="00B874E6" w:rsidRDefault="00F63065" w:rsidP="00012647">
      <w:pPr>
        <w:rPr>
          <w:rtl/>
        </w:rPr>
      </w:pPr>
      <w:r>
        <w:rPr>
          <w:rtl/>
        </w:rPr>
        <w:t xml:space="preserve">בית הפרס שנידש </w:t>
      </w:r>
      <w:ins w:id="91151" w:author="קלוד - ניסוח" w:date="2026-10-13T16:46:40Z">
        <w:r>
          <w:rPr>
            <w:rtl/>
          </w:rPr>
          <w:t xml:space="preserve">טהור.</w:t>
        </w:r>
      </w:ins>
      <w:del w:id="91152" w:author="קלוד - ניסוח" w:date="2026-10-13T16:46:40Z">
        <w:r>
          <w:rPr>
            <w:rtl/>
          </w:rPr>
          <w:delText xml:space="preserve">טהור</w:delText>
        </w:r>
        <w:r w:rsidR="00012647">
          <w:rPr>
            <w:rtl/>
          </w:rPr>
          <w:delText xml:space="preserve">,</w:delText>
        </w:r>
      </w:del>
      <w:r w:rsidR="00012647">
        <w:rPr>
          <w:rFonts w:hint="cs"/>
          <w:rtl/>
        </w:rPr>
        <w:t xml:space="preserve"> </w:t>
      </w:r>
      <w:r>
        <w:rPr>
          <w:rtl/>
        </w:rPr>
        <w:t xml:space="preserve">א"נ</w:t>
      </w:r>
      <w:r>
        <w:rPr>
          <w:rtl/>
        </w:rPr>
        <w:t xml:space="preserve">: בשאר טומאות </w:t>
      </w:r>
      <w:ins w:id="91149" w:author="קלוד - ניסוח" w:date="2026-10-13T16:46:40Z">
        <w:r>
          <w:rPr>
            <w:rtl/>
          </w:rPr>
          <w:t xml:space="preserve">שאינו</w:t>
        </w:r>
      </w:ins>
      <w:del w:id="91150" w:author="קלוד - ניסוח" w:date="2026-10-13T16:46:40Z">
        <w:r>
          <w:rPr>
            <w:rtl/>
          </w:rPr>
          <w:delText xml:space="preserve">דלא</w:delText>
        </w:r>
      </w:del>
      <w:r>
        <w:rPr>
          <w:rtl/>
        </w:rPr>
        <w:t xml:space="preserve"> </w:t>
      </w:r>
      <w:ins w:id="91147" w:author="קלוד - ניסוח" w:date="2026-10-13T16:46:40Z">
        <w:r>
          <w:rPr>
            <w:rtl/>
          </w:rPr>
          <w:t xml:space="preserve">מוזהר</w:t>
        </w:r>
      </w:ins>
      <w:del w:id="91148" w:author="קלוד - ניסוח" w:date="2026-10-13T16:46:40Z">
        <w:r>
          <w:rPr>
            <w:rtl/>
          </w:rPr>
          <w:delText xml:space="preserve">מזהר</w:delText>
        </w:r>
      </w:del>
      <w:r>
        <w:rPr>
          <w:rtl/>
        </w:rPr>
        <w:t xml:space="preserve"> </w:t>
      </w:r>
      <w:ins w:id="91145" w:author="קלוד - ניסוח" w:date="2026-10-13T16:46:40Z">
        <w:r>
          <w:rPr>
            <w:rtl/>
          </w:rPr>
          <w:t xml:space="preserve">עליהן.</w:t>
        </w:r>
      </w:ins>
      <w:del w:id="91146" w:author="קלוד - ניסוח" w:date="2026-10-13T16:46:40Z">
        <w:r w:rsidR="00012647">
          <w:rPr>
            <w:rtl/>
          </w:rPr>
          <w:delText xml:space="preserve">עליהם</w:delText>
        </w:r>
        <w:r w:rsidR="0057284B">
          <w:rPr>
            <w:rtl/>
          </w:rPr>
          <w:delText xml:space="preserve">.</w:delText>
        </w:r>
      </w:del>
    </w:p>
    <w:p w14:paraId="108E1E06" w14:textId="512379E3" w:rsidR="00B874E6" w:rsidRDefault="0057284B" w:rsidP="00012647">
      <w:pPr>
        <w:pStyle w:val="afffd"/>
        <w:rPr>
          <w:rtl/>
        </w:rPr>
      </w:pPr>
      <w:r>
        <w:rPr>
          <w:rtl/>
        </w:rPr>
        <w:t xml:space="preserve">  </w:t>
      </w:r>
      <w:r w:rsidR="00F63065">
        <w:rPr>
          <w:rStyle w:val="afffff0"/>
        </w:rPr>
        <w:t xml:space="preserve">א. </w:t>
      </w:r>
      <w:r w:rsidR="00F63065">
        <w:rPr>
          <w:rtl/>
        </w:rPr>
        <w:t>אם היה זקן מרכיבו על החמור</w:t>
      </w:r>
      <w:r>
        <w:rPr>
          <w:rtl/>
        </w:rPr>
        <w:t>.</w:t>
      </w:r>
    </w:p>
    <w:p w14:paraId="37229828" w14:textId="77777777" w:rsidR="006542AA" w:rsidRDefault="00000000">
      <w:pPr>
        <w:pStyle w:val="36"/>
        <w:framePr w:wrap="notBeside"/>
      </w:pPr>
      <w:r>
        <w:t>תנא:</w:t>
      </w:r>
    </w:p>
    <w:p w14:paraId="4534176A" w14:textId="5907E835" w:rsidR="00B874E6" w:rsidRDefault="00F63065" w:rsidP="00F63065">
      <w:pPr>
        <w:rPr>
          <w:rtl/>
        </w:rPr>
      </w:pPr>
      <w:r>
        <w:rPr>
          <w:rtl/>
        </w:rPr>
        <w:t xml:space="preserve">כפועל </w:t>
      </w:r>
      <w:ins w:id="91153" w:author="קלוד - ניסוח" w:date="2026-10-13T16:46:40Z">
        <w:r>
          <w:rPr>
            <w:rtl/>
          </w:rPr>
          <w:t xml:space="preserve">בטל </w:t>
        </w:r>
        <w:r>
          <w:rPr>
            <w:rStyle w:val="affffd"/>
            <w:rtl/>
          </w:rPr>
          <w:t xml:space="preserve">שנוטל כדי להתבטל</w:t>
        </w:r>
        <w:r>
          <w:rPr>
            <w:rtl/>
          </w:rPr>
          <w:t xml:space="preserve">.</w:t>
        </w:r>
      </w:ins>
      <w:del w:id="91154" w:author="קלוד - ניסוח" w:date="2026-10-13T16:46:40Z">
        <w:r>
          <w:rPr>
            <w:rtl/>
          </w:rPr>
          <w:delText xml:space="preserve">בטל</w:delText>
        </w:r>
        <w:r w:rsidR="0057284B">
          <w:rPr>
            <w:rtl/>
          </w:rPr>
          <w:delText xml:space="preserve">.</w:delText>
        </w:r>
      </w:del>
    </w:p>
    <w:p w14:paraId="7A731206" w14:textId="5FE9729C" w:rsidR="006542AA" w:rsidRDefault="00000000">
      <w:pPr>
        <w:pStyle w:val="36"/>
        <w:framePr w:wrap="notBeside"/>
      </w:pPr>
      <w:r>
        <w:t>אביי:</w:t>
      </w:r>
    </w:p>
    <w:p w14:paraId="2B876C30" w14:textId="19DEB4B3" w:rsidR="00B874E6" w:rsidRDefault="00F63065" w:rsidP="00F63065">
      <w:pPr>
        <w:rPr>
          <w:rtl/>
        </w:rPr>
      </w:pPr>
      <w:r>
        <w:rPr>
          <w:rtl/>
        </w:rPr>
        <w:t>כפועל בטל של אותה מלאכה</w:t>
      </w:r>
      <w:r w:rsidR="0057284B">
        <w:rPr>
          <w:rtl/>
        </w:rPr>
        <w:t>.</w:t>
      </w:r>
    </w:p>
    <w:p w14:paraId="054E3898" w14:textId="5D3EC71C" w:rsidR="0057284B" w:rsidRDefault="0057284B" w:rsidP="009F73ED">
      <w:pPr>
        <w:pStyle w:val="affff9"/>
        <w:rPr>
          <w:rtl/>
        </w:rPr>
      </w:pPr>
      <w:r>
        <w:rPr>
          <w:rtl/>
        </w:rPr>
        <w:t>• • •</w:t>
      </w:r>
    </w:p>
    <w:p w14:paraId="24DDD9D1" w14:textId="77777777" w:rsidR="006542AA" w:rsidRDefault="00000000">
      <w:pPr>
        <w:pStyle w:val="afffff5"/>
        <w:framePr w:wrap="around"/>
      </w:pPr>
      <w:r>
        <w:t>משנה ז</w:t>
      </w:r>
    </w:p>
    <w:p w14:paraId="257BB03F" w14:textId="77777777" w:rsidR="0005776F" w:rsidRDefault="00F63065" w:rsidP="009F73ED">
      <w:pPr>
        <w:pStyle w:val="afff5"/>
        <w:spacing w:before="120"/>
        <w:rPr>
          <w:rtl/>
        </w:rPr>
      </w:pPr>
      <w:r>
        <w:rPr>
          <w:rtl/>
        </w:rPr>
        <w:t xml:space="preserve">החשוד על הבכורות - אין לוקחין ממנו בשר צבאים, ולא עורות שאינן עבודים, </w:t>
      </w:r>
    </w:p>
    <w:p w14:paraId="15252C58" w14:textId="77777777" w:rsidR="00B874E6" w:rsidRDefault="00F63065" w:rsidP="0005776F">
      <w:pPr>
        <w:pStyle w:val="afff5"/>
        <w:rPr>
          <w:rtl/>
        </w:rPr>
      </w:pPr>
      <w:r w:rsidRPr="009F73ED">
        <w:rPr>
          <w:rStyle w:val="afffff3"/>
          <w:rtl/>
        </w:rPr>
        <w:t>רבי אליעזר</w:t>
      </w:r>
      <w:r>
        <w:rPr>
          <w:rtl/>
        </w:rPr>
        <w:t xml:space="preserve"> אומר</w:t>
      </w:r>
      <w:r w:rsidRPr="009F73ED">
        <w:rPr>
          <w:rStyle w:val="afffff3"/>
          <w:rtl/>
        </w:rPr>
        <w:t>:</w:t>
      </w:r>
      <w:r>
        <w:rPr>
          <w:rtl/>
        </w:rPr>
        <w:t xml:space="preserve"> לוקחין ממנו עורות של נקבה</w:t>
      </w:r>
      <w:r w:rsidR="0057284B">
        <w:rPr>
          <w:rtl/>
        </w:rPr>
        <w:t>.</w:t>
      </w:r>
    </w:p>
    <w:p w14:paraId="4E22DC12" w14:textId="77777777" w:rsidR="00B874E6" w:rsidRDefault="00F63065" w:rsidP="0005776F">
      <w:pPr>
        <w:pStyle w:val="afff5"/>
        <w:rPr>
          <w:rtl/>
        </w:rPr>
      </w:pPr>
      <w:r>
        <w:rPr>
          <w:rtl/>
        </w:rPr>
        <w:t>ואין לוקחין ממנו צמר מלובן וצואי, אבל לוקחין ממנו טוי ובגדים</w:t>
      </w:r>
      <w:r w:rsidR="0057284B">
        <w:rPr>
          <w:rtl/>
        </w:rPr>
        <w:t>.</w:t>
      </w:r>
    </w:p>
    <w:p w14:paraId="2A618FE8" w14:textId="2ACE8704" w:rsidR="0057284B" w:rsidRDefault="0057284B" w:rsidP="009F73ED">
      <w:pPr>
        <w:pStyle w:val="affff9"/>
        <w:rPr>
          <w:rtl/>
        </w:rPr>
      </w:pPr>
      <w:r>
        <w:rPr>
          <w:rtl/>
        </w:rPr>
        <w:lastRenderedPageBreak/>
        <w:t>• • •</w:t>
      </w:r>
    </w:p>
    <w:p w14:paraId="7BDA8A4C" w14:textId="77777777" w:rsidR="00B874E6" w:rsidRDefault="00F63065" w:rsidP="00F63065">
      <w:pPr>
        <w:rPr>
          <w:rtl/>
        </w:rPr>
      </w:pPr>
      <w:r>
        <w:rPr>
          <w:rtl/>
        </w:rPr>
        <w:t xml:space="preserve">בשר צבאים - דמיחלף </w:t>
      </w:r>
      <w:ins w:id="91155" w:author="קלוד - ניסוח" w:date="2026-10-13T16:46:40Z">
        <w:r>
          <w:rPr>
            <w:rtl/>
          </w:rPr>
          <w:t xml:space="preserve">בשל עגל.</w:t>
        </w:r>
      </w:ins>
      <w:del w:id="91156" w:author="קלוד - ניסוח" w:date="2026-10-13T16:46:40Z">
        <w:r>
          <w:rPr>
            <w:rtl/>
          </w:rPr>
          <w:delText xml:space="preserve">בדעגלה</w:delText>
        </w:r>
        <w:r w:rsidR="0057284B">
          <w:rPr>
            <w:rtl/>
          </w:rPr>
          <w:delText xml:space="preserve">.</w:delText>
        </w:r>
      </w:del>
    </w:p>
    <w:p w14:paraId="09F88FB5" w14:textId="38848719" w:rsidR="0057284B" w:rsidRDefault="0057284B" w:rsidP="009F73ED">
      <w:pPr>
        <w:pStyle w:val="affff9"/>
        <w:rPr>
          <w:rtl/>
        </w:rPr>
      </w:pPr>
      <w:r>
        <w:rPr>
          <w:rtl/>
        </w:rPr>
        <w:t>• • •</w:t>
      </w:r>
    </w:p>
    <w:p w14:paraId="1FADBD3E" w14:textId="5597BC64" w:rsidR="00B874E6" w:rsidRDefault="00F63065" w:rsidP="0005776F">
      <w:pPr>
        <w:rPr>
          <w:rtl/>
        </w:rPr>
      </w:pPr>
      <w:r>
        <w:rPr>
          <w:rtl/>
        </w:rPr>
        <w:t xml:space="preserve">ולא עורות שאינן עבודים - הא עבודים זבנינן, </w:t>
      </w:r>
      <w:ins w:id="91167" w:author="קלוד - ניסוח" w:date="2026-10-13T16:46:40Z">
        <w:r>
          <w:rPr>
            <w:rFonts w:hint="cs"/>
            <w:rtl/>
          </w:rPr>
          <w:t xml:space="preserve">דאילו</w:t>
        </w:r>
      </w:ins>
      <w:del w:id="91168" w:author="קלוד - ניסוח" w:date="2026-10-13T16:46:40Z">
        <w:r w:rsidR="0005776F">
          <w:rPr>
            <w:rFonts w:hint="cs"/>
            <w:rtl/>
          </w:rPr>
          <w:delText xml:space="preserve">משום</w:delText>
        </w:r>
      </w:del>
      <w:r w:rsidR="0005776F">
        <w:rPr>
          <w:rFonts w:hint="cs"/>
          <w:rtl/>
        </w:rPr>
        <w:t xml:space="preserve"> </w:t>
      </w:r>
      <w:ins w:id="91165" w:author="קלוד - ניסוח" w:date="2026-10-13T16:46:40Z">
        <w:r>
          <w:rPr>
            <w:rFonts w:hint="cs"/>
            <w:rtl/>
          </w:rPr>
          <w:t xml:space="preserve">היה</w:t>
        </w:r>
      </w:ins>
      <w:del w:id="91166" w:author="קלוד - ניסוח" w:date="2026-10-13T16:46:40Z">
        <w:r w:rsidR="0005776F">
          <w:rPr>
            <w:rFonts w:hint="cs"/>
            <w:rtl/>
          </w:rPr>
          <w:delText xml:space="preserve">דחושש</w:delText>
        </w:r>
      </w:del>
      <w:r w:rsidR="0005776F">
        <w:rPr>
          <w:rFonts w:hint="cs"/>
          <w:rtl/>
        </w:rPr>
        <w:t xml:space="preserve"> </w:t>
      </w:r>
      <w:ins w:id="91163" w:author="קלוד - ניסוח" w:date="2026-10-13T16:46:40Z">
        <w:r>
          <w:rPr>
            <w:rFonts w:hint="cs"/>
            <w:rtl/>
          </w:rPr>
          <w:t xml:space="preserve">בכור</w:t>
        </w:r>
      </w:ins>
      <w:del w:id="91164" w:author="קלוד - ניסוח" w:date="2026-10-13T16:46:40Z">
        <w:r>
          <w:rPr>
            <w:rFonts w:hint="cs"/>
            <w:rtl/>
          </w:rPr>
          <w:delText xml:space="preserve">דאם</w:delText>
        </w:r>
      </w:del>
      <w:r>
        <w:rPr>
          <w:rFonts w:hint="cs"/>
          <w:rtl/>
        </w:rPr>
        <w:t xml:space="preserve"> </w:t>
      </w:r>
      <w:ins w:id="91161" w:author="קלוד - ניסוח" w:date="2026-10-13T16:46:40Z">
        <w:r>
          <w:rPr>
            <w:rFonts w:hint="cs"/>
            <w:rtl/>
          </w:rPr>
          <w:t xml:space="preserve">לא</w:t>
        </w:r>
      </w:ins>
      <w:del w:id="91162" w:author="קלוד - ניסוח" w:date="2026-10-13T16:46:40Z">
        <w:r w:rsidR="0005776F">
          <w:rPr>
            <w:rFonts w:hint="cs"/>
            <w:rtl/>
          </w:rPr>
          <w:delText xml:space="preserve">שמעו</w:delText>
        </w:r>
      </w:del>
      <w:r w:rsidR="0005776F">
        <w:rPr>
          <w:rFonts w:hint="cs"/>
          <w:rtl/>
        </w:rPr>
        <w:t xml:space="preserve"> </w:t>
      </w:r>
      <w:ins w:id="91159" w:author="קלוד - ניסוח" w:date="2026-10-13T16:46:40Z">
        <w:r>
          <w:rPr>
            <w:rFonts w:hint="cs"/>
            <w:rtl/>
          </w:rPr>
          <w:t xml:space="preserve">היה טורח בו, שחושש שישמעו</w:t>
        </w:r>
      </w:ins>
      <w:del w:id="91160" w:author="קלוד - ניסוח" w:date="2026-10-13T16:46:40Z">
        <w:r>
          <w:rPr>
            <w:rFonts w:hint="cs"/>
            <w:rtl/>
          </w:rPr>
          <w:delText xml:space="preserve">בו</w:delText>
        </w:r>
      </w:del>
      <w:r w:rsidR="0005776F">
        <w:rPr>
          <w:rFonts w:hint="cs"/>
          <w:rtl/>
        </w:rPr>
        <w:t xml:space="preserve"> רבנן </w:t>
      </w:r>
      <w:ins w:id="91157" w:author="קלוד - ניסוח" w:date="2026-10-13T16:46:40Z">
        <w:r>
          <w:rPr>
            <w:rFonts w:hint="cs"/>
            <w:rtl/>
          </w:rPr>
          <w:t xml:space="preserve">ויפסידוהו.</w:t>
        </w:r>
      </w:ins>
      <w:del w:id="91158" w:author="קלוד - ניסוח" w:date="2026-10-13T16:46:40Z">
        <w:r w:rsidR="0005776F">
          <w:rPr>
            <w:rFonts w:hint="cs"/>
            <w:rtl/>
          </w:rPr>
          <w:delText xml:space="preserve">יפסידוהו </w:delText>
        </w:r>
      </w:del>
    </w:p>
    <w:p w14:paraId="5CA21D51" w14:textId="67559ED6" w:rsidR="00B874E6" w:rsidRDefault="0057284B" w:rsidP="0005776F">
      <w:pPr>
        <w:pStyle w:val="afffd"/>
        <w:rPr>
          <w:rtl/>
        </w:rPr>
      </w:pPr>
      <w:r>
        <w:rPr>
          <w:rtl/>
        </w:rPr>
        <w:t xml:space="preserve">  </w:t>
      </w:r>
      <w:r w:rsidR="00F63065">
        <w:rPr>
          <w:rStyle w:val="afffff0"/>
        </w:rPr>
        <w:t xml:space="preserve">ג. </w:t>
      </w:r>
      <w:r w:rsidR="00F63065">
        <w:rPr>
          <w:rtl/>
        </w:rPr>
        <w:t>רבי אליעזר אומר לוקחין ממנו עורות של נקבה</w:t>
      </w:r>
      <w:r>
        <w:rPr>
          <w:rtl/>
        </w:rPr>
        <w:t>.</w:t>
      </w:r>
    </w:p>
    <w:p w14:paraId="524B9A6B" w14:textId="61B3B617" w:rsidR="0005776F" w:rsidRDefault="0005776F" w:rsidP="00F63065">
      <w:pPr>
        <w:rPr>
          <w:rtl/>
        </w:rPr>
      </w:pPr>
      <w:r>
        <w:rPr>
          <w:rFonts w:hint="cs"/>
          <w:rtl/>
        </w:rPr>
        <w:t>ד</w:t>
      </w:r>
      <w:r w:rsidR="00F63065">
        <w:rPr>
          <w:rtl/>
        </w:rPr>
        <w:t xml:space="preserve">מידע </w:t>
      </w:r>
      <w:ins w:id="91185" w:author="קלוד - ניסוח" w:date="2026-10-13T16:46:40Z">
        <w:r>
          <w:rPr>
            <w:rtl/>
          </w:rPr>
          <w:t xml:space="preserve">ידיע</w:t>
        </w:r>
      </w:ins>
      <w:del w:id="91186" w:author="קלוד - ניסוח" w:date="2026-10-13T16:46:40Z">
        <w:r w:rsidR="00F63065">
          <w:rPr>
            <w:rtl/>
          </w:rPr>
          <w:delText xml:space="preserve">ידיע</w:delText>
        </w:r>
        <w:r>
          <w:rPr>
            <w:rtl/>
          </w:rPr>
          <w:delText xml:space="preserve">,</w:delText>
        </w:r>
      </w:del>
      <w:r>
        <w:rPr>
          <w:rFonts w:hint="cs"/>
          <w:rtl/>
        </w:rPr>
        <w:t xml:space="preserve"> </w:t>
      </w:r>
      <w:ins w:id="91183" w:author="קלוד - ניסוח" w:date="2026-10-13T16:46:40Z">
        <w:r>
          <w:rPr>
            <w:rStyle w:val="affffd"/>
            <w:rtl/>
          </w:rPr>
          <w:t xml:space="preserve">שאינה</w:t>
        </w:r>
      </w:ins>
      <w:del w:id="91184" w:author="קלוד - ניסוח" w:date="2026-10-13T16:46:40Z">
        <w:r w:rsidR="00F63065">
          <w:rPr>
            <w:rStyle w:val="27"/>
            <w:rtl/>
          </w:rPr>
          <w:delText xml:space="preserve">ות"ק</w:delText>
        </w:r>
      </w:del>
      <w:r w:rsidR="00F63065">
        <w:rPr>
          <w:rtl/>
        </w:rPr>
        <w:t xml:space="preserve"> </w:t>
      </w:r>
      <w:ins w:id="91181" w:author="קלוד - ניסוח" w:date="2026-10-13T16:46:40Z">
        <w:r>
          <w:rPr>
            <w:rStyle w:val="affffd"/>
            <w:rtl/>
          </w:rPr>
          <w:t xml:space="preserve">בכור</w:t>
        </w:r>
        <w:r>
          <w:rPr>
            <w:rtl/>
          </w:rPr>
          <w:t xml:space="preserve">,</w:t>
        </w:r>
      </w:ins>
      <w:del w:id="91182" w:author="קלוד - ניסוח" w:date="2026-10-13T16:46:40Z">
        <w:r w:rsidR="00F63065">
          <w:rPr>
            <w:rtl/>
          </w:rPr>
          <w:delText xml:space="preserve">-</w:delText>
        </w:r>
      </w:del>
      <w:r w:rsidR="00F63065">
        <w:rPr>
          <w:rtl/>
        </w:rPr>
        <w:t xml:space="preserve"> </w:t>
      </w:r>
      <w:ins w:id="91179" w:author="קלוד - ניסוח" w:date="2026-10-13T16:46:40Z">
        <w:r>
          <w:rPr>
            <w:rtl/>
          </w:rPr>
          <w:t xml:space="preserve">ות"ק:</w:t>
        </w:r>
      </w:ins>
      <w:del w:id="91180" w:author="קלוד - ניסוח" w:date="2026-10-13T16:46:40Z">
        <w:r w:rsidR="00F63065">
          <w:rPr>
            <w:rtl/>
          </w:rPr>
          <w:delText xml:space="preserve">א"כ</w:delText>
        </w:r>
        <w:r w:rsidR="00F63065">
          <w:rPr>
            <w:rtl/>
          </w:rPr>
          <w:delText xml:space="preserve">,</w:delText>
        </w:r>
      </w:del>
      <w:r w:rsidR="00F63065">
        <w:rPr>
          <w:rtl/>
        </w:rPr>
        <w:t xml:space="preserve"> </w:t>
      </w:r>
      <w:ins w:id="91177" w:author="קלוד - ניסוח" w:date="2026-10-13T16:46:40Z">
        <w:r>
          <w:rPr>
            <w:rtl/>
          </w:rPr>
          <w:t xml:space="preserve">א"כ</w:t>
        </w:r>
      </w:ins>
      <w:del w:id="91178" w:author="קלוד - ניסוח" w:date="2026-10-13T16:46:40Z">
        <w:r w:rsidR="00F63065">
          <w:rPr>
            <w:rtl/>
          </w:rPr>
          <w:delText xml:space="preserve">זכר</w:delText>
        </w:r>
      </w:del>
      <w:r w:rsidR="00F63065">
        <w:rPr>
          <w:rtl/>
        </w:rPr>
        <w:t xml:space="preserve"> </w:t>
      </w:r>
      <w:r>
        <w:rPr>
          <w:rtl/>
        </w:rPr>
        <w:t>גם</w:t>
      </w:r>
      <w:r w:rsidR="00F63065">
        <w:rPr>
          <w:rtl/>
        </w:rPr>
        <w:t xml:space="preserve"> </w:t>
      </w:r>
      <w:ins w:id="91175" w:author="קלוד - ניסוח" w:date="2026-10-13T16:46:40Z">
        <w:r>
          <w:rPr>
            <w:rtl/>
          </w:rPr>
          <w:t xml:space="preserve">בזכר</w:t>
        </w:r>
      </w:ins>
      <w:del w:id="91176" w:author="קלוד - ניסוח" w:date="2026-10-13T16:46:40Z">
        <w:r w:rsidR="00F63065">
          <w:rPr>
            <w:rtl/>
          </w:rPr>
          <w:delText xml:space="preserve">חייק</w:delText>
        </w:r>
      </w:del>
      <w:r w:rsidR="00F63065">
        <w:rPr>
          <w:rtl/>
        </w:rPr>
        <w:t xml:space="preserve"> </w:t>
      </w:r>
      <w:ins w:id="91173" w:author="קלוד - ניסוח" w:date="2026-10-13T16:46:40Z">
        <w:r>
          <w:rPr>
            <w:rtl/>
          </w:rPr>
          <w:t xml:space="preserve">יחתוך</w:t>
        </w:r>
      </w:ins>
      <w:del w:id="91174" w:author="קלוד - ניסוח" w:date="2026-10-13T16:46:40Z">
        <w:r w:rsidR="00F63065">
          <w:rPr>
            <w:rtl/>
          </w:rPr>
          <w:delText xml:space="preserve">לזכרותיה,</w:delText>
        </w:r>
      </w:del>
      <w:r w:rsidR="00F63065">
        <w:rPr>
          <w:rtl/>
        </w:rPr>
        <w:t xml:space="preserve"> </w:t>
      </w:r>
      <w:ins w:id="91171" w:author="קלוד - ניסוח" w:date="2026-10-13T16:46:40Z">
        <w:r>
          <w:rPr>
            <w:rtl/>
          </w:rPr>
          <w:t xml:space="preserve">זכרותו ויאמר</w:t>
        </w:r>
      </w:ins>
      <w:del w:id="91172" w:author="קלוד - ניסוח" w:date="2026-10-13T16:46:40Z">
        <w:r w:rsidR="00F63065">
          <w:rPr>
            <w:rtl/>
          </w:rPr>
          <w:delText xml:space="preserve">ואמר</w:delText>
        </w:r>
      </w:del>
      <w:r w:rsidR="00F63065">
        <w:rPr>
          <w:rtl/>
        </w:rPr>
        <w:t xml:space="preserve"> עכברים </w:t>
      </w:r>
      <w:ins w:id="91169" w:author="קלוד - ניסוח" w:date="2026-10-13T16:46:40Z">
        <w:r>
          <w:rPr>
            <w:rtl/>
          </w:rPr>
          <w:t xml:space="preserve">אכלוה!</w:t>
        </w:r>
      </w:ins>
      <w:del w:id="91170" w:author="קלוד - ניסוח" w:date="2026-10-13T16:46:40Z">
        <w:r w:rsidR="00F63065">
          <w:rPr>
            <w:rtl/>
          </w:rPr>
          <w:delText xml:space="preserve">אכלוה! </w:delText>
        </w:r>
      </w:del>
    </w:p>
    <w:p w14:paraId="396FED96" w14:textId="77777777" w:rsidR="006542AA" w:rsidRDefault="00000000">
      <w:pPr>
        <w:pStyle w:val="36"/>
        <w:framePr w:wrap="notBeside"/>
      </w:pPr>
      <w:r>
        <w:t>ואידך</w:t>
      </w:r>
    </w:p>
    <w:p w14:paraId="15FA70DB" w14:textId="465D6F97" w:rsidR="00B874E6" w:rsidRDefault="00F63065" w:rsidP="00F63065">
      <w:pPr>
        <w:rPr>
          <w:rtl/>
        </w:rPr>
      </w:pPr>
      <w:r>
        <w:rPr>
          <w:rtl/>
        </w:rPr>
        <w:t xml:space="preserve">- </w:t>
      </w:r>
      <w:ins w:id="91189" w:author="קלוד - ניסוח" w:date="2026-10-13T16:46:40Z">
        <w:r>
          <w:rPr>
            <w:rtl/>
          </w:rPr>
          <w:t xml:space="preserve">מקום שאכלו</w:t>
        </w:r>
      </w:ins>
      <w:del w:id="91190" w:author="קלוד - ניסוח" w:date="2026-10-13T16:46:40Z">
        <w:r>
          <w:rPr>
            <w:rtl/>
          </w:rPr>
          <w:delText xml:space="preserve">בי</w:delText>
        </w:r>
      </w:del>
      <w:r>
        <w:rPr>
          <w:rtl/>
        </w:rPr>
        <w:t xml:space="preserve"> עכברים </w:t>
      </w:r>
      <w:ins w:id="91187" w:author="קלוד - ניסוח" w:date="2026-10-13T16:46:40Z">
        <w:r>
          <w:rPr>
            <w:rtl/>
          </w:rPr>
          <w:t xml:space="preserve">ניכר.</w:t>
        </w:r>
      </w:ins>
      <w:del w:id="91188" w:author="קלוד - ניסוח" w:date="2026-10-13T16:46:40Z">
        <w:r>
          <w:rPr>
            <w:rtl/>
          </w:rPr>
          <w:delText xml:space="preserve">מידע ידיע</w:delText>
        </w:r>
        <w:r w:rsidR="0057284B">
          <w:rPr>
            <w:rtl/>
          </w:rPr>
          <w:delText xml:space="preserve">.</w:delText>
        </w:r>
      </w:del>
    </w:p>
    <w:p w14:paraId="74849678" w14:textId="130DF21F" w:rsidR="00B874E6" w:rsidRDefault="0057284B" w:rsidP="0005776F">
      <w:pPr>
        <w:pStyle w:val="afffd"/>
        <w:rPr>
          <w:rtl/>
        </w:rPr>
      </w:pPr>
      <w:r>
        <w:rPr>
          <w:rtl/>
        </w:rPr>
        <w:t xml:space="preserve">  </w:t>
      </w:r>
      <w:r w:rsidR="00F63065">
        <w:rPr>
          <w:rStyle w:val="afffff0"/>
        </w:rPr>
        <w:t xml:space="preserve">ג. </w:t>
      </w:r>
      <w:r w:rsidR="00F63065">
        <w:rPr>
          <w:rtl/>
        </w:rPr>
        <w:t>ואין לוקחין ממנו צמר מלובן וצואי</w:t>
      </w:r>
      <w:r>
        <w:rPr>
          <w:rtl/>
        </w:rPr>
        <w:t>.</w:t>
      </w:r>
    </w:p>
    <w:p w14:paraId="1D8D7FCB" w14:textId="74E138AF" w:rsidR="00B874E6" w:rsidRDefault="00F63065" w:rsidP="00F63065">
      <w:pPr>
        <w:rPr>
          <w:rtl/>
        </w:rPr>
      </w:pPr>
      <w:ins w:id="91201" w:author="קלוד - ניסוח" w:date="2026-10-13T16:46:40Z">
        <w:r>
          <w:rPr>
            <w:rtl/>
          </w:rPr>
          <w:t xml:space="preserve">אם</w:t>
        </w:r>
      </w:ins>
      <w:del w:id="91202" w:author="קלוד - ניסוח" w:date="2026-10-13T16:46:40Z">
        <w:r>
          <w:rPr>
            <w:rtl/>
          </w:rPr>
          <w:delText xml:space="preserve">עכשיו צמר</w:delText>
        </w:r>
      </w:del>
      <w:r>
        <w:rPr>
          <w:rtl/>
        </w:rPr>
        <w:t xml:space="preserve"> מלובן </w:t>
      </w:r>
      <w:ins w:id="91199" w:author="קלוד - ניסוח" w:date="2026-10-13T16:46:40Z">
        <w:r>
          <w:rPr>
            <w:rStyle w:val="affffd"/>
            <w:rtl/>
          </w:rPr>
          <w:t xml:space="preserve">שטרח</w:t>
        </w:r>
      </w:ins>
      <w:del w:id="91200" w:author="קלוד - ניסוח" w:date="2026-10-13T16:46:40Z">
        <w:r>
          <w:rPr>
            <w:rtl/>
          </w:rPr>
          <w:delText xml:space="preserve">לא</w:delText>
        </w:r>
      </w:del>
      <w:r>
        <w:rPr>
          <w:rtl/>
        </w:rPr>
        <w:t xml:space="preserve"> </w:t>
      </w:r>
      <w:ins w:id="91197" w:author="קלוד - ניסוח" w:date="2026-10-13T16:46:40Z">
        <w:r>
          <w:rPr>
            <w:rStyle w:val="affffd"/>
            <w:rtl/>
          </w:rPr>
          <w:t xml:space="preserve">בו</w:t>
        </w:r>
      </w:ins>
      <w:del w:id="91198" w:author="קלוד - ניסוח" w:date="2026-10-13T16:46:40Z">
        <w:r>
          <w:rPr>
            <w:rtl/>
          </w:rPr>
          <w:delText xml:space="preserve">זבנינן</w:delText>
        </w:r>
      </w:del>
      <w:r>
        <w:rPr>
          <w:rtl/>
        </w:rPr>
        <w:t xml:space="preserve"> </w:t>
      </w:r>
      <w:ins w:id="91195" w:author="קלוד - ניסוח" w:date="2026-10-13T16:46:40Z">
        <w:r>
          <w:rPr>
            <w:rtl/>
          </w:rPr>
          <w:t xml:space="preserve">אין לוקחין,</w:t>
        </w:r>
      </w:ins>
      <w:del w:id="91196" w:author="קלוד - ניסוח" w:date="2026-10-13T16:46:40Z">
        <w:r>
          <w:rPr>
            <w:rtl/>
          </w:rPr>
          <w:delText xml:space="preserve">-</w:delText>
        </w:r>
      </w:del>
      <w:r>
        <w:rPr>
          <w:rtl/>
        </w:rPr>
        <w:t xml:space="preserve"> צואי </w:t>
      </w:r>
      <w:ins w:id="91193" w:author="קלוד - ניסוח" w:date="2026-10-13T16:46:40Z">
        <w:r>
          <w:rPr>
            <w:rtl/>
          </w:rPr>
          <w:t xml:space="preserve">לא כ"ש?</w:t>
        </w:r>
      </w:ins>
      <w:del w:id="91194" w:author="קלוד - ניסוח" w:date="2026-10-13T16:46:40Z">
        <w:r>
          <w:rPr>
            <w:rtl/>
          </w:rPr>
          <w:delText xml:space="preserve">צריכה?</w:delText>
        </w:r>
      </w:del>
      <w:r>
        <w:rPr>
          <w:rtl/>
        </w:rPr>
        <w:t xml:space="preserve"> אלא </w:t>
      </w:r>
      <w:ins w:id="91191" w:author="קלוד - ניסוח" w:date="2026-10-13T16:46:40Z">
        <w:r>
          <w:rPr>
            <w:rtl/>
          </w:rPr>
          <w:t xml:space="preserve">חדא</w:t>
        </w:r>
      </w:ins>
      <w:del w:id="91192" w:author="קלוד - ניסוח" w:date="2026-10-13T16:46:40Z">
        <w:r>
          <w:rPr>
            <w:rtl/>
          </w:rPr>
          <w:delText xml:space="preserve">אחת</w:delText>
        </w:r>
      </w:del>
      <w:r>
        <w:rPr>
          <w:rtl/>
        </w:rPr>
        <w:t xml:space="preserve"> קתני: צמר מלובן מצואתו</w:t>
      </w:r>
      <w:r w:rsidR="0057284B">
        <w:rPr>
          <w:rtl/>
        </w:rPr>
        <w:t>.</w:t>
      </w:r>
    </w:p>
    <w:p w14:paraId="4E0CC12B" w14:textId="52F2270B" w:rsidR="00B874E6" w:rsidRDefault="0057284B" w:rsidP="003D5508">
      <w:pPr>
        <w:pStyle w:val="afffd"/>
        <w:rPr>
          <w:rtl/>
        </w:rPr>
      </w:pPr>
      <w:r>
        <w:rPr>
          <w:rtl/>
        </w:rPr>
        <w:t xml:space="preserve">  </w:t>
      </w:r>
      <w:r w:rsidR="00F63065">
        <w:rPr>
          <w:rStyle w:val="afffff0"/>
        </w:rPr>
        <w:t xml:space="preserve">ג. </w:t>
      </w:r>
      <w:r w:rsidR="00F63065">
        <w:rPr>
          <w:rtl/>
        </w:rPr>
        <w:t>אבל לוקחין ממנו טוי ובגדים</w:t>
      </w:r>
      <w:r>
        <w:rPr>
          <w:rtl/>
        </w:rPr>
        <w:t>.</w:t>
      </w:r>
    </w:p>
    <w:p w14:paraId="5A5B76B2" w14:textId="1539B0CC" w:rsidR="00B874E6" w:rsidRDefault="003D5508" w:rsidP="003D5508">
      <w:pPr>
        <w:rPr>
          <w:rtl/>
        </w:rPr>
      </w:pPr>
      <w:ins w:id="91215" w:author="קלוד - ניסוח" w:date="2026-10-13T16:46:40Z">
        <w:r>
          <w:rPr>
            <w:rFonts w:hint="cs"/>
            <w:rtl/>
          </w:rPr>
          <w:t xml:space="preserve">אם</w:t>
        </w:r>
      </w:ins>
      <w:del w:id="91216" w:author="קלוד - ניסוח" w:date="2026-10-13T16:46:40Z">
        <w:r>
          <w:rPr>
            <w:rFonts w:hint="cs"/>
            <w:rtl/>
          </w:rPr>
          <w:delText xml:space="preserve">אפי'</w:delText>
        </w:r>
      </w:del>
      <w:r>
        <w:rPr>
          <w:rFonts w:hint="cs"/>
          <w:rtl/>
        </w:rPr>
        <w:t xml:space="preserve"> </w:t>
      </w:r>
      <w:ins w:id="91213" w:author="קלוד - ניסוח" w:date="2026-10-13T16:46:40Z">
        <w:r>
          <w:rPr>
            <w:rFonts w:hint="cs"/>
            <w:rtl/>
          </w:rPr>
          <w:t xml:space="preserve">טוי</w:t>
        </w:r>
      </w:ins>
      <w:del w:id="91214" w:author="קלוד - ניסוח" w:date="2026-10-13T16:46:40Z">
        <w:r>
          <w:rPr>
            <w:rFonts w:hint="cs"/>
            <w:rtl/>
          </w:rPr>
          <w:delText xml:space="preserve">דבגדים</w:delText>
        </w:r>
      </w:del>
      <w:r>
        <w:rPr>
          <w:rFonts w:hint="cs"/>
          <w:rtl/>
        </w:rPr>
        <w:t xml:space="preserve"> </w:t>
      </w:r>
      <w:ins w:id="91211" w:author="קלוד - ניסוח" w:date="2026-10-13T16:46:40Z">
        <w:r>
          <w:rPr>
            <w:rFonts w:hint="cs"/>
            <w:rtl/>
          </w:rPr>
          <w:t xml:space="preserve">לוקחין,</w:t>
        </w:r>
      </w:ins>
      <w:del w:id="91212" w:author="קלוד - ניסוח" w:date="2026-10-13T16:46:40Z">
        <w:r>
          <w:rPr>
            <w:rFonts w:hint="cs"/>
            <w:rtl/>
          </w:rPr>
          <w:delText xml:space="preserve">פשיטא</w:delText>
        </w:r>
      </w:del>
      <w:r>
        <w:rPr>
          <w:rFonts w:hint="cs"/>
          <w:rtl/>
        </w:rPr>
        <w:t xml:space="preserve"> </w:t>
      </w:r>
      <w:ins w:id="91209" w:author="קלוד - ניסוח" w:date="2026-10-13T16:46:40Z">
        <w:r>
          <w:rPr>
            <w:rtl/>
          </w:rPr>
          <w:t xml:space="preserve">בגדים</w:t>
        </w:r>
      </w:ins>
      <w:del w:id="91210" w:author="קלוד - ניסוח" w:date="2026-10-13T16:46:40Z">
        <w:r>
          <w:rPr>
            <w:rtl/>
          </w:rPr>
          <w:delText xml:space="preserve">-</w:delText>
        </w:r>
      </w:del>
      <w:r>
        <w:rPr>
          <w:rFonts w:hint="cs"/>
          <w:rtl/>
        </w:rPr>
        <w:t xml:space="preserve"> </w:t>
      </w:r>
      <w:ins w:id="91207" w:author="קלוד - ניסוח" w:date="2026-10-13T16:46:40Z">
        <w:r>
          <w:rPr>
            <w:rFonts w:hint="cs"/>
            <w:rtl/>
          </w:rPr>
          <w:t xml:space="preserve">לא</w:t>
        </w:r>
      </w:ins>
      <w:del w:id="91208" w:author="קלוד - ניסוח" w:date="2026-10-13T16:46:40Z">
        <w:r>
          <w:rPr>
            <w:rFonts w:hint="cs"/>
            <w:rtl/>
          </w:rPr>
          <w:delText xml:space="preserve">מ"מ</w:delText>
        </w:r>
      </w:del>
      <w:r>
        <w:rPr>
          <w:rFonts w:hint="cs"/>
          <w:rtl/>
        </w:rPr>
        <w:t xml:space="preserve"> </w:t>
      </w:r>
      <w:ins w:id="91205" w:author="קלוד - ניסוח" w:date="2026-10-13T16:46:40Z">
        <w:r>
          <w:rPr>
            <w:rFonts w:hint="cs"/>
            <w:rtl/>
          </w:rPr>
          <w:t xml:space="preserve">כ"ש? אלא בגדים</w:t>
        </w:r>
      </w:ins>
      <w:del w:id="91206" w:author="קלוד - ניסוח" w:date="2026-10-13T16:46:40Z">
        <w:r>
          <w:rPr>
            <w:rFonts w:hint="cs"/>
            <w:rtl/>
          </w:rPr>
          <w:delText xml:space="preserve">בכאן</w:delText>
        </w:r>
      </w:del>
      <w:r>
        <w:rPr>
          <w:rFonts w:hint="cs"/>
          <w:rtl/>
        </w:rPr>
        <w:t xml:space="preserve"> היינו נמטי</w:t>
      </w:r>
      <w:r w:rsidR="00173D8F">
        <w:rPr>
          <w:rFonts w:hint="cs"/>
          <w:rtl/>
        </w:rPr>
        <w:t xml:space="preserve"> [שעדיין </w:t>
      </w:r>
      <w:r w:rsidR="00173D8F">
        <w:rPr>
          <w:rFonts w:hint="cs"/>
          <w:rtl/>
        </w:rPr>
        <w:t xml:space="preserve">לא</w:t>
      </w:r>
      <w:r w:rsidR="00173D8F">
        <w:rPr>
          <w:rFonts w:hint="cs"/>
          <w:rtl/>
        </w:rPr>
        <w:t xml:space="preserve"> </w:t>
      </w:r>
      <w:ins w:id="91203" w:author="קלוד - ניסוח" w:date="2026-10-13T16:46:40Z">
        <w:r>
          <w:rPr>
            <w:rFonts w:hint="cs"/>
            <w:rtl/>
          </w:rPr>
          <w:t xml:space="preserve">נטווה].</w:t>
        </w:r>
      </w:ins>
      <w:del w:id="91204" w:author="קלוד - ניסוח" w:date="2026-10-13T16:46:40Z">
        <w:r w:rsidR="00173D8F">
          <w:rPr>
            <w:rFonts w:hint="cs"/>
            <w:rtl/>
          </w:rPr>
          <w:delText xml:space="preserve">נטווה] </w:delText>
        </w:r>
        <w:r w:rsidR="0057284B">
          <w:rPr>
            <w:rtl/>
          </w:rPr>
          <w:delText xml:space="preserve">.</w:delText>
        </w:r>
      </w:del>
    </w:p>
    <w:p w14:paraId="01E56FF9" w14:textId="79DE2FEF" w:rsidR="0057284B" w:rsidRDefault="0057284B" w:rsidP="009F73ED">
      <w:pPr>
        <w:pStyle w:val="affff9"/>
        <w:rPr>
          <w:rtl/>
        </w:rPr>
      </w:pPr>
      <w:r>
        <w:rPr>
          <w:rtl/>
        </w:rPr>
        <w:t>• • •</w:t>
      </w:r>
    </w:p>
    <w:p w14:paraId="5A0546BF" w14:textId="77777777" w:rsidR="006542AA" w:rsidRDefault="00000000">
      <w:pPr>
        <w:pStyle w:val="afffff5"/>
        <w:framePr w:wrap="around"/>
      </w:pPr>
      <w:r>
        <w:t>משנה ח</w:t>
      </w:r>
    </w:p>
    <w:p w14:paraId="711C0025" w14:textId="77777777" w:rsidR="00B874E6" w:rsidRDefault="003D5508" w:rsidP="000C73DD">
      <w:pPr>
        <w:pStyle w:val="03"/>
        <w:rPr>
          <w:rtl/>
        </w:rPr>
      </w:pPr>
      <w:r>
        <w:rPr>
          <w:rtl/>
        </w:rPr>
        <w:t xml:space="preserve">החשוד על השביעית </w:t>
      </w:r>
      <w:r w:rsidR="00F63065">
        <w:rPr>
          <w:rtl/>
        </w:rPr>
        <w:t>אין לוקחין ממנו פשתן, ואפילו סרק, אבל לוקחין מהם טוי ואריג</w:t>
      </w:r>
      <w:r w:rsidR="0057284B">
        <w:rPr>
          <w:rtl/>
        </w:rPr>
        <w:t>.</w:t>
      </w:r>
    </w:p>
    <w:p w14:paraId="5A3E72C4" w14:textId="43A7D4FF" w:rsidR="0057284B" w:rsidRDefault="0057284B" w:rsidP="009F73ED">
      <w:pPr>
        <w:pStyle w:val="affff9"/>
        <w:rPr>
          <w:rtl/>
        </w:rPr>
      </w:pPr>
      <w:r>
        <w:rPr>
          <w:rtl/>
        </w:rPr>
        <w:t>• • •</w:t>
      </w:r>
    </w:p>
    <w:p>
      <w:pPr>
        <w:pStyle w:val="36"/>
        <w:rPr>
          <w:ins w:id="90059" w:author="קלוד - סמנטי" w:date="2026-10-13T16:46:38Z"/>
        </w:rPr>
      </w:pPr>
      <w:r>
        <w:t xml:space="preserve">וקמ"ל</w:t>
      </w:r>
    </w:p>
    <w:p w14:paraId="28C5B5A0" w14:textId="18A3256A" w:rsidR="00B874E6" w:rsidRDefault="00173D8F" w:rsidP="00173D8F">
      <w:pPr>
        <w:rPr>
          <w:rtl/>
        </w:rPr>
      </w:pPr>
      <w:del w:id="90060" w:author="קלוד - סמנטי" w:date="2026-10-13T16:46:38Z">
        <w:r>
          <w:rPr>
            <w:rFonts w:hint="cs"/>
            <w:rtl/>
          </w:rPr>
          <w:delText xml:space="preserve"> </w:delText>
        </w:r>
      </w:del>
      <w:r>
        <w:rPr>
          <w:rFonts w:hint="cs"/>
          <w:rtl/>
        </w:rPr>
        <w:t xml:space="preserve">דאריג היינו </w:t>
      </w:r>
      <w:ins w:id="91219" w:author="קלוד - ניסוח" w:date="2026-10-13T16:46:40Z">
        <w:r>
          <w:rPr>
            <w:rFonts w:hint="cs"/>
            <w:rtl/>
          </w:rPr>
          <w:t xml:space="preserve">תיכי</w:t>
        </w:r>
      </w:ins>
      <w:del w:id="91220" w:author="קלוד - ניסוח" w:date="2026-10-13T16:46:40Z">
        <w:r>
          <w:rPr>
            <w:rFonts w:hint="cs"/>
            <w:rtl/>
          </w:rPr>
          <w:delText xml:space="preserve">טיכי</w:delText>
        </w:r>
      </w:del>
      <w:r>
        <w:rPr>
          <w:rFonts w:hint="cs"/>
          <w:rtl/>
        </w:rPr>
        <w:t xml:space="preserve"> [פשתן שלא </w:t>
      </w:r>
      <w:ins w:id="91217" w:author="קלוד - ניסוח" w:date="2026-10-13T16:46:40Z">
        <w:r>
          <w:rPr>
            <w:rFonts w:hint="cs"/>
            <w:rtl/>
          </w:rPr>
          <w:t xml:space="preserve">נטווה], </w:t>
        </w:r>
        <w:r>
          <w:rPr>
            <w:rStyle w:val="affffd"/>
            <w:rFonts w:hint="cs"/>
            <w:rtl/>
          </w:rPr>
          <w:t xml:space="preserve">דאריג ממש פשיטא</w:t>
        </w:r>
        <w:r>
          <w:rPr>
            <w:rFonts w:hint="cs"/>
            <w:rtl/>
          </w:rPr>
          <w:t xml:space="preserve">.</w:t>
        </w:r>
      </w:ins>
      <w:del w:id="91218" w:author="קלוד - ניסוח" w:date="2026-10-13T16:46:40Z">
        <w:r>
          <w:rPr>
            <w:rFonts w:hint="cs"/>
            <w:rtl/>
          </w:rPr>
          <w:delText xml:space="preserve">נטווה]</w:delText>
        </w:r>
        <w:r w:rsidR="0057284B">
          <w:rPr>
            <w:rtl/>
          </w:rPr>
          <w:delText xml:space="preserve">.</w:delText>
        </w:r>
      </w:del>
    </w:p>
    <w:p w14:paraId="43D58E98" w14:textId="172D2DF5" w:rsidR="0057284B" w:rsidRDefault="0057284B" w:rsidP="009F73ED">
      <w:pPr>
        <w:pStyle w:val="affff9"/>
        <w:rPr>
          <w:rtl/>
        </w:rPr>
      </w:pPr>
      <w:r>
        <w:rPr>
          <w:rtl/>
        </w:rPr>
        <w:t>• • •</w:t>
      </w:r>
    </w:p>
    <w:p w14:paraId="72CC4464" w14:textId="77777777" w:rsidR="006542AA" w:rsidRDefault="00000000">
      <w:pPr>
        <w:pStyle w:val="afffff5"/>
        <w:framePr w:wrap="around"/>
      </w:pPr>
      <w:r>
        <w:t>משנה ט</w:t>
      </w:r>
    </w:p>
    <w:p w14:paraId="48F87B30" w14:textId="77777777" w:rsidR="00173D8F" w:rsidRDefault="00F63065" w:rsidP="009F73ED">
      <w:pPr>
        <w:pStyle w:val="afff5"/>
        <w:spacing w:before="120"/>
        <w:rPr>
          <w:rtl/>
        </w:rPr>
      </w:pPr>
      <w:r>
        <w:rPr>
          <w:rtl/>
        </w:rPr>
        <w:t>הח</w:t>
      </w:r>
      <w:r w:rsidR="00173D8F">
        <w:rPr>
          <w:rtl/>
        </w:rPr>
        <w:t>שוד להיות מוכר תרומה לשום חולין</w:t>
      </w:r>
      <w:r w:rsidR="00173D8F">
        <w:rPr>
          <w:rFonts w:hint="cs"/>
          <w:rtl/>
        </w:rPr>
        <w:t xml:space="preserve"> </w:t>
      </w:r>
    </w:p>
    <w:p w14:paraId="7F9ACAFB" w14:textId="3D792A09" w:rsidR="00173D8F" w:rsidRDefault="00173D8F" w:rsidP="00173D8F">
      <w:pPr>
        <w:pStyle w:val="afff5"/>
        <w:rPr>
          <w:rtl/>
        </w:rPr>
      </w:pPr>
      <w:r>
        <w:rPr>
          <w:rFonts w:hint="cs"/>
          <w:rtl/>
          <w:rPrChange w:id="9307" w:author="עריכה מהאתר" w:date="2026-10-19T06:44:48Z">
            <w:rPr>
              <w:rStyle w:val="afffff3"/>
              <w:rFonts w:hint="cs"/>
              <w:rtl/>
            </w:rPr>
          </w:rPrChange>
        </w:rPr>
        <w:t xml:space="preserve">ר"י</w:t>
      </w:r>
      <w:r>
        <w:rPr>
          <w:rStyle w:val="afffff3"/>
          <w:rFonts w:hint="cs"/>
          <w:rtl/>
          <w:rPrChange w:id="9305" w:author="עריכה מהאתר" w:date="2026-10-19T06:44:48Z">
            <w:rPr>
              <w:rStyle w:val="afffff3"/>
              <w:rFonts w:hint="cs"/>
              <w:rtl/>
            </w:rPr>
          </w:rPrChange>
        </w:rPr>
        <w:t xml:space="preserve"> אומר</w:t>
      </w:r>
      <w:r>
        <w:rPr>
          <w:rtl/>
          <w:rPrChange w:id="9308" w:author="עריכה מהאתר" w:date="2026-10-19T06:44:48Z">
            <w:rPr>
              <w:rStyle w:val="afffff3"/>
              <w:rtl/>
            </w:rPr>
          </w:rPrChange>
        </w:rPr>
        <w:t xml:space="preserve">:</w:t>
      </w:r>
      <w:r>
        <w:rPr>
          <w:rFonts w:hint="cs"/>
          <w:rtl/>
        </w:rPr>
        <w:t xml:space="preserve"> </w:t>
      </w:r>
      <w:r w:rsidR="00F63065">
        <w:rPr>
          <w:rtl/>
        </w:rPr>
        <w:t xml:space="preserve">אין לוקחין ממנו אפילו מים ומלח, </w:t>
      </w:r>
    </w:p>
    <w:p w14:paraId="706A0A9F" w14:textId="18B047B1" w:rsidR="00B874E6" w:rsidRDefault="00F63065" w:rsidP="00173D8F">
      <w:pPr>
        <w:pStyle w:val="afff5"/>
        <w:rPr>
          <w:rtl/>
        </w:rPr>
      </w:pPr>
      <w:r>
        <w:rPr>
          <w:rtl/>
          <w:rPrChange w:id="9313" w:author="עריכה מהאתר" w:date="2026-10-19T06:44:48Z">
            <w:rPr>
              <w:rStyle w:val="afffff3"/>
              <w:rtl/>
            </w:rPr>
          </w:rPrChange>
        </w:rPr>
        <w:t xml:space="preserve">ר"ש</w:t>
      </w:r>
      <w:r>
        <w:rPr>
          <w:rStyle w:val="afffff3"/>
          <w:rFonts w:hint="cs"/>
          <w:rtl/>
          <w:rPrChange w:id="9310" w:author="עריכה מהאתר" w:date="2026-10-19T06:44:48Z">
            <w:rPr>
              <w:rStyle w:val="afffff3"/>
              <w:rFonts w:hint="cs"/>
              <w:rtl/>
            </w:rPr>
          </w:rPrChange>
        </w:rPr>
        <w:t xml:space="preserve"> </w:t>
      </w:r>
      <w:r>
        <w:rPr>
          <w:rStyle w:val="afffff3"/>
          <w:rtl/>
          <w:rPrChange w:id="9311" w:author="עריכה מהאתר" w:date="2026-10-19T06:44:48Z">
            <w:rPr>
              <w:rStyle w:val="afffff3"/>
              <w:rtl/>
            </w:rPr>
          </w:rPrChange>
        </w:rPr>
        <w:t xml:space="preserve">אומר</w:t>
      </w:r>
      <w:r>
        <w:rPr>
          <w:rtl/>
          <w:rPrChange w:id="9314" w:author="עריכה מהאתר" w:date="2026-10-19T06:44:48Z">
            <w:rPr>
              <w:rStyle w:val="afffff3"/>
              <w:rtl/>
            </w:rPr>
          </w:rPrChange>
        </w:rPr>
        <w:t xml:space="preserve">:</w:t>
      </w:r>
      <w:r>
        <w:rPr>
          <w:rtl/>
        </w:rPr>
        <w:t xml:space="preserve"> כל שיש בו זיקת תרומה ומעשרות אין לוקחין ממנו</w:t>
      </w:r>
      <w:r w:rsidR="0057284B">
        <w:rPr>
          <w:rtl/>
        </w:rPr>
        <w:t>.</w:t>
      </w:r>
    </w:p>
    <w:p w14:paraId="2F267750" w14:textId="4CB880B0" w:rsidR="0057284B" w:rsidRDefault="0057284B" w:rsidP="009F73ED">
      <w:pPr>
        <w:pStyle w:val="affff9"/>
        <w:rPr>
          <w:rtl/>
        </w:rPr>
      </w:pPr>
      <w:r>
        <w:rPr>
          <w:rtl/>
        </w:rPr>
        <w:t>• • •</w:t>
      </w:r>
    </w:p>
    <w:p>
      <w:pPr>
        <w:pStyle w:val="36"/>
        <w:rPr>
          <w:ins w:id="90061" w:author="קלוד - סמנטי" w:date="2026-10-13T16:46:38Z"/>
        </w:rPr>
      </w:pPr>
      <w:r>
        <w:t xml:space="preserve">לאתויי</w:t>
      </w:r>
    </w:p>
    <w:p w14:paraId="71BC1426" w14:textId="5D2DAC70" w:rsidR="00B874E6" w:rsidRDefault="00F63065" w:rsidP="00F63065">
      <w:pPr>
        <w:rPr>
          <w:rtl/>
        </w:rPr>
      </w:pPr>
      <w:del w:id="90062" w:author="קלוד - סמנטי" w:date="2026-10-13T16:46:38Z">
        <w:r>
          <w:rPr>
            <w:rtl/>
          </w:rPr>
          <w:delText xml:space="preserve"> </w:delText>
        </w:r>
      </w:del>
      <w:r>
        <w:rPr>
          <w:rtl/>
        </w:rPr>
        <w:t xml:space="preserve">קרבי דגים, </w:t>
      </w:r>
      <w:ins w:id="91221" w:author="קלוד - ניסוח" w:date="2026-10-13T16:46:40Z">
        <w:r>
          <w:rPr>
            <w:rtl/>
          </w:rPr>
          <w:t xml:space="preserve">שמערבין</w:t>
        </w:r>
      </w:ins>
      <w:del w:id="91222" w:author="קלוד - ניסוח" w:date="2026-10-13T16:46:40Z">
        <w:r>
          <w:rPr>
            <w:rtl/>
          </w:rPr>
          <w:delText xml:space="preserve">דמערבי</w:delText>
        </w:r>
      </w:del>
      <w:r>
        <w:rPr>
          <w:rtl/>
        </w:rPr>
        <w:t xml:space="preserve"> בהם שמן זית</w:t>
      </w:r>
      <w:r w:rsidR="0057284B">
        <w:rPr>
          <w:rtl/>
        </w:rPr>
        <w:t>.</w:t>
      </w:r>
    </w:p>
    <w:p w14:paraId="575DD8B5" w14:textId="77777777" w:rsidR="00173D8F" w:rsidRDefault="00173D8F" w:rsidP="00173D8F">
      <w:pPr>
        <w:pStyle w:val="afff0"/>
        <w:framePr w:wrap="around"/>
        <w:rPr>
          <w:rtl/>
        </w:rPr>
      </w:pPr>
      <w:r>
        <w:rPr>
          <w:rFonts w:hint="cs"/>
          <w:rtl/>
        </w:rPr>
        <w:lastRenderedPageBreak/>
        <w:t>ל.</w:t>
      </w:r>
    </w:p>
    <w:p w14:paraId="464F8EF7" w14:textId="77777777" w:rsidR="00B874E6" w:rsidRDefault="00115597" w:rsidP="000C73DD">
      <w:pPr>
        <w:pStyle w:val="011"/>
        <w:rPr>
          <w:rtl/>
        </w:rPr>
      </w:pPr>
      <w:r>
        <w:rPr>
          <w:rFonts w:hint="cs"/>
          <w:rtl/>
        </w:rPr>
        <w:t xml:space="preserve">אותו טבח שהיה חשוד למכור חלב כליות שעל הירך בחזקת חלב </w:t>
      </w:r>
      <w:ins w:id="91227" w:author="קלוד - ניסוח" w:date="2026-10-13T16:46:40Z">
        <w:r>
          <w:rPr>
            <w:rFonts w:hint="cs"/>
            <w:rtl/>
          </w:rPr>
          <w:t xml:space="preserve">טהור,</w:t>
        </w:r>
      </w:ins>
      <w:del w:id="91228" w:author="קלוד - ניסוח" w:date="2026-10-13T16:46:40Z">
        <w:r>
          <w:rPr>
            <w:rFonts w:hint="cs"/>
            <w:rtl/>
          </w:rPr>
          <w:delText xml:space="preserve">טהור</w:delText>
        </w:r>
      </w:del>
      <w:r>
        <w:rPr>
          <w:rFonts w:hint="cs"/>
          <w:rtl/>
        </w:rPr>
        <w:t xml:space="preserve"> </w:t>
      </w:r>
      <w:ins w:id="91225" w:author="קלוד - ניסוח" w:date="2026-10-13T16:46:40Z">
        <w:r>
          <w:rPr>
            <w:rFonts w:hint="cs"/>
            <w:rtl/>
          </w:rPr>
          <w:t xml:space="preserve">קנסו</w:t>
        </w:r>
      </w:ins>
      <w:del w:id="91226" w:author="קלוד - ניסוח" w:date="2026-10-13T16:46:40Z">
        <w:r>
          <w:rPr>
            <w:rFonts w:hint="cs"/>
            <w:rtl/>
          </w:rPr>
          <w:delText xml:space="preserve">וקנסו</w:delText>
        </w:r>
      </w:del>
      <w:r>
        <w:rPr>
          <w:rFonts w:hint="cs"/>
          <w:rtl/>
        </w:rPr>
        <w:t xml:space="preserve"> </w:t>
      </w:r>
      <w:ins w:id="91223" w:author="קלוד - ניסוח" w:date="2026-10-13T16:46:40Z">
        <w:r>
          <w:rPr>
            <w:rStyle w:val="27"/>
            <w:rtl/>
          </w:rPr>
          <w:t xml:space="preserve">רבא שלא</w:t>
        </w:r>
      </w:ins>
      <w:del w:id="91224" w:author="קלוד - ניסוח" w:date="2026-10-13T16:46:40Z">
        <w:r w:rsidR="00F63065">
          <w:rPr>
            <w:rStyle w:val="27"/>
            <w:rtl/>
          </w:rPr>
          <w:delText xml:space="preserve">רבא</w:delText>
        </w:r>
      </w:del>
      <w:r w:rsidR="00F63065">
        <w:rPr>
          <w:rtl/>
        </w:rPr>
        <w:t xml:space="preserve"> ל</w:t>
      </w:r>
      <w:r>
        <w:rPr>
          <w:rFonts w:hint="cs"/>
          <w:rtl/>
        </w:rPr>
        <w:t>מכור אפי' אגוזים</w:t>
      </w:r>
      <w:r w:rsidR="0057284B">
        <w:rPr>
          <w:rtl/>
        </w:rPr>
        <w:t>.</w:t>
      </w:r>
    </w:p>
    <w:p w14:paraId="752C7331" w14:textId="25BD5326" w:rsidR="006542AA" w:rsidRDefault="00000000">
      <w:pPr>
        <w:pStyle w:val="36"/>
        <w:framePr w:wrap="notBeside"/>
      </w:pPr>
      <w:r>
        <w:t>ר"פ</w:t>
      </w:r>
      <w:r w:rsidR="00115597">
        <w:t xml:space="preserve"> לרבא:</w:t>
      </w:r>
    </w:p>
    <w:p w14:paraId="454C1A5C" w14:textId="103D634F" w:rsidR="00115597" w:rsidRDefault="00115597" w:rsidP="00115597">
      <w:pPr>
        <w:rPr>
          <w:rtl/>
        </w:rPr>
      </w:pPr>
      <w:ins w:id="91233" w:author="קלוד - ניסוח" w:date="2026-10-13T16:46:40Z">
        <w:r>
          <w:rPr>
            <w:rFonts w:hint="cs"/>
            <w:rtl/>
          </w:rPr>
          <w:t xml:space="preserve">כמאן?</w:t>
        </w:r>
      </w:ins>
      <w:del w:id="91234" w:author="קלוד - ניסוח" w:date="2026-10-13T16:46:40Z">
        <w:r>
          <w:rPr>
            <w:rFonts w:hint="cs"/>
            <w:rtl/>
          </w:rPr>
          <w:delText xml:space="preserve">-</w:delText>
        </w:r>
      </w:del>
      <w:r>
        <w:rPr>
          <w:rFonts w:hint="cs"/>
          <w:rtl/>
        </w:rPr>
        <w:t xml:space="preserve"> </w:t>
      </w:r>
      <w:ins w:id="91231" w:author="קלוד - ניסוח" w:date="2026-10-13T16:46:40Z">
        <w:r>
          <w:rPr>
            <w:rStyle w:val="27"/>
            <w:rFonts w:hint="cs"/>
            <w:rtl/>
          </w:rPr>
          <w:t xml:space="preserve">כר"י?</w:t>
        </w:r>
      </w:ins>
      <w:del w:id="91232" w:author="קלוד - ניסוח" w:date="2026-10-13T16:46:40Z">
        <w:r>
          <w:rPr>
            <w:rStyle w:val="27"/>
            <w:rFonts w:hint="cs"/>
            <w:rtl/>
          </w:rPr>
          <w:delText xml:space="preserve">כ</w:delText>
        </w:r>
        <w:r w:rsidR="00F63065">
          <w:rPr>
            <w:rStyle w:val="27"/>
            <w:rFonts w:hint="cs"/>
            <w:rtl/>
          </w:rPr>
          <w:delText xml:space="preserve">ר"י</w:delText>
        </w:r>
        <w:r w:rsidR="00F63065">
          <w:rPr>
            <w:rtl/>
          </w:rPr>
          <w:delText xml:space="preserve">,</w:delText>
        </w:r>
      </w:del>
      <w:r w:rsidR="00F63065">
        <w:rPr>
          <w:rtl/>
        </w:rPr>
        <w:t xml:space="preserve"> אם </w:t>
      </w:r>
      <w:r w:rsidR="00F63065">
        <w:rPr>
          <w:rStyle w:val="27"/>
          <w:rtl/>
        </w:rPr>
        <w:t>כר"י</w:t>
      </w:r>
      <w:r w:rsidR="00F63065">
        <w:rPr>
          <w:rtl/>
        </w:rPr>
        <w:t xml:space="preserve"> - אפי' מים ומלח </w:t>
      </w:r>
      <w:ins w:id="91229" w:author="קלוד - ניסוח" w:date="2026-10-13T16:46:40Z">
        <w:r>
          <w:rPr>
            <w:rStyle w:val="affffd"/>
            <w:rtl/>
          </w:rPr>
          <w:t xml:space="preserve">לא</w:t>
        </w:r>
        <w:r>
          <w:rPr>
            <w:rtl/>
          </w:rPr>
          <w:t xml:space="preserve"> ימכור!</w:t>
        </w:r>
      </w:ins>
      <w:del w:id="91230" w:author="קלוד - ניסוח" w:date="2026-10-13T16:46:40Z">
        <w:r w:rsidR="00F63065">
          <w:rPr>
            <w:rtl/>
          </w:rPr>
          <w:delText xml:space="preserve">גם! </w:delText>
        </w:r>
      </w:del>
    </w:p>
    <w:p>
      <w:pPr>
        <w:pStyle w:val="36"/>
        <w:rPr>
          <w:ins w:id="90063" w:author="קלוד - סמנטי" w:date="2026-10-13T16:46:38Z"/>
        </w:rPr>
      </w:pPr>
      <w:r>
        <w:t xml:space="preserve">לעולם </w:t>
      </w:r>
      <w:r>
        <w:t>ר"ש</w:t>
      </w:r>
    </w:p>
    <w:p w14:paraId="139C0322" w14:textId="55081C4E" w:rsidR="00B874E6" w:rsidRDefault="00F63065" w:rsidP="00B2441E">
      <w:pPr>
        <w:rPr>
          <w:rtl/>
        </w:rPr>
      </w:pPr>
      <w:del w:id="90064" w:author="קלוד - סמנטי" w:date="2026-10-13T16:46:38Z">
        <w:r>
          <w:rPr>
            <w:rtl/>
          </w:rPr>
          <w:delText xml:space="preserve"> </w:delText>
        </w:r>
      </w:del>
      <w:ins w:id="91265" w:author="קלוד - ניסוח" w:date="2026-10-13T16:46:40Z">
        <w:r>
          <w:rPr>
            <w:rtl/>
          </w:rPr>
          <w:t xml:space="preserve">וקונסים</w:t>
        </w:r>
      </w:ins>
      <w:del w:id="91266" w:author="קלוד - ניסוח" w:date="2026-10-13T16:46:40Z">
        <w:r>
          <w:rPr>
            <w:rtl/>
          </w:rPr>
          <w:delText xml:space="preserve">ובאיסורא</w:delText>
        </w:r>
      </w:del>
      <w:r>
        <w:rPr>
          <w:rtl/>
        </w:rPr>
        <w:t xml:space="preserve"> </w:t>
      </w:r>
      <w:ins w:id="91263" w:author="קלוד - ניסוח" w:date="2026-10-13T16:46:40Z">
        <w:r>
          <w:rPr>
            <w:rtl/>
          </w:rPr>
          <w:t xml:space="preserve">לו</w:t>
        </w:r>
      </w:ins>
      <w:del w:id="91264" w:author="קלוד - ניסוח" w:date="2026-10-13T16:46:40Z">
        <w:r>
          <w:rPr>
            <w:rtl/>
          </w:rPr>
          <w:delText xml:space="preserve">דגופו</w:delText>
        </w:r>
      </w:del>
      <w:r>
        <w:rPr>
          <w:rtl/>
        </w:rPr>
        <w:t xml:space="preserve"> </w:t>
      </w:r>
      <w:ins w:id="91261" w:author="קלוד - ניסוח" w:date="2026-10-13T16:46:40Z">
        <w:r>
          <w:rPr>
            <w:rtl/>
          </w:rPr>
          <w:t xml:space="preserve">באיסור</w:t>
        </w:r>
      </w:ins>
      <w:del w:id="91262" w:author="קלוד - ניסוח" w:date="2026-10-13T16:46:40Z">
        <w:r>
          <w:rPr>
            <w:rtl/>
          </w:rPr>
          <w:delText xml:space="preserve">קונסים</w:delText>
        </w:r>
      </w:del>
      <w:r>
        <w:rPr>
          <w:rtl/>
        </w:rPr>
        <w:t xml:space="preserve"> </w:t>
      </w:r>
      <w:ins w:id="91259" w:author="קלוד - ניסוח" w:date="2026-10-13T16:46:40Z">
        <w:r>
          <w:rPr>
            <w:rtl/>
          </w:rPr>
          <w:t xml:space="preserve">שחשוד</w:t>
        </w:r>
      </w:ins>
      <w:del w:id="91260" w:author="קלוד - ניסוח" w:date="2026-10-13T16:46:40Z">
        <w:r>
          <w:rPr>
            <w:rtl/>
          </w:rPr>
          <w:delText xml:space="preserve">לו,</w:delText>
        </w:r>
      </w:del>
      <w:r>
        <w:rPr>
          <w:rtl/>
        </w:rPr>
        <w:t xml:space="preserve"> </w:t>
      </w:r>
      <w:ins w:id="91257" w:author="קלוד - ניסוח" w:date="2026-10-13T16:46:40Z">
        <w:r>
          <w:rPr>
            <w:rtl/>
          </w:rPr>
          <w:t xml:space="preserve">עליו,</w:t>
        </w:r>
      </w:ins>
      <w:del w:id="91258" w:author="קלוד - ניסוח" w:date="2026-10-13T16:46:40Z">
        <w:r>
          <w:rPr>
            <w:rtl/>
          </w:rPr>
          <w:delText xml:space="preserve">סתם</w:delText>
        </w:r>
      </w:del>
      <w:r>
        <w:rPr>
          <w:rtl/>
        </w:rPr>
        <w:t xml:space="preserve"> </w:t>
      </w:r>
      <w:ins w:id="91255" w:author="קלוד - ניסוח" w:date="2026-10-13T16:46:40Z">
        <w:r>
          <w:rPr>
            <w:rtl/>
          </w:rPr>
          <w:t xml:space="preserve">דסתם ילדים</w:t>
        </w:r>
      </w:ins>
      <w:del w:id="91256" w:author="קלוד - ניסוח" w:date="2026-10-13T16:46:40Z">
        <w:r>
          <w:rPr>
            <w:rtl/>
          </w:rPr>
          <w:delText xml:space="preserve">דרדקי</w:delText>
        </w:r>
      </w:del>
      <w:r>
        <w:rPr>
          <w:rtl/>
        </w:rPr>
        <w:t xml:space="preserve"> </w:t>
      </w:r>
      <w:r w:rsidR="00B2441E">
        <w:rPr>
          <w:rFonts w:hint="cs"/>
          <w:rtl/>
        </w:rPr>
        <w:t xml:space="preserve">נמשכים אחר </w:t>
      </w:r>
      <w:ins w:id="91253" w:author="קלוד - ניסוח" w:date="2026-10-13T16:46:40Z">
        <w:r>
          <w:rPr>
            <w:rFonts w:hint="cs"/>
            <w:rtl/>
          </w:rPr>
          <w:t xml:space="preserve">אגוזים,</w:t>
        </w:r>
      </w:ins>
      <w:del w:id="91254" w:author="קלוד - ניסוח" w:date="2026-10-13T16:46:40Z">
        <w:r w:rsidR="00B2441E">
          <w:rPr>
            <w:rFonts w:hint="cs"/>
            <w:rtl/>
          </w:rPr>
          <w:delText xml:space="preserve">אגוזים</w:delText>
        </w:r>
      </w:del>
      <w:r w:rsidR="00B2441E">
        <w:rPr>
          <w:rFonts w:hint="cs"/>
          <w:rtl/>
        </w:rPr>
        <w:t xml:space="preserve"> </w:t>
      </w:r>
      <w:ins w:id="91251" w:author="קלוד - ניסוח" w:date="2026-10-13T16:46:40Z">
        <w:r>
          <w:rPr>
            <w:rFonts w:hint="cs"/>
            <w:rtl/>
          </w:rPr>
          <w:t xml:space="preserve">ובהם</w:t>
        </w:r>
      </w:ins>
      <w:del w:id="91252" w:author="קלוד - ניסוח" w:date="2026-10-13T16:46:40Z">
        <w:r w:rsidR="00B2441E">
          <w:rPr>
            <w:rFonts w:hint="cs"/>
            <w:rtl/>
          </w:rPr>
          <w:delText xml:space="preserve">ומשכנע</w:delText>
        </w:r>
      </w:del>
      <w:r w:rsidR="00B2441E">
        <w:rPr>
          <w:rFonts w:hint="cs"/>
          <w:rtl/>
        </w:rPr>
        <w:t xml:space="preserve"> </w:t>
      </w:r>
      <w:ins w:id="91249" w:author="קלוד - ניסוח" w:date="2026-10-13T16:46:40Z">
        <w:r>
          <w:rPr>
            <w:rFonts w:hint="cs"/>
            <w:rtl/>
          </w:rPr>
          <w:t xml:space="preserve">מפתה</w:t>
        </w:r>
      </w:ins>
      <w:del w:id="91250" w:author="קלוד - ניסוח" w:date="2026-10-13T16:46:40Z">
        <w:r w:rsidR="00B2441E">
          <w:rPr>
            <w:rFonts w:hint="cs"/>
            <w:rtl/>
          </w:rPr>
          <w:delText xml:space="preserve">לבני</w:delText>
        </w:r>
      </w:del>
      <w:r w:rsidR="00B2441E">
        <w:rPr>
          <w:rFonts w:hint="cs"/>
          <w:rtl/>
        </w:rPr>
        <w:t xml:space="preserve"> </w:t>
      </w:r>
      <w:ins w:id="91247" w:author="קלוד - ניסוח" w:date="2026-10-13T16:46:40Z">
        <w:r>
          <w:rPr>
            <w:rFonts w:hint="cs"/>
            <w:rtl/>
          </w:rPr>
          <w:t xml:space="preserve">את</w:t>
        </w:r>
      </w:ins>
      <w:del w:id="91248" w:author="קלוד - ניסוח" w:date="2026-10-13T16:46:40Z">
        <w:r w:rsidR="00B2441E">
          <w:rPr>
            <w:rFonts w:hint="cs"/>
            <w:rtl/>
          </w:rPr>
          <w:delText xml:space="preserve">השוחטים</w:delText>
        </w:r>
      </w:del>
      <w:r w:rsidR="00B2441E">
        <w:rPr>
          <w:rFonts w:hint="cs"/>
          <w:rtl/>
        </w:rPr>
        <w:t xml:space="preserve"> </w:t>
      </w:r>
      <w:ins w:id="91245" w:author="קלוד - ניסוח" w:date="2026-10-13T16:46:40Z">
        <w:r>
          <w:rPr>
            <w:rFonts w:hint="cs"/>
            <w:rtl/>
          </w:rPr>
          <w:t xml:space="preserve">בני</w:t>
        </w:r>
      </w:ins>
      <w:del w:id="91246" w:author="קלוד - ניסוח" w:date="2026-10-13T16:46:40Z">
        <w:r w:rsidR="00B2441E">
          <w:rPr>
            <w:rFonts w:hint="cs"/>
            <w:rtl/>
          </w:rPr>
          <w:delText xml:space="preserve">שנגררים</w:delText>
        </w:r>
      </w:del>
      <w:r w:rsidR="00B2441E">
        <w:rPr>
          <w:rFonts w:hint="cs"/>
          <w:rtl/>
        </w:rPr>
        <w:t xml:space="preserve"> </w:t>
      </w:r>
      <w:ins w:id="91243" w:author="קלוד - ניסוח" w:date="2026-10-13T16:46:40Z">
        <w:r>
          <w:rPr>
            <w:rFonts w:hint="cs"/>
            <w:rtl/>
          </w:rPr>
          <w:t xml:space="preserve">הטבחים</w:t>
        </w:r>
      </w:ins>
      <w:del w:id="91244" w:author="קלוד - ניסוח" w:date="2026-10-13T16:46:40Z">
        <w:r w:rsidR="00B2441E">
          <w:rPr>
            <w:rFonts w:hint="cs"/>
            <w:rtl/>
          </w:rPr>
          <w:delText xml:space="preserve">אחר</w:delText>
        </w:r>
      </w:del>
      <w:r w:rsidR="00B2441E">
        <w:rPr>
          <w:rFonts w:hint="cs"/>
          <w:rtl/>
        </w:rPr>
        <w:t xml:space="preserve"> </w:t>
      </w:r>
      <w:ins w:id="91241" w:author="קלוד - ניסוח" w:date="2026-10-13T16:46:40Z">
        <w:r>
          <w:rPr>
            <w:rFonts w:hint="cs"/>
            <w:rtl/>
          </w:rPr>
          <w:t xml:space="preserve">להביא</w:t>
        </w:r>
      </w:ins>
      <w:del w:id="91242" w:author="קלוד - ניסוח" w:date="2026-10-13T16:46:40Z">
        <w:r w:rsidR="00B2441E">
          <w:rPr>
            <w:rFonts w:hint="cs"/>
            <w:rtl/>
          </w:rPr>
          <w:delText xml:space="preserve">אגוזים מביאים</w:delText>
        </w:r>
      </w:del>
      <w:r w:rsidR="00B2441E">
        <w:rPr>
          <w:rFonts w:hint="cs"/>
          <w:rtl/>
        </w:rPr>
        <w:t xml:space="preserve"> לו חלב </w:t>
      </w:r>
      <w:ins w:id="91239" w:author="קלוד - ניסוח" w:date="2026-10-13T16:46:40Z">
        <w:r>
          <w:rPr>
            <w:rFonts w:hint="cs"/>
            <w:rtl/>
          </w:rPr>
          <w:t xml:space="preserve">הירך,</w:t>
        </w:r>
      </w:ins>
      <w:del w:id="91240" w:author="קלוד - ניסוח" w:date="2026-10-13T16:46:40Z">
        <w:r w:rsidR="00B2441E">
          <w:rPr>
            <w:rFonts w:hint="cs"/>
            <w:rtl/>
          </w:rPr>
          <w:delText xml:space="preserve">הכליות</w:delText>
        </w:r>
      </w:del>
      <w:r w:rsidR="00B2441E">
        <w:rPr>
          <w:rFonts w:hint="cs"/>
          <w:rtl/>
        </w:rPr>
        <w:t xml:space="preserve"> </w:t>
      </w:r>
      <w:ins w:id="91237" w:author="קלוד - ניסוח" w:date="2026-10-13T16:46:40Z">
        <w:r>
          <w:rPr>
            <w:rFonts w:hint="cs"/>
            <w:rtl/>
          </w:rPr>
          <w:t xml:space="preserve">ומוכרו</w:t>
        </w:r>
      </w:ins>
      <w:del w:id="91238" w:author="קלוד - ניסוח" w:date="2026-10-13T16:46:40Z">
        <w:r w:rsidR="00B2441E">
          <w:rPr>
            <w:rFonts w:hint="cs"/>
            <w:rtl/>
          </w:rPr>
          <w:delText xml:space="preserve">כמו</w:delText>
        </w:r>
      </w:del>
      <w:r w:rsidR="00B2441E">
        <w:rPr>
          <w:rFonts w:hint="cs"/>
          <w:rtl/>
        </w:rPr>
        <w:t xml:space="preserve"> </w:t>
      </w:r>
      <w:ins w:id="91235" w:author="קלוד - ניסוח" w:date="2026-10-13T16:46:40Z">
        <w:r>
          <w:rPr>
            <w:rFonts w:hint="cs"/>
            <w:rtl/>
          </w:rPr>
          <w:t xml:space="preserve">כמותר.</w:t>
        </w:r>
      </w:ins>
      <w:del w:id="91236" w:author="קלוד - ניסוח" w:date="2026-10-13T16:46:40Z">
        <w:r w:rsidR="00B2441E">
          <w:rPr>
            <w:rFonts w:hint="cs"/>
            <w:rtl/>
          </w:rPr>
          <w:delText xml:space="preserve">חלב טהור</w:delText>
        </w:r>
        <w:r w:rsidR="0057284B">
          <w:rPr>
            <w:rtl/>
          </w:rPr>
          <w:delText xml:space="preserve">.</w:delText>
        </w:r>
      </w:del>
    </w:p>
    <w:p w14:paraId="6330DC4F" w14:textId="3EB9C908" w:rsidR="0057284B" w:rsidRDefault="0057284B" w:rsidP="009F73ED">
      <w:pPr>
        <w:pStyle w:val="affff9"/>
        <w:rPr>
          <w:rtl/>
        </w:rPr>
      </w:pPr>
      <w:r>
        <w:rPr>
          <w:rtl/>
        </w:rPr>
        <w:t>• • •</w:t>
      </w:r>
    </w:p>
    <w:p w14:paraId="64809BF0" w14:textId="77777777" w:rsidR="006542AA" w:rsidRDefault="00000000">
      <w:pPr>
        <w:pStyle w:val="afffff5"/>
        <w:framePr w:wrap="around"/>
      </w:pPr>
      <w:r>
        <w:t>משנה י</w:t>
      </w:r>
    </w:p>
    <w:p w14:paraId="3D24081A" w14:textId="77777777" w:rsidR="00B2441E" w:rsidRDefault="00F63065" w:rsidP="009F73ED">
      <w:pPr>
        <w:pStyle w:val="afff5"/>
        <w:spacing w:before="120"/>
        <w:rPr>
          <w:rtl/>
        </w:rPr>
      </w:pPr>
      <w:r>
        <w:rPr>
          <w:rtl/>
        </w:rPr>
        <w:t xml:space="preserve">החשוד על השביעית - אינו חשוד על המעשרות, </w:t>
      </w:r>
    </w:p>
    <w:p w14:paraId="2A5798AD" w14:textId="77777777" w:rsidR="00B2441E" w:rsidRDefault="00F63065" w:rsidP="0005776F">
      <w:pPr>
        <w:pStyle w:val="afff5"/>
        <w:rPr>
          <w:rtl/>
        </w:rPr>
      </w:pPr>
      <w:r>
        <w:rPr>
          <w:rtl/>
        </w:rPr>
        <w:t xml:space="preserve">החשוד על המעשרות - אינו חשוד על השביעית, </w:t>
      </w:r>
    </w:p>
    <w:p w14:paraId="7D88E668" w14:textId="77777777" w:rsidR="00B2441E" w:rsidRDefault="00F63065" w:rsidP="0005776F">
      <w:pPr>
        <w:pStyle w:val="afff5"/>
        <w:rPr>
          <w:rtl/>
        </w:rPr>
      </w:pPr>
      <w:r>
        <w:rPr>
          <w:rtl/>
        </w:rPr>
        <w:t xml:space="preserve">החשוד על זה ועל זה - חשוד על הטהרות, </w:t>
      </w:r>
    </w:p>
    <w:p w14:paraId="07FC2184" w14:textId="77777777" w:rsidR="00B874E6" w:rsidRDefault="00F63065" w:rsidP="0005776F">
      <w:pPr>
        <w:pStyle w:val="afff5"/>
        <w:rPr>
          <w:rtl/>
        </w:rPr>
      </w:pPr>
      <w:r>
        <w:rPr>
          <w:rtl/>
        </w:rPr>
        <w:t>ויש שהוא חשוד על הטהרות ואינו חשוד לא על זה ולא על זה</w:t>
      </w:r>
      <w:r w:rsidR="0057284B">
        <w:rPr>
          <w:rtl/>
        </w:rPr>
        <w:t>.</w:t>
      </w:r>
    </w:p>
    <w:p w14:paraId="6E9E70A2" w14:textId="77777777" w:rsidR="00B874E6" w:rsidRDefault="00F63065" w:rsidP="0005776F">
      <w:pPr>
        <w:pStyle w:val="afff5"/>
        <w:rPr>
          <w:rtl/>
        </w:rPr>
      </w:pPr>
      <w:r>
        <w:rPr>
          <w:rtl/>
        </w:rPr>
        <w:t>זה הכלל: החשוד על דבר לא דנו ולא מעידו</w:t>
      </w:r>
      <w:r w:rsidR="0057284B">
        <w:rPr>
          <w:rtl/>
        </w:rPr>
        <w:t>.</w:t>
      </w:r>
    </w:p>
    <w:p w14:paraId="4F53F315" w14:textId="60ECD282" w:rsidR="0057284B" w:rsidRDefault="0057284B" w:rsidP="009F73ED">
      <w:pPr>
        <w:pStyle w:val="affff9"/>
        <w:rPr>
          <w:rtl/>
        </w:rPr>
      </w:pPr>
      <w:r>
        <w:rPr>
          <w:rtl/>
        </w:rPr>
        <w:t>• • •</w:t>
      </w:r>
    </w:p>
    <w:p w14:paraId="62A14CC3" w14:textId="7854B7A4" w:rsidR="00B874E6" w:rsidRDefault="00B2441E" w:rsidP="00F63065">
      <w:pPr>
        <w:rPr>
          <w:rtl/>
        </w:rPr>
      </w:pPr>
      <w:r>
        <w:rPr>
          <w:rFonts w:hint="cs"/>
          <w:rtl/>
        </w:rPr>
        <w:t>ד</w:t>
      </w:r>
      <w:r w:rsidR="00F63065">
        <w:rPr>
          <w:rtl/>
        </w:rPr>
        <w:t xml:space="preserve">שביעית </w:t>
      </w:r>
      <w:ins w:id="91281" w:author="קלוד - ניסוח" w:date="2026-10-13T16:46:40Z">
        <w:r>
          <w:rPr>
            <w:rtl/>
          </w:rPr>
          <w:t xml:space="preserve">אינה</w:t>
        </w:r>
      </w:ins>
      <w:del w:id="91282" w:author="קלוד - ניסוח" w:date="2026-10-13T16:46:40Z">
        <w:r w:rsidR="00F63065">
          <w:rPr>
            <w:rtl/>
          </w:rPr>
          <w:delText xml:space="preserve">לא</w:delText>
        </w:r>
      </w:del>
      <w:r w:rsidR="00F63065">
        <w:rPr>
          <w:rtl/>
        </w:rPr>
        <w:t xml:space="preserve"> </w:t>
      </w:r>
      <w:ins w:id="91279" w:author="קלוד - ניסוח" w:date="2026-10-13T16:46:40Z">
        <w:r>
          <w:rPr>
            <w:rtl/>
          </w:rPr>
          <w:t xml:space="preserve">צריכה</w:t>
        </w:r>
      </w:ins>
      <w:del w:id="91280" w:author="קלוד - ניסוח" w:date="2026-10-13T16:46:40Z">
        <w:r w:rsidR="00F63065">
          <w:rPr>
            <w:rtl/>
          </w:rPr>
          <w:delText xml:space="preserve">בעיא</w:delText>
        </w:r>
      </w:del>
      <w:r w:rsidR="00F63065">
        <w:rPr>
          <w:rtl/>
        </w:rPr>
        <w:t xml:space="preserve"> חומה, </w:t>
      </w:r>
      <w:ins w:id="91277" w:author="קלוד - ניסוח" w:date="2026-10-13T16:46:40Z">
        <w:r>
          <w:rPr>
            <w:rtl/>
          </w:rPr>
          <w:t xml:space="preserve">ומעשר</w:t>
        </w:r>
      </w:ins>
      <w:del w:id="91278" w:author="קלוד - ניסוח" w:date="2026-10-13T16:46:40Z">
        <w:r w:rsidR="00F63065">
          <w:rPr>
            <w:rtl/>
          </w:rPr>
          <w:delText xml:space="preserve">מעשר</w:delText>
        </w:r>
      </w:del>
      <w:r w:rsidR="00F63065">
        <w:rPr>
          <w:rtl/>
        </w:rPr>
        <w:t xml:space="preserve"> </w:t>
      </w:r>
      <w:ins w:id="91275" w:author="קלוד - ניסוח" w:date="2026-10-13T16:46:40Z">
        <w:r>
          <w:rPr>
            <w:rStyle w:val="affffd"/>
            <w:rtl/>
          </w:rPr>
          <w:t xml:space="preserve">שני</w:t>
        </w:r>
      </w:ins>
      <w:del w:id="91276" w:author="קלוד - ניסוח" w:date="2026-10-13T16:46:40Z">
        <w:r w:rsidR="00F63065">
          <w:rPr>
            <w:rtl/>
          </w:rPr>
          <w:delText xml:space="preserve">כיון</w:delText>
        </w:r>
      </w:del>
      <w:r w:rsidR="00F63065">
        <w:rPr>
          <w:rtl/>
        </w:rPr>
        <w:t xml:space="preserve"> </w:t>
      </w:r>
      <w:ins w:id="91273" w:author="קלוד - ניסוח" w:date="2026-10-13T16:46:40Z">
        <w:r>
          <w:rPr>
            <w:rtl/>
          </w:rPr>
          <w:t xml:space="preserve">שצריך</w:t>
        </w:r>
      </w:ins>
      <w:del w:id="91274" w:author="קלוד - ניסוח" w:date="2026-10-13T16:46:40Z">
        <w:r w:rsidR="00F63065">
          <w:rPr>
            <w:rtl/>
          </w:rPr>
          <w:delText xml:space="preserve">דבעי</w:delText>
        </w:r>
      </w:del>
      <w:r w:rsidR="00F63065">
        <w:rPr>
          <w:rtl/>
        </w:rPr>
        <w:t xml:space="preserve"> חומה</w:t>
      </w:r>
      <w:ins w:id="91271" w:author="קלוד - ניסוח" w:date="2026-10-13T16:46:40Z">
        <w:r>
          <w:rPr>
            <w:rtl/>
          </w:rPr>
          <w:t xml:space="preserve"> </w:t>
        </w:r>
        <w:r>
          <w:rPr>
            <w:rStyle w:val="affffd"/>
            <w:rtl/>
          </w:rPr>
          <w:t xml:space="preserve">לאכלו בירושלים</w:t>
        </w:r>
        <w:r>
          <w:rPr>
            <w:rtl/>
          </w:rPr>
          <w:t xml:space="preserve"> </w:t>
        </w:r>
      </w:ins>
      <w:del w:id="91272" w:author="קלוד - ניסוח" w:date="2026-10-13T16:46:40Z">
        <w:r w:rsidR="00F63065">
          <w:rPr>
            <w:rtl/>
          </w:rPr>
          <w:delText xml:space="preserve"> </w:delText>
        </w:r>
      </w:del>
      <w:r w:rsidR="00F63065">
        <w:rPr>
          <w:rtl/>
        </w:rPr>
        <w:t xml:space="preserve">- </w:t>
      </w:r>
      <w:ins w:id="91269" w:author="קלוד - ניסוח" w:date="2026-10-13T16:46:40Z">
        <w:r>
          <w:rPr>
            <w:rtl/>
          </w:rPr>
          <w:t xml:space="preserve">חמור</w:t>
        </w:r>
      </w:ins>
      <w:del w:id="91270" w:author="קלוד - ניסוח" w:date="2026-10-13T16:46:40Z">
        <w:r w:rsidR="00F63065">
          <w:rPr>
            <w:rtl/>
          </w:rPr>
          <w:delText xml:space="preserve">חמיר</w:delText>
        </w:r>
      </w:del>
      <w:r w:rsidR="00F63065">
        <w:rPr>
          <w:rtl/>
        </w:rPr>
        <w:t xml:space="preserve"> </w:t>
      </w:r>
      <w:ins w:id="91267" w:author="קלוד - ניסוח" w:date="2026-10-13T16:46:40Z">
        <w:r>
          <w:rPr>
            <w:rtl/>
          </w:rPr>
          <w:t xml:space="preserve">בעיניו.</w:t>
        </w:r>
      </w:ins>
      <w:del w:id="91268" w:author="קלוד - ניסוח" w:date="2026-10-13T16:46:40Z">
        <w:r>
          <w:rPr>
            <w:rtl/>
          </w:rPr>
          <w:delText xml:space="preserve">לו</w:delText>
        </w:r>
        <w:r w:rsidR="0057284B">
          <w:rPr>
            <w:rtl/>
          </w:rPr>
          <w:delText xml:space="preserve">.</w:delText>
        </w:r>
      </w:del>
    </w:p>
    <w:p w14:paraId="721E37E8" w14:textId="1D04222E" w:rsidR="00B874E6" w:rsidRDefault="0057284B" w:rsidP="00B2441E">
      <w:pPr>
        <w:pStyle w:val="afffd"/>
        <w:rPr>
          <w:rtl/>
        </w:rPr>
      </w:pPr>
      <w:r>
        <w:rPr>
          <w:rtl/>
        </w:rPr>
        <w:t xml:space="preserve">  </w:t>
      </w:r>
      <w:r w:rsidR="00F63065">
        <w:rPr>
          <w:rStyle w:val="afffff0"/>
        </w:rPr>
        <w:t xml:space="preserve">ב. </w:t>
      </w:r>
      <w:r w:rsidR="00F63065">
        <w:rPr>
          <w:rtl/>
        </w:rPr>
        <w:t>החשוד על המעשר</w:t>
      </w:r>
      <w:r>
        <w:rPr>
          <w:rtl/>
        </w:rPr>
        <w:t>.</w:t>
      </w:r>
    </w:p>
    <w:p w14:paraId="0C53ACFB" w14:textId="00138CFB" w:rsidR="00B874E6" w:rsidRDefault="00B2441E" w:rsidP="00B2441E">
      <w:pPr>
        <w:rPr>
          <w:rtl/>
        </w:rPr>
      </w:pPr>
      <w:r>
        <w:rPr>
          <w:rFonts w:hint="cs"/>
          <w:rtl/>
        </w:rPr>
        <w:t>ד</w:t>
      </w:r>
      <w:r w:rsidR="00F63065">
        <w:rPr>
          <w:rtl/>
        </w:rPr>
        <w:t xml:space="preserve">מעשר </w:t>
      </w:r>
      <w:r>
        <w:rPr>
          <w:rtl/>
        </w:rPr>
        <w:t>יש</w:t>
      </w:r>
      <w:r w:rsidR="00F63065">
        <w:rPr>
          <w:rtl/>
        </w:rPr>
        <w:t xml:space="preserve"> </w:t>
      </w:r>
      <w:r>
        <w:rPr>
          <w:rtl/>
        </w:rPr>
        <w:t>לו</w:t>
      </w:r>
      <w:r w:rsidR="00F63065">
        <w:rPr>
          <w:rtl/>
        </w:rPr>
        <w:t xml:space="preserve"> פדיון, </w:t>
      </w:r>
      <w:ins w:id="91293" w:author="קלוד - ניסוח" w:date="2026-10-13T16:46:40Z">
        <w:r>
          <w:rPr>
            <w:rtl/>
          </w:rPr>
          <w:t xml:space="preserve">ושביעית</w:t>
        </w:r>
      </w:ins>
      <w:del w:id="91294" w:author="קלוד - ניסוח" w:date="2026-10-13T16:46:40Z">
        <w:r w:rsidR="00F63065">
          <w:rPr>
            <w:rtl/>
          </w:rPr>
          <w:delText xml:space="preserve">שביעית</w:delText>
        </w:r>
      </w:del>
      <w:r w:rsidR="00F63065">
        <w:rPr>
          <w:rtl/>
        </w:rPr>
        <w:t xml:space="preserve"> </w:t>
      </w:r>
      <w:ins w:id="91291" w:author="קלוד - ניסוח" w:date="2026-10-13T16:46:40Z">
        <w:r>
          <w:rPr>
            <w:rtl/>
          </w:rPr>
          <w:t xml:space="preserve">נאסרת</w:t>
        </w:r>
      </w:ins>
      <w:del w:id="91292" w:author="קלוד - ניסוח" w:date="2026-10-13T16:46:40Z">
        <w:r w:rsidR="00F63065">
          <w:rPr>
            <w:rtl/>
          </w:rPr>
          <w:delText xml:space="preserve">כיון</w:delText>
        </w:r>
      </w:del>
      <w:r w:rsidR="00F63065">
        <w:rPr>
          <w:rtl/>
        </w:rPr>
        <w:t xml:space="preserve"> </w:t>
      </w:r>
      <w:ins w:id="91289" w:author="קלוד - ניסוח" w:date="2026-10-13T16:46:40Z">
        <w:r>
          <w:rPr>
            <w:rtl/>
          </w:rPr>
          <w:t xml:space="preserve">לו</w:t>
        </w:r>
      </w:ins>
      <w:del w:id="91290" w:author="קלוד - ניסוח" w:date="2026-10-13T16:46:40Z">
        <w:r w:rsidR="00F63065">
          <w:rPr>
            <w:rtl/>
          </w:rPr>
          <w:delText xml:space="preserve">דקא</w:delText>
        </w:r>
      </w:del>
      <w:r w:rsidR="00F63065">
        <w:rPr>
          <w:rtl/>
        </w:rPr>
        <w:t xml:space="preserve"> </w:t>
      </w:r>
      <w:ins w:id="91287" w:author="קלוד - ניסוח" w:date="2026-10-13T16:46:40Z">
        <w:r>
          <w:rPr>
            <w:rStyle w:val="affffd"/>
            <w:rtl/>
          </w:rPr>
          <w:t xml:space="preserve">לעולם</w:t>
        </w:r>
      </w:ins>
      <w:del w:id="91288" w:author="קלוד - ניסוח" w:date="2026-10-13T16:46:40Z">
        <w:r w:rsidR="00F63065">
          <w:rPr>
            <w:rtl/>
          </w:rPr>
          <w:delText xml:space="preserve">מיתסרא </w:delText>
        </w:r>
        <w:r>
          <w:rPr>
            <w:rtl/>
          </w:rPr>
          <w:delText xml:space="preserve">לו</w:delText>
        </w:r>
        <w:r w:rsidR="00F63065">
          <w:rPr>
            <w:rtl/>
          </w:rPr>
          <w:delText xml:space="preserve">,</w:delText>
        </w:r>
      </w:del>
      <w:r w:rsidR="00F63065">
        <w:rPr>
          <w:rtl/>
        </w:rPr>
        <w:t xml:space="preserve"> </w:t>
      </w:r>
      <w:r>
        <w:rPr>
          <w:rtl/>
        </w:rPr>
        <w:t>ואין</w:t>
      </w:r>
      <w:r w:rsidR="00F63065">
        <w:rPr>
          <w:rtl/>
        </w:rPr>
        <w:t xml:space="preserve"> </w:t>
      </w:r>
      <w:ins w:id="91285" w:author="קלוד - ניסוח" w:date="2026-10-13T16:46:40Z">
        <w:r>
          <w:rPr>
            <w:rtl/>
          </w:rPr>
          <w:t xml:space="preserve">לה</w:t>
        </w:r>
      </w:ins>
      <w:del w:id="91286" w:author="קלוד - ניסוח" w:date="2026-10-13T16:46:40Z">
        <w:r>
          <w:rPr>
            <w:rtl/>
          </w:rPr>
          <w:delText xml:space="preserve">לו</w:delText>
        </w:r>
      </w:del>
      <w:r w:rsidR="00F63065">
        <w:rPr>
          <w:rtl/>
        </w:rPr>
        <w:t xml:space="preserve"> פדיון </w:t>
      </w:r>
      <w:ins w:id="91283" w:author="קלוד - ניסוח" w:date="2026-10-13T16:46:40Z">
        <w:r>
          <w:rPr>
            <w:rFonts w:hint="cs"/>
            <w:rtl/>
          </w:rPr>
          <w:t xml:space="preserve">- חמורה</w:t>
        </w:r>
      </w:ins>
      <w:del w:id="91284" w:author="קלוד - ניסוח" w:date="2026-10-13T16:46:40Z">
        <w:r>
          <w:rPr>
            <w:rFonts w:hint="cs"/>
            <w:rtl/>
          </w:rPr>
          <w:delText xml:space="preserve">חמור</w:delText>
        </w:r>
      </w:del>
      <w:r>
        <w:rPr>
          <w:rFonts w:hint="cs"/>
          <w:rtl/>
        </w:rPr>
        <w:t xml:space="preserve"> בעיניו</w:t>
      </w:r>
      <w:r w:rsidR="0057284B">
        <w:rPr>
          <w:rtl/>
        </w:rPr>
        <w:t>.</w:t>
      </w:r>
    </w:p>
    <w:p w14:paraId="3B88463D" w14:textId="66C7536C" w:rsidR="00B874E6" w:rsidRDefault="0057284B" w:rsidP="004F131C">
      <w:pPr>
        <w:pStyle w:val="afffd"/>
        <w:rPr>
          <w:rtl/>
        </w:rPr>
      </w:pPr>
      <w:r>
        <w:rPr>
          <w:rtl/>
        </w:rPr>
        <w:t xml:space="preserve">  </w:t>
      </w:r>
      <w:r w:rsidR="00F63065">
        <w:rPr>
          <w:rStyle w:val="afffff0"/>
        </w:rPr>
        <w:t xml:space="preserve">ב. </w:t>
      </w:r>
      <w:r w:rsidR="00F63065">
        <w:rPr>
          <w:rtl/>
        </w:rPr>
        <w:t>החשוד על זה ועל זה</w:t>
      </w:r>
      <w:r>
        <w:rPr>
          <w:rtl/>
        </w:rPr>
        <w:t>.</w:t>
      </w:r>
    </w:p>
    <w:p w14:paraId="75FB76F0" w14:textId="07D83CF7" w:rsidR="00B874E6" w:rsidRDefault="00F63065" w:rsidP="00F63065">
      <w:pPr>
        <w:rPr>
          <w:rtl/>
        </w:rPr>
      </w:pPr>
      <w:r>
        <w:rPr>
          <w:rtl/>
        </w:rPr>
        <w:t xml:space="preserve">כיון </w:t>
      </w:r>
      <w:ins w:id="91301" w:author="קלוד - ניסוח" w:date="2026-10-13T16:46:40Z">
        <w:r>
          <w:rPr>
            <w:rtl/>
          </w:rPr>
          <w:t xml:space="preserve">שחשוד</w:t>
        </w:r>
      </w:ins>
      <w:del w:id="91302" w:author="קלוד - ניסוח" w:date="2026-10-13T16:46:40Z">
        <w:r>
          <w:rPr>
            <w:rtl/>
          </w:rPr>
          <w:delText xml:space="preserve">דחשיד</w:delText>
        </w:r>
      </w:del>
      <w:r>
        <w:rPr>
          <w:rtl/>
        </w:rPr>
        <w:t xml:space="preserve"> על </w:t>
      </w:r>
      <w:ins w:id="91299" w:author="קלוד - ניסוח" w:date="2026-10-13T16:46:40Z">
        <w:r>
          <w:rPr>
            <w:rtl/>
          </w:rPr>
          <w:t xml:space="preserve">דאורייתא</w:t>
        </w:r>
      </w:ins>
      <w:del w:id="91300" w:author="קלוד - ניסוח" w:date="2026-10-13T16:46:40Z">
        <w:r>
          <w:rPr>
            <w:rtl/>
          </w:rPr>
          <w:delText xml:space="preserve">דין</w:delText>
        </w:r>
      </w:del>
      <w:r>
        <w:rPr>
          <w:rtl/>
        </w:rPr>
        <w:t xml:space="preserve"> </w:t>
      </w:r>
      <w:ins w:id="91297" w:author="קלוד - ניסוח" w:date="2026-10-13T16:46:40Z">
        <w:r>
          <w:rPr>
            <w:rtl/>
          </w:rPr>
          <w:t xml:space="preserve">-</w:t>
        </w:r>
      </w:ins>
      <w:del w:id="91298" w:author="קלוד - ניסוח" w:date="2026-10-13T16:46:40Z">
        <w:r>
          <w:rPr>
            <w:rtl/>
          </w:rPr>
          <w:delText xml:space="preserve">תורה</w:delText>
        </w:r>
      </w:del>
      <w:r>
        <w:rPr>
          <w:rtl/>
        </w:rPr>
        <w:t xml:space="preserve"> </w:t>
      </w:r>
      <w:r>
        <w:rPr>
          <w:rtl/>
        </w:rPr>
        <w:t xml:space="preserve">כ"ש</w:t>
      </w:r>
      <w:r>
        <w:rPr>
          <w:rtl/>
        </w:rPr>
        <w:t xml:space="preserve"> </w:t>
      </w:r>
      <w:ins w:id="91295" w:author="קלוד - ניסוח" w:date="2026-10-13T16:46:40Z">
        <w:r>
          <w:rPr>
            <w:rtl/>
          </w:rPr>
          <w:t xml:space="preserve">על דרבנן </w:t>
        </w:r>
        <w:r>
          <w:rPr>
            <w:rStyle w:val="affffd"/>
            <w:rtl/>
          </w:rPr>
          <w:t xml:space="preserve">כטהרות</w:t>
        </w:r>
        <w:r>
          <w:rPr>
            <w:rtl/>
          </w:rPr>
          <w:t xml:space="preserve">.</w:t>
        </w:r>
      </w:ins>
      <w:del w:id="91296" w:author="קלוד - ניסוח" w:date="2026-10-13T16:46:40Z">
        <w:r>
          <w:rPr>
            <w:rtl/>
          </w:rPr>
          <w:delText xml:space="preserve">אדרבנן</w:delText>
        </w:r>
        <w:r w:rsidR="0057284B">
          <w:rPr>
            <w:rtl/>
          </w:rPr>
          <w:delText xml:space="preserve">.</w:delText>
        </w:r>
      </w:del>
    </w:p>
    <w:p w14:paraId="4B0EC641" w14:textId="086D5E82" w:rsidR="0057284B" w:rsidRDefault="0057284B" w:rsidP="009F73ED">
      <w:pPr>
        <w:pStyle w:val="affff7"/>
        <w:rPr>
          <w:rtl/>
        </w:rPr>
      </w:pPr>
      <w:r>
        <w:rPr>
          <w:rtl/>
        </w:rPr>
        <w:t xml:space="preserve">  </w:t>
      </w:r>
      <w:r>
        <w:rPr>
          <w:color w:val="7B3F00"/>
        </w:rPr>
        <w:t>חשוד על הטהרות - האם חשוד גם על שביעית</w:t>
      </w:r>
    </w:p>
    <w:p w14:paraId="10D88934" w14:textId="77777777" w:rsidR="00B874E6" w:rsidRDefault="00F63065" w:rsidP="00F63065">
      <w:pPr>
        <w:rPr>
          <w:rtl/>
        </w:rPr>
      </w:pPr>
      <w:r w:rsidRPr="004F131C">
        <w:rPr>
          <w:rStyle w:val="afffe"/>
          <w:rtl/>
        </w:rPr>
        <w:t>ויש חשוד על הטהרות</w:t>
      </w:r>
      <w:r w:rsidR="0057284B">
        <w:rPr>
          <w:rtl/>
        </w:rPr>
        <w:t>.</w:t>
      </w:r>
    </w:p>
    <w:p w14:paraId="5E143E58" w14:textId="66CF44AA" w:rsidR="00B874E6" w:rsidRDefault="00F63065" w:rsidP="00F63065">
      <w:pPr>
        <w:rPr>
          <w:rtl/>
        </w:rPr>
      </w:pPr>
      <w:ins w:id="91313" w:author="קלוד - ניסוח" w:date="2026-10-13T16:46:40Z">
        <w:r>
          <w:rPr>
            <w:rtl/>
          </w:rPr>
          <w:t xml:space="preserve">אף</w:t>
        </w:r>
      </w:ins>
      <w:del w:id="91314" w:author="קלוד - ניסוח" w:date="2026-10-13T16:46:40Z">
        <w:r>
          <w:rPr>
            <w:rtl/>
          </w:rPr>
          <w:delText xml:space="preserve">נהי</w:delText>
        </w:r>
      </w:del>
      <w:r>
        <w:rPr>
          <w:rtl/>
        </w:rPr>
        <w:t xml:space="preserve"> </w:t>
      </w:r>
      <w:ins w:id="91311" w:author="קלוד - ניסוח" w:date="2026-10-13T16:46:40Z">
        <w:r>
          <w:rPr>
            <w:rtl/>
          </w:rPr>
          <w:t xml:space="preserve">שחשוד</w:t>
        </w:r>
      </w:ins>
      <w:del w:id="91312" w:author="קלוד - ניסוח" w:date="2026-10-13T16:46:40Z">
        <w:r>
          <w:rPr>
            <w:rtl/>
          </w:rPr>
          <w:delText xml:space="preserve">אדרבנן</w:delText>
        </w:r>
      </w:del>
      <w:r>
        <w:rPr>
          <w:rtl/>
        </w:rPr>
        <w:t xml:space="preserve"> </w:t>
      </w:r>
      <w:ins w:id="91309" w:author="קלוד - ניסוח" w:date="2026-10-13T16:46:40Z">
        <w:r>
          <w:rPr>
            <w:rtl/>
          </w:rPr>
          <w:t xml:space="preserve">על דרבנן</w:t>
        </w:r>
      </w:ins>
      <w:del w:id="91310" w:author="קלוד - ניסוח" w:date="2026-10-13T16:46:40Z">
        <w:r>
          <w:rPr>
            <w:rtl/>
          </w:rPr>
          <w:delText xml:space="preserve">חשיד</w:delText>
        </w:r>
      </w:del>
      <w:r>
        <w:rPr>
          <w:rtl/>
        </w:rPr>
        <w:t xml:space="preserve"> - על </w:t>
      </w:r>
      <w:ins w:id="91307" w:author="קלוד - ניסוח" w:date="2026-10-13T16:46:40Z">
        <w:r>
          <w:rPr>
            <w:rtl/>
          </w:rPr>
          <w:t xml:space="preserve">דאורייתא</w:t>
        </w:r>
      </w:ins>
      <w:del w:id="91308" w:author="קלוד - ניסוח" w:date="2026-10-13T16:46:40Z">
        <w:r>
          <w:rPr>
            <w:rtl/>
          </w:rPr>
          <w:delText xml:space="preserve">דין</w:delText>
        </w:r>
      </w:del>
      <w:r>
        <w:rPr>
          <w:rtl/>
        </w:rPr>
        <w:t xml:space="preserve"> </w:t>
      </w:r>
      <w:ins w:id="91305" w:author="קלוד - ניסוח" w:date="2026-10-13T16:46:40Z">
        <w:r>
          <w:rPr>
            <w:rtl/>
          </w:rPr>
          <w:t xml:space="preserve">אינו</w:t>
        </w:r>
      </w:ins>
      <w:del w:id="91306" w:author="קלוד - ניסוח" w:date="2026-10-13T16:46:40Z">
        <w:r>
          <w:rPr>
            <w:rtl/>
          </w:rPr>
          <w:delText xml:space="preserve">תורה</w:delText>
        </w:r>
      </w:del>
      <w:r>
        <w:rPr>
          <w:rtl/>
        </w:rPr>
        <w:t xml:space="preserve"> </w:t>
      </w:r>
      <w:ins w:id="91303" w:author="קלוד - ניסוח" w:date="2026-10-13T16:46:40Z">
        <w:r>
          <w:rPr>
            <w:rtl/>
          </w:rPr>
          <w:t xml:space="preserve">חשוד.</w:t>
        </w:r>
      </w:ins>
      <w:del w:id="91304" w:author="קלוד - ניסוח" w:date="2026-10-13T16:46:40Z">
        <w:r>
          <w:rPr>
            <w:rtl/>
          </w:rPr>
          <w:delText xml:space="preserve">לא</w:delText>
        </w:r>
        <w:r>
          <w:rPr>
            <w:rtl/>
          </w:rPr>
          <w:delText xml:space="preserve"> חשיד</w:delText>
        </w:r>
        <w:r w:rsidR="0057284B">
          <w:rPr>
            <w:rtl/>
          </w:rPr>
          <w:delText xml:space="preserve">.</w:delText>
        </w:r>
      </w:del>
    </w:p>
    <w:p>
      <w:pPr>
        <w:pStyle w:val="36"/>
        <w:rPr>
          <w:ins w:id="90065" w:author="קלוד - סמנטי" w:date="2026-10-13T16:46:38Z"/>
        </w:rPr>
      </w:pPr>
      <w:r>
        <w:t xml:space="preserve">ורמינהי:</w:t>
      </w:r>
    </w:p>
    <w:p w14:paraId="49A8A77C" w14:textId="77777777" w:rsidR="005A1050" w:rsidRDefault="005A1050" w:rsidP="00F63065">
      <w:pPr>
        <w:rPr>
          <w:rtl/>
        </w:rPr>
      </w:pPr>
      <w:del w:id="90066" w:author="קלוד - סמנטי" w:date="2026-10-13T16:46:38Z">
        <w:r>
          <w:rPr>
            <w:rtl/>
          </w:rPr>
          <w:delText xml:space="preserve"> </w:delText>
        </w:r>
      </w:del>
      <w:r>
        <w:rPr>
          <w:rtl/>
        </w:rPr>
        <w:t xml:space="preserve">נאמן על </w:t>
      </w:r>
      <w:ins w:id="91319" w:author="קלוד - ניסוח" w:date="2026-10-13T16:46:40Z">
        <w:r>
          <w:rPr>
            <w:rtl/>
          </w:rPr>
          <w:t xml:space="preserve">הטהרות -</w:t>
        </w:r>
      </w:ins>
      <w:del w:id="91320" w:author="קלוד - ניסוח" w:date="2026-10-13T16:46:40Z">
        <w:r>
          <w:rPr>
            <w:rtl/>
          </w:rPr>
          <w:delText xml:space="preserve">הטהרות</w:delText>
        </w:r>
      </w:del>
      <w:r w:rsidR="00F63065">
        <w:rPr>
          <w:rtl/>
        </w:rPr>
        <w:t xml:space="preserve"> נאמן על שביעית, הא </w:t>
      </w:r>
      <w:ins w:id="91317" w:author="קלוד - ניסוח" w:date="2026-10-13T16:46:40Z">
        <w:r>
          <w:rPr>
            <w:rtl/>
          </w:rPr>
          <w:t xml:space="preserve">חשוד על הטהרות</w:t>
        </w:r>
      </w:ins>
      <w:del w:id="91318" w:author="קלוד - ניסוח" w:date="2026-10-13T16:46:40Z">
        <w:r w:rsidR="00F63065">
          <w:rPr>
            <w:rtl/>
          </w:rPr>
          <w:delText xml:space="preserve">חשיד</w:delText>
        </w:r>
      </w:del>
      <w:r w:rsidR="00F63065">
        <w:rPr>
          <w:rtl/>
        </w:rPr>
        <w:t xml:space="preserve"> - </w:t>
      </w:r>
      <w:ins w:id="91315" w:author="קלוד - ניסוח" w:date="2026-10-13T16:46:40Z">
        <w:r>
          <w:rPr>
            <w:rtl/>
          </w:rPr>
          <w:t xml:space="preserve">חשוד על שביעית!</w:t>
        </w:r>
      </w:ins>
      <w:del w:id="91316" w:author="קלוד - ניסוח" w:date="2026-10-13T16:46:40Z">
        <w:r w:rsidR="00F63065">
          <w:rPr>
            <w:rtl/>
          </w:rPr>
          <w:delText xml:space="preserve">חשיד! </w:delText>
        </w:r>
      </w:del>
    </w:p>
    <w:p w14:paraId="662E2101" w14:textId="77777777" w:rsidR="006542AA" w:rsidRDefault="00000000">
      <w:pPr>
        <w:pStyle w:val="36"/>
        <w:framePr w:wrap="notBeside"/>
      </w:pPr>
      <w:r>
        <w:t xml:space="preserve">ב. </w:t>
      </w:r>
      <w:ins w:id="91321" w:author="קלוד - ניסוח" w:date="2026-10-13T16:46:40Z">
        <w:r>
          <w:t xml:space="preserve">ר'</w:t>
        </w:r>
      </w:ins>
      <w:del w:id="91322" w:author="קלוד - ניסוח" w:date="2026-10-13T16:46:40Z">
        <w:r w:rsidR="00F63065">
          <w:delText xml:space="preserve">א"ר</w:delText>
        </w:r>
      </w:del>
      <w:r w:rsidR="00F63065">
        <w:t xml:space="preserve"> אילעי:</w:t>
      </w:r>
    </w:p>
    <w:p w14:paraId="12B4FEDB" w14:textId="27966D9A" w:rsidR="005A1050" w:rsidRDefault="00F63065" w:rsidP="00F63065">
      <w:pPr>
        <w:rPr>
          <w:rtl/>
        </w:rPr>
      </w:pPr>
      <w:ins w:id="91329" w:author="קלוד - ניסוח" w:date="2026-10-13T16:46:40Z">
        <w:r>
          <w:rPr>
            <w:rtl/>
          </w:rPr>
          <w:t xml:space="preserve">מתני' -</w:t>
        </w:r>
      </w:ins>
      <w:del w:id="91330" w:author="קלוד - ניסוח" w:date="2026-10-13T16:46:40Z">
        <w:r>
          <w:rPr>
            <w:rtl/>
          </w:rPr>
          <w:delText xml:space="preserve">מתני'</w:delText>
        </w:r>
      </w:del>
      <w:r>
        <w:rPr>
          <w:rtl/>
        </w:rPr>
        <w:t xml:space="preserve"> כשראינוהו </w:t>
      </w:r>
      <w:ins w:id="91327" w:author="קלוד - ניסוח" w:date="2026-10-13T16:46:40Z">
        <w:r>
          <w:rPr>
            <w:rtl/>
          </w:rPr>
          <w:t xml:space="preserve">נוהג</w:t>
        </w:r>
      </w:ins>
      <w:del w:id="91328" w:author="קלוד - ניסוח" w:date="2026-10-13T16:46:40Z">
        <w:r>
          <w:rPr>
            <w:rtl/>
          </w:rPr>
          <w:delText xml:space="preserve">שנוהג</w:delText>
        </w:r>
      </w:del>
      <w:r>
        <w:rPr>
          <w:rtl/>
        </w:rPr>
        <w:t xml:space="preserve"> </w:t>
      </w:r>
      <w:ins w:id="91325" w:author="קלוד - ניסוח" w:date="2026-10-13T16:46:40Z">
        <w:r>
          <w:rPr>
            <w:rStyle w:val="affffd"/>
            <w:rtl/>
          </w:rPr>
          <w:t xml:space="preserve">שביעית</w:t>
        </w:r>
        <w:r>
          <w:rPr>
            <w:rtl/>
          </w:rPr>
          <w:t xml:space="preserve"> בצינעה</w:t>
        </w:r>
      </w:ins>
      <w:del w:id="91326" w:author="קלוד - ניסוח" w:date="2026-10-13T16:46:40Z">
        <w:r>
          <w:rPr>
            <w:rtl/>
          </w:rPr>
          <w:delText xml:space="preserve">בצינעא</w:delText>
        </w:r>
      </w:del>
      <w:r>
        <w:rPr>
          <w:rtl/>
        </w:rPr>
        <w:t xml:space="preserve"> בתוך </w:t>
      </w:r>
      <w:ins w:id="91323" w:author="קלוד - ניסוח" w:date="2026-10-13T16:46:40Z">
        <w:r>
          <w:rPr>
            <w:rtl/>
          </w:rPr>
          <w:t xml:space="preserve">ביתו.</w:t>
        </w:r>
      </w:ins>
      <w:del w:id="91324" w:author="קלוד - ניסוח" w:date="2026-10-13T16:46:40Z">
        <w:r>
          <w:rPr>
            <w:rtl/>
          </w:rPr>
          <w:delText xml:space="preserve">ביתו</w:delText>
        </w:r>
        <w:r w:rsidR="008B5FD7">
          <w:rPr>
            <w:rtl/>
          </w:rPr>
          <w:delText xml:space="preserve">,</w:delText>
        </w:r>
      </w:del>
    </w:p>
    <w:p w14:paraId="44A1C2B8" w14:textId="40B8D8B0" w:rsidR="006542AA" w:rsidRDefault="00000000">
      <w:pPr>
        <w:pStyle w:val="36"/>
        <w:framePr w:wrap="notBeside"/>
      </w:pPr>
      <w:r>
        <w:t xml:space="preserve">ב. </w:t>
      </w:r>
      <w:r w:rsidR="00F63065">
        <w:t>ר' ינאי ברבי ישמעאל:</w:t>
      </w:r>
    </w:p>
    <w:p w14:paraId="0CB7D84D" w14:textId="76217C0A" w:rsidR="00B874E6" w:rsidRDefault="00F63065" w:rsidP="00F63065">
      <w:pPr>
        <w:rPr>
          <w:rtl/>
        </w:rPr>
      </w:pPr>
      <w:ins w:id="91349" w:author="קלוד - ניסוח" w:date="2026-10-13T16:46:40Z">
        <w:r>
          <w:rPr>
            <w:rStyle w:val="affffd"/>
            <w:rtl/>
          </w:rPr>
          <w:t xml:space="preserve">הברייתא</w:t>
        </w:r>
      </w:ins>
      <w:del w:id="91350" w:author="קלוד - ניסוח" w:date="2026-10-13T16:46:40Z">
        <w:r>
          <w:rPr>
            <w:rtl/>
          </w:rPr>
          <w:lastRenderedPageBreak/>
          <w:delText xml:space="preserve">כגון</w:delText>
        </w:r>
      </w:del>
      <w:r>
        <w:rPr>
          <w:rtl/>
        </w:rPr>
        <w:lastRenderedPageBreak/>
        <w:t xml:space="preserve"> </w:t>
      </w:r>
      <w:ins w:id="91347" w:author="קלוד - ניסוח" w:date="2026-10-13T16:46:40Z">
        <w:r>
          <w:rPr>
            <w:rtl/>
          </w:rPr>
          <w:t xml:space="preserve">כשהיה</w:t>
        </w:r>
      </w:ins>
      <w:del w:id="91348" w:author="קלוד - ניסוח" w:date="2026-10-13T16:46:40Z">
        <w:r w:rsidR="008B5FD7">
          <w:rPr>
            <w:rtl/>
          </w:rPr>
          <w:delText xml:space="preserve">דהיה</w:delText>
        </w:r>
      </w:del>
      <w:r>
        <w:rPr>
          <w:rtl/>
        </w:rPr>
        <w:t xml:space="preserve"> </w:t>
      </w:r>
      <w:ins w:id="91345" w:author="קלוד - ניסוח" w:date="2026-10-13T16:46:40Z">
        <w:r>
          <w:rPr>
            <w:rtl/>
          </w:rPr>
          <w:t xml:space="preserve">חשוד</w:t>
        </w:r>
      </w:ins>
      <w:del w:id="91346" w:author="קלוד - ניסוח" w:date="2026-10-13T16:46:40Z">
        <w:r>
          <w:rPr>
            <w:rtl/>
          </w:rPr>
          <w:delText xml:space="preserve">חשיד</w:delText>
        </w:r>
      </w:del>
      <w:r>
        <w:rPr>
          <w:rtl/>
        </w:rPr>
        <w:t xml:space="preserve"> </w:t>
      </w:r>
      <w:r w:rsidR="008B5FD7">
        <w:rPr>
          <w:rtl/>
        </w:rPr>
        <w:t>לשניהם</w:t>
      </w:r>
      <w:r>
        <w:rPr>
          <w:rtl/>
        </w:rPr>
        <w:t xml:space="preserve">, </w:t>
      </w:r>
      <w:r w:rsidR="008B5FD7">
        <w:rPr>
          <w:rtl/>
        </w:rPr>
        <w:t>ובא</w:t>
      </w:r>
      <w:r>
        <w:rPr>
          <w:rtl/>
        </w:rPr>
        <w:t xml:space="preserve"> </w:t>
      </w:r>
      <w:ins w:id="91343" w:author="קלוד - ניסוח" w:date="2026-10-13T16:46:40Z">
        <w:r>
          <w:rPr>
            <w:rtl/>
          </w:rPr>
          <w:t xml:space="preserve">לפני</w:t>
        </w:r>
      </w:ins>
      <w:del w:id="91344" w:author="קלוד - ניסוח" w:date="2026-10-13T16:46:40Z">
        <w:r>
          <w:rPr>
            <w:rtl/>
          </w:rPr>
          <w:delText xml:space="preserve">קמי</w:delText>
        </w:r>
      </w:del>
      <w:r>
        <w:rPr>
          <w:rtl/>
        </w:rPr>
        <w:t xml:space="preserve"> </w:t>
      </w:r>
      <w:ins w:id="91341" w:author="קלוד - ניסוח" w:date="2026-10-13T16:46:40Z">
        <w:r>
          <w:rPr>
            <w:rtl/>
          </w:rPr>
          <w:t xml:space="preserve">חכמים</w:t>
        </w:r>
      </w:ins>
      <w:del w:id="91342" w:author="קלוד - ניסוח" w:date="2026-10-13T16:46:40Z">
        <w:r>
          <w:rPr>
            <w:rtl/>
          </w:rPr>
          <w:delText xml:space="preserve">רבנן</w:delText>
        </w:r>
      </w:del>
      <w:r>
        <w:rPr>
          <w:rtl/>
        </w:rPr>
        <w:t xml:space="preserve"> </w:t>
      </w:r>
      <w:ins w:id="91339" w:author="קלוד - ניסוח" w:date="2026-10-13T16:46:40Z">
        <w:r>
          <w:rPr>
            <w:rtl/>
          </w:rPr>
          <w:t xml:space="preserve">וקיבל</w:t>
        </w:r>
      </w:ins>
      <w:del w:id="91340" w:author="קלוד - ניסוח" w:date="2026-10-13T16:46:40Z">
        <w:r>
          <w:rPr>
            <w:rtl/>
          </w:rPr>
          <w:delText xml:space="preserve">וקביל</w:delText>
        </w:r>
      </w:del>
      <w:r>
        <w:rPr>
          <w:rtl/>
        </w:rPr>
        <w:t xml:space="preserve"> </w:t>
      </w:r>
      <w:r w:rsidR="008B5FD7">
        <w:rPr>
          <w:rtl/>
        </w:rPr>
        <w:t>על שניהם</w:t>
      </w:r>
      <w:r>
        <w:rPr>
          <w:rtl/>
        </w:rPr>
        <w:t xml:space="preserve">, </w:t>
      </w:r>
      <w:r w:rsidR="008B5FD7">
        <w:rPr>
          <w:rtl/>
        </w:rPr>
        <w:t>ואח"כ</w:t>
      </w:r>
      <w:r>
        <w:rPr>
          <w:rtl/>
        </w:rPr>
        <w:t xml:space="preserve"> </w:t>
      </w:r>
      <w:ins w:id="91337" w:author="קלוד - ניסוח" w:date="2026-10-13T16:46:40Z">
        <w:r>
          <w:rPr>
            <w:rtl/>
          </w:rPr>
          <w:t xml:space="preserve">נחשד על</w:t>
        </w:r>
      </w:ins>
      <w:del w:id="91338" w:author="קלוד - ניסוח" w:date="2026-10-13T16:46:40Z">
        <w:r>
          <w:rPr>
            <w:rtl/>
          </w:rPr>
          <w:delText xml:space="preserve">איחשד</w:delText>
        </w:r>
      </w:del>
      <w:r>
        <w:rPr>
          <w:rtl/>
        </w:rPr>
        <w:t xml:space="preserve"> אחד</w:t>
      </w:r>
      <w:ins w:id="91335" w:author="קלוד - ניסוח" w:date="2026-10-13T16:46:40Z">
        <w:r>
          <w:rPr>
            <w:rtl/>
          </w:rPr>
          <w:t xml:space="preserve"> </w:t>
        </w:r>
      </w:ins>
      <w:del w:id="91336" w:author="קלוד - ניסוח" w:date="2026-10-13T16:46:40Z">
        <w:r>
          <w:rPr>
            <w:rtl/>
          </w:rPr>
          <w:delText xml:space="preserve"> </w:delText>
        </w:r>
        <w:r w:rsidR="008B5FD7">
          <w:rPr>
            <w:rtl/>
          </w:rPr>
          <w:delText xml:space="preserve">מהם</w:delText>
        </w:r>
        <w:r>
          <w:rPr>
            <w:rtl/>
          </w:rPr>
          <w:delText xml:space="preserve">, </w:delText>
        </w:r>
        <w:r w:rsidR="008B5FD7">
          <w:rPr>
            <w:rtl/>
          </w:rPr>
          <w:delText xml:space="preserve">דאומרים</w:delText>
        </w:r>
        <w:r>
          <w:rPr>
            <w:rtl/>
          </w:rPr>
          <w:delText xml:space="preserve">, מיגו דחשיד אהא </w:delText>
        </w:r>
      </w:del>
      <w:r>
        <w:rPr>
          <w:rtl/>
        </w:rPr>
        <w:t xml:space="preserve">- </w:t>
      </w:r>
      <w:ins w:id="91333" w:author="קלוד - ניסוח" w:date="2026-10-13T16:46:40Z">
        <w:r>
          <w:rPr>
            <w:rtl/>
          </w:rPr>
          <w:t xml:space="preserve">מתוך שחשוד על זה חשוד</w:t>
        </w:r>
      </w:ins>
      <w:del w:id="91334" w:author="קלוד - ניסוח" w:date="2026-10-13T16:46:40Z">
        <w:r>
          <w:rPr>
            <w:rtl/>
          </w:rPr>
          <w:delText xml:space="preserve">חשיד</w:delText>
        </w:r>
      </w:del>
      <w:r>
        <w:rPr>
          <w:rtl/>
        </w:rPr>
        <w:t xml:space="preserve"> </w:t>
      </w:r>
      <w:r w:rsidR="008B5FD7">
        <w:rPr>
          <w:rtl/>
        </w:rPr>
        <w:t>גם</w:t>
      </w:r>
      <w:r>
        <w:rPr>
          <w:rtl/>
        </w:rPr>
        <w:t xml:space="preserve"> </w:t>
      </w:r>
      <w:ins w:id="91331" w:author="קלוד - ניסוח" w:date="2026-10-13T16:46:40Z">
        <w:r>
          <w:rPr>
            <w:rtl/>
          </w:rPr>
          <w:t xml:space="preserve">על השני.</w:t>
        </w:r>
      </w:ins>
      <w:del w:id="91332" w:author="קלוד - ניסוח" w:date="2026-10-13T16:46:40Z">
        <w:r>
          <w:rPr>
            <w:rtl/>
          </w:rPr>
          <w:delText xml:space="preserve">אאידך</w:delText>
        </w:r>
        <w:r w:rsidR="0057284B">
          <w:rPr>
            <w:rtl/>
          </w:rPr>
          <w:delText xml:space="preserve">.</w:delText>
        </w:r>
      </w:del>
    </w:p>
    <w:p w14:paraId="03F1B215" w14:textId="16A073B5" w:rsidR="006542AA" w:rsidRDefault="00000000">
      <w:pPr>
        <w:pStyle w:val="36"/>
        <w:framePr w:wrap="notBeside"/>
      </w:pPr>
      <w:ins w:id="91351" w:author="קלוד - ניסוח" w:date="2026-10-13T16:46:40Z">
        <w:r>
          <w:t xml:space="preserve">רי"ו:</w:t>
        </w:r>
      </w:ins>
      <w:del w:id="91352" w:author="קלוד - ניסוח" w:date="2026-10-13T16:46:40Z">
        <w:r>
          <w:delText xml:space="preserve">ארבב"ח מרי"ו</w:delText>
        </w:r>
        <w:r w:rsidR="00F63065">
          <w:delText xml:space="preserve">:</w:delText>
        </w:r>
      </w:del>
    </w:p>
    <w:p w14:paraId="6A497444" w14:textId="525A9A25" w:rsidR="00B874E6" w:rsidRDefault="00F63065" w:rsidP="005A1050">
      <w:pPr>
        <w:rPr>
          <w:rtl/>
        </w:rPr>
      </w:pPr>
      <w:ins w:id="91355" w:author="קלוד - ניסוח" w:date="2026-10-13T16:46:40Z">
        <w:r>
          <w:rPr>
            <w:rtl/>
          </w:rPr>
          <w:t xml:space="preserve">מתני' -</w:t>
        </w:r>
      </w:ins>
      <w:del w:id="91356" w:author="קלוד - ניסוח" w:date="2026-10-13T16:46:40Z">
        <w:r>
          <w:rPr>
            <w:rtl/>
          </w:rPr>
          <w:delText xml:space="preserve">זו</w:delText>
        </w:r>
      </w:del>
      <w:r>
        <w:rPr>
          <w:rtl/>
        </w:rPr>
        <w:t xml:space="preserve"> דברי </w:t>
      </w:r>
      <w:r w:rsidR="005A1050">
        <w:rPr>
          <w:rStyle w:val="27"/>
          <w:rtl/>
        </w:rPr>
        <w:t>ר"ע</w:t>
      </w:r>
      <w:r>
        <w:rPr>
          <w:rtl/>
        </w:rPr>
        <w:t xml:space="preserve"> סתימתאה, אבל </w:t>
      </w:r>
      <w:ins w:id="91353" w:author="קלוד - ניסוח" w:date="2026-10-13T16:46:40Z">
        <w:r>
          <w:rPr>
            <w:rStyle w:val="27"/>
            <w:rtl/>
            <w:rPrChange w:id="9237" w:author="עריכה מהאתר" w:date="2026-10-18T06:14:36Z">
              <w:rPr>
                <w:rStyle w:val="27"/>
                <w:rtl/>
              </w:rPr>
            </w:rPrChange>
          </w:rPr>
          <w:t xml:space="preserve">לחכמים:</w:t>
        </w:r>
      </w:ins>
      <w:del w:id="91354" w:author="קלוד - ניסוח" w:date="2026-10-13T16:46:40Z">
        <w:r>
          <w:rPr>
            <w:rtl/>
          </w:rPr>
          <w:delText xml:space="preserve">חכמים אומרים</w:delText>
        </w:r>
      </w:del>
      <w:r>
        <w:rPr>
          <w:rtl/>
        </w:rPr>
        <w:t xml:space="preserve"> חשוד על השביעית - חשוד על המעשר</w:t>
      </w:r>
      <w:r w:rsidR="0057284B">
        <w:rPr>
          <w:rtl/>
        </w:rPr>
        <w:t>.</w:t>
      </w:r>
    </w:p>
    <w:p>
      <w:pPr>
        <w:pStyle w:val="36"/>
        <w:rPr>
          <w:ins w:id="90067" w:author="קלוד - סמנטי" w:date="2026-10-13T16:46:38Z"/>
        </w:rPr>
      </w:pPr>
      <w:r>
        <w:t xml:space="preserve">מאן חכמים?</w:t>
      </w:r>
    </w:p>
    <w:p w14:paraId="1EFE4E17" w14:textId="7324EDD2" w:rsidR="005A1050" w:rsidRDefault="00F63065" w:rsidP="005A1050">
      <w:pPr>
        <w:pStyle w:val="afffff1"/>
        <w:rPr>
          <w:rtl/>
        </w:rPr>
        <w:pPrChange w:id="9317" w:author="עריכה מהאתר" w:date="2026-10-18T06:46:49Z">
          <w:pPr>
            <w:rPr>
              <w:rtl/>
            </w:rPr>
          </w:pPr>
        </w:pPrChange>
      </w:pPr>
      <w:del w:id="90068" w:author="קלוד - סמנטי" w:date="2026-10-13T16:46:38Z">
        <w:r>
          <w:rPr>
            <w:rtl/>
          </w:rPr>
          <w:delText xml:space="preserve"> </w:delText>
        </w:r>
      </w:del>
      <w:ins w:id="91363" w:author="קלוד - ניסוח" w:date="2026-10-13T16:46:40Z">
        <w:r>
          <w:rPr>
            <w:rStyle w:val="27"/>
            <w:rtl/>
          </w:rPr>
          <w:t xml:space="preserve">ר"י,</w:t>
        </w:r>
      </w:ins>
      <w:del w:id="91364" w:author="קלוד - ניסוח" w:date="2026-10-13T16:46:40Z">
        <w:r>
          <w:rPr>
            <w:rStyle w:val="27"/>
            <w:rtl/>
          </w:rPr>
          <w:delText xml:space="preserve">ר"י</w:delText>
        </w:r>
      </w:del>
      <w:r w:rsidR="005A1050">
        <w:rPr>
          <w:rFonts w:hint="cs"/>
          <w:rtl/>
        </w:rPr>
        <w:t xml:space="preserve"> </w:t>
      </w:r>
      <w:ins w:id="91361" w:author="קלוד - ניסוח" w:date="2026-10-13T16:46:40Z">
        <w:r>
          <w:rPr>
            <w:rFonts w:hint="cs"/>
            <w:rtl/>
          </w:rPr>
          <w:t xml:space="preserve">שבמקומו</w:t>
        </w:r>
      </w:ins>
      <w:del w:id="91362" w:author="קלוד - ניסוח" w:date="2026-10-13T16:46:40Z">
        <w:r w:rsidR="005A1050">
          <w:rPr>
            <w:rFonts w:hint="cs"/>
            <w:rtl/>
          </w:rPr>
          <w:delText xml:space="preserve">היא </w:delText>
        </w:r>
        <w:r>
          <w:rPr>
            <w:rtl/>
          </w:rPr>
          <w:delText xml:space="preserve">דבאתריה </w:delText>
        </w:r>
        <w:r>
          <w:rPr>
            <w:rStyle w:val="27"/>
            <w:rtl/>
          </w:rPr>
          <w:delText xml:space="preserve">דר"י</w:delText>
        </w:r>
      </w:del>
      <w:r w:rsidR="005A1050">
        <w:rPr>
          <w:rFonts w:hint="cs"/>
          <w:rtl/>
        </w:rPr>
        <w:t xml:space="preserve"> שביעית </w:t>
      </w:r>
      <w:ins w:id="91359" w:author="קלוד - ניסוח" w:date="2026-10-13T16:46:40Z">
        <w:r>
          <w:rPr>
            <w:rFonts w:hint="cs"/>
            <w:rtl/>
          </w:rPr>
          <w:t xml:space="preserve">חמורה</w:t>
        </w:r>
      </w:ins>
      <w:del w:id="91360" w:author="קלוד - ניסוח" w:date="2026-10-13T16:46:40Z">
        <w:r w:rsidR="005A1050">
          <w:rPr>
            <w:rFonts w:hint="cs"/>
            <w:rtl/>
          </w:rPr>
          <w:delText xml:space="preserve">חמירא</w:delText>
        </w:r>
      </w:del>
      <w:r w:rsidR="005A1050">
        <w:rPr>
          <w:rFonts w:hint="cs"/>
          <w:rtl/>
        </w:rPr>
        <w:t xml:space="preserve"> </w:t>
      </w:r>
      <w:ins w:id="91357" w:author="קלוד - ניסוח" w:date="2026-10-13T16:46:40Z">
        <w:r>
          <w:rPr>
            <w:rFonts w:hint="cs"/>
            <w:rtl/>
          </w:rPr>
          <w:t xml:space="preserve">להם,</w:t>
        </w:r>
      </w:ins>
      <w:del w:id="91358" w:author="קלוד - ניסוח" w:date="2026-10-13T16:46:40Z">
        <w:r>
          <w:rPr>
            <w:rFonts w:hint="cs"/>
            <w:rtl/>
          </w:rPr>
          <w:delText xml:space="preserve">להם</w:delText>
        </w:r>
        <w:r w:rsidR="005A1050">
          <w:rPr>
            <w:rFonts w:hint="cs"/>
            <w:rtl/>
          </w:rPr>
          <w:delText xml:space="preserve"> </w:delText>
        </w:r>
      </w:del>
    </w:p>
    <w:p w14:paraId="1D0685B9" w14:textId="77777777" w:rsidR="00B874E6" w:rsidRDefault="005A1050" w:rsidP="005A1050">
      <w:pPr>
        <w:rPr>
          <w:rtl/>
        </w:rPr>
      </w:pPr>
      <w:ins w:id="91383" w:author="קלוד - ניסוח" w:date="2026-10-13T16:46:40Z">
        <w:r>
          <w:rPr>
            <w:rFonts w:hint="cs"/>
            <w:rtl/>
          </w:rPr>
          <w:t xml:space="preserve">דאחד</w:t>
        </w:r>
      </w:ins>
      <w:del w:id="91384" w:author="קלוד - ניסוח" w:date="2026-10-13T16:46:40Z">
        <w:r>
          <w:rPr>
            <w:rFonts w:hint="cs"/>
            <w:rtl/>
          </w:rPr>
          <w:delText xml:space="preserve">דאותו</w:delText>
        </w:r>
      </w:del>
      <w:r>
        <w:rPr>
          <w:rFonts w:hint="cs"/>
          <w:rtl/>
        </w:rPr>
        <w:t xml:space="preserve"> שקרא </w:t>
      </w:r>
      <w:ins w:id="91381" w:author="קלוד - ניסוח" w:date="2026-10-13T16:46:40Z">
        <w:r>
          <w:rPr>
            <w:rFonts w:hint="cs"/>
            <w:rtl/>
          </w:rPr>
          <w:t xml:space="preserve">לחבירו</w:t>
        </w:r>
      </w:ins>
      <w:del w:id="91382" w:author="קלוד - ניסוח" w:date="2026-10-13T16:46:40Z">
        <w:r>
          <w:rPr>
            <w:rFonts w:hint="cs"/>
            <w:rtl/>
          </w:rPr>
          <w:delText xml:space="preserve">לחבירו</w:delText>
        </w:r>
        <w:r w:rsidR="00F63065">
          <w:rPr>
            <w:rtl/>
          </w:rPr>
          <w:delText xml:space="preserve">:</w:delText>
        </w:r>
      </w:del>
      <w:r w:rsidR="00F63065">
        <w:rPr>
          <w:rtl/>
        </w:rPr>
        <w:t xml:space="preserve"> </w:t>
      </w:r>
      <w:ins w:id="91379" w:author="קלוד - ניסוח" w:date="2026-10-13T16:46:40Z">
        <w:r>
          <w:rPr>
            <w:rtl/>
          </w:rPr>
          <w:t xml:space="preserve">'דיירא</w:t>
        </w:r>
      </w:ins>
      <w:del w:id="91380" w:author="קלוד - ניסוח" w:date="2026-10-13T16:46:40Z">
        <w:r w:rsidR="00F63065">
          <w:rPr>
            <w:rtl/>
          </w:rPr>
          <w:delText xml:space="preserve">דיירא</w:delText>
        </w:r>
      </w:del>
      <w:r w:rsidR="00F63065">
        <w:rPr>
          <w:rtl/>
        </w:rPr>
        <w:t xml:space="preserve"> בר </w:t>
      </w:r>
      <w:ins w:id="91377" w:author="קלוד - ניסוח" w:date="2026-10-13T16:46:40Z">
        <w:r>
          <w:rPr>
            <w:rtl/>
          </w:rPr>
          <w:t xml:space="preserve">דיירתא'</w:t>
        </w:r>
      </w:ins>
      <w:del w:id="91378" w:author="קלוד - ניסוח" w:date="2026-10-13T16:46:40Z">
        <w:r w:rsidR="00F63065">
          <w:rPr>
            <w:rtl/>
          </w:rPr>
          <w:delText xml:space="preserve">דיירתא,</w:delText>
        </w:r>
      </w:del>
      <w:r w:rsidR="00F63065">
        <w:rPr>
          <w:rtl/>
        </w:rPr>
        <w:t xml:space="preserve"> </w:t>
      </w:r>
      <w:ins w:id="91375" w:author="קלוד - ניסוח" w:date="2026-10-13T16:46:40Z">
        <w:r>
          <w:rPr>
            <w:rStyle w:val="affffd"/>
            <w:rtl/>
          </w:rPr>
          <w:t xml:space="preserve">גר</w:t>
        </w:r>
      </w:ins>
      <w:del w:id="91376" w:author="קלוד - ניסוח" w:date="2026-10-13T16:46:40Z">
        <w:r w:rsidR="00F63065">
          <w:rPr>
            <w:rtl/>
          </w:rPr>
          <w:delText xml:space="preserve">א"ל</w:delText>
        </w:r>
        <w:r w:rsidR="00F63065">
          <w:rPr>
            <w:rtl/>
          </w:rPr>
          <w:delText xml:space="preserve">:</w:delText>
        </w:r>
      </w:del>
      <w:r w:rsidR="00F63065">
        <w:rPr>
          <w:rtl/>
        </w:rPr>
        <w:t xml:space="preserve"> </w:t>
      </w:r>
      <w:ins w:id="91373" w:author="קלוד - ניסוח" w:date="2026-10-13T16:46:40Z">
        <w:r>
          <w:rPr>
            <w:rStyle w:val="affffd"/>
            <w:rtl/>
          </w:rPr>
          <w:t xml:space="preserve">בן</w:t>
        </w:r>
      </w:ins>
      <w:del w:id="91374" w:author="קלוד - ניסוח" w:date="2026-10-13T16:46:40Z">
        <w:r w:rsidR="00F63065">
          <w:rPr>
            <w:rtl/>
          </w:rPr>
          <w:delText xml:space="preserve">תיתי</w:delText>
        </w:r>
      </w:del>
      <w:r w:rsidR="00F63065">
        <w:rPr>
          <w:rtl/>
        </w:rPr>
        <w:t xml:space="preserve"> </w:t>
      </w:r>
      <w:ins w:id="91371" w:author="קלוד - ניסוח" w:date="2026-10-13T16:46:40Z">
        <w:r>
          <w:rPr>
            <w:rStyle w:val="affffd"/>
            <w:rtl/>
          </w:rPr>
          <w:t xml:space="preserve">גיורת</w:t>
        </w:r>
        <w:r>
          <w:rPr>
            <w:rtl/>
          </w:rPr>
          <w:t xml:space="preserve">,</w:t>
        </w:r>
      </w:ins>
      <w:del w:id="91372" w:author="קלוד - ניסוח" w:date="2026-10-13T16:46:40Z">
        <w:r w:rsidR="00F63065">
          <w:rPr>
            <w:rtl/>
          </w:rPr>
          <w:delText xml:space="preserve">לי,</w:delText>
        </w:r>
      </w:del>
      <w:r w:rsidR="00F63065">
        <w:rPr>
          <w:rtl/>
        </w:rPr>
        <w:t xml:space="preserve"> </w:t>
      </w:r>
      <w:ins w:id="91369" w:author="קלוד - ניסוח" w:date="2026-10-13T16:46:40Z">
        <w:r>
          <w:rPr>
            <w:rtl/>
          </w:rPr>
          <w:t xml:space="preserve">השיבו:</w:t>
        </w:r>
      </w:ins>
      <w:del w:id="91370" w:author="קלוד - ניסוח" w:date="2026-10-13T16:46:40Z">
        <w:r w:rsidR="00F63065">
          <w:rPr>
            <w:rtl/>
          </w:rPr>
          <w:delText xml:space="preserve">דלא</w:delText>
        </w:r>
      </w:del>
      <w:r w:rsidR="00F63065">
        <w:rPr>
          <w:rtl/>
        </w:rPr>
        <w:t xml:space="preserve"> </w:t>
      </w:r>
      <w:ins w:id="91367" w:author="קלוד - ניסוח" w:date="2026-10-13T16:46:40Z">
        <w:r>
          <w:rPr>
            <w:rtl/>
          </w:rPr>
          <w:t xml:space="preserve">יפה לי שאיני אוכל</w:t>
        </w:r>
      </w:ins>
      <w:del w:id="91368" w:author="קלוד - ניסוח" w:date="2026-10-13T16:46:40Z">
        <w:r w:rsidR="00F63065">
          <w:rPr>
            <w:rtl/>
          </w:rPr>
          <w:delText xml:space="preserve">אכלי</w:delText>
        </w:r>
      </w:del>
      <w:r w:rsidR="00F63065">
        <w:rPr>
          <w:rtl/>
        </w:rPr>
        <w:t xml:space="preserve"> פירות שביעית </w:t>
      </w:r>
      <w:ins w:id="91365" w:author="קלוד - ניסוח" w:date="2026-10-13T16:46:40Z">
        <w:r>
          <w:rPr>
            <w:rtl/>
          </w:rPr>
          <w:t xml:space="preserve">כמותך.</w:t>
        </w:r>
      </w:ins>
      <w:del w:id="91366" w:author="קלוד - ניסוח" w:date="2026-10-13T16:46:40Z">
        <w:r w:rsidR="00F63065">
          <w:rPr>
            <w:rtl/>
          </w:rPr>
          <w:delText xml:space="preserve">כוותך</w:delText>
        </w:r>
        <w:r w:rsidR="0057284B">
          <w:rPr>
            <w:rtl/>
          </w:rPr>
          <w:delText xml:space="preserve">.</w:delText>
        </w:r>
      </w:del>
    </w:p>
    <w:p w14:paraId="1E44DAFB" w14:textId="0F9EE2C0" w:rsidR="006542AA" w:rsidRDefault="00000000">
      <w:pPr>
        <w:pStyle w:val="36"/>
        <w:framePr w:wrap="notBeside"/>
      </w:pPr>
      <w:r>
        <w:t>א"ד</w:t>
      </w:r>
      <w:r w:rsidR="00F63065">
        <w:t xml:space="preserve"> </w:t>
      </w:r>
      <w:ins w:id="91385" w:author="קלוד - ניסוח" w:date="2026-10-13T16:46:40Z">
        <w:r>
          <w:t xml:space="preserve">רי"ו:</w:t>
        </w:r>
      </w:ins>
      <w:del w:id="91386" w:author="קלוד - ניסוח" w:date="2026-10-13T16:46:40Z">
        <w:r w:rsidR="00F63065">
          <w:delText xml:space="preserve">א</w:delText>
        </w:r>
        <w:r>
          <w:delText xml:space="preserve">רבב"ח מרי"ו</w:delText>
        </w:r>
        <w:r w:rsidR="00F63065">
          <w:delText xml:space="preserve">:</w:delText>
        </w:r>
      </w:del>
    </w:p>
    <w:p w14:paraId="5291A1AE" w14:textId="3FD0991F" w:rsidR="005A1050" w:rsidRDefault="00F63065" w:rsidP="000C73DD">
      <w:pPr>
        <w:pStyle w:val="011"/>
        <w:rPr>
          <w:rtl/>
        </w:rPr>
      </w:pPr>
      <w:ins w:id="91393" w:author="קלוד - ניסוח" w:date="2026-10-13T16:46:40Z">
        <w:r>
          <w:rPr>
            <w:rtl/>
          </w:rPr>
          <w:t xml:space="preserve">מתני' -</w:t>
        </w:r>
      </w:ins>
      <w:del w:id="91394" w:author="קלוד - ניסוח" w:date="2026-10-13T16:46:40Z">
        <w:r>
          <w:rPr>
            <w:rtl/>
          </w:rPr>
          <w:delText xml:space="preserve">זו</w:delText>
        </w:r>
      </w:del>
      <w:r>
        <w:rPr>
          <w:rtl/>
        </w:rPr>
        <w:t xml:space="preserve"> דברי </w:t>
      </w:r>
      <w:r w:rsidR="005A1050">
        <w:rPr>
          <w:rStyle w:val="27"/>
          <w:rtl/>
        </w:rPr>
        <w:t>ר"ע</w:t>
      </w:r>
      <w:r>
        <w:rPr>
          <w:rtl/>
        </w:rPr>
        <w:t xml:space="preserve"> </w:t>
      </w:r>
      <w:r w:rsidR="005A1050">
        <w:rPr>
          <w:rFonts w:hint="cs"/>
          <w:rtl/>
        </w:rPr>
        <w:t>ס</w:t>
      </w:r>
      <w:r>
        <w:rPr>
          <w:rtl/>
        </w:rPr>
        <w:t xml:space="preserve">תימתאה, אבל </w:t>
      </w:r>
      <w:ins w:id="91391" w:author="קלוד - ניסוח" w:date="2026-10-13T16:46:40Z">
        <w:r>
          <w:rPr>
            <w:rtl/>
          </w:rPr>
          <w:t xml:space="preserve">לחכמים:</w:t>
        </w:r>
      </w:ins>
      <w:del w:id="91392" w:author="קלוד - ניסוח" w:date="2026-10-13T16:46:40Z">
        <w:r>
          <w:rPr>
            <w:rtl/>
          </w:rPr>
          <w:delText xml:space="preserve">חכמים אומרים</w:delText>
        </w:r>
      </w:del>
      <w:r>
        <w:rPr>
          <w:rtl/>
        </w:rPr>
        <w:t xml:space="preserve"> חשוד על המעשר</w:t>
      </w:r>
      <w:ins w:id="91389" w:author="קלוד - ניסוח" w:date="2026-10-13T16:46:40Z">
        <w:r>
          <w:rPr>
            <w:rtl/>
          </w:rPr>
          <w:t xml:space="preserve"> - </w:t>
        </w:r>
      </w:ins>
      <w:del w:id="91390" w:author="קלוד - ניסוח" w:date="2026-10-13T16:46:40Z">
        <w:r>
          <w:rPr>
            <w:rtl/>
          </w:rPr>
          <w:delText xml:space="preserve"> </w:delText>
        </w:r>
      </w:del>
      <w:r>
        <w:rPr>
          <w:rtl/>
        </w:rPr>
        <w:t xml:space="preserve">חשוד על </w:t>
      </w:r>
      <w:ins w:id="91387" w:author="קלוד - ניסוח" w:date="2026-10-13T16:46:40Z">
        <w:r>
          <w:rPr>
            <w:rtl/>
          </w:rPr>
          <w:t xml:space="preserve">השביעית.</w:t>
        </w:r>
      </w:ins>
      <w:del w:id="91388" w:author="קלוד - ניסוח" w:date="2026-10-13T16:46:40Z">
        <w:r>
          <w:rPr>
            <w:rtl/>
          </w:rPr>
          <w:delText xml:space="preserve">השביעית, </w:delText>
        </w:r>
      </w:del>
    </w:p>
    <w:p w14:paraId="37F46987" w14:textId="2B5B5FED" w:rsidR="006542AA" w:rsidRDefault="00000000">
      <w:pPr>
        <w:pStyle w:val="36"/>
        <w:framePr w:wrap="notBeside"/>
      </w:pPr>
      <w:r>
        <w:t xml:space="preserve">ומאן </w:t>
      </w:r>
      <w:ins w:id="91395" w:author="קלוד - ניסוח" w:date="2026-10-13T16:46:40Z">
        <w:r>
          <w:t xml:space="preserve">חכמים?</w:t>
        </w:r>
      </w:ins>
      <w:del w:id="91396" w:author="קלוד - ניסוח" w:date="2026-10-13T16:46:40Z">
        <w:r>
          <w:delText xml:space="preserve">חכמים - ר"מ</w:delText>
        </w:r>
        <w:r w:rsidR="005A1050">
          <w:delText xml:space="preserve"> </w:delText>
        </w:r>
        <w:r>
          <w:delText xml:space="preserve">היא, דאמר:</w:delText>
        </w:r>
      </w:del>
    </w:p>
    <w:p w14:paraId="3681274D" w14:textId="6B7BCCB4" w:rsidR="00B874E6" w:rsidRDefault="00F63065" w:rsidP="005A1050">
      <w:pPr>
        <w:rPr>
          <w:rtl/>
        </w:rPr>
      </w:pPr>
      <w:ins w:id="91399" w:author="קלוד - ניסוח" w:date="2026-10-13T16:46:40Z">
        <w:r>
          <w:rPr>
            <w:rStyle w:val="27"/>
            <w:rtl/>
            <w:rPrChange w:id="9234" w:author="עריכה מהאתר" w:date="2026-10-19T06:44:48Z">
              <w:rPr>
                <w:rStyle w:val="27"/>
                <w:rtl/>
              </w:rPr>
            </w:rPrChange>
          </w:rPr>
          <w:t xml:space="preserve">ר"מ, דאמר:</w:t>
        </w:r>
        <w:r>
          <w:rPr>
            <w:rtl/>
          </w:rPr>
          <w:t xml:space="preserve"> חשוד</w:t>
        </w:r>
      </w:ins>
      <w:del w:id="91400" w:author="קלוד - ניסוח" w:date="2026-10-13T16:46:40Z">
        <w:r>
          <w:rPr>
            <w:rtl/>
          </w:rPr>
          <w:delText xml:space="preserve">חשוד</w:delText>
        </w:r>
      </w:del>
      <w:r>
        <w:rPr>
          <w:rtl/>
        </w:rPr>
        <w:t xml:space="preserve"> לדבר אחד -</w:t>
      </w:r>
      <w:ins w:id="91397" w:author="קלוד - ניסוח" w:date="2026-10-13T16:46:40Z">
        <w:r>
          <w:rPr>
            <w:rtl/>
          </w:rPr>
          <w:t xml:space="preserve"> </w:t>
        </w:r>
      </w:ins>
      <w:del w:id="91398" w:author="קלוד - ניסוח" w:date="2026-10-13T16:46:40Z">
        <w:r>
          <w:rPr>
            <w:rtl/>
          </w:rPr>
          <w:delText xml:space="preserve"> הוי </w:delText>
        </w:r>
      </w:del>
      <w:r>
        <w:rPr>
          <w:rtl/>
        </w:rPr>
        <w:t xml:space="preserve">חשוד לכל התורה כולה</w:t>
      </w:r>
      <w:r w:rsidR="0057284B">
        <w:rPr>
          <w:rtl/>
        </w:rPr>
        <w:t>.</w:t>
      </w:r>
    </w:p>
    <w:p w14:paraId="13CD84D9" w14:textId="77777777" w:rsidR="005A1050" w:rsidRDefault="00050E5D" w:rsidP="00050E5D">
      <w:pPr>
        <w:pStyle w:val="afff0"/>
        <w:framePr w:wrap="around"/>
        <w:rPr>
          <w:rtl/>
        </w:rPr>
      </w:pPr>
      <w:r>
        <w:rPr>
          <w:rFonts w:hint="cs"/>
          <w:rtl/>
        </w:rPr>
        <w:t>ל:</w:t>
      </w:r>
    </w:p>
    <w:p w14:paraId="77443ABA" w14:textId="07690BC8" w:rsidR="00050E5D" w:rsidRDefault="00F63065" w:rsidP="00F63065">
      <w:pPr>
        <w:rPr>
          <w:rtl/>
        </w:rPr>
      </w:pPr>
      <w:ins w:id="91407" w:author="קלוד - ניסוח" w:date="2026-10-13T16:46:40Z">
        <w:r>
          <w:rPr>
            <w:rStyle w:val="27"/>
            <w:rtl/>
            <w:rPrChange w:id="9235" w:author="עריכה מהאתר" w:date="2026-10-19T06:44:48Z">
              <w:rPr>
                <w:rStyle w:val="27"/>
                <w:rtl/>
              </w:rPr>
            </w:rPrChange>
          </w:rPr>
          <w:t xml:space="preserve">ר'</w:t>
        </w:r>
      </w:ins>
      <w:del w:id="91408" w:author="קלוד - ניסוח" w:date="2026-10-13T16:46:40Z">
        <w:r>
          <w:rPr>
            <w:rStyle w:val="27"/>
            <w:rtl/>
          </w:rPr>
          <w:delText xml:space="preserve">רבי</w:delText>
        </w:r>
      </w:del>
      <w:r>
        <w:rPr>
          <w:rStyle w:val="27"/>
          <w:rtl/>
          <w:rPrChange w:id="9236" w:author="עריכה מהאתר" w:date="2026-10-19T06:44:48Z">
            <w:rPr>
              <w:rStyle w:val="27"/>
              <w:rtl/>
            </w:rPr>
          </w:rPrChange>
        </w:rPr>
        <w:t xml:space="preserve"> יונה </w:t>
      </w:r>
      <w:r>
        <w:rPr>
          <w:rtl/>
          <w:rPrChange w:id="9246" w:author="עריכה מהאתר" w:date="2026-10-19T06:44:48Z">
            <w:rPr>
              <w:rStyle w:val="27"/>
              <w:rtl/>
            </w:rPr>
          </w:rPrChange>
        </w:rPr>
        <w:t xml:space="preserve">ור' ירמיה</w:t>
      </w:r>
      <w:r>
        <w:rPr>
          <w:rStyle w:val="27"/>
          <w:rtl/>
          <w:rPrChange w:id="9238" w:author="עריכה מהאתר" w:date="2026-10-19T06:44:48Z">
            <w:rPr>
              <w:rStyle w:val="27"/>
              <w:rtl/>
            </w:rPr>
          </w:rPrChange>
        </w:rPr>
        <w:t xml:space="preserve"> תלמידי ר' זעירא, </w:t>
      </w:r>
      <w:ins w:id="91405" w:author="קלוד - ניסוח" w:date="2026-10-13T16:46:40Z">
        <w:r>
          <w:rPr>
            <w:rStyle w:val="27"/>
            <w:rtl/>
            <w:rPrChange w:id="9239" w:author="עריכה מהאתר" w:date="2026-10-19T06:44:48Z">
              <w:rPr>
                <w:rStyle w:val="27"/>
                <w:rtl/>
              </w:rPr>
            </w:rPrChange>
          </w:rPr>
          <w:t xml:space="preserve">וא"ד</w:t>
        </w:r>
      </w:ins>
      <w:del w:id="91406" w:author="קלוד - ניסוח" w:date="2026-10-13T16:46:40Z">
        <w:r>
          <w:rPr>
            <w:rtl/>
          </w:rPr>
          <w:delText xml:space="preserve">ואמרו לה</w:delText>
        </w:r>
      </w:del>
      <w:r>
        <w:rPr>
          <w:rStyle w:val="27"/>
          <w:rtl/>
          <w:rPrChange w:id="9240" w:author="עריכה מהאתר" w:date="2026-10-19T06:44:48Z">
            <w:rPr>
              <w:rStyle w:val="27"/>
              <w:rtl/>
            </w:rPr>
          </w:rPrChange>
        </w:rPr>
        <w:t xml:space="preserve"> ר' יונה </w:t>
      </w:r>
      <w:r>
        <w:rPr>
          <w:rStyle w:val="27"/>
          <w:rtl/>
          <w:rPrChange w:id="9241" w:author="עריכה מהאתר" w:date="2026-10-19T06:44:48Z">
            <w:rPr>
              <w:rStyle w:val="27"/>
              <w:rtl/>
            </w:rPr>
          </w:rPrChange>
        </w:rPr>
        <w:t xml:space="preserve">ור' זעירא</w:t>
      </w:r>
      <w:r>
        <w:rPr>
          <w:rStyle w:val="27"/>
          <w:rtl/>
          <w:rPrChange w:id="9242" w:author="עריכה מהאתר" w:date="2026-10-19T06:44:48Z">
            <w:rPr>
              <w:rStyle w:val="27"/>
              <w:rtl/>
            </w:rPr>
          </w:rPrChange>
        </w:rPr>
        <w:t xml:space="preserve"> תלמידי </w:t>
      </w:r>
      <w:ins w:id="91403" w:author="קלוד - ניסוח" w:date="2026-10-13T16:46:40Z">
        <w:r>
          <w:rPr>
            <w:rtl/>
            <w:rPrChange w:id="9247" w:author="עריכה מהאתר" w:date="2026-10-19T06:44:48Z">
              <w:rPr>
                <w:rStyle w:val="27"/>
                <w:rtl/>
              </w:rPr>
            </w:rPrChange>
          </w:rPr>
          <w:t xml:space="preserve">רי"ו,</w:t>
        </w:r>
      </w:ins>
      <w:del w:id="91404" w:author="קלוד - ניסוח" w:date="2026-10-13T16:46:40Z">
        <w:r>
          <w:rPr>
            <w:rStyle w:val="27"/>
            <w:rtl/>
          </w:rPr>
          <w:delText xml:space="preserve">ר'</w:delText>
        </w:r>
      </w:del>
      <w:r>
        <w:rPr>
          <w:rtl/>
          <w:rPrChange w:id="9248" w:author="עריכה מהאתר" w:date="2026-10-19T06:44:48Z">
            <w:rPr>
              <w:rStyle w:val="27"/>
              <w:rtl/>
            </w:rPr>
          </w:rPrChange>
        </w:rPr>
        <w:t xml:space="preserve"> </w:t>
      </w:r>
      <w:ins w:id="91401" w:author="קלוד - ניסוח" w:date="2026-10-13T16:46:40Z">
        <w:r>
          <w:rPr>
            <w:rtl/>
            <w:rPrChange w:id="9249" w:author="עריכה מהאתר" w:date="2026-10-19T06:44:48Z">
              <w:rPr>
                <w:rStyle w:val="27"/>
                <w:rtl/>
              </w:rPr>
            </w:rPrChange>
          </w:rPr>
          <w:t xml:space="preserve">נחלקו בדברי רי"ו:</w:t>
        </w:r>
      </w:ins>
      <w:del w:id="91402" w:author="קלוד - ניסוח" w:date="2026-10-13T16:46:40Z">
        <w:r>
          <w:rPr>
            <w:rStyle w:val="27"/>
            <w:rtl/>
          </w:rPr>
          <w:delText xml:space="preserve">יוחנן</w:delText>
        </w:r>
        <w:r>
          <w:rPr>
            <w:rtl/>
          </w:rPr>
          <w:delText xml:space="preserve">, </w:delText>
        </w:r>
      </w:del>
    </w:p>
    <w:p>
      <w:pPr>
        <w:pStyle w:val="36"/>
        <w:rPr>
          <w:ins w:id="90069" w:author="קלוד - סמנטי" w:date="2026-10-13T16:46:38Z"/>
        </w:rPr>
      </w:pPr>
      <w:r>
        <w:t xml:space="preserve">חד </w:t>
      </w:r>
      <w:r>
        <w:t xml:space="preserve">אמר</w:t>
      </w:r>
      <w:r>
        <w:t xml:space="preserve">:</w:t>
      </w:r>
    </w:p>
    <w:p w14:paraId="0F8DDAB3" w14:textId="63F5AAD5" w:rsidR="00050E5D" w:rsidRDefault="00F63065" w:rsidP="00050E5D">
      <w:pPr>
        <w:rPr>
          <w:rtl/>
        </w:rPr>
      </w:pPr>
      <w:del w:id="90070" w:author="קלוד - סמנטי" w:date="2026-10-13T16:46:38Z">
        <w:r>
          <w:rPr>
            <w:rtl/>
          </w:rPr>
          <w:delText xml:space="preserve"> </w:delText>
        </w:r>
      </w:del>
      <w:r>
        <w:rPr>
          <w:rStyle w:val="27"/>
          <w:rtl/>
          <w:rPrChange w:id="9250" w:author="עריכה מהאתר" w:date="2026-10-19T06:44:48Z">
            <w:rPr>
              <w:rStyle w:val="27"/>
              <w:rtl/>
            </w:rPr>
          </w:rPrChange>
        </w:rPr>
        <w:t xml:space="preserve">אבל </w:t>
      </w:r>
      <w:ins w:id="91413" w:author="קלוד - ניסוח" w:date="2026-10-13T16:46:40Z">
        <w:r>
          <w:rPr>
            <w:rStyle w:val="27"/>
            <w:rtl/>
            <w:rPrChange w:id="9251" w:author="עריכה מהאתר" w:date="2026-10-19T06:44:48Z">
              <w:rPr>
                <w:rStyle w:val="27"/>
                <w:rtl/>
              </w:rPr>
            </w:rPrChange>
          </w:rPr>
          <w:t xml:space="preserve">לחכמים:</w:t>
        </w:r>
      </w:ins>
      <w:del w:id="91414" w:author="קלוד - ניסוח" w:date="2026-10-13T16:46:40Z">
        <w:r>
          <w:rPr>
            <w:rtl/>
          </w:rPr>
          <w:delText xml:space="preserve">חכ"א</w:delText>
        </w:r>
      </w:del>
      <w:r>
        <w:rPr>
          <w:rtl/>
        </w:rPr>
        <w:t xml:space="preserve"> חשוד על השביעית - חשוד על המעשר, </w:t>
      </w:r>
      <w:ins w:id="91411" w:author="קלוד - ניסוח" w:date="2026-10-13T16:46:40Z">
        <w:r>
          <w:rPr>
            <w:rtl/>
          </w:rPr>
          <w:t xml:space="preserve">והם</w:t>
        </w:r>
      </w:ins>
      <w:del w:id="91412" w:author="קלוד - ניסוח" w:date="2026-10-13T16:46:40Z">
        <w:r>
          <w:rPr>
            <w:rtl/>
          </w:rPr>
          <w:delText xml:space="preserve">ומאן</w:delText>
        </w:r>
      </w:del>
      <w:r>
        <w:rPr>
          <w:rtl/>
        </w:rPr>
        <w:t xml:space="preserve"> </w:t>
      </w:r>
      <w:ins w:id="91409" w:author="קלוד - ניסוח" w:date="2026-10-13T16:46:40Z">
        <w:r>
          <w:rPr>
            <w:rStyle w:val="27"/>
            <w:rtl/>
            <w:rPrChange w:id="9252" w:author="עריכה מהאתר" w:date="2026-10-19T06:44:48Z">
              <w:rPr>
                <w:rStyle w:val="27"/>
                <w:rtl/>
              </w:rPr>
            </w:rPrChange>
          </w:rPr>
          <w:t xml:space="preserve">ר"י</w:t>
        </w:r>
        <w:r>
          <w:rPr>
            <w:rtl/>
          </w:rPr>
          <w:t xml:space="preserve">,</w:t>
        </w:r>
      </w:ins>
      <w:del w:id="91410" w:author="קלוד - ניסוח" w:date="2026-10-13T16:46:40Z">
        <w:r>
          <w:rPr>
            <w:rtl/>
          </w:rPr>
          <w:delText xml:space="preserve">חכמים - ר' יהודה,</w:delText>
        </w:r>
      </w:del>
    </w:p>
    <w:p>
      <w:pPr>
        <w:pStyle w:val="36"/>
        <w:rPr>
          <w:ins w:id="90071" w:author="קלוד - סמנטי" w:date="2026-10-13T16:46:38Z"/>
        </w:rPr>
      </w:pPr>
      <w:r>
        <w:t xml:space="preserve">וחד </w:t>
      </w:r>
      <w:r>
        <w:t xml:space="preserve">אמר</w:t>
      </w:r>
      <w:r>
        <w:t xml:space="preserve">:</w:t>
      </w:r>
    </w:p>
    <w:p w14:paraId="500BB282" w14:textId="77777777" w:rsidR="00050E5D" w:rsidRDefault="00F63065" w:rsidP="00050E5D">
      <w:pPr>
        <w:rPr>
          <w:rtl/>
        </w:rPr>
      </w:pPr>
      <w:del w:id="90072" w:author="קלוד - סמנטי" w:date="2026-10-13T16:46:38Z">
        <w:r>
          <w:rPr>
            <w:rtl/>
          </w:rPr>
          <w:delText xml:space="preserve"> </w:delText>
        </w:r>
      </w:del>
      <w:r>
        <w:rPr>
          <w:rtl/>
        </w:rPr>
        <w:t xml:space="preserve">החשוד על המעשר - חשוד על השביעית, </w:t>
      </w:r>
      <w:ins w:id="91417" w:author="קלוד - ניסוח" w:date="2026-10-13T16:46:40Z">
        <w:r>
          <w:rPr>
            <w:rtl/>
          </w:rPr>
          <w:t xml:space="preserve">והם</w:t>
        </w:r>
      </w:ins>
      <w:del w:id="91418" w:author="קלוד - ניסוח" w:date="2026-10-13T16:46:40Z">
        <w:r>
          <w:rPr>
            <w:rtl/>
          </w:rPr>
          <w:delText xml:space="preserve">ומאן</w:delText>
        </w:r>
      </w:del>
      <w:r>
        <w:rPr>
          <w:rtl/>
        </w:rPr>
        <w:t xml:space="preserve"> </w:t>
      </w:r>
      <w:ins w:id="91415" w:author="קלוד - ניסוח" w:date="2026-10-13T16:46:40Z">
        <w:r>
          <w:rPr>
            <w:rStyle w:val="27"/>
            <w:rtl/>
            <w:rPrChange w:id="9253" w:author="עריכה מהאתר" w:date="2026-10-19T06:44:48Z">
              <w:rPr>
                <w:rStyle w:val="27"/>
                <w:rtl/>
              </w:rPr>
            </w:rPrChange>
          </w:rPr>
          <w:t xml:space="preserve">ר"מ</w:t>
        </w:r>
        <w:r>
          <w:rPr>
            <w:rtl/>
          </w:rPr>
          <w:t xml:space="preserve">,</w:t>
        </w:r>
      </w:ins>
      <w:del w:id="91416" w:author="קלוד - ניסוח" w:date="2026-10-13T16:46:40Z">
        <w:r>
          <w:rPr>
            <w:rtl/>
          </w:rPr>
          <w:delText xml:space="preserve">חכמים - ר' מאיר, </w:delText>
        </w:r>
      </w:del>
    </w:p>
    <w:p w14:paraId="6BCC08E1" w14:textId="77777777" w:rsidR="006542AA" w:rsidRDefault="00000000">
      <w:pPr>
        <w:pStyle w:val="36"/>
        <w:framePr w:wrap="notBeside"/>
      </w:pPr>
      <w:r>
        <w:t xml:space="preserve">דתניא</w:t>
      </w:r>
      <w:r>
        <w:t xml:space="preserve">:</w:t>
      </w:r>
    </w:p>
    <w:p w14:paraId="0D7D8FE9" w14:textId="50545D01" w:rsidR="00050E5D" w:rsidRDefault="00F63065" w:rsidP="008B5FD7">
      <w:pPr>
        <w:rPr>
          <w:rtl/>
        </w:rPr>
      </w:pPr>
      <w:r>
        <w:rPr>
          <w:rtl/>
        </w:rPr>
        <w:t xml:space="preserve">עם הארץ שקיבל</w:t>
      </w:r>
      <w:ins w:id="91425" w:author="קלוד - ניסוח" w:date="2026-10-13T16:46:40Z">
        <w:r>
          <w:rPr>
            <w:rtl/>
          </w:rPr>
          <w:t xml:space="preserve"> </w:t>
        </w:r>
      </w:ins>
      <w:del w:id="91426" w:author="קלוד - ניסוח" w:date="2026-10-13T16:46:40Z">
        <w:r>
          <w:rPr>
            <w:rtl/>
          </w:rPr>
          <w:delText xml:space="preserve"> עליו </w:delText>
        </w:r>
      </w:del>
      <w:r>
        <w:rPr>
          <w:rtl/>
        </w:rPr>
        <w:t xml:space="preserve">דברי </w:t>
      </w:r>
      <w:ins w:id="91423" w:author="קלוד - ניסוח" w:date="2026-10-13T16:46:40Z">
        <w:r>
          <w:rPr>
            <w:rtl/>
          </w:rPr>
          <w:t xml:space="preserve">חבירות</w:t>
        </w:r>
      </w:ins>
      <w:del w:id="91424" w:author="קלוד - ניסוח" w:date="2026-10-13T16:46:40Z">
        <w:r>
          <w:rPr>
            <w:rtl/>
          </w:rPr>
          <w:delText xml:space="preserve">חבירות,</w:delText>
        </w:r>
      </w:del>
      <w:r>
        <w:rPr>
          <w:rtl/>
        </w:rPr>
        <w:t xml:space="preserve"> ונחשד לדבר </w:t>
      </w:r>
      <w:ins w:id="91421" w:author="קלוד - ניסוח" w:date="2026-10-13T16:46:40Z">
        <w:r>
          <w:rPr>
            <w:rtl/>
          </w:rPr>
          <w:t xml:space="preserve">אחד -</w:t>
        </w:r>
      </w:ins>
      <w:del w:id="91422" w:author="קלוד - ניסוח" w:date="2026-10-13T16:46:40Z">
        <w:r>
          <w:rPr>
            <w:rtl/>
          </w:rPr>
          <w:delText xml:space="preserve">אחד</w:delText>
        </w:r>
      </w:del>
      <w:r>
        <w:rPr>
          <w:rtl/>
        </w:rPr>
        <w:t xml:space="preserve"> </w:t>
      </w:r>
      <w:r w:rsidR="00050E5D">
        <w:rPr>
          <w:rStyle w:val="27"/>
          <w:rFonts w:hint="cs"/>
          <w:rtl/>
        </w:rPr>
        <w:t>ל</w:t>
      </w:r>
      <w:r>
        <w:rPr>
          <w:rStyle w:val="27"/>
          <w:rFonts w:hint="cs"/>
          <w:rtl/>
        </w:rPr>
        <w:t>ר"מ</w:t>
      </w:r>
      <w:r w:rsidR="008B5FD7">
        <w:rPr>
          <w:rFonts w:hint="cs"/>
          <w:rtl/>
        </w:rPr>
        <w:t>:</w:t>
      </w:r>
      <w:r w:rsidR="00050E5D">
        <w:rPr>
          <w:rFonts w:hint="cs"/>
          <w:rtl/>
        </w:rPr>
        <w:t xml:space="preserve"> </w:t>
      </w:r>
      <w:r>
        <w:rPr>
          <w:rtl/>
        </w:rPr>
        <w:t xml:space="preserve">נחשד לכל התורה </w:t>
      </w:r>
      <w:ins w:id="91419" w:author="קלוד - ניסוח" w:date="2026-10-13T16:46:40Z">
        <w:r>
          <w:rPr>
            <w:rtl/>
          </w:rPr>
          <w:t xml:space="preserve">כולה,</w:t>
        </w:r>
      </w:ins>
      <w:del w:id="91420" w:author="קלוד - ניסוח" w:date="2026-10-13T16:46:40Z">
        <w:r>
          <w:rPr>
            <w:rtl/>
          </w:rPr>
          <w:delText xml:space="preserve">כולה </w:delText>
        </w:r>
      </w:del>
    </w:p>
    <w:p w14:paraId="25068DFA" w14:textId="22FB4FDC" w:rsidR="006542AA" w:rsidRDefault="00000000">
      <w:pPr>
        <w:pStyle w:val="36"/>
        <w:framePr w:wrap="notBeside"/>
      </w:pPr>
      <w:r>
        <w:t>וחכ"א:</w:t>
      </w:r>
    </w:p>
    <w:p w14:paraId="0781695E" w14:textId="1E335DF3" w:rsidR="00B874E6" w:rsidRDefault="00F63065" w:rsidP="008B5FD7">
      <w:pPr>
        <w:jc w:val="right"/>
        <w:rPr>
          <w:rtl/>
        </w:rPr>
      </w:pPr>
      <w:r>
        <w:rPr>
          <w:rtl/>
        </w:rPr>
        <w:t>אינו נחשד אלא לאותו דבר בלבד</w:t>
      </w:r>
      <w:r w:rsidR="0057284B">
        <w:rPr>
          <w:rtl/>
        </w:rPr>
        <w:t>.</w:t>
      </w:r>
    </w:p>
    <w:p w14:paraId="36B620B1" w14:textId="1135E261" w:rsidR="00B874E6" w:rsidRDefault="00F63065" w:rsidP="00050E5D">
      <w:pPr>
        <w:rPr>
          <w:rtl/>
        </w:rPr>
      </w:pPr>
      <w:ins w:id="91447" w:author="קלוד - ניסוח" w:date="2026-10-13T16:46:40Z">
        <w:r>
          <w:rPr>
            <w:rtl/>
          </w:rPr>
          <w:t xml:space="preserve">וגר</w:t>
        </w:r>
      </w:ins>
      <w:del w:id="91448" w:author="קלוד - ניסוח" w:date="2026-10-13T16:46:40Z">
        <w:r>
          <w:rPr>
            <w:rtl/>
          </w:rPr>
          <w:delText xml:space="preserve">הגר</w:delText>
        </w:r>
      </w:del>
      <w:r>
        <w:rPr>
          <w:rtl/>
        </w:rPr>
        <w:t xml:space="preserve"> </w:t>
      </w:r>
      <w:ins w:id="91445" w:author="קלוד - ניסוח" w:date="2026-10-13T16:46:40Z">
        <w:r>
          <w:rPr>
            <w:rtl/>
          </w:rPr>
          <w:t xml:space="preserve">שקיבל</w:t>
        </w:r>
      </w:ins>
      <w:del w:id="91446" w:author="קלוד - ניסוח" w:date="2026-10-13T16:46:40Z">
        <w:r>
          <w:rPr>
            <w:rtl/>
          </w:rPr>
          <w:delText xml:space="preserve">שקיבל עליו</w:delText>
        </w:r>
      </w:del>
      <w:r>
        <w:rPr>
          <w:rtl/>
        </w:rPr>
        <w:t xml:space="preserve"> דברי תורה, אפי' נחשד לדבר אחד -</w:t>
      </w:r>
      <w:ins w:id="91443" w:author="קלוד - ניסוח" w:date="2026-10-13T16:46:40Z">
        <w:r>
          <w:rPr>
            <w:rtl/>
          </w:rPr>
          <w:t xml:space="preserve"> </w:t>
        </w:r>
      </w:ins>
      <w:del w:id="91444" w:author="קלוד - ניסוח" w:date="2026-10-13T16:46:40Z">
        <w:r>
          <w:rPr>
            <w:rtl/>
          </w:rPr>
          <w:delText xml:space="preserve"> הוי </w:delText>
        </w:r>
      </w:del>
      <w:r>
        <w:rPr>
          <w:rtl/>
        </w:rPr>
        <w:t xml:space="preserve">חשוד לכל התורה </w:t>
      </w:r>
      <w:ins w:id="91441" w:author="קלוד - ניסוח" w:date="2026-10-13T16:46:40Z">
        <w:r>
          <w:rPr>
            <w:rtl/>
          </w:rPr>
          <w:t xml:space="preserve">וכישראל</w:t>
        </w:r>
      </w:ins>
      <w:del w:id="91442" w:author="קלוד - ניסוח" w:date="2026-10-13T16:46:40Z">
        <w:r>
          <w:rPr>
            <w:rtl/>
          </w:rPr>
          <w:delText xml:space="preserve">כולה</w:delText>
        </w:r>
      </w:del>
      <w:r>
        <w:rPr>
          <w:rtl/>
        </w:rPr>
        <w:t xml:space="preserve"> </w:t>
      </w:r>
      <w:ins w:id="91439" w:author="קלוד - ניסוח" w:date="2026-10-13T16:46:40Z">
        <w:r>
          <w:rPr>
            <w:rtl/>
          </w:rPr>
          <w:t xml:space="preserve">מומר</w:t>
        </w:r>
      </w:ins>
      <w:del w:id="91440" w:author="קלוד - ניסוח" w:date="2026-10-13T16:46:40Z">
        <w:r>
          <w:rPr>
            <w:rtl/>
          </w:rPr>
          <w:delText xml:space="preserve">והרי</w:delText>
        </w:r>
      </w:del>
      <w:r>
        <w:rPr>
          <w:rtl/>
        </w:rPr>
        <w:t xml:space="preserve"> </w:t>
      </w:r>
      <w:ins w:id="91437" w:author="קלוד - ניסוח" w:date="2026-10-13T16:46:40Z">
        <w:r>
          <w:rPr>
            <w:rStyle w:val="affffd"/>
            <w:rtl/>
          </w:rPr>
          <w:t xml:space="preserve">ולא</w:t>
        </w:r>
      </w:ins>
      <w:del w:id="91438" w:author="קלוד - ניסוח" w:date="2026-10-13T16:46:40Z">
        <w:r>
          <w:rPr>
            <w:rtl/>
          </w:rPr>
          <w:delText xml:space="preserve">הוא</w:delText>
        </w:r>
      </w:del>
      <w:r>
        <w:rPr>
          <w:rtl/>
        </w:rPr>
        <w:t xml:space="preserve"> </w:t>
      </w:r>
      <w:ins w:id="91435" w:author="קלוד - ניסוח" w:date="2026-10-13T16:46:40Z">
        <w:r>
          <w:rPr>
            <w:rStyle w:val="affffd"/>
            <w:rtl/>
          </w:rPr>
          <w:t xml:space="preserve">כגוי</w:t>
        </w:r>
        <w:r>
          <w:rPr>
            <w:rtl/>
          </w:rPr>
          <w:t xml:space="preserve">,</w:t>
        </w:r>
      </w:ins>
      <w:del w:id="91436" w:author="קלוד - ניסוח" w:date="2026-10-13T16:46:40Z">
        <w:r>
          <w:rPr>
            <w:rtl/>
          </w:rPr>
          <w:delText xml:space="preserve">כישראל</w:delText>
        </w:r>
      </w:del>
      <w:r>
        <w:rPr>
          <w:rtl/>
        </w:rPr>
        <w:t xml:space="preserve"> </w:t>
      </w:r>
      <w:ins w:id="91433" w:author="קלוד - ניסוח" w:date="2026-10-13T16:46:40Z">
        <w:r>
          <w:rPr>
            <w:rtl/>
          </w:rPr>
          <w:t xml:space="preserve">ונפק"מ</w:t>
        </w:r>
      </w:ins>
      <w:del w:id="91434" w:author="קלוד - ניסוח" w:date="2026-10-13T16:46:40Z">
        <w:r>
          <w:rPr>
            <w:rtl/>
          </w:rPr>
          <w:delText xml:space="preserve">מומר,</w:delText>
        </w:r>
      </w:del>
      <w:r>
        <w:rPr>
          <w:rtl/>
        </w:rPr>
        <w:t xml:space="preserve"> </w:t>
      </w:r>
      <w:ins w:id="91431" w:author="קלוד - ניסוח" w:date="2026-10-13T16:46:40Z">
        <w:r>
          <w:rPr>
            <w:rtl/>
          </w:rPr>
          <w:t xml:space="preserve">שאם</w:t>
        </w:r>
      </w:ins>
      <w:del w:id="91432" w:author="קלוד - ניסוח" w:date="2026-10-13T16:46:40Z">
        <w:r>
          <w:rPr>
            <w:rtl/>
          </w:rPr>
          <w:delText xml:space="preserve">נפק"מ</w:delText>
        </w:r>
        <w:r>
          <w:rPr>
            <w:rtl/>
          </w:rPr>
          <w:delText xml:space="preserve">,</w:delText>
        </w:r>
      </w:del>
      <w:r>
        <w:rPr>
          <w:rtl/>
        </w:rPr>
        <w:t xml:space="preserve"> </w:t>
      </w:r>
      <w:ins w:id="91429" w:author="קלוד - ניסוח" w:date="2026-10-13T16:46:40Z">
        <w:r>
          <w:rPr>
            <w:rtl/>
          </w:rPr>
          <w:t xml:space="preserve">קידש</w:t>
        </w:r>
      </w:ins>
      <w:del w:id="91430" w:author="קלוד - ניסוח" w:date="2026-10-13T16:46:40Z">
        <w:r>
          <w:rPr>
            <w:rtl/>
          </w:rPr>
          <w:delText xml:space="preserve">דאם קדיש</w:delText>
        </w:r>
      </w:del>
      <w:r>
        <w:rPr>
          <w:rtl/>
        </w:rPr>
        <w:t xml:space="preserve"> - קידושיו קידושין</w:t>
      </w:r>
      <w:r w:rsidR="0057284B">
        <w:rPr>
          <w:rtl/>
        </w:rPr>
        <w:t>.</w:t>
      </w:r>
    </w:p>
    <w:p w14:paraId="184E18A3" w14:textId="77777777" w:rsidR="006542AA" w:rsidRDefault="00000000">
      <w:pPr>
        <w:pStyle w:val="36"/>
        <w:framePr w:wrap="notBeside"/>
      </w:pPr>
      <w:r>
        <w:t>ת"ר:</w:t>
      </w:r>
    </w:p>
    <w:p w14:paraId="0713DDCA" w14:textId="5B3A5DC2" w:rsidR="008B5FD7" w:rsidRDefault="00F63065" w:rsidP="00F63065">
      <w:pPr>
        <w:pStyle w:val="afffff1"/>
        <w:rPr>
          <w:rtl/>
        </w:rPr>
        <w:pPrChange w:id="9318" w:author="עריכה מהאתר" w:date="2026-10-18T06:46:49Z">
          <w:pPr>
            <w:rPr>
              <w:rtl/>
            </w:rPr>
          </w:pPr>
        </w:pPrChange>
      </w:pPr>
      <w:r>
        <w:rPr>
          <w:rtl/>
        </w:rPr>
        <w:t xml:space="preserve">הבא לקבל דברי חבירות חוץ מדבר אחד - אין מקבלין אותו, </w:t>
      </w:r>
    </w:p>
    <w:p w14:paraId="2030472E" w14:textId="692BAFFE" w:rsidR="008B5FD7" w:rsidRDefault="00824319" w:rsidP="00F63065">
      <w:pPr>
        <w:rPr>
          <w:rtl/>
        </w:rPr>
      </w:pPr>
      <w:r>
        <w:rPr>
          <w:rtl/>
        </w:rPr>
        <w:t>נכרי</w:t>
      </w:r>
      <w:r w:rsidR="00F63065">
        <w:rPr>
          <w:rtl/>
        </w:rPr>
        <w:t xml:space="preserve"> שבא לקבל דברי תורה חוץ מדבר אחד - אין מקבלין אותו, </w:t>
      </w:r>
    </w:p>
    <w:p w14:paraId="77277D69" w14:textId="0DAE9E82" w:rsidR="006542AA" w:rsidRDefault="00000000">
      <w:pPr>
        <w:pStyle w:val="36"/>
        <w:framePr w:wrap="notBeside"/>
      </w:pPr>
      <w:r>
        <w:t>ר</w:t>
      </w:r>
      <w:r w:rsidR="00344429">
        <w:t>י</w:t>
      </w:r>
      <w:r>
        <w:t>ב"י:</w:t>
      </w:r>
    </w:p>
    <w:p w14:paraId="41030CD8" w14:textId="4AED66B6" w:rsidR="008B5FD7" w:rsidRDefault="00F63065" w:rsidP="00344429">
      <w:pPr>
        <w:rPr>
          <w:rtl/>
        </w:rPr>
      </w:pPr>
      <w:r>
        <w:rPr>
          <w:rtl/>
        </w:rPr>
        <w:t>אפי' דקדוק אחד מדברי סופרים,</w:t>
      </w:r>
    </w:p>
    <w:p w14:paraId="2D10A34B" w14:textId="108A403E" w:rsidR="008B5FD7" w:rsidRDefault="00F63065" w:rsidP="00F63065">
      <w:pPr>
        <w:rPr>
          <w:rtl/>
        </w:rPr>
      </w:pPr>
      <w:r>
        <w:rPr>
          <w:rtl/>
        </w:rPr>
        <w:t xml:space="preserve">וכן בן לוי שבא לקבל דברי </w:t>
      </w:r>
      <w:ins w:id="91453" w:author="קלוד - ניסוח" w:date="2026-10-13T16:46:40Z">
        <w:r>
          <w:rPr>
            <w:rtl/>
          </w:rPr>
          <w:t xml:space="preserve">לויה</w:t>
        </w:r>
      </w:ins>
      <w:del w:id="91454" w:author="קלוד - ניסוח" w:date="2026-10-13T16:46:40Z">
        <w:r>
          <w:rPr>
            <w:rtl/>
          </w:rPr>
          <w:delText xml:space="preserve">לויה,</w:delText>
        </w:r>
      </w:del>
      <w:r>
        <w:rPr>
          <w:rtl/>
        </w:rPr>
        <w:t xml:space="preserve"> וכהן שבא לקבל דברי כהונה חוץ מ</w:t>
      </w:r>
      <w:r w:rsidR="00344429">
        <w:rPr>
          <w:rtl/>
        </w:rPr>
        <w:t xml:space="preserve">דבר אחד - אין מקבלין אותו, </w:t>
      </w:r>
      <w:ins w:id="91451" w:author="קלוד - ניסוח" w:date="2026-10-13T16:46:40Z">
        <w:r>
          <w:rPr>
            <w:rtl/>
          </w:rPr>
          <w:t xml:space="preserve">ד'</w:t>
        </w:r>
        <w:r>
          <w:rPr>
            <w:rStyle w:val="affffe"/>
            <w:rtl/>
            <w:rPrChange w:id="9315" w:author="עריכה מהאתר" w:date="2026-10-19T06:44:48Z">
              <w:rPr>
                <w:rStyle w:val="affffe"/>
                <w:rtl/>
              </w:rPr>
            </w:rPrChange>
          </w:rPr>
          <w:t xml:space="preserve">הַמַּקְרִיב</w:t>
        </w:r>
      </w:ins>
      <w:del w:id="91452" w:author="קלוד - ניסוח" w:date="2026-10-13T16:46:40Z">
        <w:r w:rsidR="00344429">
          <w:rPr>
            <w:rtl/>
          </w:rPr>
          <w:delText xml:space="preserve">שנא</w:delText>
        </w:r>
        <w:r w:rsidR="00344429">
          <w:rPr>
            <w:rFonts w:hint="cs"/>
            <w:rtl/>
          </w:rPr>
          <w:delText xml:space="preserve">'</w:delText>
        </w:r>
        <w:r>
          <w:rPr>
            <w:rStyle w:val="affffe"/>
            <w:rtl/>
          </w:rPr>
          <w:delText xml:space="preserve"> הַמַּקְרִיב</w:delText>
        </w:r>
      </w:del>
      <w:r>
        <w:rPr>
          <w:rStyle w:val="affffe"/>
          <w:rtl/>
          <w:rPrChange w:id="9316" w:author="עריכה מהאתר" w:date="2026-10-19T06:44:48Z">
            <w:rPr>
              <w:rStyle w:val="affffe"/>
              <w:rtl/>
            </w:rPr>
          </w:rPrChange>
        </w:rPr>
        <w:t xml:space="preserve"> </w:t>
      </w:r>
      <w:r>
        <w:rPr>
          <w:rtl/>
          <w:rPrChange w:id="9320" w:author="עריכה מהאתר" w:date="2026-10-19T06:44:48Z">
            <w:rPr>
              <w:rStyle w:val="affffe"/>
              <w:rtl/>
            </w:rPr>
          </w:rPrChange>
        </w:rPr>
        <w:t xml:space="preserve">אֶת</w:t>
      </w:r>
      <w:r>
        <w:rPr>
          <w:rtl/>
          <w:rPrChange w:id="9321" w:author="עריכה מהאתר" w:date="2026-10-19T06:44:48Z">
            <w:rPr>
              <w:rtl/>
            </w:rPr>
          </w:rPrChange>
        </w:rPr>
        <w:t xml:space="preserve"> </w:t>
      </w:r>
      <w:r>
        <w:rPr>
          <w:rtl/>
          <w:rPrChange w:id="9322" w:author="עריכה מהאתר" w:date="2026-10-19T06:44:48Z">
            <w:rPr>
              <w:rStyle w:val="affffe"/>
              <w:rtl/>
            </w:rPr>
          </w:rPrChange>
        </w:rPr>
        <w:t xml:space="preserve">דַּם הַשְּׁלָמִים </w:t>
      </w:r>
      <w:ins w:id="91449" w:author="קלוד - ניסוח" w:date="2026-10-13T16:46:40Z">
        <w:r>
          <w:rPr>
            <w:rtl/>
            <w:rPrChange w:id="9323" w:author="עריכה מהאתר" w:date="2026-10-19T06:44:48Z">
              <w:rPr>
                <w:rStyle w:val="affffe"/>
                <w:rtl/>
              </w:rPr>
            </w:rPrChange>
          </w:rPr>
          <w:t xml:space="preserve">וְגוֹ'</w:t>
        </w:r>
      </w:ins>
      <w:del w:id="91450" w:author="קלוד - ניסוח" w:date="2026-10-13T16:46:40Z">
        <w:r>
          <w:rPr>
            <w:rStyle w:val="affffe"/>
            <w:rtl/>
          </w:rPr>
          <w:delText xml:space="preserve">וְגוֹ</w:delText>
        </w:r>
        <w:r>
          <w:rPr>
            <w:rtl/>
          </w:rPr>
          <w:delText xml:space="preserve">' </w:delText>
        </w:r>
      </w:del>
    </w:p>
    <w:p w14:paraId="72555281" w14:textId="77777777" w:rsidR="00B874E6" w:rsidRDefault="00F63065" w:rsidP="00F63065">
      <w:pPr>
        <w:rPr>
          <w:rtl/>
        </w:rPr>
      </w:pPr>
      <w:r>
        <w:rPr>
          <w:rtl/>
        </w:rPr>
        <w:t>העבודה המסורה לבני אהרן - כל כהן שאינו מודה בה אין לו חלק בכהונה</w:t>
      </w:r>
      <w:r w:rsidR="0057284B">
        <w:rPr>
          <w:rtl/>
        </w:rPr>
        <w:t>.</w:t>
      </w:r>
    </w:p>
    <w:p w14:paraId="301981C6" w14:textId="77777777" w:rsidR="006542AA" w:rsidRDefault="00000000">
      <w:pPr>
        <w:pStyle w:val="36"/>
        <w:framePr w:wrap="notBeside"/>
      </w:pPr>
      <w:r w:rsidRPr="0051659A">
        <w:t>ת"ר:</w:t>
      </w:r>
    </w:p>
    <w:p w14:paraId="5D944DDD" w14:textId="22CF421F" w:rsidR="00344429" w:rsidRDefault="00F63065" w:rsidP="00F63065">
      <w:pPr>
        <w:pStyle w:val="afffff1"/>
        <w:rPr>
          <w:rtl/>
        </w:rPr>
        <w:pPrChange w:id="9327" w:author="עריכה מהאתר" w:date="2026-10-18T06:46:49Z">
          <w:pPr>
            <w:rPr>
              <w:rtl/>
            </w:rPr>
          </w:pPr>
        </w:pPrChange>
      </w:pPr>
      <w:r w:rsidRPr="0051659A">
        <w:rPr>
          <w:b/>
          <w:bCs/>
          <w:rtl/>
        </w:rPr>
        <w:t xml:space="preserve">הבא לקבל דברי </w:t>
      </w:r>
      <w:ins w:id="91461" w:author="קלוד - ניסוח" w:date="2026-10-13T16:46:40Z">
        <w:r>
          <w:rPr>
            <w:b/>
            <w:bCs/>
            <w:rtl/>
          </w:rPr>
          <w:t xml:space="preserve">חבירות,</w:t>
        </w:r>
      </w:ins>
      <w:del w:id="91462" w:author="קלוד - ניסוח" w:date="2026-10-13T16:46:40Z">
        <w:r w:rsidRPr="0051659A">
          <w:rPr>
            <w:b/>
            <w:bCs/>
            <w:rtl/>
          </w:rPr>
          <w:delText xml:space="preserve">חבירות</w:delText>
        </w:r>
      </w:del>
      <w:r>
        <w:rPr>
          <w:rtl/>
        </w:rPr>
        <w:t xml:space="preserve"> אם ר</w:t>
      </w:r>
      <w:r w:rsidR="008B5FD7">
        <w:rPr>
          <w:rtl/>
        </w:rPr>
        <w:t xml:space="preserve">אינוהו </w:t>
      </w:r>
      <w:ins w:id="91459" w:author="קלוד - ניסוח" w:date="2026-10-13T16:46:40Z">
        <w:r>
          <w:rPr>
            <w:rtl/>
          </w:rPr>
          <w:t xml:space="preserve">נוהג</w:t>
        </w:r>
      </w:ins>
      <w:del w:id="91460" w:author="קלוד - ניסוח" w:date="2026-10-13T16:46:40Z">
        <w:r w:rsidR="008B5FD7">
          <w:rPr>
            <w:rtl/>
          </w:rPr>
          <w:delText xml:space="preserve">שנוהג</w:delText>
        </w:r>
      </w:del>
      <w:r w:rsidR="008B5FD7">
        <w:rPr>
          <w:rtl/>
        </w:rPr>
        <w:t xml:space="preserve"> בצינעה בתוך ביתו</w:t>
      </w:r>
      <w:ins w:id="91457" w:author="קלוד - ניסוח" w:date="2026-10-13T16:46:40Z">
        <w:r>
          <w:rPr>
            <w:rtl/>
          </w:rPr>
          <w:t xml:space="preserve"> - </w:t>
        </w:r>
      </w:ins>
      <w:del w:id="91458" w:author="קלוד - ניסוח" w:date="2026-10-13T16:46:40Z">
        <w:r w:rsidR="008B5FD7">
          <w:rPr>
            <w:rtl/>
          </w:rPr>
          <w:delText xml:space="preserve"> </w:delText>
        </w:r>
      </w:del>
      <w:r>
        <w:rPr>
          <w:rtl/>
        </w:rPr>
        <w:t xml:space="preserve">מקבלין </w:t>
      </w:r>
      <w:ins w:id="91455" w:author="קלוד - ניסוח" w:date="2026-10-13T16:46:40Z">
        <w:r>
          <w:rPr>
            <w:rtl/>
          </w:rPr>
          <w:t xml:space="preserve">אותו</w:t>
        </w:r>
      </w:ins>
      <w:del w:id="91456" w:author="קלוד - ניסוח" w:date="2026-10-13T16:46:40Z">
        <w:r>
          <w:rPr>
            <w:rtl/>
          </w:rPr>
          <w:delText xml:space="preserve">אותו </w:delText>
        </w:r>
      </w:del>
    </w:p>
    <w:p w14:paraId="1D7BF553" w14:textId="1E72FADD" w:rsidR="008B5FD7" w:rsidRDefault="00344429" w:rsidP="00F63065">
      <w:pPr>
        <w:rPr>
          <w:rtl/>
        </w:rPr>
      </w:pPr>
      <w:r>
        <w:rPr>
          <w:rtl/>
        </w:rPr>
        <w:tab/>
      </w:r>
      <w:r>
        <w:rPr>
          <w:rFonts w:hint="cs"/>
          <w:rtl/>
        </w:rPr>
        <w:t xml:space="preserve">ואח"כ</w:t>
      </w:r>
      <w:r>
        <w:rPr>
          <w:rFonts w:hint="cs"/>
          <w:rtl/>
        </w:rPr>
        <w:t xml:space="preserve"> </w:t>
      </w:r>
      <w:r>
        <w:rPr>
          <w:rtl/>
        </w:rPr>
        <w:t xml:space="preserve">מלמדין אותו, ואם </w:t>
      </w:r>
      <w:ins w:id="91467" w:author="קלוד - ניסוח" w:date="2026-10-13T16:46:40Z">
        <w:r>
          <w:rPr>
            <w:rtl/>
          </w:rPr>
          <w:t xml:space="preserve">לאו -</w:t>
        </w:r>
      </w:ins>
      <w:del w:id="91468" w:author="קלוד - ניסוח" w:date="2026-10-13T16:46:40Z">
        <w:r>
          <w:rPr>
            <w:rtl/>
          </w:rPr>
          <w:delText xml:space="preserve">לא</w:delText>
        </w:r>
      </w:del>
      <w:r w:rsidR="00F63065">
        <w:rPr>
          <w:rtl/>
        </w:rPr>
        <w:t xml:space="preserve"> מלמדין </w:t>
      </w:r>
      <w:ins w:id="91465" w:author="קלוד - ניסוח" w:date="2026-10-13T16:46:40Z">
        <w:r>
          <w:rPr>
            <w:rtl/>
          </w:rPr>
          <w:t xml:space="preserve">ואח"כ</w:t>
        </w:r>
      </w:ins>
      <w:del w:id="91466" w:author="קלוד - ניסוח" w:date="2026-10-13T16:46:40Z">
        <w:r w:rsidR="00F63065">
          <w:rPr>
            <w:rtl/>
          </w:rPr>
          <w:delText xml:space="preserve">אותו</w:delText>
        </w:r>
      </w:del>
      <w:r w:rsidR="00F63065">
        <w:rPr>
          <w:rtl/>
        </w:rPr>
        <w:t xml:space="preserve"> </w:t>
      </w:r>
      <w:ins w:id="91463" w:author="קלוד - ניסוח" w:date="2026-10-13T16:46:40Z">
        <w:r>
          <w:rPr>
            <w:rtl/>
          </w:rPr>
          <w:t xml:space="preserve">מקבלין.</w:t>
        </w:r>
      </w:ins>
      <w:del w:id="91464" w:author="קלוד - ניסוח" w:date="2026-10-13T16:46:40Z">
        <w:r w:rsidR="00F63065">
          <w:rPr>
            <w:rtl/>
          </w:rPr>
          <w:delText xml:space="preserve">ואחר כך מקבלין אותו, </w:delText>
        </w:r>
      </w:del>
    </w:p>
    <w:p w14:paraId="377F230E" w14:textId="49706A2D" w:rsidR="006542AA" w:rsidRDefault="00000000">
      <w:pPr>
        <w:pStyle w:val="36"/>
        <w:framePr w:wrap="notBeside"/>
      </w:pPr>
      <w:r>
        <w:tab/>
      </w:r>
      <w:r w:rsidR="00F63065">
        <w:t>ר</w:t>
      </w:r>
      <w:r w:rsidR="008B5FD7">
        <w:t>ש</w:t>
      </w:r>
      <w:r>
        <w:t>ב"י</w:t>
      </w:r>
      <w:r w:rsidR="00F63065">
        <w:t>:</w:t>
      </w:r>
    </w:p>
    <w:p w14:paraId="2370A8E1" w14:textId="78A6214D" w:rsidR="00B874E6" w:rsidRDefault="00F63065" w:rsidP="008B5FD7">
      <w:pPr>
        <w:rPr>
          <w:rtl/>
        </w:rPr>
      </w:pPr>
      <w:r>
        <w:rPr>
          <w:rtl/>
        </w:rPr>
        <w:t>בין כך ובין כך מקבלין אותו, והוא למד כדרכו והולך</w:t>
      </w:r>
      <w:r w:rsidR="0057284B">
        <w:rPr>
          <w:rtl/>
        </w:rPr>
        <w:t>.</w:t>
      </w:r>
    </w:p>
    <w:p w14:paraId="340B7C95" w14:textId="77777777" w:rsidR="006542AA" w:rsidRDefault="00000000">
      <w:pPr>
        <w:pStyle w:val="36"/>
        <w:framePr w:wrap="notBeside"/>
      </w:pPr>
      <w:r>
        <w:lastRenderedPageBreak/>
        <w:t>ת"ר:</w:t>
      </w:r>
    </w:p>
    <w:p w14:paraId="37B7267D" w14:textId="185888D3" w:rsidR="00B874E6" w:rsidRDefault="00F63065" w:rsidP="00F63065">
      <w:pPr>
        <w:pStyle w:val="afffff1"/>
        <w:rPr>
          <w:rtl/>
        </w:rPr>
        <w:pPrChange w:id="9328" w:author="עריכה מהאתר" w:date="2026-10-18T06:46:49Z">
          <w:pPr>
            <w:rPr>
              <w:rtl/>
            </w:rPr>
          </w:pPr>
        </w:pPrChange>
      </w:pPr>
      <w:r>
        <w:rPr>
          <w:rtl/>
        </w:rPr>
        <w:t xml:space="preserve">מקבלין לכנפים</w:t>
      </w:r>
      <w:ins w:id="91477" w:author="קלוד - ניסוח" w:date="2026-10-13T16:46:40Z">
        <w:r>
          <w:rPr>
            <w:rtl/>
          </w:rPr>
          <w:t xml:space="preserve"> </w:t>
        </w:r>
        <w:r>
          <w:rPr>
            <w:rStyle w:val="affffd"/>
            <w:rtl/>
          </w:rPr>
          <w:t xml:space="preserve">נטילת ידים</w:t>
        </w:r>
        <w:r>
          <w:rPr>
            <w:rtl/>
          </w:rPr>
          <w:t xml:space="preserve"> ואח"כ</w:t>
        </w:r>
      </w:ins>
      <w:del w:id="91478" w:author="קלוד - ניסוח" w:date="2026-10-13T16:46:40Z">
        <w:r>
          <w:rPr>
            <w:rtl/>
          </w:rPr>
          <w:delText xml:space="preserve"> </w:delText>
        </w:r>
        <w:r>
          <w:rPr>
            <w:rtl/>
          </w:rPr>
          <w:delText xml:space="preserve">ואח"כ</w:delText>
        </w:r>
        <w:r>
          <w:rPr>
            <w:rtl/>
          </w:rPr>
          <w:delText xml:space="preserve"> מקבלין</w:delText>
        </w:r>
      </w:del>
      <w:r>
        <w:rPr>
          <w:rtl/>
        </w:rPr>
        <w:t xml:space="preserve"> לטהרות,</w:t>
      </w:r>
      <w:r w:rsidR="0051659A">
        <w:rPr>
          <w:rtl/>
        </w:rPr>
        <w:t xml:space="preserve"> ואם </w:t>
      </w:r>
      <w:ins w:id="91475" w:author="קלוד - ניסוח" w:date="2026-10-13T16:46:40Z">
        <w:r>
          <w:rPr>
            <w:rtl/>
          </w:rPr>
          <w:t xml:space="preserve">קיבל</w:t>
        </w:r>
      </w:ins>
      <w:del w:id="91476" w:author="קלוד - ניסוח" w:date="2026-10-13T16:46:40Z">
        <w:r w:rsidR="0051659A">
          <w:rPr>
            <w:rtl/>
          </w:rPr>
          <w:delText xml:space="preserve">אמר</w:delText>
        </w:r>
        <w:r w:rsidR="0051659A">
          <w:rPr>
            <w:rtl/>
          </w:rPr>
          <w:delText xml:space="preserve">, איני מקבל אלא</w:delText>
        </w:r>
      </w:del>
      <w:r w:rsidR="0051659A">
        <w:rPr>
          <w:rtl/>
        </w:rPr>
        <w:t xml:space="preserve"> לכנפים</w:t>
      </w:r>
      <w:r>
        <w:rPr>
          <w:rtl/>
        </w:rPr>
        <w:t xml:space="preserve"> </w:t>
      </w:r>
      <w:ins w:id="91473" w:author="קלוד - ניסוח" w:date="2026-10-13T16:46:40Z">
        <w:r>
          <w:rPr>
            <w:rtl/>
          </w:rPr>
          <w:t xml:space="preserve">בלבד</w:t>
        </w:r>
      </w:ins>
      <w:del w:id="91474" w:author="קלוד - ניסוח" w:date="2026-10-13T16:46:40Z">
        <w:r>
          <w:rPr>
            <w:rtl/>
          </w:rPr>
          <w:delText xml:space="preserve">מקבלין</w:delText>
        </w:r>
      </w:del>
      <w:r>
        <w:rPr>
          <w:rtl/>
        </w:rPr>
        <w:t xml:space="preserve"> </w:t>
      </w:r>
      <w:ins w:id="91471" w:author="קלוד - ניסוח" w:date="2026-10-13T16:46:40Z">
        <w:r>
          <w:rPr>
            <w:rtl/>
          </w:rPr>
          <w:t xml:space="preserve">- מקבלין,</w:t>
        </w:r>
      </w:ins>
      <w:del w:id="91472" w:author="קלוד - ניסוח" w:date="2026-10-13T16:46:40Z">
        <w:r>
          <w:rPr>
            <w:rtl/>
          </w:rPr>
          <w:delText xml:space="preserve">אותו,</w:delText>
        </w:r>
      </w:del>
      <w:r>
        <w:rPr>
          <w:rtl/>
        </w:rPr>
        <w:t xml:space="preserve"> קיבל לטהרות </w:t>
      </w:r>
      <w:ins w:id="91469" w:author="קלוד - ניסוח" w:date="2026-10-13T16:46:40Z">
        <w:r>
          <w:rPr>
            <w:rtl/>
          </w:rPr>
          <w:t xml:space="preserve">ולא</w:t>
        </w:r>
      </w:ins>
      <w:del w:id="91470" w:author="קלוד - ניסוח" w:date="2026-10-13T16:46:40Z">
        <w:r>
          <w:rPr>
            <w:rtl/>
          </w:rPr>
          <w:delText xml:space="preserve">ולא קיבל</w:delText>
        </w:r>
      </w:del>
      <w:r>
        <w:rPr>
          <w:rtl/>
        </w:rPr>
        <w:t xml:space="preserve"> לכנפים - אף לטהרות </w:t>
      </w:r>
      <w:r>
        <w:rPr>
          <w:rtl/>
        </w:rPr>
        <w:t xml:space="preserve">לא</w:t>
      </w:r>
      <w:r>
        <w:rPr>
          <w:rtl/>
        </w:rPr>
        <w:t xml:space="preserve"> קיבל</w:t>
      </w:r>
      <w:r w:rsidR="0057284B">
        <w:rPr>
          <w:rtl/>
        </w:rPr>
        <w:t>.</w:t>
      </w:r>
    </w:p>
    <w:p w14:paraId="084C5265" w14:textId="77777777" w:rsidR="006542AA" w:rsidRDefault="00000000">
      <w:pPr>
        <w:pStyle w:val="36"/>
        <w:framePr w:wrap="notBeside"/>
      </w:pPr>
      <w:r>
        <w:t>ת"ר:</w:t>
      </w:r>
    </w:p>
    <w:p w14:paraId="73019D04" w14:textId="683C97C1" w:rsidR="0051659A" w:rsidRDefault="00F63065" w:rsidP="0051659A">
      <w:pPr>
        <w:pStyle w:val="affff7"/>
        <w:rPr>
          <w:rtl/>
        </w:rPr>
        <w:pPrChange w:id="9328" w:author="עריכה מהאתר" w:date="2026-10-19T06:44:48Z">
          <w:pPr>
            <w:pStyle w:val="a0"/>
            <w:rPr>
              <w:rtl/>
            </w:rPr>
          </w:pPr>
        </w:pPrChange>
      </w:pPr>
      <w:r>
        <w:rPr>
          <w:rtl/>
        </w:rPr>
        <w:t xml:space="preserve">עד </w:t>
      </w:r>
      <w:ins w:id="91483" w:author="קלוד - ניסוח" w:date="2026-10-13T16:46:40Z">
        <w:r>
          <w:rPr>
            <w:rtl/>
          </w:rPr>
          <w:t xml:space="preserve">כמה </w:t>
        </w:r>
        <w:r>
          <w:rPr>
            <w:rStyle w:val="affffd"/>
            <w:rtl/>
          </w:rPr>
          <w:t xml:space="preserve">זמן</w:t>
        </w:r>
      </w:ins>
      <w:del w:id="91484" w:author="קלוד - ניסוח" w:date="2026-10-13T16:46:40Z">
        <w:r>
          <w:rPr>
            <w:rtl/>
          </w:rPr>
          <w:delText xml:space="preserve">כמה</w:delText>
        </w:r>
      </w:del>
      <w:r>
        <w:rPr>
          <w:rtl/>
        </w:rPr>
        <w:t xml:space="preserve"> מקבלין אותו? </w:t>
      </w:r>
      <w:ins w:id="91481" w:author="קלוד - ניסוח" w:date="2026-10-13T16:46:40Z">
        <w:r>
          <w:rPr>
            <w:rStyle w:val="27"/>
            <w:rtl/>
            <w:rPrChange w:id="9326" w:author="עריכה מהאתר" w:date="2026-10-19T06:44:48Z">
              <w:rPr>
                <w:rStyle w:val="27"/>
                <w:rtl/>
              </w:rPr>
            </w:rPrChange>
          </w:rPr>
          <w:t xml:space="preserve">לב"ש:</w:t>
        </w:r>
      </w:ins>
      <w:del w:id="91482" w:author="קלוד - ניסוח" w:date="2026-10-13T16:46:40Z">
        <w:r>
          <w:rPr>
            <w:rtl/>
          </w:rPr>
          <w:delText xml:space="preserve">ב"ש</w:delText>
        </w:r>
        <w:r>
          <w:rPr>
            <w:rtl/>
          </w:rPr>
          <w:delText xml:space="preserve">:</w:delText>
        </w:r>
      </w:del>
      <w:r>
        <w:rPr>
          <w:rtl/>
        </w:rPr>
        <w:t xml:space="preserve"> למשקין - שלשים יום, לכסות - </w:t>
      </w:r>
      <w:ins w:id="91479" w:author="קלוד - ניסוח" w:date="2026-10-13T16:46:40Z">
        <w:r>
          <w:rPr>
            <w:rtl/>
          </w:rPr>
          <w:t xml:space="preserve">י"ב</w:t>
        </w:r>
      </w:ins>
      <w:del w:id="91480" w:author="קלוד - ניסוח" w:date="2026-10-13T16:46:40Z">
        <w:r>
          <w:rPr>
            <w:rtl/>
          </w:rPr>
          <w:delText xml:space="preserve">שנים עשר</w:delText>
        </w:r>
      </w:del>
      <w:r>
        <w:rPr>
          <w:rtl/>
        </w:rPr>
        <w:t xml:space="preserve"> חודש,</w:t>
      </w:r>
    </w:p>
    <w:p w14:paraId="1FF1A8BA" w14:textId="64D7C38F" w:rsidR="00B874E6" w:rsidRDefault="0051659A" w:rsidP="0051659A">
      <w:pPr>
        <w:rPr>
          <w:rtl/>
        </w:rPr>
      </w:pPr>
      <w:r>
        <w:rPr>
          <w:rtl/>
        </w:rPr>
        <w:tab/>
      </w:r>
      <w:r>
        <w:rPr>
          <w:rtl/>
        </w:rPr>
        <w:tab/>
      </w:r>
      <w:r>
        <w:rPr>
          <w:rtl/>
        </w:rPr>
        <w:tab/>
      </w:r>
      <w:r>
        <w:rPr>
          <w:rtl/>
        </w:rPr>
        <w:tab/>
      </w:r>
      <w:r w:rsidR="00F63065">
        <w:rPr>
          <w:rtl/>
        </w:rPr>
        <w:t>ו</w:t>
      </w:r>
      <w:r>
        <w:rPr>
          <w:rFonts w:hint="cs"/>
          <w:rtl/>
        </w:rPr>
        <w:t>ל</w:t>
      </w:r>
      <w:r w:rsidR="00F63065">
        <w:rPr>
          <w:rtl/>
        </w:rPr>
        <w:t>ב</w:t>
      </w:r>
      <w:r>
        <w:rPr>
          <w:rFonts w:hint="cs"/>
          <w:rtl/>
        </w:rPr>
        <w:t>"ה</w:t>
      </w:r>
      <w:r w:rsidR="00F63065">
        <w:rPr>
          <w:rtl/>
        </w:rPr>
        <w:t xml:space="preserve">: אחד זה ואחד זה - </w:t>
      </w:r>
      <w:ins w:id="91493" w:author="קלוד - ניסוח" w:date="2026-10-13T16:46:40Z">
        <w:r>
          <w:rPr>
            <w:rtl/>
          </w:rPr>
          <w:t xml:space="preserve">לשלשים,</w:t>
        </w:r>
      </w:ins>
      <w:del w:id="91494" w:author="קלוד - ניסוח" w:date="2026-10-13T16:46:40Z">
        <w:r w:rsidR="00F63065">
          <w:rPr>
            <w:rtl/>
          </w:rPr>
          <w:delText xml:space="preserve">לשלשים</w:delText>
        </w:r>
        <w:r w:rsidR="0057284B">
          <w:rPr>
            <w:rtl/>
          </w:rPr>
          <w:delText xml:space="preserve">.</w:delText>
        </w:r>
        <w:r>
          <w:rPr>
            <w:rFonts w:hint="cs"/>
            <w:rtl/>
          </w:rPr>
          <w:delText xml:space="preserve">[דלא</w:delText>
        </w:r>
      </w:del>
      <w:r>
        <w:rPr>
          <w:rFonts w:hint="cs"/>
          <w:rtl/>
        </w:rPr>
        <w:t xml:space="preserve"> </w:t>
      </w:r>
      <w:ins w:id="91491" w:author="קלוד - ניסוח" w:date="2026-10-13T16:46:40Z">
        <w:r>
          <w:rPr>
            <w:rFonts w:hint="cs"/>
            <w:rtl/>
          </w:rPr>
          <w:t xml:space="preserve">דאם</w:t>
        </w:r>
      </w:ins>
      <w:del w:id="91492" w:author="קלוד - ניסוח" w:date="2026-10-13T16:46:40Z">
        <w:r>
          <w:rPr>
            <w:rFonts w:hint="cs"/>
            <w:rtl/>
          </w:rPr>
          <w:delText xml:space="preserve">יהא</w:delText>
        </w:r>
      </w:del>
      <w:r>
        <w:rPr>
          <w:rFonts w:hint="cs"/>
          <w:rtl/>
        </w:rPr>
        <w:t xml:space="preserve"> </w:t>
      </w:r>
      <w:ins w:id="91489" w:author="קלוד - ניסוח" w:date="2026-10-13T16:46:40Z">
        <w:r>
          <w:rPr>
            <w:rFonts w:hint="cs"/>
            <w:rtl/>
          </w:rPr>
          <w:t xml:space="preserve">לי"ב חודש - הוי מקולי</w:t>
        </w:r>
      </w:ins>
      <w:del w:id="91490" w:author="קלוד - ניסוח" w:date="2026-10-13T16:46:40Z">
        <w:r>
          <w:rPr>
            <w:rFonts w:hint="cs"/>
            <w:rtl/>
          </w:rPr>
          <w:delText xml:space="preserve">קולי</w:delText>
        </w:r>
      </w:del>
      <w:r>
        <w:rPr>
          <w:rFonts w:hint="cs"/>
          <w:rtl/>
        </w:rPr>
        <w:t xml:space="preserve"> </w:t>
      </w:r>
      <w:r>
        <w:rPr>
          <w:rFonts w:hint="cs"/>
          <w:rtl/>
        </w:rPr>
        <w:t xml:space="preserve">ב"ש</w:t>
      </w:r>
      <w:r>
        <w:rPr>
          <w:rFonts w:hint="cs"/>
          <w:rtl/>
        </w:rPr>
        <w:t xml:space="preserve"> </w:t>
      </w:r>
      <w:ins w:id="91487" w:author="קלוד - ניסוח" w:date="2026-10-13T16:46:40Z">
        <w:r>
          <w:rPr>
            <w:rFonts w:hint="cs"/>
            <w:rtl/>
          </w:rPr>
          <w:t xml:space="preserve">ומחומרי</w:t>
        </w:r>
      </w:ins>
      <w:del w:id="91488" w:author="קלוד - ניסוח" w:date="2026-10-13T16:46:40Z">
        <w:r>
          <w:rPr>
            <w:rFonts w:hint="cs"/>
            <w:rtl/>
          </w:rPr>
          <w:delText xml:space="preserve">וחומרי</w:delText>
        </w:r>
      </w:del>
      <w:r>
        <w:rPr>
          <w:rFonts w:hint="cs"/>
          <w:rtl/>
        </w:rPr>
        <w:t xml:space="preserve"> </w:t>
      </w:r>
      <w:ins w:id="91485" w:author="קלוד - ניסוח" w:date="2026-10-13T16:46:40Z">
        <w:r>
          <w:rPr>
            <w:rFonts w:hint="cs"/>
            <w:rtl/>
          </w:rPr>
          <w:t xml:space="preserve">ב"ה </w:t>
        </w:r>
        <w:r>
          <w:rPr>
            <w:rStyle w:val="affffd"/>
            <w:rFonts w:hint="cs"/>
            <w:rtl/>
          </w:rPr>
          <w:t xml:space="preserve">ואינו במניינם</w:t>
        </w:r>
        <w:r>
          <w:rPr>
            <w:rFonts w:hint="cs"/>
            <w:rtl/>
          </w:rPr>
          <w:t xml:space="preserve">.</w:t>
        </w:r>
      </w:ins>
      <w:del w:id="91486" w:author="קלוד - ניסוח" w:date="2026-10-13T16:46:40Z">
        <w:r>
          <w:rPr>
            <w:rFonts w:hint="cs"/>
            <w:rtl/>
          </w:rPr>
          <w:delText xml:space="preserve">ב"ה</w:delText>
        </w:r>
        <w:r>
          <w:rPr>
            <w:rFonts w:hint="cs"/>
            <w:rtl/>
          </w:rPr>
          <w:delText xml:space="preserve">]</w:delText>
        </w:r>
      </w:del>
    </w:p>
    <w:p w14:paraId="14E2AE3B" w14:textId="77777777" w:rsidR="0051659A" w:rsidRDefault="00F63065" w:rsidP="00F63065">
      <w:pPr>
        <w:pStyle w:val="afffff1"/>
        <w:rPr>
          <w:rtl/>
        </w:rPr>
        <w:pPrChange w:id="9334" w:author="עריכה מהאתר" w:date="2026-10-18T06:46:49Z">
          <w:pPr>
            <w:rPr>
              <w:rtl/>
            </w:rPr>
          </w:pPr>
        </w:pPrChange>
      </w:pPr>
      <w:r>
        <w:rPr>
          <w:rStyle w:val="27"/>
          <w:rtl/>
          <w:rPrChange w:id="9330" w:author="עריכה מהאתר" w:date="2026-10-19T06:44:48Z">
            <w:rPr>
              <w:rStyle w:val="27"/>
              <w:rtl/>
            </w:rPr>
          </w:rPrChange>
        </w:rPr>
        <w:t xml:space="preserve">(סימן: חב"ר תלמי"ד תכל"ת מכ"ס חז"ר גבא"י בעצמ"ו)</w:t>
      </w:r>
      <w:r>
        <w:rPr>
          <w:rtl/>
        </w:rPr>
        <w:t xml:space="preserve"> </w:t>
      </w:r>
    </w:p>
    <w:p w14:paraId="3896094E" w14:textId="3F864FCC" w:rsidR="006542AA" w:rsidRDefault="00000000">
      <w:pPr>
        <w:pStyle w:val="36"/>
        <w:framePr w:wrap="notBeside"/>
      </w:pPr>
      <w:r>
        <w:t>ת"ר</w:t>
      </w:r>
      <w:r w:rsidR="00F63065">
        <w:t>:</w:t>
      </w:r>
    </w:p>
    <w:p w14:paraId="6EEFD6BD" w14:textId="1EB00A0C" w:rsidR="009C6CA9" w:rsidRDefault="00F63065" w:rsidP="00F63065">
      <w:pPr>
        <w:rPr>
          <w:rtl/>
        </w:rPr>
      </w:pPr>
      <w:r>
        <w:rPr>
          <w:rtl/>
        </w:rPr>
        <w:t xml:space="preserve">הבא לקבל דברי חבירות צריך לקבל בפני </w:t>
      </w:r>
      <w:ins w:id="91497" w:author="קלוד - ניסוח" w:date="2026-10-13T16:46:40Z">
        <w:r>
          <w:rPr>
            <w:rtl/>
          </w:rPr>
          <w:t xml:space="preserve">ג'</w:t>
        </w:r>
      </w:ins>
      <w:del w:id="91498" w:author="קלוד - ניסוח" w:date="2026-10-13T16:46:40Z">
        <w:r>
          <w:rPr>
            <w:rtl/>
          </w:rPr>
          <w:delText xml:space="preserve">שלשה</w:delText>
        </w:r>
      </w:del>
      <w:r>
        <w:rPr>
          <w:rtl/>
        </w:rPr>
        <w:t xml:space="preserve"> חבירים, ובניו ובני ביתו אינן </w:t>
      </w:r>
      <w:ins w:id="91495" w:author="קלוד - ניסוח" w:date="2026-10-13T16:46:40Z">
        <w:r>
          <w:rPr>
            <w:rtl/>
          </w:rPr>
          <w:t xml:space="preserve">צריכין,</w:t>
        </w:r>
      </w:ins>
      <w:del w:id="91496" w:author="קלוד - ניסוח" w:date="2026-10-13T16:46:40Z">
        <w:r>
          <w:rPr>
            <w:rtl/>
          </w:rPr>
          <w:delText xml:space="preserve">צריכין לקבל בפני שלשה חבירים, </w:delText>
        </w:r>
      </w:del>
    </w:p>
    <w:p w14:paraId="020E15F6" w14:textId="55E945C6" w:rsidR="006542AA" w:rsidRDefault="00000000">
      <w:pPr>
        <w:pStyle w:val="36"/>
        <w:framePr w:wrap="notBeside"/>
      </w:pPr>
      <w:r>
        <w:t>רשב"ג</w:t>
      </w:r>
      <w:r w:rsidR="00F63065">
        <w:t>:</w:t>
      </w:r>
    </w:p>
    <w:p w14:paraId="716D373C" w14:textId="7126A022" w:rsidR="00B874E6" w:rsidRDefault="00F63065" w:rsidP="000C73DD">
      <w:pPr>
        <w:pStyle w:val="021"/>
        <w:rPr>
          <w:rtl/>
        </w:rPr>
      </w:pPr>
      <w:r>
        <w:rPr>
          <w:rtl/>
        </w:rPr>
        <w:t xml:space="preserve">אף בניו ובני ביתו </w:t>
      </w:r>
      <w:ins w:id="91503" w:author="קלוד - ניסוח" w:date="2026-10-13T16:46:40Z">
        <w:r>
          <w:rPr>
            <w:rtl/>
          </w:rPr>
          <w:t xml:space="preserve">צריכין,</w:t>
        </w:r>
      </w:ins>
      <w:del w:id="91504" w:author="קלוד - ניסוח" w:date="2026-10-13T16:46:40Z">
        <w:r>
          <w:rPr>
            <w:rtl/>
          </w:rPr>
          <w:delText xml:space="preserve">צריכין לקבל בפני שלשה חבירים, לפי</w:delText>
        </w:r>
      </w:del>
      <w:r>
        <w:rPr>
          <w:rtl/>
        </w:rPr>
        <w:t xml:space="preserve"> שאינו דומה חבר שקיבל</w:t>
      </w:r>
      <w:ins w:id="91501" w:author="קלוד - ניסוח" w:date="2026-10-13T16:46:40Z">
        <w:r>
          <w:rPr>
            <w:rtl/>
          </w:rPr>
          <w:t xml:space="preserve"> </w:t>
        </w:r>
        <w:r>
          <w:rPr>
            <w:rStyle w:val="affffd"/>
            <w:rtl/>
          </w:rPr>
          <w:t xml:space="preserve">מרצונו</w:t>
        </w:r>
        <w:r>
          <w:rPr>
            <w:rtl/>
          </w:rPr>
          <w:t xml:space="preserve"> </w:t>
        </w:r>
      </w:ins>
      <w:del w:id="91502" w:author="קלוד - ניסוח" w:date="2026-10-13T16:46:40Z">
        <w:r>
          <w:rPr>
            <w:rtl/>
          </w:rPr>
          <w:delText xml:space="preserve"> </w:delText>
        </w:r>
      </w:del>
      <w:r>
        <w:rPr>
          <w:rtl/>
        </w:rPr>
        <w:t xml:space="preserve">לבן חבר </w:t>
      </w:r>
      <w:ins w:id="91499" w:author="קלוד - ניסוח" w:date="2026-10-13T16:46:40Z">
        <w:r>
          <w:rPr>
            <w:rtl/>
          </w:rPr>
          <w:t xml:space="preserve">שקיבל </w:t>
        </w:r>
        <w:r>
          <w:rPr>
            <w:rStyle w:val="affffd"/>
            <w:rtl/>
          </w:rPr>
          <w:t xml:space="preserve">מחמת אביו</w:t>
        </w:r>
        <w:r>
          <w:rPr>
            <w:rtl/>
          </w:rPr>
          <w:t xml:space="preserve">.</w:t>
        </w:r>
      </w:ins>
      <w:del w:id="91500" w:author="קלוד - ניסוח" w:date="2026-10-13T16:46:40Z">
        <w:r>
          <w:rPr>
            <w:rtl/>
          </w:rPr>
          <w:delText xml:space="preserve">שקיבל</w:delText>
        </w:r>
        <w:r w:rsidR="0057284B">
          <w:rPr>
            <w:rtl/>
          </w:rPr>
          <w:delText xml:space="preserve">.</w:delText>
        </w:r>
      </w:del>
    </w:p>
    <w:p w14:paraId="05ECF3D6" w14:textId="4E5D1EBD" w:rsidR="006542AA" w:rsidRDefault="00000000">
      <w:pPr>
        <w:pStyle w:val="36"/>
        <w:framePr w:wrap="notBeside"/>
      </w:pPr>
      <w:r>
        <w:t>ת"ר</w:t>
      </w:r>
      <w:r w:rsidR="00A43F31">
        <w:t>:</w:t>
      </w:r>
    </w:p>
    <w:p w14:paraId="6E5306AC" w14:textId="6FCFE03A" w:rsidR="009C6CA9" w:rsidRDefault="00A43F31" w:rsidP="000C73DD">
      <w:pPr>
        <w:pStyle w:val="afffff1"/>
        <w:rPr>
          <w:rtl/>
        </w:rPr>
        <w:pPrChange w:id="9336" w:author="עריכה מהאתר" w:date="2026-10-18T06:46:49Z">
          <w:pPr>
            <w:pStyle w:val="011"/>
            <w:rPr>
              <w:rtl/>
            </w:rPr>
          </w:pPr>
        </w:pPrChange>
      </w:pPr>
      <w:r>
        <w:rPr>
          <w:rtl/>
        </w:rPr>
        <w:t xml:space="preserve">הבא לקבל דברי חבירות </w:t>
      </w:r>
      <w:r w:rsidR="00F63065">
        <w:rPr>
          <w:rtl/>
        </w:rPr>
        <w:t xml:space="preserve">צריך לקבל בפני ג' חבירים, </w:t>
      </w:r>
      <w:r w:rsidR="009C6CA9">
        <w:rPr>
          <w:rtl/>
        </w:rPr>
        <w:t>ואפי'</w:t>
      </w:r>
      <w:r w:rsidR="00F63065">
        <w:rPr>
          <w:rtl/>
        </w:rPr>
        <w:t xml:space="preserve"> </w:t>
      </w:r>
      <w:ins w:id="91505" w:author="קלוד - ניסוח" w:date="2026-10-13T16:46:40Z">
        <w:r>
          <w:rPr>
            <w:rtl/>
          </w:rPr>
          <w:t xml:space="preserve">ת"ח,</w:t>
        </w:r>
      </w:ins>
      <w:del w:id="91506" w:author="קלוד - ניסוח" w:date="2026-10-13T16:46:40Z">
        <w:r w:rsidR="009C6CA9">
          <w:rPr>
            <w:rtl/>
          </w:rPr>
          <w:delText xml:space="preserve">ת"ח</w:delText>
        </w:r>
        <w:r w:rsidR="00F63065">
          <w:rPr>
            <w:rtl/>
          </w:rPr>
          <w:delText xml:space="preserve"> צריך לקבל בפני שלשה חבירים, </w:delText>
        </w:r>
      </w:del>
    </w:p>
    <w:p w14:paraId="0233DB97" w14:textId="14DA061C" w:rsidR="009C6CA9" w:rsidRDefault="00F63065" w:rsidP="00F63065">
      <w:pPr>
        <w:rPr>
          <w:rtl/>
        </w:rPr>
      </w:pPr>
      <w:ins w:id="91509" w:author="קלוד - ניסוח" w:date="2026-10-13T16:46:40Z">
        <w:r>
          <w:rPr>
            <w:rtl/>
          </w:rPr>
          <w:t xml:space="preserve">וזקן</w:t>
        </w:r>
      </w:ins>
      <w:del w:id="91510" w:author="קלוד - ניסוח" w:date="2026-10-13T16:46:40Z">
        <w:r>
          <w:rPr>
            <w:rtl/>
          </w:rPr>
          <w:delText xml:space="preserve">זקן</w:delText>
        </w:r>
      </w:del>
      <w:r>
        <w:rPr>
          <w:rtl/>
        </w:rPr>
        <w:t xml:space="preserve"> ויושב בישיבה - אינו </w:t>
      </w:r>
      <w:ins w:id="91507" w:author="קלוד - ניסוח" w:date="2026-10-13T16:46:40Z">
        <w:r>
          <w:rPr>
            <w:rtl/>
          </w:rPr>
          <w:t xml:space="preserve">צריך,</w:t>
        </w:r>
      </w:ins>
      <w:del w:id="91508" w:author="קלוד - ניסוח" w:date="2026-10-13T16:46:40Z">
        <w:r>
          <w:rPr>
            <w:rtl/>
          </w:rPr>
          <w:delText xml:space="preserve">צריך לקבל בפני שלשה חבירים</w:delText>
        </w:r>
      </w:del>
      <w:r>
        <w:rPr>
          <w:rtl/>
        </w:rPr>
        <w:t xml:space="preserve"> שכבר קיבל עליו משעה שישב,</w:t>
      </w:r>
    </w:p>
    <w:p>
      <w:pPr>
        <w:pStyle w:val="36"/>
        <w:rPr>
          <w:ins w:id="90073" w:author="קלוד - סמנטי" w:date="2026-10-13T16:46:38Z"/>
        </w:rPr>
      </w:pPr>
      <w:r>
        <w:t xml:space="preserve">אבא </w:t>
      </w:r>
      <w:ins w:id="91511" w:author="קלוד - ניסוח" w:date="2026-10-13T16:46:40Z">
        <w:r>
          <w:t xml:space="preserve">שאול:</w:t>
        </w:r>
      </w:ins>
      <w:del w:id="91512" w:author="קלוד - ניסוח" w:date="2026-10-13T16:46:40Z">
        <w:r>
          <w:delText xml:space="preserve">שאול אומר:</w:delText>
        </w:r>
      </w:del>
    </w:p>
    <w:p w14:paraId="1A7BE0F0" w14:textId="4610E8DE" w:rsidR="00B874E6" w:rsidRDefault="00F63065" w:rsidP="009C6CA9">
      <w:pPr>
        <w:rPr>
          <w:rtl/>
        </w:rPr>
      </w:pPr>
      <w:del w:id="90074" w:author="קלוד - סמנטי" w:date="2026-10-13T16:46:38Z">
        <w:r>
          <w:rPr>
            <w:rtl/>
          </w:rPr>
          <w:delText xml:space="preserve"> </w:delText>
        </w:r>
      </w:del>
      <w:r>
        <w:rPr>
          <w:rtl/>
        </w:rPr>
        <w:t xml:space="preserve">אף </w:t>
      </w:r>
      <w:r>
        <w:rPr>
          <w:rtl/>
        </w:rPr>
        <w:t xml:space="preserve">ת"ח</w:t>
      </w:r>
      <w:r w:rsidR="009C6CA9">
        <w:rPr>
          <w:rFonts w:hint="cs"/>
          <w:rtl/>
        </w:rPr>
        <w:t xml:space="preserve"> </w:t>
      </w:r>
      <w:r>
        <w:rPr>
          <w:rtl/>
        </w:rPr>
        <w:t xml:space="preserve">אינו </w:t>
      </w:r>
      <w:ins w:id="91513" w:author="קלוד - ניסוח" w:date="2026-10-13T16:46:40Z">
        <w:r>
          <w:rPr>
            <w:rtl/>
          </w:rPr>
          <w:t xml:space="preserve">צריך,</w:t>
        </w:r>
      </w:ins>
      <w:del w:id="91514" w:author="קלוד - ניסוח" w:date="2026-10-13T16:46:40Z">
        <w:r>
          <w:rPr>
            <w:rtl/>
          </w:rPr>
          <w:delText xml:space="preserve">צריך לקבל בפני </w:delText>
        </w:r>
        <w:r w:rsidR="009C6CA9">
          <w:rPr>
            <w:rFonts w:hint="cs"/>
            <w:rtl/>
          </w:rPr>
          <w:delText xml:space="preserve">ג' </w:delText>
        </w:r>
        <w:r>
          <w:rPr>
            <w:rtl/>
          </w:rPr>
          <w:delText xml:space="preserve">חבירים,</w:delText>
        </w:r>
      </w:del>
      <w:r>
        <w:rPr>
          <w:rtl/>
        </w:rPr>
        <w:t xml:space="preserve"> ולא עוד אלא שאחרים מקבלין לפניו</w:t>
      </w:r>
      <w:r w:rsidR="0057284B">
        <w:rPr>
          <w:rtl/>
        </w:rPr>
        <w:t>.</w:t>
      </w:r>
    </w:p>
    <w:p w14:paraId="1D7109B2" w14:textId="3D3E187D" w:rsidR="006542AA" w:rsidRDefault="00000000">
      <w:pPr>
        <w:pStyle w:val="36"/>
        <w:framePr w:wrap="notBeside"/>
      </w:pPr>
      <w:ins w:id="91515" w:author="קלוד - ניסוח" w:date="2026-10-13T16:46:40Z">
        <w:r>
          <w:t xml:space="preserve">רי"ו:</w:t>
        </w:r>
      </w:ins>
      <w:del w:id="91516" w:author="קלוד - ניסוח" w:date="2026-10-13T16:46:40Z">
        <w:r>
          <w:delText xml:space="preserve">ארי"ו</w:delText>
        </w:r>
        <w:r w:rsidR="00F63065">
          <w:delText xml:space="preserve">:</w:delText>
        </w:r>
      </w:del>
    </w:p>
    <w:p w14:paraId="148DA61E" w14:textId="7A320CE9" w:rsidR="00B874E6" w:rsidRDefault="00F63065" w:rsidP="00F63065">
      <w:pPr>
        <w:rPr>
          <w:rtl/>
        </w:rPr>
      </w:pPr>
      <w:r>
        <w:rPr>
          <w:rtl/>
        </w:rPr>
        <w:t xml:space="preserve">בימי </w:t>
      </w:r>
      <w:r>
        <w:rPr>
          <w:rStyle w:val="27"/>
          <w:rtl/>
          <w:rPrChange w:id="9331" w:author="עריכה מהאתר" w:date="2026-10-19T06:44:48Z">
            <w:rPr>
              <w:rStyle w:val="27"/>
              <w:rtl/>
            </w:rPr>
          </w:rPrChange>
        </w:rPr>
        <w:t xml:space="preserve">בנו של </w:t>
      </w:r>
      <w:r>
        <w:rPr>
          <w:rtl/>
          <w:rPrChange w:id="9334" w:author="עריכה מהאתר" w:date="2026-10-19T06:44:48Z">
            <w:rPr>
              <w:rStyle w:val="27"/>
              <w:rtl/>
            </w:rPr>
          </w:rPrChange>
        </w:rPr>
        <w:t xml:space="preserve">ר"ח</w:t>
      </w:r>
      <w:r>
        <w:rPr>
          <w:rStyle w:val="27"/>
          <w:rtl/>
          <w:rPrChange w:id="9333" w:author="עריכה מהאתר" w:date="2026-10-19T06:44:48Z">
            <w:rPr>
              <w:rStyle w:val="27"/>
              <w:rtl/>
            </w:rPr>
          </w:rPrChange>
        </w:rPr>
        <w:t xml:space="preserve"> בן אנטיגנוס</w:t>
      </w:r>
      <w:r>
        <w:rPr>
          <w:rtl/>
        </w:rPr>
        <w:t xml:space="preserve"> נשנית משנה </w:t>
      </w:r>
      <w:ins w:id="91517" w:author="קלוד - ניסוח" w:date="2026-10-13T16:46:40Z">
        <w:r>
          <w:rPr>
            <w:rtl/>
          </w:rPr>
          <w:t xml:space="preserve">זו </w:t>
        </w:r>
        <w:r>
          <w:rPr>
            <w:rStyle w:val="affffd"/>
            <w:rtl/>
          </w:rPr>
          <w:t xml:space="preserve">דת"ח צריך לקבל</w:t>
        </w:r>
        <w:r>
          <w:rPr>
            <w:rtl/>
          </w:rPr>
          <w:t xml:space="preserve">.</w:t>
        </w:r>
      </w:ins>
      <w:del w:id="91518" w:author="קלוד - ניסוח" w:date="2026-10-13T16:46:40Z">
        <w:r>
          <w:rPr>
            <w:rtl/>
          </w:rPr>
          <w:delText xml:space="preserve">זו</w:delText>
        </w:r>
        <w:r w:rsidR="0057284B">
          <w:rPr>
            <w:rtl/>
          </w:rPr>
          <w:delText xml:space="preserve">.</w:delText>
        </w:r>
      </w:del>
    </w:p>
    <w:p w14:paraId="192A8612" w14:textId="71281C9D" w:rsidR="00A43F31" w:rsidRDefault="00F63065" w:rsidP="00A43F31">
      <w:pPr>
        <w:rPr>
          <w:rtl/>
        </w:rPr>
      </w:pPr>
      <w:r>
        <w:rPr>
          <w:rStyle w:val="27"/>
          <w:rtl/>
        </w:rPr>
        <w:t>ר"י</w:t>
      </w:r>
      <w:r>
        <w:rPr>
          <w:rtl/>
        </w:rPr>
        <w:t xml:space="preserve"> </w:t>
      </w:r>
      <w:r>
        <w:rPr>
          <w:rStyle w:val="27"/>
          <w:rtl/>
        </w:rPr>
        <w:t>ור' יוסי</w:t>
      </w:r>
      <w:r>
        <w:rPr>
          <w:rtl/>
        </w:rPr>
        <w:t xml:space="preserve"> </w:t>
      </w:r>
      <w:r w:rsidR="00A43F31">
        <w:rPr>
          <w:rFonts w:hint="cs"/>
          <w:rtl/>
        </w:rPr>
        <w:t>נסתפקו</w:t>
      </w:r>
      <w:r>
        <w:rPr>
          <w:rtl/>
        </w:rPr>
        <w:t xml:space="preserve"> </w:t>
      </w:r>
      <w:ins w:id="91537" w:author="קלוד - ניסוח" w:date="2026-10-13T16:46:40Z">
        <w:r>
          <w:rPr>
            <w:rtl/>
          </w:rPr>
          <w:t xml:space="preserve">בטהרות</w:t>
        </w:r>
      </w:ins>
      <w:del w:id="91538" w:author="קלוד - ניסוח" w:date="2026-10-13T16:46:40Z">
        <w:r>
          <w:rPr>
            <w:rtl/>
          </w:rPr>
          <w:delText xml:space="preserve">בטהרות,</w:delText>
        </w:r>
      </w:del>
      <w:r>
        <w:rPr>
          <w:rtl/>
        </w:rPr>
        <w:t xml:space="preserve"> </w:t>
      </w:r>
      <w:ins w:id="91535" w:author="קלוד - ניסוח" w:date="2026-10-13T16:46:40Z">
        <w:r>
          <w:rPr>
            <w:rtl/>
          </w:rPr>
          <w:t xml:space="preserve">ושלחו</w:t>
        </w:r>
      </w:ins>
      <w:del w:id="91536" w:author="קלוד - ניסוח" w:date="2026-10-13T16:46:40Z">
        <w:r>
          <w:rPr>
            <w:rtl/>
          </w:rPr>
          <w:delText xml:space="preserve">שדרו</w:delText>
        </w:r>
      </w:del>
      <w:r>
        <w:rPr>
          <w:rtl/>
        </w:rPr>
        <w:t xml:space="preserve"> </w:t>
      </w:r>
      <w:ins w:id="91533" w:author="קלוד - ניסוח" w:date="2026-10-13T16:46:40Z">
        <w:r>
          <w:rPr>
            <w:rtl/>
          </w:rPr>
          <w:t xml:space="preserve">תלמידים</w:t>
        </w:r>
      </w:ins>
      <w:del w:id="91534" w:author="קלוד - ניסוח" w:date="2026-10-13T16:46:40Z">
        <w:r>
          <w:rPr>
            <w:rtl/>
          </w:rPr>
          <w:delText xml:space="preserve">רבנן</w:delText>
        </w:r>
      </w:del>
      <w:r>
        <w:rPr>
          <w:rtl/>
        </w:rPr>
        <w:t xml:space="preserve"> </w:t>
      </w:r>
      <w:ins w:id="91531" w:author="קלוד - ניסוח" w:date="2026-10-13T16:46:40Z">
        <w:r>
          <w:rPr>
            <w:rStyle w:val="27"/>
            <w:rtl/>
            <w:rPrChange w:id="9339" w:author="עריכה מהאתר" w:date="2026-10-19T06:44:48Z">
              <w:rPr>
                <w:rStyle w:val="27"/>
                <w:rtl/>
              </w:rPr>
            </w:rPrChange>
          </w:rPr>
          <w:t xml:space="preserve">לבנו</w:t>
        </w:r>
      </w:ins>
      <w:del w:id="91532" w:author="קלוד - ניסוח" w:date="2026-10-13T16:46:40Z">
        <w:r>
          <w:rPr>
            <w:rtl/>
          </w:rPr>
          <w:delText xml:space="preserve">לגבי בנו</w:delText>
        </w:r>
      </w:del>
      <w:r>
        <w:rPr>
          <w:rStyle w:val="27"/>
          <w:rtl/>
          <w:rPrChange w:id="9340" w:author="עריכה מהאתר" w:date="2026-10-19T06:44:48Z">
            <w:rPr>
              <w:rStyle w:val="27"/>
              <w:rtl/>
            </w:rPr>
          </w:rPrChange>
        </w:rPr>
        <w:t xml:space="preserve"> של </w:t>
      </w:r>
      <w:r>
        <w:rPr>
          <w:rtl/>
          <w:rPrChange w:id="9344" w:author="עריכה מהאתר" w:date="2026-10-19T06:44:48Z">
            <w:rPr>
              <w:rStyle w:val="27"/>
              <w:rtl/>
            </w:rPr>
          </w:rPrChange>
        </w:rPr>
        <w:t xml:space="preserve">ר</w:t>
      </w:r>
      <w:r>
        <w:rPr>
          <w:rFonts w:hint="cs"/>
          <w:rtl/>
          <w:rPrChange w:id="9345" w:author="עריכה מהאתר" w:date="2026-10-19T06:44:48Z">
            <w:rPr>
              <w:rStyle w:val="27"/>
              <w:rFonts w:hint="cs"/>
              <w:rtl/>
            </w:rPr>
          </w:rPrChange>
        </w:rPr>
        <w:t xml:space="preserve">ח</w:t>
      </w:r>
      <w:r>
        <w:rPr>
          <w:rFonts w:hint="cs"/>
          <w:rtl/>
          <w:rPrChange w:id="9346" w:author="עריכה מהאתר" w:date="2026-10-19T06:44:48Z">
            <w:rPr>
              <w:rStyle w:val="27"/>
              <w:rFonts w:hint="cs"/>
              <w:rtl/>
            </w:rPr>
          </w:rPrChange>
        </w:rPr>
        <w:t xml:space="preserve">ב"א</w:t>
      </w:r>
      <w:r w:rsidR="00A43F31">
        <w:rPr>
          <w:rFonts w:hint="cs"/>
          <w:rtl/>
        </w:rPr>
        <w:t xml:space="preserve"> </w:t>
      </w:r>
      <w:ins w:id="91529" w:author="קלוד - ניסוח" w:date="2026-10-13T16:46:40Z">
        <w:r>
          <w:rPr>
            <w:rFonts w:hint="cs"/>
            <w:rtl/>
          </w:rPr>
          <w:t xml:space="preserve">שיעיין,</w:t>
        </w:r>
      </w:ins>
      <w:del w:id="91530" w:author="קלוד - ניסוח" w:date="2026-10-13T16:46:40Z">
        <w:r w:rsidR="00A43F31">
          <w:rPr>
            <w:rFonts w:hint="cs"/>
            <w:rtl/>
          </w:rPr>
          <w:delText xml:space="preserve">הלכו אמרו לו</w:delText>
        </w:r>
        <w:r>
          <w:rPr>
            <w:rtl/>
          </w:rPr>
          <w:delText xml:space="preserve"> לעיין בה,</w:delText>
        </w:r>
      </w:del>
      <w:r>
        <w:rPr>
          <w:rtl/>
        </w:rPr>
        <w:t xml:space="preserve"> </w:t>
      </w:r>
      <w:r w:rsidR="00A43F31">
        <w:rPr>
          <w:rFonts w:hint="cs"/>
          <w:rtl/>
        </w:rPr>
        <w:t xml:space="preserve">מצאוהו </w:t>
      </w:r>
      <w:ins w:id="91527" w:author="קלוד - ניסוח" w:date="2026-10-13T16:46:40Z">
        <w:r>
          <w:rPr>
            <w:rFonts w:hint="cs"/>
            <w:rtl/>
          </w:rPr>
          <w:t xml:space="preserve">טוען</w:t>
        </w:r>
      </w:ins>
      <w:del w:id="91528" w:author="קלוד - ניסוח" w:date="2026-10-13T16:46:40Z">
        <w:r w:rsidR="00A43F31">
          <w:rPr>
            <w:rFonts w:hint="cs"/>
            <w:rtl/>
          </w:rPr>
          <w:delText xml:space="preserve">שטע</w:delText>
        </w:r>
        <w:r>
          <w:rPr>
            <w:rtl/>
          </w:rPr>
          <w:delText xml:space="preserve">ן</w:delText>
        </w:r>
      </w:del>
      <w:r>
        <w:rPr>
          <w:rtl/>
        </w:rPr>
        <w:t xml:space="preserve"> טהרות, </w:t>
      </w:r>
      <w:r w:rsidR="00A43F31">
        <w:rPr>
          <w:rFonts w:hint="cs"/>
          <w:rtl/>
        </w:rPr>
        <w:t xml:space="preserve">הושיב </w:t>
      </w:r>
      <w:ins w:id="91525" w:author="קלוד - ניסוח" w:date="2026-10-13T16:46:40Z">
        <w:r>
          <w:rPr>
            <w:rFonts w:hint="cs"/>
            <w:rtl/>
          </w:rPr>
          <w:t xml:space="preserve">תלמידיו</w:t>
        </w:r>
      </w:ins>
      <w:del w:id="91526" w:author="קלוד - ניסוח" w:date="2026-10-13T16:46:40Z">
        <w:r w:rsidR="00A43F31">
          <w:rPr>
            <w:rFonts w:hint="cs"/>
            <w:rtl/>
          </w:rPr>
          <w:delText xml:space="preserve">רבנן</w:delText>
        </w:r>
      </w:del>
      <w:r w:rsidR="00A43F31">
        <w:rPr>
          <w:rFonts w:hint="cs"/>
          <w:rtl/>
        </w:rPr>
        <w:t xml:space="preserve"> </w:t>
      </w:r>
      <w:ins w:id="91523" w:author="קלוד - ניסוח" w:date="2026-10-13T16:46:40Z">
        <w:r>
          <w:rPr>
            <w:rFonts w:hint="cs"/>
            <w:rtl/>
          </w:rPr>
          <w:t xml:space="preserve">אצלם</w:t>
        </w:r>
      </w:ins>
      <w:del w:id="91524" w:author="קלוד - ניסוח" w:date="2026-10-13T16:46:40Z">
        <w:r w:rsidR="00A43F31">
          <w:rPr>
            <w:rFonts w:hint="cs"/>
            <w:rtl/>
          </w:rPr>
          <w:delText xml:space="preserve">מאצלו</w:delText>
        </w:r>
      </w:del>
      <w:r w:rsidR="00A43F31">
        <w:rPr>
          <w:rFonts w:hint="cs"/>
          <w:rtl/>
        </w:rPr>
        <w:t xml:space="preserve"> </w:t>
      </w:r>
      <w:ins w:id="91521" w:author="קלוד - ניסוח" w:date="2026-10-13T16:46:40Z">
        <w:r>
          <w:rPr>
            <w:rStyle w:val="affffd"/>
            <w:rFonts w:hint="cs"/>
            <w:rtl/>
          </w:rPr>
          <w:t xml:space="preserve">להשגיח</w:t>
        </w:r>
      </w:ins>
      <w:del w:id="91522" w:author="קלוד - ניסוח" w:date="2026-10-13T16:46:40Z">
        <w:r w:rsidR="00A43F31">
          <w:rPr>
            <w:rFonts w:hint="cs"/>
            <w:rtl/>
          </w:rPr>
          <w:delText xml:space="preserve">לעיין</w:delText>
        </w:r>
      </w:del>
      <w:r w:rsidR="00A43F31">
        <w:rPr>
          <w:rFonts w:hint="cs"/>
          <w:rtl/>
        </w:rPr>
        <w:t xml:space="preserve"> </w:t>
      </w:r>
      <w:ins w:id="91519" w:author="קלוד - ניסוח" w:date="2026-10-13T16:46:40Z">
        <w:r>
          <w:rPr>
            <w:rStyle w:val="affffd"/>
            <w:rFonts w:hint="cs"/>
            <w:rtl/>
          </w:rPr>
          <w:t xml:space="preserve">עליהם</w:t>
        </w:r>
        <w:r>
          <w:rPr>
            <w:rFonts w:hint="cs"/>
            <w:rtl/>
          </w:rPr>
          <w:t xml:space="preserve"> ועמד לעיין.</w:t>
        </w:r>
      </w:ins>
      <w:del w:id="91520" w:author="קלוד - ניסוח" w:date="2026-10-13T16:46:40Z">
        <w:r w:rsidR="00A43F31">
          <w:rPr>
            <w:rFonts w:hint="cs"/>
            <w:rtl/>
          </w:rPr>
          <w:delText xml:space="preserve">בזה </w:delText>
        </w:r>
      </w:del>
    </w:p>
    <w:p w14:paraId="0F662AB9" w14:textId="45521021" w:rsidR="00A43F31" w:rsidRDefault="00A43F31" w:rsidP="00A43F31">
      <w:pPr>
        <w:rPr>
          <w:rtl/>
        </w:rPr>
      </w:pPr>
      <w:ins w:id="91547" w:author="קלוד - ניסוח" w:date="2026-10-13T16:46:40Z">
        <w:r>
          <w:rPr>
            <w:rFonts w:hint="cs"/>
            <w:rtl/>
          </w:rPr>
          <w:t xml:space="preserve">סיפרו</w:t>
        </w:r>
      </w:ins>
      <w:del w:id="91548" w:author="קלוד - ניסוח" w:date="2026-10-13T16:46:40Z">
        <w:r>
          <w:rPr>
            <w:rFonts w:hint="cs"/>
            <w:rtl/>
          </w:rPr>
          <w:delText xml:space="preserve">באו ואמרו</w:delText>
        </w:r>
      </w:del>
      <w:r>
        <w:rPr>
          <w:rFonts w:hint="cs"/>
          <w:rtl/>
        </w:rPr>
        <w:t xml:space="preserve"> </w:t>
      </w:r>
      <w:r>
        <w:rPr>
          <w:rStyle w:val="27"/>
          <w:rFonts w:hint="cs"/>
          <w:rtl/>
        </w:rPr>
        <w:t>לר"י</w:t>
      </w:r>
      <w:r>
        <w:rPr>
          <w:rFonts w:hint="cs"/>
          <w:rtl/>
        </w:rPr>
        <w:t xml:space="preserve"> </w:t>
      </w:r>
      <w:r>
        <w:rPr>
          <w:rStyle w:val="27"/>
          <w:rFonts w:hint="cs"/>
          <w:rtl/>
        </w:rPr>
        <w:t xml:space="preserve">ור' </w:t>
      </w:r>
      <w:ins w:id="91545" w:author="קלוד - ניסוח" w:date="2026-10-13T16:46:40Z">
        <w:r>
          <w:rPr>
            <w:rStyle w:val="27"/>
            <w:rFonts w:hint="cs"/>
            <w:rtl/>
          </w:rPr>
          <w:t xml:space="preserve">יוסי,</w:t>
        </w:r>
      </w:ins>
      <w:del w:id="91546" w:author="קלוד - ניסוח" w:date="2026-10-13T16:46:40Z">
        <w:r>
          <w:rPr>
            <w:rStyle w:val="27"/>
            <w:rFonts w:hint="cs"/>
            <w:rtl/>
          </w:rPr>
          <w:delText xml:space="preserve">יוסי</w:delText>
        </w:r>
      </w:del>
      <w:r>
        <w:rPr>
          <w:rFonts w:hint="cs"/>
          <w:rtl/>
        </w:rPr>
        <w:t xml:space="preserve"> </w:t>
      </w:r>
      <w:ins w:id="91543" w:author="קלוד - ניסוח" w:date="2026-10-13T16:46:40Z">
        <w:r>
          <w:rPr>
            <w:rStyle w:val="27"/>
            <w:rFonts w:hint="cs"/>
            <w:rtl/>
            <w:rPrChange w:id="9335" w:author="עריכה מהאתר" w:date="2026-10-19T06:44:48Z">
              <w:rPr>
                <w:rStyle w:val="27"/>
                <w:rFonts w:hint="cs"/>
                <w:rtl/>
              </w:rPr>
            </w:rPrChange>
          </w:rPr>
          <w:t xml:space="preserve">אמר</w:t>
        </w:r>
      </w:ins>
      <w:del w:id="91544" w:author="קלוד - ניסוח" w:date="2026-10-13T16:46:40Z">
        <w:r>
          <w:rPr>
            <w:rFonts w:hint="cs"/>
            <w:rtl/>
          </w:rPr>
          <w:delText xml:space="preserve">א"ל</w:delText>
        </w:r>
      </w:del>
      <w:r>
        <w:rPr>
          <w:rStyle w:val="27"/>
          <w:rFonts w:hint="cs"/>
          <w:rtl/>
          <w:rPrChange w:id="9336" w:author="עריכה מהאתר" w:date="2026-10-19T06:44:48Z">
            <w:rPr>
              <w:rStyle w:val="27"/>
              <w:rFonts w:hint="cs"/>
              <w:rtl/>
            </w:rPr>
          </w:rPrChange>
        </w:rPr>
        <w:t xml:space="preserve"> </w:t>
      </w:r>
      <w:r>
        <w:rPr>
          <w:rStyle w:val="27"/>
          <w:rFonts w:hint="cs"/>
          <w:rtl/>
          <w:rPrChange w:id="9337" w:author="עריכה מהאתר" w:date="2026-10-19T06:44:48Z">
            <w:rPr>
              <w:rStyle w:val="27"/>
              <w:rFonts w:hint="cs"/>
              <w:rtl/>
            </w:rPr>
          </w:rPrChange>
        </w:rPr>
        <w:t xml:space="preserve">ר"י</w:t>
      </w:r>
      <w:r>
        <w:rPr>
          <w:rStyle w:val="27"/>
          <w:rtl/>
          <w:rPrChange w:id="9338" w:author="עריכה מהאתר" w:date="2026-10-19T06:44:48Z">
            <w:rPr>
              <w:rStyle w:val="27"/>
              <w:rtl/>
            </w:rPr>
          </w:rPrChange>
        </w:rPr>
        <w:t xml:space="preserve">:</w:t>
      </w:r>
      <w:r>
        <w:rPr>
          <w:rtl/>
        </w:rPr>
        <w:t xml:space="preserve"> אביו של זה ביזה </w:t>
      </w:r>
      <w:ins w:id="91541" w:author="קלוד - ניסוח" w:date="2026-10-13T16:46:40Z">
        <w:r>
          <w:rPr>
            <w:rtl/>
          </w:rPr>
          <w:t xml:space="preserve">ת"ח,</w:t>
        </w:r>
      </w:ins>
      <w:del w:id="91542" w:author="קלוד - ניסוח" w:date="2026-10-13T16:46:40Z">
        <w:r w:rsidR="00F63065">
          <w:rPr>
            <w:rtl/>
          </w:rPr>
          <w:delText xml:space="preserve">תלמידי חכמים,</w:delText>
        </w:r>
      </w:del>
      <w:r w:rsidR="00F63065">
        <w:rPr>
          <w:rtl/>
        </w:rPr>
        <w:t xml:space="preserve"> אף הוא מבזה </w:t>
      </w:r>
      <w:ins w:id="91539" w:author="קלוד - ניסוח" w:date="2026-10-13T16:46:40Z">
        <w:r>
          <w:rPr>
            <w:rtl/>
          </w:rPr>
          <w:t xml:space="preserve">ת"ח!</w:t>
        </w:r>
      </w:ins>
      <w:del w:id="91540" w:author="קלוד - ניסוח" w:date="2026-10-13T16:46:40Z">
        <w:r w:rsidR="00F63065">
          <w:rPr>
            <w:rtl/>
          </w:rPr>
          <w:delText xml:space="preserve">תלמידי חכמים! </w:delText>
        </w:r>
      </w:del>
    </w:p>
    <w:p w14:paraId="5D81A7F0" w14:textId="77777777" w:rsidR="006542AA" w:rsidRDefault="00000000">
      <w:pPr>
        <w:pStyle w:val="36"/>
        <w:framePr w:wrap="notBeside"/>
      </w:pPr>
      <w:ins w:id="91549" w:author="קלוד - ניסוח" w:date="2026-10-13T16:46:40Z">
        <w:r>
          <w:t xml:space="preserve">ר'</w:t>
        </w:r>
      </w:ins>
      <w:del w:id="91550" w:author="קלוד - ניסוח" w:date="2026-10-13T16:46:40Z">
        <w:r>
          <w:delText xml:space="preserve">אמר</w:delText>
        </w:r>
        <w:r>
          <w:delText xml:space="preserve"> לו ר'</w:delText>
        </w:r>
      </w:del>
      <w:r>
        <w:t xml:space="preserve"> יוסי:</w:t>
      </w:r>
    </w:p>
    <w:p w14:paraId="52148CE2" w14:textId="78419348" w:rsidR="00B874E6" w:rsidRDefault="00F63065" w:rsidP="00A43F31">
      <w:pPr>
        <w:rPr>
          <w:rtl/>
        </w:rPr>
      </w:pPr>
      <w:r>
        <w:rPr>
          <w:rtl/>
        </w:rPr>
        <w:t xml:space="preserve">כבוד זקן יהא מונח </w:t>
      </w:r>
      <w:ins w:id="91557" w:author="קלוד - ניסוח" w:date="2026-10-13T16:46:40Z">
        <w:r>
          <w:rPr>
            <w:rtl/>
          </w:rPr>
          <w:t xml:space="preserve">במקומו </w:t>
        </w:r>
        <w:r>
          <w:rPr>
            <w:rStyle w:val="affffd"/>
            <w:rtl/>
          </w:rPr>
          <w:t xml:space="preserve">ואינו מבזה</w:t>
        </w:r>
        <w:r>
          <w:rPr>
            <w:rtl/>
          </w:rPr>
          <w:t xml:space="preserve">,</w:t>
        </w:r>
      </w:ins>
      <w:del w:id="91558" w:author="קלוד - ניסוח" w:date="2026-10-13T16:46:40Z">
        <w:r>
          <w:rPr>
            <w:rtl/>
          </w:rPr>
          <w:delText xml:space="preserve">במקומו,</w:delText>
        </w:r>
      </w:del>
      <w:r>
        <w:rPr>
          <w:rtl/>
        </w:rPr>
        <w:t xml:space="preserve"> אלא מיום שחרב </w:t>
      </w:r>
      <w:ins w:id="91555" w:author="קלוד - ניסוח" w:date="2026-10-13T16:46:40Z">
        <w:r>
          <w:rPr>
            <w:rtl/>
          </w:rPr>
          <w:t xml:space="preserve">ביהמ"ק</w:t>
        </w:r>
      </w:ins>
      <w:del w:id="91556" w:author="קלוד - ניסוח" w:date="2026-10-13T16:46:40Z">
        <w:r>
          <w:rPr>
            <w:rtl/>
          </w:rPr>
          <w:delText xml:space="preserve">בית המקדש</w:delText>
        </w:r>
      </w:del>
      <w:r>
        <w:rPr>
          <w:rtl/>
        </w:rPr>
        <w:t xml:space="preserve"> נהגו כהנים סילסול</w:t>
      </w:r>
      <w:ins w:id="91553" w:author="קלוד - ניסוח" w:date="2026-10-13T16:46:40Z">
        <w:r>
          <w:rPr>
            <w:rtl/>
          </w:rPr>
          <w:t xml:space="preserve"> </w:t>
        </w:r>
        <w:r>
          <w:rPr>
            <w:rStyle w:val="affffd"/>
            <w:rtl/>
          </w:rPr>
          <w:t xml:space="preserve">מעלה</w:t>
        </w:r>
        <w:r>
          <w:rPr>
            <w:rtl/>
          </w:rPr>
          <w:t xml:space="preserve"> </w:t>
        </w:r>
      </w:ins>
      <w:del w:id="91554" w:author="קלוד - ניסוח" w:date="2026-10-13T16:46:40Z">
        <w:r>
          <w:rPr>
            <w:rtl/>
          </w:rPr>
          <w:delText xml:space="preserve"> </w:delText>
        </w:r>
      </w:del>
      <w:r>
        <w:rPr>
          <w:rtl/>
        </w:rPr>
        <w:t xml:space="preserve">בעצמן שאין מוסרין </w:t>
      </w:r>
      <w:ins w:id="91551" w:author="קלוד - ניסוח" w:date="2026-10-13T16:46:40Z">
        <w:r>
          <w:rPr>
            <w:rtl/>
          </w:rPr>
          <w:t xml:space="preserve">טהרות</w:t>
        </w:r>
      </w:ins>
      <w:del w:id="91552" w:author="קלוד - ניסוח" w:date="2026-10-13T16:46:40Z">
        <w:r>
          <w:rPr>
            <w:rtl/>
          </w:rPr>
          <w:delText xml:space="preserve">את הטהרות</w:delText>
        </w:r>
      </w:del>
      <w:r>
        <w:rPr>
          <w:rtl/>
        </w:rPr>
        <w:t xml:space="preserve"> לכל אדם</w:t>
      </w:r>
      <w:r w:rsidR="0057284B">
        <w:rPr>
          <w:rtl/>
        </w:rPr>
        <w:t>.</w:t>
      </w:r>
    </w:p>
    <w:p>
      <w:pPr>
        <w:pStyle w:val="36"/>
        <w:rPr>
          <w:ins w:id="90077" w:author="קלוד - סמנטי" w:date="2026-10-13T16:46:38Z"/>
        </w:rPr>
      </w:pPr>
      <w:del w:id="90076" w:author="קלוד - סמנטי" w:date="2026-10-13T16:46:38Z">
        <w:r>
          <w:delText xml:space="preserve">·</w:delText>
        </w:r>
        <w:r>
          <w:delText xml:space="preserve"> </w:delText>
        </w:r>
      </w:del>
      <w:r>
        <w:t xml:space="preserve">ת"ר:</w:t>
      </w:r>
    </w:p>
    <w:p w14:paraId="796DAD1D" w14:textId="7D3442CA" w:rsidR="00A43F31" w:rsidRDefault="00A43F31" w:rsidP="00F63065">
      <w:pPr>
        <w:pStyle w:val="afffff1"/>
        <w:rPr>
          <w:rtl/>
        </w:rPr>
        <w:pPrChange w:id="90075" w:author="קלוד - סמנטי" w:date="2026-10-13T16:46:38Z">
          <w:pPr/>
        </w:pPrChange>
      </w:pPr>
      <w:del w:id="90078" w:author="קלוד - סמנטי" w:date="2026-10-13T16:46:38Z">
        <w:r>
          <w:rPr>
            <w:rtl/>
          </w:rPr>
          <w:delText xml:space="preserve"> </w:delText>
        </w:r>
      </w:del>
      <w:r>
        <w:rPr>
          <w:rtl/>
        </w:rPr>
        <w:t xml:space="preserve">חבר </w:t>
      </w:r>
      <w:ins w:id="91563" w:author="קלוד - ניסוח" w:date="2026-10-13T16:46:40Z">
        <w:r>
          <w:rPr>
            <w:rtl/>
          </w:rPr>
          <w:t xml:space="preserve">שמת -</w:t>
        </w:r>
      </w:ins>
      <w:del w:id="91564" w:author="קלוד - ניסוח" w:date="2026-10-13T16:46:40Z">
        <w:r>
          <w:rPr>
            <w:rtl/>
          </w:rPr>
          <w:delText xml:space="preserve">שמת</w:delText>
        </w:r>
      </w:del>
      <w:r>
        <w:rPr>
          <w:rtl/>
        </w:rPr>
        <w:t xml:space="preserve"> </w:t>
      </w:r>
      <w:r w:rsidR="00F63065">
        <w:rPr>
          <w:rtl/>
        </w:rPr>
        <w:t xml:space="preserve">אשתו ובניו ובני ביתו</w:t>
      </w:r>
      <w:ins w:id="91561" w:author="קלוד - ניסוח" w:date="2026-10-13T16:46:40Z">
        <w:r>
          <w:rPr>
            <w:rtl/>
          </w:rPr>
          <w:t xml:space="preserve"> </w:t>
        </w:r>
      </w:ins>
      <w:del w:id="91562" w:author="קלוד - ניסוח" w:date="2026-10-13T16:46:40Z">
        <w:r w:rsidR="00F63065">
          <w:rPr>
            <w:rtl/>
          </w:rPr>
          <w:delText xml:space="preserve"> הרי הן </w:delText>
        </w:r>
      </w:del>
      <w:r w:rsidR="00F63065">
        <w:rPr>
          <w:rtl/>
        </w:rPr>
        <w:t xml:space="preserve">בחזקתן עד </w:t>
      </w:r>
      <w:ins w:id="91559" w:author="קלוד - ניסוח" w:date="2026-10-13T16:46:40Z">
        <w:r>
          <w:rPr>
            <w:rtl/>
          </w:rPr>
          <w:t xml:space="preserve">שיחשדו,</w:t>
        </w:r>
      </w:ins>
      <w:del w:id="91560" w:author="קלוד - ניסוח" w:date="2026-10-13T16:46:40Z">
        <w:r w:rsidR="00F63065">
          <w:rPr>
            <w:rtl/>
          </w:rPr>
          <w:delText xml:space="preserve">שיחשדו, </w:delText>
        </w:r>
      </w:del>
    </w:p>
    <w:p w14:paraId="7F972AC4" w14:textId="77777777" w:rsidR="00B874E6" w:rsidRDefault="00A43F31" w:rsidP="00A43F31">
      <w:pPr>
        <w:rPr>
          <w:rtl/>
        </w:rPr>
      </w:pPr>
      <w:r>
        <w:rPr>
          <w:rtl/>
        </w:rPr>
        <w:tab/>
      </w:r>
      <w:r w:rsidR="00F63065">
        <w:rPr>
          <w:rtl/>
        </w:rPr>
        <w:t xml:space="preserve">וכן חצר שמוכרין בה תכלת -</w:t>
      </w:r>
      <w:ins w:id="91565" w:author="קלוד - ניסוח" w:date="2026-10-13T16:46:40Z">
        <w:r>
          <w:rPr>
            <w:rtl/>
          </w:rPr>
          <w:t xml:space="preserve"> </w:t>
        </w:r>
      </w:ins>
      <w:del w:id="91566" w:author="קלוד - ניסוח" w:date="2026-10-13T16:46:40Z">
        <w:r w:rsidR="00F63065">
          <w:rPr>
            <w:rtl/>
          </w:rPr>
          <w:delText xml:space="preserve"> הרי היא </w:delText>
        </w:r>
      </w:del>
      <w:r w:rsidR="00F63065">
        <w:rPr>
          <w:rtl/>
        </w:rPr>
        <w:t xml:space="preserve">בחזקתה עד שתיפסל</w:t>
      </w:r>
      <w:r w:rsidR="0057284B">
        <w:rPr>
          <w:rtl/>
        </w:rPr>
        <w:t>.</w:t>
      </w:r>
    </w:p>
    <w:p w14:paraId="65509D82" w14:textId="77777777" w:rsidR="006542AA" w:rsidRDefault="00000000">
      <w:pPr>
        <w:pStyle w:val="36"/>
        <w:framePr w:wrap="notBeside"/>
      </w:pPr>
      <w:ins w:id="91567" w:author="קלוד - ניסוח" w:date="2026-10-13T16:46:40Z">
        <w:r>
          <w:t xml:space="preserve">ת"ר:</w:t>
        </w:r>
      </w:ins>
      <w:del w:id="91568" w:author="קלוד - ניסוח" w:date="2026-10-13T16:46:40Z">
        <w:r>
          <w:delText xml:space="preserve">· </w:delText>
        </w:r>
        <w:r w:rsidR="00F63065">
          <w:delText xml:space="preserve">תנו רבנן:</w:delText>
        </w:r>
      </w:del>
    </w:p>
    <w:p w14:paraId="60B76B40" w14:textId="58F32FA0" w:rsidR="00A667F5" w:rsidRDefault="00F63065" w:rsidP="00F63065">
      <w:pPr>
        <w:pStyle w:val="afffff1"/>
        <w:rPr>
          <w:rtl/>
        </w:rPr>
        <w:pPrChange w:id="90079" w:author="קלוד - סמנטי" w:date="2026-10-13T16:46:38Z">
          <w:pPr/>
        </w:pPrChange>
      </w:pPr>
      <w:r>
        <w:rPr>
          <w:rtl/>
        </w:rPr>
        <w:t xml:space="preserve">אשת עם הארץ שנשאת לחבר, וכן בתו של עם הארץ שנשאת לחבר, </w:t>
      </w:r>
    </w:p>
    <w:p w14:paraId="779A6D15" w14:textId="0476EADD" w:rsidR="005B13AB" w:rsidRDefault="00F63065" w:rsidP="00F63065">
      <w:pPr>
        <w:rPr>
          <w:rtl/>
        </w:rPr>
      </w:pPr>
      <w:r>
        <w:rPr>
          <w:rtl/>
        </w:rPr>
        <w:t xml:space="preserve">וכן עבדו של עם הארץ שנמכר לחבר </w:t>
      </w:r>
      <w:r w:rsidR="00A667F5">
        <w:rPr>
          <w:rtl/>
        </w:rPr>
        <w:tab/>
      </w:r>
      <w:r w:rsidR="00A667F5">
        <w:rPr>
          <w:rtl/>
        </w:rPr>
        <w:tab/>
      </w:r>
      <w:r>
        <w:rPr>
          <w:rtl/>
        </w:rPr>
        <w:t>- כולן צריכין לקבל דברי חבירות בתחלה,</w:t>
      </w:r>
    </w:p>
    <w:p w14:paraId="7A57C1FA" w14:textId="77777777" w:rsidR="00A667F5" w:rsidRDefault="00F63065" w:rsidP="00F63065">
      <w:pPr>
        <w:rPr>
          <w:rtl/>
        </w:rPr>
      </w:pPr>
      <w:r>
        <w:rPr>
          <w:rtl/>
        </w:rPr>
        <w:t xml:space="preserve">אבל אשת חבר שנשאת לעם הארץ, וכן בתו של חבר שנשאת לעם הארץ, </w:t>
      </w:r>
    </w:p>
    <w:p w14:paraId="13B97DB2" w14:textId="611CDCAD" w:rsidR="005B13AB" w:rsidRDefault="00F63065" w:rsidP="00A667F5">
      <w:pPr>
        <w:rPr>
          <w:rtl/>
        </w:rPr>
      </w:pPr>
      <w:r>
        <w:rPr>
          <w:rtl/>
        </w:rPr>
        <w:t xml:space="preserve">וכן עבדו של חבר שנמכר לעם הארץ </w:t>
      </w:r>
      <w:r w:rsidR="00A667F5">
        <w:rPr>
          <w:rtl/>
        </w:rPr>
        <w:tab/>
      </w:r>
      <w:r w:rsidR="00A667F5">
        <w:rPr>
          <w:rtl/>
        </w:rPr>
        <w:tab/>
      </w:r>
      <w:r>
        <w:rPr>
          <w:rtl/>
        </w:rPr>
        <w:t>- אין צריכין לקבל דברי חבירות בתחלה,</w:t>
      </w:r>
    </w:p>
    <w:p w14:paraId="4E17E277" w14:textId="775FFE89" w:rsidR="006542AA" w:rsidRDefault="00000000">
      <w:pPr>
        <w:pStyle w:val="36"/>
        <w:framePr w:wrap="notBeside"/>
      </w:pPr>
      <w:r>
        <w:lastRenderedPageBreak/>
        <w:tab/>
      </w:r>
      <w:r>
        <w:tab/>
      </w:r>
      <w:r>
        <w:tab/>
      </w:r>
      <w:r>
        <w:tab/>
      </w:r>
      <w:r>
        <w:tab/>
      </w:r>
      <w:r>
        <w:tab/>
      </w:r>
      <w:r w:rsidR="00F63065">
        <w:t>ר"מ:</w:t>
      </w:r>
    </w:p>
    <w:p w14:paraId="0557D00B" w14:textId="38B4C2E2" w:rsidR="005B13AB" w:rsidRDefault="00F63065" w:rsidP="00F63065">
      <w:pPr>
        <w:rPr>
          <w:rtl/>
        </w:rPr>
      </w:pPr>
      <w:r>
        <w:rPr>
          <w:rtl/>
        </w:rPr>
        <w:t xml:space="preserve">אף הן צריכין לקבל</w:t>
      </w:r>
      <w:ins w:id="91571" w:author="קלוד - ניסוח" w:date="2026-10-13T16:46:40Z">
        <w:r>
          <w:rPr>
            <w:rtl/>
          </w:rPr>
          <w:t xml:space="preserve"> </w:t>
        </w:r>
      </w:ins>
      <w:del w:id="91572" w:author="קלוד - ניסוח" w:date="2026-10-13T16:46:40Z">
        <w:r>
          <w:rPr>
            <w:rtl/>
          </w:rPr>
          <w:delText xml:space="preserve"> עליהן </w:delText>
        </w:r>
      </w:del>
      <w:r>
        <w:rPr>
          <w:rtl/>
        </w:rPr>
        <w:t xml:space="preserve">דברי חבירות </w:t>
      </w:r>
      <w:ins w:id="91569" w:author="קלוד - ניסוח" w:date="2026-10-13T16:46:40Z">
        <w:r>
          <w:rPr>
            <w:rtl/>
          </w:rPr>
          <w:t xml:space="preserve">בתחלה.</w:t>
        </w:r>
      </w:ins>
      <w:del w:id="91570" w:author="קלוד - ניסוח" w:date="2026-10-13T16:46:40Z">
        <w:r w:rsidR="00A667F5">
          <w:rPr>
            <w:rtl/>
          </w:rPr>
          <w:delText xml:space="preserve">לכתחלה</w:delText>
        </w:r>
      </w:del>
    </w:p>
    <w:p w14:paraId="14D4DD30" w14:textId="2902D559" w:rsidR="006542AA" w:rsidRDefault="00000000">
      <w:pPr>
        <w:pStyle w:val="36"/>
        <w:framePr w:wrap="notBeside"/>
      </w:pPr>
      <w:r>
        <w:t>רשב"א מר"מ:</w:t>
      </w:r>
    </w:p>
    <w:p w14:paraId="45362DD7" w14:textId="6CBF7392" w:rsidR="005B13AB" w:rsidRDefault="005B13AB" w:rsidP="00F63065">
      <w:pPr>
        <w:rPr>
          <w:rtl/>
        </w:rPr>
      </w:pPr>
      <w:r>
        <w:rPr>
          <w:rtl/>
        </w:rPr>
        <w:t xml:space="preserve">מעשה </w:t>
      </w:r>
      <w:ins w:id="91577" w:author="קלוד - ניסוח" w:date="2026-10-13T16:46:40Z">
        <w:r>
          <w:rPr>
            <w:rtl/>
          </w:rPr>
          <w:t xml:space="preserve">באשה</w:t>
        </w:r>
      </w:ins>
      <w:del w:id="91578" w:author="קלוד - ניסוח" w:date="2026-10-13T16:46:40Z">
        <w:r>
          <w:rPr>
            <w:rtl/>
          </w:rPr>
          <w:delText xml:space="preserve">באשה אחת</w:delText>
        </w:r>
      </w:del>
      <w:r>
        <w:rPr>
          <w:rtl/>
        </w:rPr>
        <w:t xml:space="preserve"> שנשאת לחבר</w:t>
      </w:r>
      <w:r w:rsidR="00F63065">
        <w:rPr>
          <w:rtl/>
        </w:rPr>
        <w:t xml:space="preserve"> והיתה </w:t>
      </w:r>
      <w:ins w:id="91575" w:author="קלוד - ניסוח" w:date="2026-10-13T16:46:40Z">
        <w:r>
          <w:rPr>
            <w:rtl/>
          </w:rPr>
          <w:t xml:space="preserve">קושרת</w:t>
        </w:r>
      </w:ins>
      <w:del w:id="91576" w:author="קלוד - ניסוח" w:date="2026-10-13T16:46:40Z">
        <w:r w:rsidR="00F63065">
          <w:rPr>
            <w:rtl/>
          </w:rPr>
          <w:delText xml:space="preserve">קומעת</w:delText>
        </w:r>
      </w:del>
      <w:r w:rsidR="00F63065">
        <w:rPr>
          <w:rtl/>
        </w:rPr>
        <w:t xml:space="preserve"> לו תפילין על </w:t>
      </w:r>
      <w:ins w:id="91573" w:author="קלוד - ניסוח" w:date="2026-10-13T16:46:40Z">
        <w:r>
          <w:rPr>
            <w:rtl/>
          </w:rPr>
          <w:t xml:space="preserve">ידו,</w:t>
        </w:r>
      </w:ins>
      <w:del w:id="91574" w:author="קלוד - ניסוח" w:date="2026-10-13T16:46:40Z">
        <w:r w:rsidR="00F63065">
          <w:rPr>
            <w:rtl/>
          </w:rPr>
          <w:delText xml:space="preserve">ידו, </w:delText>
        </w:r>
      </w:del>
    </w:p>
    <w:p w14:paraId="4A895BCF" w14:textId="77777777" w:rsidR="00B874E6" w:rsidRDefault="00F63065" w:rsidP="00F63065">
      <w:pPr>
        <w:rPr>
          <w:rtl/>
        </w:rPr>
      </w:pPr>
      <w:r>
        <w:rPr>
          <w:rtl/>
        </w:rPr>
        <w:t>נשאת לעם הארץ - והיתה קושרת לו קשרי מוכס על ידו</w:t>
      </w:r>
      <w:r w:rsidR="0057284B">
        <w:rPr>
          <w:rtl/>
        </w:rPr>
        <w:t>.</w:t>
      </w:r>
    </w:p>
    <w:p w14:paraId="1293F1B6" w14:textId="77777777" w:rsidR="005B13AB" w:rsidRDefault="005B13AB" w:rsidP="005B13AB">
      <w:pPr>
        <w:pStyle w:val="afff0"/>
        <w:framePr w:wrap="around"/>
        <w:rPr>
          <w:rtl/>
        </w:rPr>
      </w:pPr>
      <w:r>
        <w:rPr>
          <w:rFonts w:hint="cs"/>
          <w:rtl/>
        </w:rPr>
        <w:t>לא.</w:t>
      </w:r>
    </w:p>
    <w:p>
      <w:pPr>
        <w:pStyle w:val="36"/>
        <w:rPr>
          <w:ins w:id="90081" w:author="קלוד - סמנטי" w:date="2026-10-13T16:46:38Z"/>
        </w:rPr>
      </w:pPr>
      <w:del w:id="90080" w:author="קלוד - סמנטי" w:date="2026-10-13T16:46:38Z">
        <w:r>
          <w:delText xml:space="preserve">·</w:delText>
        </w:r>
        <w:r>
          <w:delText xml:space="preserve"> </w:delText>
        </w:r>
      </w:del>
      <w:r>
        <w:t>ת"ר</w:t>
      </w:r>
      <w:r w:rsidR="00F63065">
        <w:t xml:space="preserve">:</w:t>
      </w:r>
    </w:p>
    <w:p w14:paraId="50ACA0F8" w14:textId="0BBCA2C3" w:rsidR="00A667F5" w:rsidRDefault="00A667F5" w:rsidP="00B55F81">
      <w:pPr>
        <w:pStyle w:val="afffff1"/>
        <w:rPr>
          <w:rtl/>
        </w:rPr>
        <w:pPrChange w:id="9353" w:author="עריכה מהאתר" w:date="2026-10-18T06:46:49Z">
          <w:pPr>
            <w:rPr>
              <w:rtl/>
            </w:rPr>
          </w:pPr>
        </w:pPrChange>
      </w:pPr>
      <w:del w:id="90082" w:author="קלוד - סמנטי" w:date="2026-10-13T16:46:38Z">
        <w:r w:rsidR="00F63065">
          <w:rPr>
            <w:rtl/>
          </w:rPr>
          <w:delText xml:space="preserve"> </w:delText>
        </w:r>
      </w:del>
      <w:r w:rsidR="00F63065">
        <w:rPr>
          <w:rtl/>
        </w:rPr>
        <w:t xml:space="preserve">וכולן שחזרו בהן </w:t>
      </w:r>
      <w:r>
        <w:rPr>
          <w:rtl/>
        </w:rPr>
        <w:t>-</w:t>
      </w:r>
      <w:r w:rsidR="00F63065">
        <w:rPr>
          <w:rtl/>
        </w:rPr>
        <w:t xml:space="preserve"> </w:t>
      </w:r>
      <w:r>
        <w:rPr>
          <w:rStyle w:val="27"/>
          <w:rFonts w:hint="cs"/>
          <w:rtl/>
        </w:rPr>
        <w:t>לר"מ</w:t>
      </w:r>
      <w:r>
        <w:rPr>
          <w:rFonts w:hint="cs"/>
          <w:rtl/>
        </w:rPr>
        <w:t xml:space="preserve">: </w:t>
      </w:r>
      <w:r w:rsidR="00F63065">
        <w:rPr>
          <w:rtl/>
        </w:rPr>
        <w:t xml:space="preserve">אין מקבלין אותן עולמית, </w:t>
      </w:r>
    </w:p>
    <w:p w14:paraId="09A8195F" w14:textId="7CAA1C4B" w:rsidR="006542AA" w:rsidRDefault="00000000">
      <w:pPr>
        <w:pStyle w:val="36"/>
        <w:framePr w:wrap="notBeside"/>
      </w:pPr>
      <w:r>
        <w:tab/>
      </w:r>
      <w:r>
        <w:tab/>
      </w:r>
      <w:r>
        <w:tab/>
      </w:r>
      <w:r>
        <w:tab/>
      </w:r>
      <w:r>
        <w:tab/>
        <w:t>ר"י</w:t>
      </w:r>
      <w:r w:rsidR="00A667F5">
        <w:t>:</w:t>
      </w:r>
    </w:p>
    <w:p w14:paraId="10E20BBC" w14:textId="250C5F1C" w:rsidR="00A667F5" w:rsidRDefault="00F63065" w:rsidP="00A667F5">
      <w:pPr>
        <w:rPr>
          <w:rtl/>
        </w:rPr>
      </w:pPr>
      <w:ins w:id="91581" w:author="קלוד - ניסוח" w:date="2026-10-13T16:46:40Z">
        <w:r>
          <w:rPr>
            <w:rtl/>
          </w:rPr>
          <w:t xml:space="preserve">חזרו </w:t>
        </w:r>
        <w:r>
          <w:rPr>
            <w:rStyle w:val="affffd"/>
            <w:rtl/>
          </w:rPr>
          <w:t xml:space="preserve">לסורם</w:t>
        </w:r>
      </w:ins>
      <w:del w:id="91582" w:author="קלוד - ניסוח" w:date="2026-10-13T16:46:40Z">
        <w:r>
          <w:rPr>
            <w:rtl/>
          </w:rPr>
          <w:delText xml:space="preserve">חזרו</w:delText>
        </w:r>
      </w:del>
      <w:r>
        <w:rPr>
          <w:rtl/>
        </w:rPr>
        <w:t xml:space="preserve"> במטמוניות - אין מקבלין </w:t>
      </w:r>
      <w:ins w:id="91579" w:author="קלוד - ניסוח" w:date="2026-10-13T16:46:40Z">
        <w:r>
          <w:rPr>
            <w:rtl/>
          </w:rPr>
          <w:t xml:space="preserve">אותן דגונבי דעת,</w:t>
        </w:r>
      </w:ins>
      <w:del w:id="91580" w:author="קלוד - ניסוח" w:date="2026-10-13T16:46:40Z">
        <w:r>
          <w:rPr>
            <w:rtl/>
          </w:rPr>
          <w:delText xml:space="preserve">אותן, </w:delText>
        </w:r>
      </w:del>
    </w:p>
    <w:p w14:paraId="4AE8E3F1" w14:textId="77777777" w:rsidR="00B55F81" w:rsidRDefault="00F63065" w:rsidP="00A667F5">
      <w:pPr>
        <w:rPr>
          <w:rtl/>
        </w:rPr>
      </w:pPr>
      <w:r>
        <w:rPr>
          <w:rtl/>
        </w:rPr>
        <w:t xml:space="preserve">בפרהסיא - מקבלין אותן, </w:t>
      </w:r>
    </w:p>
    <w:p w14:paraId="637D7AAD" w14:textId="36B950C2" w:rsidR="006542AA" w:rsidRDefault="00000000">
      <w:pPr>
        <w:pStyle w:val="36"/>
        <w:framePr w:wrap="notBeside"/>
      </w:pPr>
      <w:r>
        <w:t>א"ד</w:t>
      </w:r>
      <w:r w:rsidR="00F63065">
        <w:t>:</w:t>
      </w:r>
    </w:p>
    <w:p w14:paraId="5FD82ECA" w14:textId="7E5BE1DD" w:rsidR="00B874E6" w:rsidRDefault="00F63065" w:rsidP="00A667F5">
      <w:pPr>
        <w:rPr>
          <w:rtl/>
        </w:rPr>
      </w:pPr>
      <w:ins w:id="91587" w:author="קלוד - ניסוח" w:date="2026-10-13T16:46:40Z">
        <w:r>
          <w:rPr>
            <w:rtl/>
          </w:rPr>
          <w:t xml:space="preserve">אם </w:t>
        </w:r>
        <w:r>
          <w:rPr>
            <w:rStyle w:val="affffd"/>
            <w:rtl/>
          </w:rPr>
          <w:t xml:space="preserve">מתחילה</w:t>
        </w:r>
      </w:ins>
      <w:del w:id="91588" w:author="קלוד - ניסוח" w:date="2026-10-13T16:46:40Z">
        <w:r>
          <w:rPr>
            <w:rtl/>
          </w:rPr>
          <w:delText xml:space="preserve">אם</w:delText>
        </w:r>
      </w:del>
      <w:r>
        <w:rPr>
          <w:rtl/>
        </w:rPr>
        <w:t xml:space="preserve"> עשו </w:t>
      </w:r>
      <w:ins w:id="91585" w:author="קלוד - ניסוח" w:date="2026-10-13T16:46:40Z">
        <w:r>
          <w:rPr>
            <w:rtl/>
          </w:rPr>
          <w:t xml:space="preserve">דבריהן </w:t>
        </w:r>
        <w:r>
          <w:rPr>
            <w:rStyle w:val="affffd"/>
            <w:rtl/>
          </w:rPr>
          <w:t xml:space="preserve">אף</w:t>
        </w:r>
      </w:ins>
      <w:del w:id="91586" w:author="קלוד - ניסוח" w:date="2026-10-13T16:46:40Z">
        <w:r>
          <w:rPr>
            <w:rtl/>
          </w:rPr>
          <w:delText xml:space="preserve">דבריהן</w:delText>
        </w:r>
      </w:del>
      <w:r>
        <w:rPr>
          <w:rtl/>
        </w:rPr>
        <w:t xml:space="preserve"> במטמוניות - מקבלין </w:t>
      </w:r>
      <w:ins w:id="91583" w:author="קלוד - ניסוח" w:date="2026-10-13T16:46:40Z">
        <w:r>
          <w:rPr>
            <w:rtl/>
          </w:rPr>
          <w:t xml:space="preserve">אותן, </w:t>
        </w:r>
        <w:r>
          <w:rPr>
            <w:rStyle w:val="affffd"/>
            <w:rtl/>
          </w:rPr>
          <w:t xml:space="preserve">רק</w:t>
        </w:r>
      </w:ins>
      <w:del w:id="91584" w:author="קלוד - ניסוח" w:date="2026-10-13T16:46:40Z">
        <w:r>
          <w:rPr>
            <w:rtl/>
          </w:rPr>
          <w:delText xml:space="preserve">אותן,</w:delText>
        </w:r>
      </w:del>
      <w:r>
        <w:rPr>
          <w:rtl/>
        </w:rPr>
        <w:t xml:space="preserve"> בפרהסיא - אין מקבלין אותן</w:t>
      </w:r>
      <w:r w:rsidR="0057284B">
        <w:rPr>
          <w:rtl/>
        </w:rPr>
        <w:t>.</w:t>
      </w:r>
    </w:p>
    <w:p w14:paraId="0387E376" w14:textId="30E95D01" w:rsidR="006542AA" w:rsidRDefault="00000000">
      <w:pPr>
        <w:pStyle w:val="36"/>
        <w:framePr w:wrap="notBeside"/>
      </w:pPr>
      <w:r>
        <w:t>ר"ש וריב"ק</w:t>
      </w:r>
      <w:r w:rsidR="00F63065">
        <w:t>:</w:t>
      </w:r>
    </w:p>
    <w:p w14:paraId="0F2DE4CF" w14:textId="6CEDACE2" w:rsidR="00B55F81" w:rsidRDefault="00F63065" w:rsidP="00B55F81">
      <w:pPr>
        <w:rPr>
          <w:rtl/>
        </w:rPr>
      </w:pPr>
      <w:r>
        <w:rPr>
          <w:rtl/>
        </w:rPr>
        <w:t>בין כ</w:t>
      </w:r>
      <w:r w:rsidR="00B55F81">
        <w:rPr>
          <w:rtl/>
        </w:rPr>
        <w:t xml:space="preserve">ך ובין כך מקבלין אותן, </w:t>
      </w:r>
      <w:ins w:id="91591" w:author="קלוד - ניסוח" w:date="2026-10-13T16:46:40Z">
        <w:r>
          <w:rPr>
            <w:rtl/>
          </w:rPr>
          <w:t xml:space="preserve">ד'שׁוּבוּ</w:t>
        </w:r>
      </w:ins>
      <w:del w:id="91592" w:author="קלוד - ניסוח" w:date="2026-10-13T16:46:40Z">
        <w:r w:rsidR="00B55F81">
          <w:rPr>
            <w:rtl/>
          </w:rPr>
          <w:delText xml:space="preserve">משום שנ</w:delText>
        </w:r>
        <w:r w:rsidR="00B55F81">
          <w:rPr>
            <w:rFonts w:hint="cs"/>
            <w:rtl/>
          </w:rPr>
          <w:delText xml:space="preserve">א'</w:delText>
        </w:r>
        <w:r>
          <w:rPr>
            <w:rtl/>
          </w:rPr>
          <w:delText xml:space="preserve"> </w:delText>
        </w:r>
        <w:r w:rsidR="00B55F81">
          <w:rPr>
            <w:rFonts w:hint="cs"/>
            <w:rtl/>
          </w:rPr>
          <w:delText xml:space="preserve">'</w:delText>
        </w:r>
        <w:r w:rsidR="00B55F81">
          <w:rPr>
            <w:rStyle w:val="affffe"/>
            <w:rtl/>
          </w:rPr>
          <w:delText xml:space="preserve">שׁוּבוּ</w:delText>
        </w:r>
      </w:del>
      <w:r w:rsidR="00B55F81">
        <w:rPr>
          <w:rStyle w:val="affffe"/>
          <w:rtl/>
        </w:rPr>
        <w:t xml:space="preserve"> בָּנִים </w:t>
      </w:r>
      <w:ins w:id="91589" w:author="קלוד - ניסוח" w:date="2026-10-13T16:46:40Z">
        <w:r>
          <w:rPr>
            <w:rStyle w:val="affffe"/>
            <w:rtl/>
          </w:rPr>
          <w:t xml:space="preserve">שׁוֹבָבִים'.</w:t>
        </w:r>
      </w:ins>
      <w:del w:id="91590" w:author="קלוד - ניסוח" w:date="2026-10-13T16:46:40Z">
        <w:r w:rsidR="00B55F81">
          <w:rPr>
            <w:rStyle w:val="affffe"/>
            <w:rtl/>
          </w:rPr>
          <w:delText xml:space="preserve">שׁוֹבָבִים</w:delText>
        </w:r>
        <w:r w:rsidR="00B55F81">
          <w:rPr>
            <w:rFonts w:hint="cs"/>
            <w:rtl/>
          </w:rPr>
          <w:delText xml:space="preserve">'</w:delText>
        </w:r>
        <w:r>
          <w:rPr>
            <w:rtl/>
          </w:rPr>
          <w:delText xml:space="preserve">, </w:delText>
        </w:r>
      </w:del>
    </w:p>
    <w:p w14:paraId="6EAFA2DA" w14:textId="2369695B" w:rsidR="006542AA" w:rsidRDefault="00000000">
      <w:pPr>
        <w:pStyle w:val="36"/>
        <w:framePr w:wrap="notBeside"/>
      </w:pPr>
      <w:ins w:id="91595" w:author="קלוד - ניסוח" w:date="2026-10-13T16:46:40Z">
        <w:r>
          <w:t xml:space="preserve">ר'</w:t>
        </w:r>
      </w:ins>
      <w:del w:id="91596" w:author="קלוד - ניסוח" w:date="2026-10-13T16:46:40Z">
        <w:r>
          <w:delText xml:space="preserve">א"ר</w:delText>
        </w:r>
      </w:del>
      <w:r>
        <w:t xml:space="preserve"> </w:t>
      </w:r>
      <w:ins w:id="91593" w:author="קלוד - ניסוח" w:date="2026-10-13T16:46:40Z">
        <w:r>
          <w:t xml:space="preserve">יוחנן:</w:t>
        </w:r>
      </w:ins>
      <w:del w:id="91594" w:author="קלוד - ניסוח" w:date="2026-10-13T16:46:40Z">
        <w:r>
          <w:delText xml:space="preserve">יצחק איש כפר עכו א</w:delText>
        </w:r>
        <w:r w:rsidR="00B55F81">
          <w:delText xml:space="preserve">ר</w:delText>
        </w:r>
        <w:r>
          <w:delText xml:space="preserve">י"ו:</w:delText>
        </w:r>
      </w:del>
    </w:p>
    <w:p w14:paraId="6307743D" w14:textId="1DFB9024" w:rsidR="00B874E6" w:rsidRDefault="00F63065" w:rsidP="00B55F81">
      <w:pPr>
        <w:rPr>
          <w:rtl/>
        </w:rPr>
      </w:pPr>
      <w:r>
        <w:rPr>
          <w:rtl/>
        </w:rPr>
        <w:t>הלכה כאותו הזוג</w:t>
      </w:r>
      <w:r w:rsidR="0057284B">
        <w:rPr>
          <w:rtl/>
        </w:rPr>
        <w:t>.</w:t>
      </w:r>
    </w:p>
    <w:p w14:paraId="045B9EBE" w14:textId="77777777" w:rsidR="006542AA" w:rsidRDefault="00000000">
      <w:pPr>
        <w:pStyle w:val="36"/>
        <w:framePr w:wrap="notBeside"/>
      </w:pPr>
      <w:r>
        <w:t>ת"ר:</w:t>
      </w:r>
    </w:p>
    <w:p w14:paraId="49E59BF1" w14:textId="56D584E0" w:rsidR="00616644" w:rsidRDefault="00F63065" w:rsidP="00F63065">
      <w:pPr>
        <w:pStyle w:val="afffff1"/>
        <w:rPr>
          <w:rtl/>
        </w:rPr>
        <w:pPrChange w:id="9347" w:author="עריכה מהאתר" w:date="2026-10-19T06:44:48Z">
          <w:pPr>
            <w:rPr>
              <w:rtl/>
            </w:rPr>
          </w:pPr>
        </w:pPrChange>
      </w:pPr>
      <w:r>
        <w:rPr>
          <w:rStyle w:val="27"/>
          <w:rtl/>
          <w:rPrChange w:id="9348" w:author="עריכה מהאתר" w:date="2026-10-19T06:44:48Z">
            <w:rPr>
              <w:rtl/>
            </w:rPr>
          </w:rPrChange>
        </w:rPr>
        <w:t xml:space="preserve">בראשונה היו </w:t>
      </w:r>
      <w:ins w:id="91599" w:author="קלוד - ניסוח" w:date="2026-10-13T16:46:40Z">
        <w:r>
          <w:rPr>
            <w:rStyle w:val="27"/>
            <w:rtl/>
            <w:rPrChange w:id="9349" w:author="עריכה מהאתר" w:date="2026-10-19T06:44:48Z">
              <w:rPr>
                <w:rtl/>
              </w:rPr>
            </w:rPrChange>
          </w:rPr>
          <w:t xml:space="preserve">אומרים:</w:t>
        </w:r>
      </w:ins>
      <w:del w:id="91600" w:author="קלוד - ניסוח" w:date="2026-10-13T16:46:40Z">
        <w:r>
          <w:rPr>
            <w:rtl/>
          </w:rPr>
          <w:delText xml:space="preserve">אומרים,</w:delText>
        </w:r>
      </w:del>
      <w:r>
        <w:rPr>
          <w:rtl/>
        </w:rPr>
        <w:t xml:space="preserve"> חבר ונעשה גבאי - דוחין אותו </w:t>
      </w:r>
      <w:ins w:id="91597" w:author="קלוד - ניסוח" w:date="2026-10-13T16:46:40Z">
        <w:r>
          <w:rPr>
            <w:rtl/>
          </w:rPr>
          <w:t xml:space="preserve">מחבירתו,</w:t>
        </w:r>
      </w:ins>
      <w:del w:id="91598" w:author="קלוד - ניסוח" w:date="2026-10-13T16:46:40Z">
        <w:r>
          <w:rPr>
            <w:rtl/>
          </w:rPr>
          <w:delText xml:space="preserve">מחבירתו, </w:delText>
        </w:r>
      </w:del>
    </w:p>
    <w:p w14:paraId="089C39E1" w14:textId="2D7ED50A" w:rsidR="00B874E6" w:rsidRDefault="00616644" w:rsidP="00F63065">
      <w:pPr>
        <w:rPr>
          <w:rtl/>
        </w:rPr>
      </w:pPr>
      <w:r>
        <w:rPr>
          <w:rtl/>
        </w:rPr>
        <w:tab/>
      </w:r>
      <w:r>
        <w:rPr>
          <w:rtl/>
        </w:rPr>
        <w:tab/>
      </w:r>
      <w:r>
        <w:rPr>
          <w:rtl/>
        </w:rPr>
        <w:tab/>
      </w:r>
      <w:r>
        <w:rPr>
          <w:rtl/>
        </w:rPr>
        <w:tab/>
      </w:r>
      <w:ins w:id="91601" w:author="קלוד - ניסוח" w:date="2026-10-13T16:46:40Z">
        <w:r>
          <w:rPr>
            <w:rtl/>
          </w:rPr>
          <w:t xml:space="preserve">פירש -</w:t>
        </w:r>
      </w:ins>
      <w:del w:id="91602" w:author="קלוד - ניסוח" w:date="2026-10-13T16:46:40Z">
        <w:r>
          <w:rPr>
            <w:rtl/>
          </w:rPr>
          <w:tab/>
          <w:delText xml:space="preserve">פירש</w:delText>
        </w:r>
      </w:del>
      <w:r>
        <w:rPr>
          <w:rtl/>
        </w:rPr>
        <w:tab/>
        <w:t xml:space="preserve"> </w:t>
      </w:r>
      <w:r w:rsidR="00F63065">
        <w:rPr>
          <w:rtl/>
        </w:rPr>
        <w:t>אין מקבלין אותו, חזרו לומר: פירש - הרי הוא ככל אדם</w:t>
      </w:r>
      <w:r w:rsidR="0057284B">
        <w:rPr>
          <w:rtl/>
        </w:rPr>
        <w:t>.</w:t>
      </w:r>
    </w:p>
    <w:p w14:paraId="6C653198" w14:textId="420A385E" w:rsidR="00616644" w:rsidRDefault="00616644" w:rsidP="00616644">
      <w:pPr>
        <w:rPr>
          <w:rtl/>
        </w:rPr>
      </w:pPr>
      <w:r>
        <w:rPr>
          <w:rStyle w:val="27"/>
          <w:rtl/>
        </w:rPr>
        <w:t>ר</w:t>
      </w:r>
      <w:r>
        <w:rPr>
          <w:rStyle w:val="27"/>
          <w:rFonts w:hint="cs"/>
          <w:rtl/>
        </w:rPr>
        <w:t>הב"ח</w:t>
      </w:r>
      <w:r>
        <w:rPr>
          <w:rtl/>
        </w:rPr>
        <w:t xml:space="preserve"> </w:t>
      </w:r>
      <w:ins w:id="91617" w:author="קלוד - ניסוח" w:date="2026-10-13T16:46:40Z">
        <w:r>
          <w:rPr>
            <w:rtl/>
          </w:rPr>
          <w:t xml:space="preserve">הוצרכו</w:t>
        </w:r>
      </w:ins>
      <w:del w:id="91618" w:author="קלוד - ניסוח" w:date="2026-10-13T16:46:40Z">
        <w:r>
          <w:rPr>
            <w:rtl/>
          </w:rPr>
          <w:delText xml:space="preserve">נצרכה</w:delText>
        </w:r>
      </w:del>
      <w:r>
        <w:rPr>
          <w:rtl/>
        </w:rPr>
        <w:t xml:space="preserve"> לו </w:t>
      </w:r>
      <w:ins w:id="91615" w:author="קלוד - ניסוח" w:date="2026-10-13T16:46:40Z">
        <w:r>
          <w:rPr>
            <w:rStyle w:val="affffd"/>
            <w:rtl/>
          </w:rPr>
          <w:t xml:space="preserve">החכמים</w:t>
        </w:r>
        <w:r>
          <w:rPr>
            <w:rtl/>
          </w:rPr>
          <w:t xml:space="preserve">,</w:t>
        </w:r>
      </w:ins>
      <w:del w:id="91616" w:author="קלוד - ניסוח" w:date="2026-10-13T16:46:40Z">
        <w:r>
          <w:rPr>
            <w:rtl/>
          </w:rPr>
          <w:delText xml:space="preserve">שעה,</w:delText>
        </w:r>
      </w:del>
      <w:r>
        <w:rPr>
          <w:rFonts w:hint="cs"/>
          <w:rtl/>
        </w:rPr>
        <w:t xml:space="preserve"> </w:t>
      </w:r>
      <w:ins w:id="91613" w:author="קלוד - ניסוח" w:date="2026-10-13T16:46:40Z">
        <w:r>
          <w:rPr>
            <w:rFonts w:hint="cs"/>
            <w:rtl/>
          </w:rPr>
          <w:t xml:space="preserve">נכנסו</w:t>
        </w:r>
      </w:ins>
      <w:del w:id="91614" w:author="קלוד - ניסוח" w:date="2026-10-13T16:46:40Z">
        <w:r>
          <w:rPr>
            <w:rFonts w:hint="cs"/>
            <w:rtl/>
          </w:rPr>
          <w:delText xml:space="preserve">עלו</w:delText>
        </w:r>
      </w:del>
      <w:r>
        <w:rPr>
          <w:rFonts w:hint="cs"/>
          <w:rtl/>
        </w:rPr>
        <w:t xml:space="preserve"> אצלו </w:t>
      </w:r>
      <w:r>
        <w:rPr>
          <w:rStyle w:val="27"/>
          <w:rFonts w:hint="cs"/>
          <w:rtl/>
        </w:rPr>
        <w:t>רבה</w:t>
      </w:r>
      <w:r>
        <w:rPr>
          <w:rFonts w:hint="cs"/>
          <w:rtl/>
        </w:rPr>
        <w:t xml:space="preserve"> </w:t>
      </w:r>
      <w:r>
        <w:rPr>
          <w:rStyle w:val="27"/>
          <w:rFonts w:hint="cs"/>
          <w:rtl/>
        </w:rPr>
        <w:t>ורב יוסף</w:t>
      </w:r>
      <w:r>
        <w:rPr>
          <w:rFonts w:hint="cs"/>
          <w:rtl/>
        </w:rPr>
        <w:t xml:space="preserve"> וד' מאות </w:t>
      </w:r>
      <w:ins w:id="91611" w:author="קלוד - ניסוח" w:date="2026-10-13T16:46:40Z">
        <w:r>
          <w:rPr>
            <w:rFonts w:hint="cs"/>
            <w:rtl/>
          </w:rPr>
          <w:t xml:space="preserve">זוגות</w:t>
        </w:r>
      </w:ins>
      <w:del w:id="91612" w:author="קלוד - ניסוח" w:date="2026-10-13T16:46:40Z">
        <w:r>
          <w:rPr>
            <w:rFonts w:hint="cs"/>
            <w:rtl/>
          </w:rPr>
          <w:delText xml:space="preserve">זוגי</w:delText>
        </w:r>
      </w:del>
      <w:r>
        <w:rPr>
          <w:rFonts w:hint="cs"/>
          <w:rtl/>
        </w:rPr>
        <w:t xml:space="preserve"> </w:t>
      </w:r>
      <w:ins w:id="91609" w:author="קלוד - ניסוח" w:date="2026-10-13T16:46:40Z">
        <w:r>
          <w:rPr>
            <w:rFonts w:hint="cs"/>
            <w:rtl/>
          </w:rPr>
          <w:t xml:space="preserve">חכמים,</w:t>
        </w:r>
      </w:ins>
      <w:del w:id="91610" w:author="קלוד - ניסוח" w:date="2026-10-13T16:46:40Z">
        <w:r>
          <w:rPr>
            <w:rFonts w:hint="cs"/>
            <w:rtl/>
          </w:rPr>
          <w:delText xml:space="preserve">דרבנן</w:delText>
        </w:r>
        <w:r w:rsidR="00F63065">
          <w:rPr>
            <w:rtl/>
          </w:rPr>
          <w:delText xml:space="preserve">,</w:delText>
        </w:r>
      </w:del>
      <w:r w:rsidR="00F63065">
        <w:rPr>
          <w:rtl/>
        </w:rPr>
        <w:t xml:space="preserve"> </w:t>
      </w:r>
      <w:ins w:id="91607" w:author="קלוד - ניסוח" w:date="2026-10-13T16:46:40Z">
        <w:r>
          <w:rPr>
            <w:rtl/>
          </w:rPr>
          <w:t xml:space="preserve">וכששמע</w:t>
        </w:r>
      </w:ins>
      <w:del w:id="91608" w:author="קלוד - ניסוח" w:date="2026-10-13T16:46:40Z">
        <w:r w:rsidR="00F63065">
          <w:rPr>
            <w:rtl/>
          </w:rPr>
          <w:delText xml:space="preserve">שמע</w:delText>
        </w:r>
      </w:del>
      <w:r w:rsidR="00F63065">
        <w:rPr>
          <w:rtl/>
        </w:rPr>
        <w:t xml:space="preserve"> </w:t>
      </w:r>
      <w:r>
        <w:rPr>
          <w:rFonts w:hint="cs"/>
          <w:rtl/>
        </w:rPr>
        <w:t xml:space="preserve">שבאו קשר להם </w:t>
      </w:r>
      <w:ins w:id="91605" w:author="קלוד - ניסוח" w:date="2026-10-13T16:46:40Z">
        <w:r>
          <w:rPr>
            <w:rFonts w:hint="cs"/>
            <w:rtl/>
          </w:rPr>
          <w:t xml:space="preserve">ד'</w:t>
        </w:r>
      </w:ins>
      <w:del w:id="91606" w:author="קלוד - ניסוח" w:date="2026-10-13T16:46:40Z">
        <w:r>
          <w:rPr>
            <w:rFonts w:hint="cs"/>
            <w:rtl/>
          </w:rPr>
          <w:delText xml:space="preserve">ארבע</w:delText>
        </w:r>
      </w:del>
      <w:r>
        <w:rPr>
          <w:rFonts w:hint="cs"/>
          <w:rtl/>
        </w:rPr>
        <w:t xml:space="preserve"> מאות </w:t>
      </w:r>
      <w:ins w:id="91603" w:author="קלוד - ניסוח" w:date="2026-10-13T16:46:40Z">
        <w:r>
          <w:rPr>
            <w:rFonts w:hint="cs"/>
            <w:rtl/>
          </w:rPr>
          <w:t xml:space="preserve">כסאות,</w:t>
        </w:r>
      </w:ins>
      <w:del w:id="91604" w:author="קלוד - ניסוח" w:date="2026-10-13T16:46:40Z">
        <w:r>
          <w:rPr>
            <w:rFonts w:hint="cs"/>
            <w:rtl/>
          </w:rPr>
          <w:delText xml:space="preserve">כסאות</w:delText>
        </w:r>
        <w:r w:rsidR="00F63065">
          <w:rPr>
            <w:rtl/>
          </w:rPr>
          <w:delText xml:space="preserve"> </w:delText>
        </w:r>
      </w:del>
    </w:p>
    <w:p w14:paraId="012C91A7" w14:textId="1D2151E1" w:rsidR="00B874E6" w:rsidRDefault="00F63065" w:rsidP="00616644">
      <w:pPr>
        <w:rPr>
          <w:rtl/>
        </w:rPr>
      </w:pPr>
      <w:ins w:id="91625" w:author="קלוד - ניסוח" w:date="2026-10-13T16:46:40Z">
        <w:r>
          <w:rPr>
            <w:rtl/>
          </w:rPr>
          <w:t xml:space="preserve">לבסוף</w:t>
        </w:r>
      </w:ins>
      <w:del w:id="91626" w:author="קלוד - ניסוח" w:date="2026-10-13T16:46:40Z">
        <w:r>
          <w:rPr>
            <w:rtl/>
          </w:rPr>
          <w:delText xml:space="preserve">לסוף</w:delText>
        </w:r>
      </w:del>
      <w:r>
        <w:rPr>
          <w:rtl/>
        </w:rPr>
        <w:t xml:space="preserve"> שמעו </w:t>
      </w:r>
      <w:ins w:id="91623" w:author="קלוד - ניסוח" w:date="2026-10-13T16:46:40Z">
        <w:r>
          <w:rPr>
            <w:rtl/>
          </w:rPr>
          <w:t xml:space="preserve">שנעשה</w:t>
        </w:r>
      </w:ins>
      <w:del w:id="91624" w:author="קלוד - ניסוח" w:date="2026-10-13T16:46:40Z">
        <w:r>
          <w:rPr>
            <w:rtl/>
          </w:rPr>
          <w:delText xml:space="preserve">דנעשה</w:delText>
        </w:r>
      </w:del>
      <w:r>
        <w:rPr>
          <w:rtl/>
        </w:rPr>
        <w:t xml:space="preserve"> </w:t>
      </w:r>
      <w:r>
        <w:rPr>
          <w:rtl/>
        </w:rPr>
        <w:t xml:space="preserve">גבאי, </w:t>
      </w:r>
      <w:r>
        <w:rPr>
          <w:rStyle w:val="27"/>
          <w:rtl/>
          <w:rPrChange w:id="9353" w:author="עריכה מהאתר" w:date="2026-10-19T06:44:48Z">
            <w:rPr>
              <w:rtl/>
            </w:rPr>
          </w:rPrChange>
        </w:rPr>
        <w:t xml:space="preserve">שלחו ל</w:t>
      </w:r>
      <w:r>
        <w:rPr>
          <w:rStyle w:val="27"/>
          <w:rFonts w:hint="cs"/>
          <w:rtl/>
          <w:rPrChange w:id="9354" w:author="עריכה מהאתר" w:date="2026-10-19T06:44:48Z">
            <w:rPr>
              <w:rFonts w:hint="cs"/>
              <w:rtl/>
            </w:rPr>
          </w:rPrChange>
        </w:rPr>
        <w:t xml:space="preserve">ו</w:t>
      </w:r>
      <w:r>
        <w:rPr>
          <w:rStyle w:val="27"/>
          <w:rtl/>
          <w:rPrChange w:id="9355" w:author="עריכה מהאתר" w:date="2026-10-19T06:44:48Z">
            <w:rPr>
              <w:rtl/>
            </w:rPr>
          </w:rPrChange>
        </w:rPr>
        <w:t xml:space="preserve">:</w:t>
      </w:r>
      <w:r>
        <w:rPr>
          <w:rtl/>
        </w:rPr>
        <w:t xml:space="preserve"> </w:t>
      </w:r>
      <w:r w:rsidR="00616644">
        <w:rPr>
          <w:rFonts w:hint="cs"/>
          <w:rtl/>
        </w:rPr>
        <w:t xml:space="preserve">לך לחשיבותך, לך </w:t>
      </w:r>
      <w:ins w:id="91621" w:author="קלוד - ניסוח" w:date="2026-10-13T16:46:40Z">
        <w:r>
          <w:rPr>
            <w:rtl/>
          </w:rPr>
          <w:t xml:space="preserve">לקדמותך </w:t>
        </w:r>
        <w:r>
          <w:rPr>
            <w:rStyle w:val="affffd"/>
            <w:rtl/>
          </w:rPr>
          <w:t xml:space="preserve">ואין צריכים לך</w:t>
        </w:r>
        <w:r>
          <w:rPr>
            <w:rtl/>
          </w:rPr>
          <w:t xml:space="preserve">,</w:t>
        </w:r>
      </w:ins>
      <w:del w:id="91622" w:author="קלוד - ניסוח" w:date="2026-10-13T16:46:40Z">
        <w:r w:rsidR="00616644">
          <w:rPr>
            <w:rtl/>
          </w:rPr>
          <w:delText xml:space="preserve">לקדמות</w:delText>
        </w:r>
        <w:r w:rsidR="00616644">
          <w:rPr>
            <w:rFonts w:hint="cs"/>
            <w:rtl/>
          </w:rPr>
          <w:delText xml:space="preserve">ך</w:delText>
        </w:r>
        <w:r>
          <w:rPr>
            <w:rtl/>
          </w:rPr>
          <w:delText xml:space="preserve">,</w:delText>
        </w:r>
      </w:del>
      <w:r>
        <w:rPr>
          <w:rtl/>
        </w:rPr>
        <w:t xml:space="preserve"> </w:t>
      </w:r>
      <w:r>
        <w:rPr>
          <w:rStyle w:val="27"/>
          <w:rtl/>
          <w:rPrChange w:id="9356" w:author="עריכה מהאתר" w:date="2026-10-19T06:44:48Z">
            <w:rPr>
              <w:rtl/>
            </w:rPr>
          </w:rPrChange>
        </w:rPr>
        <w:t xml:space="preserve">שלח להם:</w:t>
      </w:r>
      <w:r>
        <w:rPr>
          <w:rtl/>
        </w:rPr>
        <w:t xml:space="preserve"> </w:t>
      </w:r>
      <w:ins w:id="91619" w:author="קלוד - ניסוח" w:date="2026-10-13T16:46:40Z">
        <w:r>
          <w:rPr>
            <w:rtl/>
          </w:rPr>
          <w:t xml:space="preserve">חוזרני</w:t>
        </w:r>
      </w:ins>
      <w:del w:id="91620" w:author="קלוד - ניסוח" w:date="2026-10-13T16:46:40Z">
        <w:r>
          <w:rPr>
            <w:rtl/>
          </w:rPr>
          <w:delText xml:space="preserve">הדרי</w:delText>
        </w:r>
      </w:del>
      <w:r>
        <w:rPr>
          <w:rtl/>
        </w:rPr>
        <w:t xml:space="preserve"> בי</w:t>
      </w:r>
      <w:r w:rsidR="0057284B">
        <w:rPr>
          <w:rtl/>
        </w:rPr>
        <w:t>.</w:t>
      </w:r>
    </w:p>
    <w:p w14:paraId="25DC69D8" w14:textId="77777777" w:rsidR="006542AA" w:rsidRDefault="00000000">
      <w:pPr>
        <w:pStyle w:val="36"/>
        <w:framePr w:wrap="notBeside"/>
      </w:pPr>
      <w:r>
        <w:t xml:space="preserve">רב יוסף </w:t>
      </w:r>
      <w:r>
        <w:t xml:space="preserve">לא</w:t>
      </w:r>
      <w:r>
        <w:t xml:space="preserve"> </w:t>
      </w:r>
      <w:ins w:id="91627" w:author="קלוד - ניסוח" w:date="2026-10-13T16:46:40Z">
        <w:r>
          <w:t xml:space="preserve">הלך</w:t>
        </w:r>
      </w:ins>
      <w:del w:id="91628" w:author="קלוד - ניסוח" w:date="2026-10-13T16:46:40Z">
        <w:r>
          <w:delText xml:space="preserve">אזל</w:delText>
        </w:r>
        <w:r w:rsidR="004C1E74">
          <w:delText xml:space="preserve">:</w:delText>
        </w:r>
      </w:del>
    </w:p>
    <w:p w14:paraId="13D54376" w14:textId="224EF583" w:rsidR="004C1E74" w:rsidRDefault="004C1E74" w:rsidP="004C1E74">
      <w:pPr>
        <w:rPr>
          <w:rtl/>
        </w:rPr>
      </w:pPr>
      <w:ins w:id="91633" w:author="קלוד - ניסוח" w:date="2026-10-13T16:46:40Z">
        <w:r>
          <w:rPr>
            <w:rStyle w:val="27"/>
            <w:rFonts w:hint="cs"/>
            <w:rtl/>
            <w:rPrChange w:id="9350" w:author="עריכה מהאתר" w:date="2026-10-19T06:44:48Z">
              <w:rPr>
                <w:rFonts w:hint="cs"/>
                <w:rtl/>
              </w:rPr>
            </w:rPrChange>
          </w:rPr>
          <w:t xml:space="preserve">דשנינו:</w:t>
        </w:r>
      </w:ins>
      <w:del w:id="91634" w:author="קלוד - ניסוח" w:date="2026-10-13T16:46:40Z">
        <w:r>
          <w:rPr>
            <w:rFonts w:hint="cs"/>
            <w:rtl/>
          </w:rPr>
          <w:delText xml:space="preserve">ד</w:delText>
        </w:r>
        <w:r>
          <w:rPr>
            <w:rtl/>
          </w:rPr>
          <w:delText xml:space="preserve">תנינא</w:delText>
        </w:r>
      </w:del>
      <w:r>
        <w:rPr>
          <w:rtl/>
        </w:rPr>
        <w:t xml:space="preserve"> </w:t>
      </w:r>
      <w:ins w:id="91631" w:author="קלוד - ניסוח" w:date="2026-10-13T16:46:40Z">
        <w:r>
          <w:rPr>
            <w:rtl/>
          </w:rPr>
          <w:t xml:space="preserve">פירש -</w:t>
        </w:r>
      </w:ins>
      <w:del w:id="91632" w:author="קלוד - ניסוח" w:date="2026-10-13T16:46:40Z">
        <w:r>
          <w:rPr>
            <w:rtl/>
          </w:rPr>
          <w:delText xml:space="preserve">פירש</w:delText>
        </w:r>
      </w:del>
      <w:r>
        <w:rPr>
          <w:rtl/>
        </w:rPr>
        <w:t xml:space="preserve"> </w:t>
      </w:r>
      <w:r w:rsidR="00F63065">
        <w:rPr>
          <w:rtl/>
        </w:rPr>
        <w:t xml:space="preserve">אין מקבלין </w:t>
      </w:r>
      <w:ins w:id="91629" w:author="קלוד - ניסוח" w:date="2026-10-13T16:46:40Z">
        <w:r>
          <w:rPr>
            <w:rtl/>
          </w:rPr>
          <w:t xml:space="preserve">אותו,</w:t>
        </w:r>
      </w:ins>
      <w:del w:id="91630" w:author="קלוד - ניסוח" w:date="2026-10-13T16:46:40Z">
        <w:r w:rsidR="00F63065">
          <w:rPr>
            <w:rtl/>
          </w:rPr>
          <w:delText xml:space="preserve">אותו, </w:delText>
        </w:r>
      </w:del>
    </w:p>
    <w:p w14:paraId="7789C97D" w14:textId="77777777" w:rsidR="006542AA" w:rsidRDefault="00000000">
      <w:pPr>
        <w:pStyle w:val="36"/>
        <w:framePr w:wrap="notBeside"/>
      </w:pPr>
      <w:ins w:id="91637" w:author="קלוד - ניסוח" w:date="2026-10-13T16:46:40Z">
        <w:r>
          <w:t xml:space="preserve">ורבה</w:t>
        </w:r>
      </w:ins>
      <w:del w:id="91638" w:author="קלוד - ניסוח" w:date="2026-10-13T16:46:40Z">
        <w:r>
          <w:delText xml:space="preserve">רבה</w:delText>
        </w:r>
      </w:del>
      <w:r>
        <w:t xml:space="preserve"> </w:t>
      </w:r>
      <w:ins w:id="91635" w:author="קלוד - ניסוח" w:date="2026-10-13T16:46:40Z">
        <w:r>
          <w:t xml:space="preserve">הלך</w:t>
        </w:r>
      </w:ins>
      <w:del w:id="91636" w:author="קלוד - ניסוח" w:date="2026-10-13T16:46:40Z">
        <w:r>
          <w:delText xml:space="preserve">אזל</w:delText>
        </w:r>
        <w:r w:rsidR="00F63065">
          <w:delText xml:space="preserve">:</w:delText>
        </w:r>
      </w:del>
    </w:p>
    <w:p w14:paraId="7C03AAC4" w14:textId="4A2D7516" w:rsidR="00B874E6" w:rsidRDefault="004C1E74" w:rsidP="004C1E74">
      <w:pPr>
        <w:rPr>
          <w:rtl/>
        </w:rPr>
      </w:pPr>
      <w:ins w:id="91639" w:author="קלוד - ניסוח" w:date="2026-10-13T16:46:40Z">
        <w:r>
          <w:rPr>
            <w:rStyle w:val="27"/>
            <w:rFonts w:hint="cs"/>
            <w:rtl/>
            <w:rPrChange w:id="9351" w:author="עריכה מהאתר" w:date="2026-10-19T06:44:48Z">
              <w:rPr>
                <w:rFonts w:hint="cs"/>
                <w:rtl/>
              </w:rPr>
            </w:rPrChange>
          </w:rPr>
          <w:t xml:space="preserve">דשנינו:</w:t>
        </w:r>
      </w:ins>
      <w:del w:id="91640" w:author="קלוד - ניסוח" w:date="2026-10-13T16:46:40Z">
        <w:r>
          <w:rPr>
            <w:rFonts w:hint="cs"/>
            <w:rtl/>
          </w:rPr>
          <w:delText xml:space="preserve">ד</w:delText>
        </w:r>
        <w:r w:rsidR="00F63065">
          <w:rPr>
            <w:rtl/>
          </w:rPr>
          <w:delText xml:space="preserve">תנינא,</w:delText>
        </w:r>
      </w:del>
      <w:r w:rsidR="00F63065">
        <w:rPr>
          <w:rtl/>
        </w:rPr>
        <w:t xml:space="preserve"> חזרו לומר פירש - הרי הוא ככל אדם</w:t>
      </w:r>
      <w:r w:rsidR="0057284B">
        <w:rPr>
          <w:rtl/>
        </w:rPr>
        <w:t>.</w:t>
      </w:r>
    </w:p>
    <w:p>
      <w:pPr>
        <w:pStyle w:val="36"/>
        <w:rPr>
          <w:ins w:id="90085" w:author="קלוד - סמנטי" w:date="2026-10-13T16:46:38Z"/>
        </w:rPr>
      </w:pPr>
      <w:del w:id="90084" w:author="קלוד - סמנטי" w:date="2026-10-13T16:46:38Z">
        <w:r>
          <w:delText xml:space="preserve">·</w:delText>
        </w:r>
        <w:r>
          <w:delText xml:space="preserve"> </w:delText>
        </w:r>
      </w:del>
      <w:r>
        <w:t xml:space="preserve">ת"ר</w:t>
      </w:r>
      <w:r w:rsidR="00F63065">
        <w:t xml:space="preserve">:</w:t>
      </w:r>
    </w:p>
    <w:p w14:paraId="2EF18E07" w14:textId="4CF1A64E" w:rsidR="00B874E6" w:rsidRDefault="004C1E74" w:rsidP="000C73DD">
      <w:pPr>
        <w:pStyle w:val="afffff1"/>
        <w:rPr>
          <w:rtl/>
        </w:rPr>
        <w:pPrChange w:id="90083" w:author="קלוד - סמנטי" w:date="2026-10-13T16:46:38Z">
          <w:pPr>
            <w:pStyle w:val="011"/>
          </w:pPr>
        </w:pPrChange>
      </w:pPr>
      <w:del w:id="90086" w:author="קלוד - סמנטי" w:date="2026-10-13T16:46:38Z">
        <w:r w:rsidR="00F63065">
          <w:rPr>
            <w:rtl/>
          </w:rPr>
          <w:delText xml:space="preserve"> </w:delText>
        </w:r>
      </w:del>
      <w:r w:rsidR="00F63065">
        <w:rPr>
          <w:rtl/>
        </w:rPr>
        <w:t xml:space="preserve">כל הבכורות אדם רואה חוץ משל </w:t>
      </w:r>
      <w:ins w:id="91641" w:author="קלוד - ניסוח" w:date="2026-10-13T16:46:40Z">
        <w:r>
          <w:rPr>
            <w:rtl/>
          </w:rPr>
          <w:t xml:space="preserve">עצמו </w:t>
        </w:r>
        <w:r>
          <w:rPr>
            <w:rStyle w:val="affffd"/>
            <w:rtl/>
          </w:rPr>
          <w:t xml:space="preserve">דנוגע בדבר</w:t>
        </w:r>
        <w:r>
          <w:rPr>
            <w:rtl/>
          </w:rPr>
          <w:t xml:space="preserve">,</w:t>
        </w:r>
      </w:ins>
      <w:del w:id="91642" w:author="קלוד - ניסוח" w:date="2026-10-13T16:46:40Z">
        <w:r w:rsidR="00F63065">
          <w:rPr>
            <w:rtl/>
          </w:rPr>
          <w:delText xml:space="preserve">עצמו,</w:delText>
        </w:r>
      </w:del>
      <w:r w:rsidR="00F63065">
        <w:rPr>
          <w:rtl/>
        </w:rPr>
        <w:t xml:space="preserve"> ורואה את קדשיו ואת מעשרותיו, ונשאל על טהרותיו</w:t>
      </w:r>
      <w:r w:rsidR="0057284B">
        <w:rPr>
          <w:rtl/>
        </w:rPr>
        <w:t>.</w:t>
      </w:r>
    </w:p>
    <w:p w14:paraId="03E26861" w14:textId="07B4B47F" w:rsidR="004C1E74" w:rsidRDefault="004C1E74" w:rsidP="004C1E74">
      <w:pPr>
        <w:rPr>
          <w:rtl/>
        </w:rPr>
      </w:pPr>
      <w:ins w:id="91657" w:author="קלוד - ניסוח" w:date="2026-10-13T16:46:40Z">
        <w:r>
          <w:rPr>
            <w:rFonts w:hint="cs"/>
            <w:rtl/>
          </w:rPr>
          <w:t xml:space="preserve">'חוץ משל עצמו' - לא בחד דאינו נאמן, ולא בשלושה דב"ד נאמן אף בנוגע, </w:t>
        </w:r>
        <w:r>
          <w:rPr>
            <w:rStyle w:val="27"/>
            <w:rFonts w:hint="cs"/>
            <w:rtl/>
            <w:rPrChange w:id="9352" w:author="עריכה מהאתר" w:date="2026-10-19T06:44:48Z">
              <w:rPr>
                <w:rFonts w:hint="cs"/>
                <w:rtl/>
              </w:rPr>
            </w:rPrChange>
          </w:rPr>
          <w:t xml:space="preserve">כדתנן:</w:t>
        </w:r>
        <w:r>
          <w:rPr>
            <w:rFonts w:hint="cs"/>
            <w:rtl/>
          </w:rPr>
          <w:t xml:space="preserve"> מיאנה או חלצה בפניו - ישאנה, אלא ביחיד מומחה </w:t>
        </w:r>
        <w:r>
          <w:rPr>
            <w:rStyle w:val="27"/>
            <w:rFonts w:hint="cs"/>
            <w:rtl/>
            <w:rPrChange w:id="9228" w:author="עריכה מהאתר" w:date="2026-10-19T06:04:34Z">
              <w:rPr>
                <w:rStyle w:val="27"/>
                <w:rFonts w:hint="cs"/>
                <w:rtl/>
              </w:rPr>
            </w:rPrChange>
          </w:rPr>
          <w:t xml:space="preserve">כר' יוחנן</w:t>
        </w:r>
        <w:r>
          <w:rPr>
            <w:rFonts w:hint="cs"/>
            <w:rtl/>
          </w:rPr>
          <w:t xml:space="preserve">.</w:t>
        </w:r>
      </w:ins>
      <w:del w:id="91658" w:author="קלוד - ניסוח" w:date="2026-10-13T16:46:40Z">
        <w:r>
          <w:rPr>
            <w:rFonts w:hint="cs"/>
            <w:rtl/>
          </w:rPr>
          <w:delText xml:space="preserve">לא</w:delText>
        </w:r>
        <w:r>
          <w:rPr>
            <w:rFonts w:hint="cs"/>
            <w:rtl/>
          </w:rPr>
          <w:delText xml:space="preserve"> בשלושה שהרי ב"ד הוא ונאמן אלא בחד וביחיד מומחה </w:delText>
        </w:r>
      </w:del>
    </w:p>
    <w:p w14:paraId="1FCB0FCE" w14:textId="18A9C260" w:rsidR="004C1E74" w:rsidRDefault="00F63065" w:rsidP="004C1E74">
      <w:pPr>
        <w:rPr>
          <w:rtl/>
        </w:rPr>
      </w:pPr>
      <w:r>
        <w:rPr>
          <w:rtl/>
        </w:rPr>
        <w:t xml:space="preserve">ורואה את קדשיו - דאם </w:t>
      </w:r>
      <w:ins w:id="91669" w:author="קלוד - ניסוח" w:date="2026-10-13T16:46:40Z">
        <w:r>
          <w:rPr>
            <w:rtl/>
          </w:rPr>
          <w:t xml:space="preserve">רצה</w:t>
        </w:r>
      </w:ins>
      <w:del w:id="91670" w:author="קלוד - ניסוח" w:date="2026-10-13T16:46:40Z">
        <w:r>
          <w:rPr>
            <w:rtl/>
          </w:rPr>
          <w:delText xml:space="preserve">בעי</w:delText>
        </w:r>
      </w:del>
      <w:r>
        <w:rPr>
          <w:rtl/>
        </w:rPr>
        <w:t xml:space="preserve"> </w:t>
      </w:r>
      <w:ins w:id="91667" w:author="קלוד - ניסוח" w:date="2026-10-13T16:46:40Z">
        <w:r>
          <w:rPr>
            <w:rtl/>
          </w:rPr>
          <w:t xml:space="preserve">נשאל</w:t>
        </w:r>
      </w:ins>
      <w:del w:id="91668" w:author="קלוד - ניסוח" w:date="2026-10-13T16:46:40Z">
        <w:r>
          <w:rPr>
            <w:rtl/>
          </w:rPr>
          <w:delText xml:space="preserve">מיתשיל</w:delText>
        </w:r>
      </w:del>
      <w:r>
        <w:rPr>
          <w:rtl/>
        </w:rPr>
        <w:t xml:space="preserve"> </w:t>
      </w:r>
      <w:ins w:id="91665" w:author="קלוד - ניסוח" w:date="2026-10-13T16:46:40Z">
        <w:r>
          <w:rPr>
            <w:rtl/>
          </w:rPr>
          <w:t xml:space="preserve">עליהם </w:t>
        </w:r>
        <w:r>
          <w:rPr>
            <w:rStyle w:val="affffd"/>
            <w:rtl/>
          </w:rPr>
          <w:t xml:space="preserve">בהיתר</w:t>
        </w:r>
        <w:r>
          <w:rPr>
            <w:rtl/>
          </w:rPr>
          <w:t xml:space="preserve">,</w:t>
        </w:r>
      </w:ins>
      <w:del w:id="91666" w:author="קלוד - ניסוח" w:date="2026-10-13T16:46:40Z">
        <w:r>
          <w:rPr>
            <w:rtl/>
          </w:rPr>
          <w:delText xml:space="preserve">עליהם,</w:delText>
        </w:r>
      </w:del>
      <w:r>
        <w:rPr>
          <w:rtl/>
        </w:rPr>
        <w:t xml:space="preserve"> ומעשרותיו - דאם </w:t>
      </w:r>
      <w:ins w:id="91663" w:author="קלוד - ניסוח" w:date="2026-10-13T16:46:40Z">
        <w:r>
          <w:rPr>
            <w:rtl/>
          </w:rPr>
          <w:t xml:space="preserve">רצה</w:t>
        </w:r>
      </w:ins>
      <w:del w:id="91664" w:author="קלוד - ניסוח" w:date="2026-10-13T16:46:40Z">
        <w:r>
          <w:rPr>
            <w:rtl/>
          </w:rPr>
          <w:delText xml:space="preserve">בעי</w:delText>
        </w:r>
      </w:del>
      <w:r>
        <w:rPr>
          <w:rtl/>
        </w:rPr>
        <w:t xml:space="preserve"> </w:t>
      </w:r>
      <w:ins w:id="91661" w:author="קלוד - ניסוח" w:date="2026-10-13T16:46:40Z">
        <w:r>
          <w:rPr>
            <w:rFonts w:hint="cs"/>
            <w:rtl/>
          </w:rPr>
          <w:t xml:space="preserve">מטיל</w:t>
        </w:r>
      </w:ins>
      <w:del w:id="91662" w:author="קלוד - ניסוח" w:date="2026-10-13T16:46:40Z">
        <w:r w:rsidR="004C1E74">
          <w:rPr>
            <w:rFonts w:hint="cs"/>
            <w:rtl/>
          </w:rPr>
          <w:delText xml:space="preserve">עושה</w:delText>
        </w:r>
      </w:del>
      <w:r w:rsidR="004C1E74">
        <w:rPr>
          <w:rFonts w:hint="cs"/>
          <w:rtl/>
        </w:rPr>
        <w:t xml:space="preserve"> מום בכל העדר</w:t>
      </w:r>
      <w:ins w:id="91659" w:author="קלוד - ניסוח" w:date="2026-10-13T16:46:40Z">
        <w:r>
          <w:rPr>
            <w:rFonts w:hint="cs"/>
            <w:rtl/>
          </w:rPr>
          <w:t xml:space="preserve"> </w:t>
        </w:r>
        <w:r>
          <w:rPr>
            <w:rStyle w:val="affffd"/>
            <w:rFonts w:hint="cs"/>
            <w:rtl/>
          </w:rPr>
          <w:t xml:space="preserve">קודם שמעשר</w:t>
        </w:r>
        <w:r>
          <w:rPr>
            <w:rFonts w:hint="cs"/>
            <w:rtl/>
          </w:rPr>
          <w:t xml:space="preserve">,</w:t>
        </w:r>
      </w:ins>
      <w:del w:id="91660" w:author="קלוד - ניסוח" w:date="2026-10-13T16:46:40Z">
        <w:r w:rsidR="004C1E74">
          <w:rPr>
            <w:rFonts w:hint="cs"/>
            <w:rtl/>
          </w:rPr>
          <w:delText xml:space="preserve"> </w:delText>
        </w:r>
      </w:del>
    </w:p>
    <w:p w14:paraId="4C2A1F03" w14:textId="43928C28" w:rsidR="00B874E6" w:rsidRDefault="00F63065" w:rsidP="004C1E74">
      <w:pPr>
        <w:rPr>
          <w:rtl/>
        </w:rPr>
      </w:pPr>
      <w:r>
        <w:rPr>
          <w:rtl/>
        </w:rPr>
        <w:t xml:space="preserve">ונשאל על טהרותיו - שהרי </w:t>
      </w:r>
      <w:ins w:id="91673" w:author="קלוד - ניסוח" w:date="2026-10-13T16:46:40Z">
        <w:r>
          <w:rPr>
            <w:rFonts w:hint="cs"/>
            <w:rtl/>
          </w:rPr>
          <w:t xml:space="preserve">ראויות לו</w:t>
        </w:r>
      </w:ins>
      <w:del w:id="91674" w:author="קלוד - ניסוח" w:date="2026-10-13T16:46:40Z">
        <w:r w:rsidR="004C1E74">
          <w:rPr>
            <w:rFonts w:hint="cs"/>
            <w:rtl/>
          </w:rPr>
          <w:delText xml:space="preserve">ראם</w:delText>
        </w:r>
      </w:del>
      <w:r w:rsidR="004C1E74">
        <w:rPr>
          <w:rFonts w:hint="cs"/>
          <w:rtl/>
        </w:rPr>
        <w:t xml:space="preserve"> </w:t>
      </w:r>
      <w:r>
        <w:rPr>
          <w:rtl/>
        </w:rPr>
        <w:t xml:space="preserve">בימי </w:t>
      </w:r>
      <w:ins w:id="91671" w:author="קלוד - ניסוח" w:date="2026-10-13T16:46:40Z">
        <w:r>
          <w:rPr>
            <w:rtl/>
          </w:rPr>
          <w:t xml:space="preserve">טומאתו </w:t>
        </w:r>
        <w:r>
          <w:rPr>
            <w:rStyle w:val="affffd"/>
            <w:rtl/>
          </w:rPr>
          <w:t xml:space="preserve">ואינו מפסיד</w:t>
        </w:r>
        <w:r>
          <w:rPr>
            <w:rtl/>
          </w:rPr>
          <w:t xml:space="preserve">.</w:t>
        </w:r>
      </w:ins>
      <w:del w:id="91672" w:author="קלוד - ניסוח" w:date="2026-10-13T16:46:40Z">
        <w:r>
          <w:rPr>
            <w:rtl/>
          </w:rPr>
          <w:delText xml:space="preserve">טומאתו</w:delText>
        </w:r>
        <w:r w:rsidR="0057284B">
          <w:rPr>
            <w:rtl/>
          </w:rPr>
          <w:delText xml:space="preserve">.</w:delText>
        </w:r>
      </w:del>
    </w:p>
    <w:p w14:paraId="06F49361" w14:textId="77777777" w:rsidR="0057284B" w:rsidRDefault="00F63065" w:rsidP="009F73ED">
      <w:pPr>
        <w:pStyle w:val="afffff7"/>
        <w:rPr>
          <w:rtl/>
        </w:rPr>
      </w:pPr>
      <w:r>
        <w:rPr>
          <w:rtl/>
        </w:rPr>
        <w:t>הדרן עלך עד כמה ישראל חייבין</w:t>
      </w:r>
      <w:r w:rsidR="0057284B">
        <w:rPr>
          <w:rtl/>
        </w:rPr>
        <w:t>.</w:t>
      </w:r>
    </w:p>
    <w:p w14:paraId="6FC6A92E" w14:textId="77777777" w:rsidR="00F63065" w:rsidRDefault="00F63065" w:rsidP="00F63065">
      <w:pPr>
        <w:sectPr w:rsidR="00F63065" w:rsidSect="00F63065">
          <w:pgSz w:w="6804" w:h="9072" w:code="8"/>
          <w:pgMar w:top="567" w:right="567" w:bottom="284" w:left="567" w:header="284" w:footer="284" w:gutter="0"/>
          <w:pgNumType w:start="1"/>
          <w:cols w:space="284"/>
          <w:bidi/>
          <w:rtlGutter/>
          <w:docGrid w:linePitch="360"/>
        </w:sectPr>
      </w:pPr>
    </w:p>
    <w:p w14:paraId="299024D9" w14:textId="77777777" w:rsidR="006542AA" w:rsidRDefault="00000000">
      <w:pPr>
        <w:pStyle w:val="afffff6"/>
      </w:pPr>
      <w:r>
        <w:rPr>
          <w:rFonts w:hint="cs"/>
          <w:rtl/>
        </w:rPr>
        <w:lastRenderedPageBreak/>
        <w:t>פרק חמישי - כל פסולי המוקדשין</w:t>
      </w:r>
    </w:p>
    <w:p w14:paraId="19E26BEE" w14:textId="77777777" w:rsidR="006542AA" w:rsidRDefault="00000000">
      <w:pPr>
        <w:pStyle w:val="afffff5"/>
        <w:framePr w:wrap="around"/>
      </w:pPr>
      <w:r>
        <w:t>משנה א</w:t>
      </w:r>
    </w:p>
    <w:p w14:paraId="7CDC57C2" w14:textId="77777777" w:rsidR="0057380B" w:rsidRDefault="0057380B" w:rsidP="009F73ED">
      <w:pPr>
        <w:pStyle w:val="afff5"/>
        <w:spacing w:before="120"/>
        <w:rPr>
          <w:rtl/>
        </w:rPr>
      </w:pPr>
      <w:r>
        <w:rPr>
          <w:rtl/>
        </w:rPr>
        <w:t xml:space="preserve">כל פסולי המוקדשין </w:t>
      </w:r>
      <w:r w:rsidR="00F63065">
        <w:rPr>
          <w:rtl/>
        </w:rPr>
        <w:t xml:space="preserve">נמכרין באיטליז ונשחטין באיטליז ונשקלין בליטרא, </w:t>
      </w:r>
    </w:p>
    <w:p w14:paraId="2C1FA6B6" w14:textId="77777777" w:rsidR="00B874E6" w:rsidRDefault="00F63065" w:rsidP="0057380B">
      <w:pPr>
        <w:pStyle w:val="afff5"/>
        <w:rPr>
          <w:rtl/>
        </w:rPr>
      </w:pPr>
      <w:r>
        <w:rPr>
          <w:rtl/>
        </w:rPr>
        <w:t>חוץ מן הבכור והמעשר שהנייתן לבעלים</w:t>
      </w:r>
      <w:r w:rsidR="0057284B">
        <w:rPr>
          <w:rtl/>
        </w:rPr>
        <w:t>.</w:t>
      </w:r>
    </w:p>
    <w:p w14:paraId="554B6A0F" w14:textId="77777777" w:rsidR="00B874E6" w:rsidRDefault="00F63065" w:rsidP="0057380B">
      <w:pPr>
        <w:pStyle w:val="afff5"/>
        <w:rPr>
          <w:rtl/>
        </w:rPr>
      </w:pPr>
      <w:r>
        <w:rPr>
          <w:rtl/>
        </w:rPr>
        <w:t>פסולי המוקדשין - הנייתן להקדש</w:t>
      </w:r>
      <w:r w:rsidR="0057284B">
        <w:rPr>
          <w:rtl/>
        </w:rPr>
        <w:t>.</w:t>
      </w:r>
    </w:p>
    <w:p w14:paraId="4930A867" w14:textId="77777777" w:rsidR="00B874E6" w:rsidRDefault="00F63065" w:rsidP="0057380B">
      <w:pPr>
        <w:pStyle w:val="afff5"/>
        <w:rPr>
          <w:rtl/>
        </w:rPr>
      </w:pPr>
      <w:r>
        <w:rPr>
          <w:rtl/>
        </w:rPr>
        <w:t>ושוקלין מנה כנגד מנה בבכור</w:t>
      </w:r>
      <w:r w:rsidR="0057284B">
        <w:rPr>
          <w:rtl/>
        </w:rPr>
        <w:t>.</w:t>
      </w:r>
    </w:p>
    <w:p w14:paraId="6AB940EC" w14:textId="4B19B6D6" w:rsidR="0057284B" w:rsidRDefault="0057284B" w:rsidP="009F73ED">
      <w:pPr>
        <w:pStyle w:val="affff9"/>
        <w:rPr>
          <w:rtl/>
        </w:rPr>
      </w:pPr>
      <w:r>
        <w:rPr>
          <w:rtl/>
        </w:rPr>
        <w:t>• • •</w:t>
      </w:r>
    </w:p>
    <w:p w14:paraId="5FFC7ED7" w14:textId="77777777" w:rsidR="00B874E6" w:rsidRDefault="0057380B" w:rsidP="0057380B">
      <w:pPr>
        <w:pStyle w:val="afff0"/>
        <w:framePr w:wrap="around"/>
        <w:rPr>
          <w:rtl/>
        </w:rPr>
      </w:pPr>
      <w:r>
        <w:rPr>
          <w:rFonts w:hint="cs"/>
          <w:rtl/>
        </w:rPr>
        <w:t>לא:</w:t>
      </w:r>
    </w:p>
    <w:p w14:paraId="749AE787" w14:textId="62462667" w:rsidR="00D94BFE" w:rsidRDefault="00F63065" w:rsidP="00D94BFE">
      <w:pPr>
        <w:rPr>
          <w:rtl/>
        </w:rPr>
      </w:pPr>
      <w:ins w:id="91685" w:author="קלוד - ניסוח" w:date="2026-10-13T16:46:40Z">
        <w:r>
          <w:rPr>
            <w:rtl/>
          </w:rPr>
          <w:t xml:space="preserve">'הנאתן</w:t>
        </w:r>
      </w:ins>
      <w:del w:id="91686" w:author="קלוד - ניסוח" w:date="2026-10-13T16:46:40Z">
        <w:r>
          <w:rPr>
            <w:rtl/>
          </w:rPr>
          <w:delText xml:space="preserve">כל</w:delText>
        </w:r>
      </w:del>
      <w:r>
        <w:rPr>
          <w:rtl/>
        </w:rPr>
        <w:t xml:space="preserve"> </w:t>
      </w:r>
      <w:ins w:id="91683" w:author="קלוד - ניסוח" w:date="2026-10-13T16:46:40Z">
        <w:r>
          <w:rPr>
            <w:rtl/>
          </w:rPr>
          <w:t xml:space="preserve">להקדש'</w:t>
        </w:r>
      </w:ins>
      <w:del w:id="91684" w:author="קלוד - ניסוח" w:date="2026-10-13T16:46:40Z">
        <w:r>
          <w:rPr>
            <w:rtl/>
          </w:rPr>
          <w:delText xml:space="preserve">פסולי המוקדשין הנאתן להקדש</w:delText>
        </w:r>
      </w:del>
      <w:r>
        <w:rPr>
          <w:rtl/>
        </w:rPr>
        <w:t xml:space="preserve"> -</w:t>
      </w:r>
      <w:r w:rsidR="00D94BFE">
        <w:rPr>
          <w:rFonts w:hint="cs"/>
          <w:rtl/>
        </w:rPr>
        <w:t xml:space="preserve"> מיירי </w:t>
      </w:r>
      <w:r>
        <w:rPr>
          <w:rtl/>
        </w:rPr>
        <w:t xml:space="preserve">לאחר פדיון, </w:t>
      </w:r>
      <w:ins w:id="91681" w:author="קלוד - ניסוח" w:date="2026-10-13T16:46:40Z">
        <w:r>
          <w:rPr>
            <w:rtl/>
          </w:rPr>
          <w:t xml:space="preserve">דלפני</w:t>
        </w:r>
      </w:ins>
      <w:del w:id="91682" w:author="קלוד - ניסוח" w:date="2026-10-13T16:46:40Z">
        <w:r>
          <w:rPr>
            <w:rtl/>
          </w:rPr>
          <w:delText xml:space="preserve">ו</w:delText>
        </w:r>
        <w:r w:rsidR="00D94BFE">
          <w:rPr>
            <w:rFonts w:hint="cs"/>
            <w:rtl/>
          </w:rPr>
          <w:delText xml:space="preserve">הך</w:delText>
        </w:r>
      </w:del>
      <w:r w:rsidR="00D94BFE">
        <w:rPr>
          <w:rFonts w:hint="cs"/>
          <w:rtl/>
        </w:rPr>
        <w:t xml:space="preserve"> </w:t>
      </w:r>
      <w:ins w:id="91679" w:author="קלוד - ניסוח" w:date="2026-10-13T16:46:40Z">
        <w:r>
          <w:rPr>
            <w:rFonts w:hint="cs"/>
            <w:rtl/>
          </w:rPr>
          <w:t xml:space="preserve">פדיון</w:t>
        </w:r>
      </w:ins>
      <w:del w:id="91680" w:author="קלוד - ניסוח" w:date="2026-10-13T16:46:40Z">
        <w:r w:rsidR="00D94BFE">
          <w:rPr>
            <w:rFonts w:hint="cs"/>
            <w:rtl/>
          </w:rPr>
          <w:delText xml:space="preserve">ד</w:delText>
        </w:r>
        <w:r w:rsidR="00D94BFE">
          <w:rPr>
            <w:rtl/>
          </w:rPr>
          <w:delText xml:space="preserve">הנאתן</w:delText>
        </w:r>
      </w:del>
      <w:r w:rsidR="00D94BFE">
        <w:rPr>
          <w:rtl/>
        </w:rPr>
        <w:t xml:space="preserve"> </w:t>
      </w:r>
      <w:ins w:id="91677" w:author="קלוד - ניסוח" w:date="2026-10-13T16:46:40Z">
        <w:r>
          <w:rPr>
            <w:rtl/>
          </w:rPr>
          <w:t xml:space="preserve">אין</w:t>
        </w:r>
      </w:ins>
      <w:del w:id="91678" w:author="קלוד - ניסוח" w:date="2026-10-13T16:46:40Z">
        <w:r w:rsidR="00D94BFE">
          <w:rPr>
            <w:rtl/>
          </w:rPr>
          <w:delText xml:space="preserve">להקדש</w:delText>
        </w:r>
      </w:del>
      <w:r w:rsidR="00D94BFE">
        <w:rPr>
          <w:rtl/>
        </w:rPr>
        <w:t xml:space="preserve"> </w:t>
      </w:r>
      <w:ins w:id="91675" w:author="קלוד - ניסוח" w:date="2026-10-13T16:46:40Z">
        <w:r>
          <w:rPr>
            <w:rtl/>
          </w:rPr>
          <w:t xml:space="preserve">נשחטין דבעי העמדה והערכה לחד מ"ד, ואף דאז הנאתן לבעלים - 'להקדש' היינו בפדיון מתחילה,</w:t>
        </w:r>
      </w:ins>
      <w:del w:id="91676" w:author="קלוד - ניסוח" w:date="2026-10-13T16:46:40Z">
        <w:r>
          <w:rPr>
            <w:rtl/>
          </w:rPr>
          <w:delText xml:space="preserve">אדמתחילה, </w:delText>
        </w:r>
      </w:del>
    </w:p>
    <w:p w14:paraId="75B115AF" w14:textId="15BBAEE4" w:rsidR="00B874E6" w:rsidRDefault="00F63065" w:rsidP="00D94BFE">
      <w:pPr>
        <w:rPr>
          <w:rtl/>
        </w:rPr>
      </w:pPr>
      <w:r>
        <w:rPr>
          <w:rtl/>
        </w:rPr>
        <w:t xml:space="preserve">דכיון </w:t>
      </w:r>
      <w:ins w:id="91697" w:author="קלוד - ניסוח" w:date="2026-10-13T16:46:40Z">
        <w:r>
          <w:rPr>
            <w:rtl/>
          </w:rPr>
          <w:t xml:space="preserve">שהתיר</w:t>
        </w:r>
      </w:ins>
      <w:del w:id="91698" w:author="קלוד - ניסוח" w:date="2026-10-13T16:46:40Z">
        <w:r>
          <w:rPr>
            <w:rtl/>
          </w:rPr>
          <w:delText xml:space="preserve">דשרי</w:delText>
        </w:r>
      </w:del>
      <w:r>
        <w:rPr>
          <w:rtl/>
        </w:rPr>
        <w:t xml:space="preserve"> להם </w:t>
      </w:r>
      <w:ins w:id="91695" w:author="קלוד - ניסוח" w:date="2026-10-13T16:46:40Z">
        <w:r>
          <w:rPr>
            <w:rStyle w:val="affffd"/>
            <w:rtl/>
          </w:rPr>
          <w:t xml:space="preserve">התנא</w:t>
        </w:r>
      </w:ins>
      <w:del w:id="91696" w:author="קלוד - ניסוח" w:date="2026-10-13T16:46:40Z">
        <w:r>
          <w:rPr>
            <w:rtl/>
          </w:rPr>
          <w:delText xml:space="preserve">מר</w:delText>
        </w:r>
      </w:del>
      <w:r>
        <w:rPr>
          <w:rtl/>
        </w:rPr>
        <w:t xml:space="preserve"> </w:t>
      </w:r>
      <w:ins w:id="91693" w:author="קלוד - ניסוח" w:date="2026-10-13T16:46:40Z">
        <w:r>
          <w:rPr>
            <w:rtl/>
          </w:rPr>
          <w:t xml:space="preserve">למכור ולשחוט</w:t>
        </w:r>
      </w:ins>
      <w:del w:id="91694" w:author="קלוד - ניסוח" w:date="2026-10-13T16:46:40Z">
        <w:r>
          <w:rPr>
            <w:rtl/>
          </w:rPr>
          <w:delText xml:space="preserve">נמכרין</w:delText>
        </w:r>
      </w:del>
      <w:r>
        <w:rPr>
          <w:rtl/>
        </w:rPr>
        <w:t xml:space="preserve"> באיטליז </w:t>
      </w:r>
      <w:ins w:id="91691" w:author="קלוד - ניסוח" w:date="2026-10-13T16:46:40Z">
        <w:r>
          <w:rPr>
            <w:rtl/>
          </w:rPr>
          <w:t xml:space="preserve">ולשקול</w:t>
        </w:r>
      </w:ins>
      <w:del w:id="91692" w:author="קלוד - ניסוח" w:date="2026-10-13T16:46:40Z">
        <w:r>
          <w:rPr>
            <w:rtl/>
          </w:rPr>
          <w:delText xml:space="preserve">ונשחטין באיטליז ונשקלין</w:delText>
        </w:r>
      </w:del>
      <w:r>
        <w:rPr>
          <w:rtl/>
        </w:rPr>
        <w:t xml:space="preserve"> בליטרא </w:t>
      </w:r>
      <w:ins w:id="91689" w:author="קלוד - ניסוח" w:date="2026-10-13T16:46:40Z">
        <w:r>
          <w:rPr>
            <w:rtl/>
          </w:rPr>
          <w:t xml:space="preserve">-</w:t>
        </w:r>
      </w:ins>
      <w:del w:id="91690" w:author="קלוד - ניסוח" w:date="2026-10-13T16:46:40Z">
        <w:r>
          <w:rPr>
            <w:rtl/>
          </w:rPr>
          <w:delText xml:space="preserve">יותר</w:delText>
        </w:r>
      </w:del>
      <w:r>
        <w:rPr>
          <w:rtl/>
        </w:rPr>
        <w:t xml:space="preserve"> </w:t>
      </w:r>
      <w:ins w:id="91687" w:author="קלוד - ניסוח" w:date="2026-10-13T16:46:40Z">
        <w:r>
          <w:rPr>
            <w:rtl/>
          </w:rPr>
          <w:t xml:space="preserve">מוסיף ופודה ביוקר</w:t>
        </w:r>
      </w:ins>
      <w:del w:id="91688" w:author="קלוד - ניסוח" w:date="2026-10-13T16:46:40Z">
        <w:r>
          <w:rPr>
            <w:rtl/>
          </w:rPr>
          <w:delText xml:space="preserve">ופריק</w:delText>
        </w:r>
      </w:del>
      <w:r>
        <w:rPr>
          <w:rtl/>
        </w:rPr>
        <w:t xml:space="preserve"> מתחילה</w:t>
      </w:r>
      <w:r w:rsidR="0057284B">
        <w:rPr>
          <w:rtl/>
        </w:rPr>
        <w:t>.</w:t>
      </w:r>
    </w:p>
    <w:p w14:paraId="18656D52" w14:textId="3A37BD11" w:rsidR="00B874E6" w:rsidRDefault="0057284B" w:rsidP="00D94BFE">
      <w:pPr>
        <w:pStyle w:val="afffd"/>
        <w:rPr>
          <w:rtl/>
        </w:rPr>
      </w:pPr>
      <w:r>
        <w:rPr>
          <w:rtl/>
        </w:rPr>
        <w:t xml:space="preserve">  </w:t>
      </w:r>
      <w:r w:rsidR="00F63065">
        <w:rPr>
          <w:rStyle w:val="afffff0"/>
        </w:rPr>
        <w:t xml:space="preserve">ב. </w:t>
      </w:r>
      <w:r w:rsidR="00F63065">
        <w:rPr>
          <w:rtl/>
        </w:rPr>
        <w:t>חוץ מן הבכור ומן המעשר שהנייתן לבעלים</w:t>
      </w:r>
      <w:r>
        <w:rPr>
          <w:rtl/>
        </w:rPr>
        <w:t>.</w:t>
      </w:r>
    </w:p>
    <w:p w14:paraId="061FA9AD" w14:textId="77777777" w:rsidR="00E91006" w:rsidRDefault="00F63065" w:rsidP="00D94BFE">
      <w:pPr>
        <w:rPr>
          <w:rtl/>
        </w:rPr>
      </w:pPr>
      <w:ins w:id="91709" w:author="קלוד - ניסוח" w:date="2026-10-13T16:46:40Z">
        <w:r>
          <w:rPr>
            <w:rtl/>
          </w:rPr>
          <w:t xml:space="preserve">בשלמא בכור - באיטליז לא נמכר, אבל בביתו נמכר,</w:t>
        </w:r>
      </w:ins>
      <w:del w:id="91710" w:author="קלוד - ניסוח" w:date="2026-10-13T16:46:40Z">
        <w:r>
          <w:rPr>
            <w:rtl/>
          </w:rPr>
          <w:delText xml:space="preserve">בכור באיטליז </w:delText>
        </w:r>
        <w:r>
          <w:rPr>
            <w:rtl/>
          </w:rPr>
          <w:delText xml:space="preserve">לא</w:delText>
        </w:r>
        <w:r>
          <w:rPr>
            <w:rtl/>
          </w:rPr>
          <w:delText xml:space="preserve"> מיזדבן - הא בביתיה מיזדבן, </w:delText>
        </w:r>
      </w:del>
    </w:p>
    <w:p w14:paraId="07BCFEE2" w14:textId="77777777" w:rsidR="006542AA" w:rsidRDefault="00000000">
      <w:pPr>
        <w:pStyle w:val="36"/>
        <w:framePr w:wrap="notBeside"/>
      </w:pPr>
      <w:r>
        <w:t>אלא</w:t>
      </w:r>
    </w:p>
    <w:p w14:paraId="788ADDF1" w14:textId="48441C05" w:rsidR="00D94BFE" w:rsidRDefault="00F63065" w:rsidP="00E91006">
      <w:pPr>
        <w:rPr>
          <w:rtl/>
        </w:rPr>
      </w:pPr>
      <w:r>
        <w:rPr>
          <w:rtl/>
        </w:rPr>
        <w:t xml:space="preserve">מעשר, </w:t>
      </w:r>
      <w:ins w:id="91717" w:author="קלוד - ניסוח" w:date="2026-10-13T16:46:40Z">
        <w:r>
          <w:rPr>
            <w:rtl/>
          </w:rPr>
          <w:t xml:space="preserve">וכי</w:t>
        </w:r>
      </w:ins>
      <w:del w:id="91718" w:author="קלוד - ניסוח" w:date="2026-10-13T16:46:40Z">
        <w:r>
          <w:rPr>
            <w:rtl/>
          </w:rPr>
          <w:delText xml:space="preserve">בביתיה</w:delText>
        </w:r>
      </w:del>
      <w:r>
        <w:rPr>
          <w:rtl/>
        </w:rPr>
        <w:t xml:space="preserve"> </w:t>
      </w:r>
      <w:ins w:id="91715" w:author="קלוד - ניסוח" w:date="2026-10-13T16:46:40Z">
        <w:r>
          <w:rPr>
            <w:rtl/>
          </w:rPr>
          <w:t xml:space="preserve">בביתו</w:t>
        </w:r>
      </w:ins>
      <w:del w:id="91716" w:author="קלוד - ניסוח" w:date="2026-10-13T16:46:40Z">
        <w:r>
          <w:rPr>
            <w:rtl/>
          </w:rPr>
          <w:delText xml:space="preserve">מי</w:delText>
        </w:r>
      </w:del>
      <w:r>
        <w:rPr>
          <w:rtl/>
        </w:rPr>
        <w:t xml:space="preserve"> </w:t>
      </w:r>
      <w:ins w:id="91713" w:author="קלוד - ניסוח" w:date="2026-10-13T16:46:40Z">
        <w:r>
          <w:rPr>
            <w:rtl/>
          </w:rPr>
          <w:t xml:space="preserve">נמכר?</w:t>
        </w:r>
      </w:ins>
      <w:del w:id="91714" w:author="קלוד - ניסוח" w:date="2026-10-13T16:46:40Z">
        <w:r>
          <w:rPr>
            <w:rtl/>
          </w:rPr>
          <w:delText xml:space="preserve">מיזדבן?</w:delText>
        </w:r>
      </w:del>
      <w:r>
        <w:rPr>
          <w:rtl/>
        </w:rPr>
        <w:t xml:space="preserve"> </w:t>
      </w:r>
      <w:r w:rsidR="00D94BFE">
        <w:rPr>
          <w:rtl/>
        </w:rPr>
        <w:t xml:space="preserve">והתניא: בבכור נאמר </w:t>
      </w:r>
      <w:r w:rsidR="00D94BFE">
        <w:rPr>
          <w:rFonts w:hint="cs"/>
          <w:rtl/>
        </w:rPr>
        <w:t>'</w:t>
      </w:r>
      <w:r>
        <w:rPr>
          <w:rStyle w:val="affffe"/>
          <w:rtl/>
        </w:rPr>
        <w:t>לֹא תִפְדֶּה</w:t>
      </w:r>
      <w:r w:rsidR="00D94BFE">
        <w:rPr>
          <w:rFonts w:hint="cs"/>
          <w:rtl/>
        </w:rPr>
        <w:t>'</w:t>
      </w:r>
      <w:r w:rsidR="00D94BFE">
        <w:rPr>
          <w:rtl/>
        </w:rPr>
        <w:t xml:space="preserve"> </w:t>
      </w:r>
      <w:r>
        <w:rPr>
          <w:rtl/>
        </w:rPr>
        <w:t xml:space="preserve">ונמכר חי, במעשר נאמר </w:t>
      </w:r>
      <w:r w:rsidR="00D94BFE">
        <w:rPr>
          <w:rFonts w:hint="cs"/>
          <w:rtl/>
        </w:rPr>
        <w:t>'</w:t>
      </w:r>
      <w:r>
        <w:rPr>
          <w:rStyle w:val="affffe"/>
          <w:rtl/>
        </w:rPr>
        <w:t>לֹא יִגָּאֵל</w:t>
      </w:r>
      <w:r w:rsidR="00D94BFE">
        <w:rPr>
          <w:rFonts w:hint="cs"/>
          <w:rtl/>
        </w:rPr>
        <w:t>'</w:t>
      </w:r>
      <w:r>
        <w:rPr>
          <w:rtl/>
        </w:rPr>
        <w:t xml:space="preserve"> ואינו נמכר </w:t>
      </w:r>
      <w:r>
        <w:rPr>
          <w:rtl/>
        </w:rPr>
        <w:t xml:space="preserve">לא</w:t>
      </w:r>
      <w:r>
        <w:rPr>
          <w:rtl/>
        </w:rPr>
        <w:t xml:space="preserve"> חי ולא שחוט, </w:t>
      </w:r>
      <w:r>
        <w:rPr>
          <w:rtl/>
        </w:rPr>
        <w:t xml:space="preserve">לא</w:t>
      </w:r>
      <w:r>
        <w:rPr>
          <w:rtl/>
        </w:rPr>
        <w:t xml:space="preserve"> תם ולא בעל </w:t>
      </w:r>
      <w:ins w:id="91711" w:author="קלוד - ניסוח" w:date="2026-10-13T16:46:40Z">
        <w:r>
          <w:rPr>
            <w:rtl/>
          </w:rPr>
          <w:t xml:space="preserve">מום!</w:t>
        </w:r>
      </w:ins>
      <w:del w:id="91712" w:author="קלוד - ניסוח" w:date="2026-10-13T16:46:40Z">
        <w:r>
          <w:rPr>
            <w:rtl/>
          </w:rPr>
          <w:delText xml:space="preserve">מום! </w:delText>
        </w:r>
      </w:del>
    </w:p>
    <w:p w14:paraId="02716F73" w14:textId="5EEF8452" w:rsidR="00B874E6" w:rsidRPr="00E91006" w:rsidRDefault="00E91006" w:rsidP="00E91006">
      <w:pPr>
        <w:rPr>
          <w:b/>
          <w:bCs/>
          <w:rtl/>
        </w:rPr>
      </w:pPr>
      <w:ins w:id="91729" w:author="קלוד - ניסוח" w:date="2026-10-13T16:46:40Z">
        <w:r>
          <w:rPr>
            <w:rFonts w:hint="cs"/>
            <w:rtl/>
          </w:rPr>
          <w:t xml:space="preserve">דבר זה הוקשה </w:t>
        </w:r>
        <w:r>
          <w:rPr>
            <w:rStyle w:val="27"/>
            <w:rFonts w:hint="cs"/>
            <w:rtl/>
            <w:rPrChange w:id="9231" w:author="עריכה מהאתר" w:date="2026-10-19T06:04:34Z">
              <w:rPr>
                <w:rStyle w:val="27"/>
                <w:rFonts w:hint="cs"/>
                <w:rtl/>
              </w:rPr>
            </w:rPrChange>
          </w:rPr>
          <w:t xml:space="preserve">לרב ששת</w:t>
        </w:r>
        <w:r>
          <w:rPr>
            <w:rFonts w:hint="cs"/>
            <w:rtl/>
          </w:rPr>
          <w:t xml:space="preserve"> בערב </w:t>
        </w:r>
        <w:r>
          <w:rPr>
            <w:rStyle w:val="27"/>
            <w:rFonts w:hint="cs"/>
            <w:rtl/>
            <w:rPrChange w:id="9357" w:author="עריכה מהאתר" w:date="2026-10-19T06:44:48Z">
              <w:rPr>
                <w:rFonts w:hint="cs"/>
                <w:rtl/>
              </w:rPr>
            </w:rPrChange>
          </w:rPr>
          <w:t xml:space="preserve">ותירצו בבוקר מברייתא:</w:t>
        </w:r>
        <w:r>
          <w:rPr>
            <w:rFonts w:hint="cs"/>
            <w:rtl/>
          </w:rPr>
          <w:t xml:space="preserve"> במעשר בהמה של יתומים מיירי, ומשום השבת אבידה </w:t>
        </w:r>
        <w:r>
          <w:rPr>
            <w:rStyle w:val="affffd"/>
            <w:rFonts w:hint="cs"/>
            <w:rtl/>
          </w:rPr>
          <w:t xml:space="preserve">שלא יפסידו</w:t>
        </w:r>
        <w:r>
          <w:rPr>
            <w:rFonts w:hint="cs"/>
            <w:rtl/>
          </w:rPr>
          <w:t xml:space="preserve"> נגעו בה.</w:t>
        </w:r>
      </w:ins>
      <w:del w:id="91730" w:author="קלוד - ניסוח" w:date="2026-10-13T16:46:40Z">
        <w:r>
          <w:rPr>
            <w:rFonts w:hint="cs"/>
            <w:rtl/>
          </w:rPr>
          <w:delText xml:space="preserve">זה הדבר הוקשה </w:delText>
        </w:r>
        <w:r>
          <w:rPr>
            <w:rStyle w:val="27"/>
            <w:rFonts w:hint="cs"/>
            <w:rtl/>
          </w:rPr>
          <w:delText xml:space="preserve">לר"ש</w:delText>
        </w:r>
        <w:r>
          <w:rPr>
            <w:rFonts w:hint="cs"/>
            <w:rtl/>
          </w:rPr>
          <w:delText xml:space="preserve"> בערב ופרקה בבוקר מברייתא</w:delText>
        </w:r>
        <w:r w:rsidR="00F63065">
          <w:rPr>
            <w:rtl/>
          </w:rPr>
          <w:delText xml:space="preserve">: </w:delText>
        </w:r>
        <w:r w:rsidR="00F63065" w:rsidRPr="00E91006">
          <w:rPr>
            <w:b/>
            <w:bCs/>
            <w:rtl/>
          </w:rPr>
          <w:delText xml:space="preserve">במעשר בהמה של יתומים </w:delText>
        </w:r>
        <w:r>
          <w:rPr>
            <w:b/>
            <w:bCs/>
            <w:rtl/>
          </w:rPr>
          <w:delText xml:space="preserve">מדובר</w:delText>
        </w:r>
        <w:r w:rsidR="00F63065" w:rsidRPr="00E91006">
          <w:rPr>
            <w:b/>
            <w:bCs/>
            <w:rtl/>
          </w:rPr>
          <w:delText xml:space="preserve">, ומשום השבת אבידה נגעו בה</w:delText>
        </w:r>
        <w:r w:rsidR="0057284B" w:rsidRPr="00E91006">
          <w:rPr>
            <w:b/>
            <w:bCs/>
            <w:rtl/>
          </w:rPr>
          <w:delText xml:space="preserve">.</w:delText>
        </w:r>
      </w:del>
    </w:p>
    <w:p>
      <w:pPr>
        <w:pStyle w:val="affff7"/>
        <w:rPr>
          <w:ins w:id="93173" w:author="קלוד - ניסוח" w:date="2026-10-13T16:46:40Z"/>
        </w:rPr>
      </w:pPr>
      <w:ins w:id="93174" w:author="קלוד - ניסוח" w:date="2026-10-13T16:46:40Z">
        <w:r>
          <w:rPr>
            <w:color w:val="7B3F00"/>
          </w:rPr>
          <w:t xml:space="preserve">שפתותיו דובבות בקבר</w:t>
        </w:r>
      </w:ins>
    </w:p>
    <w:p w14:paraId="54CD3CDB" w14:textId="0C14A978" w:rsidR="00E91006" w:rsidRDefault="00D94BFE" w:rsidP="00E91006">
      <w:pPr>
        <w:rPr>
          <w:rtl/>
        </w:rPr>
      </w:pPr>
      <w:ins w:id="91743" w:author="קלוד - ניסוח" w:date="2026-10-13T16:46:40Z">
        <w:r>
          <w:rPr>
            <w:rStyle w:val="27"/>
            <w:rFonts w:hint="cs"/>
            <w:rtl/>
          </w:rPr>
          <w:t xml:space="preserve">ר' אידי</w:t>
        </w:r>
      </w:ins>
      <w:del w:id="91744" w:author="קלוד - ניסוח" w:date="2026-10-13T16:46:40Z">
        <w:r>
          <w:rPr>
            <w:rStyle w:val="27"/>
            <w:rFonts w:hint="cs"/>
            <w:rtl/>
          </w:rPr>
          <w:delText xml:space="preserve">ר"א</w:delText>
        </w:r>
      </w:del>
      <w:r>
        <w:rPr>
          <w:rFonts w:hint="cs"/>
          <w:rtl/>
        </w:rPr>
        <w:t xml:space="preserve"> שמשו של </w:t>
      </w:r>
      <w:r>
        <w:rPr>
          <w:rStyle w:val="27"/>
          <w:rFonts w:hint="cs"/>
          <w:rtl/>
        </w:rPr>
        <w:t>רב ששת</w:t>
      </w:r>
      <w:r>
        <w:rPr>
          <w:rFonts w:hint="cs"/>
          <w:rtl/>
        </w:rPr>
        <w:t xml:space="preserve"> </w:t>
      </w:r>
      <w:ins w:id="91741" w:author="קלוד - ניסוח" w:date="2026-10-13T16:46:40Z">
        <w:r>
          <w:rPr>
            <w:rFonts w:hint="cs"/>
            <w:rtl/>
          </w:rPr>
          <w:t xml:space="preserve">שמעה</w:t>
        </w:r>
      </w:ins>
      <w:del w:id="91742" w:author="קלוד - ניסוח" w:date="2026-10-13T16:46:40Z">
        <w:r>
          <w:rPr>
            <w:rFonts w:hint="cs"/>
            <w:rtl/>
          </w:rPr>
          <w:delText xml:space="preserve">שמע</w:delText>
        </w:r>
      </w:del>
      <w:r>
        <w:rPr>
          <w:rFonts w:hint="cs"/>
          <w:rtl/>
        </w:rPr>
        <w:t xml:space="preserve"> ממנו </w:t>
      </w:r>
      <w:ins w:id="91739" w:author="קלוד - ניסוח" w:date="2026-10-13T16:46:40Z">
        <w:r>
          <w:rPr>
            <w:rFonts w:hint="cs"/>
            <w:rtl/>
          </w:rPr>
          <w:t xml:space="preserve">ואמרה</w:t>
        </w:r>
      </w:ins>
      <w:del w:id="91740" w:author="קלוד - ניסוח" w:date="2026-10-13T16:46:40Z">
        <w:r w:rsidR="00E91006">
          <w:rPr>
            <w:rFonts w:hint="cs"/>
            <w:rtl/>
          </w:rPr>
          <w:delText xml:space="preserve">הלך ואמר</w:delText>
        </w:r>
      </w:del>
      <w:r w:rsidR="00E91006">
        <w:rPr>
          <w:rFonts w:hint="cs"/>
          <w:rtl/>
        </w:rPr>
        <w:t xml:space="preserve"> בביה</w:t>
      </w:r>
      <w:r>
        <w:rPr>
          <w:rFonts w:hint="cs"/>
          <w:rtl/>
        </w:rPr>
        <w:t>מ"ד</w:t>
      </w:r>
      <w:r w:rsidR="00E91006">
        <w:rPr>
          <w:rFonts w:hint="cs"/>
          <w:rtl/>
        </w:rPr>
        <w:t xml:space="preserve"> </w:t>
      </w:r>
      <w:ins w:id="91737" w:author="קלוד - ניסוח" w:date="2026-10-13T16:46:40Z">
        <w:r>
          <w:rPr>
            <w:rFonts w:hint="cs"/>
            <w:rtl/>
          </w:rPr>
          <w:t xml:space="preserve">שלא</w:t>
        </w:r>
      </w:ins>
      <w:del w:id="91738" w:author="קלוד - ניסוח" w:date="2026-10-13T16:46:40Z">
        <w:r w:rsidR="00E91006">
          <w:rPr>
            <w:rFonts w:hint="cs"/>
            <w:rtl/>
          </w:rPr>
          <w:delText xml:space="preserve">ולא</w:delText>
        </w:r>
      </w:del>
      <w:r w:rsidR="00E91006">
        <w:rPr>
          <w:rFonts w:hint="cs"/>
          <w:rtl/>
        </w:rPr>
        <w:t xml:space="preserve"> </w:t>
      </w:r>
      <w:ins w:id="91735" w:author="קלוד - ניסוח" w:date="2026-10-13T16:46:40Z">
        <w:r>
          <w:rPr>
            <w:rFonts w:hint="cs"/>
            <w:rtl/>
          </w:rPr>
          <w:t xml:space="preserve">בשמו,</w:t>
        </w:r>
      </w:ins>
      <w:del w:id="91736" w:author="קלוד - ניסוח" w:date="2026-10-13T16:46:40Z">
        <w:r w:rsidR="00E91006">
          <w:rPr>
            <w:rFonts w:hint="cs"/>
            <w:rtl/>
          </w:rPr>
          <w:delText xml:space="preserve">בשמו.</w:delText>
        </w:r>
      </w:del>
      <w:r w:rsidR="00E91006">
        <w:rPr>
          <w:rFonts w:hint="cs"/>
          <w:rtl/>
        </w:rPr>
        <w:t xml:space="preserve"> </w:t>
      </w:r>
      <w:ins w:id="91733" w:author="קלוד - ניסוח" w:date="2026-10-13T16:46:40Z">
        <w:r>
          <w:rPr>
            <w:rFonts w:hint="cs"/>
            <w:rtl/>
          </w:rPr>
          <w:t xml:space="preserve">והקפיד</w:t>
        </w:r>
      </w:ins>
      <w:del w:id="91734" w:author="קלוד - ניסוח" w:date="2026-10-13T16:46:40Z">
        <w:r w:rsidR="00E91006">
          <w:rPr>
            <w:rFonts w:hint="cs"/>
            <w:rtl/>
          </w:rPr>
          <w:delText xml:space="preserve">שמע</w:delText>
        </w:r>
      </w:del>
      <w:r w:rsidR="00E91006">
        <w:rPr>
          <w:rFonts w:hint="cs"/>
          <w:rtl/>
        </w:rPr>
        <w:t xml:space="preserve"> </w:t>
      </w:r>
      <w:r w:rsidR="00E91006">
        <w:rPr>
          <w:rStyle w:val="27"/>
          <w:rFonts w:hint="cs"/>
          <w:rtl/>
        </w:rPr>
        <w:t xml:space="preserve">רב </w:t>
      </w:r>
      <w:ins w:id="91731" w:author="קלוד - ניסוח" w:date="2026-10-13T16:46:40Z">
        <w:r>
          <w:rPr>
            <w:rStyle w:val="27"/>
            <w:rFonts w:hint="cs"/>
            <w:rtl/>
          </w:rPr>
          <w:t xml:space="preserve">ששת</w:t>
        </w:r>
      </w:ins>
      <w:del w:id="91732" w:author="קלוד - ניסוח" w:date="2026-10-13T16:46:40Z">
        <w:r w:rsidR="00E91006">
          <w:rPr>
            <w:rStyle w:val="27"/>
            <w:rFonts w:hint="cs"/>
            <w:rtl/>
          </w:rPr>
          <w:delText xml:space="preserve">ששת</w:delText>
        </w:r>
        <w:r w:rsidR="00E91006">
          <w:rPr>
            <w:rFonts w:hint="cs"/>
            <w:rtl/>
          </w:rPr>
          <w:delText xml:space="preserve"> והקפיד </w:delText>
        </w:r>
      </w:del>
    </w:p>
    <w:p>
      <w:pPr>
        <w:pStyle w:val="36"/>
        <w:rPr>
          <w:ins w:id="90087" w:author="קלוד - סמנטי" w:date="2026-10-13T16:46:38Z"/>
        </w:rPr>
      </w:pPr>
      <w:ins w:id="91745" w:author="קלוד - ניסוח" w:date="2026-10-13T16:46:40Z">
        <w:r>
          <w:t xml:space="preserve">ואמר:</w:t>
        </w:r>
      </w:ins>
      <w:del w:id="91746" w:author="קלוד - ניסוח" w:date="2026-10-13T16:46:40Z">
        <w:r>
          <w:delText xml:space="preserve">אמר</w:delText>
        </w:r>
      </w:del>
    </w:p>
    <w:p w14:paraId="60A49299" w14:textId="77777777" w:rsidR="00E91006" w:rsidRDefault="00E91006" w:rsidP="00E91006">
      <w:pPr>
        <w:rPr>
          <w:rtl/>
        </w:rPr>
      </w:pPr>
      <w:del w:id="90088" w:author="קלוד - סמנטי" w:date="2026-10-13T16:46:38Z">
        <w:r>
          <w:rPr>
            <w:rFonts w:hint="cs"/>
            <w:rtl/>
          </w:rPr>
          <w:delText xml:space="preserve"> </w:delText>
        </w:r>
      </w:del>
      <w:r>
        <w:rPr>
          <w:rFonts w:hint="cs"/>
          <w:rtl/>
        </w:rPr>
        <w:t xml:space="preserve">מי שעקץ </w:t>
      </w:r>
      <w:ins w:id="91749" w:author="קלוד - ניסוח" w:date="2026-10-13T16:46:40Z">
        <w:r>
          <w:rPr>
            <w:rStyle w:val="affffd"/>
            <w:rFonts w:hint="cs"/>
            <w:rtl/>
          </w:rPr>
          <w:t xml:space="preserve">אותי</w:t>
        </w:r>
      </w:ins>
      <w:del w:id="91750" w:author="קלוד - ניסוח" w:date="2026-10-13T16:46:40Z">
        <w:r>
          <w:rPr>
            <w:rFonts w:hint="cs"/>
            <w:rtl/>
          </w:rPr>
          <w:delText xml:space="preserve">ייעקץ</w:delText>
        </w:r>
      </w:del>
      <w:r>
        <w:rPr>
          <w:rFonts w:hint="cs"/>
          <w:rtl/>
        </w:rPr>
        <w:t xml:space="preserve"> </w:t>
      </w:r>
      <w:ins w:id="91747" w:author="קלוד - ניסוח" w:date="2026-10-13T16:46:40Z">
        <w:r>
          <w:rPr>
            <w:rFonts w:hint="cs"/>
            <w:rtl/>
          </w:rPr>
          <w:t xml:space="preserve">- יעקצנו עקרב.</w:t>
        </w:r>
      </w:ins>
      <w:del w:id="91748" w:author="קלוד - ניסוח" w:date="2026-10-13T16:46:40Z">
        <w:r>
          <w:rPr>
            <w:rFonts w:hint="cs"/>
            <w:rtl/>
          </w:rPr>
          <w:delText xml:space="preserve">בעקרב </w:delText>
        </w:r>
      </w:del>
    </w:p>
    <w:p w14:paraId="2498DDC9" w14:textId="27E2C492" w:rsidR="006542AA" w:rsidRDefault="00000000">
      <w:pPr>
        <w:pStyle w:val="36"/>
        <w:framePr w:wrap="notBeside"/>
      </w:pPr>
      <w:ins w:id="91755" w:author="קלוד - ניסוח" w:date="2026-10-13T16:46:40Z">
        <w:r>
          <w:t xml:space="preserve">ורב</w:t>
        </w:r>
      </w:ins>
      <w:del w:id="91756" w:author="קלוד - ניסוח" w:date="2026-10-13T16:46:40Z">
        <w:r>
          <w:delText xml:space="preserve">ור"ש</w:delText>
        </w:r>
      </w:del>
      <w:r>
        <w:t xml:space="preserve"> </w:t>
      </w:r>
      <w:ins w:id="91753" w:author="קלוד - ניסוח" w:date="2026-10-13T16:46:40Z">
        <w:r>
          <w:t xml:space="preserve">ששת</w:t>
        </w:r>
      </w:ins>
      <w:del w:id="91754" w:author="קלוד - ניסוח" w:date="2026-10-13T16:46:40Z">
        <w:r>
          <w:delText xml:space="preserve">נפק"מ</w:delText>
        </w:r>
      </w:del>
      <w:r>
        <w:t xml:space="preserve"> </w:t>
      </w:r>
      <w:ins w:id="91751" w:author="קלוד - ניסוח" w:date="2026-10-13T16:46:40Z">
        <w:r>
          <w:t xml:space="preserve">מאי נפק"מ?</w:t>
        </w:r>
      </w:ins>
      <w:del w:id="91752" w:author="קלוד - ניסוח" w:date="2026-10-13T16:46:40Z">
        <w:r>
          <w:delText xml:space="preserve">כדריא"ר:</w:delText>
        </w:r>
      </w:del>
    </w:p>
    <w:p w14:paraId="17813892" w14:textId="10F51B4B" w:rsidR="00E91006" w:rsidRDefault="00E91006" w:rsidP="00E91006">
      <w:pPr>
        <w:rPr>
          <w:rtl/>
        </w:rPr>
      </w:pPr>
      <w:ins w:id="91763" w:author="קלוד - ניסוח" w:date="2026-10-13T16:46:40Z">
        <w:r>
          <w:rPr>
            <w:rFonts w:hint="cs"/>
            <w:rtl/>
          </w:rPr>
          <w:t xml:space="preserve">דרב: </w:t>
        </w:r>
        <w:r>
          <w:rPr>
            <w:rStyle w:val="affffe"/>
            <w:rFonts w:hint="cs"/>
            <w:rtl/>
            <w:rPrChange w:id="9358" w:author="עריכה מהאתר" w:date="2026-10-19T06:44:48Z">
              <w:rPr>
                <w:rFonts w:hint="cs"/>
                <w:rtl/>
              </w:rPr>
            </w:rPrChange>
          </w:rPr>
          <w:t xml:space="preserve">'אָגוּרָה</w:t>
        </w:r>
      </w:ins>
      <w:del w:id="91764" w:author="קלוד - ניסוח" w:date="2026-10-13T16:46:40Z">
        <w:r>
          <w:rPr>
            <w:rFonts w:hint="cs"/>
            <w:rtl/>
          </w:rPr>
          <w:delText xml:space="preserve">'</w:delText>
        </w:r>
        <w:r>
          <w:rPr>
            <w:rStyle w:val="affffe"/>
            <w:rtl/>
          </w:rPr>
          <w:delText xml:space="preserve">אָגוּרָה</w:delText>
        </w:r>
      </w:del>
      <w:r>
        <w:rPr>
          <w:rStyle w:val="affffe"/>
          <w:rtl/>
          <w:rPrChange w:id="9359" w:author="עריכה מהאתר" w:date="2026-10-19T06:44:48Z">
            <w:rPr>
              <w:rStyle w:val="affffe"/>
              <w:rtl/>
            </w:rPr>
          </w:rPrChange>
        </w:rPr>
        <w:t xml:space="preserve"> </w:t>
      </w:r>
      <w:r>
        <w:rPr>
          <w:rtl/>
          <w:rPrChange w:id="9361" w:author="עריכה מהאתר" w:date="2026-10-19T06:44:48Z">
            <w:rPr>
              <w:rStyle w:val="affffe"/>
              <w:rtl/>
            </w:rPr>
          </w:rPrChange>
        </w:rPr>
        <w:t xml:space="preserve">בְאָהָלְךָ עוֹלָמִים</w:t>
      </w:r>
      <w:r>
        <w:rPr>
          <w:rStyle w:val="affffe"/>
          <w:rFonts w:hint="cs"/>
          <w:rtl/>
          <w:rPrChange w:id="9360" w:author="עריכה מהאתר" w:date="2026-10-19T06:44:48Z">
            <w:rPr>
              <w:rFonts w:hint="cs"/>
              <w:rtl/>
            </w:rPr>
          </w:rPrChange>
        </w:rPr>
        <w:t xml:space="preserve">'</w:t>
      </w:r>
      <w:ins w:id="91761" w:author="קלוד - ניסוח" w:date="2026-10-13T16:46:40Z">
        <w:r>
          <w:rPr>
            <w:rtl/>
          </w:rPr>
          <w:t xml:space="preserve"> - </w:t>
        </w:r>
      </w:ins>
      <w:del w:id="91762" w:author="קלוד - ניסוח" w:date="2026-10-13T16:46:40Z">
        <w:r w:rsidR="00F63065">
          <w:rPr>
            <w:rtl/>
          </w:rPr>
          <w:delText xml:space="preserve"> </w:delText>
        </w:r>
      </w:del>
      <w:r w:rsidR="00F63065">
        <w:rPr>
          <w:rtl/>
        </w:rPr>
        <w:t xml:space="preserve">וכי </w:t>
      </w:r>
      <w:ins w:id="91759" w:author="קלוד - ניסוח" w:date="2026-10-13T16:46:40Z">
        <w:r>
          <w:rPr>
            <w:rtl/>
          </w:rPr>
          <w:t xml:space="preserve">אפשר</w:t>
        </w:r>
      </w:ins>
      <w:del w:id="91760" w:author="קלוד - ניסוח" w:date="2026-10-13T16:46:40Z">
        <w:r w:rsidR="00F63065">
          <w:rPr>
            <w:rtl/>
          </w:rPr>
          <w:delText xml:space="preserve">איפשר</w:delText>
        </w:r>
      </w:del>
      <w:r w:rsidR="00F63065">
        <w:rPr>
          <w:rtl/>
        </w:rPr>
        <w:t xml:space="preserve"> לאדם לגור בשני </w:t>
      </w:r>
      <w:ins w:id="91757" w:author="קלוד - ניסוח" w:date="2026-10-13T16:46:40Z">
        <w:r>
          <w:rPr>
            <w:rtl/>
          </w:rPr>
          <w:t xml:space="preserve">עולמים?</w:t>
        </w:r>
      </w:ins>
      <w:del w:id="91758" w:author="קלוד - ניסוח" w:date="2026-10-13T16:46:40Z">
        <w:r w:rsidR="00F63065">
          <w:rPr>
            <w:rtl/>
          </w:rPr>
          <w:delText xml:space="preserve">עולמים? </w:delText>
        </w:r>
      </w:del>
    </w:p>
    <w:p w14:paraId="5363F6A1" w14:textId="77777777" w:rsidR="006542AA" w:rsidRDefault="00000000">
      <w:pPr>
        <w:pStyle w:val="36"/>
        <w:framePr w:wrap="notBeside"/>
      </w:pPr>
      <w:r>
        <w:t xml:space="preserve">אלא </w:t>
      </w:r>
      <w:r>
        <w:t xml:space="preserve">אמר</w:t>
      </w:r>
      <w:r>
        <w:t xml:space="preserve"> דוד:</w:t>
      </w:r>
    </w:p>
    <w:p w14:paraId="3CF9642B" w14:textId="5579578B" w:rsidR="00E91006" w:rsidRDefault="00F63065" w:rsidP="00E91006">
      <w:pPr>
        <w:rPr>
          <w:rtl/>
        </w:rPr>
      </w:pPr>
      <w:r>
        <w:rPr>
          <w:rtl/>
        </w:rPr>
        <w:t xml:space="preserve">רבונו של עולם, יאמרו דבר שמועה מפי בעולם </w:t>
      </w:r>
      <w:ins w:id="91775" w:author="קלוד - ניסוח" w:date="2026-10-13T16:46:40Z">
        <w:r>
          <w:rPr>
            <w:rtl/>
          </w:rPr>
          <w:t xml:space="preserve">הזה</w:t>
        </w:r>
      </w:ins>
      <w:del w:id="91776" w:author="קלוד - ניסוח" w:date="2026-10-13T16:46:40Z">
        <w:r>
          <w:rPr>
            <w:rtl/>
          </w:rPr>
          <w:delText xml:space="preserve">הזה!</w:delText>
        </w:r>
      </w:del>
      <w:r>
        <w:rPr>
          <w:rtl/>
        </w:rPr>
        <w:t xml:space="preserve"> </w:t>
      </w:r>
      <w:ins w:id="91773" w:author="קלוד - ניסוח" w:date="2026-10-13T16:46:40Z">
        <w:r>
          <w:rPr>
            <w:rStyle w:val="affffd"/>
            <w:rtl/>
          </w:rPr>
          <w:t xml:space="preserve">ואחיה</w:t>
        </w:r>
      </w:ins>
      <w:del w:id="91774" w:author="קלוד - ניסוח" w:date="2026-10-13T16:46:40Z">
        <w:r>
          <w:rPr>
            <w:rStyle w:val="27"/>
            <w:rtl/>
          </w:rPr>
          <w:delText xml:space="preserve">דא</w:delText>
        </w:r>
        <w:r w:rsidR="00E91006">
          <w:rPr>
            <w:rStyle w:val="27"/>
            <w:rFonts w:hint="cs"/>
            <w:rtl/>
          </w:rPr>
          <w:delText xml:space="preserve">ר</w:delText>
        </w:r>
        <w:r>
          <w:rPr>
            <w:rStyle w:val="27"/>
            <w:rFonts w:hint="cs"/>
            <w:rtl/>
          </w:rPr>
          <w:delText xml:space="preserve">י"ו</w:delText>
        </w:r>
      </w:del>
      <w:r>
        <w:rPr>
          <w:rFonts w:hint="cs"/>
          <w:rtl/>
        </w:rPr>
        <w:t xml:space="preserve"> </w:t>
      </w:r>
      <w:ins w:id="91771" w:author="קלוד - ניסוח" w:date="2026-10-13T16:46:40Z">
        <w:r>
          <w:rPr>
            <w:rStyle w:val="affffd"/>
            <w:rFonts w:hint="cs"/>
            <w:rtl/>
          </w:rPr>
          <w:t xml:space="preserve">בשניהם</w:t>
        </w:r>
        <w:r>
          <w:rPr>
            <w:rFonts w:hint="cs"/>
            <w:rtl/>
          </w:rPr>
          <w:t xml:space="preserve">! </w:t>
        </w:r>
        <w:r>
          <w:rPr>
            <w:rStyle w:val="27"/>
            <w:rFonts w:hint="cs"/>
            <w:rtl/>
            <w:rPrChange w:id="9229" w:author="עריכה מהאתר" w:date="2026-10-19T06:04:34Z">
              <w:rPr>
                <w:rStyle w:val="27"/>
                <w:rFonts w:hint="cs"/>
                <w:rtl/>
              </w:rPr>
            </w:rPrChange>
          </w:rPr>
          <w:t xml:space="preserve">דרשב"י:</w:t>
        </w:r>
      </w:ins>
      <w:del w:id="91772" w:author="קלוד - ניסוח" w:date="2026-10-13T16:46:40Z">
        <w:r w:rsidR="00E91006">
          <w:rPr>
            <w:rFonts w:hint="cs"/>
            <w:rtl/>
          </w:rPr>
          <w:delText xml:space="preserve">מרשב'י</w:delText>
        </w:r>
        <w:r>
          <w:rPr>
            <w:rtl/>
          </w:rPr>
          <w:delText xml:space="preserve">:</w:delText>
        </w:r>
      </w:del>
      <w:r>
        <w:rPr>
          <w:rtl/>
        </w:rPr>
        <w:t xml:space="preserve"> כל </w:t>
      </w:r>
      <w:ins w:id="91769" w:author="קלוד - ניסוח" w:date="2026-10-13T16:46:40Z">
        <w:r>
          <w:rPr>
            <w:rtl/>
          </w:rPr>
          <w:t xml:space="preserve">ת"ח</w:t>
        </w:r>
      </w:ins>
      <w:del w:id="91770" w:author="קלוד - ניסוח" w:date="2026-10-13T16:46:40Z">
        <w:r>
          <w:rPr>
            <w:rtl/>
          </w:rPr>
          <w:delText xml:space="preserve">תלמיד חכם</w:delText>
        </w:r>
      </w:del>
      <w:r>
        <w:rPr>
          <w:rtl/>
        </w:rPr>
        <w:t xml:space="preserve"> שאומרים דבר שמועה מפיו בעולם הזה</w:t>
      </w:r>
      <w:ins w:id="91767" w:author="קלוד - ניסוח" w:date="2026-10-13T16:46:40Z">
        <w:r>
          <w:rPr>
            <w:rtl/>
          </w:rPr>
          <w:t xml:space="preserve"> - </w:t>
        </w:r>
      </w:ins>
      <w:del w:id="91768" w:author="קלוד - ניסוח" w:date="2026-10-13T16:46:40Z">
        <w:r>
          <w:rPr>
            <w:rtl/>
          </w:rPr>
          <w:delText xml:space="preserve"> </w:delText>
        </w:r>
      </w:del>
      <w:r>
        <w:rPr>
          <w:rtl/>
        </w:rPr>
        <w:t xml:space="preserve">שפתותיו דובבות </w:t>
      </w:r>
      <w:ins w:id="91765" w:author="קלוד - ניסוח" w:date="2026-10-13T16:46:40Z">
        <w:r>
          <w:rPr>
            <w:rtl/>
          </w:rPr>
          <w:t xml:space="preserve">בקבר,</w:t>
        </w:r>
      </w:ins>
      <w:del w:id="91766" w:author="קלוד - ניסוח" w:date="2026-10-13T16:46:40Z">
        <w:r>
          <w:rPr>
            <w:rtl/>
          </w:rPr>
          <w:delText xml:space="preserve">בקבר, </w:delText>
        </w:r>
      </w:del>
    </w:p>
    <w:p>
      <w:pPr>
        <w:pStyle w:val="36"/>
        <w:rPr>
          <w:ins w:id="90089" w:author="קלוד - סמנטי" w:date="2026-10-13T16:46:38Z"/>
        </w:rPr>
      </w:pPr>
      <w:ins w:id="91777" w:author="קלוד - ניסוח" w:date="2026-10-13T16:46:40Z">
        <w:r>
          <w:t xml:space="preserve">ור' יצחק בר זעירי:</w:t>
        </w:r>
      </w:ins>
      <w:del w:id="91778" w:author="קלוד - ניסוח" w:date="2026-10-13T16:46:40Z">
        <w:r>
          <w:delText xml:space="preserve">ואריצב"ז</w:delText>
        </w:r>
        <w:r w:rsidR="00F63065">
          <w:delText xml:space="preserve">:</w:delText>
        </w:r>
      </w:del>
    </w:p>
    <w:p w14:paraId="46848BC1" w14:textId="1281A4B5" w:rsidR="00E91006" w:rsidRDefault="00E91006" w:rsidP="00E91006">
      <w:pPr>
        <w:rPr>
          <w:rtl/>
        </w:rPr>
      </w:pPr>
      <w:del w:id="90090" w:author="קלוד - סמנטי" w:date="2026-10-13T16:46:38Z">
        <w:r w:rsidR="00F63065">
          <w:rPr>
            <w:rtl/>
          </w:rPr>
          <w:delText xml:space="preserve"> </w:delText>
        </w:r>
      </w:del>
      <w:r>
        <w:rPr>
          <w:rFonts w:hint="cs"/>
          <w:rtl/>
        </w:rPr>
        <w:t>'</w:t>
      </w:r>
      <w:r>
        <w:rPr>
          <w:rStyle w:val="affffe"/>
          <w:rtl/>
        </w:rPr>
        <w:t>וְחִכֵּךְ כְּיֵין הַטּוֹב הוֹלֵךְ לְדוֹדִי לְמֵישָׁרִים דּוֹבֵב שִׂפְתֵי יְשֵׁנִים</w:t>
      </w:r>
      <w:r>
        <w:rPr>
          <w:rFonts w:hint="cs"/>
          <w:rtl/>
        </w:rPr>
        <w:t>'</w:t>
      </w:r>
      <w:r w:rsidR="00F63065">
        <w:rPr>
          <w:rtl/>
        </w:rPr>
        <w:t xml:space="preserve"> - ככומר של </w:t>
      </w:r>
      <w:ins w:id="91783" w:author="קלוד - ניסוח" w:date="2026-10-13T16:46:40Z">
        <w:r>
          <w:rPr>
            <w:rtl/>
          </w:rPr>
          <w:t xml:space="preserve">ענבים </w:t>
        </w:r>
        <w:r>
          <w:rPr>
            <w:rStyle w:val="affffd"/>
            <w:rtl/>
          </w:rPr>
          <w:t xml:space="preserve">ערימה תוססת</w:t>
        </w:r>
        <w:r>
          <w:rPr>
            <w:rtl/>
          </w:rPr>
          <w:t xml:space="preserve">,</w:t>
        </w:r>
      </w:ins>
      <w:del w:id="91784" w:author="קלוד - ניסוח" w:date="2026-10-13T16:46:40Z">
        <w:r w:rsidR="00F63065">
          <w:rPr>
            <w:rtl/>
          </w:rPr>
          <w:delText xml:space="preserve">ענבים,</w:delText>
        </w:r>
      </w:del>
      <w:r w:rsidR="00F63065">
        <w:rPr>
          <w:rtl/>
        </w:rPr>
        <w:t xml:space="preserve"> מה כומר של ענבים כיון </w:t>
      </w:r>
      <w:ins w:id="91781" w:author="קלוד - ניסוח" w:date="2026-10-13T16:46:40Z">
        <w:r>
          <w:rPr>
            <w:rtl/>
          </w:rPr>
          <w:t xml:space="preserve">שאדם</w:t>
        </w:r>
      </w:ins>
      <w:del w:id="91782" w:author="קלוד - ניסוח" w:date="2026-10-13T16:46:40Z">
        <w:r w:rsidR="00F63065">
          <w:rPr>
            <w:rtl/>
          </w:rPr>
          <w:delText xml:space="preserve">דאדם</w:delText>
        </w:r>
      </w:del>
      <w:r w:rsidR="00F63065">
        <w:rPr>
          <w:rtl/>
        </w:rPr>
        <w:t xml:space="preserve"> נוגע בו</w:t>
      </w:r>
      <w:ins w:id="91779" w:author="קלוד - ניסוח" w:date="2026-10-13T16:46:40Z">
        <w:r>
          <w:rPr>
            <w:rtl/>
          </w:rPr>
          <w:t xml:space="preserve"> - דובב,</w:t>
        </w:r>
      </w:ins>
      <w:del w:id="91780" w:author="קלוד - ניסוח" w:date="2026-10-13T16:46:40Z">
        <w:r w:rsidR="00F63065">
          <w:rPr>
            <w:rtl/>
          </w:rPr>
          <w:delText xml:space="preserve"> דובב, </w:delText>
        </w:r>
      </w:del>
    </w:p>
    <w:p w14:paraId="65F2458D" w14:textId="7DDF3B88" w:rsidR="00B874E6" w:rsidRDefault="00E91006" w:rsidP="00E91006">
      <w:pPr>
        <w:rPr>
          <w:rtl/>
        </w:rPr>
      </w:pPr>
      <w:r>
        <w:rPr>
          <w:rtl/>
        </w:rPr>
        <w:tab/>
      </w:r>
      <w:r w:rsidR="00F63065">
        <w:rPr>
          <w:rtl/>
        </w:rPr>
        <w:t xml:space="preserve">אף </w:t>
      </w:r>
      <w:r>
        <w:rPr>
          <w:rtl/>
        </w:rPr>
        <w:t>ת"ח</w:t>
      </w:r>
      <w:r w:rsidR="00F63065">
        <w:rPr>
          <w:rtl/>
        </w:rPr>
        <w:t xml:space="preserve"> - כיון שאדם אומר דבר שמועה מפיו</w:t>
      </w:r>
      <w:ins w:id="91785" w:author="קלוד - ניסוח" w:date="2026-10-13T16:46:40Z">
        <w:r>
          <w:rPr>
            <w:rtl/>
          </w:rPr>
          <w:t xml:space="preserve"> - </w:t>
        </w:r>
      </w:ins>
      <w:del w:id="91786" w:author="קלוד - ניסוח" w:date="2026-10-13T16:46:40Z">
        <w:r w:rsidR="00F63065">
          <w:rPr>
            <w:rtl/>
          </w:rPr>
          <w:delText xml:space="preserve"> </w:delText>
        </w:r>
      </w:del>
      <w:r w:rsidR="00F63065">
        <w:rPr>
          <w:rtl/>
        </w:rPr>
        <w:t xml:space="preserve">דובבות שפתיו בקבר</w:t>
      </w:r>
      <w:r w:rsidR="0057284B">
        <w:rPr>
          <w:rtl/>
        </w:rPr>
        <w:t>.</w:t>
      </w:r>
    </w:p>
    <w:p>
      <w:pPr>
        <w:pStyle w:val="36"/>
        <w:rPr>
          <w:ins w:id="90092" w:author="קלוד - סמנטי" w:date="2026-10-13T16:46:38Z"/>
        </w:rPr>
      </w:pPr>
      <w:ins w:id="91787" w:author="קלוד - ניסוח" w:date="2026-10-13T16:46:40Z">
        <w:r>
          <w:t xml:space="preserve">מאי ברייתא?</w:t>
        </w:r>
      </w:ins>
      <w:del w:id="91788" w:author="קלוד - ניסוח" w:date="2026-10-13T16:46:40Z">
        <w:r>
          <w:lastRenderedPageBreak/>
          <w:delText xml:space="preserve">ברייתא</w:delText>
        </w:r>
      </w:del>
      <w:r w:rsidR="00F63065">
        <w:t xml:space="preserve"> </w:t>
      </w:r>
      <w:r w:rsidR="00F63065">
        <w:t xml:space="preserve">דתניא</w:t>
      </w:r>
      <w:r w:rsidR="00F63065">
        <w:t xml:space="preserve">:</w:t>
      </w:r>
    </w:p>
    <w:p w14:paraId="1A631548" w14:textId="77777777" w:rsidR="00B874E6" w:rsidRDefault="00E91006" w:rsidP="00F63065">
      <w:pPr>
        <w:pStyle w:val="afffff1"/>
        <w:rPr>
          <w:rtl/>
        </w:rPr>
        <w:pPrChange w:id="90091" w:author="קלוד - סמנטי" w:date="2026-10-13T16:46:38Z">
          <w:pPr/>
        </w:pPrChange>
      </w:pPr>
      <w:del w:id="90093" w:author="קלוד - סמנטי" w:date="2026-10-13T16:46:38Z">
        <w:r w:rsidR="00F63065">
          <w:rPr>
            <w:rtl/>
          </w:rPr>
          <w:delText xml:space="preserve"> </w:delText>
        </w:r>
      </w:del>
      <w:r w:rsidR="00F63065">
        <w:rPr>
          <w:rtl/>
        </w:rPr>
        <w:t xml:space="preserve">מעשר בהמה של יתומים מוכרין אותו, ומעשר בהמה ששחטו</w:t>
      </w:r>
      <w:ins w:id="91791" w:author="קלוד - ניסוח" w:date="2026-10-13T16:46:40Z">
        <w:r>
          <w:rPr>
            <w:rtl/>
          </w:rPr>
          <w:t xml:space="preserve"> - מבליעו דמי הבשר</w:t>
        </w:r>
      </w:ins>
      <w:del w:id="91792" w:author="קלוד - ניסוח" w:date="2026-10-13T16:46:40Z">
        <w:r w:rsidR="00F63065">
          <w:rPr>
            <w:rtl/>
          </w:rPr>
          <w:delText xml:space="preserve"> מבליעו</w:delText>
        </w:r>
      </w:del>
      <w:r w:rsidR="00F63065">
        <w:rPr>
          <w:rtl/>
        </w:rPr>
        <w:t xml:space="preserve"> בעורו בחלבו </w:t>
      </w:r>
      <w:ins w:id="91789" w:author="קלוד - ניסוח" w:date="2026-10-13T16:46:40Z">
        <w:r>
          <w:rPr>
            <w:rtl/>
          </w:rPr>
          <w:t xml:space="preserve">בגידו</w:t>
        </w:r>
      </w:ins>
      <w:del w:id="91790" w:author="קלוד - ניסוח" w:date="2026-10-13T16:46:40Z">
        <w:r w:rsidR="00F63065">
          <w:rPr>
            <w:rtl/>
          </w:rPr>
          <w:delText xml:space="preserve">ובגידו</w:delText>
        </w:r>
      </w:del>
      <w:r w:rsidR="00F63065">
        <w:rPr>
          <w:rtl/>
        </w:rPr>
        <w:t xml:space="preserve"> ובקרניו</w:t>
      </w:r>
      <w:r w:rsidR="0057284B">
        <w:rPr>
          <w:rtl/>
        </w:rPr>
        <w:t>.</w:t>
      </w:r>
    </w:p>
    <w:p w14:paraId="7945B5FC" w14:textId="1011DE5B" w:rsidR="006542AA" w:rsidRDefault="00000000">
      <w:pPr>
        <w:pStyle w:val="36"/>
        <w:framePr w:wrap="notBeside"/>
      </w:pPr>
      <w:ins w:id="91799" w:author="קלוד - ניסוח" w:date="2026-10-13T16:46:40Z">
        <w:r>
          <w:t xml:space="preserve">מאי</w:t>
        </w:r>
      </w:ins>
      <w:del w:id="91800" w:author="קלוד - ניסוח" w:date="2026-10-13T16:46:40Z">
        <w:r>
          <w:delText xml:space="preserve">מה</w:delText>
        </w:r>
      </w:del>
      <w:r>
        <w:t xml:space="preserve"> </w:t>
      </w:r>
      <w:ins w:id="91797" w:author="קלוד - ניסוח" w:date="2026-10-13T16:46:40Z">
        <w:r>
          <w:t xml:space="preserve">קאמר?</w:t>
        </w:r>
      </w:ins>
      <w:del w:id="91798" w:author="קלוד - ניסוח" w:date="2026-10-13T16:46:40Z">
        <w:r>
          <w:delText xml:space="preserve">אומר?</w:delText>
        </w:r>
      </w:del>
      <w:r>
        <w:t xml:space="preserve"> </w:t>
      </w:r>
      <w:ins w:id="91795" w:author="קלוד - ניסוח" w:date="2026-10-13T16:46:40Z">
        <w:r>
          <w:t xml:space="preserve">אביי</w:t>
        </w:r>
      </w:ins>
      <w:del w:id="91796" w:author="קלוד - ניסוח" w:date="2026-10-13T16:46:40Z">
        <w:r>
          <w:delText xml:space="preserve">אמר</w:delText>
        </w:r>
      </w:del>
      <w:r>
        <w:t xml:space="preserve"> </w:t>
      </w:r>
      <w:ins w:id="91793" w:author="קלוד - ניסוח" w:date="2026-10-13T16:46:40Z">
        <w:r>
          <w:t xml:space="preserve">ה"ק:</w:t>
        </w:r>
      </w:ins>
      <w:del w:id="91794" w:author="קלוד - ניסוח" w:date="2026-10-13T16:46:40Z">
        <w:r>
          <w:delText xml:space="preserve">אביי:</w:delText>
        </w:r>
      </w:del>
    </w:p>
    <w:p w14:paraId="026380DB" w14:textId="41356473" w:rsidR="00B874E6" w:rsidRDefault="00F63065" w:rsidP="00F63065">
      <w:pPr>
        <w:rPr>
          <w:rtl/>
        </w:rPr>
      </w:pPr>
      <w:ins w:id="91803" w:author="קלוד - ניסוח" w:date="2026-10-13T16:46:40Z">
        <w:r>
          <w:rPr>
            <w:rtl/>
          </w:rPr>
          <w:t xml:space="preserve">מעשר</w:t>
        </w:r>
      </w:ins>
      <w:del w:id="91804" w:author="קלוד - ניסוח" w:date="2026-10-13T16:46:40Z">
        <w:r>
          <w:rPr>
            <w:rtl/>
          </w:rPr>
          <w:delText xml:space="preserve">כך אומר מעשר</w:delText>
        </w:r>
      </w:del>
      <w:r>
        <w:rPr>
          <w:rtl/>
        </w:rPr>
        <w:t xml:space="preserve"> בהמה של יתומים מוכרין </w:t>
      </w:r>
      <w:ins w:id="91801" w:author="קלוד - ניסוח" w:date="2026-10-13T16:46:40Z">
        <w:r>
          <w:rPr>
            <w:rtl/>
          </w:rPr>
          <w:t xml:space="preserve">אותו, </w:t>
        </w:r>
        <w:r>
          <w:rPr>
            <w:rStyle w:val="affffd"/>
            <w:rtl/>
          </w:rPr>
          <w:t xml:space="preserve">וכיצד</w:t>
        </w:r>
        <w:r>
          <w:rPr>
            <w:rtl/>
          </w:rPr>
          <w:t xml:space="preserve"> -</w:t>
        </w:r>
      </w:ins>
      <w:del w:id="91802" w:author="קלוד - ניסוח" w:date="2026-10-13T16:46:40Z">
        <w:r>
          <w:rPr>
            <w:rtl/>
          </w:rPr>
          <w:delText xml:space="preserve">אותו</w:delText>
        </w:r>
      </w:del>
      <w:r>
        <w:rPr>
          <w:rtl/>
        </w:rPr>
        <w:t xml:space="preserve"> בהבלעה</w:t>
      </w:r>
      <w:r w:rsidR="0057284B">
        <w:rPr>
          <w:rtl/>
        </w:rPr>
        <w:t>.</w:t>
      </w:r>
    </w:p>
    <w:p w14:paraId="3E531239" w14:textId="77777777" w:rsidR="006542AA" w:rsidRDefault="00000000">
      <w:pPr>
        <w:pStyle w:val="36"/>
        <w:framePr w:wrap="notBeside"/>
      </w:pPr>
      <w:r>
        <w:t xml:space="preserve">מכלל </w:t>
      </w:r>
      <w:ins w:id="91805" w:author="קלוד - ניסוח" w:date="2026-10-13T16:46:40Z">
        <w:r>
          <w:t xml:space="preserve">דגדול</w:t>
        </w:r>
      </w:ins>
      <w:del w:id="91806" w:author="קלוד - ניסוח" w:date="2026-10-13T16:46:40Z">
        <w:r>
          <w:delText xml:space="preserve">דגדול בהבלעה </w:delText>
        </w:r>
        <w:r>
          <w:delText xml:space="preserve">לא</w:delText>
        </w:r>
        <w:r>
          <w:delText xml:space="preserve">?</w:delText>
        </w:r>
      </w:del>
    </w:p>
    <w:p w14:paraId="13EEE52F" w14:textId="1F3989E0" w:rsidR="00B874E6" w:rsidRDefault="00F63065" w:rsidP="00E91006">
      <w:pPr>
        <w:rPr>
          <w:rtl/>
        </w:rPr>
      </w:pPr>
      <w:ins w:id="91811" w:author="קלוד - ניסוח" w:date="2026-10-13T16:46:40Z">
        <w:r>
          <w:rPr>
            <w:rtl/>
          </w:rPr>
          <w:t xml:space="preserve">אף</w:t>
        </w:r>
      </w:ins>
      <w:del w:id="91812" w:author="קלוד - ניסוח" w:date="2026-10-13T16:46:40Z">
        <w:r>
          <w:rPr>
            <w:rtl/>
          </w:rPr>
          <w:delText xml:space="preserve">מ"ש</w:delText>
        </w:r>
      </w:del>
      <w:r w:rsidR="00E91006">
        <w:rPr>
          <w:rFonts w:hint="cs"/>
          <w:rtl/>
        </w:rPr>
        <w:t xml:space="preserve"> </w:t>
      </w:r>
      <w:ins w:id="91809" w:author="קלוד - ניסוח" w:date="2026-10-13T16:46:40Z">
        <w:r>
          <w:rPr>
            <w:rFonts w:hint="cs"/>
            <w:rtl/>
          </w:rPr>
          <w:t xml:space="preserve">בהבלעה לא? ומ"ש מדתנן:</w:t>
        </w:r>
      </w:ins>
      <w:del w:id="91810" w:author="קלוד - ניסוח" w:date="2026-10-13T16:46:40Z">
        <w:r w:rsidR="00E91006">
          <w:rPr>
            <w:rFonts w:hint="cs"/>
            <w:rtl/>
          </w:rPr>
          <w:delText xml:space="preserve">מדתנן</w:delText>
        </w:r>
      </w:del>
      <w:r w:rsidR="00E91006">
        <w:rPr>
          <w:rFonts w:hint="cs"/>
          <w:rtl/>
        </w:rPr>
        <w:t xml:space="preserve"> </w:t>
      </w:r>
      <w:r>
        <w:rPr>
          <w:rtl/>
        </w:rPr>
        <w:t xml:space="preserve">הלוקח לולב מחבירו בשביעית נותן לו אתרוג במתנה, לפי שאינו רשאי </w:t>
      </w:r>
      <w:ins w:id="91807" w:author="קלוד - ניסוח" w:date="2026-10-13T16:46:40Z">
        <w:r>
          <w:rPr>
            <w:rtl/>
          </w:rPr>
          <w:t xml:space="preserve">לקנותו</w:t>
        </w:r>
      </w:ins>
      <w:del w:id="91808" w:author="קלוד - ניסוח" w:date="2026-10-13T16:46:40Z">
        <w:r>
          <w:rPr>
            <w:rtl/>
          </w:rPr>
          <w:delText xml:space="preserve">ללוקחו</w:delText>
        </w:r>
      </w:del>
      <w:r>
        <w:rPr>
          <w:rtl/>
        </w:rPr>
        <w:t xml:space="preserve"> בשביעית</w:t>
      </w:r>
      <w:r w:rsidR="0057284B">
        <w:rPr>
          <w:rtl/>
        </w:rPr>
        <w:t>.</w:t>
      </w:r>
    </w:p>
    <w:p w14:paraId="4EDB09B3" w14:textId="77777777" w:rsidR="006542AA" w:rsidRDefault="00000000">
      <w:pPr>
        <w:pStyle w:val="36"/>
        <w:framePr w:wrap="notBeside"/>
      </w:pPr>
      <w:r>
        <w:t>והוינן בה:</w:t>
      </w:r>
    </w:p>
    <w:p w14:paraId="440FF8C3" w14:textId="119BDCE2" w:rsidR="00E91006" w:rsidRDefault="00F63065" w:rsidP="00F63065">
      <w:pPr>
        <w:rPr>
          <w:rtl/>
        </w:rPr>
      </w:pPr>
      <w:r>
        <w:rPr>
          <w:rtl/>
        </w:rPr>
        <w:t xml:space="preserve">לא</w:t>
      </w:r>
      <w:r>
        <w:rPr>
          <w:rtl/>
        </w:rPr>
        <w:t xml:space="preserve"> רצה ליתן לו במתנה </w:t>
      </w:r>
      <w:ins w:id="91813" w:author="קלוד - ניסוח" w:date="2026-10-13T16:46:40Z">
        <w:r>
          <w:rPr>
            <w:rtl/>
          </w:rPr>
          <w:t xml:space="preserve">- מהו?</w:t>
        </w:r>
      </w:ins>
      <w:del w:id="91814" w:author="קלוד - ניסוח" w:date="2026-10-13T16:46:40Z">
        <w:r>
          <w:rPr>
            <w:rtl/>
          </w:rPr>
          <w:delText xml:space="preserve">מה? </w:delText>
        </w:r>
      </w:del>
    </w:p>
    <w:p w14:paraId="33C7176C" w14:textId="159EAB36" w:rsidR="006542AA" w:rsidRDefault="00000000">
      <w:pPr>
        <w:pStyle w:val="36"/>
        <w:framePr w:wrap="notBeside"/>
      </w:pPr>
      <w:r>
        <w:t>ואר"ה</w:t>
      </w:r>
      <w:r w:rsidR="00F63065">
        <w:t>:</w:t>
      </w:r>
    </w:p>
    <w:p w14:paraId="77DA681E" w14:textId="6CBB53C1" w:rsidR="00E91006" w:rsidRDefault="00F63065" w:rsidP="00E91006">
      <w:pPr>
        <w:rPr>
          <w:rtl/>
        </w:rPr>
      </w:pPr>
      <w:r>
        <w:rPr>
          <w:rtl/>
        </w:rPr>
        <w:t xml:space="preserve">מבליע לו דמי אתרוג בלולב! </w:t>
      </w:r>
      <w:r w:rsidR="00E91006">
        <w:rPr>
          <w:rtl/>
        </w:rPr>
        <w:t>שם</w:t>
      </w:r>
      <w:r>
        <w:rPr>
          <w:rtl/>
        </w:rPr>
        <w:t xml:space="preserve"> - </w:t>
      </w:r>
      <w:r>
        <w:rPr>
          <w:rtl/>
        </w:rPr>
        <w:t xml:space="preserve">לא</w:t>
      </w:r>
      <w:r>
        <w:rPr>
          <w:rtl/>
        </w:rPr>
        <w:t xml:space="preserve"> </w:t>
      </w:r>
      <w:ins w:id="91821" w:author="קלוד - ניסוח" w:date="2026-10-13T16:46:40Z">
        <w:r>
          <w:rPr>
            <w:rtl/>
          </w:rPr>
          <w:t xml:space="preserve">ניכר</w:t>
        </w:r>
      </w:ins>
      <w:del w:id="91822" w:author="קלוד - ניסוח" w:date="2026-10-13T16:46:40Z">
        <w:r>
          <w:rPr>
            <w:rtl/>
          </w:rPr>
          <w:delText xml:space="preserve">מוכחא</w:delText>
        </w:r>
      </w:del>
      <w:r>
        <w:rPr>
          <w:rtl/>
        </w:rPr>
        <w:t xml:space="preserve"> </w:t>
      </w:r>
      <w:ins w:id="91819" w:author="קלוד - ניסוח" w:date="2026-10-13T16:46:40Z">
        <w:r>
          <w:rPr>
            <w:rtl/>
          </w:rPr>
          <w:t xml:space="preserve">הדבר </w:t>
        </w:r>
        <w:r>
          <w:rPr>
            <w:rStyle w:val="affffd"/>
            <w:rtl/>
          </w:rPr>
          <w:t xml:space="preserve">דהתוספת מועטת</w:t>
        </w:r>
        <w:r>
          <w:rPr>
            <w:rtl/>
          </w:rPr>
          <w:t xml:space="preserve">,</w:t>
        </w:r>
      </w:ins>
      <w:del w:id="91820" w:author="קלוד - ניסוח" w:date="2026-10-13T16:46:40Z">
        <w:r w:rsidR="00E91006">
          <w:rPr>
            <w:rtl/>
          </w:rPr>
          <w:delText xml:space="preserve">דבר</w:delText>
        </w:r>
        <w:r>
          <w:rPr>
            <w:rtl/>
          </w:rPr>
          <w:delText xml:space="preserve">,</w:delText>
        </w:r>
      </w:del>
      <w:r>
        <w:rPr>
          <w:rtl/>
        </w:rPr>
        <w:t xml:space="preserve"> </w:t>
      </w:r>
      <w:r w:rsidR="00E91006">
        <w:rPr>
          <w:rtl/>
        </w:rPr>
        <w:t>כאן</w:t>
      </w:r>
      <w:r>
        <w:rPr>
          <w:rtl/>
        </w:rPr>
        <w:t xml:space="preserve"> - </w:t>
      </w:r>
      <w:ins w:id="91817" w:author="קלוד - ניסוח" w:date="2026-10-13T16:46:40Z">
        <w:r>
          <w:rPr>
            <w:rtl/>
          </w:rPr>
          <w:t xml:space="preserve">ניכר</w:t>
        </w:r>
      </w:ins>
      <w:del w:id="91818" w:author="קלוד - ניסוח" w:date="2026-10-13T16:46:40Z">
        <w:r>
          <w:rPr>
            <w:rtl/>
          </w:rPr>
          <w:delText xml:space="preserve">מוכחא</w:delText>
        </w:r>
      </w:del>
      <w:r>
        <w:rPr>
          <w:rtl/>
        </w:rPr>
        <w:t xml:space="preserve"> </w:t>
      </w:r>
      <w:ins w:id="91815" w:author="קלוד - ניסוח" w:date="2026-10-13T16:46:40Z">
        <w:r>
          <w:rPr>
            <w:rStyle w:val="affffd"/>
            <w:rtl/>
          </w:rPr>
          <w:t xml:space="preserve">דהבשר יקר</w:t>
        </w:r>
        <w:r>
          <w:rPr>
            <w:rtl/>
          </w:rPr>
          <w:t xml:space="preserve">.</w:t>
        </w:r>
      </w:ins>
      <w:del w:id="91816" w:author="קלוד - ניסוח" w:date="2026-10-13T16:46:40Z">
        <w:r w:rsidR="00E91006">
          <w:rPr>
            <w:rtl/>
          </w:rPr>
          <w:delText xml:space="preserve">דבר</w:delText>
        </w:r>
        <w:r w:rsidR="0057284B">
          <w:rPr>
            <w:rtl/>
          </w:rPr>
          <w:delText xml:space="preserve">.</w:delText>
        </w:r>
      </w:del>
    </w:p>
    <w:p w14:paraId="10D93798" w14:textId="77777777" w:rsidR="006542AA" w:rsidRDefault="00000000">
      <w:pPr>
        <w:pStyle w:val="36"/>
        <w:framePr w:wrap="notBeside"/>
      </w:pPr>
      <w:r>
        <w:t>רבא:</w:t>
      </w:r>
    </w:p>
    <w:p w14:paraId="78367CE2" w14:textId="45C61513" w:rsidR="00E91006" w:rsidRDefault="00F63065" w:rsidP="00E91006">
      <w:pPr>
        <w:rPr>
          <w:rtl/>
        </w:rPr>
      </w:pPr>
      <w:ins w:id="91831" w:author="קלוד - ניסוח" w:date="2026-10-13T16:46:40Z">
        <w:r>
          <w:rPr>
            <w:rtl/>
          </w:rPr>
          <w:t xml:space="preserve">א"כ</w:t>
        </w:r>
      </w:ins>
      <w:del w:id="91832" w:author="קלוד - ניסוח" w:date="2026-10-13T16:46:40Z">
        <w:r>
          <w:rPr>
            <w:rtl/>
          </w:rPr>
          <w:delText xml:space="preserve">א"כ</w:delText>
        </w:r>
        <w:r>
          <w:rPr>
            <w:rtl/>
          </w:rPr>
          <w:delText xml:space="preserve">,</w:delText>
        </w:r>
      </w:del>
      <w:r>
        <w:rPr>
          <w:rtl/>
        </w:rPr>
        <w:t xml:space="preserve"> </w:t>
      </w:r>
      <w:ins w:id="91829" w:author="קלוד - ניסוח" w:date="2026-10-13T16:46:40Z">
        <w:r>
          <w:rPr>
            <w:rStyle w:val="affffd"/>
            <w:rtl/>
          </w:rPr>
          <w:t xml:space="preserve">דדין</w:t>
        </w:r>
      </w:ins>
      <w:del w:id="91830" w:author="קלוד - ניסוח" w:date="2026-10-13T16:46:40Z">
        <w:r>
          <w:rPr>
            <w:rtl/>
          </w:rPr>
          <w:delText xml:space="preserve">מעשר</w:delText>
        </w:r>
      </w:del>
      <w:r>
        <w:rPr>
          <w:rtl/>
        </w:rPr>
        <w:t xml:space="preserve"> </w:t>
      </w:r>
      <w:ins w:id="91827" w:author="קלוד - ניסוח" w:date="2026-10-13T16:46:40Z">
        <w:r>
          <w:rPr>
            <w:rStyle w:val="affffd"/>
            <w:rtl/>
          </w:rPr>
          <w:t xml:space="preserve">אחד הוא</w:t>
        </w:r>
        <w:r>
          <w:rPr>
            <w:rtl/>
          </w:rPr>
          <w:t xml:space="preserve">, 'מעשר בהמה'</w:t>
        </w:r>
      </w:ins>
      <w:del w:id="91828" w:author="קלוד - ניסוח" w:date="2026-10-13T16:46:40Z">
        <w:r>
          <w:rPr>
            <w:rtl/>
          </w:rPr>
          <w:delText xml:space="preserve">בהמה</w:delText>
        </w:r>
      </w:del>
      <w:r>
        <w:rPr>
          <w:rtl/>
        </w:rPr>
        <w:t xml:space="preserve"> שני </w:t>
      </w:r>
      <w:ins w:id="91825" w:author="קלוד - ניסוח" w:date="2026-10-13T16:46:40Z">
        <w:r>
          <w:rPr>
            <w:rtl/>
          </w:rPr>
          <w:t xml:space="preserve">פעמים</w:t>
        </w:r>
      </w:ins>
      <w:del w:id="91826" w:author="קלוד - ניסוח" w:date="2026-10-13T16:46:40Z">
        <w:r>
          <w:rPr>
            <w:rtl/>
          </w:rPr>
          <w:delText xml:space="preserve">זמני</w:delText>
        </w:r>
      </w:del>
      <w:r>
        <w:rPr>
          <w:rtl/>
        </w:rPr>
        <w:t xml:space="preserve"> למה </w:t>
      </w:r>
      <w:ins w:id="91823" w:author="קלוד - ניסוח" w:date="2026-10-13T16:46:40Z">
        <w:r>
          <w:rPr>
            <w:rtl/>
          </w:rPr>
          <w:t xml:space="preserve">לי?</w:t>
        </w:r>
      </w:ins>
      <w:del w:id="91824" w:author="קלוד - ניסוח" w:date="2026-10-13T16:46:40Z">
        <w:r>
          <w:rPr>
            <w:rtl/>
          </w:rPr>
          <w:delText xml:space="preserve">לי? </w:delText>
        </w:r>
      </w:del>
    </w:p>
    <w:p w14:paraId="5D61F2EB" w14:textId="397CD0AC" w:rsidR="006542AA" w:rsidRDefault="00000000">
      <w:pPr>
        <w:pStyle w:val="36"/>
        <w:framePr w:wrap="notBeside"/>
      </w:pPr>
      <w:r>
        <w:t xml:space="preserve">אלא </w:t>
      </w:r>
      <w:ins w:id="91833" w:author="קלוד - ניסוח" w:date="2026-10-13T16:46:40Z">
        <w:r>
          <w:t xml:space="preserve">רבא</w:t>
        </w:r>
      </w:ins>
      <w:del w:id="91834" w:author="קלוד - ניסוח" w:date="2026-10-13T16:46:40Z">
        <w:r>
          <w:delText xml:space="preserve">אמר</w:delText>
        </w:r>
        <w:r>
          <w:delText xml:space="preserve"> רבא,</w:delText>
        </w:r>
      </w:del>
      <w:r>
        <w:t xml:space="preserve"> </w:t>
      </w:r>
      <w:r>
        <w:t xml:space="preserve">ה"ק</w:t>
      </w:r>
      <w:r w:rsidR="00E91006">
        <w:t>:</w:t>
      </w:r>
    </w:p>
    <w:p w14:paraId="11B1154A" w14:textId="045E2B88" w:rsidR="00B874E6" w:rsidRDefault="00F63065" w:rsidP="00E91006">
      <w:pPr>
        <w:rPr>
          <w:rtl/>
        </w:rPr>
      </w:pPr>
      <w:ins w:id="91837" w:author="קלוד - ניסוח" w:date="2026-10-13T16:46:40Z">
        <w:r>
          <w:rPr>
            <w:rStyle w:val="affffd"/>
            <w:rtl/>
          </w:rPr>
          <w:t xml:space="preserve">שני דינים:</w:t>
        </w:r>
        <w:r>
          <w:rPr>
            <w:rtl/>
          </w:rPr>
          <w:t xml:space="preserve"> מעשר</w:t>
        </w:r>
      </w:ins>
      <w:del w:id="91838" w:author="קלוד - ניסוח" w:date="2026-10-13T16:46:40Z">
        <w:r>
          <w:rPr>
            <w:rtl/>
          </w:rPr>
          <w:delText xml:space="preserve">מעשר</w:delText>
        </w:r>
      </w:del>
      <w:r>
        <w:rPr>
          <w:rtl/>
        </w:rPr>
        <w:t xml:space="preserve"> בהמה של יתומים - מוכרין אותו כדרכו, ומעשר בהמה </w:t>
      </w:r>
      <w:ins w:id="91835" w:author="קלוד - ניסוח" w:date="2026-10-13T16:46:40Z">
        <w:r>
          <w:rPr>
            <w:rtl/>
          </w:rPr>
          <w:t xml:space="preserve">של גדול</w:t>
        </w:r>
      </w:ins>
      <w:del w:id="91836" w:author="קלוד - ניסוח" w:date="2026-10-13T16:46:40Z">
        <w:r>
          <w:rPr>
            <w:rtl/>
          </w:rPr>
          <w:delText xml:space="preserve">דגדול</w:delText>
        </w:r>
      </w:del>
      <w:r>
        <w:rPr>
          <w:rtl/>
        </w:rPr>
        <w:t xml:space="preserve"> ששחטו - מבליעו בעורו בחלבו בגידו ובקרניו</w:t>
      </w:r>
      <w:r w:rsidR="0057284B">
        <w:rPr>
          <w:rtl/>
        </w:rPr>
        <w:t>.</w:t>
      </w:r>
    </w:p>
    <w:p w14:paraId="518A6B48" w14:textId="77777777" w:rsidR="006542AA" w:rsidRDefault="00000000">
      <w:pPr>
        <w:pStyle w:val="36"/>
        <w:framePr w:wrap="notBeside"/>
      </w:pPr>
      <w:r>
        <w:t>רבא:</w:t>
      </w:r>
    </w:p>
    <w:p w14:paraId="46429A39" w14:textId="68C84C0A" w:rsidR="00E91006" w:rsidRDefault="00F63065" w:rsidP="00E91006">
      <w:pPr>
        <w:rPr>
          <w:rtl/>
        </w:rPr>
      </w:pPr>
      <w:r>
        <w:rPr>
          <w:rtl/>
        </w:rPr>
        <w:t>מ</w:t>
      </w:r>
      <w:r w:rsidR="00E91006">
        <w:rPr>
          <w:rFonts w:hint="cs"/>
          <w:rtl/>
        </w:rPr>
        <w:t>'</w:t>
      </w:r>
      <w:r>
        <w:rPr>
          <w:rStyle w:val="affffe"/>
          <w:rtl/>
        </w:rPr>
        <w:t xml:space="preserve">וְהָיָה הוּא וּתְמוּרָתוֹ יִהְיֶה קוֹדֶשׁ לֹא </w:t>
      </w:r>
      <w:ins w:id="91849" w:author="קלוד - ניסוח" w:date="2026-10-13T16:46:40Z">
        <w:r>
          <w:rPr>
            <w:rStyle w:val="affffe"/>
            <w:rtl/>
          </w:rPr>
          <w:t xml:space="preserve">יִגָּאֵל' -</w:t>
        </w:r>
      </w:ins>
      <w:del w:id="91850" w:author="קלוד - ניסוח" w:date="2026-10-13T16:46:40Z">
        <w:r>
          <w:rPr>
            <w:rStyle w:val="affffe"/>
            <w:rtl/>
          </w:rPr>
          <w:delText xml:space="preserve">יִגָּאֵל</w:delText>
        </w:r>
        <w:r w:rsidR="00E91006">
          <w:rPr>
            <w:rFonts w:hint="cs"/>
            <w:rtl/>
          </w:rPr>
          <w:delText xml:space="preserve">'</w:delText>
        </w:r>
        <w:r w:rsidR="00CA5F12">
          <w:rPr>
            <w:rtl/>
          </w:rPr>
          <w:delText xml:space="preserve">,</w:delText>
        </w:r>
      </w:del>
      <w:r w:rsidR="00CA5F12">
        <w:rPr>
          <w:rtl/>
        </w:rPr>
        <w:t xml:space="preserve"> אימתי עושה תמורה</w:t>
      </w:r>
      <w:ins w:id="91847" w:author="קלוד - ניסוח" w:date="2026-10-13T16:46:40Z">
        <w:r>
          <w:rPr>
            <w:rFonts w:hint="cs"/>
            <w:rtl/>
          </w:rPr>
          <w:t xml:space="preserve"> - מחיים, אף</w:t>
        </w:r>
      </w:ins>
      <w:del w:id="91848" w:author="קלוד - ניסוח" w:date="2026-10-13T16:46:40Z">
        <w:r w:rsidR="00CA5F12">
          <w:rPr>
            <w:rFonts w:hint="cs"/>
            <w:rtl/>
          </w:rPr>
          <w:delText xml:space="preserve"> </w:delText>
        </w:r>
        <w:r w:rsidR="00CA5F12">
          <w:rPr>
            <w:rtl/>
          </w:rPr>
          <w:delText xml:space="preserve">מחיים,</w:delText>
        </w:r>
      </w:del>
      <w:r w:rsidR="00CA5F12">
        <w:rPr>
          <w:rtl/>
        </w:rPr>
        <w:t xml:space="preserve"> אימתי אינו נגאל</w:t>
      </w:r>
      <w:ins w:id="91845" w:author="קלוד - ניסוח" w:date="2026-10-13T16:46:40Z">
        <w:r>
          <w:rPr>
            <w:rtl/>
          </w:rPr>
          <w:t xml:space="preserve"> - </w:t>
        </w:r>
      </w:ins>
      <w:del w:id="91846" w:author="קלוד - ניסוח" w:date="2026-10-13T16:46:40Z">
        <w:r w:rsidR="00CA5F12">
          <w:rPr>
            <w:rtl/>
          </w:rPr>
          <w:delText xml:space="preserve"> </w:delText>
        </w:r>
      </w:del>
      <w:r>
        <w:rPr>
          <w:rtl/>
        </w:rPr>
        <w:t xml:space="preserve">מחיים, </w:t>
      </w:r>
      <w:ins w:id="91843" w:author="קלוד - ניסוח" w:date="2026-10-13T16:46:40Z">
        <w:r>
          <w:rPr>
            <w:rtl/>
          </w:rPr>
          <w:t xml:space="preserve">אבל</w:t>
        </w:r>
      </w:ins>
      <w:del w:id="91844" w:author="קלוד - ניסוח" w:date="2026-10-13T16:46:40Z">
        <w:r>
          <w:rPr>
            <w:rtl/>
          </w:rPr>
          <w:delText xml:space="preserve">הא</w:delText>
        </w:r>
      </w:del>
      <w:r>
        <w:rPr>
          <w:rtl/>
        </w:rPr>
        <w:t xml:space="preserve"> לאחר שחיטה </w:t>
      </w:r>
      <w:ins w:id="91841" w:author="קלוד - ניסוח" w:date="2026-10-13T16:46:40Z">
        <w:r>
          <w:rPr>
            <w:rtl/>
          </w:rPr>
          <w:t xml:space="preserve">- נגאל מדאורייתא,</w:t>
        </w:r>
      </w:ins>
      <w:del w:id="91842" w:author="קלוד - ניסוח" w:date="2026-10-13T16:46:40Z">
        <w:r>
          <w:rPr>
            <w:rtl/>
          </w:rPr>
          <w:delText xml:space="preserve">נגאל, </w:delText>
        </w:r>
      </w:del>
    </w:p>
    <w:p>
      <w:pPr>
        <w:pStyle w:val="36"/>
        <w:rPr>
          <w:ins w:id="90094" w:author="קלוד - סמנטי" w:date="2026-10-13T16:46:38Z"/>
        </w:rPr>
      </w:pPr>
      <w:r>
        <w:t xml:space="preserve">ורבנן</w:t>
      </w:r>
    </w:p>
    <w:p w14:paraId="04235A39" w14:textId="77777777" w:rsidR="00E91006" w:rsidRDefault="00F63065" w:rsidP="00E91006">
      <w:pPr>
        <w:rPr>
          <w:rtl/>
        </w:rPr>
      </w:pPr>
      <w:del w:id="90095" w:author="קלוד - סמנטי" w:date="2026-10-13T16:46:38Z">
        <w:r>
          <w:rPr>
            <w:rtl/>
          </w:rPr>
          <w:delText xml:space="preserve"> </w:delText>
        </w:r>
      </w:del>
      <w:ins w:id="91853" w:author="קלוד - ניסוח" w:date="2026-10-13T16:46:40Z">
        <w:r>
          <w:rPr>
            <w:rtl/>
          </w:rPr>
          <w:t xml:space="preserve">דגזרו </w:t>
        </w:r>
        <w:r>
          <w:rPr>
            <w:rStyle w:val="affffd"/>
            <w:rtl/>
          </w:rPr>
          <w:t xml:space="preserve">שלא למכור</w:t>
        </w:r>
        <w:r>
          <w:rPr>
            <w:rtl/>
          </w:rPr>
          <w:t xml:space="preserve"> לאחר שחיטה אטו לפני שחיטה - </w:t>
        </w:r>
        <w:r>
          <w:rPr>
            <w:rStyle w:val="affffd"/>
            <w:rtl/>
          </w:rPr>
          <w:t xml:space="preserve">דווקא</w:t>
        </w:r>
        <w:r>
          <w:rPr>
            <w:rtl/>
          </w:rPr>
          <w:t xml:space="preserve"> דבר הנישום מחיים </w:t>
        </w:r>
        <w:r>
          <w:rPr>
            <w:rStyle w:val="affffd"/>
            <w:rtl/>
          </w:rPr>
          <w:t xml:space="preserve">הבשר</w:t>
        </w:r>
        <w:r>
          <w:rPr>
            <w:rtl/>
          </w:rPr>
          <w:t xml:space="preserve"> גזרו</w:t>
        </w:r>
      </w:ins>
      <w:del w:id="91854" w:author="קלוד - ניסוח" w:date="2026-10-13T16:46:40Z">
        <w:r>
          <w:rPr>
            <w:rtl/>
          </w:rPr>
          <w:delText xml:space="preserve">דגזרו</w:delText>
        </w:r>
      </w:del>
      <w:r>
        <w:rPr>
          <w:rtl/>
        </w:rPr>
        <w:t xml:space="preserve"> לאחר שחיטה אטו</w:t>
      </w:r>
      <w:r w:rsidR="00CA5F12">
        <w:rPr>
          <w:rtl/>
        </w:rPr>
        <w:t xml:space="preserve"> לפני </w:t>
      </w:r>
      <w:ins w:id="91851" w:author="קלוד - ניסוח" w:date="2026-10-13T16:46:40Z">
        <w:r>
          <w:rPr>
            <w:rtl/>
          </w:rPr>
          <w:t xml:space="preserve">שחיטה,</w:t>
        </w:r>
      </w:ins>
      <w:del w:id="91852" w:author="קלוד - ניסוח" w:date="2026-10-13T16:46:40Z">
        <w:r w:rsidR="00CA5F12">
          <w:rPr>
            <w:rtl/>
          </w:rPr>
          <w:delText xml:space="preserve">שחיטה, דבר הנישום מחיים </w:delText>
        </w:r>
        <w:r>
          <w:rPr>
            <w:rtl/>
          </w:rPr>
          <w:delText xml:space="preserve">גזור רבנ</w:delText>
        </w:r>
        <w:r w:rsidR="00E91006">
          <w:rPr>
            <w:rtl/>
          </w:rPr>
          <w:delText xml:space="preserve">ן לאחר שחיטה אטו לפני שחיטה,</w:delText>
        </w:r>
        <w:r>
          <w:rPr>
            <w:rtl/>
          </w:rPr>
          <w:delText xml:space="preserve"> </w:delText>
        </w:r>
      </w:del>
    </w:p>
    <w:p w14:paraId="5B48E431" w14:textId="6719F83E" w:rsidR="00E91006" w:rsidRDefault="00E91006" w:rsidP="00E91006">
      <w:pPr>
        <w:pStyle w:val="afff0"/>
        <w:framePr w:wrap="around"/>
        <w:rPr>
          <w:rtl/>
        </w:rPr>
      </w:pPr>
      <w:r>
        <w:rPr>
          <w:rFonts w:hint="cs"/>
          <w:rtl/>
        </w:rPr>
        <w:t>לב.</w:t>
      </w:r>
    </w:p>
    <w:p w14:paraId="16672171" w14:textId="6A554FD7" w:rsidR="00B874E6" w:rsidRDefault="00F63065" w:rsidP="00E91006">
      <w:pPr>
        <w:rPr>
          <w:rtl/>
        </w:rPr>
      </w:pPr>
      <w:r>
        <w:rPr>
          <w:rtl/>
        </w:rPr>
        <w:t xml:space="preserve">דבר שאינו נישום מחיים</w:t>
      </w:r>
      <w:ins w:id="91861" w:author="קלוד - ניסוח" w:date="2026-10-13T16:46:40Z">
        <w:r>
          <w:rPr>
            <w:rtl/>
          </w:rPr>
          <w:t xml:space="preserve"> </w:t>
        </w:r>
        <w:r>
          <w:rPr>
            <w:rStyle w:val="affffd"/>
            <w:rtl/>
          </w:rPr>
          <w:t xml:space="preserve">עור וגידים</w:t>
        </w:r>
        <w:r>
          <w:rPr>
            <w:rtl/>
          </w:rPr>
          <w:t xml:space="preserve"> </w:t>
        </w:r>
      </w:ins>
      <w:del w:id="91862" w:author="קלוד - ניסוח" w:date="2026-10-13T16:46:40Z">
        <w:r>
          <w:rPr>
            <w:rtl/>
          </w:rPr>
          <w:delText xml:space="preserve"> </w:delText>
        </w:r>
      </w:del>
      <w:r>
        <w:rPr>
          <w:rtl/>
        </w:rPr>
        <w:t xml:space="preserve">- </w:t>
      </w:r>
      <w:r>
        <w:rPr>
          <w:rtl/>
        </w:rPr>
        <w:t xml:space="preserve">לא</w:t>
      </w:r>
      <w:r>
        <w:rPr>
          <w:rtl/>
        </w:rPr>
        <w:t xml:space="preserve"> </w:t>
      </w:r>
      <w:ins w:id="91859" w:author="קלוד - ניסוח" w:date="2026-10-13T16:46:40Z">
        <w:r>
          <w:rPr>
            <w:rtl/>
          </w:rPr>
          <w:t xml:space="preserve">גזרו</w:t>
        </w:r>
      </w:ins>
      <w:del w:id="91860" w:author="קלוד - ניסוח" w:date="2026-10-13T16:46:40Z">
        <w:r>
          <w:rPr>
            <w:rtl/>
          </w:rPr>
          <w:delText xml:space="preserve">גזור</w:delText>
        </w:r>
      </w:del>
      <w:r>
        <w:rPr>
          <w:rtl/>
        </w:rPr>
        <w:t xml:space="preserve"> רבנן, </w:t>
      </w:r>
      <w:ins w:id="91857" w:author="קלוד - ניסוח" w:date="2026-10-13T16:46:40Z">
        <w:r>
          <w:rPr>
            <w:rtl/>
          </w:rPr>
          <w:t xml:space="preserve">וביתומים</w:t>
        </w:r>
      </w:ins>
      <w:del w:id="91858" w:author="קלוד - ניסוח" w:date="2026-10-13T16:46:40Z">
        <w:r>
          <w:rPr>
            <w:rtl/>
          </w:rPr>
          <w:delText xml:space="preserve">וביתמי</w:delText>
        </w:r>
      </w:del>
      <w:r>
        <w:rPr>
          <w:rtl/>
        </w:rPr>
        <w:t xml:space="preserve"> </w:t>
      </w:r>
      <w:ins w:id="91855" w:author="קלוד - ניסוח" w:date="2026-10-13T16:46:40Z">
        <w:r>
          <w:rPr>
            <w:rtl/>
          </w:rPr>
          <w:t xml:space="preserve">העמידו</w:t>
        </w:r>
      </w:ins>
      <w:del w:id="91856" w:author="קלוד - ניסוח" w:date="2026-10-13T16:46:40Z">
        <w:r>
          <w:rPr>
            <w:rtl/>
          </w:rPr>
          <w:delText xml:space="preserve">אוקמוה רבנן</w:delText>
        </w:r>
      </w:del>
      <w:r>
        <w:rPr>
          <w:rtl/>
        </w:rPr>
        <w:t xml:space="preserve"> על דין תורה</w:t>
      </w:r>
      <w:r w:rsidR="0057284B">
        <w:rPr>
          <w:rtl/>
        </w:rPr>
        <w:t>.</w:t>
      </w:r>
    </w:p>
    <w:p w14:paraId="0D7AA646" w14:textId="1A382678" w:rsidR="00DD7B7D" w:rsidRDefault="00F63065" w:rsidP="00CA5F12">
      <w:pPr>
        <w:rPr>
          <w:rtl/>
        </w:rPr>
      </w:pPr>
      <w:ins w:id="91869" w:author="קלוד - ניסוח" w:date="2026-10-13T16:46:40Z">
        <w:r>
          <w:rPr>
            <w:rStyle w:val="27"/>
            <w:rtl/>
          </w:rPr>
          <w:t xml:space="preserve">ואף רשבר"י</w:t>
        </w:r>
      </w:ins>
      <w:del w:id="91870" w:author="קלוד - ניסוח" w:date="2026-10-13T16:46:40Z">
        <w:r>
          <w:rPr>
            <w:rStyle w:val="27"/>
            <w:rtl/>
          </w:rPr>
          <w:delText xml:space="preserve">וא</w:delText>
        </w:r>
        <w:r w:rsidR="00CA5F12">
          <w:rPr>
            <w:rStyle w:val="27"/>
            <w:rFonts w:hint="cs"/>
            <w:rtl/>
          </w:rPr>
          <w:delText xml:space="preserve">רש</w:delText>
        </w:r>
        <w:r>
          <w:rPr>
            <w:rStyle w:val="27"/>
            <w:rFonts w:hint="cs"/>
            <w:rtl/>
          </w:rPr>
          <w:delText xml:space="preserve">ב"י</w:delText>
        </w:r>
      </w:del>
      <w:r w:rsidR="00CA5F12">
        <w:rPr>
          <w:rFonts w:hint="cs"/>
          <w:rtl/>
        </w:rPr>
        <w:t xml:space="preserve"> סבר</w:t>
      </w:r>
      <w:r>
        <w:rPr>
          <w:rtl/>
        </w:rPr>
        <w:t xml:space="preserve"> </w:t>
      </w:r>
      <w:ins w:id="91867" w:author="קלוד - ניסוח" w:date="2026-10-13T16:46:40Z">
        <w:r>
          <w:rPr>
            <w:rStyle w:val="27"/>
            <w:rtl/>
            <w:rPrChange w:id="9228" w:author="עריכה מהאתר" w:date="2026-10-19T06:44:48Z">
              <w:rPr>
                <w:rStyle w:val="27"/>
                <w:rtl/>
              </w:rPr>
            </w:rPrChange>
          </w:rPr>
          <w:t xml:space="preserve">כרבא</w:t>
        </w:r>
        <w:r>
          <w:rPr>
            <w:rtl/>
          </w:rPr>
          <w:t xml:space="preserve">,</w:t>
        </w:r>
      </w:ins>
      <w:del w:id="91868" w:author="קלוד - ניסוח" w:date="2026-10-13T16:46:40Z">
        <w:r>
          <w:rPr>
            <w:rtl/>
          </w:rPr>
          <w:delText xml:space="preserve">להא</w:delText>
        </w:r>
      </w:del>
      <w:r>
        <w:rPr>
          <w:rtl/>
        </w:rPr>
        <w:t xml:space="preserve"> </w:t>
      </w:r>
      <w:ins w:id="91865" w:author="קלוד - ניסוח" w:date="2026-10-13T16:46:40Z">
        <w:r>
          <w:rPr>
            <w:rStyle w:val="27"/>
            <w:rtl/>
          </w:rPr>
          <w:t xml:space="preserve">דדרש:</w:t>
        </w:r>
      </w:ins>
      <w:del w:id="91866" w:author="קלוד - ניסוח" w:date="2026-10-13T16:46:40Z">
        <w:r>
          <w:rPr>
            <w:rStyle w:val="27"/>
            <w:rtl/>
          </w:rPr>
          <w:delText xml:space="preserve">דרבא</w:delText>
        </w:r>
        <w:r>
          <w:rPr>
            <w:rtl/>
          </w:rPr>
          <w:delText xml:space="preserve">, </w:delText>
        </w:r>
        <w:r>
          <w:rPr>
            <w:rStyle w:val="27"/>
            <w:rtl/>
          </w:rPr>
          <w:delText xml:space="preserve">דא</w:delText>
        </w:r>
        <w:r w:rsidR="00CA5F12">
          <w:rPr>
            <w:rStyle w:val="27"/>
            <w:rFonts w:hint="cs"/>
            <w:rtl/>
          </w:rPr>
          <w:delText xml:space="preserve">רשב</w:delText>
        </w:r>
        <w:r>
          <w:rPr>
            <w:rStyle w:val="27"/>
            <w:rFonts w:hint="cs"/>
            <w:rtl/>
          </w:rPr>
          <w:delText xml:space="preserve">ר"י</w:delText>
        </w:r>
        <w:r w:rsidR="00CA5F12">
          <w:rPr>
            <w:rFonts w:hint="cs"/>
            <w:rtl/>
          </w:rPr>
          <w:delText xml:space="preserve">:</w:delText>
        </w:r>
      </w:del>
      <w:r>
        <w:rPr>
          <w:rtl/>
        </w:rPr>
        <w:t xml:space="preserve"> מנין למעשר בהמה של ית</w:t>
      </w:r>
      <w:r w:rsidR="00CA5F12">
        <w:rPr>
          <w:rtl/>
        </w:rPr>
        <w:t xml:space="preserve">ומים שמוכרים אותו </w:t>
      </w:r>
      <w:ins w:id="91863" w:author="קלוד - ניסוח" w:date="2026-10-13T16:46:40Z">
        <w:r>
          <w:rPr>
            <w:rtl/>
          </w:rPr>
          <w:t xml:space="preserve">כדרכו?</w:t>
        </w:r>
      </w:ins>
      <w:del w:id="91864" w:author="קלוד - ניסוח" w:date="2026-10-13T16:46:40Z">
        <w:r w:rsidR="00CA5F12">
          <w:rPr>
            <w:rtl/>
          </w:rPr>
          <w:delText xml:space="preserve">כדרכו </w:delText>
        </w:r>
      </w:del>
    </w:p>
    <w:p w14:paraId="35498414" w14:textId="77288622" w:rsidR="00B874E6" w:rsidRDefault="00CA5F12" w:rsidP="00DD7B7D">
      <w:pPr>
        <w:rPr>
          <w:rtl/>
        </w:rPr>
      </w:pPr>
      <w:ins w:id="91875" w:author="קלוד - ניסוח" w:date="2026-10-13T16:46:40Z">
        <w:r>
          <w:rPr>
            <w:rtl/>
          </w:rPr>
          <w:t xml:space="preserve">ד'רַק</w:t>
        </w:r>
      </w:ins>
      <w:del w:id="91876" w:author="קלוד - ניסוח" w:date="2026-10-13T16:46:40Z">
        <w:r>
          <w:rPr>
            <w:rtl/>
          </w:rPr>
          <w:delText xml:space="preserve">שנא</w:delText>
        </w:r>
        <w:r>
          <w:rPr>
            <w:rFonts w:hint="cs"/>
            <w:rtl/>
          </w:rPr>
          <w:delText xml:space="preserve">' '</w:delText>
        </w:r>
        <w:r>
          <w:rPr>
            <w:rStyle w:val="affffe"/>
            <w:rtl/>
          </w:rPr>
          <w:delText xml:space="preserve">רַק</w:delText>
        </w:r>
      </w:del>
      <w:r>
        <w:rPr>
          <w:rStyle w:val="affffe"/>
          <w:rtl/>
        </w:rPr>
        <w:t xml:space="preserve"> בְּכָל אַוַּת נַפְשְׁךָ תִּזְבַּח וְאָכַלְתָּ </w:t>
      </w:r>
      <w:ins w:id="91873" w:author="קלוד - ניסוח" w:date="2026-10-13T16:46:40Z">
        <w:r>
          <w:rPr>
            <w:rStyle w:val="affffe"/>
            <w:rtl/>
          </w:rPr>
          <w:t xml:space="preserve">בָשָׂר' -</w:t>
        </w:r>
      </w:ins>
      <w:del w:id="91874" w:author="קלוד - ניסוח" w:date="2026-10-13T16:46:40Z">
        <w:r>
          <w:rPr>
            <w:rStyle w:val="affffe"/>
            <w:rtl/>
          </w:rPr>
          <w:delText xml:space="preserve">בָשָׂר</w:delText>
        </w:r>
        <w:r>
          <w:rPr>
            <w:rFonts w:hint="cs"/>
            <w:rtl/>
          </w:rPr>
          <w:delText xml:space="preserve">'</w:delText>
        </w:r>
        <w:r w:rsidR="00F63065">
          <w:rPr>
            <w:rtl/>
          </w:rPr>
          <w:delText xml:space="preserve">,</w:delText>
        </w:r>
      </w:del>
      <w:r w:rsidR="00F63065">
        <w:rPr>
          <w:rtl/>
        </w:rPr>
        <w:t xml:space="preserve"> איזהו דבר שאין בו ברכה מ</w:t>
      </w:r>
      <w:r w:rsidR="00DD7B7D">
        <w:rPr>
          <w:rtl/>
        </w:rPr>
        <w:t xml:space="preserve">חיים אלא לאחר </w:t>
      </w:r>
      <w:ins w:id="91871" w:author="קלוד - ניסוח" w:date="2026-10-13T16:46:40Z">
        <w:r>
          <w:rPr>
            <w:rtl/>
          </w:rPr>
          <w:t xml:space="preserve">שחיטה?</w:t>
        </w:r>
      </w:ins>
      <w:del w:id="91872" w:author="קלוד - ניסוח" w:date="2026-10-13T16:46:40Z">
        <w:r w:rsidR="00DD7B7D">
          <w:rPr>
            <w:rtl/>
          </w:rPr>
          <w:delText xml:space="preserve">שחיטה</w:delText>
        </w:r>
      </w:del>
      <w:r w:rsidR="00F63065">
        <w:rPr>
          <w:rtl/>
        </w:rPr>
        <w:t xml:space="preserve"> הוי אומר זה מעשר בהמה</w:t>
      </w:r>
      <w:r w:rsidR="0057284B">
        <w:rPr>
          <w:rtl/>
        </w:rPr>
        <w:t>.</w:t>
      </w:r>
    </w:p>
    <w:p w14:paraId="5F4D037C" w14:textId="77777777" w:rsidR="006542AA" w:rsidRDefault="00000000">
      <w:pPr>
        <w:pStyle w:val="36"/>
        <w:framePr w:wrap="notBeside"/>
      </w:pPr>
      <w:r w:rsidRPr="00D25F87">
        <w:t>איבעיא להו</w:t>
      </w:r>
      <w:r>
        <w:t>:</w:t>
      </w:r>
    </w:p>
    <w:p w14:paraId="288B9420" w14:textId="1E40DDEF" w:rsidR="00CA5F12" w:rsidRDefault="00F63065" w:rsidP="00CA5F12">
      <w:pPr>
        <w:pStyle w:val="afffff1"/>
        <w:rPr>
          <w:rtl/>
        </w:rPr>
        <w:pPrChange w:id="90096" w:author="קלוד - סמנטי" w:date="2026-10-13T16:46:38Z">
          <w:pPr/>
        </w:pPrChange>
      </w:pPr>
      <w:r>
        <w:rPr>
          <w:rtl/>
        </w:rPr>
        <w:t xml:space="preserve">מהו להבליעו בעצמות? </w:t>
      </w:r>
      <w:r>
        <w:rPr>
          <w:rStyle w:val="27"/>
          <w:rtl/>
        </w:rPr>
        <w:t>ר"ח</w:t>
      </w:r>
      <w:r w:rsidR="00CA5F12">
        <w:rPr>
          <w:rFonts w:hint="cs"/>
          <w:rtl/>
        </w:rPr>
        <w:t xml:space="preserve"> </w:t>
      </w:r>
      <w:r w:rsidR="00CA5F12">
        <w:rPr>
          <w:rStyle w:val="27"/>
          <w:rFonts w:hint="cs"/>
          <w:rtl/>
        </w:rPr>
        <w:t>ו</w:t>
      </w:r>
      <w:r>
        <w:rPr>
          <w:rStyle w:val="27"/>
          <w:rFonts w:hint="cs"/>
          <w:rtl/>
        </w:rPr>
        <w:t>ר"ש</w:t>
      </w:r>
      <w:r w:rsidR="00CA5F12">
        <w:rPr>
          <w:rFonts w:hint="cs"/>
          <w:rtl/>
        </w:rPr>
        <w:t xml:space="preserve"> </w:t>
      </w:r>
      <w:ins w:id="91877" w:author="קלוד - ניסוח" w:date="2026-10-13T16:46:40Z">
        <w:r>
          <w:rPr>
            <w:rFonts w:hint="cs"/>
            <w:rtl/>
          </w:rPr>
          <w:t xml:space="preserve">ברבי:</w:t>
        </w:r>
      </w:ins>
      <w:del w:id="91878" w:author="קלוד - ניסוח" w:date="2026-10-13T16:46:40Z">
        <w:r w:rsidR="00CA5F12">
          <w:rPr>
            <w:rFonts w:hint="cs"/>
            <w:rtl/>
          </w:rPr>
          <w:delText xml:space="preserve">ברבי </w:delText>
        </w:r>
      </w:del>
    </w:p>
    <w:p w14:paraId="0DBE4E91" w14:textId="3A2F8910" w:rsidR="00CA5F12" w:rsidRDefault="00F63065" w:rsidP="00CA5F12">
      <w:pPr>
        <w:rPr>
          <w:rtl/>
        </w:rPr>
      </w:pPr>
      <w:r>
        <w:rPr>
          <w:rtl/>
        </w:rPr>
        <w:t xml:space="preserve">חד </w:t>
      </w:r>
      <w:r>
        <w:rPr>
          <w:rtl/>
        </w:rPr>
        <w:t xml:space="preserve">אמר</w:t>
      </w:r>
      <w:r>
        <w:rPr>
          <w:rtl/>
        </w:rPr>
        <w:t xml:space="preserve">: </w:t>
      </w:r>
      <w:ins w:id="91893" w:author="קלוד - ניסוח" w:date="2026-10-13T16:46:40Z">
        <w:r>
          <w:rPr>
            <w:rtl/>
          </w:rPr>
          <w:t xml:space="preserve">מבליעו</w:t>
        </w:r>
      </w:ins>
      <w:del w:id="91894" w:author="קלוד - ניסוח" w:date="2026-10-13T16:46:40Z">
        <w:r>
          <w:rPr>
            <w:rtl/>
          </w:rPr>
          <w:delText xml:space="preserve">מבליעו,</w:delText>
        </w:r>
      </w:del>
      <w:r>
        <w:rPr>
          <w:rtl/>
        </w:rPr>
        <w:t xml:space="preserve"> </w:t>
      </w:r>
      <w:r>
        <w:rPr>
          <w:rStyle w:val="27"/>
          <w:rtl/>
          <w:rPrChange w:id="9229" w:author="עריכה מהאתר" w:date="2026-10-19T06:44:48Z">
            <w:rPr>
              <w:rStyle w:val="27"/>
              <w:rtl/>
            </w:rPr>
          </w:rPrChange>
        </w:rPr>
        <w:t xml:space="preserve">וחד </w:t>
      </w:r>
      <w:r>
        <w:rPr>
          <w:rStyle w:val="27"/>
          <w:rtl/>
          <w:rPrChange w:id="9230" w:author="עריכה מהאתר" w:date="2026-10-19T06:44:48Z">
            <w:rPr>
              <w:rStyle w:val="27"/>
              <w:rtl/>
            </w:rPr>
          </w:rPrChange>
        </w:rPr>
        <w:t xml:space="preserve">אמר</w:t>
      </w:r>
      <w:r>
        <w:rPr>
          <w:rStyle w:val="27"/>
          <w:rtl/>
          <w:rPrChange w:id="9231" w:author="עריכה מהאתר" w:date="2026-10-19T06:44:48Z">
            <w:rPr>
              <w:rStyle w:val="27"/>
              <w:rtl/>
            </w:rPr>
          </w:rPrChange>
        </w:rPr>
        <w:t xml:space="preserve">:</w:t>
      </w:r>
      <w:r>
        <w:rPr>
          <w:rtl/>
        </w:rPr>
        <w:t xml:space="preserve"> אין מבליעו, </w:t>
      </w:r>
      <w:r>
        <w:rPr>
          <w:rStyle w:val="27"/>
          <w:rtl/>
          <w:rPrChange w:id="9232" w:author="עריכה מהאתר" w:date="2026-10-19T06:44:48Z">
            <w:rPr>
              <w:rStyle w:val="27"/>
              <w:rtl/>
            </w:rPr>
          </w:rPrChange>
        </w:rPr>
        <w:t xml:space="preserve">ולא </w:t>
      </w:r>
      <w:ins w:id="91891" w:author="קלוד - ניסוח" w:date="2026-10-13T16:46:40Z">
        <w:r>
          <w:rPr>
            <w:rStyle w:val="27"/>
            <w:rtl/>
            <w:rPrChange w:id="9233" w:author="עריכה מהאתר" w:date="2026-10-19T06:44:48Z">
              <w:rPr>
                <w:rStyle w:val="27"/>
                <w:rtl/>
              </w:rPr>
            </w:rPrChange>
          </w:rPr>
          <w:t xml:space="preserve">חלקו:</w:t>
        </w:r>
      </w:ins>
      <w:del w:id="91892" w:author="קלוד - ניסוח" w:date="2026-10-13T16:46:40Z">
        <w:r>
          <w:rPr>
            <w:rtl/>
          </w:rPr>
          <w:delText xml:space="preserve">חלקו,</w:delText>
        </w:r>
      </w:del>
      <w:r>
        <w:rPr>
          <w:rtl/>
        </w:rPr>
        <w:t xml:space="preserve"> </w:t>
      </w:r>
      <w:ins w:id="91889" w:author="קלוד - ניסוח" w:date="2026-10-13T16:46:40Z">
        <w:r>
          <w:rPr>
            <w:rtl/>
          </w:rPr>
          <w:t xml:space="preserve">בדקה</w:t>
        </w:r>
      </w:ins>
      <w:del w:id="91890" w:author="קלוד - ניסוח" w:date="2026-10-13T16:46:40Z">
        <w:r>
          <w:rPr>
            <w:rtl/>
          </w:rPr>
          <w:delText xml:space="preserve">הא</w:delText>
        </w:r>
      </w:del>
      <w:r>
        <w:rPr>
          <w:rtl/>
        </w:rPr>
        <w:t xml:space="preserve"> </w:t>
      </w:r>
      <w:ins w:id="91887" w:author="קלוד - ניסוח" w:date="2026-10-13T16:46:40Z">
        <w:r>
          <w:rPr>
            <w:rStyle w:val="affffd"/>
            <w:rtl/>
          </w:rPr>
          <w:t xml:space="preserve">שאין</w:t>
        </w:r>
      </w:ins>
      <w:del w:id="91888" w:author="קלוד - ניסוח" w:date="2026-10-13T16:46:40Z">
        <w:r>
          <w:rPr>
            <w:rtl/>
          </w:rPr>
          <w:delText xml:space="preserve">-</w:delText>
        </w:r>
      </w:del>
      <w:r>
        <w:rPr>
          <w:rtl/>
        </w:rPr>
        <w:t xml:space="preserve"> </w:t>
      </w:r>
      <w:ins w:id="91885" w:author="קלוד - ניסוח" w:date="2026-10-13T16:46:40Z">
        <w:r>
          <w:rPr>
            <w:rStyle w:val="affffd"/>
            <w:rtl/>
          </w:rPr>
          <w:t xml:space="preserve">עצמותיה</w:t>
        </w:r>
      </w:ins>
      <w:del w:id="91886" w:author="קלוד - ניסוח" w:date="2026-10-13T16:46:40Z">
        <w:r>
          <w:rPr>
            <w:rtl/>
          </w:rPr>
          <w:delText xml:space="preserve">בדקה,</w:delText>
        </w:r>
      </w:del>
      <w:r>
        <w:rPr>
          <w:rtl/>
        </w:rPr>
        <w:t xml:space="preserve"> </w:t>
      </w:r>
      <w:ins w:id="91883" w:author="קלוד - ניסוח" w:date="2026-10-13T16:46:40Z">
        <w:r>
          <w:rPr>
            <w:rStyle w:val="affffd"/>
            <w:rtl/>
          </w:rPr>
          <w:t xml:space="preserve">נמכרות</w:t>
        </w:r>
      </w:ins>
      <w:del w:id="91884" w:author="קלוד - ניסוח" w:date="2026-10-13T16:46:40Z">
        <w:r>
          <w:rPr>
            <w:rtl/>
          </w:rPr>
          <w:delText xml:space="preserve">הא</w:delText>
        </w:r>
      </w:del>
      <w:r>
        <w:rPr>
          <w:rtl/>
        </w:rPr>
        <w:t xml:space="preserve"> </w:t>
      </w:r>
      <w:ins w:id="91881" w:author="קלוד - ניסוח" w:date="2026-10-13T16:46:40Z">
        <w:r>
          <w:rPr>
            <w:rtl/>
          </w:rPr>
          <w:t xml:space="preserve">אין</w:t>
        </w:r>
      </w:ins>
      <w:del w:id="91882" w:author="קלוד - ניסוח" w:date="2026-10-13T16:46:40Z">
        <w:r>
          <w:rPr>
            <w:rtl/>
          </w:rPr>
          <w:delText xml:space="preserve">-</w:delText>
        </w:r>
      </w:del>
      <w:r>
        <w:rPr>
          <w:rtl/>
        </w:rPr>
        <w:t xml:space="preserve"> </w:t>
      </w:r>
      <w:ins w:id="91879" w:author="קלוד - ניסוח" w:date="2026-10-13T16:46:40Z">
        <w:r>
          <w:rPr>
            <w:rtl/>
          </w:rPr>
          <w:t xml:space="preserve">מבליעו, ובגסה מבליעו.</w:t>
        </w:r>
      </w:ins>
      <w:del w:id="91880" w:author="קלוד - ניסוח" w:date="2026-10-13T16:46:40Z">
        <w:r>
          <w:rPr>
            <w:rtl/>
          </w:rPr>
          <w:delText xml:space="preserve">בגסה,</w:delText>
        </w:r>
      </w:del>
    </w:p>
    <w:p w14:paraId="58D8DA54" w14:textId="545F68E9" w:rsidR="006542AA" w:rsidRDefault="00000000">
      <w:pPr>
        <w:pStyle w:val="36"/>
        <w:framePr w:wrap="notBeside"/>
      </w:pPr>
      <w:r>
        <w:t>ואב"א:</w:t>
      </w:r>
    </w:p>
    <w:p w14:paraId="123CB790" w14:textId="5CE598D1" w:rsidR="00B874E6" w:rsidRDefault="00F63065" w:rsidP="00CA5F12">
      <w:pPr>
        <w:rPr>
          <w:rtl/>
        </w:rPr>
      </w:pPr>
      <w:ins w:id="91909" w:author="קלוד - ניסוח" w:date="2026-10-13T16:46:40Z">
        <w:r>
          <w:rPr>
            <w:rtl/>
          </w:rPr>
          <w:t xml:space="preserve">שניהם</w:t>
        </w:r>
      </w:ins>
      <w:del w:id="91910" w:author="קלוד - ניסוח" w:date="2026-10-13T16:46:40Z">
        <w:r>
          <w:rPr>
            <w:rtl/>
          </w:rPr>
          <w:delText xml:space="preserve">אידי ואידי</w:delText>
        </w:r>
      </w:del>
      <w:r>
        <w:rPr>
          <w:rtl/>
        </w:rPr>
        <w:t xml:space="preserve"> בגסה, ולא </w:t>
      </w:r>
      <w:ins w:id="91907" w:author="קלוד - ניסוח" w:date="2026-10-13T16:46:40Z">
        <w:r>
          <w:rPr>
            <w:rtl/>
          </w:rPr>
          <w:t xml:space="preserve">חלקו</w:t>
        </w:r>
      </w:ins>
      <w:del w:id="91908" w:author="קלוד - ניסוח" w:date="2026-10-13T16:46:40Z">
        <w:r>
          <w:rPr>
            <w:rtl/>
          </w:rPr>
          <w:delText xml:space="preserve">חלקו,</w:delText>
        </w:r>
      </w:del>
      <w:r>
        <w:rPr>
          <w:rtl/>
        </w:rPr>
        <w:t xml:space="preserve"> </w:t>
      </w:r>
      <w:ins w:id="91905" w:author="קלוד - ניסוח" w:date="2026-10-13T16:46:40Z">
        <w:r>
          <w:rPr>
            <w:rtl/>
          </w:rPr>
          <w:t xml:space="preserve">-</w:t>
        </w:r>
      </w:ins>
      <w:del w:id="91906" w:author="קלוד - ניסוח" w:date="2026-10-13T16:46:40Z">
        <w:r>
          <w:rPr>
            <w:rtl/>
          </w:rPr>
          <w:delText xml:space="preserve">מר</w:delText>
        </w:r>
      </w:del>
      <w:r>
        <w:rPr>
          <w:rtl/>
        </w:rPr>
        <w:t xml:space="preserve"> </w:t>
      </w:r>
      <w:ins w:id="91903" w:author="קלוד - ניסוח" w:date="2026-10-13T16:46:40Z">
        <w:r>
          <w:rPr>
            <w:rtl/>
          </w:rPr>
          <w:t xml:space="preserve">כל</w:t>
        </w:r>
      </w:ins>
      <w:del w:id="91904" w:author="קלוד - ניסוח" w:date="2026-10-13T16:46:40Z">
        <w:r>
          <w:rPr>
            <w:rtl/>
          </w:rPr>
          <w:delText xml:space="preserve">כי</w:delText>
        </w:r>
      </w:del>
      <w:r>
        <w:rPr>
          <w:rtl/>
        </w:rPr>
        <w:t xml:space="preserve"> </w:t>
      </w:r>
      <w:ins w:id="91901" w:author="קלוד - ניסוח" w:date="2026-10-13T16:46:40Z">
        <w:r>
          <w:rPr>
            <w:rtl/>
          </w:rPr>
          <w:t xml:space="preserve">אחד</w:t>
        </w:r>
      </w:ins>
      <w:del w:id="91902" w:author="קלוד - ניסוח" w:date="2026-10-13T16:46:40Z">
        <w:r>
          <w:rPr>
            <w:rtl/>
          </w:rPr>
          <w:delText xml:space="preserve">אתריה,</w:delText>
        </w:r>
      </w:del>
      <w:r>
        <w:rPr>
          <w:rtl/>
        </w:rPr>
        <w:t xml:space="preserve"> </w:t>
      </w:r>
      <w:ins w:id="91899" w:author="קלוד - ניסוח" w:date="2026-10-13T16:46:40Z">
        <w:r>
          <w:rPr>
            <w:rtl/>
          </w:rPr>
          <w:t xml:space="preserve">כמקומו</w:t>
        </w:r>
      </w:ins>
      <w:del w:id="91900" w:author="קלוד - ניסוח" w:date="2026-10-13T16:46:40Z">
        <w:r>
          <w:rPr>
            <w:rtl/>
          </w:rPr>
          <w:delText xml:space="preserve">ומר</w:delText>
        </w:r>
      </w:del>
      <w:r>
        <w:rPr>
          <w:rtl/>
        </w:rPr>
        <w:t xml:space="preserve"> </w:t>
      </w:r>
      <w:ins w:id="91897" w:author="קלוד - ניסוח" w:date="2026-10-13T16:46:40Z">
        <w:r>
          <w:rPr>
            <w:rStyle w:val="affffd"/>
            <w:rtl/>
          </w:rPr>
          <w:t xml:space="preserve">אם</w:t>
        </w:r>
      </w:ins>
      <w:del w:id="91898" w:author="קלוד - ניסוח" w:date="2026-10-13T16:46:40Z">
        <w:r>
          <w:rPr>
            <w:rtl/>
          </w:rPr>
          <w:delText xml:space="preserve">כי</w:delText>
        </w:r>
      </w:del>
      <w:r>
        <w:rPr>
          <w:rtl/>
        </w:rPr>
        <w:t xml:space="preserve"> </w:t>
      </w:r>
      <w:ins w:id="91895" w:author="קלוד - ניסוח" w:date="2026-10-13T16:46:40Z">
        <w:r>
          <w:rPr>
            <w:rStyle w:val="affffd"/>
            <w:rtl/>
          </w:rPr>
          <w:t xml:space="preserve">מוכרים עצמות</w:t>
        </w:r>
        <w:r>
          <w:rPr>
            <w:rtl/>
          </w:rPr>
          <w:t xml:space="preserve">.</w:t>
        </w:r>
      </w:ins>
      <w:del w:id="91896" w:author="קלוד - ניסוח" w:date="2026-10-13T16:46:40Z">
        <w:r>
          <w:rPr>
            <w:rtl/>
          </w:rPr>
          <w:delText xml:space="preserve">אתריה</w:delText>
        </w:r>
        <w:r w:rsidR="0057284B">
          <w:rPr>
            <w:rtl/>
          </w:rPr>
          <w:delText xml:space="preserve">.</w:delText>
        </w:r>
      </w:del>
    </w:p>
    <w:p>
      <w:pPr>
        <w:pStyle w:val="affff7"/>
        <w:rPr>
          <w:ins w:id="93171" w:author="קלוד - ניסוח" w:date="2026-10-13T16:46:40Z"/>
        </w:rPr>
      </w:pPr>
      <w:ins w:id="93172" w:author="קלוד - ניסוח" w:date="2026-10-13T16:46:40Z">
        <w:r>
          <w:rPr>
            <w:color w:val="7B3F00"/>
          </w:rPr>
          <w:t xml:space="preserve">מקור איסור המכירה במעשר בהמה</w:t>
        </w:r>
      </w:ins>
    </w:p>
    <w:p w14:paraId="3C094462" w14:textId="77777777" w:rsidR="006542AA" w:rsidRDefault="00000000">
      <w:pPr>
        <w:pStyle w:val="36"/>
        <w:framePr w:wrap="notBeside"/>
      </w:pPr>
      <w:r w:rsidRPr="00DD7B7D">
        <w:t>גופא</w:t>
      </w:r>
      <w:r>
        <w:t>:</w:t>
      </w:r>
    </w:p>
    <w:p w14:paraId="4A9128C3" w14:textId="6F246AF5" w:rsidR="00B874E6" w:rsidRDefault="00F63065" w:rsidP="00F63065">
      <w:pPr>
        <w:pStyle w:val="afffff1"/>
        <w:rPr>
          <w:rtl/>
        </w:rPr>
        <w:pPrChange w:id="90097" w:author="קלוד - סמנטי" w:date="2026-10-13T16:46:38Z">
          <w:pPr/>
        </w:pPrChange>
      </w:pPr>
      <w:r w:rsidRPr="0023796A">
        <w:rPr>
          <w:b/>
          <w:bCs/>
          <w:rtl/>
        </w:rPr>
        <w:lastRenderedPageBreak/>
        <w:t>בבכור</w:t>
      </w:r>
      <w:r>
        <w:rPr>
          <w:rtl/>
        </w:rPr>
        <w:t xml:space="preserve"> </w:t>
      </w:r>
      <w:ins w:id="91919" w:author="קלוד - ניסוח" w:date="2026-10-13T16:46:40Z">
        <w:r>
          <w:rPr>
            <w:rtl/>
          </w:rPr>
          <w:t xml:space="preserve">נאמר</w:t>
        </w:r>
      </w:ins>
      <w:del w:id="91920" w:author="קלוד - ניסוח" w:date="2026-10-13T16:46:40Z">
        <w:r>
          <w:rPr>
            <w:rtl/>
          </w:rPr>
          <w:delText xml:space="preserve">הוא </w:delText>
        </w:r>
        <w:r w:rsidR="00DD7B7D">
          <w:rPr>
            <w:rtl/>
          </w:rPr>
          <w:delText xml:space="preserve">אומר</w:delText>
        </w:r>
      </w:del>
      <w:r w:rsidR="00DD7B7D">
        <w:rPr>
          <w:rtl/>
        </w:rPr>
        <w:t xml:space="preserve"> </w:t>
      </w:r>
      <w:r w:rsidR="00DD7B7D">
        <w:rPr>
          <w:rtl/>
        </w:rPr>
        <w:t xml:space="preserve">לא</w:t>
      </w:r>
      <w:r w:rsidR="00DD7B7D">
        <w:rPr>
          <w:rtl/>
        </w:rPr>
        <w:t xml:space="preserve"> </w:t>
      </w:r>
      <w:ins w:id="91917" w:author="קלוד - ניסוח" w:date="2026-10-13T16:46:40Z">
        <w:r>
          <w:rPr>
            <w:rtl/>
          </w:rPr>
          <w:t xml:space="preserve">יפדה -</w:t>
        </w:r>
      </w:ins>
      <w:del w:id="91918" w:author="קלוד - ניסוח" w:date="2026-10-13T16:46:40Z">
        <w:r w:rsidR="00DD7B7D">
          <w:rPr>
            <w:rtl/>
          </w:rPr>
          <w:delText xml:space="preserve">יפדה</w:delText>
        </w:r>
      </w:del>
      <w:r w:rsidR="00DD7B7D">
        <w:rPr>
          <w:rtl/>
        </w:rPr>
        <w:t xml:space="preserve"> ונמכר, </w:t>
      </w:r>
      <w:r w:rsidR="00DD7B7D" w:rsidRPr="0023796A">
        <w:rPr>
          <w:b/>
          <w:bCs/>
          <w:rtl/>
        </w:rPr>
        <w:t>במעשר</w:t>
      </w:r>
      <w:r w:rsidR="00DD7B7D">
        <w:rPr>
          <w:rtl/>
        </w:rPr>
        <w:t xml:space="preserve"> נאמר </w:t>
      </w:r>
      <w:r w:rsidR="00DD7B7D">
        <w:rPr>
          <w:rtl/>
        </w:rPr>
        <w:t xml:space="preserve">לא</w:t>
      </w:r>
      <w:r w:rsidR="00DD7B7D">
        <w:rPr>
          <w:rtl/>
        </w:rPr>
        <w:t xml:space="preserve"> יגאל</w:t>
      </w:r>
      <w:ins w:id="91915" w:author="קלוד - ניסוח" w:date="2026-10-13T16:46:40Z">
        <w:r>
          <w:rPr>
            <w:rtl/>
          </w:rPr>
          <w:t xml:space="preserve"> - </w:t>
        </w:r>
      </w:ins>
      <w:del w:id="91916" w:author="קלוד - ניסוח" w:date="2026-10-13T16:46:40Z">
        <w:r w:rsidR="00DD7B7D">
          <w:rPr>
            <w:rtl/>
          </w:rPr>
          <w:delText xml:space="preserve"> </w:delText>
        </w:r>
      </w:del>
      <w:r>
        <w:rPr>
          <w:rtl/>
        </w:rPr>
        <w:t>ואינו נמכר</w:t>
      </w:r>
      <w:r w:rsidR="0023796A">
        <w:rPr>
          <w:rFonts w:hint="cs"/>
          <w:rtl/>
        </w:rPr>
        <w:t>,</w:t>
      </w:r>
      <w:r>
        <w:rPr>
          <w:rtl/>
        </w:rPr>
        <w:t xml:space="preserve"> </w:t>
      </w:r>
      <w:r>
        <w:rPr>
          <w:rtl/>
        </w:rPr>
        <w:t xml:space="preserve">לא</w:t>
      </w:r>
      <w:r>
        <w:rPr>
          <w:rtl/>
        </w:rPr>
        <w:t xml:space="preserve"> חי ולא </w:t>
      </w:r>
      <w:ins w:id="91913" w:author="קלוד - ניסוח" w:date="2026-10-13T16:46:40Z">
        <w:r>
          <w:rPr>
            <w:rtl/>
          </w:rPr>
          <w:t xml:space="preserve">שחוט,</w:t>
        </w:r>
      </w:ins>
      <w:del w:id="91914" w:author="קלוד - ניסוח" w:date="2026-10-13T16:46:40Z">
        <w:r>
          <w:rPr>
            <w:rtl/>
          </w:rPr>
          <w:delText xml:space="preserve">שחוט</w:delText>
        </w:r>
      </w:del>
      <w:r>
        <w:rPr>
          <w:rtl/>
        </w:rPr>
        <w:t xml:space="preserve"> </w:t>
      </w:r>
      <w:ins w:id="91911" w:author="קלוד - ניסוח" w:date="2026-10-13T16:46:40Z">
        <w:r>
          <w:rPr>
            <w:rtl/>
          </w:rPr>
          <w:t xml:space="preserve">לא</w:t>
        </w:r>
      </w:ins>
      <w:del w:id="91912" w:author="קלוד - ניסוח" w:date="2026-10-13T16:46:40Z">
        <w:r>
          <w:rPr>
            <w:rtl/>
          </w:rPr>
          <w:delText xml:space="preserve">ולא</w:delText>
        </w:r>
      </w:del>
      <w:r>
        <w:rPr>
          <w:rtl/>
        </w:rPr>
        <w:t xml:space="preserve"> תם ולא בעל מום</w:t>
      </w:r>
      <w:r w:rsidR="0057284B">
        <w:rPr>
          <w:rtl/>
        </w:rPr>
        <w:t>.</w:t>
      </w:r>
    </w:p>
    <w:p>
      <w:pPr>
        <w:pStyle w:val="36"/>
        <w:rPr>
          <w:ins w:id="90098" w:author="קלוד - סמנטי" w:date="2026-10-13T16:46:38Z"/>
        </w:rPr>
      </w:pPr>
      <w:r>
        <w:t xml:space="preserve">מה"מ</w:t>
      </w:r>
    </w:p>
    <w:p w14:paraId="3DD58D6B" w14:textId="514DC3F4" w:rsidR="00B874E6" w:rsidRDefault="00DD7B7D" w:rsidP="00DD7B7D">
      <w:pPr>
        <w:rPr>
          <w:rtl/>
        </w:rPr>
      </w:pPr>
      <w:del w:id="90099" w:author="קלוד - סמנטי" w:date="2026-10-13T16:46:38Z">
        <w:r>
          <w:rPr>
            <w:rFonts w:hint="cs"/>
            <w:rtl/>
          </w:rPr>
          <w:delText xml:space="preserve"> </w:delText>
        </w:r>
      </w:del>
      <w:ins w:id="91931" w:author="קלוד - ניסוח" w:date="2026-10-13T16:46:40Z">
        <w:r>
          <w:rPr>
            <w:rStyle w:val="27"/>
            <w:rFonts w:hint="cs"/>
            <w:rtl/>
          </w:rPr>
          <w:t xml:space="preserve">רב</w:t>
        </w:r>
      </w:ins>
      <w:del w:id="91932" w:author="קלוד - ניסוח" w:date="2026-10-13T16:46:40Z">
        <w:r>
          <w:rPr>
            <w:rStyle w:val="27"/>
            <w:rFonts w:hint="cs"/>
            <w:rtl/>
          </w:rPr>
          <w:delText xml:space="preserve">אר"ח</w:delText>
        </w:r>
      </w:del>
      <w:r>
        <w:rPr>
          <w:rFonts w:hint="cs"/>
          <w:rtl/>
        </w:rPr>
        <w:t xml:space="preserve"> </w:t>
      </w:r>
      <w:ins w:id="91929" w:author="קלוד - ניסוח" w:date="2026-10-13T16:46:40Z">
        <w:r>
          <w:rPr>
            <w:rStyle w:val="27"/>
            <w:rFonts w:hint="cs"/>
            <w:rtl/>
          </w:rPr>
          <w:t xml:space="preserve">ורי"ו:</w:t>
        </w:r>
      </w:ins>
      <w:del w:id="91930" w:author="קלוד - ניסוח" w:date="2026-10-13T16:46:40Z">
        <w:r>
          <w:rPr>
            <w:rStyle w:val="27"/>
            <w:rFonts w:hint="cs"/>
            <w:rtl/>
          </w:rPr>
          <w:delText xml:space="preserve">מרב</w:delText>
        </w:r>
        <w:r>
          <w:rPr>
            <w:rFonts w:hint="cs"/>
            <w:rtl/>
          </w:rPr>
          <w:delText xml:space="preserve"> וכן </w:delText>
        </w:r>
        <w:r>
          <w:rPr>
            <w:rStyle w:val="27"/>
            <w:rFonts w:hint="cs"/>
            <w:rtl/>
          </w:rPr>
          <w:delText xml:space="preserve">אר"ד</w:delText>
        </w:r>
        <w:r>
          <w:rPr>
            <w:rFonts w:hint="cs"/>
            <w:rtl/>
          </w:rPr>
          <w:delText xml:space="preserve"> </w:delText>
        </w:r>
        <w:r>
          <w:rPr>
            <w:rStyle w:val="27"/>
            <w:rFonts w:hint="cs"/>
            <w:rtl/>
          </w:rPr>
          <w:delText xml:space="preserve">מרי"ו</w:delText>
        </w:r>
        <w:r w:rsidR="00F63065">
          <w:rPr>
            <w:rtl/>
          </w:rPr>
          <w:delText xml:space="preserve">:</w:delText>
        </w:r>
      </w:del>
      <w:r w:rsidR="00F63065">
        <w:rPr>
          <w:rtl/>
        </w:rPr>
        <w:t xml:space="preserve"> נאמר </w:t>
      </w:r>
      <w:r>
        <w:rPr>
          <w:rFonts w:hint="cs"/>
          <w:rtl/>
        </w:rPr>
        <w:t>'</w:t>
      </w:r>
      <w:r>
        <w:rPr>
          <w:rStyle w:val="affffe"/>
          <w:rtl/>
        </w:rPr>
        <w:t>לֹא יִגָּאֵל</w:t>
      </w:r>
      <w:r>
        <w:rPr>
          <w:rFonts w:hint="cs"/>
          <w:rtl/>
        </w:rPr>
        <w:t>'</w:t>
      </w:r>
      <w:r w:rsidR="00F63065">
        <w:rPr>
          <w:rtl/>
        </w:rPr>
        <w:t xml:space="preserve"> </w:t>
      </w:r>
      <w:ins w:id="91927" w:author="קלוד - ניסוח" w:date="2026-10-13T16:46:40Z">
        <w:r>
          <w:rPr>
            <w:rtl/>
          </w:rPr>
          <w:t xml:space="preserve">במעשר</w:t>
        </w:r>
      </w:ins>
      <w:del w:id="91928" w:author="קלוד - ניסוח" w:date="2026-10-13T16:46:40Z">
        <w:r w:rsidR="00F63065">
          <w:rPr>
            <w:rtl/>
          </w:rPr>
          <w:delText xml:space="preserve">במעשר,</w:delText>
        </w:r>
      </w:del>
      <w:r w:rsidR="00F63065">
        <w:rPr>
          <w:rtl/>
        </w:rPr>
        <w:t xml:space="preserve"> </w:t>
      </w:r>
      <w:ins w:id="91925" w:author="קלוד - ניסוח" w:date="2026-10-13T16:46:40Z">
        <w:r>
          <w:rPr>
            <w:rtl/>
          </w:rPr>
          <w:t xml:space="preserve">ו'וְלֹא</w:t>
        </w:r>
      </w:ins>
      <w:del w:id="91926" w:author="קלוד - ניסוח" w:date="2026-10-13T16:46:40Z">
        <w:r w:rsidR="00F63065">
          <w:rPr>
            <w:rtl/>
          </w:rPr>
          <w:delText xml:space="preserve">ונאמר </w:delText>
        </w:r>
        <w:r>
          <w:rPr>
            <w:rFonts w:hint="cs"/>
            <w:rtl/>
          </w:rPr>
          <w:delText xml:space="preserve">'</w:delText>
        </w:r>
        <w:r>
          <w:rPr>
            <w:rStyle w:val="affffe"/>
            <w:rtl/>
          </w:rPr>
          <w:delText xml:space="preserve">וְלֹא</w:delText>
        </w:r>
      </w:del>
      <w:r>
        <w:rPr>
          <w:rStyle w:val="affffe"/>
          <w:rtl/>
        </w:rPr>
        <w:t xml:space="preserve"> יִגָּאֵל</w:t>
      </w:r>
      <w:r>
        <w:rPr>
          <w:rFonts w:hint="cs"/>
          <w:rtl/>
        </w:rPr>
        <w:t>'</w:t>
      </w:r>
      <w:r w:rsidR="0023796A">
        <w:rPr>
          <w:rtl/>
        </w:rPr>
        <w:t xml:space="preserve"> בחרמים, מה להלן</w:t>
      </w:r>
      <w:r w:rsidR="00F63065">
        <w:rPr>
          <w:rtl/>
        </w:rPr>
        <w:t xml:space="preserve"> מכירה </w:t>
      </w:r>
      <w:ins w:id="91923" w:author="קלוד - ניסוח" w:date="2026-10-13T16:46:40Z">
        <w:r>
          <w:rPr>
            <w:rtl/>
          </w:rPr>
          <w:t xml:space="preserve">עמו </w:t>
        </w:r>
        <w:r>
          <w:rPr>
            <w:rStyle w:val="affffd"/>
            <w:rtl/>
          </w:rPr>
          <w:t xml:space="preserve">דכתיב לא ימכר</w:t>
        </w:r>
      </w:ins>
      <w:del w:id="91924" w:author="קלוד - ניסוח" w:date="2026-10-13T16:46:40Z">
        <w:r w:rsidR="00F63065">
          <w:rPr>
            <w:rtl/>
          </w:rPr>
          <w:delText xml:space="preserve">עמו,</w:delText>
        </w:r>
      </w:del>
      <w:r w:rsidR="00F63065">
        <w:rPr>
          <w:rtl/>
        </w:rPr>
        <w:t xml:space="preserve"> אף </w:t>
      </w:r>
      <w:ins w:id="91921" w:author="קלוד - ניסוח" w:date="2026-10-13T16:46:40Z">
        <w:r>
          <w:rPr>
            <w:rtl/>
          </w:rPr>
          <w:t xml:space="preserve">כאן.</w:t>
        </w:r>
      </w:ins>
      <w:del w:id="91922" w:author="קלוד - ניסוח" w:date="2026-10-13T16:46:40Z">
        <w:r w:rsidR="00F63065">
          <w:rPr>
            <w:rtl/>
          </w:rPr>
          <w:delText xml:space="preserve">כאן - מכירה עמו</w:delText>
        </w:r>
        <w:r w:rsidR="0057284B">
          <w:rPr>
            <w:rtl/>
          </w:rPr>
          <w:delText xml:space="preserve">.</w:delText>
        </w:r>
      </w:del>
    </w:p>
    <w:p w14:paraId="449F0DC6" w14:textId="497EDCAC" w:rsidR="006542AA" w:rsidRDefault="00000000">
      <w:pPr>
        <w:pStyle w:val="36"/>
        <w:framePr w:wrap="notBeside"/>
      </w:pPr>
      <w:r>
        <w:t>רנב"י לרהבדר"י</w:t>
      </w:r>
      <w:r w:rsidR="00F63065">
        <w:t>:</w:t>
      </w:r>
    </w:p>
    <w:p w14:paraId="24E03ED8" w14:textId="379CF7AD" w:rsidR="00B874E6" w:rsidRDefault="00F63065" w:rsidP="00DD7B7D">
      <w:pPr>
        <w:rPr>
          <w:rtl/>
        </w:rPr>
      </w:pPr>
      <w:ins w:id="91943" w:author="קלוד - ניסוח" w:date="2026-10-13T16:46:40Z">
        <w:r>
          <w:rPr>
            <w:rtl/>
          </w:rPr>
          <w:t xml:space="preserve">ג"ש זו צריכה להיות מופנה,</w:t>
        </w:r>
      </w:ins>
      <w:del w:id="91944" w:author="קלוד - ניסוח" w:date="2026-10-13T16:46:40Z">
        <w:r>
          <w:rPr>
            <w:rtl/>
          </w:rPr>
          <w:delText xml:space="preserve">מפני,</w:delText>
        </w:r>
      </w:del>
      <w:r>
        <w:rPr>
          <w:rtl/>
        </w:rPr>
        <w:t xml:space="preserve"> </w:t>
      </w:r>
      <w:r w:rsidR="00DD7B7D">
        <w:rPr>
          <w:rtl/>
        </w:rPr>
        <w:t xml:space="preserve">דאם </w:t>
      </w:r>
      <w:ins w:id="91941" w:author="קלוד - ניסוח" w:date="2026-10-13T16:46:40Z">
        <w:r>
          <w:rPr>
            <w:rtl/>
          </w:rPr>
          <w:t xml:space="preserve">אינה</w:t>
        </w:r>
      </w:ins>
      <w:del w:id="91942" w:author="קלוד - ניסוח" w:date="2026-10-13T16:46:40Z">
        <w:r>
          <w:rPr>
            <w:rtl/>
          </w:rPr>
          <w:delText xml:space="preserve">לא</w:delText>
        </w:r>
      </w:del>
      <w:r>
        <w:rPr>
          <w:rtl/>
        </w:rPr>
        <w:t xml:space="preserve"> </w:t>
      </w:r>
      <w:ins w:id="91939" w:author="קלוד - ניסוח" w:date="2026-10-13T16:46:40Z">
        <w:r>
          <w:rPr>
            <w:rtl/>
          </w:rPr>
          <w:t xml:space="preserve">מופנה</w:t>
        </w:r>
      </w:ins>
      <w:del w:id="91940" w:author="קלוד - ניסוח" w:date="2026-10-13T16:46:40Z">
        <w:r>
          <w:rPr>
            <w:rtl/>
          </w:rPr>
          <w:delText xml:space="preserve">מפני,</w:delText>
        </w:r>
      </w:del>
      <w:r>
        <w:rPr>
          <w:rtl/>
        </w:rPr>
        <w:t xml:space="preserve"> </w:t>
      </w:r>
      <w:r w:rsidR="00DD7B7D">
        <w:rPr>
          <w:rtl/>
        </w:rPr>
        <w:t>יש</w:t>
      </w:r>
      <w:r>
        <w:rPr>
          <w:rtl/>
        </w:rPr>
        <w:t xml:space="preserve"> </w:t>
      </w:r>
      <w:ins w:id="91937" w:author="קלוד - ניסוח" w:date="2026-10-13T16:46:40Z">
        <w:r>
          <w:rPr>
            <w:rtl/>
          </w:rPr>
          <w:t xml:space="preserve">לפרוך:</w:t>
        </w:r>
      </w:ins>
      <w:del w:id="91938" w:author="קלוד - ניסוח" w:date="2026-10-13T16:46:40Z">
        <w:r>
          <w:rPr>
            <w:rtl/>
          </w:rPr>
          <w:delText xml:space="preserve">למפרך</w:delText>
        </w:r>
      </w:del>
      <w:r>
        <w:rPr>
          <w:rtl/>
        </w:rPr>
        <w:t xml:space="preserve"> מה </w:t>
      </w:r>
      <w:ins w:id="91935" w:author="קלוד - ניסוח" w:date="2026-10-13T16:46:40Z">
        <w:r>
          <w:rPr>
            <w:rtl/>
          </w:rPr>
          <w:t xml:space="preserve">לחרמים</w:t>
        </w:r>
      </w:ins>
      <w:del w:id="91936" w:author="קלוד - ניסוח" w:date="2026-10-13T16:46:40Z">
        <w:r>
          <w:rPr>
            <w:rtl/>
          </w:rPr>
          <w:delText xml:space="preserve">לחרמים -</w:delText>
        </w:r>
      </w:del>
      <w:r>
        <w:rPr>
          <w:rtl/>
        </w:rPr>
        <w:t xml:space="preserve"> שכן חלים על </w:t>
      </w:r>
      <w:ins w:id="91933" w:author="קלוד - ניסוח" w:date="2026-10-13T16:46:40Z">
        <w:r>
          <w:rPr>
            <w:rtl/>
          </w:rPr>
          <w:t xml:space="preserve">הכל!</w:t>
        </w:r>
      </w:ins>
      <w:del w:id="91934" w:author="קלוד - ניסוח" w:date="2026-10-13T16:46:40Z">
        <w:r>
          <w:rPr>
            <w:rtl/>
          </w:rPr>
          <w:delText xml:space="preserve">הכל</w:delText>
        </w:r>
        <w:r w:rsidR="0057284B">
          <w:rPr>
            <w:rtl/>
          </w:rPr>
          <w:delText xml:space="preserve">.</w:delText>
        </w:r>
      </w:del>
    </w:p>
    <w:p w14:paraId="49D7BD1C" w14:textId="77777777" w:rsidR="0023796A" w:rsidRDefault="0023796A" w:rsidP="0023796A">
      <w:pPr>
        <w:rPr>
          <w:rtl/>
        </w:rPr>
      </w:pPr>
      <w:ins w:id="91953" w:author="קלוד - ניסוח" w:date="2026-10-13T16:46:40Z">
        <w:r>
          <w:rPr>
            <w:rFonts w:hint="cs"/>
            <w:rtl/>
          </w:rPr>
          <w:t xml:space="preserve">ומופנה היא,</w:t>
        </w:r>
      </w:ins>
      <w:del w:id="91954" w:author="קלוד - ניסוח" w:date="2026-10-13T16:46:40Z">
        <w:r>
          <w:rPr>
            <w:rFonts w:hint="cs"/>
            <w:rtl/>
          </w:rPr>
          <w:delText xml:space="preserve">אפנויי</w:delText>
        </w:r>
      </w:del>
      <w:r>
        <w:rPr>
          <w:rFonts w:hint="cs"/>
          <w:rtl/>
        </w:rPr>
        <w:t xml:space="preserve"> דלא </w:t>
      </w:r>
      <w:r w:rsidR="00F63065">
        <w:rPr>
          <w:rtl/>
        </w:rPr>
        <w:t xml:space="preserve">יאמר </w:t>
      </w:r>
      <w:ins w:id="91951" w:author="קלוד - ניסוח" w:date="2026-10-13T16:46:40Z">
        <w:r>
          <w:rPr>
            <w:rtl/>
          </w:rPr>
          <w:t xml:space="preserve">לא</w:t>
        </w:r>
      </w:ins>
      <w:del w:id="91952" w:author="קלוד - ניסוח" w:date="2026-10-13T16:46:40Z">
        <w:r w:rsidR="00F63065">
          <w:rPr>
            <w:rtl/>
          </w:rPr>
          <w:delText xml:space="preserve">ולא</w:delText>
        </w:r>
      </w:del>
      <w:r w:rsidR="00F63065">
        <w:rPr>
          <w:rtl/>
        </w:rPr>
        <w:t xml:space="preserve"> יגאל בחרמים </w:t>
      </w:r>
      <w:ins w:id="91949" w:author="קלוד - ניסוח" w:date="2026-10-13T16:46:40Z">
        <w:r>
          <w:rPr>
            <w:rtl/>
          </w:rPr>
          <w:t xml:space="preserve">וילמד</w:t>
        </w:r>
      </w:ins>
      <w:del w:id="91950" w:author="קלוד - ניסוח" w:date="2026-10-13T16:46:40Z">
        <w:r w:rsidR="00F63065">
          <w:rPr>
            <w:rtl/>
          </w:rPr>
          <w:delText xml:space="preserve">ויגמר</w:delText>
        </w:r>
      </w:del>
      <w:r w:rsidR="00F63065">
        <w:rPr>
          <w:rtl/>
        </w:rPr>
        <w:t xml:space="preserve"> ממעשר</w:t>
      </w:r>
      <w:r>
        <w:rPr>
          <w:rFonts w:hint="cs"/>
          <w:rtl/>
        </w:rPr>
        <w:t xml:space="preserve"> </w:t>
      </w:r>
      <w:ins w:id="91947" w:author="קלוד - ניסוח" w:date="2026-10-13T16:46:40Z">
        <w:r>
          <w:rPr>
            <w:rFonts w:hint="cs"/>
            <w:rtl/>
          </w:rPr>
          <w:t xml:space="preserve">שקדוש</w:t>
        </w:r>
      </w:ins>
      <w:del w:id="91948" w:author="קלוד - ניסוח" w:date="2026-10-13T16:46:40Z">
        <w:r>
          <w:rPr>
            <w:rFonts w:hint="cs"/>
            <w:rtl/>
          </w:rPr>
          <w:delText xml:space="preserve">דקדוש</w:delText>
        </w:r>
      </w:del>
      <w:r>
        <w:rPr>
          <w:rFonts w:hint="cs"/>
          <w:rtl/>
        </w:rPr>
        <w:t xml:space="preserve"> ואינו </w:t>
      </w:r>
      <w:ins w:id="91945" w:author="קלוד - ניסוח" w:date="2026-10-13T16:46:40Z">
        <w:r>
          <w:rPr>
            <w:rFonts w:hint="cs"/>
            <w:rtl/>
          </w:rPr>
          <w:t xml:space="preserve">נגאל, ולא יגאל דכתב התורה ל"ל - לאפנויי.</w:t>
        </w:r>
      </w:ins>
      <w:del w:id="91946" w:author="קלוד - ניסוח" w:date="2026-10-13T16:46:40Z">
        <w:r>
          <w:rPr>
            <w:rFonts w:hint="cs"/>
            <w:rtl/>
          </w:rPr>
          <w:delText xml:space="preserve">נגאל</w:delText>
        </w:r>
      </w:del>
    </w:p>
    <w:p>
      <w:pPr>
        <w:pStyle w:val="36"/>
        <w:rPr>
          <w:ins w:id="90100" w:author="קלוד - סמנטי" w:date="2026-10-13T16:46:38Z"/>
        </w:rPr>
      </w:pPr>
      <w:r>
        <w:t xml:space="preserve">יש להקשות:</w:t>
      </w:r>
    </w:p>
    <w:p w14:paraId="747EB070" w14:textId="0F037112" w:rsidR="0023796A" w:rsidRDefault="00F63065" w:rsidP="0023796A">
      <w:pPr>
        <w:rPr>
          <w:rtl/>
        </w:rPr>
      </w:pPr>
      <w:del w:id="90101" w:author="קלוד - סמנטי" w:date="2026-10-13T16:46:38Z">
        <w:r>
          <w:rPr>
            <w:rtl/>
          </w:rPr>
          <w:delText xml:space="preserve"> </w:delText>
        </w:r>
      </w:del>
      <w:r>
        <w:rPr>
          <w:rtl/>
        </w:rPr>
        <w:t xml:space="preserve">מה למעשר - שכן קדוש לפניו </w:t>
      </w:r>
      <w:ins w:id="91955" w:author="קלוד - ניסוח" w:date="2026-10-13T16:46:40Z">
        <w:r>
          <w:rPr>
            <w:rtl/>
          </w:rPr>
          <w:t xml:space="preserve">ולאחריו אם טעה במנין!</w:t>
        </w:r>
      </w:ins>
      <w:del w:id="91956" w:author="קלוד - ניסוח" w:date="2026-10-13T16:46:40Z">
        <w:r>
          <w:rPr>
            <w:rtl/>
          </w:rPr>
          <w:delText xml:space="preserve">ולאחריו! </w:delText>
        </w:r>
      </w:del>
    </w:p>
    <w:p w14:paraId="3B43ADA7" w14:textId="77777777" w:rsidR="006542AA" w:rsidRDefault="00000000">
      <w:pPr>
        <w:pStyle w:val="36"/>
        <w:framePr w:wrap="notBeside"/>
      </w:pPr>
      <w:r>
        <w:t>אלא,</w:t>
      </w:r>
    </w:p>
    <w:p w14:paraId="2E69A7FA" w14:textId="12157424" w:rsidR="0023796A" w:rsidRDefault="00F63065" w:rsidP="0023796A">
      <w:pPr>
        <w:rPr>
          <w:rtl/>
        </w:rPr>
      </w:pPr>
      <w:r>
        <w:rPr>
          <w:rtl/>
        </w:rPr>
        <w:t xml:space="preserve">לא</w:t>
      </w:r>
      <w:r>
        <w:rPr>
          <w:rtl/>
        </w:rPr>
        <w:t xml:space="preserve"> יאמר </w:t>
      </w:r>
      <w:r>
        <w:rPr>
          <w:rtl/>
        </w:rPr>
        <w:t xml:space="preserve">לא</w:t>
      </w:r>
      <w:r>
        <w:rPr>
          <w:rtl/>
        </w:rPr>
        <w:t xml:space="preserve"> יגאל </w:t>
      </w:r>
      <w:ins w:id="91963" w:author="קלוד - ניסוח" w:date="2026-10-13T16:46:40Z">
        <w:r>
          <w:rPr>
            <w:rtl/>
          </w:rPr>
          <w:t xml:space="preserve">בחרמים</w:t>
        </w:r>
      </w:ins>
      <w:del w:id="91964" w:author="קלוד - ניסוח" w:date="2026-10-13T16:46:40Z">
        <w:r>
          <w:rPr>
            <w:rtl/>
          </w:rPr>
          <w:delText xml:space="preserve">בחרמים,</w:delText>
        </w:r>
      </w:del>
      <w:r>
        <w:rPr>
          <w:rtl/>
        </w:rPr>
        <w:t xml:space="preserve"> </w:t>
      </w:r>
      <w:ins w:id="91961" w:author="קלוד - ניסוח" w:date="2026-10-13T16:46:40Z">
        <w:r>
          <w:rPr>
            <w:rtl/>
          </w:rPr>
          <w:t xml:space="preserve">וילמד</w:t>
        </w:r>
      </w:ins>
      <w:del w:id="91962" w:author="קלוד - ניסוח" w:date="2026-10-13T16:46:40Z">
        <w:r>
          <w:rPr>
            <w:rtl/>
          </w:rPr>
          <w:delText xml:space="preserve">ויגמר</w:delText>
        </w:r>
      </w:del>
      <w:r>
        <w:rPr>
          <w:rtl/>
        </w:rPr>
        <w:t xml:space="preserve"> מבכור,</w:t>
      </w:r>
      <w:r w:rsidR="0023796A">
        <w:rPr>
          <w:rFonts w:hint="cs"/>
          <w:rtl/>
        </w:rPr>
        <w:t xml:space="preserve"> </w:t>
      </w:r>
      <w:ins w:id="91959" w:author="קלוד - ניסוח" w:date="2026-10-13T16:46:40Z">
        <w:r>
          <w:rPr>
            <w:rFonts w:hint="cs"/>
            <w:rtl/>
          </w:rPr>
          <w:t xml:space="preserve">שקדוש</w:t>
        </w:r>
      </w:ins>
      <w:del w:id="91960" w:author="קלוד - ניסוח" w:date="2026-10-13T16:46:40Z">
        <w:r w:rsidR="0023796A">
          <w:rPr>
            <w:rFonts w:hint="cs"/>
            <w:rtl/>
          </w:rPr>
          <w:delText xml:space="preserve">דקדוש</w:delText>
        </w:r>
        <w:r>
          <w:rPr>
            <w:rtl/>
          </w:rPr>
          <w:delText xml:space="preserve">-</w:delText>
        </w:r>
      </w:del>
      <w:r>
        <w:rPr>
          <w:rtl/>
        </w:rPr>
        <w:t xml:space="preserve"> ואינו </w:t>
      </w:r>
      <w:ins w:id="91957" w:author="קלוד - ניסוח" w:date="2026-10-13T16:46:40Z">
        <w:r>
          <w:rPr>
            <w:rtl/>
          </w:rPr>
          <w:t xml:space="preserve">נגאל,</w:t>
        </w:r>
      </w:ins>
      <w:del w:id="91958" w:author="קלוד - ניסוח" w:date="2026-10-13T16:46:40Z">
        <w:r>
          <w:rPr>
            <w:rtl/>
          </w:rPr>
          <w:delText xml:space="preserve">נגאל, אף חרמים קדושין - ואינן נגאלין, </w:delText>
        </w:r>
      </w:del>
    </w:p>
    <w:p w14:paraId="265DE02A" w14:textId="38B20360" w:rsidR="0023796A" w:rsidRDefault="00F63065" w:rsidP="0023796A">
      <w:pPr>
        <w:rPr>
          <w:rtl/>
        </w:rPr>
      </w:pPr>
      <w:ins w:id="91967" w:author="קלוד - ניסוח" w:date="2026-10-13T16:46:40Z">
        <w:r>
          <w:rPr>
            <w:rtl/>
          </w:rPr>
          <w:t xml:space="preserve">ולא</w:t>
        </w:r>
      </w:ins>
      <w:del w:id="91968" w:author="קלוד - ניסוח" w:date="2026-10-13T16:46:40Z">
        <w:r>
          <w:rPr>
            <w:rtl/>
          </w:rPr>
          <w:delText xml:space="preserve">לא</w:delText>
        </w:r>
      </w:del>
      <w:r>
        <w:rPr>
          <w:rtl/>
        </w:rPr>
        <w:t xml:space="preserve"> יגאל דכתב התורה ל"ל - </w:t>
      </w:r>
      <w:ins w:id="91965" w:author="קלוד - ניסוח" w:date="2026-10-13T16:46:40Z">
        <w:r>
          <w:rPr>
            <w:rtl/>
          </w:rPr>
          <w:t xml:space="preserve">לאפנויי.</w:t>
        </w:r>
      </w:ins>
      <w:del w:id="91966" w:author="קלוד - ניסוח" w:date="2026-10-13T16:46:40Z">
        <w:r>
          <w:rPr>
            <w:rtl/>
          </w:rPr>
          <w:delText xml:space="preserve">לאפנויי,</w:delText>
        </w:r>
      </w:del>
    </w:p>
    <w:p>
      <w:pPr>
        <w:pStyle w:val="36"/>
        <w:rPr>
          <w:ins w:id="90102" w:author="קלוד - סמנטי" w:date="2026-10-13T16:46:38Z"/>
        </w:rPr>
      </w:pPr>
      <w:r>
        <w:t xml:space="preserve">יש להקשות:</w:t>
      </w:r>
    </w:p>
    <w:p w14:paraId="7A6D6387" w14:textId="2B0A6F80" w:rsidR="0023796A" w:rsidRDefault="00F63065" w:rsidP="00F63065">
      <w:pPr>
        <w:rPr>
          <w:rtl/>
        </w:rPr>
      </w:pPr>
      <w:del w:id="90103" w:author="קלוד - סמנטי" w:date="2026-10-13T16:46:38Z">
        <w:r>
          <w:rPr>
            <w:rtl/>
          </w:rPr>
          <w:delText xml:space="preserve"> </w:delText>
        </w:r>
      </w:del>
      <w:r>
        <w:rPr>
          <w:rtl/>
        </w:rPr>
        <w:t xml:space="preserve">מה לבכור - שכן קדושתו מרחם! </w:t>
      </w:r>
    </w:p>
    <w:p w14:paraId="208333A3" w14:textId="77777777" w:rsidR="006542AA" w:rsidRDefault="00000000">
      <w:pPr>
        <w:pStyle w:val="36"/>
        <w:framePr w:wrap="notBeside"/>
      </w:pPr>
      <w:r>
        <w:t>אלא,</w:t>
      </w:r>
    </w:p>
    <w:p w14:paraId="6460C1FD" w14:textId="4A644B4E" w:rsidR="0023796A" w:rsidRDefault="00F63065" w:rsidP="00F63065">
      <w:pPr>
        <w:rPr>
          <w:rtl/>
        </w:rPr>
      </w:pPr>
      <w:r>
        <w:rPr>
          <w:rtl/>
        </w:rPr>
        <w:t xml:space="preserve">לא</w:t>
      </w:r>
      <w:r>
        <w:rPr>
          <w:rtl/>
        </w:rPr>
        <w:t xml:space="preserve"> יאמר </w:t>
      </w:r>
      <w:r>
        <w:rPr>
          <w:rtl/>
        </w:rPr>
        <w:t xml:space="preserve">לא</w:t>
      </w:r>
      <w:r>
        <w:rPr>
          <w:rtl/>
        </w:rPr>
        <w:t xml:space="preserve"> יגאל במעשר, </w:t>
      </w:r>
      <w:ins w:id="91973" w:author="קלוד - ניסוח" w:date="2026-10-13T16:46:40Z">
        <w:r>
          <w:rPr>
            <w:rtl/>
          </w:rPr>
          <w:t xml:space="preserve">וילמד</w:t>
        </w:r>
      </w:ins>
      <w:del w:id="91974" w:author="קלוד - ניסוח" w:date="2026-10-13T16:46:40Z">
        <w:r>
          <w:rPr>
            <w:rtl/>
          </w:rPr>
          <w:delText xml:space="preserve">ויגמר</w:delText>
        </w:r>
      </w:del>
      <w:r>
        <w:rPr>
          <w:rtl/>
        </w:rPr>
        <w:t xml:space="preserve"> העברה העברה מבכור, </w:t>
      </w:r>
      <w:ins w:id="91971" w:author="קלוד - ניסוח" w:date="2026-10-13T16:46:40Z">
        <w:r>
          <w:rPr>
            <w:rtl/>
          </w:rPr>
          <w:t xml:space="preserve">שקדוש</w:t>
        </w:r>
      </w:ins>
      <w:del w:id="91972" w:author="קלוד - ניסוח" w:date="2026-10-13T16:46:40Z">
        <w:r>
          <w:rPr>
            <w:rtl/>
          </w:rPr>
          <w:delText xml:space="preserve">מה בכור קדוש -</w:delText>
        </w:r>
      </w:del>
      <w:r>
        <w:rPr>
          <w:rtl/>
        </w:rPr>
        <w:t xml:space="preserve"> ואינו </w:t>
      </w:r>
      <w:ins w:id="91969" w:author="קלוד - ניסוח" w:date="2026-10-13T16:46:40Z">
        <w:r>
          <w:rPr>
            <w:rtl/>
          </w:rPr>
          <w:t xml:space="preserve">נגאל,</w:t>
        </w:r>
      </w:ins>
      <w:del w:id="91970" w:author="קלוד - ניסוח" w:date="2026-10-13T16:46:40Z">
        <w:r>
          <w:rPr>
            <w:rtl/>
          </w:rPr>
          <w:delText xml:space="preserve">נגאל, אף מעשר - קדוש ואינו נגאל, </w:delText>
        </w:r>
      </w:del>
    </w:p>
    <w:p w14:paraId="6EFEF594" w14:textId="001BFA96" w:rsidR="0023796A" w:rsidRDefault="00F63065" w:rsidP="00F63065">
      <w:pPr>
        <w:rPr>
          <w:rtl/>
        </w:rPr>
      </w:pPr>
      <w:ins w:id="91979" w:author="קלוד - ניסוח" w:date="2026-10-13T16:46:40Z">
        <w:r>
          <w:rPr>
            <w:rtl/>
          </w:rPr>
          <w:t xml:space="preserve">ולא</w:t>
        </w:r>
      </w:ins>
      <w:del w:id="91980" w:author="קלוד - ניסוח" w:date="2026-10-13T16:46:40Z">
        <w:r>
          <w:rPr>
            <w:rtl/>
          </w:rPr>
          <w:delText xml:space="preserve">לא</w:delText>
        </w:r>
      </w:del>
      <w:r>
        <w:rPr>
          <w:rtl/>
        </w:rPr>
        <w:t xml:space="preserve"> יגאל דכתב התורה במעשר </w:t>
      </w:r>
      <w:ins w:id="91977" w:author="קלוד - ניסוח" w:date="2026-10-13T16:46:40Z">
        <w:r>
          <w:rPr>
            <w:rtl/>
          </w:rPr>
          <w:t xml:space="preserve">ל"ל</w:t>
        </w:r>
      </w:ins>
      <w:del w:id="91978" w:author="קלוד - ניסוח" w:date="2026-10-13T16:46:40Z">
        <w:r>
          <w:rPr>
            <w:rtl/>
          </w:rPr>
          <w:delText xml:space="preserve">למה לי</w:delText>
        </w:r>
      </w:del>
      <w:r>
        <w:rPr>
          <w:rtl/>
        </w:rPr>
        <w:t xml:space="preserve"> - </w:t>
      </w:r>
      <w:ins w:id="91975" w:author="קלוד - ניסוח" w:date="2026-10-13T16:46:40Z">
        <w:r>
          <w:rPr>
            <w:rtl/>
          </w:rPr>
          <w:t xml:space="preserve">לאפנויי </w:t>
        </w:r>
        <w:r>
          <w:rPr>
            <w:rStyle w:val="affffd"/>
            <w:rtl/>
          </w:rPr>
          <w:t xml:space="preserve">לג"ש דחרמים</w:t>
        </w:r>
        <w:r>
          <w:rPr>
            <w:rtl/>
          </w:rPr>
          <w:t xml:space="preserve">.</w:t>
        </w:r>
      </w:ins>
      <w:del w:id="91976" w:author="קלוד - ניסוח" w:date="2026-10-13T16:46:40Z">
        <w:r>
          <w:rPr>
            <w:rtl/>
          </w:rPr>
          <w:delText xml:space="preserve">לאפנויי,</w:delText>
        </w:r>
      </w:del>
    </w:p>
    <w:p>
      <w:pPr>
        <w:pStyle w:val="36"/>
        <w:rPr>
          <w:ins w:id="90104" w:author="קלוד - סמנטי" w:date="2026-10-13T16:46:38Z"/>
        </w:rPr>
      </w:pPr>
      <w:r w:rsidRPr="0023796A">
        <w:t>ואכתי</w:t>
      </w:r>
      <w:r>
        <w:t xml:space="preserve">,</w:t>
      </w:r>
    </w:p>
    <w:p w14:paraId="46201378" w14:textId="60D8E9DB" w:rsidR="00B874E6" w:rsidRDefault="00F63065" w:rsidP="00F63065">
      <w:pPr>
        <w:rPr>
          <w:rtl/>
        </w:rPr>
      </w:pPr>
      <w:del w:id="90105" w:author="קלוד - סמנטי" w:date="2026-10-13T16:46:38Z">
        <w:r>
          <w:rPr>
            <w:rtl/>
          </w:rPr>
          <w:delText xml:space="preserve"> </w:delText>
        </w:r>
      </w:del>
      <w:ins w:id="91991" w:author="קלוד - ניסוח" w:date="2026-10-13T16:46:40Z">
        <w:r>
          <w:rPr>
            <w:rtl/>
          </w:rPr>
          <w:t xml:space="preserve">גם במעשר</w:t>
        </w:r>
      </w:ins>
      <w:del w:id="91992" w:author="קלוד - ניסוח" w:date="2026-10-13T16:46:40Z">
        <w:r>
          <w:rPr>
            <w:rtl/>
          </w:rPr>
          <w:delText xml:space="preserve">במעשר</w:delText>
        </w:r>
      </w:del>
      <w:r>
        <w:rPr>
          <w:rtl/>
        </w:rPr>
        <w:t xml:space="preserve"> </w:t>
      </w:r>
      <w:ins w:id="91989" w:author="קלוד - ניסוח" w:date="2026-10-13T16:46:40Z">
        <w:r>
          <w:rPr>
            <w:rtl/>
          </w:rPr>
          <w:t xml:space="preserve">אינו</w:t>
        </w:r>
      </w:ins>
      <w:del w:id="91990" w:author="קלוד - ניסוח" w:date="2026-10-13T16:46:40Z">
        <w:r>
          <w:rPr>
            <w:rtl/>
          </w:rPr>
          <w:delText xml:space="preserve">גם</w:delText>
        </w:r>
      </w:del>
      <w:r>
        <w:rPr>
          <w:rtl/>
        </w:rPr>
        <w:t xml:space="preserve"> </w:t>
      </w:r>
      <w:ins w:id="91987" w:author="קלוד - ניסוח" w:date="2026-10-13T16:46:40Z">
        <w:r>
          <w:rPr>
            <w:rtl/>
          </w:rPr>
          <w:t xml:space="preserve">מופנה,</w:t>
        </w:r>
      </w:ins>
      <w:del w:id="91988" w:author="קלוד - ניסוח" w:date="2026-10-13T16:46:40Z">
        <w:r>
          <w:rPr>
            <w:rtl/>
          </w:rPr>
          <w:delText xml:space="preserve">לא</w:delText>
        </w:r>
        <w:r>
          <w:rPr>
            <w:rtl/>
          </w:rPr>
          <w:delText xml:space="preserve"> מפני,</w:delText>
        </w:r>
      </w:del>
      <w:r>
        <w:rPr>
          <w:rtl/>
        </w:rPr>
        <w:t xml:space="preserve"> דיש </w:t>
      </w:r>
      <w:ins w:id="91985" w:author="קלוד - ניסוח" w:date="2026-10-13T16:46:40Z">
        <w:r>
          <w:rPr>
            <w:rtl/>
          </w:rPr>
          <w:t xml:space="preserve">לפרוך</w:t>
        </w:r>
      </w:ins>
      <w:del w:id="91986" w:author="קלוד - ניסוח" w:date="2026-10-13T16:46:40Z">
        <w:r>
          <w:rPr>
            <w:rtl/>
          </w:rPr>
          <w:delText xml:space="preserve">להקשות</w:delText>
        </w:r>
      </w:del>
      <w:r>
        <w:rPr>
          <w:rtl/>
        </w:rPr>
        <w:t xml:space="preserve"> </w:t>
      </w:r>
      <w:ins w:id="91983" w:author="קלוד - ניסוח" w:date="2026-10-13T16:46:40Z">
        <w:r>
          <w:rPr>
            <w:rtl/>
          </w:rPr>
          <w:t xml:space="preserve">כדלעיל! -</w:t>
        </w:r>
      </w:ins>
      <w:del w:id="91984" w:author="קלוד - ניסוח" w:date="2026-10-13T16:46:40Z">
        <w:r>
          <w:rPr>
            <w:rtl/>
          </w:rPr>
          <w:delText xml:space="preserve">כדמקשים!</w:delText>
        </w:r>
      </w:del>
      <w:r>
        <w:rPr>
          <w:rtl/>
        </w:rPr>
        <w:t xml:space="preserve"> </w:t>
      </w:r>
      <w:ins w:id="91981" w:author="קלוד - ניסוח" w:date="2026-10-13T16:46:40Z">
        <w:r>
          <w:rPr>
            <w:rtl/>
          </w:rPr>
          <w:t xml:space="preserve">והעברת </w:t>
        </w:r>
        <w:r>
          <w:rPr>
            <w:rStyle w:val="affffd"/>
            <w:rtl/>
          </w:rPr>
          <w:t xml:space="preserve">דבכור</w:t>
        </w:r>
      </w:ins>
      <w:del w:id="91982" w:author="קלוד - ניסוח" w:date="2026-10-13T16:46:40Z">
        <w:r>
          <w:rPr>
            <w:rtl/>
          </w:rPr>
          <w:delText xml:space="preserve">והעברת</w:delText>
        </w:r>
      </w:del>
      <w:r>
        <w:rPr>
          <w:rtl/>
        </w:rPr>
        <w:t xml:space="preserve"> קרא יתירא הוא</w:t>
      </w:r>
      <w:r w:rsidR="0057284B">
        <w:rPr>
          <w:rtl/>
        </w:rPr>
        <w:t>.</w:t>
      </w:r>
    </w:p>
    <w:p w14:paraId="5797C13A" w14:textId="633C2F57" w:rsidR="0023796A" w:rsidRDefault="00F63065" w:rsidP="00F63065">
      <w:pPr>
        <w:rPr>
          <w:rtl/>
        </w:rPr>
      </w:pPr>
      <w:ins w:id="92005" w:author="קלוד - ניסוח" w:date="2026-10-13T16:46:40Z">
        <w:r>
          <w:rPr>
            <w:rtl/>
          </w:rPr>
          <w:t xml:space="preserve">גם בכור נלמד גאולה גאולה מחרמים </w:t>
        </w:r>
        <w:r>
          <w:rPr>
            <w:rStyle w:val="affffd"/>
            <w:rtl/>
          </w:rPr>
          <w:t xml:space="preserve">שלא ימכר</w:t>
        </w:r>
        <w:r>
          <w:rPr>
            <w:rtl/>
          </w:rPr>
          <w:t xml:space="preserve">! - דמעשר מופנה ובכור אינו מופנה.</w:t>
        </w:r>
      </w:ins>
      <w:del w:id="92006" w:author="קלוד - ניסוח" w:date="2026-10-13T16:46:40Z">
        <w:r>
          <w:rPr>
            <w:rtl/>
          </w:rPr>
          <w:delText xml:space="preserve">בכור גם, נלמד גאולה גאולה מחרמים! דמעשר - מפני, דבכור - </w:delText>
        </w:r>
        <w:r>
          <w:rPr>
            <w:rtl/>
          </w:rPr>
          <w:delText xml:space="preserve">לא</w:delText>
        </w:r>
        <w:r>
          <w:rPr>
            <w:rtl/>
          </w:rPr>
          <w:delText xml:space="preserve"> מפני,</w:delText>
        </w:r>
      </w:del>
    </w:p>
    <w:p w14:paraId="73DCB7B7" w14:textId="16F0FD1E" w:rsidR="006542AA" w:rsidRDefault="00000000">
      <w:pPr>
        <w:pStyle w:val="36"/>
        <w:framePr w:wrap="notBeside"/>
      </w:pPr>
      <w:ins w:id="92009" w:author="קלוד - ניסוח" w:date="2026-10-13T16:46:40Z">
        <w:r>
          <w:t xml:space="preserve">ומאי</w:t>
        </w:r>
      </w:ins>
      <w:del w:id="92010" w:author="קלוד - ניסוח" w:date="2026-10-13T16:46:40Z">
        <w:r>
          <w:delText xml:space="preserve">לא</w:delText>
        </w:r>
      </w:del>
      <w:r>
        <w:t xml:space="preserve"> </w:t>
      </w:r>
      <w:ins w:id="92007" w:author="קלוד - ניסוח" w:date="2026-10-13T16:46:40Z">
        <w:r>
          <w:t xml:space="preserve">חזית</w:t>
        </w:r>
      </w:ins>
      <w:del w:id="92008" w:author="קלוד - ניסוח" w:date="2026-10-13T16:46:40Z">
        <w:r>
          <w:delText xml:space="preserve">תפד</w:delText>
        </w:r>
        <w:r w:rsidR="0023796A">
          <w:delText xml:space="preserve">ה דבכור </w:delText>
        </w:r>
        <w:r>
          <w:delText xml:space="preserve">לגופו</w:delText>
        </w:r>
        <w:r w:rsidR="0023796A">
          <w:delText xml:space="preserve">,</w:delText>
        </w:r>
      </w:del>
    </w:p>
    <w:p w14:paraId="7580EC07" w14:textId="53603F9C" w:rsidR="0023796A" w:rsidRDefault="0023796A" w:rsidP="0023796A">
      <w:pPr>
        <w:rPr>
          <w:rtl/>
        </w:rPr>
      </w:pPr>
      <w:ins w:id="92017" w:author="קלוד - ניסוח" w:date="2026-10-13T16:46:40Z">
        <w:r>
          <w:rPr>
            <w:rtl/>
          </w:rPr>
          <w:t xml:space="preserve">דלא תפדה דבכור לגופו ודמעשר</w:t>
        </w:r>
      </w:ins>
      <w:del w:id="92018" w:author="קלוד - ניסוח" w:date="2026-10-13T16:46:40Z">
        <w:r>
          <w:rPr>
            <w:rtl/>
          </w:rPr>
          <w:delText xml:space="preserve">ודמעשר</w:delText>
        </w:r>
      </w:del>
      <w:r>
        <w:rPr>
          <w:rtl/>
        </w:rPr>
        <w:t xml:space="preserve"> </w:t>
      </w:r>
      <w:ins w:id="92015" w:author="קלוד - ניסוח" w:date="2026-10-13T16:46:40Z">
        <w:r>
          <w:rPr>
            <w:rtl/>
          </w:rPr>
          <w:t xml:space="preserve">לאפנויי? -</w:t>
        </w:r>
      </w:ins>
      <w:del w:id="92016" w:author="קלוד - ניסוח" w:date="2026-10-13T16:46:40Z">
        <w:r w:rsidR="00F63065">
          <w:rPr>
            <w:rtl/>
          </w:rPr>
          <w:delText xml:space="preserve">לאפנויי,</w:delText>
        </w:r>
      </w:del>
      <w:r w:rsidR="00F63065">
        <w:rPr>
          <w:rtl/>
        </w:rPr>
        <w:t xml:space="preserve"> </w:t>
      </w:r>
      <w:r>
        <w:rPr>
          <w:rFonts w:hint="cs"/>
          <w:rtl/>
        </w:rPr>
        <w:t>דד</w:t>
      </w:r>
      <w:r w:rsidR="00F63065">
        <w:rPr>
          <w:rtl/>
        </w:rPr>
        <w:t xml:space="preserve">נין גאולה </w:t>
      </w:r>
      <w:ins w:id="92013" w:author="קלוד - ניסוח" w:date="2026-10-13T16:46:40Z">
        <w:r>
          <w:rPr>
            <w:rtl/>
          </w:rPr>
          <w:t xml:space="preserve">מגאולה</w:t>
        </w:r>
      </w:ins>
      <w:del w:id="92014" w:author="קלוד - ניסוח" w:date="2026-10-13T16:46:40Z">
        <w:r w:rsidR="00F63065">
          <w:rPr>
            <w:rtl/>
          </w:rPr>
          <w:delText xml:space="preserve">מגאולה,</w:delText>
        </w:r>
      </w:del>
      <w:r w:rsidR="00F63065">
        <w:rPr>
          <w:rtl/>
        </w:rPr>
        <w:t xml:space="preserve"> ואין דנין פדייה </w:t>
      </w:r>
      <w:ins w:id="92011" w:author="קלוד - ניסוח" w:date="2026-10-13T16:46:40Z">
        <w:r>
          <w:rPr>
            <w:rtl/>
          </w:rPr>
          <w:t xml:space="preserve">מגאולה.</w:t>
        </w:r>
      </w:ins>
      <w:del w:id="92012" w:author="קלוד - ניסוח" w:date="2026-10-13T16:46:40Z">
        <w:r w:rsidR="00F63065">
          <w:rPr>
            <w:rtl/>
          </w:rPr>
          <w:delText xml:space="preserve">מגאולה</w:delText>
        </w:r>
        <w:r w:rsidR="00F63065">
          <w:rPr>
            <w:rFonts w:hint="cs"/>
            <w:rtl/>
          </w:rPr>
          <w:delText xml:space="preserve">,</w:delText>
        </w:r>
        <w:r>
          <w:rPr>
            <w:rFonts w:hint="cs"/>
            <w:rtl/>
          </w:rPr>
          <w:delText xml:space="preserve"> </w:delText>
        </w:r>
      </w:del>
    </w:p>
    <w:p w14:paraId="6DEBAED1" w14:textId="337D4D11" w:rsidR="006542AA" w:rsidRDefault="00000000">
      <w:pPr>
        <w:pStyle w:val="36"/>
        <w:framePr w:wrap="notBeside"/>
      </w:pPr>
      <w:ins w:id="92021" w:author="קלוד - ניסוח" w:date="2026-10-13T16:46:40Z">
        <w:r>
          <w:t xml:space="preserve">ומאי</w:t>
        </w:r>
      </w:ins>
      <w:del w:id="92022" w:author="קלוד - ניסוח" w:date="2026-10-13T16:46:40Z">
        <w:r>
          <w:delText xml:space="preserve">ונפק"מ</w:delText>
        </w:r>
      </w:del>
      <w:r>
        <w:t xml:space="preserve"> </w:t>
      </w:r>
      <w:ins w:id="92019" w:author="קלוד - ניסוח" w:date="2026-10-13T16:46:40Z">
        <w:r>
          <w:t xml:space="preserve">נפק"מ?</w:t>
        </w:r>
      </w:ins>
      <w:del w:id="92020" w:author="קלוד - ניסוח" w:date="2026-10-13T16:46:40Z">
        <w:r>
          <w:delText xml:space="preserve">שהרי תדבר"י</w:delText>
        </w:r>
        <w:r w:rsidR="00F63065">
          <w:delText xml:space="preserve">:</w:delText>
        </w:r>
      </w:del>
    </w:p>
    <w:p w14:paraId="059E85E2" w14:textId="17AB54AB" w:rsidR="0023796A" w:rsidRDefault="0023796A" w:rsidP="0023796A">
      <w:pPr>
        <w:rPr>
          <w:rtl/>
        </w:rPr>
      </w:pPr>
      <w:ins w:id="92025" w:author="קלוד - ניסוח" w:date="2026-10-13T16:46:40Z">
        <w:r>
          <w:rPr>
            <w:rFonts w:hint="cs"/>
            <w:rtl/>
          </w:rPr>
          <w:t xml:space="preserve">דהא תדבר"י: 'וְשָׁב</w:t>
        </w:r>
      </w:ins>
      <w:del w:id="92026" w:author="קלוד - ניסוח" w:date="2026-10-13T16:46:40Z">
        <w:r>
          <w:rPr>
            <w:rFonts w:hint="cs"/>
            <w:rtl/>
          </w:rPr>
          <w:delText xml:space="preserve">'</w:delText>
        </w:r>
        <w:r>
          <w:rPr>
            <w:rStyle w:val="affffe"/>
            <w:rtl/>
          </w:rPr>
          <w:delText xml:space="preserve">וְשָׁב</w:delText>
        </w:r>
      </w:del>
      <w:r>
        <w:rPr>
          <w:rStyle w:val="affffe"/>
          <w:rtl/>
        </w:rPr>
        <w:t xml:space="preserve"> הַכֹּהֵן וּבָא הַכֹּהֵן</w:t>
      </w:r>
      <w:r>
        <w:rPr>
          <w:rFonts w:hint="cs"/>
          <w:rtl/>
        </w:rPr>
        <w:t>'</w:t>
      </w:r>
      <w:r>
        <w:rPr>
          <w:rtl/>
        </w:rPr>
        <w:t xml:space="preserve"> </w:t>
      </w:r>
      <w:r w:rsidR="00F63065">
        <w:rPr>
          <w:rtl/>
        </w:rPr>
        <w:t xml:space="preserve">זו היא שיבה זו היא </w:t>
      </w:r>
      <w:ins w:id="92023" w:author="קלוד - ניסוח" w:date="2026-10-13T16:46:40Z">
        <w:r>
          <w:rPr>
            <w:rtl/>
          </w:rPr>
          <w:t xml:space="preserve">ביאה ג"ש במילים שונות!</w:t>
        </w:r>
      </w:ins>
      <w:del w:id="92024" w:author="קלוד - ניסוח" w:date="2026-10-13T16:46:40Z">
        <w:r w:rsidR="00F63065">
          <w:rPr>
            <w:rtl/>
          </w:rPr>
          <w:delText xml:space="preserve">ביאה! </w:delText>
        </w:r>
      </w:del>
    </w:p>
    <w:p>
      <w:pPr>
        <w:pStyle w:val="36"/>
        <w:rPr>
          <w:ins w:id="90106" w:author="קלוד - סמנטי" w:date="2026-10-13T16:46:38Z"/>
        </w:rPr>
      </w:pPr>
      <w:r>
        <w:t>ה"מ</w:t>
      </w:r>
    </w:p>
    <w:p w14:paraId="2D82EF9E" w14:textId="01CA9ED6" w:rsidR="0023796A" w:rsidRDefault="00F63065" w:rsidP="0023796A">
      <w:pPr>
        <w:rPr>
          <w:rtl/>
        </w:rPr>
      </w:pPr>
      <w:del w:id="90107" w:author="קלוד - סמנטי" w:date="2026-10-13T16:46:38Z">
        <w:r w:rsidR="0023796A">
          <w:rPr>
            <w:rFonts w:hint="cs"/>
            <w:rtl/>
          </w:rPr>
          <w:delText xml:space="preserve"> </w:delText>
        </w:r>
      </w:del>
      <w:ins w:id="92039" w:author="קלוד - ניסוח" w:date="2026-10-13T16:46:40Z">
        <w:r>
          <w:rPr>
            <w:rtl/>
          </w:rPr>
          <w:t xml:space="preserve">כשאין</w:t>
        </w:r>
      </w:ins>
      <w:del w:id="92040" w:author="קלוד - ניסוח" w:date="2026-10-13T16:46:40Z">
        <w:r>
          <w:rPr>
            <w:rtl/>
          </w:rPr>
          <w:delText xml:space="preserve">מקום</w:delText>
        </w:r>
      </w:del>
      <w:r>
        <w:rPr>
          <w:rtl/>
        </w:rPr>
        <w:t xml:space="preserve"> </w:t>
      </w:r>
      <w:ins w:id="92037" w:author="קלוד - ניסוח" w:date="2026-10-13T16:46:40Z">
        <w:r>
          <w:rPr>
            <w:rtl/>
          </w:rPr>
          <w:t xml:space="preserve">דומה</w:t>
        </w:r>
      </w:ins>
      <w:del w:id="92038" w:author="קלוד - ניסוח" w:date="2026-10-13T16:46:40Z">
        <w:r>
          <w:rPr>
            <w:rtl/>
          </w:rPr>
          <w:delText xml:space="preserve">דאין דדמי</w:delText>
        </w:r>
      </w:del>
      <w:r>
        <w:rPr>
          <w:rtl/>
        </w:rPr>
        <w:t xml:space="preserve"> לו, אבל יש </w:t>
      </w:r>
      <w:ins w:id="92035" w:author="קלוד - ניסוח" w:date="2026-10-13T16:46:40Z">
        <w:r>
          <w:rPr>
            <w:rtl/>
          </w:rPr>
          <w:t xml:space="preserve">דומה</w:t>
        </w:r>
      </w:ins>
      <w:del w:id="92036" w:author="קלוד - ניסוח" w:date="2026-10-13T16:46:40Z">
        <w:r>
          <w:rPr>
            <w:rtl/>
          </w:rPr>
          <w:delText xml:space="preserve">דדמי</w:delText>
        </w:r>
      </w:del>
      <w:r>
        <w:rPr>
          <w:rtl/>
        </w:rPr>
        <w:t xml:space="preserve"> לו</w:t>
      </w:r>
      <w:ins w:id="92033" w:author="קלוד - ניסוח" w:date="2026-10-13T16:46:40Z">
        <w:r>
          <w:rPr>
            <w:rtl/>
          </w:rPr>
          <w:t xml:space="preserve"> </w:t>
        </w:r>
        <w:r>
          <w:rPr>
            <w:rStyle w:val="affffd"/>
            <w:rtl/>
          </w:rPr>
          <w:t xml:space="preserve">גאולה דחרמים</w:t>
        </w:r>
        <w:r>
          <w:rPr>
            <w:rtl/>
          </w:rPr>
          <w:t xml:space="preserve"> </w:t>
        </w:r>
      </w:ins>
      <w:del w:id="92034" w:author="קלוד - ניסוח" w:date="2026-10-13T16:46:40Z">
        <w:r>
          <w:rPr>
            <w:rtl/>
          </w:rPr>
          <w:delText xml:space="preserve"> </w:delText>
        </w:r>
      </w:del>
      <w:r>
        <w:rPr>
          <w:rtl/>
        </w:rPr>
        <w:t xml:space="preserve">- </w:t>
      </w:r>
      <w:ins w:id="92031" w:author="קלוד - ניסוח" w:date="2026-10-13T16:46:40Z">
        <w:r>
          <w:rPr>
            <w:rtl/>
          </w:rPr>
          <w:t xml:space="preserve">מן</w:t>
        </w:r>
      </w:ins>
      <w:del w:id="92032" w:author="קלוד - ניסוח" w:date="2026-10-13T16:46:40Z">
        <w:r>
          <w:rPr>
            <w:rtl/>
          </w:rPr>
          <w:delText xml:space="preserve">מדדמי</w:delText>
        </w:r>
      </w:del>
      <w:r>
        <w:rPr>
          <w:rtl/>
        </w:rPr>
        <w:t xml:space="preserve"> </w:t>
      </w:r>
      <w:ins w:id="92029" w:author="קלוד - ניסוח" w:date="2026-10-13T16:46:40Z">
        <w:r>
          <w:rPr>
            <w:rtl/>
          </w:rPr>
          <w:t xml:space="preserve">הדומה</w:t>
        </w:r>
      </w:ins>
      <w:del w:id="92030" w:author="קלוד - ניסוח" w:date="2026-10-13T16:46:40Z">
        <w:r>
          <w:rPr>
            <w:rtl/>
          </w:rPr>
          <w:delText xml:space="preserve">לו</w:delText>
        </w:r>
      </w:del>
      <w:r>
        <w:rPr>
          <w:rtl/>
        </w:rPr>
        <w:t xml:space="preserve"> </w:t>
      </w:r>
      <w:ins w:id="92027" w:author="קלוד - ניסוח" w:date="2026-10-13T16:46:40Z">
        <w:r>
          <w:rPr>
            <w:rtl/>
          </w:rPr>
          <w:t xml:space="preserve">למדים.</w:t>
        </w:r>
      </w:ins>
      <w:del w:id="92028" w:author="קלוד - ניסוח" w:date="2026-10-13T16:46:40Z">
        <w:r>
          <w:rPr>
            <w:rtl/>
          </w:rPr>
          <w:delText xml:space="preserve">למדים,</w:delText>
        </w:r>
      </w:del>
    </w:p>
    <w:p w14:paraId="132F42F0" w14:textId="01AEA560" w:rsidR="0023796A" w:rsidRDefault="0023796A" w:rsidP="0023796A">
      <w:pPr>
        <w:rPr>
          <w:rtl/>
        </w:rPr>
      </w:pPr>
      <w:ins w:id="92049" w:author="קלוד - ניסוח" w:date="2026-10-13T16:46:40Z">
        <w:r>
          <w:rPr>
            <w:rFonts w:hint="cs"/>
            <w:rtl/>
          </w:rPr>
          <w:t xml:space="preserve">ואין ללמוד בכור העברה העברה ממעשר </w:t>
        </w:r>
        <w:r>
          <w:rPr>
            <w:rStyle w:val="affffd"/>
            <w:rFonts w:hint="cs"/>
            <w:rtl/>
          </w:rPr>
          <w:t xml:space="preserve">שלא ימכר</w:t>
        </w:r>
        <w:r>
          <w:rPr>
            <w:rFonts w:hint="cs"/>
            <w:rtl/>
          </w:rPr>
          <w:t xml:space="preserve"> אף שמעשר גמר מחרמים, דמיעטה</w:t>
        </w:r>
      </w:ins>
      <w:del w:id="92050" w:author="קלוד - ניסוח" w:date="2026-10-13T16:46:40Z">
        <w:r>
          <w:rPr>
            <w:rFonts w:hint="cs"/>
            <w:rtl/>
          </w:rPr>
          <w:delText xml:space="preserve">ו</w:delText>
        </w:r>
        <w:r w:rsidR="00F63065">
          <w:rPr>
            <w:rtl/>
          </w:rPr>
          <w:delText xml:space="preserve">מיעט</w:delText>
        </w:r>
      </w:del>
      <w:r w:rsidR="00F63065">
        <w:rPr>
          <w:rtl/>
        </w:rPr>
        <w:t xml:space="preserve"> </w:t>
      </w:r>
      <w:r>
        <w:rPr>
          <w:rtl/>
        </w:rPr>
        <w:t>התורה</w:t>
      </w:r>
      <w:r w:rsidR="00F63065">
        <w:rPr>
          <w:rtl/>
        </w:rPr>
        <w:t xml:space="preserve"> </w:t>
      </w:r>
      <w:ins w:id="92047" w:author="קלוד - ניסוח" w:date="2026-10-13T16:46:40Z">
        <w:r>
          <w:rPr>
            <w:rtl/>
          </w:rPr>
          <w:t xml:space="preserve">בחרמים:</w:t>
        </w:r>
      </w:ins>
      <w:del w:id="92048" w:author="קלוד - ניסוח" w:date="2026-10-13T16:46:40Z">
        <w:r w:rsidR="00F63065">
          <w:rPr>
            <w:rtl/>
          </w:rPr>
          <w:delText xml:space="preserve">גבי חרמים</w:delText>
        </w:r>
      </w:del>
      <w:r w:rsidR="00F63065">
        <w:rPr>
          <w:rtl/>
        </w:rPr>
        <w:t xml:space="preserve"> הוא </w:t>
      </w:r>
      <w:ins w:id="92045" w:author="קלוד - ניסוח" w:date="2026-10-13T16:46:40Z">
        <w:r>
          <w:rPr>
            <w:rtl/>
          </w:rPr>
          <w:t xml:space="preserve">-</w:t>
        </w:r>
      </w:ins>
      <w:del w:id="92046" w:author="קלוד - ניסוח" w:date="2026-10-13T16:46:40Z">
        <w:r w:rsidR="00F63065">
          <w:rPr>
            <w:rtl/>
          </w:rPr>
          <w:delText xml:space="preserve">- הוא</w:delText>
        </w:r>
      </w:del>
      <w:r w:rsidR="00F63065">
        <w:rPr>
          <w:rtl/>
        </w:rPr>
        <w:t xml:space="preserve"> ולא בכור</w:t>
      </w:r>
      <w:r>
        <w:rPr>
          <w:rtl/>
        </w:rPr>
        <w:t>,</w:t>
      </w:r>
      <w:r>
        <w:rPr>
          <w:rFonts w:hint="cs"/>
          <w:rtl/>
        </w:rPr>
        <w:t xml:space="preserve"> ומעשר </w:t>
      </w:r>
      <w:ins w:id="92043" w:author="קלוד - ניסוח" w:date="2026-10-13T16:46:40Z">
        <w:r>
          <w:rPr>
            <w:rFonts w:hint="cs"/>
            <w:rtl/>
          </w:rPr>
          <w:t xml:space="preserve">אינו</w:t>
        </w:r>
      </w:ins>
      <w:del w:id="92044" w:author="קלוד - ניסוח" w:date="2026-10-13T16:46:40Z">
        <w:r>
          <w:rPr>
            <w:rFonts w:hint="cs"/>
            <w:rtl/>
          </w:rPr>
          <w:delText xml:space="preserve">גאולה</w:delText>
        </w:r>
      </w:del>
      <w:r>
        <w:rPr>
          <w:rFonts w:hint="cs"/>
          <w:rtl/>
        </w:rPr>
        <w:t xml:space="preserve"> </w:t>
      </w:r>
      <w:ins w:id="92041" w:author="קלוד - ניסוח" w:date="2026-10-13T16:46:40Z">
        <w:r>
          <w:rPr>
            <w:rFonts w:hint="cs"/>
            <w:rtl/>
          </w:rPr>
          <w:t xml:space="preserve">בכלל המיעוט - דגאולה כמותו.</w:t>
        </w:r>
      </w:ins>
      <w:del w:id="92042" w:author="קלוד - ניסוח" w:date="2026-10-13T16:46:40Z">
        <w:r>
          <w:rPr>
            <w:rFonts w:hint="cs"/>
            <w:rtl/>
          </w:rPr>
          <w:delText xml:space="preserve">כמותו </w:delText>
        </w:r>
      </w:del>
    </w:p>
    <w:p w14:paraId="6899CBC5" w14:textId="77777777" w:rsidR="006542AA" w:rsidRDefault="00000000">
      <w:pPr>
        <w:pStyle w:val="36"/>
        <w:framePr w:wrap="notBeside"/>
      </w:pPr>
      <w:r>
        <w:t>ר</w:t>
      </w:r>
      <w:r w:rsidR="0023796A">
        <w:t>בא</w:t>
      </w:r>
      <w:r>
        <w:t>:</w:t>
      </w:r>
    </w:p>
    <w:p w14:paraId="6F2B37BB" w14:textId="3EC52739" w:rsidR="00B874E6" w:rsidRDefault="0023796A" w:rsidP="00E75ED1">
      <w:pPr>
        <w:rPr>
          <w:rtl/>
        </w:rPr>
      </w:pPr>
      <w:r>
        <w:rPr>
          <w:rFonts w:hint="cs"/>
          <w:rtl/>
        </w:rPr>
        <w:t>'</w:t>
      </w:r>
      <w:r w:rsidR="00F63065">
        <w:rPr>
          <w:rStyle w:val="affffe"/>
          <w:rtl/>
        </w:rPr>
        <w:t>לֹא יִגָּאֵל</w:t>
      </w:r>
      <w:r>
        <w:rPr>
          <w:rFonts w:hint="cs"/>
          <w:rtl/>
        </w:rPr>
        <w:t>'</w:t>
      </w:r>
      <w:r w:rsidR="00F63065">
        <w:rPr>
          <w:rtl/>
        </w:rPr>
        <w:t xml:space="preserve"> דחרמים </w:t>
      </w:r>
      <w:ins w:id="92057" w:author="קלוד - ניסוח" w:date="2026-10-13T16:46:40Z">
        <w:r>
          <w:rPr>
            <w:rtl/>
          </w:rPr>
          <w:t xml:space="preserve">אינו</w:t>
        </w:r>
      </w:ins>
      <w:del w:id="92058" w:author="קלוד - ניסוח" w:date="2026-10-13T16:46:40Z">
        <w:r w:rsidR="00F63065">
          <w:rPr>
            <w:rtl/>
          </w:rPr>
          <w:delText xml:space="preserve">לא</w:delText>
        </w:r>
      </w:del>
      <w:r w:rsidR="00F63065">
        <w:rPr>
          <w:rtl/>
        </w:rPr>
        <w:t xml:space="preserve"> צריך, </w:t>
      </w:r>
      <w:ins w:id="92055" w:author="קלוד - ניסוח" w:date="2026-10-13T16:46:40Z">
        <w:r>
          <w:rPr>
            <w:rtl/>
          </w:rPr>
          <w:t xml:space="preserve">דבבית</w:t>
        </w:r>
      </w:ins>
      <w:del w:id="92056" w:author="קלוד - ניסוח" w:date="2026-10-13T16:46:40Z">
        <w:r w:rsidR="00F63065">
          <w:rPr>
            <w:rtl/>
          </w:rPr>
          <w:delText xml:space="preserve">דאם</w:delText>
        </w:r>
      </w:del>
      <w:r w:rsidR="00F63065">
        <w:rPr>
          <w:rtl/>
        </w:rPr>
        <w:t xml:space="preserve"> </w:t>
      </w:r>
      <w:ins w:id="92053" w:author="קלוד - ניסוח" w:date="2026-10-13T16:46:40Z">
        <w:r>
          <w:rPr>
            <w:rtl/>
          </w:rPr>
          <w:t xml:space="preserve">הבעלים</w:t>
        </w:r>
      </w:ins>
      <w:del w:id="92054" w:author="קלוד - ניסוח" w:date="2026-10-13T16:46:40Z">
        <w:r w:rsidR="00F63065">
          <w:rPr>
            <w:rtl/>
          </w:rPr>
          <w:delText xml:space="preserve">בי בעלים</w:delText>
        </w:r>
      </w:del>
      <w:r w:rsidR="00F63065">
        <w:rPr>
          <w:rtl/>
        </w:rPr>
        <w:t xml:space="preserve"> - הקדש הם, </w:t>
      </w:r>
      <w:ins w:id="92051" w:author="קלוד - ניסוח" w:date="2026-10-13T16:46:40Z">
        <w:r>
          <w:rPr>
            <w:rtl/>
          </w:rPr>
          <w:t xml:space="preserve">וביד</w:t>
        </w:r>
      </w:ins>
      <w:del w:id="92052" w:author="קלוד - ניסוח" w:date="2026-10-13T16:46:40Z">
        <w:r w:rsidR="00F63065">
          <w:rPr>
            <w:rtl/>
          </w:rPr>
          <w:delText xml:space="preserve">אם בי</w:delText>
        </w:r>
      </w:del>
      <w:r w:rsidR="00F63065">
        <w:rPr>
          <w:rtl/>
        </w:rPr>
        <w:t xml:space="preserve"> כהן - חולין הם</w:t>
      </w:r>
      <w:r w:rsidR="0057284B">
        <w:rPr>
          <w:rtl/>
        </w:rPr>
        <w:t>.</w:t>
      </w:r>
    </w:p>
    <w:p>
      <w:pPr>
        <w:pStyle w:val="36"/>
        <w:rPr>
          <w:ins w:id="90108" w:author="קלוד - סמנטי" w:date="2026-10-13T16:46:38Z"/>
        </w:rPr>
      </w:pPr>
      <w:r>
        <w:t>דתניא</w:t>
      </w:r>
    </w:p>
    <w:p w14:paraId="6805E1BD" w14:textId="2C7E85E2" w:rsidR="00E75ED1" w:rsidRDefault="00F63065" w:rsidP="000C73DD">
      <w:pPr>
        <w:pStyle w:val="021"/>
        <w:rPr>
          <w:rtl/>
        </w:rPr>
      </w:pPr>
      <w:del w:id="90109" w:author="קלוד - סמנטי" w:date="2026-10-13T16:46:38Z">
        <w:r w:rsidR="00E75ED1">
          <w:rPr>
            <w:rtl/>
          </w:rPr>
          <w:delText xml:space="preserve"> </w:delText>
        </w:r>
      </w:del>
      <w:ins w:id="92065" w:author="קלוד - ניסוח" w:date="2026-10-13T16:46:40Z">
        <w:r>
          <w:rPr>
            <w:rtl/>
          </w:rPr>
          <w:t xml:space="preserve">חרמים</w:t>
        </w:r>
      </w:ins>
      <w:del w:id="92066" w:author="קלוד - ניסוח" w:date="2026-10-13T16:46:40Z">
        <w:r w:rsidR="00E75ED1">
          <w:rPr>
            <w:rtl/>
          </w:rPr>
          <w:delText xml:space="preserve">חרמים</w:delText>
        </w:r>
        <w:r>
          <w:rPr>
            <w:rtl/>
          </w:rPr>
          <w:delText xml:space="preserve"> כל זמן שהן</w:delText>
        </w:r>
      </w:del>
      <w:r>
        <w:rPr>
          <w:rtl/>
        </w:rPr>
        <w:t xml:space="preserve"> בבית </w:t>
      </w:r>
      <w:ins w:id="92063" w:author="קלוד - ניסוח" w:date="2026-10-13T16:46:40Z">
        <w:r>
          <w:rPr>
            <w:rtl/>
          </w:rPr>
          <w:t xml:space="preserve">בעלים -</w:t>
        </w:r>
      </w:ins>
      <w:del w:id="92064" w:author="קלוד - ניסוח" w:date="2026-10-13T16:46:40Z">
        <w:r>
          <w:rPr>
            <w:rtl/>
          </w:rPr>
          <w:delText xml:space="preserve">בעלים</w:delText>
        </w:r>
      </w:del>
      <w:r>
        <w:rPr>
          <w:rtl/>
        </w:rPr>
        <w:t xml:space="preserve"> </w:t>
      </w:r>
      <w:r w:rsidR="00E75ED1">
        <w:rPr>
          <w:rtl/>
        </w:rPr>
        <w:t xml:space="preserve">הרי הן כהקדש לכל דבריהם, </w:t>
      </w:r>
      <w:ins w:id="92061" w:author="קלוד - ניסוח" w:date="2026-10-13T16:46:40Z">
        <w:r>
          <w:rPr>
            <w:rtl/>
          </w:rPr>
          <w:t xml:space="preserve">ד'כָּל</w:t>
        </w:r>
      </w:ins>
      <w:del w:id="92062" w:author="קלוד - ניסוח" w:date="2026-10-13T16:46:40Z">
        <w:r w:rsidR="00E75ED1">
          <w:rPr>
            <w:rtl/>
          </w:rPr>
          <w:delText xml:space="preserve">שנא</w:delText>
        </w:r>
        <w:r w:rsidR="00E75ED1">
          <w:rPr>
            <w:rFonts w:hint="cs"/>
            <w:rtl/>
          </w:rPr>
          <w:delText xml:space="preserve">'</w:delText>
        </w:r>
        <w:r>
          <w:rPr>
            <w:rStyle w:val="affffe"/>
            <w:rtl/>
          </w:rPr>
          <w:delText xml:space="preserve"> כָּל</w:delText>
        </w:r>
      </w:del>
      <w:r>
        <w:rPr>
          <w:rStyle w:val="affffe"/>
          <w:rtl/>
        </w:rPr>
        <w:t xml:space="preserve"> חֵרֶם קֹדֶשׁ קָדָשִׁים הוּא </w:t>
      </w:r>
      <w:ins w:id="92059" w:author="קלוד - ניסוח" w:date="2026-10-13T16:46:40Z">
        <w:r>
          <w:rPr>
            <w:rStyle w:val="affffe"/>
            <w:rtl/>
          </w:rPr>
          <w:t xml:space="preserve">לַה'',</w:t>
        </w:r>
      </w:ins>
      <w:del w:id="92060" w:author="קלוד - ניסוח" w:date="2026-10-13T16:46:40Z">
        <w:r>
          <w:rPr>
            <w:rStyle w:val="affffe"/>
            <w:rtl/>
          </w:rPr>
          <w:delText xml:space="preserve">לַה</w:delText>
        </w:r>
        <w:r>
          <w:rPr>
            <w:rtl/>
          </w:rPr>
          <w:delText xml:space="preserve">', </w:delText>
        </w:r>
      </w:del>
    </w:p>
    <w:p w14:paraId="44B20393" w14:textId="77777777" w:rsidR="00E75ED1" w:rsidRDefault="00E75ED1" w:rsidP="00E75ED1">
      <w:pPr>
        <w:pStyle w:val="afff0"/>
        <w:framePr w:wrap="around"/>
        <w:rPr>
          <w:rtl/>
        </w:rPr>
      </w:pPr>
      <w:r>
        <w:rPr>
          <w:rFonts w:hint="cs"/>
          <w:rtl/>
        </w:rPr>
        <w:t>לב:</w:t>
      </w:r>
    </w:p>
    <w:p w14:paraId="7C3FF82A" w14:textId="0CE2F038" w:rsidR="00E75ED1" w:rsidRDefault="00F63065" w:rsidP="00E75ED1">
      <w:pPr>
        <w:rPr>
          <w:rtl/>
        </w:rPr>
      </w:pPr>
      <w:r>
        <w:rPr>
          <w:rtl/>
        </w:rPr>
        <w:t xml:space="preserve">נתנן לכהן - הרי הן כחולין לכל דבריהם, </w:t>
      </w:r>
      <w:ins w:id="92069" w:author="קלוד - ניסוח" w:date="2026-10-13T16:46:40Z">
        <w:r>
          <w:rPr>
            <w:rtl/>
          </w:rPr>
          <w:t xml:space="preserve">ד'כָּל</w:t>
        </w:r>
      </w:ins>
      <w:del w:id="92070" w:author="קלוד - ניסוח" w:date="2026-10-13T16:46:40Z">
        <w:r>
          <w:rPr>
            <w:rtl/>
          </w:rPr>
          <w:delText xml:space="preserve">שנא </w:delText>
        </w:r>
        <w:r w:rsidR="00E75ED1">
          <w:rPr>
            <w:rFonts w:hint="cs"/>
            <w:rtl/>
          </w:rPr>
          <w:delText xml:space="preserve">'</w:delText>
        </w:r>
        <w:r>
          <w:rPr>
            <w:rStyle w:val="affffe"/>
            <w:rtl/>
          </w:rPr>
          <w:delText xml:space="preserve">כָּל</w:delText>
        </w:r>
      </w:del>
      <w:r>
        <w:rPr>
          <w:rStyle w:val="affffe"/>
          <w:rtl/>
        </w:rPr>
        <w:t xml:space="preserve"> חֵרֶם בְּיִשְׂרָאֵל לְךָ </w:t>
      </w:r>
      <w:ins w:id="92067" w:author="קלוד - ניסוח" w:date="2026-10-13T16:46:40Z">
        <w:r>
          <w:rPr>
            <w:rStyle w:val="affffe"/>
            <w:rtl/>
          </w:rPr>
          <w:t xml:space="preserve">יִהְיֶה'.</w:t>
        </w:r>
      </w:ins>
      <w:del w:id="92068" w:author="קלוד - ניסוח" w:date="2026-10-13T16:46:40Z">
        <w:r>
          <w:rPr>
            <w:rStyle w:val="affffe"/>
            <w:rtl/>
          </w:rPr>
          <w:delText xml:space="preserve">יִהְיֶה</w:delText>
        </w:r>
        <w:r w:rsidR="00E75ED1">
          <w:rPr>
            <w:rFonts w:hint="cs"/>
            <w:rtl/>
          </w:rPr>
          <w:delText xml:space="preserve">'</w:delText>
        </w:r>
        <w:r>
          <w:rPr>
            <w:rtl/>
          </w:rPr>
          <w:delText xml:space="preserve">, </w:delText>
        </w:r>
      </w:del>
    </w:p>
    <w:p w14:paraId="3D205453" w14:textId="792641E6" w:rsidR="00B874E6" w:rsidRDefault="00F63065" w:rsidP="00E75ED1">
      <w:pPr>
        <w:rPr>
          <w:rtl/>
        </w:rPr>
      </w:pPr>
      <w:ins w:id="92075" w:author="קלוד - ניסוח" w:date="2026-10-13T16:46:40Z">
        <w:r>
          <w:rPr>
            <w:rtl/>
          </w:rPr>
          <w:t xml:space="preserve">ולא</w:t>
        </w:r>
      </w:ins>
      <w:del w:id="92076" w:author="קלוד - ניסוח" w:date="2026-10-13T16:46:40Z">
        <w:r>
          <w:rPr>
            <w:rtl/>
          </w:rPr>
          <w:delText xml:space="preserve">לא</w:delText>
        </w:r>
      </w:del>
      <w:r>
        <w:rPr>
          <w:rtl/>
        </w:rPr>
        <w:t xml:space="preserve"> יגאל דכתב </w:t>
      </w:r>
      <w:ins w:id="92073" w:author="קלוד - ניסוח" w:date="2026-10-13T16:46:40Z">
        <w:r>
          <w:rPr>
            <w:rtl/>
          </w:rPr>
          <w:t xml:space="preserve">התורה ל"ל -</w:t>
        </w:r>
      </w:ins>
      <w:del w:id="92074" w:author="קלוד - ניסוח" w:date="2026-10-13T16:46:40Z">
        <w:r>
          <w:rPr>
            <w:rtl/>
          </w:rPr>
          <w:delText xml:space="preserve">התורה</w:delText>
        </w:r>
        <w:r w:rsidR="00E75ED1">
          <w:rPr>
            <w:rFonts w:hint="cs"/>
            <w:rtl/>
          </w:rPr>
          <w:delText xml:space="preserve">-</w:delText>
        </w:r>
      </w:del>
      <w:r>
        <w:rPr>
          <w:rtl/>
        </w:rPr>
        <w:t xml:space="preserve"> אם אינו ענין לחרמים תנהו ענין </w:t>
      </w:r>
      <w:ins w:id="92071" w:author="קלוד - ניסוח" w:date="2026-10-13T16:46:40Z">
        <w:r>
          <w:rPr>
            <w:rtl/>
          </w:rPr>
          <w:t xml:space="preserve">למעשר </w:t>
        </w:r>
        <w:r>
          <w:rPr>
            <w:rStyle w:val="affffd"/>
            <w:rtl/>
          </w:rPr>
          <w:t xml:space="preserve">שלא ימכר</w:t>
        </w:r>
        <w:r>
          <w:rPr>
            <w:rtl/>
          </w:rPr>
          <w:t xml:space="preserve">.</w:t>
        </w:r>
      </w:ins>
      <w:del w:id="92072" w:author="קלוד - ניסוח" w:date="2026-10-13T16:46:40Z">
        <w:r>
          <w:rPr>
            <w:rtl/>
          </w:rPr>
          <w:delText xml:space="preserve">למעשר</w:delText>
        </w:r>
        <w:r w:rsidR="0057284B">
          <w:rPr>
            <w:rtl/>
          </w:rPr>
          <w:delText xml:space="preserve">.</w:delText>
        </w:r>
      </w:del>
    </w:p>
    <w:p w14:paraId="1C4FD1BE" w14:textId="77777777" w:rsidR="006542AA" w:rsidRDefault="00000000">
      <w:pPr>
        <w:pStyle w:val="36"/>
        <w:framePr w:wrap="notBeside"/>
      </w:pPr>
      <w:ins w:id="92077" w:author="קלוד - ניסוח" w:date="2026-10-13T16:46:40Z">
        <w:r>
          <w:t xml:space="preserve">ואין לומר:</w:t>
        </w:r>
      </w:ins>
      <w:del w:id="92078" w:author="קלוד - ניסוח" w:date="2026-10-13T16:46:40Z">
        <w:r>
          <w:delText xml:space="preserve">אימא:</w:delText>
        </w:r>
      </w:del>
    </w:p>
    <w:p w14:paraId="3D2E147B" w14:textId="4BBAFF2D" w:rsidR="00B874E6" w:rsidRDefault="00F63065" w:rsidP="00F63065">
      <w:pPr>
        <w:rPr>
          <w:rtl/>
        </w:rPr>
      </w:pPr>
      <w:r>
        <w:rPr>
          <w:rtl/>
        </w:rPr>
        <w:t xml:space="preserve">תנהו ענין לבכור! </w:t>
      </w:r>
      <w:ins w:id="92083" w:author="קלוד - ניסוח" w:date="2026-10-13T16:46:40Z">
        <w:r>
          <w:rPr>
            <w:rtl/>
          </w:rPr>
          <w:t xml:space="preserve">-</w:t>
        </w:r>
      </w:ins>
      <w:del w:id="92084" w:author="קלוד - ניסוח" w:date="2026-10-13T16:46:40Z">
        <w:r>
          <w:rPr>
            <w:rtl/>
          </w:rPr>
          <w:delText xml:space="preserve">מעשר</w:delText>
        </w:r>
      </w:del>
      <w:r>
        <w:rPr>
          <w:rtl/>
        </w:rPr>
        <w:t xml:space="preserve"> </w:t>
      </w:r>
      <w:ins w:id="92081" w:author="קלוד - ניסוח" w:date="2026-10-13T16:46:40Z">
        <w:r>
          <w:rPr>
            <w:rtl/>
          </w:rPr>
          <w:t xml:space="preserve">דמעשר</w:t>
        </w:r>
      </w:ins>
      <w:del w:id="92082" w:author="קלוד - ניסוח" w:date="2026-10-13T16:46:40Z">
        <w:r>
          <w:rPr>
            <w:rtl/>
          </w:rPr>
          <w:delText xml:space="preserve">-</w:delText>
        </w:r>
      </w:del>
      <w:r>
        <w:rPr>
          <w:rtl/>
        </w:rPr>
        <w:t xml:space="preserve"> גאולה </w:t>
      </w:r>
      <w:ins w:id="92079" w:author="קלוד - ניסוח" w:date="2026-10-13T16:46:40Z">
        <w:r>
          <w:rPr>
            <w:rtl/>
          </w:rPr>
          <w:t xml:space="preserve">כמותו </w:t>
        </w:r>
        <w:r>
          <w:rPr>
            <w:rStyle w:val="affffd"/>
            <w:rtl/>
          </w:rPr>
          <w:t xml:space="preserve">ובכור פדייה</w:t>
        </w:r>
        <w:r>
          <w:rPr>
            <w:rtl/>
          </w:rPr>
          <w:t xml:space="preserve">.</w:t>
        </w:r>
      </w:ins>
      <w:del w:id="92080" w:author="קלוד - ניסוח" w:date="2026-10-13T16:46:40Z">
        <w:r>
          <w:rPr>
            <w:rtl/>
          </w:rPr>
          <w:delText xml:space="preserve">כמותו</w:delText>
        </w:r>
        <w:r w:rsidR="0057284B">
          <w:rPr>
            <w:rtl/>
          </w:rPr>
          <w:delText xml:space="preserve">.</w:delText>
        </w:r>
      </w:del>
    </w:p>
    <w:p w14:paraId="11EC5BB4" w14:textId="2194D28E" w:rsidR="006542AA" w:rsidRDefault="00000000">
      <w:pPr>
        <w:pStyle w:val="36"/>
        <w:framePr w:wrap="notBeside"/>
      </w:pPr>
      <w:r>
        <w:lastRenderedPageBreak/>
        <w:t>רב אשי:</w:t>
      </w:r>
    </w:p>
    <w:p w14:paraId="3386BD84" w14:textId="4E3E36EB" w:rsidR="006F304B" w:rsidRDefault="005200B7" w:rsidP="00F63065">
      <w:pPr>
        <w:rPr>
          <w:rtl/>
        </w:rPr>
      </w:pPr>
      <w:r>
        <w:rPr>
          <w:rFonts w:hint="cs"/>
          <w:rtl/>
        </w:rPr>
        <w:t>'</w:t>
      </w:r>
      <w:r w:rsidR="00F63065">
        <w:rPr>
          <w:rStyle w:val="affffe"/>
          <w:rtl/>
        </w:rPr>
        <w:t>לֹא יִגָּאֵל</w:t>
      </w:r>
      <w:r>
        <w:rPr>
          <w:rFonts w:hint="cs"/>
          <w:rtl/>
        </w:rPr>
        <w:t>'</w:t>
      </w:r>
      <w:r w:rsidR="00F63065">
        <w:rPr>
          <w:rtl/>
        </w:rPr>
        <w:t xml:space="preserve"> דמעשר - </w:t>
      </w:r>
      <w:r w:rsidR="00F63065">
        <w:rPr>
          <w:rtl/>
        </w:rPr>
        <w:t xml:space="preserve">לא</w:t>
      </w:r>
      <w:r w:rsidR="00F63065">
        <w:rPr>
          <w:rtl/>
        </w:rPr>
        <w:t xml:space="preserve"> ימכר הוא,</w:t>
      </w:r>
    </w:p>
    <w:p w14:paraId="53214279" w14:textId="77777777" w:rsidR="006542AA" w:rsidRDefault="00000000">
      <w:pPr>
        <w:pStyle w:val="36"/>
        <w:framePr w:wrap="notBeside"/>
      </w:pPr>
      <w:ins w:id="92087" w:author="קלוד - ניסוח" w:date="2026-10-13T16:46:40Z">
        <w:r>
          <w:t xml:space="preserve">מנא</w:t>
        </w:r>
      </w:ins>
      <w:del w:id="92088" w:author="קלוד - ניסוח" w:date="2026-10-13T16:46:40Z">
        <w:r>
          <w:delText xml:space="preserve">רב</w:delText>
        </w:r>
      </w:del>
      <w:r>
        <w:t xml:space="preserve"> </w:t>
      </w:r>
      <w:ins w:id="92085" w:author="קלוד - ניסוח" w:date="2026-10-13T16:46:40Z">
        <w:r>
          <w:t xml:space="preserve">אמינא לה:</w:t>
        </w:r>
      </w:ins>
      <w:del w:id="92086" w:author="קלוד - ניסוח" w:date="2026-10-13T16:46:40Z">
        <w:r>
          <w:delText xml:space="preserve">אשי:</w:delText>
        </w:r>
      </w:del>
    </w:p>
    <w:p w14:paraId="3E000DC6" w14:textId="4825D57E" w:rsidR="000C73DD" w:rsidRDefault="005200B7" w:rsidP="005200B7">
      <w:pPr>
        <w:rPr>
          <w:rtl/>
        </w:rPr>
      </w:pPr>
      <w:ins w:id="92091" w:author="קלוד - ניסוח" w:date="2026-10-13T16:46:40Z">
        <w:r>
          <w:rPr>
            <w:rFonts w:hint="cs"/>
            <w:rtl/>
          </w:rPr>
          <w:t xml:space="preserve">ד'וְהָיָה</w:t>
        </w:r>
      </w:ins>
      <w:del w:id="92092" w:author="קלוד - ניסוח" w:date="2026-10-13T16:46:40Z">
        <w:r>
          <w:rPr>
            <w:rFonts w:hint="cs"/>
            <w:rtl/>
          </w:rPr>
          <w:delText xml:space="preserve">מ</w:delText>
        </w:r>
        <w:r w:rsidR="00F63065">
          <w:rPr>
            <w:rtl/>
          </w:rPr>
          <w:delText xml:space="preserve">דכתיב </w:delText>
        </w:r>
        <w:r>
          <w:rPr>
            <w:rFonts w:hint="cs"/>
            <w:rtl/>
          </w:rPr>
          <w:delText xml:space="preserve">'</w:delText>
        </w:r>
        <w:r w:rsidR="00F63065">
          <w:rPr>
            <w:rStyle w:val="affffe"/>
            <w:rtl/>
          </w:rPr>
          <w:delText xml:space="preserve">וְהָיָה</w:delText>
        </w:r>
      </w:del>
      <w:r w:rsidR="00F63065">
        <w:rPr>
          <w:rStyle w:val="affffe"/>
          <w:rtl/>
        </w:rPr>
        <w:t xml:space="preserve"> הוּא וּתְמוּרָתוֹ יִהְיֶה קוֹדֶשׁ לֹא יִגָּאֵל</w:t>
      </w:r>
      <w:r>
        <w:rPr>
          <w:rFonts w:hint="cs"/>
          <w:rtl/>
        </w:rPr>
        <w:t>'</w:t>
      </w:r>
      <w:r w:rsidR="00F63065">
        <w:rPr>
          <w:rtl/>
        </w:rPr>
        <w:t xml:space="preserve">, אימתי עושה תמורה - </w:t>
      </w:r>
      <w:ins w:id="92089" w:author="קלוד - ניסוח" w:date="2026-10-13T16:46:40Z">
        <w:r>
          <w:rPr>
            <w:rtl/>
          </w:rPr>
          <w:t xml:space="preserve">מחיים,</w:t>
        </w:r>
      </w:ins>
      <w:del w:id="92090" w:author="קלוד - ניסוח" w:date="2026-10-13T16:46:40Z">
        <w:r w:rsidR="00F63065">
          <w:rPr>
            <w:rtl/>
          </w:rPr>
          <w:delText xml:space="preserve">מחיים, </w:delText>
        </w:r>
      </w:del>
    </w:p>
    <w:p w14:paraId="231D3B66" w14:textId="6E7C1378" w:rsidR="005200B7" w:rsidRDefault="000C73DD" w:rsidP="005200B7">
      <w:pPr>
        <w:rPr>
          <w:rtl/>
        </w:rPr>
      </w:pPr>
      <w:r>
        <w:rPr>
          <w:rtl/>
        </w:rPr>
        <w:tab/>
      </w:r>
      <w:r w:rsidR="00F63065">
        <w:rPr>
          <w:rtl/>
        </w:rPr>
        <w:t xml:space="preserve">אימתי אינו נגאל - מחיים, הא לאחר שחיטה</w:t>
      </w:r>
      <w:ins w:id="92097" w:author="קלוד - ניסוח" w:date="2026-10-13T16:46:40Z">
        <w:r>
          <w:rPr>
            <w:rtl/>
          </w:rPr>
          <w:t xml:space="preserve"> נגאל </w:t>
        </w:r>
      </w:ins>
      <w:del w:id="92098" w:author="קלוד - ניסוח" w:date="2026-10-13T16:46:40Z">
        <w:r w:rsidR="00F63065">
          <w:rPr>
            <w:rtl/>
          </w:rPr>
          <w:delText xml:space="preserve"> </w:delText>
        </w:r>
      </w:del>
      <w:r w:rsidR="00F63065">
        <w:rPr>
          <w:rtl/>
        </w:rPr>
        <w:t xml:space="preserve">- </w:t>
      </w:r>
      <w:ins w:id="92095" w:author="קלוד - ניסוח" w:date="2026-10-13T16:46:40Z">
        <w:r>
          <w:rPr>
            <w:rtl/>
          </w:rPr>
          <w:t xml:space="preserve">והא</w:t>
        </w:r>
      </w:ins>
      <w:del w:id="92096" w:author="קלוד - ניסוח" w:date="2026-10-13T16:46:40Z">
        <w:r w:rsidR="00F63065">
          <w:rPr>
            <w:rtl/>
          </w:rPr>
          <w:delText xml:space="preserve">נגאל, הא</w:delText>
        </w:r>
      </w:del>
      <w:r w:rsidR="00F63065">
        <w:rPr>
          <w:rtl/>
        </w:rPr>
        <w:t xml:space="preserve"> בעי העמדה </w:t>
      </w:r>
      <w:ins w:id="92093" w:author="קלוד - ניסוח" w:date="2026-10-13T16:46:40Z">
        <w:r>
          <w:rPr>
            <w:rtl/>
          </w:rPr>
          <w:t xml:space="preserve">והערכה ואי אפשר בשחוט!</w:t>
        </w:r>
      </w:ins>
      <w:del w:id="92094" w:author="קלוד - ניסוח" w:date="2026-10-13T16:46:40Z">
        <w:r w:rsidR="00F63065">
          <w:rPr>
            <w:rtl/>
          </w:rPr>
          <w:delText xml:space="preserve">והערכה! </w:delText>
        </w:r>
      </w:del>
    </w:p>
    <w:p w14:paraId="337C830F" w14:textId="53FD39EE" w:rsidR="006542AA" w:rsidRDefault="00000000">
      <w:pPr>
        <w:pStyle w:val="36"/>
        <w:framePr w:wrap="notBeside"/>
      </w:pPr>
      <w:r>
        <w:t xml:space="preserve">אלא </w:t>
      </w:r>
      <w:r>
        <w:t xml:space="preserve">ש"מ</w:t>
      </w:r>
      <w:r>
        <w:t xml:space="preserve">:</w:t>
      </w:r>
    </w:p>
    <w:p w14:paraId="4ABCA978" w14:textId="34A432DB" w:rsidR="00B874E6" w:rsidRDefault="00F63065" w:rsidP="005200B7">
      <w:pPr>
        <w:rPr>
          <w:rtl/>
        </w:rPr>
      </w:pPr>
      <w:r>
        <w:rPr>
          <w:rtl/>
        </w:rPr>
        <w:t xml:space="preserve">לא</w:t>
      </w:r>
      <w:r>
        <w:rPr>
          <w:rtl/>
        </w:rPr>
        <w:t xml:space="preserve"> יגאל - </w:t>
      </w:r>
      <w:r>
        <w:rPr>
          <w:rtl/>
        </w:rPr>
        <w:t xml:space="preserve">לא</w:t>
      </w:r>
      <w:r>
        <w:rPr>
          <w:rtl/>
        </w:rPr>
        <w:t xml:space="preserve"> ימכר הוא</w:t>
      </w:r>
      <w:r w:rsidR="0057284B">
        <w:rPr>
          <w:rtl/>
        </w:rPr>
        <w:t>.</w:t>
      </w:r>
    </w:p>
    <w:p>
      <w:pPr>
        <w:pStyle w:val="36"/>
        <w:rPr>
          <w:ins w:id="90110" w:author="קלוד - סמנטי" w:date="2026-10-13T16:46:38Z"/>
        </w:rPr>
      </w:pPr>
      <w:r>
        <w:t xml:space="preserve">ואפי' </w:t>
      </w:r>
      <w:r>
        <w:t xml:space="preserve">ל</w:t>
      </w:r>
      <w:r w:rsidR="00F63065">
        <w:t xml:space="preserve">מ"ד</w:t>
      </w:r>
    </w:p>
    <w:p w14:paraId="42BE4453" w14:textId="1A3FDBC5" w:rsidR="00C83F7A" w:rsidRDefault="00C83F7A" w:rsidP="00C83F7A">
      <w:pPr>
        <w:rPr>
          <w:rtl/>
        </w:rPr>
      </w:pPr>
      <w:del w:id="90111" w:author="קלוד - סמנטי" w:date="2026-10-13T16:46:38Z">
        <w:r w:rsidR="00F63065">
          <w:rPr>
            <w:rtl/>
          </w:rPr>
          <w:delText xml:space="preserve"> </w:delText>
        </w:r>
      </w:del>
      <w:r w:rsidR="00F63065">
        <w:rPr>
          <w:rtl/>
        </w:rPr>
        <w:t xml:space="preserve">קדשי מזבח </w:t>
      </w:r>
      <w:r w:rsidR="00F63065">
        <w:rPr>
          <w:rtl/>
        </w:rPr>
        <w:t xml:space="preserve">לא</w:t>
      </w:r>
      <w:r w:rsidR="00F63065">
        <w:rPr>
          <w:rtl/>
        </w:rPr>
        <w:t xml:space="preserve"> היו בכלל העמדה והערכה </w:t>
      </w:r>
      <w:ins w:id="92099" w:author="קלוד - ניסוח" w:date="2026-10-13T16:46:40Z">
        <w:r>
          <w:rPr>
            <w:rStyle w:val="affffd"/>
            <w:rtl/>
          </w:rPr>
          <w:t xml:space="preserve">ושחוט</w:t>
        </w:r>
        <w:r>
          <w:rPr>
            <w:rtl/>
          </w:rPr>
          <w:t xml:space="preserve"> נפדה - יש להוכיח,</w:t>
        </w:r>
      </w:ins>
      <w:del w:id="92100" w:author="קלוד - ניסוח" w:date="2026-10-13T16:46:40Z">
        <w:r>
          <w:rPr>
            <w:rtl/>
          </w:rPr>
          <w:delText xml:space="preserve">מה</w:delText>
        </w:r>
        <w:r w:rsidR="00F63065">
          <w:rPr>
            <w:rtl/>
          </w:rPr>
          <w:delText xml:space="preserve"> </w:delText>
        </w:r>
      </w:del>
    </w:p>
    <w:p w14:paraId="184FF4EE" w14:textId="7B8CB7D3" w:rsidR="005200B7" w:rsidRDefault="00F63065" w:rsidP="00C5567C">
      <w:pPr>
        <w:pStyle w:val="a"/>
        <w:rPr>
          <w:rtl/>
        </w:rPr>
      </w:pPr>
      <w:ins w:id="92113" w:author="קלוד - ניסוח" w:date="2026-10-13T16:46:40Z">
        <w:r>
          <w:rPr>
            <w:rtl/>
          </w:rPr>
          <w:t xml:space="preserve">דאנו</w:t>
        </w:r>
      </w:ins>
      <w:del w:id="92114" w:author="קלוד - ניסוח" w:date="2026-10-13T16:46:40Z">
        <w:r>
          <w:rPr>
            <w:rtl/>
          </w:rPr>
          <w:delText xml:space="preserve">אנן</w:delText>
        </w:r>
      </w:del>
      <w:r>
        <w:rPr>
          <w:rtl/>
        </w:rPr>
        <w:t xml:space="preserve"> כך אומרים: </w:t>
      </w:r>
      <w:ins w:id="92111" w:author="קלוד - ניסוח" w:date="2026-10-13T16:46:40Z">
        <w:r>
          <w:rPr>
            <w:rtl/>
          </w:rPr>
          <w:t xml:space="preserve">וכי</w:t>
        </w:r>
      </w:ins>
      <w:del w:id="92112" w:author="קלוד - ניסוח" w:date="2026-10-13T16:46:40Z">
        <w:r>
          <w:rPr>
            <w:rtl/>
          </w:rPr>
          <w:delText xml:space="preserve">מי</w:delText>
        </w:r>
      </w:del>
      <w:r>
        <w:rPr>
          <w:rtl/>
        </w:rPr>
        <w:t xml:space="preserve"> יש </w:t>
      </w:r>
      <w:ins w:id="92109" w:author="קלוד - ניסוח" w:date="2026-10-13T16:46:40Z">
        <w:r>
          <w:rPr>
            <w:rtl/>
          </w:rPr>
          <w:t xml:space="preserve">דבר</w:t>
        </w:r>
      </w:ins>
      <w:del w:id="92110" w:author="קלוד - ניסוח" w:date="2026-10-13T16:46:40Z">
        <w:r>
          <w:rPr>
            <w:rtl/>
          </w:rPr>
          <w:delText xml:space="preserve">דמחיים</w:delText>
        </w:r>
      </w:del>
      <w:r>
        <w:rPr>
          <w:rtl/>
        </w:rPr>
        <w:t xml:space="preserve"> </w:t>
      </w:r>
      <w:ins w:id="92107" w:author="קלוד - ניסוח" w:date="2026-10-13T16:46:40Z">
        <w:r>
          <w:rPr>
            <w:rtl/>
          </w:rPr>
          <w:t xml:space="preserve">שמחיים</w:t>
        </w:r>
      </w:ins>
      <w:del w:id="92108" w:author="קלוד - ניסוח" w:date="2026-10-13T16:46:40Z">
        <w:r>
          <w:rPr>
            <w:rtl/>
          </w:rPr>
          <w:delText xml:space="preserve">-</w:delText>
        </w:r>
      </w:del>
      <w:r>
        <w:rPr>
          <w:rtl/>
        </w:rPr>
        <w:t xml:space="preserve"> </w:t>
      </w:r>
      <w:ins w:id="92105" w:author="קלוד - ניסוח" w:date="2026-10-13T16:46:40Z">
        <w:r>
          <w:rPr>
            <w:rtl/>
          </w:rPr>
          <w:t xml:space="preserve">אינו</w:t>
        </w:r>
      </w:ins>
      <w:del w:id="92106" w:author="קלוד - ניסוח" w:date="2026-10-13T16:46:40Z">
        <w:r>
          <w:rPr>
            <w:rtl/>
          </w:rPr>
          <w:delText xml:space="preserve">לא</w:delText>
        </w:r>
      </w:del>
      <w:r>
        <w:rPr>
          <w:rtl/>
        </w:rPr>
        <w:t xml:space="preserve"> </w:t>
      </w:r>
      <w:ins w:id="92103" w:author="קלוד - ניסוח" w:date="2026-10-13T16:46:40Z">
        <w:r>
          <w:rPr>
            <w:rtl/>
          </w:rPr>
          <w:t xml:space="preserve">נפדה</w:t>
        </w:r>
      </w:ins>
      <w:del w:id="92104" w:author="קלוד - ניסוח" w:date="2026-10-13T16:46:40Z">
        <w:r>
          <w:rPr>
            <w:rtl/>
          </w:rPr>
          <w:delText xml:space="preserve">מיפריק,</w:delText>
        </w:r>
      </w:del>
      <w:r>
        <w:rPr>
          <w:rtl/>
        </w:rPr>
        <w:t xml:space="preserve"> ולאחר שחיטה </w:t>
      </w:r>
      <w:ins w:id="92101" w:author="קלוד - ניסוח" w:date="2026-10-13T16:46:40Z">
        <w:r>
          <w:rPr>
            <w:rtl/>
          </w:rPr>
          <w:t xml:space="preserve">נפדה?</w:t>
        </w:r>
      </w:ins>
      <w:del w:id="92102" w:author="קלוד - ניסוח" w:date="2026-10-13T16:46:40Z">
        <w:r>
          <w:rPr>
            <w:rtl/>
          </w:rPr>
          <w:delText xml:space="preserve">- מיפריק? </w:delText>
        </w:r>
      </w:del>
    </w:p>
    <w:p w14:paraId="4E73FA98" w14:textId="77777777" w:rsidR="006542AA" w:rsidRDefault="00000000">
      <w:pPr>
        <w:pStyle w:val="36"/>
        <w:framePr w:wrap="notBeside"/>
      </w:pPr>
      <w:r>
        <w:t xml:space="preserve">אלמה </w:t>
      </w:r>
      <w:r>
        <w:t xml:space="preserve">לא</w:t>
      </w:r>
      <w:r>
        <w:t xml:space="preserve">?</w:t>
      </w:r>
    </w:p>
    <w:p w14:paraId="52617288" w14:textId="64B4FCEE" w:rsidR="00B874E6" w:rsidRDefault="00F63065" w:rsidP="005200B7">
      <w:pPr>
        <w:rPr>
          <w:rtl/>
        </w:rPr>
      </w:pPr>
      <w:r>
        <w:rPr>
          <w:rtl/>
        </w:rPr>
        <w:t xml:space="preserve">מחיים </w:t>
      </w:r>
      <w:ins w:id="92129" w:author="קלוד - ניסוח" w:date="2026-10-13T16:46:40Z">
        <w:r>
          <w:rPr>
            <w:rtl/>
          </w:rPr>
          <w:t xml:space="preserve">שקדושתו</w:t>
        </w:r>
      </w:ins>
      <w:del w:id="92130" w:author="קלוד - ניסוח" w:date="2026-10-13T16:46:40Z">
        <w:r>
          <w:rPr>
            <w:rtl/>
          </w:rPr>
          <w:delText xml:space="preserve">דאלימא</w:delText>
        </w:r>
      </w:del>
      <w:r>
        <w:rPr>
          <w:rtl/>
        </w:rPr>
        <w:t xml:space="preserve"> </w:t>
      </w:r>
      <w:ins w:id="92127" w:author="קלוד - ניסוח" w:date="2026-10-13T16:46:40Z">
        <w:r>
          <w:rPr>
            <w:rtl/>
          </w:rPr>
          <w:t xml:space="preserve">חמורה</w:t>
        </w:r>
      </w:ins>
      <w:del w:id="92128" w:author="קלוד - ניסוח" w:date="2026-10-13T16:46:40Z">
        <w:r>
          <w:rPr>
            <w:rtl/>
          </w:rPr>
          <w:delText xml:space="preserve">קדושתיה</w:delText>
        </w:r>
      </w:del>
      <w:r>
        <w:rPr>
          <w:rtl/>
        </w:rPr>
        <w:t xml:space="preserve"> - </w:t>
      </w:r>
      <w:ins w:id="92125" w:author="קלוד - ניסוח" w:date="2026-10-13T16:46:40Z">
        <w:r>
          <w:rPr>
            <w:rtl/>
          </w:rPr>
          <w:t xml:space="preserve">אינו</w:t>
        </w:r>
      </w:ins>
      <w:del w:id="92126" w:author="קלוד - ניסוח" w:date="2026-10-13T16:46:40Z">
        <w:r>
          <w:rPr>
            <w:rtl/>
          </w:rPr>
          <w:delText xml:space="preserve">לא</w:delText>
        </w:r>
      </w:del>
      <w:r>
        <w:rPr>
          <w:rtl/>
        </w:rPr>
        <w:t xml:space="preserve"> </w:t>
      </w:r>
      <w:ins w:id="92123" w:author="קלוד - ניסוח" w:date="2026-10-13T16:46:40Z">
        <w:r>
          <w:rPr>
            <w:rtl/>
          </w:rPr>
          <w:t xml:space="preserve">נפדה, ולאחר שחיטה שקדושתו קלה - נפדה! - ולא כ"ש הוא: ומה מחיים שחזק לתפוס פדיונו </w:t>
        </w:r>
        <w:r>
          <w:rPr>
            <w:rStyle w:val="affffd"/>
            <w:rtl/>
          </w:rPr>
          <w:t xml:space="preserve">דעושה תמורה</w:t>
        </w:r>
        <w:r>
          <w:rPr>
            <w:rtl/>
          </w:rPr>
          <w:t xml:space="preserve"> אינו נפדה,</w:t>
        </w:r>
      </w:ins>
      <w:del w:id="92124" w:author="קלוד - ניסוח" w:date="2026-10-13T16:46:40Z">
        <w:r>
          <w:rPr>
            <w:rtl/>
          </w:rPr>
          <w:delText xml:space="preserve">מיפריק,</w:delText>
        </w:r>
      </w:del>
      <w:r>
        <w:rPr>
          <w:rtl/>
        </w:rPr>
        <w:t xml:space="preserve"> לאחר שחיטה </w:t>
      </w:r>
      <w:ins w:id="92121" w:author="קלוד - ניסוח" w:date="2026-10-13T16:46:40Z">
        <w:r>
          <w:rPr>
            <w:rtl/>
          </w:rPr>
          <w:t xml:space="preserve">שאינו</w:t>
        </w:r>
      </w:ins>
      <w:del w:id="92122" w:author="קלוד - ניסוח" w:date="2026-10-13T16:46:40Z">
        <w:r>
          <w:rPr>
            <w:rtl/>
          </w:rPr>
          <w:delText xml:space="preserve">דאקיל</w:delText>
        </w:r>
      </w:del>
      <w:r>
        <w:rPr>
          <w:rtl/>
        </w:rPr>
        <w:t xml:space="preserve"> </w:t>
      </w:r>
      <w:ins w:id="92119" w:author="קלוד - ניסוח" w:date="2026-10-13T16:46:40Z">
        <w:r>
          <w:rPr>
            <w:rtl/>
          </w:rPr>
          <w:t xml:space="preserve">חזק</w:t>
        </w:r>
      </w:ins>
      <w:del w:id="92120" w:author="קלוד - ניסוח" w:date="2026-10-13T16:46:40Z">
        <w:r>
          <w:rPr>
            <w:rtl/>
          </w:rPr>
          <w:delText xml:space="preserve">לו קדושתיה - מיפריק! ולא </w:delText>
        </w:r>
        <w:r w:rsidR="005200B7">
          <w:rPr>
            <w:rFonts w:hint="cs"/>
            <w:rtl/>
          </w:rPr>
          <w:delText xml:space="preserve">אמרי' ד</w:delText>
        </w:r>
        <w:r>
          <w:rPr>
            <w:rFonts w:hint="cs"/>
            <w:rtl/>
          </w:rPr>
          <w:delText xml:space="preserve">כ"ש</w:delText>
        </w:r>
        <w:r w:rsidR="005200B7">
          <w:rPr>
            <w:rFonts w:hint="cs"/>
            <w:rtl/>
          </w:rPr>
          <w:delText xml:space="preserve"> הוא ומה מחיים </w:delText>
        </w:r>
        <w:r>
          <w:rPr>
            <w:rtl/>
          </w:rPr>
          <w:delText xml:space="preserve">דאלים</w:delText>
        </w:r>
      </w:del>
      <w:r>
        <w:rPr>
          <w:rtl/>
        </w:rPr>
        <w:t xml:space="preserve"> לתפוס פדיונו </w:t>
      </w:r>
      <w:ins w:id="92117" w:author="קלוד - ניסוח" w:date="2026-10-13T16:46:40Z">
        <w:r>
          <w:rPr>
            <w:rtl/>
          </w:rPr>
          <w:t xml:space="preserve">-</w:t>
        </w:r>
      </w:ins>
      <w:del w:id="92118" w:author="קלוד - ניסוח" w:date="2026-10-13T16:46:40Z">
        <w:r>
          <w:rPr>
            <w:rtl/>
          </w:rPr>
          <w:delText xml:space="preserve">-</w:delText>
        </w:r>
        <w:r>
          <w:rPr>
            <w:rFonts w:hint="cs"/>
            <w:rtl/>
          </w:rPr>
          <w:delText xml:space="preserve">כ"ש</w:delText>
        </w:r>
      </w:del>
      <w:r w:rsidR="005200B7">
        <w:rPr>
          <w:rFonts w:hint="cs"/>
          <w:rtl/>
        </w:rPr>
        <w:t xml:space="preserve"> </w:t>
      </w:r>
      <w:ins w:id="92115" w:author="קלוד - ניסוח" w:date="2026-10-13T16:46:40Z">
        <w:r>
          <w:rPr>
            <w:rFonts w:hint="cs"/>
            <w:rtl/>
          </w:rPr>
          <w:t xml:space="preserve">נפדה?!</w:t>
        </w:r>
      </w:ins>
      <w:del w:id="92116" w:author="קלוד - ניסוח" w:date="2026-10-13T16:46:40Z">
        <w:r w:rsidR="005200B7">
          <w:rPr>
            <w:rFonts w:hint="cs"/>
            <w:rtl/>
          </w:rPr>
          <w:delText xml:space="preserve">לאחר שחיטה דלא אלים </w:delText>
        </w:r>
        <w:r>
          <w:rPr>
            <w:rFonts w:hint="cs"/>
            <w:rtl/>
          </w:rPr>
          <w:delText xml:space="preserve">לתפוס</w:delText>
        </w:r>
        <w:r w:rsidR="005200B7">
          <w:rPr>
            <w:rFonts w:hint="cs"/>
            <w:rtl/>
          </w:rPr>
          <w:delText xml:space="preserve"> פדיונו</w:delText>
        </w:r>
      </w:del>
      <w:r>
        <w:rPr>
          <w:rFonts w:hint="cs"/>
          <w:rtl/>
        </w:rPr>
        <w:t xml:space="preserve"> </w:t>
      </w:r>
      <w:r>
        <w:rPr>
          <w:rtl/>
        </w:rPr>
        <w:t xml:space="preserve">אלא </w:t>
      </w:r>
      <w:r>
        <w:rPr>
          <w:rtl/>
        </w:rPr>
        <w:t xml:space="preserve">ש"מ</w:t>
      </w:r>
      <w:r>
        <w:rPr>
          <w:rtl/>
        </w:rPr>
        <w:t xml:space="preserve">: </w:t>
      </w:r>
      <w:r>
        <w:rPr>
          <w:rtl/>
        </w:rPr>
        <w:t xml:space="preserve">לא</w:t>
      </w:r>
      <w:r>
        <w:rPr>
          <w:rtl/>
        </w:rPr>
        <w:t xml:space="preserve"> יגאל - </w:t>
      </w:r>
      <w:r>
        <w:rPr>
          <w:rtl/>
        </w:rPr>
        <w:t xml:space="preserve">לא</w:t>
      </w:r>
      <w:r>
        <w:rPr>
          <w:rtl/>
        </w:rPr>
        <w:t xml:space="preserve"> ימכר הוא</w:t>
      </w:r>
      <w:r w:rsidR="0057284B">
        <w:rPr>
          <w:rtl/>
        </w:rPr>
        <w:t>.</w:t>
      </w:r>
    </w:p>
    <w:p w14:paraId="158E116B" w14:textId="4357D170" w:rsidR="00B874E6" w:rsidRDefault="005200B7" w:rsidP="005200B7">
      <w:pPr>
        <w:rPr>
          <w:rtl/>
        </w:rPr>
      </w:pPr>
      <w:ins w:id="92151" w:author="קלוד - ניסוח" w:date="2026-10-13T16:46:40Z">
        <w:r>
          <w:rPr>
            <w:rFonts w:hint="cs"/>
            <w:rtl/>
          </w:rPr>
          <w:t xml:space="preserve">ולכתוב</w:t>
        </w:r>
      </w:ins>
      <w:del w:id="92152" w:author="קלוד - ניסוח" w:date="2026-10-13T16:46:40Z">
        <w:r>
          <w:rPr>
            <w:rFonts w:hint="cs"/>
            <w:rtl/>
          </w:rPr>
          <w:delText xml:space="preserve">ואם כתב</w:delText>
        </w:r>
      </w:del>
      <w:r>
        <w:rPr>
          <w:rFonts w:hint="cs"/>
          <w:rtl/>
        </w:rPr>
        <w:t xml:space="preserve"> </w:t>
      </w:r>
      <w:r>
        <w:rPr>
          <w:rFonts w:hint="cs"/>
          <w:rtl/>
        </w:rPr>
        <w:t xml:space="preserve">לא</w:t>
      </w:r>
      <w:r>
        <w:rPr>
          <w:rFonts w:hint="cs"/>
          <w:rtl/>
        </w:rPr>
        <w:t xml:space="preserve"> </w:t>
      </w:r>
      <w:ins w:id="92149" w:author="קלוד - ניסוח" w:date="2026-10-13T16:46:40Z">
        <w:r>
          <w:rPr>
            <w:rFonts w:hint="cs"/>
            <w:rtl/>
          </w:rPr>
          <w:t xml:space="preserve">ימכר!</w:t>
        </w:r>
      </w:ins>
      <w:del w:id="92150" w:author="קלוד - ניסוח" w:date="2026-10-13T16:46:40Z">
        <w:r>
          <w:rPr>
            <w:rFonts w:hint="cs"/>
            <w:rtl/>
          </w:rPr>
          <w:delText xml:space="preserve">ימכר הוו"א</w:delText>
        </w:r>
        <w:r w:rsidR="00F63065">
          <w:rPr>
            <w:rtl/>
          </w:rPr>
          <w:delText xml:space="preserve">: איזדבוני </w:delText>
        </w:r>
        <w:r w:rsidR="00F63065">
          <w:rPr>
            <w:rtl/>
          </w:rPr>
          <w:delText xml:space="preserve">לא</w:delText>
        </w:r>
        <w:r w:rsidR="00F63065">
          <w:rPr>
            <w:rtl/>
          </w:rPr>
          <w:delText xml:space="preserve"> מזדבן</w:delText>
        </w:r>
      </w:del>
      <w:r w:rsidR="00F63065">
        <w:rPr>
          <w:rtl/>
        </w:rPr>
        <w:t xml:space="preserve"> - </w:t>
      </w:r>
      <w:ins w:id="92147" w:author="קלוד - ניסוח" w:date="2026-10-13T16:46:40Z">
        <w:r>
          <w:rPr>
            <w:rtl/>
          </w:rPr>
          <w:t xml:space="preserve">דאז הו"א: דוקא אינו נמכר, דעושה בו</w:t>
        </w:r>
      </w:ins>
      <w:del w:id="92148" w:author="קלוד - ניסוח" w:date="2026-10-13T16:46:40Z">
        <w:r>
          <w:rPr>
            <w:rtl/>
          </w:rPr>
          <w:delText xml:space="preserve">דעשה</w:delText>
        </w:r>
      </w:del>
      <w:r w:rsidR="00F63065">
        <w:rPr>
          <w:rtl/>
        </w:rPr>
        <w:t xml:space="preserve"> עובדין דחול, אבל </w:t>
      </w:r>
      <w:ins w:id="92145" w:author="קלוד - ניסוח" w:date="2026-10-13T16:46:40Z">
        <w:r>
          <w:rPr>
            <w:rtl/>
          </w:rPr>
          <w:t xml:space="preserve">נפדה,</w:t>
        </w:r>
      </w:ins>
      <w:del w:id="92146" w:author="קלוד - ניסוח" w:date="2026-10-13T16:46:40Z">
        <w:r w:rsidR="00F63065">
          <w:rPr>
            <w:rtl/>
          </w:rPr>
          <w:delText xml:space="preserve">איפרוקי</w:delText>
        </w:r>
      </w:del>
      <w:r w:rsidR="00F63065">
        <w:rPr>
          <w:rtl/>
        </w:rPr>
        <w:t xml:space="preserve"> </w:t>
      </w:r>
      <w:ins w:id="92143" w:author="קלוד - ניסוח" w:date="2026-10-13T16:46:40Z">
        <w:r>
          <w:rPr>
            <w:rtl/>
          </w:rPr>
          <w:t xml:space="preserve">דדמיו</w:t>
        </w:r>
      </w:ins>
      <w:del w:id="92144" w:author="קלוד - ניסוח" w:date="2026-10-13T16:46:40Z">
        <w:r w:rsidR="00F63065">
          <w:rPr>
            <w:rtl/>
          </w:rPr>
          <w:delText xml:space="preserve">מיפריק</w:delText>
        </w:r>
      </w:del>
      <w:r w:rsidR="00F63065">
        <w:rPr>
          <w:rtl/>
        </w:rPr>
        <w:t xml:space="preserve"> </w:t>
      </w:r>
      <w:ins w:id="92141" w:author="קלוד - ניסוח" w:date="2026-10-13T16:46:40Z">
        <w:r>
          <w:rPr>
            <w:rtl/>
          </w:rPr>
          <w:t xml:space="preserve">נכנסים</w:t>
        </w:r>
      </w:ins>
      <w:del w:id="92142" w:author="קלוד - ניסוח" w:date="2026-10-13T16:46:40Z">
        <w:r w:rsidR="00F63065">
          <w:rPr>
            <w:rtl/>
          </w:rPr>
          <w:delText xml:space="preserve">- </w:delText>
        </w:r>
        <w:r>
          <w:rPr>
            <w:rtl/>
          </w:rPr>
          <w:delText xml:space="preserve">שהרי</w:delText>
        </w:r>
        <w:r w:rsidR="00F63065">
          <w:rPr>
            <w:rtl/>
          </w:rPr>
          <w:delText xml:space="preserve"> עיילי דמיו</w:delText>
        </w:r>
      </w:del>
      <w:r w:rsidR="00F63065">
        <w:rPr>
          <w:rtl/>
        </w:rPr>
        <w:t xml:space="preserve"> להקדש, </w:t>
      </w:r>
      <w:r>
        <w:rPr>
          <w:rtl/>
        </w:rPr>
        <w:t>לכך</w:t>
      </w:r>
      <w:r w:rsidR="00F63065">
        <w:rPr>
          <w:rtl/>
        </w:rPr>
        <w:t xml:space="preserve"> כתב</w:t>
      </w:r>
      <w:ins w:id="92139" w:author="קלוד - ניסוח" w:date="2026-10-13T16:46:40Z">
        <w:r>
          <w:rPr>
            <w:rtl/>
          </w:rPr>
          <w:t xml:space="preserve"> </w:t>
        </w:r>
      </w:ins>
      <w:del w:id="92140" w:author="קלוד - ניסוח" w:date="2026-10-13T16:46:40Z">
        <w:r w:rsidR="00F63065">
          <w:rPr>
            <w:rtl/>
          </w:rPr>
          <w:delText xml:space="preserve"> </w:delText>
        </w:r>
        <w:r>
          <w:rPr>
            <w:rtl/>
          </w:rPr>
          <w:delText xml:space="preserve">התורה</w:delText>
        </w:r>
        <w:r w:rsidR="00F63065">
          <w:rPr>
            <w:rtl/>
          </w:rPr>
          <w:delText xml:space="preserve"> </w:delText>
        </w:r>
      </w:del>
      <w:r>
        <w:rPr>
          <w:rFonts w:hint="cs"/>
          <w:rtl/>
        </w:rPr>
        <w:t>'</w:t>
      </w:r>
      <w:r>
        <w:rPr>
          <w:rStyle w:val="affffe"/>
          <w:rtl/>
        </w:rPr>
        <w:t>לֹא יִגָּאֵל</w:t>
      </w:r>
      <w:r>
        <w:rPr>
          <w:rFonts w:hint="cs"/>
          <w:rtl/>
        </w:rPr>
        <w:t>'</w:t>
      </w:r>
      <w:r w:rsidR="00F63065">
        <w:rPr>
          <w:rtl/>
        </w:rPr>
        <w:t xml:space="preserve"> </w:t>
      </w:r>
      <w:ins w:id="92137" w:author="קלוד - ניסוח" w:date="2026-10-13T16:46:40Z">
        <w:r>
          <w:rPr>
            <w:rtl/>
          </w:rPr>
          <w:t xml:space="preserve">-</w:t>
        </w:r>
      </w:ins>
      <w:del w:id="92138" w:author="קלוד - ניסוח" w:date="2026-10-13T16:46:40Z">
        <w:r w:rsidR="00F63065">
          <w:rPr>
            <w:rtl/>
          </w:rPr>
          <w:delText xml:space="preserve">דלא</w:delText>
        </w:r>
      </w:del>
      <w:r w:rsidR="00F63065">
        <w:rPr>
          <w:rtl/>
        </w:rPr>
        <w:t xml:space="preserve"> </w:t>
      </w:r>
      <w:ins w:id="92135" w:author="קלוד - ניסוח" w:date="2026-10-13T16:46:40Z">
        <w:r>
          <w:rPr>
            <w:rtl/>
          </w:rPr>
          <w:t xml:space="preserve">לא</w:t>
        </w:r>
      </w:ins>
      <w:del w:id="92136" w:author="קלוד - ניסוח" w:date="2026-10-13T16:46:40Z">
        <w:r w:rsidR="00F63065">
          <w:rPr>
            <w:rtl/>
          </w:rPr>
          <w:delText xml:space="preserve">איזדבוני</w:delText>
        </w:r>
      </w:del>
      <w:r w:rsidR="00F63065">
        <w:rPr>
          <w:rtl/>
        </w:rPr>
        <w:t xml:space="preserve"> </w:t>
      </w:r>
      <w:ins w:id="92133" w:author="קלוד - ניסוח" w:date="2026-10-13T16:46:40Z">
        <w:r>
          <w:rPr>
            <w:rtl/>
          </w:rPr>
          <w:t xml:space="preserve">נמכר</w:t>
        </w:r>
      </w:ins>
      <w:del w:id="92134" w:author="קלוד - ניסוח" w:date="2026-10-13T16:46:40Z">
        <w:r w:rsidR="00F63065">
          <w:rPr>
            <w:rtl/>
          </w:rPr>
          <w:delText xml:space="preserve">מיזדבן,</w:delText>
        </w:r>
      </w:del>
      <w:r w:rsidR="00F63065">
        <w:rPr>
          <w:rtl/>
        </w:rPr>
        <w:t xml:space="preserve"> ולא </w:t>
      </w:r>
      <w:ins w:id="92131" w:author="קלוד - ניסוח" w:date="2026-10-13T16:46:40Z">
        <w:r>
          <w:rPr>
            <w:rtl/>
          </w:rPr>
          <w:t xml:space="preserve">נפדה.</w:t>
        </w:r>
      </w:ins>
      <w:del w:id="92132" w:author="קלוד - ניסוח" w:date="2026-10-13T16:46:40Z">
        <w:r w:rsidR="00F63065">
          <w:rPr>
            <w:rtl/>
          </w:rPr>
          <w:delText xml:space="preserve">איפרוקי מיפריק</w:delText>
        </w:r>
        <w:r w:rsidR="0057284B">
          <w:rPr>
            <w:rtl/>
          </w:rPr>
          <w:delText xml:space="preserve">.</w:delText>
        </w:r>
      </w:del>
    </w:p>
    <w:p w14:paraId="063F01A1" w14:textId="7E0EACC6" w:rsidR="0057284B" w:rsidRDefault="0057284B" w:rsidP="009F73ED">
      <w:pPr>
        <w:pStyle w:val="affff9"/>
        <w:rPr>
          <w:rtl/>
        </w:rPr>
      </w:pPr>
      <w:r>
        <w:rPr>
          <w:rtl/>
        </w:rPr>
        <w:t>• • •</w:t>
      </w:r>
    </w:p>
    <w:p w14:paraId="3A2E231A" w14:textId="77777777" w:rsidR="006542AA" w:rsidRDefault="00000000">
      <w:pPr>
        <w:pStyle w:val="afffff5"/>
        <w:framePr w:wrap="around"/>
      </w:pPr>
      <w:r>
        <w:t>משנה ב</w:t>
      </w:r>
    </w:p>
    <w:p w14:paraId="48A5D409" w14:textId="329DD4A5" w:rsidR="00B874E6" w:rsidRDefault="00F63065" w:rsidP="009F73ED">
      <w:pPr>
        <w:pStyle w:val="afff5"/>
        <w:spacing w:before="120"/>
        <w:rPr>
          <w:rtl/>
        </w:rPr>
      </w:pPr>
      <w:r>
        <w:rPr>
          <w:rtl/>
        </w:rPr>
        <w:t>בש"א: לא ימנה ישראל עם הכהן לבכור, וב"ה מתירין, ואפי' נכרי</w:t>
      </w:r>
      <w:r w:rsidR="0057284B">
        <w:rPr>
          <w:rtl/>
        </w:rPr>
        <w:t>.</w:t>
      </w:r>
    </w:p>
    <w:p w14:paraId="1CC432EA" w14:textId="7A71AC91" w:rsidR="0057284B" w:rsidRDefault="0057284B" w:rsidP="009F73ED">
      <w:pPr>
        <w:pStyle w:val="affff9"/>
        <w:rPr>
          <w:rtl/>
        </w:rPr>
      </w:pPr>
      <w:r>
        <w:rPr>
          <w:rtl/>
        </w:rPr>
        <w:t>• • •</w:t>
      </w:r>
    </w:p>
    <w:p w14:paraId="2DE20616" w14:textId="77777777" w:rsidR="006542AA" w:rsidRDefault="00000000">
      <w:pPr>
        <w:pStyle w:val="36"/>
        <w:framePr w:wrap="notBeside"/>
      </w:pPr>
      <w:r>
        <w:t xml:space="preserve">מתני' </w:t>
      </w:r>
      <w:ins w:id="92153" w:author="קלוד - ניסוח" w:date="2026-10-13T16:46:40Z">
        <w:r>
          <w:t xml:space="preserve">כר"ע,</w:t>
        </w:r>
      </w:ins>
      <w:del w:id="92154" w:author="קלוד - ניסוח" w:date="2026-10-13T16:46:40Z">
        <w:r>
          <w:delText xml:space="preserve">ר"ע היא,</w:delText>
        </w:r>
      </w:del>
      <w:r>
        <w:t xml:space="preserve"> </w:t>
      </w:r>
      <w:r>
        <w:t xml:space="preserve">דתניא</w:t>
      </w:r>
      <w:r>
        <w:t xml:space="preserve">:</w:t>
      </w:r>
    </w:p>
    <w:p w14:paraId="531053FB" w14:textId="01AFA6F9" w:rsidR="007C4A40" w:rsidRDefault="00F63065" w:rsidP="007C4A40">
      <w:pPr>
        <w:rPr>
          <w:rtl/>
        </w:rPr>
      </w:pPr>
      <w:ins w:id="92157" w:author="קלוד - ניסוח" w:date="2026-10-13T16:46:40Z">
        <w:r>
          <w:rPr>
            <w:rtl/>
          </w:rPr>
          <w:t xml:space="preserve">בכור </w:t>
        </w:r>
        <w:r>
          <w:rPr>
            <w:rStyle w:val="affffd"/>
            <w:rtl/>
          </w:rPr>
          <w:t xml:space="preserve">בעל מום</w:t>
        </w:r>
        <w:r>
          <w:rPr>
            <w:rtl/>
          </w:rPr>
          <w:t xml:space="preserve">,</w:t>
        </w:r>
      </w:ins>
      <w:del w:id="92158" w:author="קלוד - ניסוח" w:date="2026-10-13T16:46:40Z">
        <w:r>
          <w:rPr>
            <w:rtl/>
          </w:rPr>
          <w:delText xml:space="preserve">בכור,</w:delText>
        </w:r>
      </w:del>
      <w:r>
        <w:rPr>
          <w:rtl/>
        </w:rPr>
        <w:t xml:space="preserve"> </w:t>
      </w:r>
      <w:r w:rsidR="007C4A40">
        <w:rPr>
          <w:rFonts w:hint="cs"/>
          <w:rtl/>
        </w:rPr>
        <w:t>ל</w:t>
      </w:r>
      <w:r>
        <w:rPr>
          <w:rFonts w:hint="cs"/>
          <w:rtl/>
        </w:rPr>
        <w:t>ב"ש</w:t>
      </w:r>
      <w:r w:rsidR="007C4A40">
        <w:rPr>
          <w:rFonts w:hint="cs"/>
          <w:rtl/>
        </w:rPr>
        <w:t xml:space="preserve">: </w:t>
      </w:r>
      <w:r>
        <w:rPr>
          <w:rtl/>
        </w:rPr>
        <w:t xml:space="preserve">אין נמנין עליו אלא חבורה שכולה </w:t>
      </w:r>
      <w:ins w:id="92155" w:author="קלוד - ניסוח" w:date="2026-10-13T16:46:40Z">
        <w:r>
          <w:rPr>
            <w:rtl/>
          </w:rPr>
          <w:t xml:space="preserve">כהנים,</w:t>
        </w:r>
      </w:ins>
      <w:del w:id="92156" w:author="קלוד - ניסוח" w:date="2026-10-13T16:46:40Z">
        <w:r>
          <w:rPr>
            <w:rtl/>
          </w:rPr>
          <w:delText xml:space="preserve">כהנים, </w:delText>
        </w:r>
      </w:del>
    </w:p>
    <w:p w14:paraId="3472A3CB" w14:textId="06254BA0" w:rsidR="00B874E6" w:rsidRDefault="007C4A40" w:rsidP="001B1B14">
      <w:pPr>
        <w:rPr>
          <w:rtl/>
        </w:rPr>
      </w:pPr>
      <w:r>
        <w:rPr>
          <w:rtl/>
        </w:rPr>
        <w:tab/>
      </w:r>
      <w:r>
        <w:rPr>
          <w:rtl/>
        </w:rPr>
        <w:tab/>
      </w:r>
      <w:r>
        <w:rPr>
          <w:rtl/>
        </w:rPr>
        <w:tab/>
      </w:r>
      <w:r>
        <w:rPr>
          <w:rtl/>
        </w:rPr>
        <w:tab/>
      </w:r>
      <w:r>
        <w:rPr>
          <w:rtl/>
        </w:rPr>
        <w:tab/>
      </w:r>
      <w:r>
        <w:rPr>
          <w:rFonts w:hint="cs"/>
          <w:rtl/>
        </w:rPr>
        <w:t xml:space="preserve">ולב"ה: </w:t>
      </w:r>
      <w:r>
        <w:rPr>
          <w:rtl/>
        </w:rPr>
        <w:t>אפי'</w:t>
      </w:r>
      <w:r w:rsidR="00F63065">
        <w:rPr>
          <w:rtl/>
        </w:rPr>
        <w:t xml:space="preserve"> זרים, </w:t>
      </w:r>
      <w:ins w:id="92159" w:author="קלוד - ניסוח" w:date="2026-10-13T16:46:40Z">
        <w:r>
          <w:rPr>
            <w:rStyle w:val="27"/>
            <w:rFonts w:hint="cs"/>
            <w:rtl/>
          </w:rPr>
          <w:t xml:space="preserve">ולר"ע:</w:t>
        </w:r>
      </w:ins>
      <w:del w:id="92160" w:author="קלוד - ניסוח" w:date="2026-10-13T16:46:40Z">
        <w:r>
          <w:rPr>
            <w:rStyle w:val="27"/>
            <w:rFonts w:hint="cs"/>
            <w:rtl/>
          </w:rPr>
          <w:delText xml:space="preserve">ו</w:delText>
        </w:r>
        <w:r>
          <w:rPr>
            <w:rStyle w:val="27"/>
            <w:rtl/>
          </w:rPr>
          <w:delText xml:space="preserve">ר"ע</w:delText>
        </w:r>
        <w:r w:rsidR="001B1B14">
          <w:rPr>
            <w:rFonts w:hint="cs"/>
            <w:rtl/>
          </w:rPr>
          <w:delText xml:space="preserve"> </w:delText>
        </w:r>
        <w:r w:rsidR="00F63065">
          <w:rPr>
            <w:rtl/>
          </w:rPr>
          <w:delText xml:space="preserve">מתיר</w:delText>
        </w:r>
      </w:del>
      <w:r w:rsidR="00F63065">
        <w:rPr>
          <w:rtl/>
        </w:rPr>
        <w:t xml:space="preserve"> אפי' </w:t>
      </w:r>
      <w:r>
        <w:rPr>
          <w:rtl/>
        </w:rPr>
        <w:t>נכרי</w:t>
      </w:r>
      <w:r w:rsidR="0057284B">
        <w:rPr>
          <w:rtl/>
        </w:rPr>
        <w:t>.</w:t>
      </w:r>
    </w:p>
    <w:p w14:paraId="2D0273E5" w14:textId="77777777" w:rsidR="006542AA" w:rsidRDefault="00000000">
      <w:pPr>
        <w:pStyle w:val="36"/>
        <w:framePr w:wrap="notBeside"/>
      </w:pPr>
      <w:r>
        <w:t xml:space="preserve">מ"ט</w:t>
      </w:r>
      <w:r>
        <w:t xml:space="preserve"> דב"ש:</w:t>
      </w:r>
    </w:p>
    <w:p w14:paraId="5224E72A" w14:textId="5E250D68" w:rsidR="007C4A40" w:rsidRDefault="00F63065" w:rsidP="000C73DD">
      <w:pPr>
        <w:pStyle w:val="011"/>
        <w:rPr>
          <w:rtl/>
        </w:rPr>
      </w:pPr>
      <w:r>
        <w:rPr>
          <w:rtl/>
        </w:rPr>
        <w:t>ד</w:t>
      </w:r>
      <w:r w:rsidR="007C4A40">
        <w:rPr>
          <w:rFonts w:hint="cs"/>
          <w:rtl/>
        </w:rPr>
        <w:t>'</w:t>
      </w:r>
      <w:r w:rsidR="000C73DD">
        <w:rPr>
          <w:rStyle w:val="affffe"/>
          <w:rtl/>
        </w:rPr>
        <w:t>וּבְשָׂרָם יִהְיֶה לָּךְ וגו</w:t>
      </w:r>
      <w:r w:rsidR="007C4A40">
        <w:rPr>
          <w:rtl/>
        </w:rPr>
        <w:t xml:space="preserve">'</w:t>
      </w:r>
      <w:ins w:id="92165" w:author="קלוד - ניסוח" w:date="2026-10-13T16:46:40Z">
        <w:r>
          <w:rPr>
            <w:rtl/>
          </w:rPr>
          <w:t xml:space="preserve"> </w:t>
        </w:r>
        <w:r>
          <w:rPr>
            <w:rStyle w:val="affffd"/>
            <w:rtl/>
          </w:rPr>
          <w:t xml:space="preserve">כחזה ושוק</w:t>
        </w:r>
        <w:r>
          <w:rPr>
            <w:rtl/>
          </w:rPr>
          <w:t xml:space="preserve"> - </w:t>
        </w:r>
      </w:ins>
      <w:del w:id="92166" w:author="קלוד - ניסוח" w:date="2026-10-13T16:46:40Z">
        <w:r w:rsidR="007C4A40">
          <w:rPr>
            <w:rtl/>
          </w:rPr>
          <w:delText xml:space="preserve"> </w:delText>
        </w:r>
      </w:del>
      <w:r w:rsidR="007C4A40">
        <w:rPr>
          <w:rtl/>
        </w:rPr>
        <w:t xml:space="preserve">מה </w:t>
      </w:r>
      <w:r w:rsidR="000C73DD">
        <w:rPr>
          <w:rtl/>
        </w:rPr>
        <w:t>שם</w:t>
      </w:r>
      <w:r w:rsidR="007C4A40">
        <w:rPr>
          <w:rFonts w:hint="cs"/>
          <w:rtl/>
        </w:rPr>
        <w:t xml:space="preserve"> </w:t>
      </w:r>
      <w:r w:rsidR="007C4A40">
        <w:rPr>
          <w:rtl/>
        </w:rPr>
        <w:t xml:space="preserve">כהנים </w:t>
      </w:r>
      <w:ins w:id="92163" w:author="קלוד - ניסוח" w:date="2026-10-13T16:46:40Z">
        <w:r>
          <w:rPr>
            <w:rtl/>
          </w:rPr>
          <w:t xml:space="preserve">אין</w:t>
        </w:r>
      </w:ins>
      <w:del w:id="92164" w:author="קלוד - ניסוח" w:date="2026-10-13T16:46:40Z">
        <w:r w:rsidR="007C4A40">
          <w:rPr>
            <w:rtl/>
          </w:rPr>
          <w:delText xml:space="preserve">אין,</w:delText>
        </w:r>
      </w:del>
      <w:r w:rsidR="007C4A40">
        <w:rPr>
          <w:rtl/>
        </w:rPr>
        <w:t xml:space="preserve"> ישראל </w:t>
      </w:r>
      <w:r w:rsidR="007C4A40">
        <w:rPr>
          <w:rtl/>
        </w:rPr>
        <w:t xml:space="preserve">לא</w:t>
      </w:r>
      <w:r w:rsidR="007C4A40">
        <w:rPr>
          <w:rtl/>
        </w:rPr>
        <w:t xml:space="preserve">, אף </w:t>
      </w:r>
      <w:ins w:id="92161" w:author="קלוד - ניסוח" w:date="2026-10-13T16:46:40Z">
        <w:r>
          <w:rPr>
            <w:rtl/>
          </w:rPr>
          <w:t xml:space="preserve">כאן.</w:t>
        </w:r>
      </w:ins>
      <w:del w:id="92162" w:author="קלוד - ניסוח" w:date="2026-10-13T16:46:40Z">
        <w:r w:rsidR="000C73DD">
          <w:rPr>
            <w:rtl/>
          </w:rPr>
          <w:delText xml:space="preserve">כאן</w:delText>
        </w:r>
        <w:r w:rsidR="007C4A40">
          <w:rPr>
            <w:rFonts w:hint="cs"/>
            <w:rtl/>
          </w:rPr>
          <w:delText xml:space="preserve"> </w:delText>
        </w:r>
        <w:r>
          <w:rPr>
            <w:rtl/>
          </w:rPr>
          <w:delText xml:space="preserve">כהנים אין ישראל </w:delText>
        </w:r>
        <w:r>
          <w:rPr>
            <w:rtl/>
          </w:rPr>
          <w:delText xml:space="preserve">לא</w:delText>
        </w:r>
        <w:r w:rsidR="0057284B">
          <w:rPr>
            <w:rtl/>
          </w:rPr>
          <w:delText xml:space="preserve">.</w:delText>
        </w:r>
      </w:del>
    </w:p>
    <w:p w14:paraId="6CC52154" w14:textId="77777777" w:rsidR="007C4A40" w:rsidRDefault="007C4A40" w:rsidP="007C4A40">
      <w:pPr>
        <w:pStyle w:val="afff0"/>
        <w:framePr w:wrap="around"/>
        <w:rPr>
          <w:rtl/>
        </w:rPr>
      </w:pPr>
      <w:r>
        <w:rPr>
          <w:rFonts w:hint="cs"/>
          <w:rtl/>
        </w:rPr>
        <w:t xml:space="preserve">לג. </w:t>
      </w:r>
    </w:p>
    <w:p>
      <w:pPr>
        <w:pStyle w:val="36"/>
        <w:rPr>
          <w:ins w:id="90112" w:author="קלוד - סמנטי" w:date="2026-10-13T16:46:38Z"/>
        </w:rPr>
      </w:pPr>
      <w:r>
        <w:t>ו</w:t>
      </w:r>
      <w:r w:rsidR="000C73DD">
        <w:t>ב"ה</w:t>
      </w:r>
      <w:r w:rsidR="000C73DD">
        <w:t>:</w:t>
      </w:r>
    </w:p>
    <w:p w14:paraId="619C8302" w14:textId="71124769" w:rsidR="000C73DD" w:rsidRDefault="007C4A40" w:rsidP="000C73DD">
      <w:pPr>
        <w:rPr>
          <w:rtl/>
        </w:rPr>
      </w:pPr>
      <w:del w:id="90113" w:author="קלוד - סמנטי" w:date="2026-10-13T16:46:38Z">
        <w:r>
          <w:rPr>
            <w:rFonts w:hint="cs"/>
            <w:rtl/>
          </w:rPr>
          <w:delText xml:space="preserve"> </w:delText>
        </w:r>
      </w:del>
      <w:r w:rsidR="000C73DD">
        <w:rPr>
          <w:rtl/>
        </w:rPr>
        <w:t>ה"מ</w:t>
      </w:r>
      <w:r w:rsidR="00F63065">
        <w:rPr>
          <w:rtl/>
        </w:rPr>
        <w:t xml:space="preserve"> תם, אבל בעל מום כתיב </w:t>
      </w:r>
      <w:r w:rsidR="0084067A">
        <w:rPr>
          <w:rFonts w:hint="cs"/>
          <w:rtl/>
        </w:rPr>
        <w:t>'</w:t>
      </w:r>
      <w:r w:rsidR="000C73DD">
        <w:rPr>
          <w:rStyle w:val="affffe"/>
          <w:rtl/>
        </w:rPr>
        <w:t>הַטָּמֵא וְהַטָּהוֹר יַחְדָּיו יֹאכְלֶנּוּ</w:t>
      </w:r>
      <w:r w:rsidR="0084067A">
        <w:rPr>
          <w:rFonts w:hint="cs"/>
          <w:rtl/>
        </w:rPr>
        <w:t>'</w:t>
      </w:r>
      <w:r w:rsidR="00F63065">
        <w:rPr>
          <w:rtl/>
        </w:rPr>
        <w:t>,</w:t>
      </w:r>
    </w:p>
    <w:p w14:paraId="4C5AC85B" w14:textId="654A731D" w:rsidR="0084067A" w:rsidRDefault="00F63065" w:rsidP="000C73DD">
      <w:pPr>
        <w:pStyle w:val="021"/>
        <w:rPr>
          <w:rtl/>
        </w:rPr>
      </w:pPr>
      <w:r>
        <w:rPr>
          <w:rtl/>
        </w:rPr>
        <w:t>ומה טמא שאינו</w:t>
      </w:r>
      <w:r w:rsidR="000C73DD">
        <w:rPr>
          <w:rtl/>
        </w:rPr>
        <w:t xml:space="preserve"> אוכל בקדשים קלים - אוכל בבכור,</w:t>
      </w:r>
      <w:r w:rsidR="000C73DD">
        <w:rPr>
          <w:rFonts w:hint="cs"/>
          <w:rtl/>
        </w:rPr>
        <w:t xml:space="preserve"> </w:t>
      </w:r>
      <w:r>
        <w:rPr>
          <w:rtl/>
        </w:rPr>
        <w:t>זר שאוכל בקדשים קלים - אינו דין שיא</w:t>
      </w:r>
      <w:r w:rsidR="007C4A40">
        <w:rPr>
          <w:rtl/>
        </w:rPr>
        <w:t xml:space="preserve">כל בבכור? </w:t>
      </w:r>
    </w:p>
    <w:p>
      <w:pPr>
        <w:pStyle w:val="36"/>
        <w:rPr>
          <w:ins w:id="90114" w:author="קלוד - סמנטי" w:date="2026-10-13T16:46:38Z"/>
        </w:rPr>
      </w:pPr>
      <w:r>
        <w:t xml:space="preserve">יש להקשות:</w:t>
      </w:r>
    </w:p>
    <w:p w14:paraId="51C522B9" w14:textId="4D6BB825" w:rsidR="0084067A" w:rsidRDefault="007C4A40" w:rsidP="00F63065">
      <w:pPr>
        <w:rPr>
          <w:rtl/>
        </w:rPr>
      </w:pPr>
      <w:del w:id="90115" w:author="קלוד - סמנטי" w:date="2026-10-13T16:46:38Z">
        <w:r>
          <w:rPr>
            <w:rtl/>
          </w:rPr>
          <w:delText xml:space="preserve"> </w:delText>
        </w:r>
      </w:del>
      <w:r>
        <w:rPr>
          <w:rtl/>
        </w:rPr>
        <w:t xml:space="preserve">מה לטמא</w:t>
      </w:r>
      <w:r w:rsidR="00F63065">
        <w:rPr>
          <w:rtl/>
        </w:rPr>
        <w:t xml:space="preserve"> </w:t>
      </w:r>
      <w:ins w:id="92169" w:author="קלוד - ניסוח" w:date="2026-10-13T16:46:40Z">
        <w:r>
          <w:rPr>
            <w:rtl/>
          </w:rPr>
          <w:t xml:space="preserve">שהותר</w:t>
        </w:r>
      </w:ins>
      <w:del w:id="92170" w:author="קלוד - ניסוח" w:date="2026-10-13T16:46:40Z">
        <w:r w:rsidR="00F63065">
          <w:rPr>
            <w:rtl/>
          </w:rPr>
          <w:delText xml:space="preserve">שכן הותר</w:delText>
        </w:r>
      </w:del>
      <w:r w:rsidR="00F63065">
        <w:rPr>
          <w:rtl/>
        </w:rPr>
        <w:t xml:space="preserve"> מכללו בעבודת </w:t>
      </w:r>
      <w:ins w:id="92167" w:author="קלוד - ניסוח" w:date="2026-10-13T16:46:40Z">
        <w:r>
          <w:rPr>
            <w:rtl/>
          </w:rPr>
          <w:t xml:space="preserve">צבור!</w:t>
        </w:r>
      </w:ins>
      <w:del w:id="92168" w:author="קלוד - ניסוח" w:date="2026-10-13T16:46:40Z">
        <w:r w:rsidR="00F63065">
          <w:rPr>
            <w:rtl/>
          </w:rPr>
          <w:delText xml:space="preserve">צבור, </w:delText>
        </w:r>
      </w:del>
    </w:p>
    <w:p>
      <w:pPr>
        <w:pStyle w:val="36"/>
        <w:rPr>
          <w:ins w:id="90116" w:author="קלוד - סמנטי" w:date="2026-10-13T16:46:38Z"/>
        </w:rPr>
      </w:pPr>
      <w:r w:rsidRPr="0084067A">
        <w:t>וב</w:t>
      </w:r>
      <w:r>
        <w:t xml:space="preserve">"ה</w:t>
      </w:r>
      <w:r>
        <w:t xml:space="preserve">:</w:t>
      </w:r>
    </w:p>
    <w:p w14:paraId="12D200FB" w14:textId="43EAC7EF" w:rsidR="00B874E6" w:rsidRDefault="00F63065" w:rsidP="00F63065">
      <w:pPr>
        <w:rPr>
          <w:rtl/>
        </w:rPr>
      </w:pPr>
      <w:del w:id="90117" w:author="קלוד - סמנטי" w:date="2026-10-13T16:46:38Z">
        <w:r>
          <w:rPr>
            <w:rtl/>
          </w:rPr>
          <w:delText xml:space="preserve"> </w:delText>
        </w:r>
      </w:del>
      <w:ins w:id="92177" w:author="קלוד - ניסוח" w:date="2026-10-13T16:46:40Z">
        <w:r>
          <w:rPr>
            <w:rtl/>
          </w:rPr>
          <w:t xml:space="preserve">אין דנים</w:t>
        </w:r>
      </w:ins>
      <w:del w:id="92178" w:author="קלוד - ניסוח" w:date="2026-10-13T16:46:40Z">
        <w:r>
          <w:rPr>
            <w:rtl/>
          </w:rPr>
          <w:delText xml:space="preserve">אטו</w:delText>
        </w:r>
      </w:del>
      <w:r>
        <w:rPr>
          <w:rtl/>
        </w:rPr>
        <w:t xml:space="preserve"> בעבודה </w:t>
      </w:r>
      <w:ins w:id="92175" w:author="קלוד - ניסוח" w:date="2026-10-13T16:46:40Z">
        <w:r>
          <w:rPr>
            <w:rtl/>
          </w:rPr>
          <w:t xml:space="preserve">אלא</w:t>
        </w:r>
      </w:ins>
      <w:del w:id="92176" w:author="קלוד - ניסוח" w:date="2026-10-13T16:46:40Z">
        <w:r>
          <w:rPr>
            <w:rtl/>
          </w:rPr>
          <w:delText xml:space="preserve">אומר?</w:delText>
        </w:r>
      </w:del>
      <w:r>
        <w:rPr>
          <w:rtl/>
        </w:rPr>
        <w:t xml:space="preserve"> </w:t>
      </w:r>
      <w:ins w:id="92173" w:author="קלוד - ניסוח" w:date="2026-10-13T16:46:40Z">
        <w:r>
          <w:rPr>
            <w:rtl/>
          </w:rPr>
          <w:t xml:space="preserve">באכילה,</w:t>
        </w:r>
      </w:ins>
      <w:del w:id="92174" w:author="קלוד - ניסוח" w:date="2026-10-13T16:46:40Z">
        <w:r>
          <w:rPr>
            <w:rtl/>
          </w:rPr>
          <w:delText xml:space="preserve">באכילה</w:delText>
        </w:r>
      </w:del>
      <w:r>
        <w:rPr>
          <w:rtl/>
        </w:rPr>
        <w:t xml:space="preserve"> </w:t>
      </w:r>
      <w:ins w:id="92171" w:author="קלוד - ניסוח" w:date="2026-10-13T16:46:40Z">
        <w:r>
          <w:rPr>
            <w:rtl/>
          </w:rPr>
          <w:t xml:space="preserve">ובאכילה</w:t>
        </w:r>
      </w:ins>
      <w:del w:id="92172" w:author="קלוד - ניסוח" w:date="2026-10-13T16:46:40Z">
        <w:r>
          <w:rPr>
            <w:rtl/>
          </w:rPr>
          <w:delText xml:space="preserve">אומרים, אכילת</w:delText>
        </w:r>
      </w:del>
      <w:r>
        <w:rPr>
          <w:rtl/>
        </w:rPr>
        <w:t xml:space="preserve"> זר עדיף</w:t>
      </w:r>
      <w:r w:rsidR="0057284B">
        <w:rPr>
          <w:rtl/>
        </w:rPr>
        <w:t>.</w:t>
      </w:r>
    </w:p>
    <w:p w14:paraId="1D7C54A2" w14:textId="4052AB33" w:rsidR="006542AA" w:rsidRDefault="00000000">
      <w:pPr>
        <w:pStyle w:val="36"/>
        <w:framePr w:wrap="notBeside"/>
      </w:pPr>
      <w:r w:rsidRPr="0084067A">
        <w:t>ו</w:t>
      </w:r>
      <w:r>
        <w:t>ר"ע</w:t>
      </w:r>
      <w:r w:rsidR="007C4A40">
        <w:t xml:space="preserve"> </w:t>
      </w:r>
      <w:ins w:id="92183" w:author="קלוד - ניסוח" w:date="2026-10-13T16:46:40Z">
        <w:r>
          <w:t xml:space="preserve">מתיר</w:t>
        </w:r>
      </w:ins>
      <w:del w:id="92184" w:author="קלוד - ניסוח" w:date="2026-10-13T16:46:40Z">
        <w:r>
          <w:delText xml:space="preserve">ואפי'</w:delText>
        </w:r>
      </w:del>
      <w:r>
        <w:t xml:space="preserve"> </w:t>
      </w:r>
      <w:ins w:id="92181" w:author="קלוד - ניסוח" w:date="2026-10-13T16:46:40Z">
        <w:r>
          <w:t xml:space="preserve">אף</w:t>
        </w:r>
      </w:ins>
      <w:del w:id="92182" w:author="קלוד - ניסוח" w:date="2026-10-13T16:46:40Z">
        <w:r>
          <w:delText xml:space="preserve">נכרי</w:delText>
        </w:r>
      </w:del>
      <w:r w:rsidR="0084067A">
        <w:t xml:space="preserve"> </w:t>
      </w:r>
      <w:ins w:id="92179" w:author="קלוד - ניסוח" w:date="2026-10-13T16:46:40Z">
        <w:r>
          <w:t xml:space="preserve">לגוי</w:t>
        </w:r>
      </w:ins>
      <w:del w:id="92180" w:author="קלוד - ניסוח" w:date="2026-10-13T16:46:40Z">
        <w:r w:rsidR="0084067A">
          <w:delText xml:space="preserve">וטעמא ד</w:delText>
        </w:r>
        <w:r>
          <w:delText xml:space="preserve">ר"ע</w:delText>
        </w:r>
        <w:r w:rsidR="0084067A">
          <w:delText xml:space="preserve">:</w:delText>
        </w:r>
      </w:del>
    </w:p>
    <w:p w14:paraId="45C78E36" w14:textId="12B8C6AA" w:rsidR="00B874E6" w:rsidRDefault="007C4A40" w:rsidP="0084067A">
      <w:pPr>
        <w:rPr>
          <w:rtl/>
        </w:rPr>
      </w:pPr>
      <w:ins w:id="92191" w:author="קלוד - ניסוח" w:date="2026-10-13T16:46:40Z">
        <w:r>
          <w:rPr>
            <w:rFonts w:hint="cs"/>
            <w:rtl/>
          </w:rPr>
          <w:t xml:space="preserve">ד'כִּצְבִי</w:t>
        </w:r>
      </w:ins>
      <w:del w:id="92192" w:author="קלוד - ניסוח" w:date="2026-10-13T16:46:40Z">
        <w:r>
          <w:rPr>
            <w:rFonts w:hint="cs"/>
            <w:rtl/>
          </w:rPr>
          <w:lastRenderedPageBreak/>
          <w:delText xml:space="preserve">'</w:delText>
        </w:r>
        <w:r w:rsidR="00F63065">
          <w:rPr>
            <w:rStyle w:val="affffe"/>
            <w:rtl/>
          </w:rPr>
          <w:delText xml:space="preserve">כִּצְבִי</w:delText>
        </w:r>
      </w:del>
      <w:r w:rsidR="00F63065">
        <w:rPr>
          <w:rStyle w:val="affffe"/>
          <w:rtl/>
        </w:rPr>
        <w:t xml:space="preserve"> </w:t>
      </w:r>
      <w:ins w:id="92189" w:author="קלוד - ניסוח" w:date="2026-10-13T16:46:40Z">
        <w:r>
          <w:rPr>
            <w:rStyle w:val="affffe"/>
            <w:rtl/>
          </w:rPr>
          <w:t xml:space="preserve">וְכָאַיָּל' -</w:t>
        </w:r>
      </w:ins>
      <w:del w:id="92190" w:author="קלוד - ניסוח" w:date="2026-10-13T16:46:40Z">
        <w:r w:rsidR="00F63065">
          <w:rPr>
            <w:rStyle w:val="affffe"/>
            <w:rtl/>
          </w:rPr>
          <w:delText xml:space="preserve">וְכָאַיָּל</w:delText>
        </w:r>
        <w:r>
          <w:rPr>
            <w:rFonts w:hint="cs"/>
            <w:rtl/>
          </w:rPr>
          <w:delText xml:space="preserve">'</w:delText>
        </w:r>
      </w:del>
      <w:r w:rsidR="0084067A">
        <w:rPr>
          <w:rtl/>
        </w:rPr>
        <w:t xml:space="preserve"> </w:t>
      </w:r>
      <w:r w:rsidR="00F63065">
        <w:rPr>
          <w:rtl/>
        </w:rPr>
        <w:t xml:space="preserve">מה צבי ואיל מותר </w:t>
      </w:r>
      <w:ins w:id="92187" w:author="קלוד - ניסוח" w:date="2026-10-13T16:46:40Z">
        <w:r>
          <w:rPr>
            <w:rtl/>
          </w:rPr>
          <w:t xml:space="preserve">לגוי,</w:t>
        </w:r>
      </w:ins>
      <w:del w:id="92188" w:author="קלוד - ניסוח" w:date="2026-10-13T16:46:40Z">
        <w:r w:rsidR="00F63065">
          <w:rPr>
            <w:rtl/>
          </w:rPr>
          <w:delText xml:space="preserve">לע</w:delText>
        </w:r>
        <w:r w:rsidR="0084067A">
          <w:rPr>
            <w:rFonts w:hint="cs"/>
            <w:rtl/>
          </w:rPr>
          <w:delText xml:space="preserve">כום</w:delText>
        </w:r>
        <w:r w:rsidR="0084067A">
          <w:rPr>
            <w:rtl/>
          </w:rPr>
          <w:delText xml:space="preserve">,</w:delText>
        </w:r>
      </w:del>
      <w:r w:rsidR="0084067A">
        <w:rPr>
          <w:rtl/>
        </w:rPr>
        <w:t xml:space="preserve"> אף פסולין</w:t>
      </w:r>
      <w:r w:rsidR="00F63065">
        <w:rPr>
          <w:rtl/>
        </w:rPr>
        <w:t xml:space="preserve"> מותר </w:t>
      </w:r>
      <w:ins w:id="92185" w:author="קלוד - ניסוח" w:date="2026-10-13T16:46:40Z">
        <w:r>
          <w:rPr>
            <w:rtl/>
          </w:rPr>
          <w:t xml:space="preserve">לגוי.</w:t>
        </w:r>
      </w:ins>
      <w:del w:id="92186" w:author="קלוד - ניסוח" w:date="2026-10-13T16:46:40Z">
        <w:r w:rsidR="00F63065">
          <w:rPr>
            <w:rtl/>
          </w:rPr>
          <w:delText xml:space="preserve">לנכרי</w:delText>
        </w:r>
        <w:r w:rsidR="0057284B">
          <w:rPr>
            <w:rtl/>
          </w:rPr>
          <w:delText xml:space="preserve">.</w:delText>
        </w:r>
      </w:del>
    </w:p>
    <w:p w14:paraId="13A792C6" w14:textId="77777777" w:rsidR="006542AA" w:rsidRDefault="00000000">
      <w:pPr>
        <w:pStyle w:val="36"/>
        <w:framePr w:wrap="notBeside"/>
      </w:pPr>
      <w:ins w:id="92207" w:author="קלוד - ניסוח" w:date="2026-10-13T16:46:40Z">
        <w:r>
          <w:t xml:space="preserve">והכתוב האחר</w:t>
        </w:r>
      </w:ins>
      <w:del w:id="92208" w:author="קלוד - ניסוח" w:date="2026-10-13T16:46:40Z">
        <w:r w:rsidRPr="0084067A">
          <w:delText xml:space="preserve">ואידך</w:delText>
        </w:r>
      </w:del>
    </w:p>
    <w:p w14:paraId="1EB671A6" w14:textId="56AD589C" w:rsidR="00B874E6" w:rsidRDefault="00F63065" w:rsidP="0084067A">
      <w:pPr>
        <w:rPr>
          <w:rtl/>
        </w:rPr>
      </w:pPr>
      <w:r>
        <w:rPr>
          <w:rtl/>
        </w:rPr>
        <w:t xml:space="preserve">- </w:t>
      </w:r>
      <w:ins w:id="92205" w:author="קלוד - ניסוח" w:date="2026-10-13T16:46:40Z">
        <w:r>
          <w:rPr>
            <w:rtl/>
          </w:rPr>
          <w:t xml:space="preserve">שלשה</w:t>
        </w:r>
      </w:ins>
      <w:del w:id="92206" w:author="קלוד - ניסוח" w:date="2026-10-13T16:46:40Z">
        <w:r>
          <w:rPr>
            <w:rtl/>
          </w:rPr>
          <w:delText xml:space="preserve">שלושה</w:delText>
        </w:r>
      </w:del>
      <w:r>
        <w:rPr>
          <w:rtl/>
        </w:rPr>
        <w:t xml:space="preserve"> צבי</w:t>
      </w:r>
      <w:r w:rsidR="007C4A40">
        <w:rPr>
          <w:rtl/>
        </w:rPr>
        <w:t xml:space="preserve"> ואיל </w:t>
      </w:r>
      <w:ins w:id="92203" w:author="קלוד - ניסוח" w:date="2026-10-13T16:46:40Z">
        <w:r>
          <w:rPr>
            <w:rtl/>
          </w:rPr>
          <w:t xml:space="preserve">כתובים:</w:t>
        </w:r>
      </w:ins>
      <w:del w:id="92204" w:author="קלוד - ניסוח" w:date="2026-10-13T16:46:40Z">
        <w:r w:rsidR="007C4A40">
          <w:rPr>
            <w:rtl/>
          </w:rPr>
          <w:delText xml:space="preserve">כתיבי,</w:delText>
        </w:r>
      </w:del>
      <w:r w:rsidR="007C4A40">
        <w:rPr>
          <w:rtl/>
        </w:rPr>
        <w:t xml:space="preserve"> </w:t>
      </w:r>
      <w:ins w:id="92201" w:author="קלוד - ניסוח" w:date="2026-10-13T16:46:40Z">
        <w:r>
          <w:rPr>
            <w:rtl/>
          </w:rPr>
          <w:t xml:space="preserve">אחד</w:t>
        </w:r>
      </w:ins>
      <w:del w:id="92202" w:author="קלוד - ניסוח" w:date="2026-10-13T16:46:40Z">
        <w:r w:rsidR="007C4A40">
          <w:rPr>
            <w:rtl/>
          </w:rPr>
          <w:delText xml:space="preserve">חד </w:delText>
        </w:r>
        <w:r>
          <w:rPr>
            <w:rtl/>
          </w:rPr>
          <w:delText xml:space="preserve">-</w:delText>
        </w:r>
      </w:del>
      <w:r w:rsidR="007C4A40">
        <w:rPr>
          <w:rtl/>
        </w:rPr>
        <w:t xml:space="preserve"> </w:t>
      </w:r>
      <w:r w:rsidR="007C4A40">
        <w:rPr>
          <w:rStyle w:val="27"/>
          <w:rtl/>
        </w:rPr>
        <w:t>לכדר</w:t>
      </w:r>
      <w:r>
        <w:rPr>
          <w:rStyle w:val="27"/>
          <w:rFonts w:hint="cs"/>
          <w:rtl/>
        </w:rPr>
        <w:t>י"צ</w:t>
      </w:r>
      <w:r w:rsidR="007C4A40">
        <w:rPr>
          <w:rtl/>
        </w:rPr>
        <w:t xml:space="preserve">, </w:t>
      </w:r>
      <w:ins w:id="92199" w:author="קלוד - ניסוח" w:date="2026-10-13T16:46:40Z">
        <w:r>
          <w:rPr>
            <w:rtl/>
          </w:rPr>
          <w:t xml:space="preserve">אחד</w:t>
        </w:r>
      </w:ins>
      <w:del w:id="92200" w:author="קלוד - ניסוח" w:date="2026-10-13T16:46:40Z">
        <w:r>
          <w:rPr>
            <w:rtl/>
          </w:rPr>
          <w:delText xml:space="preserve">וחד</w:delText>
        </w:r>
      </w:del>
      <w:r w:rsidR="007C4A40">
        <w:rPr>
          <w:rFonts w:hint="cs"/>
          <w:rtl/>
        </w:rPr>
        <w:t xml:space="preserve"> </w:t>
      </w:r>
      <w:ins w:id="92197" w:author="קלוד - ניסוח" w:date="2026-10-13T16:46:40Z">
        <w:r>
          <w:rPr>
            <w:rStyle w:val="27"/>
            <w:rFonts w:hint="cs"/>
            <w:rtl/>
          </w:rPr>
          <w:t xml:space="preserve">לכדר'</w:t>
        </w:r>
      </w:ins>
      <w:del w:id="92198" w:author="קלוד - ניסוח" w:date="2026-10-13T16:46:40Z">
        <w:r w:rsidR="007C4A40">
          <w:rPr>
            <w:rStyle w:val="27"/>
            <w:rFonts w:hint="cs"/>
            <w:rtl/>
          </w:rPr>
          <w:delText xml:space="preserve">לכר</w:delText>
        </w:r>
        <w:r>
          <w:rPr>
            <w:rStyle w:val="27"/>
            <w:rFonts w:hint="cs"/>
            <w:rtl/>
          </w:rPr>
          <w:delText xml:space="preserve">ד"א</w:delText>
        </w:r>
      </w:del>
      <w:r w:rsidR="007C4A40">
        <w:rPr>
          <w:rFonts w:hint="cs"/>
          <w:rtl/>
        </w:rPr>
        <w:t xml:space="preserve"> אושעיא</w:t>
      </w:r>
      <w:r>
        <w:rPr>
          <w:rtl/>
        </w:rPr>
        <w:t xml:space="preserve">, </w:t>
      </w:r>
      <w:ins w:id="92195" w:author="קלוד - ניסוח" w:date="2026-10-13T16:46:40Z">
        <w:r>
          <w:rPr>
            <w:rtl/>
          </w:rPr>
          <w:t xml:space="preserve">ואחד</w:t>
        </w:r>
      </w:ins>
      <w:del w:id="92196" w:author="קלוד - ניסוח" w:date="2026-10-13T16:46:40Z">
        <w:r>
          <w:rPr>
            <w:rtl/>
          </w:rPr>
          <w:delText xml:space="preserve">וחד -</w:delText>
        </w:r>
      </w:del>
      <w:r>
        <w:rPr>
          <w:rtl/>
        </w:rPr>
        <w:t xml:space="preserve"> </w:t>
      </w:r>
      <w:r>
        <w:rPr>
          <w:rStyle w:val="27"/>
          <w:rtl/>
        </w:rPr>
        <w:t>לכדר"א</w:t>
      </w:r>
      <w:r>
        <w:rPr>
          <w:rtl/>
        </w:rPr>
        <w:t xml:space="preserve"> הקפר</w:t>
      </w:r>
      <w:r w:rsidR="0057284B">
        <w:rPr>
          <w:rtl/>
        </w:rPr>
        <w:t>.</w:t>
      </w:r>
    </w:p>
    <w:p w14:paraId="5832BE3A" w14:textId="77777777" w:rsidR="006542AA" w:rsidRDefault="00000000">
      <w:pPr>
        <w:pStyle w:val="36"/>
        <w:framePr w:wrap="notBeside"/>
      </w:pPr>
      <w:ins w:id="92193" w:author="קלוד - ניסוח" w:date="2026-10-13T16:46:40Z">
        <w:r>
          <w:t xml:space="preserve">ולב"ה</w:t>
        </w:r>
      </w:ins>
      <w:del w:id="92194" w:author="קלוד - ניסוח" w:date="2026-10-13T16:46:40Z">
        <w:r w:rsidRPr="0084067A">
          <w:delText xml:space="preserve">ואידך</w:delText>
        </w:r>
      </w:del>
    </w:p>
    <w:p w14:paraId="2DB89781" w14:textId="532D4325" w:rsidR="00B874E6" w:rsidRDefault="00F63065" w:rsidP="00F63065">
      <w:pPr>
        <w:rPr>
          <w:rtl/>
        </w:rPr>
      </w:pPr>
      <w:r>
        <w:rPr>
          <w:rtl/>
        </w:rPr>
        <w:t xml:space="preserve">- מה צבי ואיל פטורים מן הבכורה, אף פסולי המוקדשין </w:t>
      </w:r>
      <w:ins w:id="92209" w:author="קלוד - ניסוח" w:date="2026-10-13T16:46:40Z">
        <w:r>
          <w:rPr>
            <w:rtl/>
          </w:rPr>
          <w:t xml:space="preserve">פטורין.</w:t>
        </w:r>
      </w:ins>
      <w:del w:id="92210" w:author="קלוד - ניסוח" w:date="2026-10-13T16:46:40Z">
        <w:r>
          <w:rPr>
            <w:rtl/>
          </w:rPr>
          <w:delText xml:space="preserve">- פטורין מן הבכורה</w:delText>
        </w:r>
        <w:r w:rsidR="0057284B">
          <w:rPr>
            <w:rtl/>
          </w:rPr>
          <w:delText xml:space="preserve">.</w:delText>
        </w:r>
      </w:del>
    </w:p>
    <w:p>
      <w:pPr>
        <w:pStyle w:val="36"/>
        <w:rPr>
          <w:ins w:id="90119" w:author="קלוד - סמנטי" w:date="2026-10-13T16:46:38Z"/>
        </w:rPr>
      </w:pPr>
      <w:r w:rsidRPr="00C83F7A">
        <w:t>ת"ר</w:t>
      </w:r>
    </w:p>
    <w:p w14:paraId="11C5BF32" w14:textId="50E80490" w:rsidR="00B874E6" w:rsidRDefault="00F63065" w:rsidP="000C73DD">
      <w:pPr>
        <w:pStyle w:val="afffff1"/>
        <w:rPr>
          <w:rtl/>
        </w:rPr>
        <w:pPrChange w:id="90118" w:author="קלוד - סמנטי" w:date="2026-10-13T16:46:38Z">
          <w:pPr/>
        </w:pPrChange>
      </w:pPr>
      <w:del w:id="90120" w:author="קלוד - סמנטי" w:date="2026-10-13T16:46:38Z">
        <w:r>
          <w:rPr>
            <w:rtl/>
          </w:rPr>
          <w:delText xml:space="preserve"> </w:delText>
        </w:r>
      </w:del>
      <w:ins w:id="92215" w:author="קלוד - ניסוח" w:date="2026-10-13T16:46:40Z">
        <w:r>
          <w:rPr>
            <w:rtl/>
          </w:rPr>
          <w:t xml:space="preserve">בכור </w:t>
        </w:r>
        <w:r>
          <w:rPr>
            <w:rStyle w:val="affffd"/>
            <w:rtl/>
          </w:rPr>
          <w:t xml:space="preserve">בעל מום</w:t>
        </w:r>
      </w:ins>
      <w:del w:id="92216" w:author="קלוד - ניסוח" w:date="2026-10-13T16:46:40Z">
        <w:r>
          <w:rPr>
            <w:rtl/>
          </w:rPr>
          <w:delText xml:space="preserve">בכור</w:delText>
        </w:r>
      </w:del>
      <w:r>
        <w:rPr>
          <w:rtl/>
        </w:rPr>
        <w:t xml:space="preserve"> </w:t>
      </w:r>
      <w:r w:rsidR="0084067A">
        <w:rPr>
          <w:rFonts w:hint="cs"/>
          <w:rtl/>
        </w:rPr>
        <w:t>ל</w:t>
      </w:r>
      <w:r>
        <w:rPr>
          <w:rFonts w:hint="cs"/>
          <w:rtl/>
        </w:rPr>
        <w:t>ב"ש</w:t>
      </w:r>
      <w:r w:rsidR="0084067A">
        <w:rPr>
          <w:rFonts w:hint="cs"/>
          <w:rtl/>
        </w:rPr>
        <w:t xml:space="preserve"> א</w:t>
      </w:r>
      <w:r>
        <w:rPr>
          <w:rtl/>
        </w:rPr>
        <w:t xml:space="preserve">ין מאכילין אותו לנדות, </w:t>
      </w:r>
      <w:r w:rsidR="0084067A">
        <w:rPr>
          <w:rFonts w:hint="cs"/>
          <w:rtl/>
        </w:rPr>
        <w:t>ד'</w:t>
      </w:r>
      <w:r>
        <w:rPr>
          <w:rStyle w:val="affffe"/>
          <w:rtl/>
        </w:rPr>
        <w:t xml:space="preserve">וּבְשָׂרָם יִהְיֶה </w:t>
      </w:r>
      <w:ins w:id="92213" w:author="קלוד - ניסוח" w:date="2026-10-13T16:46:40Z">
        <w:r>
          <w:rPr>
            <w:rStyle w:val="affffe"/>
            <w:rtl/>
          </w:rPr>
          <w:t xml:space="preserve">לָּךְ' </w:t>
        </w:r>
        <w:r>
          <w:rPr>
            <w:rStyle w:val="affffd"/>
            <w:rtl/>
          </w:rPr>
          <w:t xml:space="preserve">הוקש לחזה ושוק</w:t>
        </w:r>
        <w:r>
          <w:rPr>
            <w:rStyle w:val="affffe"/>
            <w:rtl/>
          </w:rPr>
          <w:t xml:space="preserve">,</w:t>
        </w:r>
      </w:ins>
      <w:del w:id="92214" w:author="קלוד - ניסוח" w:date="2026-10-13T16:46:40Z">
        <w:r>
          <w:rPr>
            <w:rStyle w:val="affffe"/>
            <w:rtl/>
          </w:rPr>
          <w:delText xml:space="preserve">לָּךְ</w:delText>
        </w:r>
        <w:r w:rsidR="0084067A">
          <w:rPr>
            <w:rFonts w:hint="cs"/>
            <w:rtl/>
          </w:rPr>
          <w:delText xml:space="preserve">'</w:delText>
        </w:r>
        <w:r w:rsidR="0084067A">
          <w:rPr>
            <w:rtl/>
          </w:rPr>
          <w:delText xml:space="preserve">,</w:delText>
        </w:r>
      </w:del>
      <w:r w:rsidR="0084067A">
        <w:rPr>
          <w:rtl/>
        </w:rPr>
        <w:t xml:space="preserve"> מה </w:t>
      </w:r>
      <w:r>
        <w:rPr>
          <w:rtl/>
        </w:rPr>
        <w:t>שם</w:t>
      </w:r>
      <w:r w:rsidR="0084067A">
        <w:rPr>
          <w:rtl/>
        </w:rPr>
        <w:t xml:space="preserve"> נדות </w:t>
      </w:r>
      <w:r w:rsidR="0084067A">
        <w:rPr>
          <w:rtl/>
        </w:rPr>
        <w:t xml:space="preserve">לא</w:t>
      </w:r>
      <w:r w:rsidR="0084067A">
        <w:rPr>
          <w:rtl/>
        </w:rPr>
        <w:t xml:space="preserve">, אף </w:t>
      </w:r>
      <w:r>
        <w:rPr>
          <w:rtl/>
        </w:rPr>
        <w:t>כאן</w:t>
      </w:r>
      <w:ins w:id="92211" w:author="קלוד - ניסוח" w:date="2026-10-13T16:46:40Z">
        <w:r>
          <w:rPr>
            <w:rtl/>
          </w:rPr>
          <w:t xml:space="preserve"> </w:t>
        </w:r>
      </w:ins>
      <w:del w:id="92212" w:author="קלוד - ניסוח" w:date="2026-10-13T16:46:40Z">
        <w:r w:rsidR="0084067A">
          <w:rPr>
            <w:rtl/>
          </w:rPr>
          <w:delText xml:space="preserve"> </w:delText>
        </w:r>
        <w:r>
          <w:rPr>
            <w:rtl/>
          </w:rPr>
          <w:delText xml:space="preserve">נדות </w:delText>
        </w:r>
      </w:del>
      <w:r>
        <w:rPr>
          <w:rtl/>
        </w:rPr>
        <w:t xml:space="preserve">לא</w:t>
      </w:r>
      <w:r w:rsidR="0057284B">
        <w:rPr>
          <w:rtl/>
        </w:rPr>
        <w:t>.</w:t>
      </w:r>
    </w:p>
    <w:p>
      <w:pPr>
        <w:pStyle w:val="36"/>
        <w:rPr>
          <w:ins w:id="90121" w:author="קלוד - סמנטי" w:date="2026-10-13T16:46:38Z"/>
        </w:rPr>
      </w:pPr>
      <w:r>
        <w:t xml:space="preserve">וב"ה</w:t>
      </w:r>
      <w:r>
        <w:t xml:space="preserve">:</w:t>
      </w:r>
    </w:p>
    <w:p w14:paraId="6A44A9FE" w14:textId="7003F182" w:rsidR="0084067A" w:rsidRDefault="00F63065" w:rsidP="0084067A">
      <w:pPr>
        <w:rPr>
          <w:rtl/>
        </w:rPr>
      </w:pPr>
      <w:del w:id="90122" w:author="קלוד - סמנטי" w:date="2026-10-13T16:46:38Z">
        <w:r>
          <w:rPr>
            <w:rtl/>
          </w:rPr>
          <w:delText xml:space="preserve"> </w:delText>
        </w:r>
      </w:del>
      <w:r w:rsidR="0084067A">
        <w:rPr>
          <w:rFonts w:hint="cs"/>
          <w:rtl/>
        </w:rPr>
        <w:t xml:space="preserve">מאכילין אותו </w:t>
      </w:r>
      <w:ins w:id="92227" w:author="קלוד - ניסוח" w:date="2026-10-13T16:46:40Z">
        <w:r>
          <w:rPr>
            <w:rFonts w:hint="cs"/>
            <w:rtl/>
          </w:rPr>
          <w:t xml:space="preserve">לנדות,</w:t>
        </w:r>
      </w:ins>
      <w:del w:id="92228" w:author="קלוד - ניסוח" w:date="2026-10-13T16:46:40Z">
        <w:r w:rsidR="0084067A">
          <w:rPr>
            <w:rFonts w:hint="cs"/>
            <w:rtl/>
          </w:rPr>
          <w:delText xml:space="preserve">לנדות-</w:delText>
        </w:r>
      </w:del>
      <w:r w:rsidR="0084067A">
        <w:rPr>
          <w:rFonts w:hint="cs"/>
          <w:rtl/>
        </w:rPr>
        <w:t xml:space="preserve"> </w:t>
      </w:r>
      <w:ins w:id="92225" w:author="קלוד - ניסוח" w:date="2026-10-13T16:46:40Z">
        <w:r>
          <w:rPr>
            <w:rFonts w:hint="cs"/>
            <w:rtl/>
          </w:rPr>
          <w:t xml:space="preserve">דה"מ</w:t>
        </w:r>
      </w:ins>
      <w:del w:id="92226" w:author="קלוד - ניסוח" w:date="2026-10-13T16:46:40Z">
        <w:r>
          <w:rPr>
            <w:rFonts w:hint="cs"/>
            <w:rtl/>
          </w:rPr>
          <w:delText xml:space="preserve">ה"מ</w:delText>
        </w:r>
      </w:del>
      <w:r>
        <w:rPr>
          <w:rtl/>
        </w:rPr>
        <w:t xml:space="preserve"> תם, אבל </w:t>
      </w:r>
      <w:ins w:id="92223" w:author="קלוד - ניסוח" w:date="2026-10-13T16:46:40Z">
        <w:r>
          <w:rPr>
            <w:rtl/>
          </w:rPr>
          <w:t xml:space="preserve">בבעל</w:t>
        </w:r>
      </w:ins>
      <w:del w:id="92224" w:author="קלוד - ניסוח" w:date="2026-10-13T16:46:40Z">
        <w:r>
          <w:rPr>
            <w:rtl/>
          </w:rPr>
          <w:delText xml:space="preserve">בעל</w:delText>
        </w:r>
      </w:del>
      <w:r>
        <w:rPr>
          <w:rtl/>
        </w:rPr>
        <w:t xml:space="preserve"> מום </w:t>
      </w:r>
      <w:ins w:id="92221" w:author="קלוד - ניסוח" w:date="2026-10-13T16:46:40Z">
        <w:r>
          <w:rPr>
            <w:rtl/>
          </w:rPr>
          <w:t xml:space="preserve">כתיב</w:t>
        </w:r>
      </w:ins>
      <w:del w:id="92222" w:author="קלוד - ניסוח" w:date="2026-10-13T16:46:40Z">
        <w:r>
          <w:rPr>
            <w:rtl/>
          </w:rPr>
          <w:delText xml:space="preserve">-</w:delText>
        </w:r>
      </w:del>
      <w:r>
        <w:rPr>
          <w:rtl/>
        </w:rPr>
        <w:t xml:space="preserve"> </w:t>
      </w:r>
      <w:ins w:id="92219" w:author="קלוד - ניסוח" w:date="2026-10-13T16:46:40Z">
        <w:r>
          <w:rPr>
            <w:rStyle w:val="affffe"/>
            <w:rtl/>
            <w:rPrChange w:id="9270" w:author="עריכה מהאתר" w:date="2026-10-19T06:44:48Z">
              <w:rPr>
                <w:rStyle w:val="affffe"/>
                <w:rtl/>
              </w:rPr>
            </w:rPrChange>
          </w:rPr>
          <w:t xml:space="preserve">'הַטָּמֵא</w:t>
        </w:r>
      </w:ins>
      <w:del w:id="92220" w:author="קלוד - ניסוח" w:date="2026-10-13T16:46:40Z">
        <w:r>
          <w:rPr>
            <w:rtl/>
          </w:rPr>
          <w:delText xml:space="preserve">הטמא</w:delText>
        </w:r>
      </w:del>
      <w:r>
        <w:rPr>
          <w:rStyle w:val="affffe"/>
          <w:rtl/>
          <w:rPrChange w:id="9271" w:author="עריכה מהאתר" w:date="2026-10-19T06:44:48Z">
            <w:rPr>
              <w:rStyle w:val="affffe"/>
              <w:rtl/>
            </w:rPr>
          </w:rPrChange>
        </w:rPr>
        <w:t xml:space="preserve"> </w:t>
      </w:r>
      <w:ins w:id="92217" w:author="קלוד - ניסוח" w:date="2026-10-13T16:46:40Z">
        <w:r>
          <w:rPr>
            <w:rStyle w:val="affffe"/>
            <w:rtl/>
            <w:rPrChange w:id="9272" w:author="עריכה מהאתר" w:date="2026-10-19T06:44:48Z">
              <w:rPr>
                <w:rStyle w:val="affffe"/>
                <w:rtl/>
              </w:rPr>
            </w:rPrChange>
          </w:rPr>
          <w:t xml:space="preserve">וְהַטָּהוֹר'.</w:t>
        </w:r>
      </w:ins>
      <w:del w:id="92218" w:author="קלוד - ניסוח" w:date="2026-10-13T16:46:40Z">
        <w:r>
          <w:rPr>
            <w:rtl/>
          </w:rPr>
          <w:delText xml:space="preserve">והטהור אכלה </w:delText>
        </w:r>
      </w:del>
    </w:p>
    <w:p w14:paraId="673A6464" w14:textId="7353B427" w:rsidR="0084067A" w:rsidRDefault="00F63065" w:rsidP="0084067A">
      <w:pPr>
        <w:rPr>
          <w:rtl/>
        </w:rPr>
      </w:pPr>
      <w:ins w:id="92245" w:author="קלוד - ניסוח" w:date="2026-10-13T16:46:40Z">
        <w:r>
          <w:rPr>
            <w:rtl/>
          </w:rPr>
          <w:t xml:space="preserve">וב"ש:</w:t>
        </w:r>
      </w:ins>
      <w:del w:id="92246" w:author="קלוד - ניסוח" w:date="2026-10-13T16:46:40Z">
        <w:r>
          <w:rPr>
            <w:rtl/>
          </w:rPr>
          <w:delText xml:space="preserve">וב"ש -</w:delText>
        </w:r>
      </w:del>
      <w:r>
        <w:rPr>
          <w:rtl/>
        </w:rPr>
        <w:t xml:space="preserve"> </w:t>
      </w:r>
      <w:r>
        <w:rPr>
          <w:rtl/>
        </w:rPr>
        <w:t xml:space="preserve">ה"מ</w:t>
      </w:r>
      <w:r>
        <w:rPr>
          <w:rtl/>
        </w:rPr>
        <w:t xml:space="preserve"> </w:t>
      </w:r>
      <w:ins w:id="92243" w:author="קלוד - ניסוח" w:date="2026-10-13T16:46:40Z">
        <w:r>
          <w:rPr>
            <w:rtl/>
          </w:rPr>
          <w:t xml:space="preserve">בטומאה</w:t>
        </w:r>
      </w:ins>
      <w:del w:id="92244" w:author="קלוד - ניסוח" w:date="2026-10-13T16:46:40Z">
        <w:r>
          <w:rPr>
            <w:rtl/>
          </w:rPr>
          <w:delText xml:space="preserve">מקום</w:delText>
        </w:r>
      </w:del>
      <w:r>
        <w:rPr>
          <w:rtl/>
        </w:rPr>
        <w:t xml:space="preserve"> </w:t>
      </w:r>
      <w:ins w:id="92241" w:author="קלוד - ניסוח" w:date="2026-10-13T16:46:40Z">
        <w:r>
          <w:rPr>
            <w:rtl/>
          </w:rPr>
          <w:t xml:space="preserve">שאינה</w:t>
        </w:r>
      </w:ins>
      <w:del w:id="92242" w:author="קלוד - ניסוח" w:date="2026-10-13T16:46:40Z">
        <w:r>
          <w:rPr>
            <w:rtl/>
          </w:rPr>
          <w:delText xml:space="preserve">דאין טומאה</w:delText>
        </w:r>
      </w:del>
      <w:r>
        <w:rPr>
          <w:rtl/>
        </w:rPr>
        <w:t xml:space="preserve"> יוצאה </w:t>
      </w:r>
      <w:ins w:id="92239" w:author="קלוד - ניסוח" w:date="2026-10-13T16:46:40Z">
        <w:r>
          <w:rPr>
            <w:rtl/>
          </w:rPr>
          <w:t xml:space="preserve">מגופו</w:t>
        </w:r>
      </w:ins>
      <w:del w:id="92240" w:author="קלוד - ניסוח" w:date="2026-10-13T16:46:40Z">
        <w:r>
          <w:rPr>
            <w:rtl/>
          </w:rPr>
          <w:delText xml:space="preserve">עליו</w:delText>
        </w:r>
      </w:del>
      <w:r>
        <w:rPr>
          <w:rtl/>
        </w:rPr>
        <w:t xml:space="preserve"> </w:t>
      </w:r>
      <w:ins w:id="92237" w:author="קלוד - ניסוח" w:date="2026-10-13T16:46:40Z">
        <w:r>
          <w:rPr>
            <w:rStyle w:val="affffd"/>
            <w:rtl/>
          </w:rPr>
          <w:t xml:space="preserve">כטמא מת</w:t>
        </w:r>
        <w:r>
          <w:rPr>
            <w:rtl/>
          </w:rPr>
          <w:t xml:space="preserve">,</w:t>
        </w:r>
      </w:ins>
      <w:del w:id="92238" w:author="קלוד - ניסוח" w:date="2026-10-13T16:46:40Z">
        <w:r>
          <w:rPr>
            <w:rtl/>
          </w:rPr>
          <w:delText xml:space="preserve">מגופו,</w:delText>
        </w:r>
      </w:del>
      <w:r>
        <w:rPr>
          <w:rtl/>
        </w:rPr>
        <w:t xml:space="preserve"> אבל </w:t>
      </w:r>
      <w:ins w:id="92235" w:author="קלוד - ניסוח" w:date="2026-10-13T16:46:40Z">
        <w:r>
          <w:rPr>
            <w:rtl/>
          </w:rPr>
          <w:t xml:space="preserve">בטומאה</w:t>
        </w:r>
      </w:ins>
      <w:del w:id="92236" w:author="קלוד - ניסוח" w:date="2026-10-13T16:46:40Z">
        <w:r>
          <w:rPr>
            <w:rtl/>
          </w:rPr>
          <w:delText xml:space="preserve">מקום</w:delText>
        </w:r>
      </w:del>
      <w:r>
        <w:rPr>
          <w:rtl/>
        </w:rPr>
        <w:t xml:space="preserve"> </w:t>
      </w:r>
      <w:ins w:id="92233" w:author="קלוד - ניסוח" w:date="2026-10-13T16:46:40Z">
        <w:r>
          <w:rPr>
            <w:rtl/>
          </w:rPr>
          <w:t xml:space="preserve">היוצאה</w:t>
        </w:r>
      </w:ins>
      <w:del w:id="92234" w:author="קלוד - ניסוח" w:date="2026-10-13T16:46:40Z">
        <w:r>
          <w:rPr>
            <w:rtl/>
          </w:rPr>
          <w:delText xml:space="preserve">דטומאה יוצאה עליו</w:delText>
        </w:r>
      </w:del>
      <w:r>
        <w:rPr>
          <w:rtl/>
        </w:rPr>
        <w:t xml:space="preserve"> </w:t>
      </w:r>
      <w:ins w:id="92231" w:author="קלוד - ניסוח" w:date="2026-10-13T16:46:40Z">
        <w:r>
          <w:rPr>
            <w:rtl/>
          </w:rPr>
          <w:t xml:space="preserve">מגופו </w:t>
        </w:r>
        <w:r>
          <w:rPr>
            <w:rStyle w:val="affffd"/>
            <w:rtl/>
          </w:rPr>
          <w:t xml:space="preserve">כנדה</w:t>
        </w:r>
      </w:ins>
      <w:del w:id="92232" w:author="קלוד - ניסוח" w:date="2026-10-13T16:46:40Z">
        <w:r>
          <w:rPr>
            <w:rtl/>
          </w:rPr>
          <w:delText xml:space="preserve">מגופו</w:delText>
        </w:r>
      </w:del>
      <w:r>
        <w:rPr>
          <w:rtl/>
        </w:rPr>
        <w:t xml:space="preserve"> - </w:t>
      </w:r>
      <w:ins w:id="92229" w:author="קלוד - ניסוח" w:date="2026-10-13T16:46:40Z">
        <w:r>
          <w:rPr>
            <w:rtl/>
          </w:rPr>
          <w:t xml:space="preserve">לא,</w:t>
        </w:r>
      </w:ins>
      <w:del w:id="92230" w:author="קלוד - ניסוח" w:date="2026-10-13T16:46:40Z">
        <w:r>
          <w:rPr>
            <w:rtl/>
          </w:rPr>
          <w:delText xml:space="preserve">לא</w:delText>
        </w:r>
        <w:r>
          <w:rPr>
            <w:rtl/>
          </w:rPr>
          <w:delText xml:space="preserve">, </w:delText>
        </w:r>
      </w:del>
    </w:p>
    <w:p w14:paraId="462A387A" w14:textId="6D3337CC" w:rsidR="0084067A" w:rsidRDefault="00F63065" w:rsidP="0084067A">
      <w:pPr>
        <w:rPr>
          <w:rtl/>
        </w:rPr>
      </w:pPr>
      <w:ins w:id="92257" w:author="קלוד - ניסוח" w:date="2026-10-13T16:46:40Z">
        <w:r>
          <w:rPr>
            <w:rtl/>
          </w:rPr>
          <w:t xml:space="preserve">דמצינו</w:t>
        </w:r>
      </w:ins>
      <w:del w:id="92258" w:author="קלוד - ניסוח" w:date="2026-10-13T16:46:40Z">
        <w:r>
          <w:rPr>
            <w:rtl/>
          </w:rPr>
          <w:delText xml:space="preserve">דאשכחן</w:delText>
        </w:r>
      </w:del>
      <w:r>
        <w:rPr>
          <w:rtl/>
        </w:rPr>
        <w:t xml:space="preserve"> </w:t>
      </w:r>
      <w:ins w:id="92255" w:author="קלוד - ניסוח" w:date="2026-10-13T16:46:40Z">
        <w:r>
          <w:rPr>
            <w:rtl/>
          </w:rPr>
          <w:t xml:space="preserve">שחילקה</w:t>
        </w:r>
      </w:ins>
      <w:del w:id="92256" w:author="קלוד - ניסוח" w:date="2026-10-13T16:46:40Z">
        <w:r>
          <w:rPr>
            <w:rtl/>
          </w:rPr>
          <w:delText xml:space="preserve">דפליג</w:delText>
        </w:r>
      </w:del>
      <w:r>
        <w:rPr>
          <w:rtl/>
        </w:rPr>
        <w:t xml:space="preserve"> התורה בין טומאה </w:t>
      </w:r>
      <w:ins w:id="92253" w:author="קלוד - ניסוח" w:date="2026-10-13T16:46:40Z">
        <w:r>
          <w:rPr>
            <w:rtl/>
          </w:rPr>
          <w:t xml:space="preserve">היוצאה</w:t>
        </w:r>
      </w:ins>
      <w:del w:id="92254" w:author="קלוד - ניסוח" w:date="2026-10-13T16:46:40Z">
        <w:r>
          <w:rPr>
            <w:rtl/>
          </w:rPr>
          <w:delText xml:space="preserve">יוצאה</w:delText>
        </w:r>
      </w:del>
      <w:r>
        <w:rPr>
          <w:rtl/>
        </w:rPr>
        <w:t xml:space="preserve"> </w:t>
      </w:r>
      <w:ins w:id="92251" w:author="קלוד - ניסוח" w:date="2026-10-13T16:46:40Z">
        <w:r>
          <w:rPr>
            <w:rtl/>
          </w:rPr>
          <w:t xml:space="preserve">מגופו</w:t>
        </w:r>
      </w:ins>
      <w:del w:id="92252" w:author="קלוד - ניסוח" w:date="2026-10-13T16:46:40Z">
        <w:r>
          <w:rPr>
            <w:rtl/>
          </w:rPr>
          <w:delText xml:space="preserve">עליו</w:delText>
        </w:r>
      </w:del>
      <w:r>
        <w:rPr>
          <w:rtl/>
        </w:rPr>
        <w:t xml:space="preserve"> </w:t>
      </w:r>
      <w:ins w:id="92249" w:author="קלוד - ניסוח" w:date="2026-10-13T16:46:40Z">
        <w:r>
          <w:rPr>
            <w:rtl/>
          </w:rPr>
          <w:t xml:space="preserve">לשאינה</w:t>
        </w:r>
      </w:ins>
      <w:del w:id="92250" w:author="קלוד - ניסוח" w:date="2026-10-13T16:46:40Z">
        <w:r>
          <w:rPr>
            <w:rtl/>
          </w:rPr>
          <w:delText xml:space="preserve">מגופו,</w:delText>
        </w:r>
      </w:del>
      <w:r>
        <w:rPr>
          <w:rtl/>
        </w:rPr>
        <w:t xml:space="preserve"> </w:t>
      </w:r>
      <w:ins w:id="92247" w:author="קלוד - ניסוח" w:date="2026-10-13T16:46:40Z">
        <w:r>
          <w:rPr>
            <w:rtl/>
          </w:rPr>
          <w:t xml:space="preserve">יוצאה,</w:t>
        </w:r>
      </w:ins>
      <w:del w:id="92248" w:author="קלוד - ניסוח" w:date="2026-10-13T16:46:40Z">
        <w:r>
          <w:rPr>
            <w:rtl/>
          </w:rPr>
          <w:delText xml:space="preserve">לבין שאין טומאה יוצאה עליו מגופו, </w:delText>
        </w:r>
      </w:del>
    </w:p>
    <w:p w14:paraId="5CC58C97" w14:textId="77777777" w:rsidR="006542AA" w:rsidRDefault="00000000">
      <w:pPr>
        <w:pStyle w:val="36"/>
        <w:framePr w:wrap="notBeside"/>
      </w:pPr>
      <w:r>
        <w:t xml:space="preserve">דתנן</w:t>
      </w:r>
      <w:r>
        <w:t xml:space="preserve">:</w:t>
      </w:r>
    </w:p>
    <w:p w14:paraId="21AF68C1" w14:textId="60F08238" w:rsidR="00B874E6" w:rsidRDefault="00F63065" w:rsidP="0084067A">
      <w:pPr>
        <w:rPr>
          <w:rtl/>
        </w:rPr>
      </w:pPr>
      <w:r>
        <w:rPr>
          <w:rtl/>
        </w:rPr>
        <w:t xml:space="preserve">הפסח שבא </w:t>
      </w:r>
      <w:ins w:id="92259" w:author="קלוד - ניסוח" w:date="2026-10-13T16:46:40Z">
        <w:r>
          <w:rPr>
            <w:rtl/>
          </w:rPr>
          <w:t xml:space="preserve">בטומאה </w:t>
        </w:r>
        <w:r>
          <w:rPr>
            <w:rStyle w:val="affffd"/>
            <w:rtl/>
          </w:rPr>
          <w:t xml:space="preserve">ונאכל לטמאי מת</w:t>
        </w:r>
      </w:ins>
      <w:del w:id="92260" w:author="קלוד - ניסוח" w:date="2026-10-13T16:46:40Z">
        <w:r>
          <w:rPr>
            <w:rtl/>
          </w:rPr>
          <w:delText xml:space="preserve">בטומאה</w:delText>
        </w:r>
      </w:del>
      <w:r>
        <w:rPr>
          <w:rtl/>
        </w:rPr>
        <w:t xml:space="preserve"> - </w:t>
      </w:r>
      <w:r>
        <w:rPr>
          <w:rtl/>
        </w:rPr>
        <w:t xml:space="preserve">לא</w:t>
      </w:r>
      <w:r>
        <w:rPr>
          <w:rtl/>
        </w:rPr>
        <w:t xml:space="preserve"> יאכלו ממנו זבים ומצורעין וזבות ונדות ויולדות</w:t>
      </w:r>
      <w:r w:rsidR="0057284B">
        <w:rPr>
          <w:rtl/>
        </w:rPr>
        <w:t>.</w:t>
      </w:r>
    </w:p>
    <w:p>
      <w:pPr>
        <w:pStyle w:val="36"/>
        <w:rPr>
          <w:ins w:id="90123" w:author="קלוד - סמנטי" w:date="2026-10-13T16:46:38Z"/>
        </w:rPr>
      </w:pPr>
      <w:r>
        <w:t xml:space="preserve">וב"ה</w:t>
      </w:r>
      <w:r>
        <w:t xml:space="preserve">:</w:t>
      </w:r>
    </w:p>
    <w:p w14:paraId="61527D2B" w14:textId="685E8A0B" w:rsidR="00B874E6" w:rsidRDefault="00F63065" w:rsidP="00F63065">
      <w:pPr>
        <w:rPr>
          <w:rtl/>
        </w:rPr>
      </w:pPr>
      <w:del w:id="90124" w:author="קלוד - סמנטי" w:date="2026-10-13T16:46:38Z">
        <w:r>
          <w:rPr>
            <w:rtl/>
          </w:rPr>
          <w:delText xml:space="preserve"> </w:delText>
        </w:r>
      </w:del>
      <w:r>
        <w:rPr>
          <w:rtl/>
        </w:rPr>
        <w:t xml:space="preserve">שם </w:t>
      </w:r>
      <w:ins w:id="92267" w:author="קלוד - ניסוח" w:date="2026-10-13T16:46:40Z">
        <w:r>
          <w:rPr>
            <w:rtl/>
          </w:rPr>
          <w:t xml:space="preserve">גילתה</w:t>
        </w:r>
      </w:ins>
      <w:del w:id="92268" w:author="קלוד - ניסוח" w:date="2026-10-13T16:46:40Z">
        <w:r>
          <w:rPr>
            <w:rtl/>
          </w:rPr>
          <w:delText xml:space="preserve">הוא דגלי</w:delText>
        </w:r>
      </w:del>
      <w:r>
        <w:rPr>
          <w:rtl/>
        </w:rPr>
        <w:t xml:space="preserve"> התורה טמא </w:t>
      </w:r>
      <w:ins w:id="92265" w:author="קלוד - ניסוח" w:date="2026-10-13T16:46:40Z">
        <w:r>
          <w:rPr>
            <w:rtl/>
          </w:rPr>
          <w:t xml:space="preserve">נפש </w:t>
        </w:r>
        <w:r>
          <w:rPr>
            <w:rStyle w:val="affffd"/>
            <w:rtl/>
          </w:rPr>
          <w:t xml:space="preserve">ולא טומאה אחרת</w:t>
        </w:r>
        <w:r>
          <w:rPr>
            <w:rtl/>
          </w:rPr>
          <w:t xml:space="preserve">,</w:t>
        </w:r>
      </w:ins>
      <w:del w:id="92266" w:author="קלוד - ניסוח" w:date="2026-10-13T16:46:40Z">
        <w:r>
          <w:rPr>
            <w:rtl/>
          </w:rPr>
          <w:delText xml:space="preserve">נפש,</w:delText>
        </w:r>
      </w:del>
      <w:r>
        <w:rPr>
          <w:rtl/>
        </w:rPr>
        <w:t xml:space="preserve"> אבל כאן</w:t>
      </w:r>
      <w:ins w:id="92263" w:author="קלוד - ניסוח" w:date="2026-10-13T16:46:40Z">
        <w:r>
          <w:rPr>
            <w:rtl/>
          </w:rPr>
          <w:t xml:space="preserve"> </w:t>
        </w:r>
      </w:ins>
      <w:del w:id="92264" w:author="קלוד - ניסוח" w:date="2026-10-13T16:46:40Z">
        <w:r>
          <w:rPr>
            <w:rtl/>
          </w:rPr>
          <w:delText xml:space="preserve"> - </w:delText>
        </w:r>
      </w:del>
      <w:r>
        <w:rPr>
          <w:rtl/>
        </w:rPr>
        <w:t xml:space="preserve">טמא </w:t>
      </w:r>
      <w:ins w:id="92261" w:author="קלוד - ניסוח" w:date="2026-10-13T16:46:40Z">
        <w:r>
          <w:rPr>
            <w:rtl/>
          </w:rPr>
          <w:t xml:space="preserve">סתם</w:t>
        </w:r>
      </w:ins>
      <w:del w:id="92262" w:author="קלוד - ניסוח" w:date="2026-10-13T16:46:40Z">
        <w:r>
          <w:rPr>
            <w:rtl/>
          </w:rPr>
          <w:delText xml:space="preserve">סתמא</w:delText>
        </w:r>
      </w:del>
      <w:r>
        <w:rPr>
          <w:rtl/>
        </w:rPr>
        <w:t xml:space="preserve"> כתיב, </w:t>
      </w:r>
      <w:r>
        <w:rPr>
          <w:rtl/>
        </w:rPr>
        <w:t xml:space="preserve">לא</w:t>
      </w:r>
      <w:r>
        <w:rPr>
          <w:rtl/>
        </w:rPr>
        <w:t xml:space="preserve"> שנא</w:t>
      </w:r>
      <w:r w:rsidR="0057284B">
        <w:rPr>
          <w:rtl/>
        </w:rPr>
        <w:t>.</w:t>
      </w:r>
    </w:p>
    <w:p w14:paraId="61E27DF1" w14:textId="77777777" w:rsidR="006542AA" w:rsidRDefault="00000000">
      <w:pPr>
        <w:pStyle w:val="36"/>
        <w:framePr w:wrap="notBeside"/>
      </w:pPr>
      <w:r w:rsidRPr="00C83F7A">
        <w:t>ת"ר</w:t>
      </w:r>
      <w:r>
        <w:t>:</w:t>
      </w:r>
    </w:p>
    <w:p w14:paraId="490673F2" w14:textId="0DE2AA9B" w:rsidR="00027C13" w:rsidRDefault="00F63065" w:rsidP="0084067A">
      <w:pPr>
        <w:pStyle w:val="afffff1"/>
        <w:rPr>
          <w:rtl/>
        </w:rPr>
        <w:pPrChange w:id="90125" w:author="קלוד - סמנטי" w:date="2026-10-13T16:46:38Z">
          <w:pPr/>
        </w:pPrChange>
      </w:pPr>
      <w:r>
        <w:rPr>
          <w:rtl/>
        </w:rPr>
        <w:t xml:space="preserve">אין מרגילין </w:t>
      </w:r>
      <w:ins w:id="92275" w:author="קלוד - ניסוח" w:date="2026-10-13T16:46:40Z">
        <w:r>
          <w:rPr>
            <w:rStyle w:val="affffd"/>
            <w:rtl/>
          </w:rPr>
          <w:t xml:space="preserve">מפשיטין</w:t>
        </w:r>
      </w:ins>
      <w:del w:id="92276" w:author="קלוד - ניסוח" w:date="2026-10-13T16:46:40Z">
        <w:r>
          <w:rPr>
            <w:rtl/>
          </w:rPr>
          <w:delText xml:space="preserve">ביום</w:delText>
        </w:r>
      </w:del>
      <w:r>
        <w:rPr>
          <w:rtl/>
        </w:rPr>
        <w:t xml:space="preserve"> </w:t>
      </w:r>
      <w:ins w:id="92273" w:author="קלוד - ניסוח" w:date="2026-10-13T16:46:40Z">
        <w:r>
          <w:rPr>
            <w:rStyle w:val="affffd"/>
            <w:rtl/>
          </w:rPr>
          <w:t xml:space="preserve">דרך הרגלים</w:t>
        </w:r>
        <w:r>
          <w:rPr>
            <w:rtl/>
          </w:rPr>
          <w:t xml:space="preserve"> ביו"ט,</w:t>
        </w:r>
      </w:ins>
      <w:del w:id="92274" w:author="קלוד - ניסוח" w:date="2026-10-13T16:46:40Z">
        <w:r>
          <w:rPr>
            <w:rtl/>
          </w:rPr>
          <w:delText xml:space="preserve">טוב,</w:delText>
        </w:r>
      </w:del>
      <w:r>
        <w:rPr>
          <w:rtl/>
        </w:rPr>
        <w:t xml:space="preserve"> כיוצא בו אין מרגילין </w:t>
      </w:r>
      <w:ins w:id="92271" w:author="קלוד - ניסוח" w:date="2026-10-13T16:46:40Z">
        <w:r>
          <w:rPr>
            <w:rtl/>
          </w:rPr>
          <w:t xml:space="preserve">בבכור</w:t>
        </w:r>
      </w:ins>
      <w:del w:id="92272" w:author="קלוד - ניסוח" w:date="2026-10-13T16:46:40Z">
        <w:r>
          <w:rPr>
            <w:rtl/>
          </w:rPr>
          <w:delText xml:space="preserve">בבכור,</w:delText>
        </w:r>
      </w:del>
      <w:r>
        <w:rPr>
          <w:rtl/>
        </w:rPr>
        <w:t xml:space="preserve"> ולא בפסולי </w:t>
      </w:r>
      <w:ins w:id="92269" w:author="קלוד - ניסוח" w:date="2026-10-13T16:46:40Z">
        <w:r>
          <w:rPr>
            <w:rtl/>
          </w:rPr>
          <w:t xml:space="preserve">המוקדשין.</w:t>
        </w:r>
      </w:ins>
      <w:del w:id="92270" w:author="קלוד - ניסוח" w:date="2026-10-13T16:46:40Z">
        <w:r>
          <w:rPr>
            <w:rtl/>
          </w:rPr>
          <w:delText xml:space="preserve">המוקדשין </w:delText>
        </w:r>
      </w:del>
    </w:p>
    <w:p w14:paraId="179AEC40" w14:textId="174C3C82" w:rsidR="0084067A" w:rsidRDefault="00C83F7A" w:rsidP="0084067A">
      <w:pPr>
        <w:rPr>
          <w:rtl/>
        </w:rPr>
      </w:pPr>
      <w:r>
        <w:rPr>
          <w:rtl/>
        </w:rPr>
        <w:tab/>
      </w:r>
      <w:ins w:id="92287" w:author="קלוד - ניסוח" w:date="2026-10-13T16:46:40Z">
        <w:r>
          <w:rPr>
            <w:b/>
            <w:bCs/>
            <w:rtl/>
          </w:rPr>
          <w:t xml:space="preserve">בשלמא יו"ט</w:t>
        </w:r>
      </w:ins>
      <w:del w:id="92288" w:author="קלוד - ניסוח" w:date="2026-10-13T16:46:40Z">
        <w:r w:rsidR="00F63065" w:rsidRPr="00C83F7A">
          <w:rPr>
            <w:b/>
            <w:bCs/>
            <w:rtl/>
          </w:rPr>
          <w:delText xml:space="preserve">י</w:delText>
        </w:r>
        <w:r>
          <w:rPr>
            <w:b/>
            <w:bCs/>
            <w:rtl/>
          </w:rPr>
          <w:delText xml:space="preserve">ו"ט</w:delText>
        </w:r>
      </w:del>
      <w:r w:rsidR="0084067A">
        <w:rPr>
          <w:rFonts w:hint="cs"/>
          <w:rtl/>
        </w:rPr>
        <w:t xml:space="preserve"> </w:t>
      </w:r>
      <w:ins w:id="92285" w:author="קלוד - ניסוח" w:date="2026-10-13T16:46:40Z">
        <w:r>
          <w:rPr>
            <w:rFonts w:hint="cs"/>
            <w:rtl/>
          </w:rPr>
          <w:t xml:space="preserve">-</w:t>
        </w:r>
      </w:ins>
      <w:del w:id="92286" w:author="קלוד - ניסוח" w:date="2026-10-13T16:46:40Z">
        <w:r w:rsidR="0084067A">
          <w:rPr>
            <w:rFonts w:hint="cs"/>
            <w:rtl/>
          </w:rPr>
          <w:delText xml:space="preserve">דטרח</w:delText>
        </w:r>
      </w:del>
      <w:r w:rsidR="0084067A">
        <w:rPr>
          <w:rFonts w:hint="cs"/>
          <w:rtl/>
        </w:rPr>
        <w:t xml:space="preserve"> </w:t>
      </w:r>
      <w:ins w:id="92283" w:author="קלוד - ניסוח" w:date="2026-10-13T16:46:40Z">
        <w:r>
          <w:rPr>
            <w:rFonts w:hint="cs"/>
            <w:rtl/>
          </w:rPr>
          <w:t xml:space="preserve">שטורח</w:t>
        </w:r>
      </w:ins>
      <w:del w:id="92284" w:author="קלוד - ניסוח" w:date="2026-10-13T16:46:40Z">
        <w:r w:rsidR="0084067A">
          <w:rPr>
            <w:rFonts w:hint="cs"/>
            <w:rtl/>
          </w:rPr>
          <w:delText xml:space="preserve">טרחא</w:delText>
        </w:r>
      </w:del>
      <w:r w:rsidR="0084067A">
        <w:rPr>
          <w:rFonts w:hint="cs"/>
          <w:rtl/>
        </w:rPr>
        <w:t xml:space="preserve"> </w:t>
      </w:r>
      <w:ins w:id="92281" w:author="קלוד - ניסוח" w:date="2026-10-13T16:46:40Z">
        <w:r>
          <w:rPr>
            <w:rFonts w:hint="cs"/>
            <w:rtl/>
          </w:rPr>
          <w:t xml:space="preserve">טירחה</w:t>
        </w:r>
      </w:ins>
      <w:del w:id="92282" w:author="קלוד - ניסוח" w:date="2026-10-13T16:46:40Z">
        <w:r w:rsidR="0084067A">
          <w:rPr>
            <w:rFonts w:hint="cs"/>
            <w:rtl/>
          </w:rPr>
          <w:delText xml:space="preserve">דלא</w:delText>
        </w:r>
      </w:del>
      <w:r w:rsidR="0084067A">
        <w:rPr>
          <w:rFonts w:hint="cs"/>
          <w:rtl/>
        </w:rPr>
        <w:t xml:space="preserve"> </w:t>
      </w:r>
      <w:ins w:id="92279" w:author="קלוד - ניסוח" w:date="2026-10-13T16:46:40Z">
        <w:r>
          <w:rPr>
            <w:rFonts w:hint="cs"/>
            <w:rtl/>
          </w:rPr>
          <w:t xml:space="preserve">שלא</w:t>
        </w:r>
      </w:ins>
      <w:del w:id="92280" w:author="קלוד - ניסוח" w:date="2026-10-13T16:46:40Z">
        <w:r w:rsidR="0084067A">
          <w:rPr>
            <w:rFonts w:hint="cs"/>
            <w:rtl/>
          </w:rPr>
          <w:delText xml:space="preserve">חזי</w:delText>
        </w:r>
      </w:del>
      <w:r w:rsidR="0084067A">
        <w:rPr>
          <w:rFonts w:hint="cs"/>
          <w:rtl/>
        </w:rPr>
        <w:t xml:space="preserve"> </w:t>
      </w:r>
      <w:ins w:id="92277" w:author="קלוד - ניסוח" w:date="2026-10-13T16:46:40Z">
        <w:r>
          <w:rPr>
            <w:rFonts w:hint="cs"/>
            <w:rtl/>
          </w:rPr>
          <w:t xml:space="preserve">לצורך יו"ט,</w:t>
        </w:r>
      </w:ins>
      <w:del w:id="92278" w:author="קלוד - ניסוח" w:date="2026-10-13T16:46:40Z">
        <w:r>
          <w:rPr>
            <w:rFonts w:hint="cs"/>
            <w:rtl/>
          </w:rPr>
          <w:delText xml:space="preserve">לו</w:delText>
        </w:r>
        <w:r w:rsidR="0084067A">
          <w:rPr>
            <w:rFonts w:hint="cs"/>
            <w:rtl/>
          </w:rPr>
          <w:delText xml:space="preserve"> </w:delText>
        </w:r>
      </w:del>
    </w:p>
    <w:p w14:paraId="2D6604DB" w14:textId="6CA285F6" w:rsidR="006542AA" w:rsidRDefault="00000000">
      <w:pPr>
        <w:pStyle w:val="36"/>
        <w:framePr w:wrap="notBeside"/>
      </w:pPr>
      <w:r>
        <w:tab/>
      </w:r>
      <w:ins w:id="92293" w:author="קלוד - ניסוח" w:date="2026-10-13T16:46:40Z">
        <w:r>
          <w:t xml:space="preserve">אלא בכור</w:t>
        </w:r>
      </w:ins>
      <w:del w:id="92294" w:author="קלוד - ניסוח" w:date="2026-10-13T16:46:40Z">
        <w:r w:rsidR="0084067A" w:rsidRPr="00C83F7A">
          <w:delText xml:space="preserve">בכור</w:delText>
        </w:r>
      </w:del>
      <w:r w:rsidR="0084067A">
        <w:t xml:space="preserve"> </w:t>
      </w:r>
      <w:ins w:id="92291" w:author="קלוד - ניסוח" w:date="2026-10-13T16:46:40Z">
        <w:r>
          <w:t xml:space="preserve">מאן</w:t>
        </w:r>
      </w:ins>
      <w:del w:id="92292" w:author="קלוד - ניסוח" w:date="2026-10-13T16:46:40Z">
        <w:r>
          <w:delText xml:space="preserve">-</w:delText>
        </w:r>
      </w:del>
      <w:r w:rsidR="0084067A">
        <w:t xml:space="preserve"> </w:t>
      </w:r>
      <w:ins w:id="92289" w:author="קלוד - ניסוח" w:date="2026-10-13T16:46:40Z">
        <w:r>
          <w:t xml:space="preserve">תנא?</w:t>
        </w:r>
      </w:ins>
      <w:del w:id="92290" w:author="קלוד - ניסוח" w:date="2026-10-13T16:46:40Z">
        <w:r w:rsidR="0084067A">
          <w:delText xml:space="preserve">הך תנא </w:delText>
        </w:r>
        <w:r>
          <w:delText xml:space="preserve">ר"ח</w:delText>
        </w:r>
        <w:r w:rsidR="00F63065">
          <w:delText xml:space="preserve">:</w:delText>
        </w:r>
      </w:del>
    </w:p>
    <w:p w14:paraId="3DD5027A" w14:textId="29BD7B55" w:rsidR="00B874E6" w:rsidRDefault="0084067A" w:rsidP="00027C13">
      <w:pPr>
        <w:rPr>
          <w:rtl/>
        </w:rPr>
      </w:pPr>
      <w:ins w:id="92299" w:author="קלוד - ניסוח" w:date="2026-10-13T16:46:40Z">
        <w:r>
          <w:rPr>
            <w:rStyle w:val="27"/>
            <w:rFonts w:hint="cs"/>
            <w:rtl/>
            <w:rPrChange w:id="9269" w:author="עריכה מהאתר" w:date="2026-10-19T06:44:48Z">
              <w:rPr>
                <w:rStyle w:val="27"/>
                <w:rFonts w:hint="cs"/>
                <w:rtl/>
              </w:rPr>
            </w:rPrChange>
          </w:rPr>
          <w:t xml:space="preserve">ר"ח:</w:t>
        </w:r>
        <w:r>
          <w:rPr>
            <w:rFonts w:hint="cs"/>
            <w:rtl/>
          </w:rPr>
          <w:t xml:space="preserve"> ב"ש</w:t>
        </w:r>
      </w:ins>
      <w:del w:id="92300" w:author="קלוד - ניסוח" w:date="2026-10-13T16:46:40Z">
        <w:r>
          <w:rPr>
            <w:rFonts w:hint="cs"/>
            <w:rtl/>
          </w:rPr>
          <w:delText xml:space="preserve">ד</w:delText>
        </w:r>
        <w:r w:rsidR="00C83F7A">
          <w:rPr>
            <w:rtl/>
          </w:rPr>
          <w:delText xml:space="preserve">ב"ש</w:delText>
        </w:r>
      </w:del>
      <w:r w:rsidR="00027C13">
        <w:rPr>
          <w:rFonts w:hint="cs"/>
          <w:rtl/>
        </w:rPr>
        <w:t xml:space="preserve"> היא</w:t>
      </w:r>
      <w:r w:rsidR="00F63065">
        <w:rPr>
          <w:rtl/>
        </w:rPr>
        <w:t xml:space="preserve">, </w:t>
      </w:r>
      <w:ins w:id="92297" w:author="קלוד - ניסוח" w:date="2026-10-13T16:46:40Z">
        <w:r>
          <w:rPr>
            <w:rtl/>
          </w:rPr>
          <w:t xml:space="preserve">דאמרו</w:t>
        </w:r>
      </w:ins>
      <w:del w:id="92298" w:author="קלוד - ניסוח" w:date="2026-10-13T16:46:40Z">
        <w:r w:rsidR="00F63065">
          <w:rPr>
            <w:rtl/>
          </w:rPr>
          <w:delText xml:space="preserve">דאמר</w:delText>
        </w:r>
      </w:del>
      <w:r w:rsidR="00F63065">
        <w:rPr>
          <w:rtl/>
        </w:rPr>
        <w:t xml:space="preserve"> אין מאכילין אותו </w:t>
      </w:r>
      <w:ins w:id="92295" w:author="קלוד - ניסוח" w:date="2026-10-13T16:46:40Z">
        <w:r>
          <w:rPr>
            <w:rtl/>
          </w:rPr>
          <w:t xml:space="preserve">לנדות </w:t>
        </w:r>
        <w:r>
          <w:rPr>
            <w:rStyle w:val="affffd"/>
            <w:rtl/>
          </w:rPr>
          <w:t xml:space="preserve">דדינו כבכור תם</w:t>
        </w:r>
        <w:r>
          <w:rPr>
            <w:rtl/>
          </w:rPr>
          <w:t xml:space="preserve">.</w:t>
        </w:r>
      </w:ins>
      <w:del w:id="92296" w:author="קלוד - ניסוח" w:date="2026-10-13T16:46:40Z">
        <w:r w:rsidR="00F63065">
          <w:rPr>
            <w:rtl/>
          </w:rPr>
          <w:delText xml:space="preserve">לנדות</w:delText>
        </w:r>
        <w:r w:rsidR="0057284B">
          <w:rPr>
            <w:rtl/>
          </w:rPr>
          <w:delText xml:space="preserve">.</w:delText>
        </w:r>
      </w:del>
    </w:p>
    <w:p w14:paraId="2FCCCFA6" w14:textId="65312366" w:rsidR="00027C13" w:rsidRDefault="00C83F7A" w:rsidP="00027C13">
      <w:pPr>
        <w:rPr>
          <w:rtl/>
        </w:rPr>
      </w:pPr>
      <w:r>
        <w:rPr>
          <w:rtl/>
        </w:rPr>
        <w:tab/>
      </w:r>
      <w:r w:rsidR="00F63065" w:rsidRPr="00C83F7A">
        <w:rPr>
          <w:b/>
          <w:bCs/>
          <w:rtl/>
        </w:rPr>
        <w:t xml:space="preserve">ולא בפסולי </w:t>
      </w:r>
      <w:ins w:id="92305" w:author="קלוד - ניסוח" w:date="2026-10-13T16:46:40Z">
        <w:r>
          <w:rPr>
            <w:b/>
            <w:bCs/>
            <w:rtl/>
          </w:rPr>
          <w:t xml:space="preserve">המוקדשין - מאן תנא? ר"ח:</w:t>
        </w:r>
      </w:ins>
      <w:del w:id="92306" w:author="קלוד - ניסוח" w:date="2026-10-13T16:46:40Z">
        <w:r w:rsidR="00F63065" w:rsidRPr="00C83F7A">
          <w:rPr>
            <w:b/>
            <w:bCs/>
            <w:rtl/>
          </w:rPr>
          <w:delText xml:space="preserve">המוקדשין</w:delText>
        </w:r>
        <w:r w:rsidR="00F63065">
          <w:rPr>
            <w:rtl/>
          </w:rPr>
          <w:delText xml:space="preserve">:</w:delText>
        </w:r>
      </w:del>
      <w:r w:rsidR="00F63065">
        <w:rPr>
          <w:rtl/>
        </w:rPr>
        <w:t xml:space="preserve"> </w:t>
      </w:r>
      <w:r w:rsidR="00F63065">
        <w:rPr>
          <w:rStyle w:val="27"/>
          <w:rtl/>
        </w:rPr>
        <w:t>ר</w:t>
      </w:r>
      <w:r w:rsidR="00027C13">
        <w:rPr>
          <w:rStyle w:val="27"/>
          <w:rFonts w:hint="cs"/>
          <w:rtl/>
        </w:rPr>
        <w:t>אב</w:t>
      </w:r>
      <w:r>
        <w:rPr>
          <w:rStyle w:val="27"/>
          <w:rFonts w:hint="cs"/>
          <w:rtl/>
        </w:rPr>
        <w:t>ר"ש</w:t>
      </w:r>
      <w:r w:rsidR="00027C13">
        <w:rPr>
          <w:rFonts w:hint="cs"/>
          <w:rtl/>
        </w:rPr>
        <w:t xml:space="preserve"> </w:t>
      </w:r>
      <w:r w:rsidR="00F63065">
        <w:rPr>
          <w:rtl/>
        </w:rPr>
        <w:t xml:space="preserve">היא, </w:t>
      </w:r>
      <w:ins w:id="92303" w:author="קלוד - ניסוח" w:date="2026-10-13T16:46:40Z">
        <w:r>
          <w:rPr>
            <w:rtl/>
          </w:rPr>
          <w:t xml:space="preserve">דתנן:</w:t>
        </w:r>
      </w:ins>
      <w:del w:id="92304" w:author="קלוד - ניסוח" w:date="2026-10-13T16:46:40Z">
        <w:r w:rsidR="00F63065">
          <w:rPr>
            <w:rtl/>
          </w:rPr>
          <w:delText xml:space="preserve">דתנן</w:delText>
        </w:r>
      </w:del>
      <w:r w:rsidR="00F63065">
        <w:rPr>
          <w:rtl/>
        </w:rPr>
        <w:t xml:space="preserve"> היו לפניו שתי </w:t>
      </w:r>
      <w:ins w:id="92301" w:author="קלוד - ניסוח" w:date="2026-10-13T16:46:40Z">
        <w:r>
          <w:rPr>
            <w:rtl/>
          </w:rPr>
          <w:t xml:space="preserve">חטאות </w:t>
        </w:r>
        <w:r>
          <w:rPr>
            <w:rStyle w:val="affffd"/>
            <w:rtl/>
          </w:rPr>
          <w:t xml:space="preserve">לאחריות</w:t>
        </w:r>
        <w:r>
          <w:rPr>
            <w:rtl/>
          </w:rPr>
          <w:t xml:space="preserve">,</w:t>
        </w:r>
      </w:ins>
      <w:del w:id="92302" w:author="קלוד - ניסוח" w:date="2026-10-13T16:46:40Z">
        <w:r w:rsidR="00F63065">
          <w:rPr>
            <w:rtl/>
          </w:rPr>
          <w:delText xml:space="preserve">חטאות,</w:delText>
        </w:r>
      </w:del>
    </w:p>
    <w:p w14:paraId="5F46D82A" w14:textId="77777777" w:rsidR="00B874E6" w:rsidRDefault="00027C13" w:rsidP="00027C13">
      <w:pPr>
        <w:rPr>
          <w:rtl/>
        </w:rPr>
      </w:pPr>
      <w:r>
        <w:rPr>
          <w:rtl/>
        </w:rPr>
        <w:tab/>
      </w:r>
      <w:r>
        <w:rPr>
          <w:rtl/>
        </w:rPr>
        <w:tab/>
      </w:r>
      <w:r>
        <w:rPr>
          <w:rtl/>
        </w:rPr>
        <w:tab/>
      </w:r>
      <w:r>
        <w:rPr>
          <w:rtl/>
        </w:rPr>
        <w:tab/>
      </w:r>
      <w:r w:rsidR="00F63065">
        <w:rPr>
          <w:rtl/>
        </w:rPr>
        <w:t>אחת תמימה ואחת בעלת מום, תמימה - תקרב, בעלת מום - תיפדה</w:t>
      </w:r>
      <w:r w:rsidR="0057284B">
        <w:rPr>
          <w:rtl/>
        </w:rPr>
        <w:t>.</w:t>
      </w:r>
    </w:p>
    <w:p w14:paraId="3BDF9A53" w14:textId="77777777" w:rsidR="00027C13" w:rsidRDefault="00F63065" w:rsidP="000C73DD">
      <w:pPr>
        <w:pStyle w:val="011"/>
        <w:rPr>
          <w:rtl/>
        </w:rPr>
      </w:pPr>
      <w:r>
        <w:rPr>
          <w:rtl/>
        </w:rPr>
        <w:t xml:space="preserve">נשחטה בעלת </w:t>
      </w:r>
      <w:ins w:id="92323" w:author="קלוד - ניסוח" w:date="2026-10-13T16:46:40Z">
        <w:r>
          <w:rPr>
            <w:rtl/>
          </w:rPr>
          <w:t xml:space="preserve">מום,</w:t>
        </w:r>
      </w:ins>
      <w:del w:id="92324" w:author="קלוד - ניסוח" w:date="2026-10-13T16:46:40Z">
        <w:r>
          <w:rPr>
            <w:rtl/>
          </w:rPr>
          <w:delText xml:space="preserve">מום</w:delText>
        </w:r>
        <w:r w:rsidR="00027C13">
          <w:rPr>
            <w:rtl/>
          </w:rPr>
          <w:delText xml:space="preserve">, אם</w:delText>
        </w:r>
      </w:del>
      <w:r w:rsidR="00027C13">
        <w:rPr>
          <w:rtl/>
        </w:rPr>
        <w:t xml:space="preserve"> עד שלא נזרק </w:t>
      </w:r>
      <w:ins w:id="92321" w:author="קלוד - ניסוח" w:date="2026-10-13T16:46:40Z">
        <w:r>
          <w:rPr>
            <w:rtl/>
          </w:rPr>
          <w:t xml:space="preserve">דם</w:t>
        </w:r>
      </w:ins>
      <w:del w:id="92322" w:author="קלוד - ניסוח" w:date="2026-10-13T16:46:40Z">
        <w:r w:rsidR="00027C13">
          <w:rPr>
            <w:rtl/>
          </w:rPr>
          <w:delText xml:space="preserve">דמה</w:delText>
        </w:r>
      </w:del>
      <w:r w:rsidR="00027C13">
        <w:rPr>
          <w:rtl/>
        </w:rPr>
        <w:t xml:space="preserve"> </w:t>
      </w:r>
      <w:ins w:id="92319" w:author="קלוד - ניסוח" w:date="2026-10-13T16:46:40Z">
        <w:r>
          <w:rPr>
            <w:rtl/>
          </w:rPr>
          <w:t xml:space="preserve">התמימה</w:t>
        </w:r>
      </w:ins>
      <w:del w:id="92320" w:author="קלוד - ניסוח" w:date="2026-10-13T16:46:40Z">
        <w:r w:rsidR="00027C13">
          <w:rPr>
            <w:rtl/>
          </w:rPr>
          <w:delText xml:space="preserve">של</w:delText>
        </w:r>
      </w:del>
      <w:r w:rsidR="00027C13">
        <w:rPr>
          <w:rtl/>
        </w:rPr>
        <w:t xml:space="preserve"> </w:t>
      </w:r>
      <w:ins w:id="92317" w:author="קלוד - ניסוח" w:date="2026-10-13T16:46:40Z">
        <w:r>
          <w:rPr>
            <w:rtl/>
          </w:rPr>
          <w:t xml:space="preserve">-</w:t>
        </w:r>
      </w:ins>
      <w:del w:id="92318" w:author="קלוד - ניסוח" w:date="2026-10-13T16:46:40Z">
        <w:r w:rsidR="00027C13">
          <w:rPr>
            <w:rtl/>
          </w:rPr>
          <w:delText xml:space="preserve">תמימה</w:delText>
        </w:r>
      </w:del>
      <w:r w:rsidR="00027C13">
        <w:rPr>
          <w:rtl/>
        </w:rPr>
        <w:t xml:space="preserve"> </w:t>
      </w:r>
      <w:r>
        <w:rPr>
          <w:rtl/>
        </w:rPr>
        <w:t>מותרת,</w:t>
      </w:r>
      <w:ins w:id="92315" w:author="קלוד - ניסוח" w:date="2026-10-13T16:46:40Z">
        <w:r>
          <w:rPr>
            <w:rFonts w:hint="cs"/>
            <w:rtl/>
          </w:rPr>
          <w:t xml:space="preserve"> </w:t>
        </w:r>
      </w:ins>
      <w:del w:id="92316" w:author="קלוד - ניסוח" w:date="2026-10-13T16:46:40Z">
        <w:r w:rsidR="00027C13">
          <w:rPr>
            <w:rFonts w:hint="cs"/>
            <w:rtl/>
          </w:rPr>
          <w:delText xml:space="preserve"> </w:delText>
        </w:r>
        <w:r w:rsidR="00027C13">
          <w:rPr>
            <w:rtl/>
          </w:rPr>
          <w:delText xml:space="preserve">אם </w:delText>
        </w:r>
      </w:del>
      <w:r w:rsidR="00027C13">
        <w:rPr>
          <w:rtl/>
        </w:rPr>
        <w:t xml:space="preserve">משנזרק </w:t>
      </w:r>
      <w:ins w:id="92313" w:author="קלוד - ניסוח" w:date="2026-10-13T16:46:40Z">
        <w:r>
          <w:rPr>
            <w:rtl/>
          </w:rPr>
          <w:t xml:space="preserve">-</w:t>
        </w:r>
      </w:ins>
      <w:del w:id="92314" w:author="קלוד - ניסוח" w:date="2026-10-13T16:46:40Z">
        <w:r w:rsidR="00027C13">
          <w:rPr>
            <w:rtl/>
          </w:rPr>
          <w:delText xml:space="preserve">דמה</w:delText>
        </w:r>
      </w:del>
      <w:r w:rsidR="00027C13">
        <w:rPr>
          <w:rtl/>
        </w:rPr>
        <w:t xml:space="preserve"> </w:t>
      </w:r>
      <w:ins w:id="92311" w:author="קלוד - ניסוח" w:date="2026-10-13T16:46:40Z">
        <w:r>
          <w:rPr>
            <w:rtl/>
          </w:rPr>
          <w:t xml:space="preserve">אסורה</w:t>
        </w:r>
      </w:ins>
      <w:del w:id="92312" w:author="קלוד - ניסוח" w:date="2026-10-13T16:46:40Z">
        <w:r w:rsidR="00027C13">
          <w:rPr>
            <w:rtl/>
          </w:rPr>
          <w:delText xml:space="preserve">של</w:delText>
        </w:r>
      </w:del>
      <w:r w:rsidR="00027C13">
        <w:rPr>
          <w:rtl/>
        </w:rPr>
        <w:t xml:space="preserve"> </w:t>
      </w:r>
      <w:ins w:id="92309" w:author="קלוד - ניסוח" w:date="2026-10-13T16:46:40Z">
        <w:r>
          <w:rPr>
            <w:rStyle w:val="affffd"/>
            <w:rtl/>
          </w:rPr>
          <w:t xml:space="preserve">כחטאת</w:t>
        </w:r>
      </w:ins>
      <w:del w:id="92310" w:author="קלוד - ניסוח" w:date="2026-10-13T16:46:40Z">
        <w:r w:rsidR="00027C13">
          <w:rPr>
            <w:rtl/>
          </w:rPr>
          <w:delText xml:space="preserve">תמימה</w:delText>
        </w:r>
      </w:del>
      <w:r>
        <w:rPr>
          <w:rtl/>
        </w:rPr>
        <w:t xml:space="preserve"> </w:t>
      </w:r>
      <w:ins w:id="92307" w:author="קלוד - ניסוח" w:date="2026-10-13T16:46:40Z">
        <w:r>
          <w:rPr>
            <w:rStyle w:val="affffd"/>
            <w:rtl/>
          </w:rPr>
          <w:t xml:space="preserve">שכיפרו</w:t>
        </w:r>
        <w:r>
          <w:rPr>
            <w:rtl/>
          </w:rPr>
          <w:t xml:space="preserve"> בעליה,</w:t>
        </w:r>
      </w:ins>
      <w:del w:id="92308" w:author="קלוד - ניסוח" w:date="2026-10-13T16:46:40Z">
        <w:r>
          <w:rPr>
            <w:rtl/>
          </w:rPr>
          <w:delText xml:space="preserve">אסורה, </w:delText>
        </w:r>
      </w:del>
    </w:p>
    <w:p w14:paraId="0C303E8B" w14:textId="7EBBDB53" w:rsidR="006542AA" w:rsidRDefault="00000000">
      <w:pPr>
        <w:pStyle w:val="36"/>
        <w:framePr w:wrap="notBeside"/>
      </w:pPr>
      <w:r>
        <w:t>ר</w:t>
      </w:r>
      <w:r w:rsidR="00027C13">
        <w:t>אב</w:t>
      </w:r>
      <w:r>
        <w:t>ר"ש:</w:t>
      </w:r>
    </w:p>
    <w:p w14:paraId="31DC0C8D" w14:textId="4F4EAD04" w:rsidR="00B874E6" w:rsidRDefault="00F63065" w:rsidP="00027C13">
      <w:pPr>
        <w:rPr>
          <w:rtl/>
        </w:rPr>
      </w:pPr>
      <w:r>
        <w:rPr>
          <w:rtl/>
        </w:rPr>
        <w:t xml:space="preserve">אפי' בשר </w:t>
      </w:r>
      <w:ins w:id="92331" w:author="קלוד - ניסוח" w:date="2026-10-13T16:46:40Z">
        <w:r>
          <w:rPr>
            <w:rtl/>
          </w:rPr>
          <w:t xml:space="preserve">בקדירה</w:t>
        </w:r>
      </w:ins>
      <w:del w:id="92332" w:author="קלוד - ניסוח" w:date="2026-10-13T16:46:40Z">
        <w:r>
          <w:rPr>
            <w:rtl/>
          </w:rPr>
          <w:delText xml:space="preserve">בקדירה,</w:delText>
        </w:r>
      </w:del>
      <w:r>
        <w:rPr>
          <w:rtl/>
        </w:rPr>
        <w:t xml:space="preserve"> ונזרק </w:t>
      </w:r>
      <w:ins w:id="92329" w:author="קלוד - ניסוח" w:date="2026-10-13T16:46:40Z">
        <w:r>
          <w:rPr>
            <w:rtl/>
          </w:rPr>
          <w:t xml:space="preserve">דם</w:t>
        </w:r>
      </w:ins>
      <w:del w:id="92330" w:author="קלוד - ניסוח" w:date="2026-10-13T16:46:40Z">
        <w:r>
          <w:rPr>
            <w:rtl/>
          </w:rPr>
          <w:delText xml:space="preserve">דמה</w:delText>
        </w:r>
      </w:del>
      <w:r>
        <w:rPr>
          <w:rtl/>
        </w:rPr>
        <w:t xml:space="preserve"> </w:t>
      </w:r>
      <w:ins w:id="92327" w:author="קלוד - ניסוח" w:date="2026-10-13T16:46:40Z">
        <w:r>
          <w:rPr>
            <w:rtl/>
          </w:rPr>
          <w:t xml:space="preserve">התמימה</w:t>
        </w:r>
      </w:ins>
      <w:del w:id="92328" w:author="קלוד - ניסוח" w:date="2026-10-13T16:46:40Z">
        <w:r>
          <w:rPr>
            <w:rtl/>
          </w:rPr>
          <w:delText xml:space="preserve">של תמימה</w:delText>
        </w:r>
      </w:del>
      <w:r>
        <w:rPr>
          <w:rtl/>
        </w:rPr>
        <w:t xml:space="preserve"> - </w:t>
      </w:r>
      <w:ins w:id="92325" w:author="קלוד - ניסוח" w:date="2026-10-13T16:46:40Z">
        <w:r>
          <w:rPr>
            <w:rtl/>
          </w:rPr>
          <w:t xml:space="preserve">אסורה </w:t>
        </w:r>
        <w:r>
          <w:rPr>
            <w:rStyle w:val="affffd"/>
            <w:rtl/>
          </w:rPr>
          <w:t xml:space="preserve">דקדושתה עליה</w:t>
        </w:r>
        <w:r>
          <w:rPr>
            <w:rtl/>
          </w:rPr>
          <w:t xml:space="preserve">.</w:t>
        </w:r>
      </w:ins>
      <w:del w:id="92326" w:author="קלוד - ניסוח" w:date="2026-10-13T16:46:40Z">
        <w:r>
          <w:rPr>
            <w:rtl/>
          </w:rPr>
          <w:delText xml:space="preserve">אסורה</w:delText>
        </w:r>
        <w:r w:rsidR="0057284B">
          <w:rPr>
            <w:rtl/>
          </w:rPr>
          <w:delText xml:space="preserve">.</w:delText>
        </w:r>
      </w:del>
    </w:p>
    <w:p>
      <w:pPr>
        <w:pStyle w:val="36"/>
        <w:rPr>
          <w:ins w:id="90126" w:author="קלוד - סמנטי" w:date="2026-10-13T16:46:38Z"/>
        </w:rPr>
      </w:pPr>
      <w:r>
        <w:t>ור"ח</w:t>
      </w:r>
    </w:p>
    <w:p w14:paraId="0C797E75" w14:textId="242DBCAE" w:rsidR="00B874E6" w:rsidRDefault="00F63065" w:rsidP="000C73DD">
      <w:pPr>
        <w:pStyle w:val="021"/>
        <w:rPr>
          <w:rtl/>
        </w:rPr>
      </w:pPr>
      <w:del w:id="90127" w:author="קלוד - סמנטי" w:date="2026-10-13T16:46:38Z">
        <w:r>
          <w:rPr>
            <w:rtl/>
          </w:rPr>
          <w:delText xml:space="preserve"> </w:delText>
        </w:r>
      </w:del>
      <w:r w:rsidR="00027C13">
        <w:rPr>
          <w:rFonts w:hint="cs"/>
          <w:rtl/>
        </w:rPr>
        <w:t xml:space="preserve">לא</w:t>
      </w:r>
      <w:r w:rsidR="00027C13">
        <w:rPr>
          <w:rFonts w:hint="cs"/>
          <w:rtl/>
        </w:rPr>
        <w:t xml:space="preserve"> </w:t>
      </w:r>
      <w:ins w:id="92347" w:author="קלוד - ניסוח" w:date="2026-10-13T16:46:40Z">
        <w:r>
          <w:rPr>
            <w:rFonts w:hint="cs"/>
            <w:rtl/>
          </w:rPr>
          <w:t xml:space="preserve">העמיד</w:t>
        </w:r>
      </w:ins>
      <w:del w:id="92348" w:author="קלוד - ניסוח" w:date="2026-10-13T16:46:40Z">
        <w:r w:rsidR="00027C13">
          <w:rPr>
            <w:rFonts w:hint="cs"/>
            <w:rtl/>
          </w:rPr>
          <w:delText xml:space="preserve">מעמיד</w:delText>
        </w:r>
      </w:del>
      <w:r w:rsidR="00027C13">
        <w:rPr>
          <w:rFonts w:hint="cs"/>
          <w:rtl/>
        </w:rPr>
        <w:t xml:space="preserve"> כולה </w:t>
      </w:r>
      <w:ins w:id="92345" w:author="קלוד - ניסוח" w:date="2026-10-13T16:46:40Z">
        <w:r>
          <w:rPr>
            <w:rFonts w:hint="cs"/>
            <w:rtl/>
          </w:rPr>
          <w:t xml:space="preserve">כב"ש,</w:t>
        </w:r>
      </w:ins>
      <w:del w:id="92346" w:author="קלוד - ניסוח" w:date="2026-10-13T16:46:40Z">
        <w:r w:rsidR="00027C13">
          <w:rPr>
            <w:rFonts w:hint="cs"/>
            <w:rtl/>
          </w:rPr>
          <w:delText xml:space="preserve">כ</w:delText>
        </w:r>
        <w:r>
          <w:rPr>
            <w:rFonts w:hint="cs"/>
            <w:rtl/>
          </w:rPr>
          <w:delText xml:space="preserve">ב"ש</w:delText>
        </w:r>
      </w:del>
      <w:r w:rsidR="00027C13">
        <w:rPr>
          <w:rFonts w:hint="cs"/>
          <w:rtl/>
        </w:rPr>
        <w:t xml:space="preserve"> </w:t>
      </w:r>
      <w:ins w:id="92343" w:author="קלוד - ניסוח" w:date="2026-10-13T16:46:40Z">
        <w:r>
          <w:rPr>
            <w:rFonts w:hint="cs"/>
            <w:rtl/>
          </w:rPr>
          <w:t xml:space="preserve">דשמא ב"ש דוקא</w:t>
        </w:r>
      </w:ins>
      <w:del w:id="92344" w:author="קלוד - ניסוח" w:date="2026-10-13T16:46:40Z">
        <w:r w:rsidR="00027C13">
          <w:rPr>
            <w:rFonts w:hint="cs"/>
            <w:rtl/>
          </w:rPr>
          <w:delText xml:space="preserve">דדוקא</w:delText>
        </w:r>
      </w:del>
      <w:r w:rsidR="00027C13">
        <w:rPr>
          <w:rFonts w:hint="cs"/>
          <w:rtl/>
        </w:rPr>
        <w:t xml:space="preserve"> בבכור דקדושתו </w:t>
      </w:r>
      <w:ins w:id="92341" w:author="קלוד - ניסוח" w:date="2026-10-13T16:46:40Z">
        <w:r>
          <w:rPr>
            <w:rFonts w:hint="cs"/>
            <w:rtl/>
          </w:rPr>
          <w:t xml:space="preserve">מרחם,</w:t>
        </w:r>
      </w:ins>
      <w:del w:id="92342" w:author="קלוד - ניסוח" w:date="2026-10-13T16:46:40Z">
        <w:r w:rsidR="00027C13">
          <w:rPr>
            <w:rFonts w:hint="cs"/>
            <w:rtl/>
          </w:rPr>
          <w:delText xml:space="preserve">מרחם</w:delText>
        </w:r>
      </w:del>
      <w:r w:rsidR="00027C13">
        <w:rPr>
          <w:rFonts w:hint="cs"/>
          <w:rtl/>
        </w:rPr>
        <w:t xml:space="preserve"> אבל פסולי </w:t>
      </w:r>
      <w:ins w:id="92339" w:author="קלוד - ניסוח" w:date="2026-10-13T16:46:40Z">
        <w:r>
          <w:rPr>
            <w:rFonts w:hint="cs"/>
            <w:rtl/>
          </w:rPr>
          <w:t xml:space="preserve">המוקדשין</w:t>
        </w:r>
      </w:ins>
      <w:del w:id="92340" w:author="קלוד - ניסוח" w:date="2026-10-13T16:46:40Z">
        <w:r w:rsidR="00027C13">
          <w:rPr>
            <w:rFonts w:hint="cs"/>
            <w:rtl/>
          </w:rPr>
          <w:delText xml:space="preserve">המקודשין</w:delText>
        </w:r>
      </w:del>
      <w:r w:rsidR="00027C13">
        <w:rPr>
          <w:rFonts w:hint="cs"/>
          <w:rtl/>
        </w:rPr>
        <w:t xml:space="preserve"> </w:t>
      </w:r>
      <w:ins w:id="92337" w:author="קלוד - ניסוח" w:date="2026-10-13T16:46:40Z">
        <w:r>
          <w:rPr>
            <w:rtl/>
          </w:rPr>
          <w:t xml:space="preserve">שאין</w:t>
        </w:r>
      </w:ins>
      <w:del w:id="92338" w:author="קלוד - ניסוח" w:date="2026-10-13T16:46:40Z">
        <w:r>
          <w:rPr>
            <w:rtl/>
          </w:rPr>
          <w:delText xml:space="preserve">ד</w:delText>
        </w:r>
        <w:r w:rsidR="00027C13">
          <w:rPr>
            <w:rtl/>
          </w:rPr>
          <w:delText xml:space="preserve">אין</w:delText>
        </w:r>
      </w:del>
      <w:r w:rsidR="00027C13">
        <w:rPr>
          <w:rtl/>
        </w:rPr>
        <w:t xml:space="preserve"> </w:t>
      </w:r>
      <w:ins w:id="92335" w:author="קלוד - ניסוח" w:date="2026-10-13T16:46:40Z">
        <w:r>
          <w:rPr>
            <w:rtl/>
          </w:rPr>
          <w:t xml:space="preserve">קדושתן</w:t>
        </w:r>
      </w:ins>
      <w:del w:id="92336" w:author="קלוד - ניסוח" w:date="2026-10-13T16:46:40Z">
        <w:r w:rsidR="00027C13">
          <w:rPr>
            <w:rtl/>
          </w:rPr>
          <w:delText xml:space="preserve">קדושתו</w:delText>
        </w:r>
      </w:del>
      <w:r w:rsidR="00027C13">
        <w:rPr>
          <w:rtl/>
        </w:rPr>
        <w:t xml:space="preserve"> מרחם</w:t>
      </w:r>
      <w:ins w:id="92333" w:author="קלוד - ניסוח" w:date="2026-10-13T16:46:40Z">
        <w:r>
          <w:rPr>
            <w:rtl/>
          </w:rPr>
          <w:t xml:space="preserve"> - </w:t>
        </w:r>
      </w:ins>
      <w:del w:id="92334" w:author="קלוד - ניסוח" w:date="2026-10-13T16:46:40Z">
        <w:r w:rsidR="00027C13">
          <w:rPr>
            <w:rtl/>
          </w:rPr>
          <w:delText xml:space="preserve"> </w:delText>
        </w:r>
      </w:del>
      <w:r>
        <w:rPr>
          <w:rtl/>
        </w:rPr>
        <w:t>לא</w:t>
      </w:r>
      <w:r w:rsidR="0057284B">
        <w:rPr>
          <w:rtl/>
        </w:rPr>
        <w:t>.</w:t>
      </w:r>
    </w:p>
    <w:p w14:paraId="2BF5159D" w14:textId="77777777" w:rsidR="00027C13" w:rsidRDefault="00027C13" w:rsidP="00027C13">
      <w:pPr>
        <w:pStyle w:val="afff0"/>
        <w:framePr w:wrap="around"/>
        <w:rPr>
          <w:rtl/>
        </w:rPr>
      </w:pPr>
      <w:r>
        <w:rPr>
          <w:rFonts w:hint="cs"/>
          <w:rtl/>
        </w:rPr>
        <w:t>לג:</w:t>
      </w:r>
    </w:p>
    <w:p w14:paraId="744AE9F8" w14:textId="2CF911B6" w:rsidR="00B874E6" w:rsidRDefault="00F63065" w:rsidP="00C83F7A">
      <w:pPr>
        <w:rPr>
          <w:rtl/>
        </w:rPr>
      </w:pPr>
      <w:r>
        <w:rPr>
          <w:rtl/>
        </w:rPr>
        <w:t>ול</w:t>
      </w:r>
      <w:r w:rsidR="00027C13">
        <w:rPr>
          <w:rFonts w:hint="cs"/>
          <w:rtl/>
        </w:rPr>
        <w:t xml:space="preserve">א העמיד </w:t>
      </w:r>
      <w:ins w:id="92359" w:author="קלוד - ניסוח" w:date="2026-10-13T16:46:40Z">
        <w:r>
          <w:rPr>
            <w:rStyle w:val="27"/>
            <w:rFonts w:hint="cs"/>
            <w:rtl/>
          </w:rPr>
          <w:t xml:space="preserve">כולה</w:t>
        </w:r>
      </w:ins>
      <w:del w:id="92360" w:author="קלוד - ניסוח" w:date="2026-10-13T16:46:40Z">
        <w:r w:rsidR="00027C13">
          <w:rPr>
            <w:rStyle w:val="27"/>
            <w:rFonts w:hint="cs"/>
            <w:rtl/>
          </w:rPr>
          <w:delText xml:space="preserve">כראב</w:delText>
        </w:r>
        <w:r>
          <w:rPr>
            <w:rStyle w:val="27"/>
            <w:rFonts w:hint="cs"/>
            <w:rtl/>
          </w:rPr>
          <w:delText xml:space="preserve">ר"ש</w:delText>
        </w:r>
      </w:del>
      <w:r w:rsidR="00316820">
        <w:rPr>
          <w:rFonts w:hint="cs"/>
          <w:rtl/>
        </w:rPr>
        <w:t xml:space="preserve"> </w:t>
      </w:r>
      <w:ins w:id="92357" w:author="קלוד - ניסוח" w:date="2026-10-13T16:46:40Z">
        <w:r>
          <w:rPr>
            <w:rStyle w:val="27"/>
            <w:rFonts w:hint="cs"/>
            <w:rtl/>
            <w:rPrChange w:id="9258" w:author="עריכה מהאתר" w:date="2026-10-14T13:04:40Z">
              <w:rPr>
                <w:rStyle w:val="27"/>
                <w:rFonts w:hint="cs"/>
                <w:rtl/>
              </w:rPr>
            </w:rPrChange>
          </w:rPr>
          <w:t xml:space="preserve">כראבר"ש</w:t>
        </w:r>
        <w:r>
          <w:rPr>
            <w:rFonts w:hint="cs"/>
            <w:rtl/>
          </w:rPr>
          <w:t xml:space="preserve">,</w:t>
        </w:r>
      </w:ins>
      <w:del w:id="92358" w:author="קלוד - ניסוח" w:date="2026-10-13T16:46:40Z">
        <w:r w:rsidR="00316820">
          <w:rPr>
            <w:rFonts w:hint="cs"/>
            <w:rtl/>
          </w:rPr>
          <w:delText xml:space="preserve">דדוקא</w:delText>
        </w:r>
      </w:del>
      <w:r w:rsidR="00316820">
        <w:rPr>
          <w:rFonts w:hint="cs"/>
          <w:rtl/>
        </w:rPr>
        <w:t xml:space="preserve"> </w:t>
      </w:r>
      <w:ins w:id="92355" w:author="קלוד - ניסוח" w:date="2026-10-13T16:46:40Z">
        <w:r>
          <w:rPr>
            <w:rtl/>
          </w:rPr>
          <w:t xml:space="preserve">דשמא ראבר"ש דוקא בפסולי</w:t>
        </w:r>
      </w:ins>
      <w:del w:id="92356" w:author="קלוד - ניסוח" w:date="2026-10-13T16:46:40Z">
        <w:r w:rsidR="00316820">
          <w:rPr>
            <w:rtl/>
          </w:rPr>
          <w:delText xml:space="preserve">פסולי</w:delText>
        </w:r>
      </w:del>
      <w:r w:rsidR="00316820">
        <w:rPr>
          <w:rtl/>
        </w:rPr>
        <w:t xml:space="preserve"> המוקדשין </w:t>
      </w:r>
      <w:ins w:id="92353" w:author="קלוד - ניסוח" w:date="2026-10-13T16:46:40Z">
        <w:r>
          <w:rPr>
            <w:rtl/>
          </w:rPr>
          <w:t xml:space="preserve">שקדושתן חזקה</w:t>
        </w:r>
      </w:ins>
      <w:del w:id="92354" w:author="קלוד - ניסוח" w:date="2026-10-13T16:46:40Z">
        <w:r w:rsidR="00316820">
          <w:rPr>
            <w:rtl/>
          </w:rPr>
          <w:delText xml:space="preserve">דאלימי</w:delText>
        </w:r>
      </w:del>
      <w:r w:rsidR="00316820">
        <w:rPr>
          <w:rtl/>
        </w:rPr>
        <w:t xml:space="preserve"> </w:t>
      </w:r>
      <w:r>
        <w:rPr>
          <w:rtl/>
        </w:rPr>
        <w:t>לתפוס</w:t>
      </w:r>
      <w:r w:rsidR="00316820">
        <w:rPr>
          <w:rtl/>
        </w:rPr>
        <w:t xml:space="preserve"> </w:t>
      </w:r>
      <w:ins w:id="92351" w:author="קלוד - ניסוח" w:date="2026-10-13T16:46:40Z">
        <w:r>
          <w:rPr>
            <w:rtl/>
          </w:rPr>
          <w:t xml:space="preserve">פדיונם,</w:t>
        </w:r>
      </w:ins>
      <w:del w:id="92352" w:author="קלוד - ניסוח" w:date="2026-10-13T16:46:40Z">
        <w:r w:rsidR="00316820">
          <w:rPr>
            <w:rtl/>
          </w:rPr>
          <w:delText xml:space="preserve">פדיונו,</w:delText>
        </w:r>
      </w:del>
      <w:r w:rsidR="00316820">
        <w:rPr>
          <w:rtl/>
        </w:rPr>
        <w:t xml:space="preserve"> אבל בכור</w:t>
      </w:r>
      <w:ins w:id="92349" w:author="קלוד - ניסוח" w:date="2026-10-13T16:46:40Z">
        <w:r>
          <w:rPr>
            <w:rtl/>
          </w:rPr>
          <w:t xml:space="preserve"> </w:t>
        </w:r>
        <w:r>
          <w:rPr>
            <w:rStyle w:val="affffd"/>
            <w:rtl/>
          </w:rPr>
          <w:t xml:space="preserve">שאין לו פדיון</w:t>
        </w:r>
        <w:r>
          <w:rPr>
            <w:rtl/>
          </w:rPr>
          <w:t xml:space="preserve"> - </w:t>
        </w:r>
      </w:ins>
      <w:del w:id="92350" w:author="קלוד - ניסוח" w:date="2026-10-13T16:46:40Z">
        <w:r>
          <w:rPr>
            <w:rtl/>
          </w:rPr>
          <w:delText xml:space="preserve"> </w:delText>
        </w:r>
      </w:del>
      <w:r>
        <w:rPr>
          <w:rtl/>
        </w:rPr>
        <w:t xml:space="preserve">לא</w:t>
      </w:r>
      <w:r w:rsidR="0057284B">
        <w:rPr>
          <w:rtl/>
        </w:rPr>
        <w:t>.</w:t>
      </w:r>
    </w:p>
    <w:p>
      <w:pPr>
        <w:pStyle w:val="36"/>
        <w:rPr>
          <w:ins w:id="90128" w:author="קלוד - סמנטי" w:date="2026-10-13T16:46:38Z"/>
        </w:rPr>
      </w:pPr>
      <w:r>
        <w:t>ור</w:t>
      </w:r>
      <w:r w:rsidR="00316820">
        <w:t>אב</w:t>
      </w:r>
      <w:r>
        <w:t>ר"ש</w:t>
      </w:r>
    </w:p>
    <w:p w14:paraId="78FEC94C" w14:textId="346F2FA1" w:rsidR="00316820" w:rsidRDefault="00F63065" w:rsidP="00316820">
      <w:pPr>
        <w:rPr>
          <w:rtl/>
        </w:rPr>
      </w:pPr>
      <w:del w:id="90129" w:author="קלוד - סמנטי" w:date="2026-10-13T16:46:38Z">
        <w:r>
          <w:rPr>
            <w:rtl/>
          </w:rPr>
          <w:delText xml:space="preserve"> </w:delText>
        </w:r>
      </w:del>
      <w:ins w:id="92379" w:author="קלוד - ניסוח" w:date="2026-10-13T16:46:40Z">
        <w:r>
          <w:rPr>
            <w:rtl/>
          </w:rPr>
          <w:t xml:space="preserve">אינו</w:t>
        </w:r>
      </w:ins>
      <w:del w:id="92380" w:author="קלוד - ניסוח" w:date="2026-10-13T16:46:40Z">
        <w:r>
          <w:rPr>
            <w:rtl/>
          </w:rPr>
          <w:delText xml:space="preserve">אין</w:delText>
        </w:r>
      </w:del>
      <w:r>
        <w:rPr>
          <w:rtl/>
        </w:rPr>
        <w:t xml:space="preserve"> </w:t>
      </w:r>
      <w:ins w:id="92377" w:author="קלוד - ניסוח" w:date="2026-10-13T16:46:40Z">
        <w:r>
          <w:rPr>
            <w:rtl/>
          </w:rPr>
          <w:t xml:space="preserve">סובר</w:t>
        </w:r>
      </w:ins>
      <w:del w:id="92378" w:author="קלוד - ניסוח" w:date="2026-10-13T16:46:40Z">
        <w:r>
          <w:rPr>
            <w:rtl/>
          </w:rPr>
          <w:delText xml:space="preserve">לו</w:delText>
        </w:r>
      </w:del>
      <w:r>
        <w:rPr>
          <w:rtl/>
        </w:rPr>
        <w:t xml:space="preserve"> </w:t>
      </w:r>
      <w:ins w:id="92375" w:author="קלוד - ניסוח" w:date="2026-10-13T16:46:40Z">
        <w:r>
          <w:rPr>
            <w:rtl/>
          </w:rPr>
          <w:t xml:space="preserve">ד'כל</w:t>
        </w:r>
      </w:ins>
      <w:del w:id="92376" w:author="קלוד - ניסוח" w:date="2026-10-13T16:46:40Z">
        <w:r>
          <w:rPr>
            <w:rtl/>
          </w:rPr>
          <w:delText xml:space="preserve">כל</w:delText>
        </w:r>
      </w:del>
      <w:r>
        <w:rPr>
          <w:rtl/>
        </w:rPr>
        <w:t xml:space="preserve"> פסולי המוקדשין נמכרין באיטליז ונשקלין </w:t>
      </w:r>
      <w:ins w:id="92373" w:author="קלוד - ניסוח" w:date="2026-10-13T16:46:40Z">
        <w:r>
          <w:rPr>
            <w:rtl/>
          </w:rPr>
          <w:t xml:space="preserve">בליטרא'?</w:t>
        </w:r>
      </w:ins>
      <w:del w:id="92374" w:author="קלוד - ניסוח" w:date="2026-10-13T16:46:40Z">
        <w:r>
          <w:rPr>
            <w:rtl/>
          </w:rPr>
          <w:delText xml:space="preserve">בליטרא?</w:delText>
        </w:r>
      </w:del>
      <w:r>
        <w:rPr>
          <w:rtl/>
        </w:rPr>
        <w:t xml:space="preserve"> </w:t>
      </w:r>
      <w:ins w:id="92371" w:author="קלוד - ניסוח" w:date="2026-10-13T16:46:40Z">
        <w:r>
          <w:rPr>
            <w:rtl/>
          </w:rPr>
          <w:t xml:space="preserve">אלמא</w:t>
        </w:r>
      </w:ins>
      <w:del w:id="92372" w:author="קלוד - ניסוח" w:date="2026-10-13T16:46:40Z">
        <w:r>
          <w:rPr>
            <w:rtl/>
          </w:rPr>
          <w:delText xml:space="preserve">אלמא:</w:delText>
        </w:r>
      </w:del>
      <w:r>
        <w:rPr>
          <w:rtl/>
        </w:rPr>
        <w:t xml:space="preserve"> </w:t>
      </w:r>
      <w:ins w:id="92369" w:author="קלוד - ניסוח" w:date="2026-10-13T16:46:40Z">
        <w:r>
          <w:rPr>
            <w:rtl/>
          </w:rPr>
          <w:t xml:space="preserve">כיון</w:t>
        </w:r>
      </w:ins>
      <w:del w:id="92370" w:author="קלוד - ניסוח" w:date="2026-10-13T16:46:40Z">
        <w:r>
          <w:rPr>
            <w:rtl/>
          </w:rPr>
          <w:delText xml:space="preserve">דכיון</w:delText>
        </w:r>
      </w:del>
      <w:r>
        <w:rPr>
          <w:rtl/>
        </w:rPr>
        <w:t xml:space="preserve"> </w:t>
      </w:r>
      <w:ins w:id="92367" w:author="קלוד - ניסוח" w:date="2026-10-13T16:46:40Z">
        <w:r>
          <w:rPr>
            <w:rtl/>
          </w:rPr>
          <w:t xml:space="preserve">שיש</w:t>
        </w:r>
      </w:ins>
      <w:del w:id="92368" w:author="קלוד - ניסוח" w:date="2026-10-13T16:46:40Z">
        <w:r>
          <w:rPr>
            <w:rtl/>
          </w:rPr>
          <w:delText xml:space="preserve">דיש</w:delText>
        </w:r>
      </w:del>
      <w:r>
        <w:rPr>
          <w:rtl/>
        </w:rPr>
        <w:t xml:space="preserve"> </w:t>
      </w:r>
      <w:ins w:id="92365" w:author="קלוד - ניסוח" w:date="2026-10-13T16:46:40Z">
        <w:r>
          <w:rPr>
            <w:rtl/>
          </w:rPr>
          <w:t xml:space="preserve">רווח</w:t>
        </w:r>
      </w:ins>
      <w:del w:id="92366" w:author="קלוד - ניסוח" w:date="2026-10-13T16:46:40Z">
        <w:r>
          <w:rPr>
            <w:rtl/>
          </w:rPr>
          <w:delText xml:space="preserve">רווחא</w:delText>
        </w:r>
      </w:del>
      <w:r>
        <w:rPr>
          <w:rtl/>
        </w:rPr>
        <w:t xml:space="preserve"> להקדש - </w:t>
      </w:r>
      <w:ins w:id="92363" w:author="קלוד - ניסוח" w:date="2026-10-13T16:46:40Z">
        <w:r>
          <w:rPr>
            <w:rtl/>
          </w:rPr>
          <w:t xml:space="preserve">מותר,</w:t>
        </w:r>
      </w:ins>
      <w:del w:id="92364" w:author="קלוד - ניסוח" w:date="2026-10-13T16:46:40Z">
        <w:r>
          <w:rPr>
            <w:rtl/>
          </w:rPr>
          <w:delText xml:space="preserve">שרי</w:delText>
        </w:r>
      </w:del>
      <w:r>
        <w:rPr>
          <w:rtl/>
        </w:rPr>
        <w:t xml:space="preserve"> </w:t>
      </w:r>
      <w:ins w:id="92361" w:author="קלוד - ניסוח" w:date="2026-10-13T16:46:40Z">
        <w:r>
          <w:rPr>
            <w:rStyle w:val="affffd"/>
            <w:rtl/>
          </w:rPr>
          <w:t xml:space="preserve">ויתיר</w:t>
        </w:r>
        <w:r>
          <w:rPr>
            <w:rtl/>
          </w:rPr>
          <w:t xml:space="preserve"> להרגיל!</w:t>
        </w:r>
      </w:ins>
      <w:del w:id="92362" w:author="קלוד - ניסוח" w:date="2026-10-13T16:46:40Z">
        <w:r>
          <w:rPr>
            <w:rtl/>
          </w:rPr>
          <w:delText xml:space="preserve">לה! </w:delText>
        </w:r>
      </w:del>
    </w:p>
    <w:p w14:paraId="617D72B3" w14:textId="57C9DB9B" w:rsidR="006542AA" w:rsidRDefault="00000000">
      <w:pPr>
        <w:pStyle w:val="36"/>
        <w:framePr w:wrap="notBeside"/>
      </w:pPr>
      <w:ins w:id="92381" w:author="קלוד - ניסוח" w:date="2026-10-13T16:46:40Z">
        <w:r>
          <w:t xml:space="preserve">א. רמבדר"כ:</w:t>
        </w:r>
      </w:ins>
      <w:del w:id="92382" w:author="קלוד - ניסוח" w:date="2026-10-13T16:46:40Z">
        <w:r>
          <w:delText xml:space="preserve">ארמבדר"כ</w:delText>
        </w:r>
        <w:r w:rsidR="00F63065">
          <w:delText xml:space="preserve">:</w:delText>
        </w:r>
      </w:del>
    </w:p>
    <w:p w14:paraId="24A6343E" w14:textId="75FABEA5" w:rsidR="00316820" w:rsidRDefault="00F63065" w:rsidP="00C5567C">
      <w:pPr>
        <w:pStyle w:val="a"/>
        <w:numPr>
          <w:ilvl w:val="0"/>
          <w:numId w:val="11"/>
        </w:numPr>
        <w:rPr>
          <w:rtl/>
        </w:rPr>
      </w:pPr>
      <w:r>
        <w:rPr>
          <w:rtl/>
        </w:rPr>
        <w:t xml:space="preserve">מה שמשביח בעור </w:t>
      </w:r>
      <w:ins w:id="92385" w:author="קלוד - ניסוח" w:date="2026-10-13T16:46:40Z">
        <w:r>
          <w:rPr>
            <w:rtl/>
          </w:rPr>
          <w:t xml:space="preserve">פוגם</w:t>
        </w:r>
      </w:ins>
      <w:del w:id="92386" w:author="קלוד - ניסוח" w:date="2026-10-13T16:46:40Z">
        <w:r>
          <w:rPr>
            <w:rtl/>
          </w:rPr>
          <w:delText xml:space="preserve">פגם</w:delText>
        </w:r>
      </w:del>
      <w:r>
        <w:rPr>
          <w:rtl/>
        </w:rPr>
        <w:t xml:space="preserve"> </w:t>
      </w:r>
      <w:ins w:id="92383" w:author="קלוד - ניסוח" w:date="2026-10-13T16:46:40Z">
        <w:r>
          <w:rPr>
            <w:rtl/>
          </w:rPr>
          <w:t xml:space="preserve">בבשר ואין רווח להקדש,</w:t>
        </w:r>
      </w:ins>
      <w:del w:id="92384" w:author="קלוד - ניסוח" w:date="2026-10-13T16:46:40Z">
        <w:r>
          <w:rPr>
            <w:rtl/>
          </w:rPr>
          <w:delText xml:space="preserve">בבשר, </w:delText>
        </w:r>
      </w:del>
    </w:p>
    <w:p w14:paraId="172EE1A1" w14:textId="105D81A9" w:rsidR="006542AA" w:rsidRDefault="00000000">
      <w:pPr>
        <w:pStyle w:val="36"/>
        <w:framePr w:wrap="notBeside"/>
      </w:pPr>
      <w:ins w:id="92389" w:author="קלוד - ניסוח" w:date="2026-10-13T16:46:40Z">
        <w:r>
          <w:t xml:space="preserve">ב. במערבא</w:t>
        </w:r>
      </w:ins>
      <w:del w:id="92390" w:author="קלוד - ניסוח" w:date="2026-10-13T16:46:40Z">
        <w:r>
          <w:delText xml:space="preserve">במערבא</w:delText>
        </w:r>
      </w:del>
      <w:r>
        <w:t xml:space="preserve"> </w:t>
      </w:r>
      <w:ins w:id="92387" w:author="קלוד - ניסוח" w:date="2026-10-13T16:46:40Z">
        <w:r>
          <w:t xml:space="preserve">מרבינא:</w:t>
        </w:r>
      </w:ins>
      <w:del w:id="92388" w:author="קלוד - ניסוח" w:date="2026-10-13T16:46:40Z">
        <w:r>
          <w:delText xml:space="preserve">מדרבינא:</w:delText>
        </w:r>
      </w:del>
    </w:p>
    <w:p w14:paraId="7C928C51" w14:textId="6E43F5A0" w:rsidR="00316820" w:rsidRDefault="00F63065" w:rsidP="00C5567C">
      <w:pPr>
        <w:pStyle w:val="a"/>
        <w:numPr>
          <w:ilvl w:val="0"/>
          <w:numId w:val="11"/>
        </w:numPr>
        <w:rPr>
          <w:rtl/>
        </w:rPr>
      </w:pPr>
      <w:r>
        <w:rPr>
          <w:rtl/>
        </w:rPr>
        <w:t xml:space="preserve">מפני שנראה כעובד עבודה בקדשים, </w:t>
      </w:r>
    </w:p>
    <w:p w14:paraId="1D1DED6C" w14:textId="59FD06E1" w:rsidR="006542AA" w:rsidRDefault="00000000">
      <w:pPr>
        <w:pStyle w:val="36"/>
        <w:framePr w:wrap="notBeside"/>
      </w:pPr>
      <w:ins w:id="92391" w:author="קלוד - ניסוח" w:date="2026-10-13T16:46:40Z">
        <w:r>
          <w:t xml:space="preserve">ג. ריב"א:</w:t>
        </w:r>
      </w:ins>
      <w:del w:id="92392" w:author="קלוד - ניסוח" w:date="2026-10-13T16:46:40Z">
        <w:r>
          <w:delText xml:space="preserve">ר</w:delText>
        </w:r>
        <w:r w:rsidR="00316820">
          <w:delText xml:space="preserve">י</w:delText>
        </w:r>
        <w:r>
          <w:delText xml:space="preserve">ב"א:</w:delText>
        </w:r>
      </w:del>
    </w:p>
    <w:p w14:paraId="202A1497" w14:textId="5AFDDD3F" w:rsidR="00B874E6" w:rsidRDefault="00F63065" w:rsidP="00C5567C">
      <w:pPr>
        <w:pStyle w:val="a"/>
        <w:numPr>
          <w:ilvl w:val="0"/>
          <w:numId w:val="11"/>
        </w:numPr>
        <w:rPr>
          <w:rtl/>
        </w:rPr>
      </w:pPr>
      <w:r>
        <w:rPr>
          <w:rtl/>
        </w:rPr>
        <w:t xml:space="preserve">גזירה שמא </w:t>
      </w:r>
      <w:ins w:id="92393" w:author="קלוד - ניסוח" w:date="2026-10-13T16:46:40Z">
        <w:r>
          <w:rPr>
            <w:rStyle w:val="affffd"/>
            <w:rtl/>
          </w:rPr>
          <w:t xml:space="preserve">ישהה אותן</w:t>
        </w:r>
        <w:r>
          <w:rPr>
            <w:rtl/>
          </w:rPr>
          <w:t xml:space="preserve"> ויגדל</w:t>
        </w:r>
      </w:ins>
      <w:del w:id="92394" w:author="קלוד - ניסוח" w:date="2026-10-13T16:46:40Z">
        <w:r>
          <w:rPr>
            <w:rtl/>
          </w:rPr>
          <w:delText xml:space="preserve">יגדל</w:delText>
        </w:r>
      </w:del>
      <w:r>
        <w:rPr>
          <w:rtl/>
        </w:rPr>
        <w:t xml:space="preserve"> מהן עדרים עדרים</w:t>
      </w:r>
      <w:r w:rsidR="0057284B">
        <w:rPr>
          <w:rtl/>
        </w:rPr>
        <w:t>.</w:t>
      </w:r>
    </w:p>
    <w:p w14:paraId="09649BDB" w14:textId="05D808C9" w:rsidR="0057284B" w:rsidRDefault="0057284B" w:rsidP="009F73ED">
      <w:pPr>
        <w:pStyle w:val="affff9"/>
        <w:rPr>
          <w:rtl/>
        </w:rPr>
      </w:pPr>
      <w:r>
        <w:rPr>
          <w:rtl/>
        </w:rPr>
        <w:lastRenderedPageBreak/>
        <w:t>• • •</w:t>
      </w:r>
    </w:p>
    <w:p w14:paraId="73BBE078" w14:textId="77777777" w:rsidR="006542AA" w:rsidRDefault="00000000">
      <w:pPr>
        <w:pStyle w:val="afff0"/>
        <w:framePr w:wrap="around"/>
      </w:pPr>
      <w:r>
        <w:rPr>
          <w:rFonts w:hint="cs"/>
          <w:rtl/>
        </w:rPr>
        <w:t>לד.</w:t>
      </w:r>
    </w:p>
    <w:p w14:paraId="099F597A" w14:textId="77777777" w:rsidR="006542AA" w:rsidRDefault="00000000">
      <w:pPr>
        <w:pStyle w:val="afffff5"/>
        <w:framePr w:wrap="around"/>
      </w:pPr>
      <w:r>
        <w:t>משנה ב</w:t>
      </w:r>
    </w:p>
    <w:p w14:paraId="29666970" w14:textId="77777777" w:rsidR="007703E4" w:rsidRDefault="00F63065" w:rsidP="009F73ED">
      <w:pPr>
        <w:pStyle w:val="afff5"/>
        <w:spacing w:before="120"/>
        <w:rPr>
          <w:rtl/>
        </w:rPr>
      </w:pPr>
      <w:r>
        <w:rPr>
          <w:rtl/>
        </w:rPr>
        <w:t xml:space="preserve">בכור שאחזו דם, </w:t>
      </w:r>
    </w:p>
    <w:p w14:paraId="58E7B04C" w14:textId="77777777" w:rsidR="007703E4" w:rsidRDefault="007703E4" w:rsidP="007703E4">
      <w:pPr>
        <w:pStyle w:val="afff5"/>
        <w:rPr>
          <w:rtl/>
        </w:rPr>
      </w:pPr>
      <w:r>
        <w:rPr>
          <w:rFonts w:hint="cs"/>
          <w:rtl/>
        </w:rPr>
        <w:t>ל</w:t>
      </w:r>
      <w:r w:rsidRPr="009F73ED">
        <w:rPr>
          <w:rStyle w:val="afffff3"/>
          <w:rFonts w:hint="eastAsia"/>
          <w:rtl/>
        </w:rPr>
        <w:t>רבי</w:t>
      </w:r>
      <w:r w:rsidRPr="009F73ED">
        <w:rPr>
          <w:rStyle w:val="afffff3"/>
          <w:rtl/>
        </w:rPr>
        <w:t xml:space="preserve"> יהודה:</w:t>
      </w:r>
      <w:r>
        <w:rPr>
          <w:rFonts w:hint="cs"/>
          <w:rtl/>
        </w:rPr>
        <w:t xml:space="preserve"> </w:t>
      </w:r>
      <w:r w:rsidR="00F63065">
        <w:rPr>
          <w:rtl/>
        </w:rPr>
        <w:t xml:space="preserve">אפי' מת אין מקיזין לו דם, </w:t>
      </w:r>
    </w:p>
    <w:p w14:paraId="4B633FCE" w14:textId="77777777" w:rsidR="007703E4" w:rsidRDefault="00F63065" w:rsidP="007703E4">
      <w:pPr>
        <w:pStyle w:val="afff5"/>
        <w:rPr>
          <w:rtl/>
        </w:rPr>
      </w:pPr>
      <w:r>
        <w:rPr>
          <w:rtl/>
        </w:rPr>
        <w:t>וחכ"א: יקיז, ובלבד של</w:t>
      </w:r>
      <w:r w:rsidR="007703E4">
        <w:rPr>
          <w:rtl/>
        </w:rPr>
        <w:t xml:space="preserve">א יעשה בו מום, ואם עשה בו מום </w:t>
      </w:r>
      <w:r>
        <w:rPr>
          <w:rtl/>
        </w:rPr>
        <w:t xml:space="preserve">הרי זה לא ישחט עליו, </w:t>
      </w:r>
    </w:p>
    <w:p w14:paraId="3993A6C4" w14:textId="77777777" w:rsidR="00B874E6" w:rsidRDefault="00F63065" w:rsidP="00316820">
      <w:pPr>
        <w:pStyle w:val="afff5"/>
        <w:rPr>
          <w:rtl/>
        </w:rPr>
      </w:pPr>
      <w:r w:rsidRPr="009F73ED">
        <w:rPr>
          <w:rStyle w:val="afffff3"/>
          <w:rtl/>
        </w:rPr>
        <w:t>ר"ש</w:t>
      </w:r>
      <w:r>
        <w:rPr>
          <w:rtl/>
        </w:rPr>
        <w:t xml:space="preserve"> אומר</w:t>
      </w:r>
      <w:r w:rsidRPr="009F73ED">
        <w:rPr>
          <w:rStyle w:val="afffff3"/>
          <w:rtl/>
        </w:rPr>
        <w:t>:</w:t>
      </w:r>
      <w:r>
        <w:rPr>
          <w:rtl/>
        </w:rPr>
        <w:t xml:space="preserve"> יקיז, </w:t>
      </w:r>
      <w:r w:rsidR="00FA1A10">
        <w:rPr>
          <w:rtl/>
        </w:rPr>
        <w:t>אע"פ</w:t>
      </w:r>
      <w:r>
        <w:rPr>
          <w:rtl/>
        </w:rPr>
        <w:t xml:space="preserve"> שהוא עושה בו מום</w:t>
      </w:r>
      <w:r w:rsidR="0057284B">
        <w:rPr>
          <w:rtl/>
        </w:rPr>
        <w:t>.</w:t>
      </w:r>
    </w:p>
    <w:p w14:paraId="70717A60" w14:textId="776C9871" w:rsidR="0057284B" w:rsidRDefault="0057284B" w:rsidP="009F73ED">
      <w:pPr>
        <w:pStyle w:val="affff9"/>
        <w:rPr>
          <w:del w:id="93168" w:author="קלוד - ניסוח" w:date="2026-10-13T16:46:40Z"/>
          <w:rtl/>
        </w:rPr>
      </w:pPr>
      <w:del w:id="93167" w:author="קלוד - ניסוח" w:date="2026-10-13T16:46:40Z">
        <w:r>
          <w:rPr>
            <w:rtl/>
          </w:rPr>
          <w:delText xml:space="preserve">• • •</w:delText>
        </w:r>
      </w:del>
    </w:p>
    <w:p>
      <w:pPr>
        <w:pStyle w:val="affff7"/>
        <w:rPr>
          <w:ins w:id="93169" w:author="קלוד - ניסוח" w:date="2026-10-13T16:46:40Z"/>
        </w:rPr>
      </w:pPr>
      <w:ins w:id="93170" w:author="קלוד - ניסוח" w:date="2026-10-13T16:46:40Z">
        <w:r>
          <w:rPr>
            <w:color w:val="7B3F00"/>
          </w:rPr>
          <w:t xml:space="preserve">הרגלה בבכור ובפסולי המוקדשין</w:t>
        </w:r>
      </w:ins>
    </w:p>
    <w:p w14:paraId="4C70B886" w14:textId="77777777" w:rsidR="006542AA" w:rsidRDefault="00000000">
      <w:pPr>
        <w:pStyle w:val="36"/>
        <w:framePr w:wrap="notBeside"/>
      </w:pPr>
      <w:r>
        <w:t>ת"ר:</w:t>
      </w:r>
    </w:p>
    <w:p w14:paraId="1B63CC11" w14:textId="3ADE091F" w:rsidR="007703E4" w:rsidRDefault="00F63065" w:rsidP="000C73DD">
      <w:pPr>
        <w:pStyle w:val="021"/>
        <w:rPr>
          <w:rtl/>
        </w:rPr>
      </w:pPr>
      <w:r>
        <w:rPr>
          <w:rtl/>
        </w:rPr>
        <w:t xml:space="preserve">בכור שאחזו </w:t>
      </w:r>
      <w:ins w:id="92401" w:author="קלוד - ניסוח" w:date="2026-10-13T16:46:40Z">
        <w:r>
          <w:rPr>
            <w:rtl/>
          </w:rPr>
          <w:t xml:space="preserve">דם,</w:t>
        </w:r>
      </w:ins>
      <w:del w:id="92402" w:author="קלוד - ניסוח" w:date="2026-10-13T16:46:40Z">
        <w:r>
          <w:rPr>
            <w:rtl/>
          </w:rPr>
          <w:delText xml:space="preserve">דם</w:delText>
        </w:r>
      </w:del>
      <w:r>
        <w:rPr>
          <w:rtl/>
        </w:rPr>
        <w:t xml:space="preserve"> </w:t>
      </w:r>
      <w:r w:rsidR="007703E4">
        <w:rPr>
          <w:rStyle w:val="27"/>
          <w:rFonts w:hint="cs"/>
          <w:rtl/>
        </w:rPr>
        <w:t>ל</w:t>
      </w:r>
      <w:r>
        <w:rPr>
          <w:rStyle w:val="27"/>
          <w:rFonts w:hint="cs"/>
          <w:rtl/>
        </w:rPr>
        <w:t>ר"מ</w:t>
      </w:r>
      <w:r w:rsidR="007703E4">
        <w:rPr>
          <w:rFonts w:hint="cs"/>
          <w:rtl/>
        </w:rPr>
        <w:t xml:space="preserve">: </w:t>
      </w:r>
      <w:r>
        <w:rPr>
          <w:rtl/>
        </w:rPr>
        <w:t xml:space="preserve">מקיזין לו </w:t>
      </w:r>
      <w:ins w:id="92399" w:author="קלוד - ניסוח" w:date="2026-10-13T16:46:40Z">
        <w:r>
          <w:rPr>
            <w:rtl/>
          </w:rPr>
          <w:t xml:space="preserve">דם</w:t>
        </w:r>
      </w:ins>
      <w:del w:id="92400" w:author="קלוד - ניסוח" w:date="2026-10-13T16:46:40Z">
        <w:r>
          <w:rPr>
            <w:rtl/>
          </w:rPr>
          <w:delText xml:space="preserve">את הדם</w:delText>
        </w:r>
      </w:del>
      <w:r>
        <w:rPr>
          <w:rtl/>
        </w:rPr>
        <w:t xml:space="preserve"> במקום שאין </w:t>
      </w:r>
      <w:ins w:id="92397" w:author="קלוד - ניסוח" w:date="2026-10-13T16:46:40Z">
        <w:r>
          <w:rPr>
            <w:rtl/>
          </w:rPr>
          <w:t xml:space="preserve">עושין</w:t>
        </w:r>
      </w:ins>
      <w:del w:id="92398" w:author="קלוד - ניסוח" w:date="2026-10-13T16:46:40Z">
        <w:r>
          <w:rPr>
            <w:rtl/>
          </w:rPr>
          <w:delText xml:space="preserve">עושים</w:delText>
        </w:r>
      </w:del>
      <w:r>
        <w:rPr>
          <w:rtl/>
        </w:rPr>
        <w:t xml:space="preserve"> בו מום, </w:t>
      </w:r>
      <w:r w:rsidR="007703E4">
        <w:rPr>
          <w:rFonts w:hint="cs"/>
          <w:rtl/>
        </w:rPr>
        <w:t xml:space="preserve">ולא במקום שעושין בו </w:t>
      </w:r>
      <w:ins w:id="92395" w:author="קלוד - ניסוח" w:date="2026-10-13T16:46:40Z">
        <w:r>
          <w:rPr>
            <w:rFonts w:hint="cs"/>
            <w:rtl/>
          </w:rPr>
          <w:t xml:space="preserve">מום,</w:t>
        </w:r>
      </w:ins>
      <w:del w:id="92396" w:author="קלוד - ניסוח" w:date="2026-10-13T16:46:40Z">
        <w:r w:rsidR="007703E4">
          <w:rPr>
            <w:rFonts w:hint="cs"/>
            <w:rtl/>
          </w:rPr>
          <w:delText xml:space="preserve">מום </w:delText>
        </w:r>
      </w:del>
    </w:p>
    <w:p w14:paraId="5E98646B" w14:textId="77777777" w:rsidR="006542AA" w:rsidRDefault="00000000">
      <w:pPr>
        <w:pStyle w:val="36"/>
        <w:framePr w:wrap="notBeside"/>
      </w:pPr>
      <w:r/>
      <w:r/>
      <w:r/>
      <w:ins w:id="92673" w:author="קלוד - ניסוח" w:date="2026-10-13T16:46:40Z">
        <w:r>
          <w:t xml:space="preserve">ולחכמים:</w:t>
        </w:r>
      </w:ins>
      <w:del w:id="92674" w:author="קלוד - ניסוח" w:date="2026-10-13T16:46:40Z">
        <w:r w:rsidR="00F63065">
          <w:delText xml:space="preserve">וחכ"א:</w:delText>
        </w:r>
      </w:del>
    </w:p>
    <w:p w14:paraId="17513836" w14:textId="66008273" w:rsidR="007703E4" w:rsidRDefault="00F63065" w:rsidP="00F63065">
      <w:pPr>
        <w:rPr>
          <w:rtl/>
        </w:rPr>
      </w:pPr>
      <w:r>
        <w:rPr>
          <w:rtl/>
        </w:rPr>
        <w:t>אף במקום שעושה בו מום, ובלבד שלא ישחט על אותו המום</w:t>
      </w:r>
      <w:r w:rsidR="007703E4">
        <w:rPr>
          <w:rtl/>
        </w:rPr>
        <w:t>,</w:t>
      </w:r>
    </w:p>
    <w:p w14:paraId="21E63334" w14:textId="651F3D90" w:rsidR="006542AA" w:rsidRDefault="00000000">
      <w:pPr>
        <w:pStyle w:val="36"/>
        <w:framePr w:wrap="notBeside"/>
      </w:pPr>
      <w:r>
        <w:tab/>
      </w:r>
      <w:r>
        <w:tab/>
      </w:r>
      <w:r>
        <w:tab/>
      </w:r>
      <w:r w:rsidR="00F63065">
        <w:t>ר"ש:</w:t>
      </w:r>
    </w:p>
    <w:p w14:paraId="17472597" w14:textId="7A89A589" w:rsidR="007703E4" w:rsidRDefault="00F63065" w:rsidP="00F63065">
      <w:pPr>
        <w:rPr>
          <w:rtl/>
        </w:rPr>
      </w:pPr>
      <w:r>
        <w:rPr>
          <w:rtl/>
        </w:rPr>
        <w:t xml:space="preserve">אף נשחט על אותו המום, </w:t>
      </w:r>
    </w:p>
    <w:p w14:paraId="1F79C136" w14:textId="5E5C70A7" w:rsidR="006542AA" w:rsidRDefault="00000000">
      <w:pPr>
        <w:pStyle w:val="36"/>
        <w:framePr w:wrap="notBeside"/>
      </w:pPr>
      <w:r>
        <w:tab/>
      </w:r>
      <w:r>
        <w:tab/>
      </w:r>
      <w:r>
        <w:tab/>
      </w:r>
      <w:r w:rsidR="00F63065">
        <w:t>ר' יהודה:</w:t>
      </w:r>
    </w:p>
    <w:p w14:paraId="1CF606AB" w14:textId="1B5A8E09" w:rsidR="00B874E6" w:rsidRDefault="00F63065" w:rsidP="00F63065">
      <w:pPr>
        <w:rPr>
          <w:rtl/>
        </w:rPr>
      </w:pPr>
      <w:r>
        <w:rPr>
          <w:rtl/>
        </w:rPr>
        <w:t>אפי' מת - אין מקיזין לו את הדם</w:t>
      </w:r>
      <w:r w:rsidR="0057284B">
        <w:rPr>
          <w:rtl/>
        </w:rPr>
        <w:t>.</w:t>
      </w:r>
    </w:p>
    <w:p>
      <w:pPr>
        <w:pStyle w:val="affff7"/>
        <w:rPr>
          <w:ins w:id="93165" w:author="קלוד - ניסוח" w:date="2026-10-13T16:46:40Z"/>
        </w:rPr>
      </w:pPr>
      <w:ins w:id="93166" w:author="קלוד - ניסוח" w:date="2026-10-13T16:46:40Z">
        <w:r>
          <w:rPr>
            <w:color w:val="7B3F00"/>
          </w:rPr>
          <w:t xml:space="preserve">המחלוקת בהקזה והמחלוקת בחבית של תרומה</w:t>
        </w:r>
      </w:ins>
    </w:p>
    <w:p w14:paraId="256A7DA1" w14:textId="66274772" w:rsidR="007703E4" w:rsidRDefault="00F63065" w:rsidP="007703E4">
      <w:pPr>
        <w:pStyle w:val="afffff1"/>
        <w:rPr>
          <w:rtl/>
        </w:rPr>
        <w:pPrChange w:id="90130" w:author="קלוד - סמנטי" w:date="2026-10-13T16:46:38Z">
          <w:pPr/>
        </w:pPrChange>
      </w:pPr>
      <w:ins w:id="90009" w:author="קלוד - מכני" w:date="2026-10-13T16:46:35Z">
        <w:ins w:id="92411" w:author="קלוד - ניסוח" w:date="2026-10-13T16:46:40Z">
          <w:r>
            <w:rPr>
              <w:rtl/>
            </w:rPr>
            <w:t xml:space="preserve">ר"א</w:t>
          </w:r>
        </w:ins>
        <w:del w:id="92412" w:author="קלוד - ניסוח" w:date="2026-10-13T16:46:40Z">
          <w:r>
            <w:rPr>
              <w:rtl/>
            </w:rPr>
            <w:delText xml:space="preserve">שונה</w:delText>
          </w:r>
          <w:r>
            <w:rPr>
              <w:rtl/>
            </w:rPr>
            <w:delText xml:space="preserve"> </w:delText>
          </w:r>
          <w:r>
            <w:rPr>
              <w:rStyle w:val="27"/>
              <w:rFonts w:hint="cs"/>
              <w:rtl/>
            </w:rPr>
            <w:delText xml:space="preserve">ר"א</w:delText>
          </w:r>
        </w:del>
      </w:ins>
      <w:del w:id="90010" w:author="קלוד - מכני" w:date="2026-10-13T16:46:35Z">
        <w:r>
          <w:rPr>
            <w:rtl/>
          </w:rPr>
          <w:delText xml:space="preserve">מתני</w:delText>
        </w:r>
      </w:del>
      <w:r w:rsidR="007703E4">
        <w:rPr>
          <w:rFonts w:hint="cs"/>
          <w:rtl/>
        </w:rPr>
        <w:t xml:space="preserve"> </w:t>
      </w:r>
      <w:ins w:id="92409" w:author="קלוד - ניסוח" w:date="2026-10-13T16:46:40Z">
        <w:r>
          <w:rPr>
            <w:rFonts w:hint="cs"/>
            <w:rtl/>
          </w:rPr>
          <w:t xml:space="preserve">שנה</w:t>
        </w:r>
      </w:ins>
      <w:del w:id="92410" w:author="קלוד - ניסוח" w:date="2026-10-13T16:46:40Z">
        <w:r w:rsidR="007703E4">
          <w:rPr>
            <w:rFonts w:hint="cs"/>
            <w:rtl/>
          </w:rPr>
          <w:delText xml:space="preserve">לבנו</w:delText>
        </w:r>
      </w:del>
      <w:r w:rsidR="007703E4">
        <w:rPr>
          <w:rFonts w:hint="cs"/>
          <w:rtl/>
        </w:rPr>
        <w:t xml:space="preserve"> </w:t>
      </w:r>
      <w:ins w:id="92407" w:author="קלוד - ניסוח" w:date="2026-10-13T16:46:40Z">
        <w:r>
          <w:rPr>
            <w:rFonts w:hint="cs"/>
            <w:rtl/>
          </w:rPr>
          <w:t xml:space="preserve">לבנו, וא"ד</w:t>
        </w:r>
      </w:ins>
      <w:del w:id="92408" w:author="קלוד - ניסוח" w:date="2026-10-13T16:46:40Z">
        <w:r w:rsidR="007703E4">
          <w:rPr>
            <w:rFonts w:hint="cs"/>
            <w:rtl/>
          </w:rPr>
          <w:delText xml:space="preserve">ו</w:delText>
        </w:r>
        <w:r>
          <w:rPr>
            <w:rFonts w:hint="cs"/>
            <w:rtl/>
          </w:rPr>
          <w:delText xml:space="preserve">א"ל</w:delText>
        </w:r>
      </w:del>
      <w:r w:rsidR="007703E4">
        <w:rPr>
          <w:rFonts w:hint="cs"/>
          <w:rtl/>
        </w:rPr>
        <w:t xml:space="preserve"> </w:t>
      </w:r>
      <w:r>
        <w:rPr>
          <w:rStyle w:val="27"/>
          <w:rFonts w:hint="cs"/>
          <w:rtl/>
        </w:rPr>
        <w:t>ר"ח</w:t>
      </w:r>
      <w:r w:rsidR="007703E4">
        <w:rPr>
          <w:rFonts w:hint="cs"/>
          <w:rtl/>
        </w:rPr>
        <w:t xml:space="preserve"> </w:t>
      </w:r>
      <w:ins w:id="92405" w:author="קלוד - ניסוח" w:date="2026-10-13T16:46:40Z">
        <w:r>
          <w:rPr>
            <w:rFonts w:hint="cs"/>
            <w:rtl/>
          </w:rPr>
          <w:t xml:space="preserve">לבנו:</w:t>
        </w:r>
      </w:ins>
      <w:del w:id="92406" w:author="קלוד - ניסוח" w:date="2026-10-13T16:46:40Z">
        <w:r w:rsidR="007703E4">
          <w:rPr>
            <w:rFonts w:hint="cs"/>
            <w:rtl/>
          </w:rPr>
          <w:delText xml:space="preserve">לבריה</w:delText>
        </w:r>
        <w:r>
          <w:rPr>
            <w:rtl/>
          </w:rPr>
          <w:delText xml:space="preserve">:</w:delText>
        </w:r>
      </w:del>
      <w:r>
        <w:rPr>
          <w:rtl/>
        </w:rPr>
        <w:t xml:space="preserve"> כמחלוקת כאן כך מחלוקת בחבית של </w:t>
      </w:r>
      <w:ins w:id="92403" w:author="קלוד - ניסוח" w:date="2026-10-13T16:46:40Z">
        <w:r>
          <w:rPr>
            <w:rtl/>
          </w:rPr>
          <w:t xml:space="preserve">תרומה,</w:t>
        </w:r>
      </w:ins>
      <w:del w:id="92404" w:author="קלוד - ניסוח" w:date="2026-10-13T16:46:40Z">
        <w:r>
          <w:rPr>
            <w:rtl/>
          </w:rPr>
          <w:delText xml:space="preserve">תרומה, </w:delText>
        </w:r>
      </w:del>
    </w:p>
    <w:p>
      <w:pPr>
        <w:pStyle w:val="36"/>
        <w:rPr>
          <w:ins w:id="90131" w:author="קלוד - סמנטי" w:date="2026-10-13T16:46:38Z"/>
        </w:rPr>
      </w:pPr>
      <w:r>
        <w:t xml:space="preserve">דתנן</w:t>
      </w:r>
      <w:r>
        <w:t xml:space="preserve">,</w:t>
      </w:r>
    </w:p>
    <w:p w14:paraId="0162431D" w14:textId="77777777" w:rsidR="007703E4" w:rsidRDefault="00F63065" w:rsidP="007703E4">
      <w:pPr>
        <w:rPr>
          <w:rtl/>
        </w:rPr>
      </w:pPr>
      <w:del w:id="90132" w:author="קלוד - סמנטי" w:date="2026-10-13T16:46:38Z">
        <w:r>
          <w:rPr>
            <w:rtl/>
          </w:rPr>
          <w:delText xml:space="preserve"> </w:delText>
        </w:r>
      </w:del>
      <w:r>
        <w:rPr>
          <w:rtl/>
        </w:rPr>
        <w:t xml:space="preserve">חבית של תרומה שנולד בה ספק טומאה, </w:t>
      </w:r>
    </w:p>
    <w:p w14:paraId="31B556CC" w14:textId="17809572" w:rsidR="006542AA" w:rsidRDefault="00000000">
      <w:pPr>
        <w:pStyle w:val="36"/>
        <w:framePr w:wrap="notBeside"/>
      </w:pPr>
      <w:r>
        <w:t>ר"א:</w:t>
      </w:r>
    </w:p>
    <w:p w14:paraId="14CFB0D9" w14:textId="3AF1FFD8" w:rsidR="007703E4" w:rsidRDefault="00CA43B0" w:rsidP="007703E4">
      <w:pPr>
        <w:rPr>
          <w:rtl/>
        </w:rPr>
      </w:pPr>
      <w:r>
        <w:rPr>
          <w:rtl/>
        </w:rPr>
        <w:t>אם היתה במקום התורפה</w:t>
      </w:r>
      <w:ins w:id="92417" w:author="קלוד - ניסוח" w:date="2026-10-13T16:46:40Z">
        <w:r>
          <w:rPr>
            <w:rtl/>
          </w:rPr>
          <w:t xml:space="preserve"> - </w:t>
        </w:r>
      </w:ins>
      <w:del w:id="92418" w:author="קלוד - ניסוח" w:date="2026-10-13T16:46:40Z">
        <w:r w:rsidR="00F63065">
          <w:rPr>
            <w:rtl/>
          </w:rPr>
          <w:delText xml:space="preserve"> </w:delText>
        </w:r>
      </w:del>
      <w:r w:rsidR="00F63065">
        <w:rPr>
          <w:rtl/>
        </w:rPr>
        <w:t xml:space="preserve">יניחנה במקום המוצנע, </w:t>
      </w:r>
      <w:ins w:id="92415" w:author="קלוד - ניסוח" w:date="2026-10-13T16:46:40Z">
        <w:r>
          <w:rPr>
            <w:rtl/>
          </w:rPr>
          <w:t xml:space="preserve">ואם</w:t>
        </w:r>
      </w:ins>
      <w:del w:id="92416" w:author="קלוד - ניסוח" w:date="2026-10-13T16:46:40Z">
        <w:r w:rsidR="00F63065">
          <w:rPr>
            <w:rtl/>
          </w:rPr>
          <w:delText xml:space="preserve">אם היתה</w:delText>
        </w:r>
      </w:del>
      <w:r w:rsidR="00F63065">
        <w:rPr>
          <w:rtl/>
        </w:rPr>
        <w:t xml:space="preserve"> מגולה - </w:t>
      </w:r>
      <w:ins w:id="92413" w:author="קלוד - ניסוח" w:date="2026-10-13T16:46:40Z">
        <w:r>
          <w:rPr>
            <w:rtl/>
          </w:rPr>
          <w:t xml:space="preserve">יכסנה,</w:t>
        </w:r>
      </w:ins>
      <w:del w:id="92414" w:author="קלוד - ניסוח" w:date="2026-10-13T16:46:40Z">
        <w:r w:rsidR="00F63065">
          <w:rPr>
            <w:rtl/>
          </w:rPr>
          <w:delText xml:space="preserve">יכסנה, </w:delText>
        </w:r>
      </w:del>
    </w:p>
    <w:p w14:paraId="7EC0208D" w14:textId="6325B6DA" w:rsidR="006542AA" w:rsidRDefault="00000000">
      <w:pPr>
        <w:pStyle w:val="36"/>
        <w:framePr w:wrap="notBeside"/>
      </w:pPr>
      <w:r>
        <w:t>רבי יהושע:</w:t>
      </w:r>
    </w:p>
    <w:p w14:paraId="2BADADC2" w14:textId="38E4B89D" w:rsidR="007703E4" w:rsidRDefault="00F63065" w:rsidP="007703E4">
      <w:pPr>
        <w:rPr>
          <w:rtl/>
        </w:rPr>
      </w:pPr>
      <w:r>
        <w:rPr>
          <w:rtl/>
        </w:rPr>
        <w:t xml:space="preserve">אם </w:t>
      </w:r>
      <w:ins w:id="92421" w:author="קלוד - ניסוח" w:date="2026-10-13T16:46:40Z">
        <w:r>
          <w:rPr>
            <w:rtl/>
          </w:rPr>
          <w:t xml:space="preserve">היתה</w:t>
        </w:r>
      </w:ins>
      <w:del w:id="92422" w:author="קלוד - ניסוח" w:date="2026-10-13T16:46:40Z">
        <w:r>
          <w:rPr>
            <w:rtl/>
          </w:rPr>
          <w:delText xml:space="preserve">היתה מונחת</w:delText>
        </w:r>
      </w:del>
      <w:r>
        <w:rPr>
          <w:rtl/>
        </w:rPr>
        <w:t xml:space="preserve"> במקום המוצנע - יניחנה במקום </w:t>
      </w:r>
      <w:ins w:id="92419" w:author="קלוד - ניסוח" w:date="2026-10-13T16:46:40Z">
        <w:r>
          <w:rPr>
            <w:rtl/>
          </w:rPr>
          <w:t xml:space="preserve">התורפה,</w:t>
        </w:r>
      </w:ins>
      <w:del w:id="92420" w:author="קלוד - ניסוח" w:date="2026-10-13T16:46:40Z">
        <w:r>
          <w:rPr>
            <w:rtl/>
          </w:rPr>
          <w:delText xml:space="preserve">התורפה, </w:delText>
        </w:r>
      </w:del>
    </w:p>
    <w:p w14:paraId="40EFB655" w14:textId="2DA45474" w:rsidR="00B874E6" w:rsidRDefault="00F63065" w:rsidP="00FE35DC">
      <w:pPr>
        <w:rPr>
          <w:rtl/>
        </w:rPr>
      </w:pPr>
      <w:ins w:id="92425" w:author="קלוד - ניסוח" w:date="2026-10-13T16:46:40Z">
        <w:r>
          <w:rPr>
            <w:rtl/>
          </w:rPr>
          <w:t xml:space="preserve">ואם</w:t>
        </w:r>
      </w:ins>
      <w:del w:id="92426" w:author="קלוד - ניסוח" w:date="2026-10-13T16:46:40Z">
        <w:r>
          <w:rPr>
            <w:rtl/>
          </w:rPr>
          <w:delText xml:space="preserve">אם היתה</w:delText>
        </w:r>
      </w:del>
      <w:r>
        <w:rPr>
          <w:rtl/>
        </w:rPr>
        <w:t xml:space="preserve"> מכוסה - יגלנ</w:t>
      </w:r>
      <w:r w:rsidR="00FE35DC">
        <w:rPr>
          <w:rtl/>
        </w:rPr>
        <w:t xml:space="preserve">ה, </w:t>
      </w:r>
      <w:ins w:id="92423" w:author="קלוד - ניסוח" w:date="2026-10-13T16:46:40Z">
        <w:r>
          <w:rPr>
            <w:rStyle w:val="27"/>
            <w:rtl/>
          </w:rPr>
          <w:t xml:space="preserve">ולר"ג:</w:t>
        </w:r>
      </w:ins>
      <w:del w:id="92424" w:author="קלוד - ניסוח" w:date="2026-10-13T16:46:40Z">
        <w:r>
          <w:rPr>
            <w:rStyle w:val="27"/>
            <w:rtl/>
          </w:rPr>
          <w:delText xml:space="preserve">ר"ג</w:delText>
        </w:r>
        <w:r w:rsidR="00FE35DC">
          <w:rPr>
            <w:rFonts w:hint="cs"/>
            <w:rtl/>
          </w:rPr>
          <w:delText xml:space="preserve"> </w:delText>
        </w:r>
        <w:r>
          <w:rPr>
            <w:rtl/>
          </w:rPr>
          <w:delText xml:space="preserve">אומר:</w:delText>
        </w:r>
      </w:del>
      <w:r>
        <w:rPr>
          <w:rtl/>
        </w:rPr>
        <w:t xml:space="preserve"> </w:t>
      </w:r>
      <w:r>
        <w:rPr>
          <w:rtl/>
        </w:rPr>
        <w:t xml:space="preserve">לא</w:t>
      </w:r>
      <w:r>
        <w:rPr>
          <w:rtl/>
        </w:rPr>
        <w:t xml:space="preserve"> יחדש בה דבר</w:t>
      </w:r>
      <w:r w:rsidR="0057284B">
        <w:rPr>
          <w:rtl/>
        </w:rPr>
        <w:t>.</w:t>
      </w:r>
    </w:p>
    <w:p w14:paraId="47329FF6" w14:textId="77777777" w:rsidR="006542AA" w:rsidRDefault="00000000">
      <w:pPr>
        <w:pStyle w:val="36"/>
        <w:framePr w:wrap="notBeside"/>
      </w:pPr>
      <w:r w:rsidRPr="00CA43B0">
        <w:t>ר"מ</w:t>
      </w:r>
    </w:p>
    <w:p w14:paraId="7C2F8C56" w14:textId="7A23DE12" w:rsidR="00B874E6" w:rsidRPr="00CA43B0" w:rsidRDefault="00F63065" w:rsidP="007703E4">
      <w:pPr>
        <w:rPr>
          <w:b/>
          <w:bCs/>
          <w:rtl/>
        </w:rPr>
      </w:pPr>
      <w:r>
        <w:rPr>
          <w:b/>
          <w:bCs/>
          <w:rtl/>
        </w:rPr>
        <w:t>-</w:t>
      </w:r>
      <w:r w:rsidRPr="00CA43B0">
        <w:rPr>
          <w:b/>
          <w:bCs/>
          <w:rtl/>
        </w:rPr>
        <w:t xml:space="preserve"> </w:t>
      </w:r>
      <w:r w:rsidRPr="00CA43B0">
        <w:rPr>
          <w:rStyle w:val="27"/>
          <w:b/>
          <w:bCs/>
          <w:rtl/>
        </w:rPr>
        <w:t>כ</w:t>
      </w:r>
      <w:r>
        <w:rPr>
          <w:rStyle w:val="27"/>
          <w:b/>
          <w:bCs/>
          <w:rtl/>
        </w:rPr>
        <w:t>ר"א</w:t>
      </w:r>
      <w:r w:rsidRPr="00CA43B0">
        <w:rPr>
          <w:b/>
          <w:bCs/>
          <w:rtl/>
        </w:rPr>
        <w:t xml:space="preserve">, ורבנן - </w:t>
      </w:r>
      <w:r w:rsidRPr="00CA43B0">
        <w:rPr>
          <w:rStyle w:val="27"/>
          <w:b/>
          <w:bCs/>
          <w:rtl/>
        </w:rPr>
        <w:t>כרבי</w:t>
      </w:r>
      <w:r w:rsidRPr="00CA43B0">
        <w:rPr>
          <w:b/>
          <w:bCs/>
          <w:rtl/>
        </w:rPr>
        <w:t xml:space="preserve"> יהושע, </w:t>
      </w:r>
      <w:ins w:id="92427" w:author="קלוד - ניסוח" w:date="2026-10-13T16:46:40Z">
        <w:r>
          <w:rPr>
            <w:rStyle w:val="27"/>
            <w:b/>
            <w:bCs/>
            <w:rtl/>
          </w:rPr>
          <w:t xml:space="preserve">ור' יהודה -</w:t>
        </w:r>
      </w:ins>
      <w:del w:id="92428" w:author="קלוד - ניסוח" w:date="2026-10-13T16:46:40Z">
        <w:r w:rsidRPr="00CA43B0">
          <w:rPr>
            <w:rStyle w:val="27"/>
            <w:b/>
            <w:bCs/>
            <w:rtl/>
          </w:rPr>
          <w:delText xml:space="preserve">ור</w:delText>
        </w:r>
        <w:r w:rsidR="00CA43B0">
          <w:rPr>
            <w:rStyle w:val="27"/>
            <w:rFonts w:hint="cs"/>
            <w:b/>
            <w:bCs/>
            <w:rtl/>
          </w:rPr>
          <w:delText xml:space="preserve">ב</w:delText>
        </w:r>
      </w:del>
      <w:r w:rsidRPr="00CA43B0">
        <w:rPr>
          <w:b/>
          <w:bCs/>
          <w:rtl/>
        </w:rPr>
        <w:t xml:space="preserve"> </w:t>
      </w:r>
      <w:r>
        <w:rPr>
          <w:rStyle w:val="27"/>
          <w:b/>
          <w:bCs/>
          <w:rtl/>
        </w:rPr>
        <w:t>כר"ג</w:t>
      </w:r>
      <w:r w:rsidR="0057284B" w:rsidRPr="00CA43B0">
        <w:rPr>
          <w:b/>
          <w:bCs/>
          <w:rtl/>
        </w:rPr>
        <w:t>.</w:t>
      </w:r>
    </w:p>
    <w:p>
      <w:pPr>
        <w:pStyle w:val="36"/>
        <w:rPr>
          <w:ins w:id="90133" w:author="קלוד - סמנטי" w:date="2026-10-13T16:46:38Z"/>
        </w:rPr>
      </w:pPr>
      <w:r>
        <w:t xml:space="preserve">ממה? שמא:</w:t>
      </w:r>
    </w:p>
    <w:p w14:paraId="596FBB07" w14:textId="054007BA" w:rsidR="00FE35DC" w:rsidRDefault="00F63065" w:rsidP="00CA43B0">
      <w:pPr>
        <w:rPr>
          <w:rtl/>
        </w:rPr>
      </w:pPr>
      <w:del w:id="90134" w:author="קלוד - סמנטי" w:date="2026-10-13T16:46:38Z">
        <w:r>
          <w:rPr>
            <w:rtl/>
          </w:rPr>
          <w:delText xml:space="preserve"> </w:delText>
        </w:r>
      </w:del>
      <w:ins w:id="92443" w:author="קלוד - ניסוח" w:date="2026-10-13T16:46:40Z">
        <w:r>
          <w:rPr>
            <w:rStyle w:val="27"/>
            <w:rFonts w:hint="cs"/>
            <w:rtl/>
            <w:rPrChange w:id="9254" w:author="עריכה מהאתר" w:date="2026-10-19T06:44:48Z">
              <w:rPr>
                <w:rStyle w:val="27"/>
                <w:rFonts w:hint="cs"/>
                <w:rtl/>
              </w:rPr>
            </w:rPrChange>
          </w:rPr>
          <w:t xml:space="preserve">ר"מ</w:t>
        </w:r>
        <w:r>
          <w:rPr>
            <w:rFonts w:hint="cs"/>
            <w:rtl/>
          </w:rPr>
          <w:t xml:space="preserve"> - דווקא</w:t>
        </w:r>
      </w:ins>
      <w:del w:id="92444" w:author="קלוד - ניסוח" w:date="2026-10-13T16:46:40Z">
        <w:r w:rsidR="00CA43B0">
          <w:rPr>
            <w:rFonts w:hint="cs"/>
            <w:rtl/>
          </w:rPr>
          <w:delText xml:space="preserve">דווקא</w:delText>
        </w:r>
      </w:del>
      <w:r w:rsidR="00CA43B0">
        <w:rPr>
          <w:rFonts w:hint="cs"/>
          <w:rtl/>
        </w:rPr>
        <w:t xml:space="preserve"> </w:t>
      </w:r>
      <w:ins w:id="92441" w:author="קלוד - ניסוח" w:date="2026-10-13T16:46:40Z">
        <w:r>
          <w:rPr>
            <w:rFonts w:hint="cs"/>
            <w:rtl/>
          </w:rPr>
          <w:t xml:space="preserve">בבכור</w:t>
        </w:r>
      </w:ins>
      <w:del w:id="92442" w:author="קלוד - ניסוח" w:date="2026-10-13T16:46:40Z">
        <w:r>
          <w:rPr>
            <w:rFonts w:hint="cs"/>
            <w:rtl/>
          </w:rPr>
          <w:delText xml:space="preserve">שם</w:delText>
        </w:r>
      </w:del>
      <w:r w:rsidR="00CA43B0">
        <w:rPr>
          <w:rFonts w:hint="cs"/>
          <w:rtl/>
        </w:rPr>
        <w:t xml:space="preserve"> </w:t>
      </w:r>
      <w:ins w:id="92439" w:author="קלוד - ניסוח" w:date="2026-10-13T16:46:40Z">
        <w:r>
          <w:rPr>
            <w:rStyle w:val="27"/>
            <w:rFonts w:hint="cs"/>
            <w:rtl/>
          </w:rPr>
          <w:t xml:space="preserve">דעושה</w:t>
        </w:r>
      </w:ins>
      <w:del w:id="92440" w:author="קלוד - ניסוח" w:date="2026-10-13T16:46:40Z">
        <w:r>
          <w:rPr>
            <w:rStyle w:val="27"/>
            <w:rFonts w:hint="cs"/>
            <w:rtl/>
          </w:rPr>
          <w:delText xml:space="preserve">ר"מ</w:delText>
        </w:r>
      </w:del>
      <w:r w:rsidR="00CA43B0">
        <w:rPr>
          <w:rFonts w:hint="cs"/>
          <w:rtl/>
        </w:rPr>
        <w:t xml:space="preserve"> </w:t>
      </w:r>
      <w:ins w:id="92437" w:author="קלוד - ניסוח" w:date="2026-10-13T16:46:40Z">
        <w:r>
          <w:rPr>
            <w:rFonts w:hint="cs"/>
            <w:rtl/>
          </w:rPr>
          <w:t xml:space="preserve">בידים,</w:t>
        </w:r>
      </w:ins>
      <w:del w:id="92438" w:author="קלוד - ניסוח" w:date="2026-10-13T16:46:40Z">
        <w:r w:rsidR="00CA43B0">
          <w:rPr>
            <w:rFonts w:hint="cs"/>
            <w:rtl/>
          </w:rPr>
          <w:delText xml:space="preserve">אמר</w:delText>
        </w:r>
      </w:del>
      <w:r w:rsidR="00CA43B0">
        <w:rPr>
          <w:rFonts w:hint="cs"/>
          <w:rtl/>
        </w:rPr>
        <w:t xml:space="preserve"> </w:t>
      </w:r>
      <w:ins w:id="92435" w:author="קלוד - ניסוח" w:date="2026-10-13T16:46:40Z">
        <w:r>
          <w:rPr>
            <w:rFonts w:hint="cs"/>
            <w:rtl/>
          </w:rPr>
          <w:t xml:space="preserve">אבל</w:t>
        </w:r>
      </w:ins>
      <w:del w:id="92436" w:author="קלוד - ניסוח" w:date="2026-10-13T16:46:40Z">
        <w:r>
          <w:rPr>
            <w:rFonts w:hint="cs"/>
            <w:rtl/>
          </w:rPr>
          <w:delText xml:space="preserve">דעשה</w:delText>
        </w:r>
      </w:del>
      <w:r w:rsidR="00CA43B0">
        <w:rPr>
          <w:rFonts w:hint="cs"/>
          <w:rtl/>
        </w:rPr>
        <w:t xml:space="preserve"> </w:t>
      </w:r>
      <w:ins w:id="92433" w:author="קלוד - ניסוח" w:date="2026-10-13T16:46:40Z">
        <w:r>
          <w:rPr>
            <w:rFonts w:hint="cs"/>
            <w:rtl/>
          </w:rPr>
          <w:t xml:space="preserve">בחבית</w:t>
        </w:r>
      </w:ins>
      <w:del w:id="92434" w:author="קלוד - ניסוח" w:date="2026-10-13T16:46:40Z">
        <w:r w:rsidR="00CA43B0">
          <w:rPr>
            <w:rFonts w:hint="cs"/>
            <w:rtl/>
          </w:rPr>
          <w:delText xml:space="preserve">בידים </w:delText>
        </w:r>
        <w:r w:rsidR="00CA43B0">
          <w:rPr>
            <w:rFonts w:hint="cs"/>
            <w:rtl/>
          </w:rPr>
          <w:delText xml:space="preserve">מש</w:delText>
        </w:r>
        <w:r>
          <w:rPr>
            <w:rFonts w:hint="cs"/>
            <w:rtl/>
          </w:rPr>
          <w:delText xml:space="preserve">א"כ</w:delText>
        </w:r>
        <w:r w:rsidR="00CA43B0">
          <w:rPr>
            <w:rFonts w:hint="cs"/>
            <w:rtl/>
          </w:rPr>
          <w:delText xml:space="preserve"> </w:delText>
        </w:r>
        <w:r>
          <w:rPr>
            <w:rFonts w:hint="cs"/>
            <w:rtl/>
          </w:rPr>
          <w:delText xml:space="preserve">כאן</w:delText>
        </w:r>
      </w:del>
      <w:r w:rsidR="00CA43B0">
        <w:rPr>
          <w:rFonts w:hint="cs"/>
          <w:rtl/>
        </w:rPr>
        <w:t xml:space="preserve"> דגרמא </w:t>
      </w:r>
      <w:ins w:id="92431" w:author="קלוד - ניסוח" w:date="2026-10-13T16:46:40Z">
        <w:r>
          <w:rPr>
            <w:rFonts w:hint="cs"/>
            <w:rtl/>
          </w:rPr>
          <w:t xml:space="preserve">-</w:t>
        </w:r>
      </w:ins>
      <w:del w:id="92432" w:author="קלוד - ניסוח" w:date="2026-10-13T16:46:40Z">
        <w:r w:rsidR="00CA43B0">
          <w:rPr>
            <w:rFonts w:hint="cs"/>
            <w:rtl/>
          </w:rPr>
          <w:delText xml:space="preserve">הוא</w:delText>
        </w:r>
      </w:del>
      <w:r w:rsidR="00CA43B0">
        <w:rPr>
          <w:rFonts w:hint="cs"/>
          <w:rtl/>
        </w:rPr>
        <w:t xml:space="preserve"> </w:t>
      </w:r>
      <w:r w:rsidR="00CA43B0">
        <w:rPr>
          <w:rStyle w:val="27"/>
          <w:rFonts w:hint="cs"/>
          <w:rtl/>
        </w:rPr>
        <w:t>כ</w:t>
      </w:r>
      <w:r>
        <w:rPr>
          <w:rStyle w:val="27"/>
          <w:rtl/>
        </w:rPr>
        <w:t>רבי</w:t>
      </w:r>
      <w:r>
        <w:rPr>
          <w:rtl/>
        </w:rPr>
        <w:t xml:space="preserve"> יהושע </w:t>
      </w:r>
      <w:ins w:id="92429" w:author="קלוד - ניסוח" w:date="2026-10-13T16:46:40Z">
        <w:r>
          <w:rPr>
            <w:rtl/>
          </w:rPr>
          <w:t xml:space="preserve">סבר,</w:t>
        </w:r>
      </w:ins>
      <w:del w:id="92430" w:author="קלוד - ניסוח" w:date="2026-10-13T16:46:40Z">
        <w:r>
          <w:rPr>
            <w:rtl/>
          </w:rPr>
          <w:delText xml:space="preserve">סבר</w:delText>
        </w:r>
        <w:r w:rsidR="00CA43B0">
          <w:rPr>
            <w:rFonts w:hint="cs"/>
            <w:rtl/>
          </w:rPr>
          <w:delText xml:space="preserve"> </w:delText>
        </w:r>
      </w:del>
    </w:p>
    <w:p w14:paraId="2E66D7B5" w14:textId="50045C0F" w:rsidR="00FE35DC" w:rsidRDefault="00CA43B0" w:rsidP="00CA43B0">
      <w:pPr>
        <w:rPr>
          <w:rtl/>
        </w:rPr>
      </w:pPr>
      <w:ins w:id="92461" w:author="קלוד - ניסוח" w:date="2026-10-13T16:46:40Z">
        <w:r>
          <w:rPr>
            <w:rStyle w:val="27"/>
            <w:rFonts w:hint="cs"/>
            <w:rtl/>
            <w:rPrChange w:id="9258" w:author="עריכה מהאתר" w:date="2026-10-19T06:44:48Z">
              <w:rPr>
                <w:rStyle w:val="27"/>
                <w:rFonts w:hint="cs"/>
                <w:rtl/>
              </w:rPr>
            </w:rPrChange>
          </w:rPr>
          <w:t xml:space="preserve">ר"א</w:t>
        </w:r>
      </w:ins>
      <w:del w:id="92462" w:author="קלוד - ניסוח" w:date="2026-10-13T16:46:40Z">
        <w:r>
          <w:rPr>
            <w:rFonts w:hint="cs"/>
            <w:rtl/>
          </w:rPr>
          <w:delText xml:space="preserve">ודווקא</w:delText>
        </w:r>
      </w:del>
      <w:r>
        <w:rPr>
          <w:rFonts w:hint="cs"/>
          <w:rtl/>
        </w:rPr>
        <w:t xml:space="preserve"> </w:t>
      </w:r>
      <w:ins w:id="92459" w:author="קלוד - ניסוח" w:date="2026-10-13T16:46:40Z">
        <w:r>
          <w:rPr>
            <w:rFonts w:hint="cs"/>
            <w:rtl/>
          </w:rPr>
          <w:t xml:space="preserve">-</w:t>
        </w:r>
      </w:ins>
      <w:del w:id="92460" w:author="קלוד - ניסוח" w:date="2026-10-13T16:46:40Z">
        <w:r>
          <w:rPr>
            <w:rFonts w:hint="cs"/>
            <w:rtl/>
          </w:rPr>
          <w:delText xml:space="preserve">שם</w:delText>
        </w:r>
      </w:del>
      <w:r>
        <w:rPr>
          <w:rFonts w:hint="cs"/>
          <w:rtl/>
        </w:rPr>
        <w:t xml:space="preserve"> </w:t>
      </w:r>
      <w:ins w:id="92457" w:author="קלוד - ניסוח" w:date="2026-10-13T16:46:40Z">
        <w:r>
          <w:rPr>
            <w:rStyle w:val="27"/>
            <w:rFonts w:hint="cs"/>
            <w:rtl/>
          </w:rPr>
          <w:t xml:space="preserve">דווקא</w:t>
        </w:r>
      </w:ins>
      <w:del w:id="92458" w:author="קלוד - ניסוח" w:date="2026-10-13T16:46:40Z">
        <w:r>
          <w:rPr>
            <w:rStyle w:val="27"/>
            <w:rFonts w:hint="cs"/>
            <w:rtl/>
          </w:rPr>
          <w:delText xml:space="preserve">אר"א</w:delText>
        </w:r>
      </w:del>
      <w:r w:rsidR="00F63065">
        <w:rPr>
          <w:rtl/>
        </w:rPr>
        <w:t xml:space="preserve"> </w:t>
      </w:r>
      <w:ins w:id="92455" w:author="קלוד - ניסוח" w:date="2026-10-13T16:46:40Z">
        <w:r>
          <w:rPr>
            <w:rtl/>
          </w:rPr>
          <w:t xml:space="preserve">בחבית</w:t>
        </w:r>
      </w:ins>
      <w:del w:id="92456" w:author="קלוד - ניסוח" w:date="2026-10-13T16:46:40Z">
        <w:r w:rsidR="00F63065">
          <w:rPr>
            <w:rtl/>
          </w:rPr>
          <w:delText xml:space="preserve">אלא</w:delText>
        </w:r>
      </w:del>
      <w:r w:rsidR="00F63065">
        <w:rPr>
          <w:rtl/>
        </w:rPr>
        <w:t xml:space="preserve"> </w:t>
      </w:r>
      <w:ins w:id="92453" w:author="קלוד - ניסוח" w:date="2026-10-13T16:46:40Z">
        <w:r>
          <w:rPr>
            <w:rtl/>
          </w:rPr>
          <w:t xml:space="preserve">דשמא</w:t>
        </w:r>
      </w:ins>
      <w:del w:id="92454" w:author="קלוד - ניסוח" w:date="2026-10-13T16:46:40Z">
        <w:r w:rsidR="00F63065">
          <w:rPr>
            <w:rtl/>
          </w:rPr>
          <w:delText xml:space="preserve">שמא</w:delText>
        </w:r>
      </w:del>
      <w:r w:rsidR="00F63065">
        <w:rPr>
          <w:rtl/>
        </w:rPr>
        <w:t xml:space="preserve"> יבא אליהו ויטהרנה, אבל </w:t>
      </w:r>
      <w:ins w:id="92451" w:author="קלוד - ניסוח" w:date="2026-10-13T16:46:40Z">
        <w:r>
          <w:rPr>
            <w:rtl/>
          </w:rPr>
          <w:t xml:space="preserve">בבכור</w:t>
        </w:r>
      </w:ins>
      <w:del w:id="92452" w:author="קלוד - ניסוח" w:date="2026-10-13T16:46:40Z">
        <w:r>
          <w:rPr>
            <w:rtl/>
          </w:rPr>
          <w:delText xml:space="preserve">כאן</w:delText>
        </w:r>
      </w:del>
      <w:r w:rsidR="00F63065">
        <w:rPr>
          <w:rtl/>
        </w:rPr>
        <w:t xml:space="preserve"> </w:t>
      </w:r>
      <w:r>
        <w:rPr>
          <w:rtl/>
        </w:rPr>
        <w:t xml:space="preserve">דאם </w:t>
      </w:r>
      <w:ins w:id="92449" w:author="קלוד - ניסוח" w:date="2026-10-13T16:46:40Z">
        <w:r>
          <w:rPr>
            <w:rtl/>
          </w:rPr>
          <w:t xml:space="preserve">יניחנו</w:t>
        </w:r>
      </w:ins>
      <w:del w:id="92450" w:author="קלוד - ניסוח" w:date="2026-10-13T16:46:40Z">
        <w:r w:rsidR="00F63065">
          <w:rPr>
            <w:rtl/>
          </w:rPr>
          <w:delText xml:space="preserve">שביק</w:delText>
        </w:r>
      </w:del>
      <w:r w:rsidR="00F63065">
        <w:rPr>
          <w:rtl/>
        </w:rPr>
        <w:t xml:space="preserve"> </w:t>
      </w:r>
      <w:ins w:id="92447" w:author="קלוד - ניסוח" w:date="2026-10-13T16:46:40Z">
        <w:r>
          <w:rPr>
            <w:rtl/>
          </w:rPr>
          <w:t xml:space="preserve">ימות</w:t>
        </w:r>
      </w:ins>
      <w:del w:id="92448" w:author="קלוד - ניסוח" w:date="2026-10-13T16:46:40Z">
        <w:r w:rsidR="00F63065">
          <w:rPr>
            <w:rtl/>
          </w:rPr>
          <w:delText xml:space="preserve">מיית</w:delText>
        </w:r>
      </w:del>
      <w:r w:rsidR="00F63065">
        <w:rPr>
          <w:rtl/>
        </w:rPr>
        <w:t xml:space="preserve"> - כרבנן </w:t>
      </w:r>
      <w:ins w:id="92445" w:author="קלוד - ניסוח" w:date="2026-10-13T16:46:40Z">
        <w:r>
          <w:rPr>
            <w:rtl/>
          </w:rPr>
          <w:t xml:space="preserve">סבר,</w:t>
        </w:r>
      </w:ins>
      <w:del w:id="92446" w:author="קלוד - ניסוח" w:date="2026-10-13T16:46:40Z">
        <w:r>
          <w:rPr>
            <w:rtl/>
          </w:rPr>
          <w:delText xml:space="preserve">סבר</w:delText>
        </w:r>
        <w:r w:rsidR="00F63065">
          <w:rPr>
            <w:rtl/>
          </w:rPr>
          <w:delText xml:space="preserve"> </w:delText>
        </w:r>
      </w:del>
    </w:p>
    <w:p w14:paraId="3A6DFE44" w14:textId="6BD8139F" w:rsidR="00FE35DC" w:rsidRDefault="00CA43B0" w:rsidP="00CA43B0">
      <w:pPr>
        <w:rPr>
          <w:rtl/>
        </w:rPr>
      </w:pPr>
      <w:ins w:id="92481" w:author="קלוד - ניסוח" w:date="2026-10-13T16:46:40Z">
        <w:r>
          <w:rPr>
            <w:rFonts w:hint="cs"/>
            <w:rtl/>
          </w:rPr>
          <w:t xml:space="preserve">רבנן</w:t>
        </w:r>
      </w:ins>
      <w:del w:id="92482" w:author="קלוד - ניסוח" w:date="2026-10-13T16:46:40Z">
        <w:r>
          <w:rPr>
            <w:rFonts w:hint="cs"/>
            <w:rtl/>
          </w:rPr>
          <w:delText xml:space="preserve">ודווקא</w:delText>
        </w:r>
      </w:del>
      <w:r>
        <w:rPr>
          <w:rFonts w:hint="cs"/>
          <w:rtl/>
        </w:rPr>
        <w:t xml:space="preserve"> </w:t>
      </w:r>
      <w:ins w:id="92479" w:author="קלוד - ניסוח" w:date="2026-10-13T16:46:40Z">
        <w:r>
          <w:rPr>
            <w:rFonts w:hint="cs"/>
            <w:rtl/>
          </w:rPr>
          <w:t xml:space="preserve">-</w:t>
        </w:r>
      </w:ins>
      <w:del w:id="92480" w:author="קלוד - ניסוח" w:date="2026-10-13T16:46:40Z">
        <w:r>
          <w:rPr>
            <w:rFonts w:hint="cs"/>
            <w:rtl/>
          </w:rPr>
          <w:delText xml:space="preserve">שם</w:delText>
        </w:r>
      </w:del>
      <w:r>
        <w:rPr>
          <w:rFonts w:hint="cs"/>
          <w:rtl/>
        </w:rPr>
        <w:t xml:space="preserve"> </w:t>
      </w:r>
      <w:ins w:id="92477" w:author="קלוד - ניסוח" w:date="2026-10-13T16:46:40Z">
        <w:r>
          <w:rPr>
            <w:rFonts w:hint="cs"/>
            <w:rtl/>
          </w:rPr>
          <w:t xml:space="preserve">דווקא</w:t>
        </w:r>
      </w:ins>
      <w:del w:id="92478" w:author="קלוד - ניסוח" w:date="2026-10-13T16:46:40Z">
        <w:r>
          <w:rPr>
            <w:rFonts w:hint="cs"/>
            <w:rtl/>
          </w:rPr>
          <w:delText xml:space="preserve">אמרו</w:delText>
        </w:r>
      </w:del>
      <w:r>
        <w:rPr>
          <w:rFonts w:hint="cs"/>
          <w:rtl/>
        </w:rPr>
        <w:t xml:space="preserve"> </w:t>
      </w:r>
      <w:ins w:id="92475" w:author="קלוד - ניסוח" w:date="2026-10-13T16:46:40Z">
        <w:r>
          <w:rPr>
            <w:rFonts w:hint="cs"/>
            <w:rtl/>
          </w:rPr>
          <w:t xml:space="preserve">בבכור</w:t>
        </w:r>
      </w:ins>
      <w:del w:id="92476" w:author="קלוד - ניסוח" w:date="2026-10-13T16:46:40Z">
        <w:r>
          <w:rPr>
            <w:rFonts w:hint="cs"/>
            <w:rtl/>
          </w:rPr>
          <w:delText xml:space="preserve">רבנן</w:delText>
        </w:r>
      </w:del>
      <w:r>
        <w:rPr>
          <w:rFonts w:hint="cs"/>
          <w:rtl/>
        </w:rPr>
        <w:t xml:space="preserve"> דאם </w:t>
      </w:r>
      <w:ins w:id="92473" w:author="קלוד - ניסוח" w:date="2026-10-13T16:46:40Z">
        <w:r>
          <w:rPr>
            <w:rFonts w:hint="cs"/>
            <w:rtl/>
          </w:rPr>
          <w:t xml:space="preserve">יניחנו</w:t>
        </w:r>
      </w:ins>
      <w:del w:id="92474" w:author="קלוד - ניסוח" w:date="2026-10-13T16:46:40Z">
        <w:r>
          <w:rPr>
            <w:rFonts w:hint="cs"/>
            <w:rtl/>
          </w:rPr>
          <w:delText xml:space="preserve">שביק</w:delText>
        </w:r>
      </w:del>
      <w:r>
        <w:rPr>
          <w:rFonts w:hint="cs"/>
          <w:rtl/>
        </w:rPr>
        <w:t xml:space="preserve"> </w:t>
      </w:r>
      <w:ins w:id="92471" w:author="קלוד - ניסוח" w:date="2026-10-13T16:46:40Z">
        <w:r>
          <w:rPr>
            <w:rFonts w:hint="cs"/>
            <w:rtl/>
          </w:rPr>
          <w:t xml:space="preserve">ימות,</w:t>
        </w:r>
      </w:ins>
      <w:del w:id="92472" w:author="קלוד - ניסוח" w:date="2026-10-13T16:46:40Z">
        <w:r>
          <w:rPr>
            <w:rFonts w:hint="cs"/>
            <w:rtl/>
          </w:rPr>
          <w:delText xml:space="preserve">מיית</w:delText>
        </w:r>
      </w:del>
      <w:r>
        <w:rPr>
          <w:rFonts w:hint="cs"/>
          <w:rtl/>
        </w:rPr>
        <w:t xml:space="preserve"> אבל </w:t>
      </w:r>
      <w:ins w:id="92469" w:author="קלוד - ניסוח" w:date="2026-10-13T16:46:40Z">
        <w:r>
          <w:rPr>
            <w:rFonts w:hint="cs"/>
            <w:rtl/>
          </w:rPr>
          <w:t xml:space="preserve">בחבית</w:t>
        </w:r>
      </w:ins>
      <w:del w:id="92470" w:author="קלוד - ניסוח" w:date="2026-10-13T16:46:40Z">
        <w:r>
          <w:rPr>
            <w:rFonts w:hint="cs"/>
            <w:rtl/>
          </w:rPr>
          <w:delText xml:space="preserve">שם</w:delText>
        </w:r>
      </w:del>
      <w:r>
        <w:rPr>
          <w:rFonts w:hint="cs"/>
          <w:rtl/>
        </w:rPr>
        <w:t xml:space="preserve"> </w:t>
      </w:r>
      <w:ins w:id="92467" w:author="קלוד - ניסוח" w:date="2026-10-13T16:46:40Z">
        <w:r>
          <w:rPr>
            <w:rtl/>
          </w:rPr>
          <w:t xml:space="preserve">דשמא</w:t>
        </w:r>
      </w:ins>
      <w:del w:id="92468" w:author="קלוד - ניסוח" w:date="2026-10-13T16:46:40Z">
        <w:r w:rsidR="00F63065">
          <w:rPr>
            <w:rtl/>
          </w:rPr>
          <w:delText xml:space="preserve">שמא</w:delText>
        </w:r>
      </w:del>
      <w:r w:rsidR="00F63065">
        <w:rPr>
          <w:rtl/>
        </w:rPr>
        <w:t xml:space="preserve"> יבא אליהו ויטהרנה</w:t>
      </w:r>
      <w:ins w:id="92465" w:author="קלוד - ניסוח" w:date="2026-10-13T16:46:40Z">
        <w:r>
          <w:rPr>
            <w:rtl/>
          </w:rPr>
          <w:t xml:space="preserve"> - </w:t>
        </w:r>
      </w:ins>
      <w:del w:id="92466" w:author="קלוד - ניסוח" w:date="2026-10-13T16:46:40Z">
        <w:r w:rsidR="00F63065">
          <w:rPr>
            <w:rtl/>
          </w:rPr>
          <w:delText xml:space="preserve"> </w:delText>
        </w:r>
      </w:del>
      <w:r w:rsidR="00F63065">
        <w:rPr>
          <w:rStyle w:val="27"/>
          <w:rtl/>
        </w:rPr>
        <w:t>כ</w:t>
      </w:r>
      <w:r>
        <w:rPr>
          <w:rStyle w:val="27"/>
          <w:rtl/>
        </w:rPr>
        <w:t>ר"א</w:t>
      </w:r>
      <w:r w:rsidR="00F725AB">
        <w:rPr>
          <w:rFonts w:hint="cs"/>
          <w:rtl/>
        </w:rPr>
        <w:t xml:space="preserve"> </w:t>
      </w:r>
      <w:ins w:id="92463" w:author="קלוד - ניסוח" w:date="2026-10-13T16:46:40Z">
        <w:r>
          <w:rPr>
            <w:rFonts w:hint="cs"/>
            <w:rtl/>
          </w:rPr>
          <w:t xml:space="preserve">סברי,</w:t>
        </w:r>
      </w:ins>
      <w:del w:id="92464" w:author="קלוד - ניסוח" w:date="2026-10-13T16:46:40Z">
        <w:r>
          <w:rPr>
            <w:rFonts w:hint="cs"/>
            <w:rtl/>
          </w:rPr>
          <w:delText xml:space="preserve">סבר</w:delText>
        </w:r>
        <w:r w:rsidR="00F63065">
          <w:rPr>
            <w:rtl/>
          </w:rPr>
          <w:delText xml:space="preserve"> </w:delText>
        </w:r>
      </w:del>
    </w:p>
    <w:p w14:paraId="28C0436E" w14:textId="4D06253F" w:rsidR="00FE35DC" w:rsidRDefault="00F63065" w:rsidP="00CA43B0">
      <w:pPr>
        <w:rPr>
          <w:rtl/>
        </w:rPr>
      </w:pPr>
      <w:ins w:id="92493" w:author="קלוד - ניסוח" w:date="2026-10-13T16:46:40Z">
        <w:r>
          <w:rPr>
            <w:rStyle w:val="27"/>
            <w:rtl/>
            <w:rPrChange w:id="9255" w:author="עריכה מהאתר" w:date="2026-10-19T06:44:48Z">
              <w:rPr>
                <w:rStyle w:val="27"/>
                <w:rtl/>
              </w:rPr>
            </w:rPrChange>
          </w:rPr>
          <w:t xml:space="preserve">ר'</w:t>
        </w:r>
      </w:ins>
      <w:del w:id="92494" w:author="קלוד - ניסוח" w:date="2026-10-13T16:46:40Z">
        <w:r>
          <w:rPr>
            <w:rtl/>
          </w:rPr>
          <w:delText xml:space="preserve">ו</w:delText>
        </w:r>
        <w:r w:rsidR="00CA43B0">
          <w:rPr>
            <w:rFonts w:hint="cs"/>
            <w:rtl/>
          </w:rPr>
          <w:delText xml:space="preserve">דווקא</w:delText>
        </w:r>
      </w:del>
      <w:r>
        <w:rPr>
          <w:rStyle w:val="27"/>
          <w:rFonts w:hint="cs"/>
          <w:rtl/>
          <w:rPrChange w:id="9256" w:author="עריכה מהאתר" w:date="2026-10-19T06:44:48Z">
            <w:rPr>
              <w:rStyle w:val="27"/>
              <w:rFonts w:hint="cs"/>
              <w:rtl/>
            </w:rPr>
          </w:rPrChange>
        </w:rPr>
        <w:t xml:space="preserve"> </w:t>
      </w:r>
      <w:ins w:id="92491" w:author="קלוד - ניסוח" w:date="2026-10-13T16:46:40Z">
        <w:r>
          <w:rPr>
            <w:rStyle w:val="27"/>
            <w:rFonts w:hint="cs"/>
            <w:rtl/>
            <w:rPrChange w:id="9257" w:author="עריכה מהאתר" w:date="2026-10-19T06:44:48Z">
              <w:rPr>
                <w:rStyle w:val="27"/>
                <w:rFonts w:hint="cs"/>
                <w:rtl/>
              </w:rPr>
            </w:rPrChange>
          </w:rPr>
          <w:t xml:space="preserve">יהודה</w:t>
        </w:r>
      </w:ins>
      <w:del w:id="92492" w:author="קלוד - ניסוח" w:date="2026-10-13T16:46:40Z">
        <w:r>
          <w:rPr>
            <w:rFonts w:hint="cs"/>
            <w:rtl/>
          </w:rPr>
          <w:delText xml:space="preserve">שם</w:delText>
        </w:r>
      </w:del>
      <w:r w:rsidR="00CA43B0">
        <w:rPr>
          <w:rFonts w:hint="cs"/>
          <w:rtl/>
        </w:rPr>
        <w:t xml:space="preserve"> </w:t>
      </w:r>
      <w:ins w:id="92489" w:author="קלוד - ניסוח" w:date="2026-10-13T16:46:40Z">
        <w:r>
          <w:rPr>
            <w:rStyle w:val="27"/>
            <w:rFonts w:hint="cs"/>
            <w:rtl/>
          </w:rPr>
          <w:t xml:space="preserve">-</w:t>
        </w:r>
      </w:ins>
      <w:del w:id="92490" w:author="קלוד - ניסוח" w:date="2026-10-13T16:46:40Z">
        <w:r w:rsidR="00CA43B0">
          <w:rPr>
            <w:rStyle w:val="27"/>
            <w:rFonts w:hint="cs"/>
            <w:rtl/>
          </w:rPr>
          <w:delText xml:space="preserve">א</w:delText>
        </w:r>
        <w:r>
          <w:rPr>
            <w:rStyle w:val="27"/>
            <w:rFonts w:hint="cs"/>
            <w:rtl/>
          </w:rPr>
          <w:delText xml:space="preserve">ר"י</w:delText>
        </w:r>
      </w:del>
      <w:r w:rsidR="00CA43B0">
        <w:rPr>
          <w:rFonts w:hint="cs"/>
          <w:rtl/>
        </w:rPr>
        <w:t xml:space="preserve"> </w:t>
      </w:r>
      <w:ins w:id="92487" w:author="קלוד - ניסוח" w:date="2026-10-13T16:46:40Z">
        <w:r>
          <w:rPr>
            <w:rtl/>
          </w:rPr>
          <w:t xml:space="preserve">דווקא בבכור דעושה</w:t>
        </w:r>
      </w:ins>
      <w:del w:id="92488" w:author="קלוד - ניסוח" w:date="2026-10-13T16:46:40Z">
        <w:r>
          <w:rPr>
            <w:rtl/>
          </w:rPr>
          <w:delText xml:space="preserve">דעשה</w:delText>
        </w:r>
      </w:del>
      <w:r>
        <w:rPr>
          <w:rtl/>
        </w:rPr>
        <w:t xml:space="preserve"> בידים, אבל </w:t>
      </w:r>
      <w:ins w:id="92485" w:author="קלוד - ניסוח" w:date="2026-10-13T16:46:40Z">
        <w:r>
          <w:rPr>
            <w:rtl/>
          </w:rPr>
          <w:t xml:space="preserve">בחבית</w:t>
        </w:r>
      </w:ins>
      <w:del w:id="92486" w:author="קלוד - ניסוח" w:date="2026-10-13T16:46:40Z">
        <w:r>
          <w:rPr>
            <w:rtl/>
          </w:rPr>
          <w:delText xml:space="preserve">שם</w:delText>
        </w:r>
      </w:del>
      <w:r>
        <w:rPr>
          <w:rtl/>
        </w:rPr>
        <w:t xml:space="preserve"> דגרמא - </w:t>
      </w:r>
      <w:r>
        <w:rPr>
          <w:rStyle w:val="27"/>
          <w:rtl/>
        </w:rPr>
        <w:t>כרבי</w:t>
      </w:r>
      <w:r>
        <w:rPr>
          <w:rtl/>
        </w:rPr>
        <w:t xml:space="preserve"> יהושע </w:t>
      </w:r>
      <w:ins w:id="92483" w:author="קלוד - ניסוח" w:date="2026-10-13T16:46:40Z">
        <w:r>
          <w:rPr>
            <w:rtl/>
          </w:rPr>
          <w:t xml:space="preserve">סבר,</w:t>
        </w:r>
      </w:ins>
      <w:del w:id="92484" w:author="קלוד - ניסוח" w:date="2026-10-13T16:46:40Z">
        <w:r>
          <w:rPr>
            <w:rtl/>
          </w:rPr>
          <w:delText xml:space="preserve">סבר! </w:delText>
        </w:r>
      </w:del>
    </w:p>
    <w:p w14:paraId="72E7ACCC" w14:textId="294AA590" w:rsidR="00FE35DC" w:rsidRDefault="00F63065" w:rsidP="00CA43B0">
      <w:pPr>
        <w:rPr>
          <w:rtl/>
        </w:rPr>
      </w:pPr>
      <w:ins w:id="92507" w:author="קלוד - ניסוח" w:date="2026-10-13T16:46:40Z">
        <w:r>
          <w:rPr>
            <w:rStyle w:val="27"/>
            <w:rtl/>
            <w:rPrChange w:id="9259" w:author="עריכה מהאתר" w:date="2026-10-19T06:44:48Z">
              <w:rPr>
                <w:rStyle w:val="27"/>
                <w:rtl/>
              </w:rPr>
            </w:rPrChange>
          </w:rPr>
          <w:t xml:space="preserve">ר"ג</w:t>
        </w:r>
      </w:ins>
      <w:del w:id="92508" w:author="קלוד - ניסוח" w:date="2026-10-13T16:46:40Z">
        <w:r>
          <w:rPr>
            <w:rtl/>
          </w:rPr>
          <w:lastRenderedPageBreak/>
          <w:delText xml:space="preserve">ו</w:delText>
        </w:r>
        <w:r w:rsidR="00CA43B0">
          <w:rPr>
            <w:rFonts w:hint="cs"/>
            <w:rtl/>
          </w:rPr>
          <w:delText xml:space="preserve">דווקא</w:delText>
        </w:r>
      </w:del>
      <w:r w:rsidR="00CA43B0">
        <w:rPr>
          <w:rFonts w:hint="cs"/>
          <w:rtl/>
        </w:rPr>
        <w:t xml:space="preserve"> </w:t>
      </w:r>
      <w:ins w:id="92505" w:author="קלוד - ניסוח" w:date="2026-10-13T16:46:40Z">
        <w:r>
          <w:rPr>
            <w:rFonts w:hint="cs"/>
            <w:rtl/>
          </w:rPr>
          <w:t xml:space="preserve">-</w:t>
        </w:r>
      </w:ins>
      <w:del w:id="92506" w:author="קלוד - ניסוח" w:date="2026-10-13T16:46:40Z">
        <w:r>
          <w:rPr>
            <w:rFonts w:hint="cs"/>
            <w:rtl/>
          </w:rPr>
          <w:delText xml:space="preserve">שם</w:delText>
        </w:r>
      </w:del>
      <w:r w:rsidR="00CA43B0">
        <w:rPr>
          <w:rFonts w:hint="cs"/>
          <w:rtl/>
        </w:rPr>
        <w:t xml:space="preserve"> </w:t>
      </w:r>
      <w:ins w:id="92503" w:author="קלוד - ניסוח" w:date="2026-10-13T16:46:40Z">
        <w:r>
          <w:rPr>
            <w:rStyle w:val="27"/>
            <w:rFonts w:hint="cs"/>
            <w:rtl/>
          </w:rPr>
          <w:t xml:space="preserve">דווקא בחבית</w:t>
        </w:r>
      </w:ins>
      <w:del w:id="92504" w:author="קלוד - ניסוח" w:date="2026-10-13T16:46:40Z">
        <w:r>
          <w:rPr>
            <w:rStyle w:val="27"/>
            <w:rFonts w:hint="cs"/>
            <w:rtl/>
          </w:rPr>
          <w:delText xml:space="preserve">ר"ג</w:delText>
        </w:r>
      </w:del>
      <w:r w:rsidR="00CA43B0">
        <w:rPr>
          <w:rFonts w:hint="cs"/>
          <w:rtl/>
        </w:rPr>
        <w:t xml:space="preserve"> </w:t>
      </w:r>
      <w:r>
        <w:rPr>
          <w:rtl/>
        </w:rPr>
        <w:t>דשמא יבא אליה</w:t>
      </w:r>
      <w:r w:rsidR="00F725AB">
        <w:rPr>
          <w:rtl/>
        </w:rPr>
        <w:t xml:space="preserve">ו ויטהרנה, אבל </w:t>
      </w:r>
      <w:ins w:id="92501" w:author="קלוד - ניסוח" w:date="2026-10-13T16:46:40Z">
        <w:r>
          <w:rPr>
            <w:rtl/>
          </w:rPr>
          <w:t xml:space="preserve">בבכור</w:t>
        </w:r>
      </w:ins>
      <w:del w:id="92502" w:author="קלוד - ניסוח" w:date="2026-10-13T16:46:40Z">
        <w:r>
          <w:rPr>
            <w:rtl/>
          </w:rPr>
          <w:delText xml:space="preserve">כאן</w:delText>
        </w:r>
        <w:r w:rsidR="00F725AB">
          <w:rPr>
            <w:rtl/>
          </w:rPr>
          <w:delText xml:space="preserve">,</w:delText>
        </w:r>
      </w:del>
      <w:r w:rsidR="00F725AB">
        <w:rPr>
          <w:rtl/>
        </w:rPr>
        <w:t xml:space="preserve"> </w:t>
      </w:r>
      <w:r>
        <w:rPr>
          <w:rtl/>
        </w:rPr>
        <w:t xml:space="preserve">דאם </w:t>
      </w:r>
      <w:ins w:id="92499" w:author="קלוד - ניסוח" w:date="2026-10-13T16:46:40Z">
        <w:r>
          <w:rPr>
            <w:rtl/>
          </w:rPr>
          <w:t xml:space="preserve">יניחנו</w:t>
        </w:r>
      </w:ins>
      <w:del w:id="92500" w:author="קלוד - ניסוח" w:date="2026-10-13T16:46:40Z">
        <w:r w:rsidR="00F725AB">
          <w:rPr>
            <w:rtl/>
          </w:rPr>
          <w:delText xml:space="preserve">שביק</w:delText>
        </w:r>
      </w:del>
      <w:r w:rsidR="00F725AB">
        <w:rPr>
          <w:rtl/>
        </w:rPr>
        <w:t xml:space="preserve"> </w:t>
      </w:r>
      <w:ins w:id="92497" w:author="קלוד - ניסוח" w:date="2026-10-13T16:46:40Z">
        <w:r>
          <w:rPr>
            <w:rtl/>
          </w:rPr>
          <w:t xml:space="preserve">ימות -</w:t>
        </w:r>
      </w:ins>
      <w:del w:id="92498" w:author="קלוד - ניסוח" w:date="2026-10-13T16:46:40Z">
        <w:r w:rsidR="00F725AB">
          <w:rPr>
            <w:rtl/>
          </w:rPr>
          <w:delText xml:space="preserve">מיית</w:delText>
        </w:r>
      </w:del>
      <w:r w:rsidR="00F725AB">
        <w:rPr>
          <w:rtl/>
        </w:rPr>
        <w:t xml:space="preserve"> </w:t>
      </w:r>
      <w:r>
        <w:rPr>
          <w:rtl/>
        </w:rPr>
        <w:t xml:space="preserve">כרבנן </w:t>
      </w:r>
      <w:ins w:id="92495" w:author="קלוד - ניסוח" w:date="2026-10-13T16:46:40Z">
        <w:r>
          <w:rPr>
            <w:rtl/>
          </w:rPr>
          <w:t xml:space="preserve">סבר!</w:t>
        </w:r>
      </w:ins>
      <w:del w:id="92496" w:author="קלוד - ניסוח" w:date="2026-10-13T16:46:40Z">
        <w:r>
          <w:rPr>
            <w:rtl/>
          </w:rPr>
          <w:delText xml:space="preserve">סבר! </w:delText>
        </w:r>
      </w:del>
    </w:p>
    <w:p w14:paraId="3CDD0625" w14:textId="77777777" w:rsidR="006542AA" w:rsidRDefault="00000000">
      <w:pPr>
        <w:pStyle w:val="36"/>
        <w:framePr w:wrap="notBeside"/>
      </w:pPr>
      <w:r>
        <w:t>ועוד:</w:t>
      </w:r>
    </w:p>
    <w:p w14:paraId="064192FC" w14:textId="3EAB204D" w:rsidR="00F725AB" w:rsidRDefault="00F846D4" w:rsidP="00F846D4">
      <w:pPr>
        <w:rPr>
          <w:rtl/>
        </w:rPr>
      </w:pPr>
      <w:ins w:id="92517" w:author="קלוד - ניסוח" w:date="2026-10-13T16:46:40Z">
        <w:r>
          <w:rPr>
            <w:rFonts w:hint="cs"/>
            <w:rtl/>
          </w:rPr>
          <w:t xml:space="preserve">בשניהם</w:t>
        </w:r>
      </w:ins>
      <w:del w:id="92518" w:author="קלוד - ניסוח" w:date="2026-10-13T16:46:40Z">
        <w:r>
          <w:rPr>
            <w:rFonts w:hint="cs"/>
            <w:rtl/>
          </w:rPr>
          <w:delText xml:space="preserve">בתרוויהו</w:delText>
        </w:r>
      </w:del>
      <w:r>
        <w:rPr>
          <w:rFonts w:hint="cs"/>
          <w:rtl/>
        </w:rPr>
        <w:t xml:space="preserve"> בקראי </w:t>
      </w:r>
      <w:ins w:id="92515" w:author="קלוד - ניסוח" w:date="2026-10-13T16:46:40Z">
        <w:r>
          <w:rPr>
            <w:rFonts w:hint="cs"/>
            <w:rtl/>
          </w:rPr>
          <w:t xml:space="preserve">חלקו,</w:t>
        </w:r>
      </w:ins>
      <w:del w:id="92516" w:author="קלוד - ניסוח" w:date="2026-10-13T16:46:40Z">
        <w:r>
          <w:rPr>
            <w:rFonts w:hint="cs"/>
            <w:rtl/>
          </w:rPr>
          <w:delText xml:space="preserve">חלקו</w:delText>
        </w:r>
      </w:del>
      <w:r>
        <w:rPr>
          <w:rFonts w:hint="cs"/>
          <w:rtl/>
        </w:rPr>
        <w:t xml:space="preserve"> </w:t>
      </w:r>
      <w:ins w:id="92513" w:author="קלוד - ניסוח" w:date="2026-10-13T16:46:40Z">
        <w:r>
          <w:rPr>
            <w:rStyle w:val="27"/>
            <w:rtl/>
          </w:rPr>
          <w:t xml:space="preserve">דרי"ו:</w:t>
        </w:r>
      </w:ins>
      <w:del w:id="92514" w:author="קלוד - ניסוח" w:date="2026-10-13T16:46:40Z">
        <w:r w:rsidR="00F63065">
          <w:rPr>
            <w:rStyle w:val="27"/>
            <w:rtl/>
          </w:rPr>
          <w:delText xml:space="preserve">דא</w:delText>
        </w:r>
        <w:r w:rsidR="00FE35DC">
          <w:rPr>
            <w:rStyle w:val="27"/>
            <w:rFonts w:hint="cs"/>
            <w:rtl/>
          </w:rPr>
          <w:delText xml:space="preserve">רח</w:delText>
        </w:r>
        <w:r>
          <w:rPr>
            <w:rStyle w:val="27"/>
            <w:rFonts w:hint="cs"/>
            <w:rtl/>
          </w:rPr>
          <w:delText xml:space="preserve">ב"א</w:delText>
        </w:r>
        <w:r w:rsidR="00FE35DC">
          <w:rPr>
            <w:rFonts w:hint="cs"/>
            <w:rtl/>
          </w:rPr>
          <w:delText xml:space="preserve"> </w:delText>
        </w:r>
        <w:r w:rsidR="00FE35DC">
          <w:rPr>
            <w:rStyle w:val="27"/>
            <w:rFonts w:hint="cs"/>
            <w:rtl/>
          </w:rPr>
          <w:delText xml:space="preserve">מר</w:delText>
        </w:r>
        <w:r>
          <w:rPr>
            <w:rStyle w:val="27"/>
            <w:rFonts w:hint="cs"/>
            <w:rtl/>
          </w:rPr>
          <w:delText xml:space="preserve">י"ו</w:delText>
        </w:r>
        <w:r w:rsidR="00F63065">
          <w:rPr>
            <w:rtl/>
          </w:rPr>
          <w:delText xml:space="preserve">:</w:delText>
        </w:r>
      </w:del>
      <w:r w:rsidR="00F63065">
        <w:rPr>
          <w:rtl/>
        </w:rPr>
        <w:t xml:space="preserve"> הכל מודים במ</w:t>
      </w:r>
      <w:r w:rsidR="00FE35DC">
        <w:rPr>
          <w:rtl/>
        </w:rPr>
        <w:t xml:space="preserve">חמץ אחר מחמץ </w:t>
      </w:r>
      <w:ins w:id="92511" w:author="קלוד - ניסוח" w:date="2026-10-13T16:46:40Z">
        <w:r>
          <w:rPr>
            <w:rtl/>
          </w:rPr>
          <w:t xml:space="preserve">שחייב,</w:t>
        </w:r>
      </w:ins>
      <w:del w:id="92512" w:author="קלוד - ניסוח" w:date="2026-10-13T16:46:40Z">
        <w:r w:rsidR="00FE35DC">
          <w:rPr>
            <w:rtl/>
          </w:rPr>
          <w:delText xml:space="preserve">- שהוא חייב,</w:delText>
        </w:r>
      </w:del>
      <w:r w:rsidR="00FE35DC">
        <w:rPr>
          <w:rtl/>
        </w:rPr>
        <w:t xml:space="preserve"> ד</w:t>
      </w:r>
      <w:r w:rsidR="00FE35DC">
        <w:rPr>
          <w:rFonts w:hint="cs"/>
          <w:rtl/>
        </w:rPr>
        <w:t>'</w:t>
      </w:r>
      <w:r w:rsidR="00F63065">
        <w:rPr>
          <w:rStyle w:val="affffe"/>
          <w:rtl/>
        </w:rPr>
        <w:t xml:space="preserve">לא תאפה חמץ ולא </w:t>
      </w:r>
      <w:ins w:id="92509" w:author="קלוד - ניסוח" w:date="2026-10-13T16:46:40Z">
        <w:r>
          <w:rPr>
            <w:rStyle w:val="affffe"/>
            <w:rtl/>
          </w:rPr>
          <w:t xml:space="preserve">תעשה',</w:t>
        </w:r>
      </w:ins>
      <w:del w:id="92510" w:author="קלוד - ניסוח" w:date="2026-10-13T16:46:40Z">
        <w:r w:rsidR="00F63065">
          <w:rPr>
            <w:rStyle w:val="affffe"/>
            <w:rtl/>
          </w:rPr>
          <w:delText xml:space="preserve">תעשה</w:delText>
        </w:r>
        <w:r w:rsidR="00FE35DC">
          <w:rPr>
            <w:rFonts w:hint="cs"/>
            <w:rtl/>
          </w:rPr>
          <w:delText xml:space="preserve">'</w:delText>
        </w:r>
        <w:r w:rsidR="00F63065">
          <w:rPr>
            <w:rtl/>
          </w:rPr>
          <w:delText xml:space="preserve">, </w:delText>
        </w:r>
      </w:del>
    </w:p>
    <w:p w14:paraId="1CB08359" w14:textId="46030AC8" w:rsidR="00FE35DC" w:rsidRDefault="00F63065" w:rsidP="00F846D4">
      <w:pPr>
        <w:rPr>
          <w:rtl/>
        </w:rPr>
      </w:pPr>
      <w:ins w:id="92527" w:author="קלוד - ניסוח" w:date="2026-10-13T16:46:40Z">
        <w:r>
          <w:rPr>
            <w:rtl/>
          </w:rPr>
          <w:t xml:space="preserve">ובמסרס</w:t>
        </w:r>
      </w:ins>
      <w:del w:id="92528" w:author="קלוד - ניסוח" w:date="2026-10-13T16:46:40Z">
        <w:r>
          <w:rPr>
            <w:rtl/>
          </w:rPr>
          <w:delText xml:space="preserve">במסרס</w:delText>
        </w:r>
      </w:del>
      <w:r>
        <w:rPr>
          <w:rtl/>
        </w:rPr>
        <w:t xml:space="preserve"> אחר מסרס </w:t>
      </w:r>
      <w:ins w:id="92525" w:author="קלוד - ניסוח" w:date="2026-10-13T16:46:40Z">
        <w:r>
          <w:rPr>
            <w:rtl/>
          </w:rPr>
          <w:t xml:space="preserve">שחייב,</w:t>
        </w:r>
      </w:ins>
      <w:del w:id="92526" w:author="קלוד - ניסוח" w:date="2026-10-13T16:46:40Z">
        <w:r>
          <w:rPr>
            <w:rtl/>
          </w:rPr>
          <w:delText xml:space="preserve">שהוא חייב</w:delText>
        </w:r>
      </w:del>
      <w:r>
        <w:rPr>
          <w:rtl/>
        </w:rPr>
        <w:t xml:space="preserve"> ד</w:t>
      </w:r>
      <w:r w:rsidR="00FE35DC">
        <w:rPr>
          <w:rFonts w:hint="cs"/>
          <w:rtl/>
        </w:rPr>
        <w:t>'</w:t>
      </w:r>
      <w:r>
        <w:rPr>
          <w:rtl/>
        </w:rPr>
        <w:t xml:space="preserve">ומעוך וכתות ונתוק </w:t>
      </w:r>
      <w:ins w:id="92523" w:author="קלוד - ניסוח" w:date="2026-10-13T16:46:40Z">
        <w:r>
          <w:rPr>
            <w:rtl/>
          </w:rPr>
          <w:t xml:space="preserve">וכרות',</w:t>
        </w:r>
      </w:ins>
      <w:del w:id="92524" w:author="קלוד - ניסוח" w:date="2026-10-13T16:46:40Z">
        <w:r>
          <w:rPr>
            <w:rtl/>
          </w:rPr>
          <w:delText xml:space="preserve">וכרות,</w:delText>
        </w:r>
      </w:del>
      <w:r>
        <w:rPr>
          <w:rtl/>
        </w:rPr>
        <w:t xml:space="preserve"> אם על כורת </w:t>
      </w:r>
      <w:ins w:id="92521" w:author="קלוד - ניסוח" w:date="2026-10-13T16:46:40Z">
        <w:r>
          <w:rPr>
            <w:rtl/>
          </w:rPr>
          <w:t xml:space="preserve">חייב -</w:t>
        </w:r>
      </w:ins>
      <w:del w:id="92522" w:author="קלוד - ניסוח" w:date="2026-10-13T16:46:40Z">
        <w:r>
          <w:rPr>
            <w:rtl/>
          </w:rPr>
          <w:delText xml:space="preserve">חייב,</w:delText>
        </w:r>
      </w:del>
      <w:r>
        <w:rPr>
          <w:rtl/>
        </w:rPr>
        <w:t xml:space="preserve"> על נותק </w:t>
      </w:r>
      <w:ins w:id="92519" w:author="קלוד - ניסוח" w:date="2026-10-13T16:46:40Z">
        <w:r>
          <w:rPr>
            <w:rFonts w:hint="cs"/>
            <w:rtl/>
          </w:rPr>
          <w:t xml:space="preserve">לא כ"ש?</w:t>
        </w:r>
      </w:ins>
      <w:del w:id="92520" w:author="קלוד - ניסוח" w:date="2026-10-13T16:46:40Z">
        <w:r>
          <w:rPr>
            <w:rFonts w:hint="cs"/>
            <w:rtl/>
          </w:rPr>
          <w:delText xml:space="preserve">כ"ש</w:delText>
        </w:r>
        <w:r w:rsidR="00F846D4">
          <w:rPr>
            <w:rFonts w:hint="cs"/>
            <w:rtl/>
          </w:rPr>
          <w:delText xml:space="preserve"> </w:delText>
        </w:r>
      </w:del>
    </w:p>
    <w:p w14:paraId="3AABB0D8" w14:textId="77777777" w:rsidR="006542AA" w:rsidRDefault="00000000">
      <w:pPr>
        <w:pStyle w:val="36"/>
        <w:framePr w:wrap="notBeside"/>
      </w:pPr>
      <w:r>
        <w:t>אלא</w:t>
      </w:r>
    </w:p>
    <w:p w14:paraId="67AC1B31" w14:textId="7DC16834" w:rsidR="00F846D4" w:rsidRDefault="00F63065" w:rsidP="00F63065">
      <w:pPr>
        <w:rPr>
          <w:rtl/>
        </w:rPr>
      </w:pPr>
      <w:r>
        <w:rPr>
          <w:rtl/>
        </w:rPr>
        <w:t xml:space="preserve">להביא נותק אחר כורת </w:t>
      </w:r>
      <w:ins w:id="92529" w:author="קלוד - ניסוח" w:date="2026-10-13T16:46:40Z">
        <w:r>
          <w:rPr>
            <w:rtl/>
          </w:rPr>
          <w:t xml:space="preserve">שחייב,</w:t>
        </w:r>
      </w:ins>
      <w:del w:id="92530" w:author="קלוד - ניסוח" w:date="2026-10-13T16:46:40Z">
        <w:r>
          <w:rPr>
            <w:rtl/>
          </w:rPr>
          <w:delText xml:space="preserve">שהוא חייב, </w:delText>
        </w:r>
      </w:del>
    </w:p>
    <w:p w14:paraId="509C2701" w14:textId="49C718A5" w:rsidR="00B874E6" w:rsidRDefault="00F63065" w:rsidP="000C73DD">
      <w:pPr>
        <w:pStyle w:val="011"/>
        <w:rPr>
          <w:rtl/>
        </w:rPr>
      </w:pPr>
      <w:ins w:id="92549" w:author="קלוד - ניסוח" w:date="2026-10-13T16:46:40Z">
        <w:r>
          <w:rPr>
            <w:rtl/>
          </w:rPr>
          <w:t xml:space="preserve">ונחלקו</w:t>
        </w:r>
      </w:ins>
      <w:del w:id="92550" w:author="קלוד - ניסוח" w:date="2026-10-13T16:46:40Z">
        <w:r>
          <w:rPr>
            <w:rtl/>
          </w:rPr>
          <w:delText xml:space="preserve">נחלקו</w:delText>
        </w:r>
      </w:del>
      <w:r>
        <w:rPr>
          <w:rtl/>
        </w:rPr>
        <w:t xml:space="preserve"> רק במטיל מום בבעל </w:t>
      </w:r>
      <w:ins w:id="92547" w:author="קלוד - ניסוח" w:date="2026-10-13T16:46:40Z">
        <w:r>
          <w:rPr>
            <w:rtl/>
          </w:rPr>
          <w:t xml:space="preserve">מום:</w:t>
        </w:r>
      </w:ins>
      <w:del w:id="92548" w:author="קלוד - ניסוח" w:date="2026-10-13T16:46:40Z">
        <w:r>
          <w:rPr>
            <w:rtl/>
          </w:rPr>
          <w:delText xml:space="preserve">מום,</w:delText>
        </w:r>
      </w:del>
      <w:r>
        <w:rPr>
          <w:rtl/>
        </w:rPr>
        <w:t xml:space="preserve"> </w:t>
      </w:r>
      <w:ins w:id="92545" w:author="קלוד - ניסוח" w:date="2026-10-13T16:46:40Z">
        <w:r>
          <w:rPr>
            <w:rStyle w:val="27"/>
            <w:rtl/>
          </w:rPr>
          <w:t xml:space="preserve">לר"מ</w:t>
        </w:r>
      </w:ins>
      <w:del w:id="92546" w:author="קלוד - ניסוח" w:date="2026-10-13T16:46:40Z">
        <w:r>
          <w:rPr>
            <w:rStyle w:val="27"/>
            <w:rtl/>
          </w:rPr>
          <w:delText xml:space="preserve">דר"מ</w:delText>
        </w:r>
      </w:del>
      <w:r>
        <w:rPr>
          <w:rtl/>
        </w:rPr>
        <w:t xml:space="preserve"> </w:t>
      </w:r>
      <w:ins w:id="92543" w:author="קלוד - ניסוח" w:date="2026-10-13T16:46:40Z">
        <w:r>
          <w:rPr>
            <w:rtl/>
          </w:rPr>
          <w:t xml:space="preserve">אסור,</w:t>
        </w:r>
      </w:ins>
      <w:del w:id="92544" w:author="קלוד - ניסוח" w:date="2026-10-13T16:46:40Z">
        <w:r>
          <w:rPr>
            <w:rtl/>
          </w:rPr>
          <w:delText xml:space="preserve">סבר:</w:delText>
        </w:r>
      </w:del>
      <w:r>
        <w:rPr>
          <w:rtl/>
        </w:rPr>
        <w:t xml:space="preserve"> </w:t>
      </w:r>
      <w:ins w:id="92541" w:author="קלוד - ניסוח" w:date="2026-10-13T16:46:40Z">
        <w:r>
          <w:rPr>
            <w:rtl/>
          </w:rPr>
          <w:t xml:space="preserve">ד'כל</w:t>
        </w:r>
      </w:ins>
      <w:del w:id="92542" w:author="קלוד - ניסוח" w:date="2026-10-13T16:46:40Z">
        <w:r>
          <w:rPr>
            <w:rtl/>
          </w:rPr>
          <w:delText xml:space="preserve">כל</w:delText>
        </w:r>
      </w:del>
      <w:r>
        <w:rPr>
          <w:rtl/>
        </w:rPr>
        <w:t xml:space="preserve"> מום </w:t>
      </w:r>
      <w:r>
        <w:rPr>
          <w:rtl/>
        </w:rPr>
        <w:t xml:space="preserve">לא</w:t>
      </w:r>
      <w:r>
        <w:rPr>
          <w:rtl/>
        </w:rPr>
        <w:t xml:space="preserve"> יהיה </w:t>
      </w:r>
      <w:ins w:id="92539" w:author="קלוד - ניסוח" w:date="2026-10-13T16:46:40Z">
        <w:r>
          <w:rPr>
            <w:rtl/>
          </w:rPr>
          <w:t xml:space="preserve">בו',</w:t>
        </w:r>
      </w:ins>
      <w:del w:id="92540" w:author="קלוד - ניסוח" w:date="2026-10-13T16:46:40Z">
        <w:r>
          <w:rPr>
            <w:rtl/>
          </w:rPr>
          <w:delText xml:space="preserve">בו,</w:delText>
        </w:r>
      </w:del>
      <w:r>
        <w:rPr>
          <w:rtl/>
        </w:rPr>
        <w:t xml:space="preserve"> </w:t>
      </w:r>
      <w:ins w:id="92537" w:author="קלוד - ניסוח" w:date="2026-10-13T16:46:40Z">
        <w:r>
          <w:rPr>
            <w:rtl/>
          </w:rPr>
          <w:t xml:space="preserve">ולרבנן</w:t>
        </w:r>
      </w:ins>
      <w:del w:id="92538" w:author="קלוד - ניסוח" w:date="2026-10-13T16:46:40Z">
        <w:r>
          <w:rPr>
            <w:rtl/>
          </w:rPr>
          <w:delText xml:space="preserve">ורבנן</w:delText>
        </w:r>
      </w:del>
      <w:r>
        <w:rPr>
          <w:rtl/>
        </w:rPr>
        <w:t xml:space="preserve"> </w:t>
      </w:r>
      <w:ins w:id="92535" w:author="קלוד - ניסוח" w:date="2026-10-13T16:46:40Z">
        <w:r>
          <w:rPr>
            <w:rtl/>
          </w:rPr>
          <w:t xml:space="preserve">מותר,</w:t>
        </w:r>
      </w:ins>
      <w:del w:id="92536" w:author="קלוד - ניסוח" w:date="2026-10-13T16:46:40Z">
        <w:r>
          <w:rPr>
            <w:rtl/>
          </w:rPr>
          <w:delText xml:space="preserve">סברי:</w:delText>
        </w:r>
      </w:del>
      <w:r>
        <w:rPr>
          <w:rtl/>
        </w:rPr>
        <w:t xml:space="preserve"> </w:t>
      </w:r>
      <w:ins w:id="92533" w:author="קלוד - ניסוח" w:date="2026-10-13T16:46:40Z">
        <w:r>
          <w:rPr>
            <w:rtl/>
          </w:rPr>
          <w:t xml:space="preserve">ד'תמים</w:t>
        </w:r>
      </w:ins>
      <w:del w:id="92534" w:author="קלוד - ניסוח" w:date="2026-10-13T16:46:40Z">
        <w:r>
          <w:rPr>
            <w:rtl/>
          </w:rPr>
          <w:delText xml:space="preserve">תמים</w:delText>
        </w:r>
      </w:del>
      <w:r>
        <w:rPr>
          <w:rtl/>
        </w:rPr>
        <w:t xml:space="preserve"> יהיה </w:t>
      </w:r>
      <w:ins w:id="92531" w:author="קלוד - ניסוח" w:date="2026-10-13T16:46:40Z">
        <w:r>
          <w:rPr>
            <w:rtl/>
          </w:rPr>
          <w:t xml:space="preserve">לרצון' </w:t>
        </w:r>
        <w:r>
          <w:rPr>
            <w:rStyle w:val="affffd"/>
            <w:rtl/>
          </w:rPr>
          <w:t xml:space="preserve">רק בתם אסור</w:t>
        </w:r>
        <w:r>
          <w:rPr>
            <w:rtl/>
          </w:rPr>
          <w:t xml:space="preserve">.</w:t>
        </w:r>
      </w:ins>
      <w:del w:id="92532" w:author="קלוד - ניסוח" w:date="2026-10-13T16:46:40Z">
        <w:r>
          <w:rPr>
            <w:rtl/>
          </w:rPr>
          <w:delText xml:space="preserve">לרצון</w:delText>
        </w:r>
        <w:r w:rsidR="0057284B">
          <w:rPr>
            <w:rtl/>
          </w:rPr>
          <w:delText xml:space="preserve">.</w:delText>
        </w:r>
      </w:del>
    </w:p>
    <w:p w14:paraId="1191230A" w14:textId="139C7E56" w:rsidR="006542AA" w:rsidRDefault="00000000">
      <w:pPr>
        <w:pStyle w:val="36"/>
        <w:framePr w:wrap="notBeside"/>
      </w:pPr>
      <w:r>
        <w:tab/>
      </w:r>
      <w:r>
        <w:tab/>
      </w:r>
      <w:r>
        <w:tab/>
      </w:r>
      <w:r>
        <w:tab/>
      </w:r>
      <w:r>
        <w:tab/>
      </w:r>
      <w:r>
        <w:tab/>
      </w:r>
      <w:r>
        <w:tab/>
        <w:t>ור"מ</w:t>
      </w:r>
      <w:r w:rsidR="00F63065">
        <w:t>,</w:t>
      </w:r>
    </w:p>
    <w:p w14:paraId="07F9E9AA" w14:textId="6C80CAAD" w:rsidR="00F725AB" w:rsidRDefault="00F846D4" w:rsidP="00F725AB">
      <w:pPr>
        <w:rPr>
          <w:rtl/>
        </w:rPr>
      </w:pPr>
      <w:ins w:id="92553" w:author="קלוד - ניסוח" w:date="2026-10-13T16:46:40Z">
        <w:r>
          <w:rPr>
            <w:rtl/>
          </w:rPr>
          <w:t xml:space="preserve">מה</w:t>
        </w:r>
      </w:ins>
      <w:del w:id="92554" w:author="קלוד - ניסוח" w:date="2026-10-13T16:46:40Z">
        <w:r>
          <w:rPr>
            <w:rtl/>
          </w:rPr>
          <w:delText xml:space="preserve">זה</w:delText>
        </w:r>
        <w:r w:rsidR="00F63065">
          <w:rPr>
            <w:rtl/>
          </w:rPr>
          <w:delText xml:space="preserve"> תמים יהיה לרצון </w:delText>
        </w:r>
        <w:r>
          <w:rPr>
            <w:rtl/>
          </w:rPr>
          <w:delText xml:space="preserve">מה</w:delText>
        </w:r>
      </w:del>
      <w:r w:rsidR="00F63065">
        <w:rPr>
          <w:rtl/>
        </w:rPr>
        <w:t xml:space="preserve"> </w:t>
      </w:r>
      <w:r>
        <w:rPr>
          <w:rtl/>
        </w:rPr>
        <w:t>עשה</w:t>
      </w:r>
      <w:ins w:id="92551" w:author="קלוד - ניסוח" w:date="2026-10-13T16:46:40Z">
        <w:r>
          <w:rPr>
            <w:rtl/>
          </w:rPr>
          <w:t xml:space="preserve"> ב'תמים יהיה לרצון'?</w:t>
        </w:r>
      </w:ins>
      <w:del w:id="92552" w:author="קלוד - ניסוח" w:date="2026-10-13T16:46:40Z">
        <w:r w:rsidR="00F63065">
          <w:rPr>
            <w:rtl/>
          </w:rPr>
          <w:delText xml:space="preserve"> </w:delText>
        </w:r>
      </w:del>
    </w:p>
    <w:p w14:paraId="1985C69F" w14:textId="38825B6C" w:rsidR="00F846D4" w:rsidRDefault="00F63065" w:rsidP="00F725AB">
      <w:pPr>
        <w:rPr>
          <w:rtl/>
        </w:rPr>
      </w:pPr>
      <w:ins w:id="92559" w:author="קלוד - ניסוח" w:date="2026-10-13T16:46:40Z">
        <w:r>
          <w:rPr>
            <w:rtl/>
          </w:rPr>
          <w:t xml:space="preserve">-</w:t>
        </w:r>
      </w:ins>
      <w:del w:id="92560" w:author="קלוד - ניסוח" w:date="2026-10-13T16:46:40Z">
        <w:r>
          <w:rPr>
            <w:rtl/>
          </w:rPr>
          <w:delText xml:space="preserve">צריך</w:delText>
        </w:r>
      </w:del>
      <w:r>
        <w:rPr>
          <w:rtl/>
        </w:rPr>
        <w:t xml:space="preserve"> </w:t>
      </w:r>
      <w:ins w:id="92557" w:author="קלוד - ניסוח" w:date="2026-10-13T16:46:40Z">
        <w:r>
          <w:rPr>
            <w:rStyle w:val="affffd"/>
            <w:rtl/>
          </w:rPr>
          <w:t xml:space="preserve">לא בעל מום מעיקרו, אלא</w:t>
        </w:r>
      </w:ins>
      <w:del w:id="92558" w:author="קלוד - ניסוח" w:date="2026-10-13T16:46:40Z">
        <w:r>
          <w:rPr>
            <w:rtl/>
          </w:rPr>
          <w:delText xml:space="preserve">לו</w:delText>
        </w:r>
      </w:del>
      <w:r>
        <w:rPr>
          <w:rtl/>
        </w:rPr>
        <w:t xml:space="preserve"> </w:t>
      </w:r>
      <w:ins w:id="90011" w:author="קלוד - מכני" w:date="2026-10-13T16:46:35Z">
        <w:r>
          <w:rPr>
            <w:rtl/>
          </w:rPr>
          <w:t xml:space="preserve">למעט</w:t>
        </w:r>
      </w:ins>
      <w:del w:id="90012" w:author="קלוד - מכני" w:date="2026-10-13T16:46:35Z">
        <w:r>
          <w:rPr>
            <w:rtl/>
          </w:rPr>
          <w:delText xml:space="preserve">למעוטי</w:delText>
        </w:r>
      </w:del>
      <w:r>
        <w:rPr>
          <w:rtl/>
        </w:rPr>
        <w:t xml:space="preserve"> פסולי המוקדשין לאחר </w:t>
      </w:r>
      <w:ins w:id="92555" w:author="קלוד - ניסוח" w:date="2026-10-13T16:46:40Z">
        <w:r>
          <w:rPr>
            <w:rtl/>
          </w:rPr>
          <w:t xml:space="preserve">פדיונן,</w:t>
        </w:r>
      </w:ins>
      <w:del w:id="92556" w:author="קלוד - ניסוח" w:date="2026-10-13T16:46:40Z">
        <w:r>
          <w:rPr>
            <w:rtl/>
          </w:rPr>
          <w:delText xml:space="preserve">פדיונן, </w:delText>
        </w:r>
      </w:del>
    </w:p>
    <w:p>
      <w:pPr>
        <w:pStyle w:val="36"/>
        <w:rPr>
          <w:ins w:id="90135" w:author="קלוד - סמנטי" w:date="2026-10-13T16:46:38Z"/>
        </w:rPr>
      </w:pPr>
      <w:r>
        <w:t xml:space="preserve">סד"א</w:t>
      </w:r>
      <w:r>
        <w:t xml:space="preserve">:</w:t>
      </w:r>
    </w:p>
    <w:p w14:paraId="3C218D84" w14:textId="7BFA1958" w:rsidR="00B874E6" w:rsidRDefault="00F63065" w:rsidP="00F725AB">
      <w:pPr>
        <w:rPr>
          <w:rtl/>
        </w:rPr>
      </w:pPr>
      <w:del w:id="90136" w:author="קלוד - סמנטי" w:date="2026-10-13T16:46:38Z">
        <w:r>
          <w:rPr>
            <w:rtl/>
          </w:rPr>
          <w:delText xml:space="preserve"> </w:delText>
        </w:r>
      </w:del>
      <w:r>
        <w:rPr>
          <w:rtl/>
        </w:rPr>
        <w:t xml:space="preserve">הואיל </w:t>
      </w:r>
      <w:ins w:id="92565" w:author="קלוד - ניסוח" w:date="2026-10-13T16:46:40Z">
        <w:r>
          <w:rPr>
            <w:rtl/>
          </w:rPr>
          <w:t xml:space="preserve">ואסורים</w:t>
        </w:r>
      </w:ins>
      <w:del w:id="92566" w:author="קלוד - ניסוח" w:date="2026-10-13T16:46:40Z">
        <w:r>
          <w:rPr>
            <w:rtl/>
          </w:rPr>
          <w:delText xml:space="preserve">ואסירי</w:delText>
        </w:r>
      </w:del>
      <w:r>
        <w:rPr>
          <w:rtl/>
        </w:rPr>
        <w:t xml:space="preserve"> בגיזה ועבודה </w:t>
      </w:r>
      <w:ins w:id="92563" w:author="קלוד - ניסוח" w:date="2026-10-13T16:46:40Z">
        <w:r>
          <w:rPr>
            <w:rtl/>
          </w:rPr>
          <w:t xml:space="preserve">-</w:t>
        </w:r>
      </w:ins>
      <w:del w:id="92564" w:author="קלוד - ניסוח" w:date="2026-10-13T16:46:40Z">
        <w:r>
          <w:rPr>
            <w:rtl/>
          </w:rPr>
          <w:delText xml:space="preserve">במומין</w:delText>
        </w:r>
      </w:del>
      <w:r>
        <w:rPr>
          <w:rtl/>
        </w:rPr>
        <w:t xml:space="preserve"> גם </w:t>
      </w:r>
      <w:ins w:id="92561" w:author="קלוד - ניסוח" w:date="2026-10-13T16:46:40Z">
        <w:r>
          <w:rPr>
            <w:rtl/>
          </w:rPr>
          <w:t xml:space="preserve">במומין יאסרו,</w:t>
        </w:r>
      </w:ins>
      <w:del w:id="92562" w:author="קלוד - ניסוח" w:date="2026-10-13T16:46:40Z">
        <w:r>
          <w:rPr>
            <w:rtl/>
          </w:rPr>
          <w:delText xml:space="preserve">ליתסרו,</w:delText>
        </w:r>
      </w:del>
      <w:r>
        <w:rPr>
          <w:rtl/>
        </w:rPr>
        <w:t xml:space="preserve"> </w:t>
      </w:r>
      <w:r>
        <w:rPr>
          <w:rtl/>
        </w:rPr>
        <w:t xml:space="preserve">קמ"ל</w:t>
      </w:r>
      <w:r w:rsidR="0057284B">
        <w:rPr>
          <w:rtl/>
        </w:rPr>
        <w:t>.</w:t>
      </w:r>
    </w:p>
    <w:p>
      <w:pPr>
        <w:pStyle w:val="36"/>
        <w:rPr>
          <w:ins w:id="90137" w:author="קלוד - סמנטי" w:date="2026-10-13T16:46:38Z"/>
        </w:rPr>
      </w:pPr>
      <w:r>
        <w:t xml:space="preserve">ורבנן</w:t>
      </w:r>
    </w:p>
    <w:p w14:paraId="6E3ECCEE" w14:textId="44AB4060" w:rsidR="00BE6936" w:rsidRDefault="00F63065" w:rsidP="00F725AB">
      <w:pPr>
        <w:rPr>
          <w:rtl/>
        </w:rPr>
      </w:pPr>
      <w:del w:id="90138" w:author="קלוד - סמנטי" w:date="2026-10-13T16:46:38Z">
        <w:r>
          <w:rPr>
            <w:rtl/>
          </w:rPr>
          <w:delText xml:space="preserve"> </w:delText>
        </w:r>
      </w:del>
      <w:ins w:id="92573" w:author="קלוד - ניסוח" w:date="2026-10-13T16:46:40Z">
        <w:r>
          <w:rPr>
            <w:rtl/>
          </w:rPr>
          <w:t xml:space="preserve">הכתיב</w:t>
        </w:r>
      </w:ins>
      <w:del w:id="92574" w:author="קלוד - ניסוח" w:date="2026-10-13T16:46:40Z">
        <w:r>
          <w:rPr>
            <w:rtl/>
          </w:rPr>
          <w:delText xml:space="preserve">גם, הכתיב</w:delText>
        </w:r>
      </w:del>
      <w:r>
        <w:rPr>
          <w:rtl/>
        </w:rPr>
        <w:t xml:space="preserve"> </w:t>
      </w:r>
      <w:ins w:id="92571" w:author="קלוד - ניסוח" w:date="2026-10-13T16:46:40Z">
        <w:r>
          <w:rPr>
            <w:rtl/>
          </w:rPr>
          <w:t xml:space="preserve">'כל</w:t>
        </w:r>
      </w:ins>
      <w:del w:id="92572" w:author="קלוד - ניסוח" w:date="2026-10-13T16:46:40Z">
        <w:r>
          <w:rPr>
            <w:rtl/>
          </w:rPr>
          <w:delText xml:space="preserve">כל</w:delText>
        </w:r>
      </w:del>
      <w:r>
        <w:rPr>
          <w:rtl/>
        </w:rPr>
        <w:t xml:space="preserve"> מום </w:t>
      </w:r>
      <w:r>
        <w:rPr>
          <w:rtl/>
        </w:rPr>
        <w:t xml:space="preserve">לא</w:t>
      </w:r>
      <w:r>
        <w:rPr>
          <w:rtl/>
        </w:rPr>
        <w:t xml:space="preserve"> יהיה </w:t>
      </w:r>
      <w:ins w:id="92569" w:author="קלוד - ניסוח" w:date="2026-10-13T16:46:40Z">
        <w:r>
          <w:rPr>
            <w:rtl/>
          </w:rPr>
          <w:t xml:space="preserve">בו'!</w:t>
        </w:r>
      </w:ins>
      <w:del w:id="92570" w:author="קלוד - ניסוח" w:date="2026-10-13T16:46:40Z">
        <w:r>
          <w:rPr>
            <w:rtl/>
          </w:rPr>
          <w:delText xml:space="preserve">בו!</w:delText>
        </w:r>
      </w:del>
      <w:r>
        <w:rPr>
          <w:rtl/>
        </w:rPr>
        <w:t xml:space="preserve"> </w:t>
      </w:r>
      <w:r w:rsidR="00BE6936">
        <w:rPr>
          <w:rFonts w:hint="cs"/>
          <w:rtl/>
        </w:rPr>
        <w:t xml:space="preserve">- </w:t>
      </w:r>
      <w:r>
        <w:rPr>
          <w:rtl/>
        </w:rPr>
        <w:t xml:space="preserve">לגרמא </w:t>
      </w:r>
      <w:ins w:id="92567" w:author="קלוד - ניסוח" w:date="2026-10-13T16:46:40Z">
        <w:r>
          <w:rPr>
            <w:rtl/>
          </w:rPr>
          <w:t xml:space="preserve">בא,</w:t>
        </w:r>
      </w:ins>
      <w:del w:id="92568" w:author="קלוד - ניסוח" w:date="2026-10-13T16:46:40Z">
        <w:r>
          <w:rPr>
            <w:rtl/>
          </w:rPr>
          <w:delText xml:space="preserve">הוא דאתי, </w:delText>
        </w:r>
      </w:del>
    </w:p>
    <w:p w14:paraId="7A48A757" w14:textId="77777777" w:rsidR="006542AA" w:rsidRDefault="00000000">
      <w:pPr>
        <w:pStyle w:val="36"/>
        <w:framePr w:wrap="notBeside"/>
      </w:pPr>
      <w:r>
        <w:t xml:space="preserve">דתניא</w:t>
      </w:r>
      <w:r>
        <w:t xml:space="preserve">:</w:t>
      </w:r>
    </w:p>
    <w:p w14:paraId="5048AF90" w14:textId="189BBF4B" w:rsidR="00F846D4" w:rsidRDefault="00F725AB" w:rsidP="000C73DD">
      <w:pPr>
        <w:pStyle w:val="011"/>
        <w:rPr>
          <w:rtl/>
        </w:rPr>
      </w:pPr>
      <w:r>
        <w:rPr>
          <w:rFonts w:hint="cs"/>
          <w:rtl/>
        </w:rPr>
        <w:t>'</w:t>
      </w:r>
      <w:r w:rsidR="00F63065">
        <w:rPr>
          <w:rStyle w:val="affffe"/>
          <w:rtl/>
        </w:rPr>
        <w:t>מוּם לֹא יִהְיֶה בוֹ</w:t>
      </w:r>
      <w:r>
        <w:rPr>
          <w:rFonts w:hint="cs"/>
          <w:rtl/>
        </w:rPr>
        <w:t>'</w:t>
      </w:r>
      <w:r w:rsidR="00F63065">
        <w:rPr>
          <w:rtl/>
        </w:rPr>
        <w:t xml:space="preserve"> אין לי אלא שלא יתן בו מום, מנין שלא יביא דבילה ובצק ויניחנה על האוזן, </w:t>
      </w:r>
    </w:p>
    <w:p w14:paraId="0F840401" w14:textId="2A065286" w:rsidR="00B874E6" w:rsidRDefault="00F63065" w:rsidP="00F725AB">
      <w:pPr>
        <w:rPr>
          <w:rtl/>
        </w:rPr>
      </w:pPr>
      <w:r>
        <w:rPr>
          <w:rtl/>
        </w:rPr>
        <w:t xml:space="preserve">כדי שיבא כלב ויאכלנה - </w:t>
      </w:r>
      <w:r>
        <w:rPr>
          <w:rtl/>
        </w:rPr>
        <w:t xml:space="preserve">ת"ל</w:t>
      </w:r>
      <w:r>
        <w:rPr>
          <w:rtl/>
        </w:rPr>
        <w:t xml:space="preserve">: </w:t>
      </w:r>
      <w:r w:rsidR="00F846D4">
        <w:rPr>
          <w:rFonts w:hint="cs"/>
          <w:rtl/>
        </w:rPr>
        <w:t>'</w:t>
      </w:r>
      <w:r>
        <w:rPr>
          <w:rStyle w:val="affffe"/>
          <w:rtl/>
        </w:rPr>
        <w:t>כָּל מוּם</w:t>
      </w:r>
      <w:r w:rsidR="00F846D4">
        <w:rPr>
          <w:rFonts w:hint="cs"/>
          <w:rtl/>
        </w:rPr>
        <w:t>'</w:t>
      </w:r>
      <w:r>
        <w:rPr>
          <w:rtl/>
        </w:rPr>
        <w:t xml:space="preserve">, אחד מום</w:t>
      </w:r>
      <w:ins w:id="92577" w:author="קלוד - ניסוח" w:date="2026-10-13T16:46:40Z">
        <w:r>
          <w:rPr>
            <w:rtl/>
          </w:rPr>
          <w:t xml:space="preserve"> </w:t>
        </w:r>
      </w:ins>
      <w:del w:id="92578" w:author="קלוד - ניסוח" w:date="2026-10-13T16:46:40Z">
        <w:r>
          <w:rPr>
            <w:rtl/>
          </w:rPr>
          <w:delText xml:space="preserve"> - </w:delText>
        </w:r>
      </w:del>
      <w:r>
        <w:rPr>
          <w:rtl/>
        </w:rPr>
        <w:t xml:space="preserve">ואחד כל </w:t>
      </w:r>
      <w:ins w:id="92575" w:author="קלוד - ניסוח" w:date="2026-10-13T16:46:40Z">
        <w:r>
          <w:rPr>
            <w:rtl/>
          </w:rPr>
          <w:t xml:space="preserve">מום </w:t>
        </w:r>
        <w:r>
          <w:rPr>
            <w:rStyle w:val="affffd"/>
            <w:rtl/>
          </w:rPr>
          <w:t xml:space="preserve">אף גרמא</w:t>
        </w:r>
        <w:r>
          <w:rPr>
            <w:rtl/>
          </w:rPr>
          <w:t xml:space="preserve">.</w:t>
        </w:r>
      </w:ins>
      <w:del w:id="92576" w:author="קלוד - ניסוח" w:date="2026-10-13T16:46:40Z">
        <w:r>
          <w:rPr>
            <w:rtl/>
          </w:rPr>
          <w:delText xml:space="preserve">מום</w:delText>
        </w:r>
        <w:r w:rsidR="0057284B">
          <w:rPr>
            <w:rtl/>
          </w:rPr>
          <w:delText xml:space="preserve">.</w:delText>
        </w:r>
      </w:del>
    </w:p>
    <w:p w14:paraId="569A41ED" w14:textId="450D24C5" w:rsidR="00FE35DC" w:rsidRDefault="00F63065" w:rsidP="00F846D4">
      <w:pPr>
        <w:pStyle w:val="afffff1"/>
        <w:rPr>
          <w:rtl/>
        </w:rPr>
        <w:pPrChange w:id="90139" w:author="קלוד - סמנטי" w:date="2026-10-13T16:46:38Z">
          <w:pPr/>
        </w:pPrChange>
      </w:pPr>
      <w:ins w:id="92587" w:author="קלוד - ניסוח" w:date="2026-10-13T16:46:40Z">
        <w:r>
          <w:rPr>
            <w:rtl/>
          </w:rPr>
          <w:t xml:space="preserve">ובחבית</w:t>
        </w:r>
      </w:ins>
      <w:del w:id="92588" w:author="קלוד - ניסוח" w:date="2026-10-13T16:46:40Z">
        <w:r>
          <w:rPr>
            <w:rtl/>
          </w:rPr>
          <w:delText xml:space="preserve">כאן</w:delText>
        </w:r>
      </w:del>
      <w:r>
        <w:rPr>
          <w:rtl/>
        </w:rPr>
        <w:t xml:space="preserve"> בקראי חלקו, </w:t>
      </w:r>
      <w:ins w:id="92585" w:author="קלוד - ניסוח" w:date="2026-10-13T16:46:40Z">
        <w:r>
          <w:rPr>
            <w:rStyle w:val="27"/>
            <w:rtl/>
          </w:rPr>
          <w:t xml:space="preserve">דשמואל</w:t>
        </w:r>
      </w:ins>
      <w:del w:id="92586" w:author="קלוד - ניסוח" w:date="2026-10-13T16:46:40Z">
        <w:r>
          <w:rPr>
            <w:rStyle w:val="27"/>
            <w:rtl/>
          </w:rPr>
          <w:delText xml:space="preserve">דא</w:delText>
        </w:r>
        <w:r w:rsidR="00F725AB">
          <w:rPr>
            <w:rStyle w:val="27"/>
            <w:rFonts w:hint="cs"/>
            <w:rtl/>
          </w:rPr>
          <w:delText xml:space="preserve">רי</w:delText>
        </w:r>
        <w:r>
          <w:rPr>
            <w:rStyle w:val="27"/>
            <w:rFonts w:hint="cs"/>
            <w:rtl/>
          </w:rPr>
          <w:delText xml:space="preserve">א"ש</w:delText>
        </w:r>
        <w:r>
          <w:rPr>
            <w:rtl/>
          </w:rPr>
          <w:delText xml:space="preserve">,</w:delText>
        </w:r>
      </w:del>
      <w:r>
        <w:rPr>
          <w:rtl/>
        </w:rPr>
        <w:t xml:space="preserve"> </w:t>
      </w:r>
      <w:ins w:id="92583" w:author="קלוד - ניסוח" w:date="2026-10-13T16:46:40Z">
        <w:r>
          <w:rPr>
            <w:rStyle w:val="27"/>
            <w:rtl/>
            <w:rPrChange w:id="9260" w:author="עריכה מהאתר" w:date="2026-10-19T06:44:48Z">
              <w:rPr>
                <w:rStyle w:val="27"/>
                <w:rtl/>
              </w:rPr>
            </w:rPrChange>
          </w:rPr>
          <w:t xml:space="preserve">ור"ל</w:t>
        </w:r>
      </w:ins>
      <w:del w:id="92584" w:author="קלוד - ניסוח" w:date="2026-10-13T16:46:40Z">
        <w:r>
          <w:rPr>
            <w:rtl/>
          </w:rPr>
          <w:delText xml:space="preserve">וכן</w:delText>
        </w:r>
      </w:del>
      <w:r>
        <w:rPr>
          <w:rtl/>
        </w:rPr>
        <w:t xml:space="preserve"> </w:t>
      </w:r>
      <w:ins w:id="92581" w:author="קלוד - ניסוח" w:date="2026-10-13T16:46:40Z">
        <w:r>
          <w:rPr>
            <w:rStyle w:val="27"/>
            <w:rtl/>
          </w:rPr>
          <w:t xml:space="preserve">ורב"א:</w:t>
        </w:r>
      </w:ins>
      <w:del w:id="92582" w:author="קלוד - ניסוח" w:date="2026-10-13T16:46:40Z">
        <w:r>
          <w:rPr>
            <w:rStyle w:val="27"/>
            <w:rtl/>
          </w:rPr>
          <w:delText xml:space="preserve">אר"ל</w:delText>
        </w:r>
        <w:r>
          <w:rPr>
            <w:rtl/>
          </w:rPr>
          <w:delText xml:space="preserve">, וכן </w:delText>
        </w:r>
        <w:r>
          <w:rPr>
            <w:rStyle w:val="27"/>
            <w:rtl/>
          </w:rPr>
          <w:delText xml:space="preserve">א</w:delText>
        </w:r>
        <w:r w:rsidR="00F846D4">
          <w:rPr>
            <w:rStyle w:val="27"/>
            <w:rFonts w:hint="cs"/>
            <w:rtl/>
          </w:rPr>
          <w:delText xml:space="preserve">ר</w:delText>
        </w:r>
        <w:r>
          <w:rPr>
            <w:rStyle w:val="27"/>
            <w:rtl/>
          </w:rPr>
          <w:delText xml:space="preserve">"נ</w:delText>
        </w:r>
        <w:r>
          <w:rPr>
            <w:rtl/>
          </w:rPr>
          <w:delText xml:space="preserve"> </w:delText>
        </w:r>
        <w:r w:rsidR="00F725AB">
          <w:rPr>
            <w:rStyle w:val="27"/>
            <w:rFonts w:hint="cs"/>
            <w:rtl/>
          </w:rPr>
          <w:delText xml:space="preserve">מר</w:delText>
        </w:r>
        <w:r>
          <w:rPr>
            <w:rStyle w:val="27"/>
            <w:rFonts w:hint="cs"/>
            <w:rtl/>
          </w:rPr>
          <w:delText xml:space="preserve">ב"א</w:delText>
        </w:r>
        <w:r>
          <w:rPr>
            <w:rtl/>
          </w:rPr>
          <w:delText xml:space="preserve">:</w:delText>
        </w:r>
      </w:del>
      <w:r>
        <w:rPr>
          <w:rtl/>
        </w:rPr>
        <w:t xml:space="preserve"> </w:t>
      </w:r>
      <w:r w:rsidR="00F725AB">
        <w:rPr>
          <w:rFonts w:hint="cs"/>
          <w:rtl/>
        </w:rPr>
        <w:t>'</w:t>
      </w:r>
      <w:r>
        <w:rPr>
          <w:rStyle w:val="affffe"/>
          <w:rtl/>
        </w:rPr>
        <w:t xml:space="preserve">וַאֲנִי הִנֵּה נָתַתִּי לְךָ אֶת מִשְׁמֶרֶת </w:t>
      </w:r>
      <w:ins w:id="92579" w:author="קלוד - ניסוח" w:date="2026-10-13T16:46:40Z">
        <w:r>
          <w:rPr>
            <w:rStyle w:val="affffe"/>
            <w:rtl/>
          </w:rPr>
          <w:t xml:space="preserve">תְּרוּמֹתָי',</w:t>
        </w:r>
      </w:ins>
      <w:del w:id="92580" w:author="קלוד - ניסוח" w:date="2026-10-13T16:46:40Z">
        <w:r>
          <w:rPr>
            <w:rStyle w:val="affffe"/>
            <w:rtl/>
          </w:rPr>
          <w:delText xml:space="preserve">תְּרוּמֹתָי</w:delText>
        </w:r>
        <w:r w:rsidR="00F725AB">
          <w:rPr>
            <w:rFonts w:hint="cs"/>
            <w:rtl/>
          </w:rPr>
          <w:delText xml:space="preserve">'</w:delText>
        </w:r>
        <w:r>
          <w:rPr>
            <w:rtl/>
          </w:rPr>
          <w:delText xml:space="preserve">, </w:delText>
        </w:r>
      </w:del>
    </w:p>
    <w:p w14:paraId="76DFF756" w14:textId="77777777" w:rsidR="006542AA" w:rsidRDefault="00000000">
      <w:pPr>
        <w:pStyle w:val="36"/>
        <w:framePr w:wrap="notBeside"/>
      </w:pPr>
      <w:ins w:id="92589" w:author="קלוד - ניסוח" w:date="2026-10-13T16:46:40Z">
        <w:r>
          <w:t xml:space="preserve">לר"א:</w:t>
        </w:r>
      </w:ins>
      <w:del w:id="92590" w:author="קלוד - ניסוח" w:date="2026-10-13T16:46:40Z">
        <w:r>
          <w:delText xml:space="preserve">ר"א סבר:</w:delText>
        </w:r>
      </w:del>
    </w:p>
    <w:p w14:paraId="0920A112" w14:textId="4BE14667" w:rsidR="00F725AB" w:rsidRDefault="00F63065" w:rsidP="00F63065">
      <w:pPr>
        <w:rPr>
          <w:rtl/>
        </w:rPr>
      </w:pPr>
      <w:r>
        <w:rPr>
          <w:rtl/>
        </w:rPr>
        <w:t>ב</w:t>
      </w:r>
      <w:r w:rsidR="00F725AB">
        <w:rPr>
          <w:rtl/>
        </w:rPr>
        <w:t xml:space="preserve">שתי תרומות הכתוב מדבר,</w:t>
      </w:r>
      <w:ins w:id="92601" w:author="קלוד - ניסוח" w:date="2026-10-13T16:46:40Z">
        <w:r>
          <w:rPr>
            <w:rtl/>
          </w:rPr>
          <w:t xml:space="preserve"> </w:t>
        </w:r>
      </w:ins>
      <w:del w:id="92602" w:author="קלוד - ניסוח" w:date="2026-10-13T16:46:40Z">
        <w:r w:rsidR="00F725AB">
          <w:rPr>
            <w:rtl/>
          </w:rPr>
          <w:delText xml:space="preserve"> אחת תרומ</w:delText>
        </w:r>
        <w:r w:rsidR="00F725AB">
          <w:rPr>
            <w:rFonts w:hint="cs"/>
            <w:rtl/>
          </w:rPr>
          <w:delText xml:space="preserve">ה</w:delText>
        </w:r>
        <w:r>
          <w:rPr>
            <w:rtl/>
          </w:rPr>
          <w:delText xml:space="preserve"> </w:delText>
        </w:r>
      </w:del>
      <w:r>
        <w:rPr>
          <w:rtl/>
        </w:rPr>
        <w:t xml:space="preserve">טהורה </w:t>
      </w:r>
      <w:ins w:id="92599" w:author="קלוד - ניסוח" w:date="2026-10-13T16:46:40Z">
        <w:r>
          <w:rPr>
            <w:rtl/>
          </w:rPr>
          <w:t xml:space="preserve">ותלויה</w:t>
        </w:r>
      </w:ins>
      <w:del w:id="92600" w:author="קלוד - ניסוח" w:date="2026-10-13T16:46:40Z">
        <w:r>
          <w:rPr>
            <w:rtl/>
          </w:rPr>
          <w:delText xml:space="preserve">ואחת</w:delText>
        </w:r>
      </w:del>
      <w:r>
        <w:rPr>
          <w:rtl/>
        </w:rPr>
        <w:t xml:space="preserve"> </w:t>
      </w:r>
      <w:ins w:id="92597" w:author="קלוד - ניסוח" w:date="2026-10-13T16:46:40Z">
        <w:r>
          <w:rPr>
            <w:rStyle w:val="affffd"/>
            <w:rtl/>
          </w:rPr>
          <w:t xml:space="preserve">ספק</w:t>
        </w:r>
      </w:ins>
      <w:del w:id="92598" w:author="קלוד - ניסוח" w:date="2026-10-13T16:46:40Z">
        <w:r>
          <w:rPr>
            <w:rtl/>
          </w:rPr>
          <w:delText xml:space="preserve">תר</w:delText>
        </w:r>
        <w:r w:rsidR="00F725AB">
          <w:rPr>
            <w:rtl/>
          </w:rPr>
          <w:delText xml:space="preserve">ומ</w:delText>
        </w:r>
        <w:r w:rsidR="00F725AB">
          <w:rPr>
            <w:rFonts w:hint="cs"/>
            <w:rtl/>
          </w:rPr>
          <w:delText xml:space="preserve">ה</w:delText>
        </w:r>
      </w:del>
      <w:r>
        <w:rPr>
          <w:rtl/>
        </w:rPr>
        <w:t xml:space="preserve"> </w:t>
      </w:r>
      <w:ins w:id="92595" w:author="קלוד - ניסוח" w:date="2026-10-13T16:46:40Z">
        <w:r>
          <w:rPr>
            <w:rStyle w:val="affffd"/>
            <w:rtl/>
          </w:rPr>
          <w:t xml:space="preserve">טמאה</w:t>
        </w:r>
        <w:r>
          <w:rPr>
            <w:rtl/>
          </w:rPr>
          <w:t xml:space="preserve">,</w:t>
        </w:r>
      </w:ins>
      <w:del w:id="92596" w:author="קלוד - ניסוח" w:date="2026-10-13T16:46:40Z">
        <w:r>
          <w:rPr>
            <w:rtl/>
          </w:rPr>
          <w:delText xml:space="preserve">תלויה,</w:delText>
        </w:r>
      </w:del>
      <w:r>
        <w:rPr>
          <w:rtl/>
        </w:rPr>
        <w:t xml:space="preserve"> </w:t>
      </w:r>
      <w:ins w:id="92593" w:author="קלוד - ניסוח" w:date="2026-10-13T16:46:40Z">
        <w:r>
          <w:rPr>
            <w:rtl/>
          </w:rPr>
          <w:t xml:space="preserve">ואמרה</w:t>
        </w:r>
      </w:ins>
      <w:del w:id="92594" w:author="קלוד - ניסוח" w:date="2026-10-13T16:46:40Z">
        <w:r>
          <w:rPr>
            <w:rtl/>
          </w:rPr>
          <w:delText xml:space="preserve">ואמר</w:delText>
        </w:r>
      </w:del>
      <w:r>
        <w:rPr>
          <w:rtl/>
        </w:rPr>
        <w:t xml:space="preserve"> </w:t>
      </w:r>
      <w:ins w:id="92591" w:author="קלוד - ניסוח" w:date="2026-10-13T16:46:40Z">
        <w:r>
          <w:rPr>
            <w:rtl/>
          </w:rPr>
          <w:t xml:space="preserve">תורה:</w:t>
        </w:r>
      </w:ins>
      <w:del w:id="92592" w:author="קלוד - ניסוח" w:date="2026-10-13T16:46:40Z">
        <w:r>
          <w:rPr>
            <w:rtl/>
          </w:rPr>
          <w:delText xml:space="preserve">התורה,</w:delText>
        </w:r>
      </w:del>
      <w:r>
        <w:rPr>
          <w:rtl/>
        </w:rPr>
        <w:t xml:space="preserve"> עשה לה שימור,</w:t>
      </w:r>
    </w:p>
    <w:p w14:paraId="43CFE8B6" w14:textId="77777777" w:rsidR="00B874E6" w:rsidRDefault="00F63065" w:rsidP="00F63065">
      <w:pPr>
        <w:rPr>
          <w:rtl/>
        </w:rPr>
      </w:pPr>
      <w:ins w:id="92607" w:author="קלוד - ניסוח" w:date="2026-10-13T16:46:40Z">
        <w:r>
          <w:rPr>
            <w:rStyle w:val="27"/>
            <w:rtl/>
          </w:rPr>
          <w:t xml:space="preserve">ולרבי</w:t>
        </w:r>
      </w:ins>
      <w:del w:id="92608" w:author="קלוד - ניסוח" w:date="2026-10-13T16:46:40Z">
        <w:r>
          <w:rPr>
            <w:rStyle w:val="27"/>
            <w:rtl/>
          </w:rPr>
          <w:delText xml:space="preserve">ורבי</w:delText>
        </w:r>
      </w:del>
      <w:r>
        <w:rPr>
          <w:rtl/>
        </w:rPr>
        <w:t xml:space="preserve"> יהושע - </w:t>
      </w:r>
      <w:ins w:id="92605" w:author="קלוד - ניסוח" w:date="2026-10-13T16:46:40Z">
        <w:r>
          <w:rPr>
            <w:rtl/>
          </w:rPr>
          <w:t xml:space="preserve">'תרומתי'</w:t>
        </w:r>
      </w:ins>
      <w:del w:id="92606" w:author="קלוד - ניסוח" w:date="2026-10-13T16:46:40Z">
        <w:r>
          <w:rPr>
            <w:rtl/>
          </w:rPr>
          <w:delText xml:space="preserve">תרומתי</w:delText>
        </w:r>
      </w:del>
      <w:r>
        <w:rPr>
          <w:rtl/>
        </w:rPr>
        <w:t xml:space="preserve"> </w:t>
      </w:r>
      <w:ins w:id="92603" w:author="קלוד - ניסוח" w:date="2026-10-13T16:46:40Z">
        <w:r>
          <w:rPr>
            <w:rtl/>
          </w:rPr>
          <w:t xml:space="preserve">כתיב </w:t>
        </w:r>
        <w:r>
          <w:rPr>
            <w:rStyle w:val="affffd"/>
            <w:rtl/>
          </w:rPr>
          <w:t xml:space="preserve">לשון יחיד</w:t>
        </w:r>
        <w:r>
          <w:rPr>
            <w:rtl/>
          </w:rPr>
          <w:t xml:space="preserve">.</w:t>
        </w:r>
      </w:ins>
      <w:del w:id="92604" w:author="קלוד - ניסוח" w:date="2026-10-13T16:46:40Z">
        <w:r>
          <w:rPr>
            <w:rtl/>
          </w:rPr>
          <w:delText xml:space="preserve">כתיב</w:delText>
        </w:r>
        <w:r w:rsidR="0057284B">
          <w:rPr>
            <w:rtl/>
          </w:rPr>
          <w:delText xml:space="preserve">.</w:delText>
        </w:r>
      </w:del>
    </w:p>
    <w:p>
      <w:pPr>
        <w:pStyle w:val="36"/>
        <w:rPr>
          <w:ins w:id="90140" w:author="קלוד - סמנטי" w:date="2026-10-13T16:46:38Z"/>
        </w:rPr>
      </w:pPr>
      <w:r>
        <w:t xml:space="preserve">למימרא</w:t>
      </w:r>
    </w:p>
    <w:p w14:paraId="1A1F584D" w14:textId="44290303" w:rsidR="00F725AB" w:rsidRDefault="00F63065" w:rsidP="00F846D4">
      <w:pPr>
        <w:rPr>
          <w:rtl/>
        </w:rPr>
      </w:pPr>
      <w:del w:id="90141" w:author="קלוד - סמנטי" w:date="2026-10-13T16:46:38Z">
        <w:r>
          <w:rPr>
            <w:rtl/>
          </w:rPr>
          <w:delText xml:space="preserve"> </w:delText>
        </w:r>
      </w:del>
      <w:r>
        <w:rPr>
          <w:rStyle w:val="27"/>
          <w:rtl/>
        </w:rPr>
        <w:t>דר"א</w:t>
      </w:r>
      <w:r w:rsidR="00F846D4">
        <w:rPr>
          <w:rFonts w:hint="cs"/>
          <w:rtl/>
        </w:rPr>
        <w:t xml:space="preserve"> </w:t>
      </w:r>
      <w:r>
        <w:rPr>
          <w:rtl/>
        </w:rPr>
        <w:t xml:space="preserve">סבר יש אם למקרא? </w:t>
      </w:r>
    </w:p>
    <w:p>
      <w:pPr>
        <w:pStyle w:val="36"/>
        <w:rPr>
          <w:ins w:id="90142" w:author="קלוד - סמנטי" w:date="2026-10-13T16:46:38Z"/>
        </w:rPr>
      </w:pPr>
      <w:r>
        <w:t xml:space="preserve">ורמינהי:</w:t>
      </w:r>
    </w:p>
    <w:p w14:paraId="3F8B2EB5" w14:textId="32E40356" w:rsidR="00F725AB" w:rsidRDefault="00F63065" w:rsidP="00F846D4">
      <w:pPr>
        <w:rPr>
          <w:rtl/>
        </w:rPr>
      </w:pPr>
      <w:del w:id="90143" w:author="קלוד - סמנטי" w:date="2026-10-13T16:46:38Z">
        <w:r>
          <w:rPr>
            <w:rtl/>
          </w:rPr>
          <w:delText xml:space="preserve"> </w:delText>
        </w:r>
      </w:del>
      <w:ins w:id="92613" w:author="קלוד - ניסוח" w:date="2026-10-13T16:46:40Z">
        <w:r>
          <w:rPr>
            <w:rStyle w:val="27"/>
            <w:rFonts w:hint="cs"/>
            <w:rtl/>
          </w:rPr>
          <w:t xml:space="preserve">לר"ע:</w:t>
        </w:r>
      </w:ins>
      <w:del w:id="92614" w:author="קלוד - ניסוח" w:date="2026-10-13T16:46:40Z">
        <w:r>
          <w:rPr>
            <w:rStyle w:val="27"/>
            <w:rFonts w:hint="cs"/>
            <w:rtl/>
          </w:rPr>
          <w:delText xml:space="preserve">ר"ע</w:delText>
        </w:r>
        <w:r w:rsidR="00F846D4">
          <w:rPr>
            <w:rFonts w:hint="cs"/>
            <w:rtl/>
          </w:rPr>
          <w:delText xml:space="preserve">: -</w:delText>
        </w:r>
      </w:del>
      <w:r w:rsidR="00F846D4">
        <w:rPr>
          <w:rFonts w:hint="cs"/>
          <w:rtl/>
        </w:rPr>
        <w:t xml:space="preserve"> </w:t>
      </w:r>
      <w:r w:rsidR="00F725AB">
        <w:rPr>
          <w:rFonts w:hint="cs"/>
          <w:rtl/>
        </w:rPr>
        <w:t>'</w:t>
      </w:r>
      <w:r>
        <w:rPr>
          <w:rStyle w:val="affffe"/>
          <w:rtl/>
        </w:rPr>
        <w:t xml:space="preserve">בְּבִגְדוֹ </w:t>
      </w:r>
      <w:ins w:id="92611" w:author="קלוד - ניסוח" w:date="2026-10-13T16:46:40Z">
        <w:r>
          <w:rPr>
            <w:rStyle w:val="affffe"/>
            <w:rtl/>
          </w:rPr>
          <w:t xml:space="preserve">בָהּ' -</w:t>
        </w:r>
      </w:ins>
      <w:del w:id="92612" w:author="קלוד - ניסוח" w:date="2026-10-13T16:46:40Z">
        <w:r>
          <w:rPr>
            <w:rStyle w:val="affffe"/>
            <w:rtl/>
          </w:rPr>
          <w:delText xml:space="preserve">בָהּ</w:delText>
        </w:r>
        <w:r w:rsidR="00F725AB">
          <w:rPr>
            <w:rFonts w:hint="cs"/>
            <w:rtl/>
          </w:rPr>
          <w:delText xml:space="preserve">'</w:delText>
        </w:r>
      </w:del>
      <w:r>
        <w:rPr>
          <w:rtl/>
        </w:rPr>
        <w:t xml:space="preserve"> כיון שפירש </w:t>
      </w:r>
      <w:r w:rsidR="00F846D4">
        <w:rPr>
          <w:rtl/>
        </w:rPr>
        <w:t xml:space="preserve">טליתו </w:t>
      </w:r>
      <w:ins w:id="92609" w:author="קלוד - ניסוח" w:date="2026-10-13T16:46:40Z">
        <w:r>
          <w:rPr>
            <w:rtl/>
          </w:rPr>
          <w:t xml:space="preserve">עליה</w:t>
        </w:r>
      </w:ins>
      <w:del w:id="92610" w:author="קלוד - ניסוח" w:date="2026-10-13T16:46:40Z">
        <w:r>
          <w:rPr>
            <w:rtl/>
          </w:rPr>
          <w:delText xml:space="preserve">עליו</w:delText>
        </w:r>
      </w:del>
      <w:r w:rsidR="00F846D4">
        <w:rPr>
          <w:rtl/>
        </w:rPr>
        <w:t xml:space="preserve"> שוב אינו רשאי למוכרה</w:t>
      </w:r>
      <w:r w:rsidR="00F846D4">
        <w:rPr>
          <w:rFonts w:hint="cs"/>
          <w:rtl/>
        </w:rPr>
        <w:t>,</w:t>
      </w:r>
    </w:p>
    <w:p w14:paraId="598B9A16" w14:textId="4987AB69" w:rsidR="006542AA" w:rsidRDefault="00000000">
      <w:pPr>
        <w:pStyle w:val="36"/>
        <w:framePr w:wrap="notBeside"/>
      </w:pPr>
      <w:ins w:id="92671" w:author="קלוד - ניסוח" w:date="2026-10-13T16:46:40Z">
        <w:r>
          <w:t xml:space="preserve">לר"א:</w:t>
        </w:r>
      </w:ins>
      <w:del w:id="92672" w:author="קלוד - ניסוח" w:date="2026-10-13T16:46:40Z">
        <w:r>
          <w:delText xml:space="preserve">ר"א:</w:delText>
        </w:r>
      </w:del>
    </w:p>
    <w:p w14:paraId="5BA33101" w14:textId="74C7B32F" w:rsidR="00FE35DC" w:rsidRDefault="00F63065" w:rsidP="00F725AB">
      <w:pPr>
        <w:rPr>
          <w:rtl/>
        </w:rPr>
      </w:pPr>
      <w:r>
        <w:rPr>
          <w:rtl/>
        </w:rPr>
        <w:t xml:space="preserve">כיון שבגד בה שוב אינו רשאי </w:t>
      </w:r>
      <w:ins w:id="92617" w:author="קלוד - ניסוח" w:date="2026-10-13T16:46:40Z">
        <w:r>
          <w:rPr>
            <w:rtl/>
          </w:rPr>
          <w:t xml:space="preserve">למוכרה דדורש המסורת!</w:t>
        </w:r>
      </w:ins>
      <w:del w:id="92618" w:author="קלוד - ניסוח" w:date="2026-10-13T16:46:40Z">
        <w:r>
          <w:rPr>
            <w:rtl/>
          </w:rPr>
          <w:delText xml:space="preserve">למוכרה! </w:delText>
        </w:r>
      </w:del>
    </w:p>
    <w:p w14:paraId="1E9BEC9A" w14:textId="77777777" w:rsidR="006542AA" w:rsidRDefault="00000000">
      <w:pPr>
        <w:pStyle w:val="36"/>
        <w:framePr w:wrap="notBeside"/>
      </w:pPr>
      <w:r>
        <w:t>אלא</w:t>
      </w:r>
    </w:p>
    <w:p w14:paraId="5ED07F60" w14:textId="5F71ECF3" w:rsidR="00FE35DC" w:rsidRDefault="00F63065" w:rsidP="00CA43B0">
      <w:pPr>
        <w:rPr>
          <w:rtl/>
        </w:rPr>
      </w:pPr>
      <w:ins w:id="92625" w:author="קלוד - ניסוח" w:date="2026-10-13T16:46:40Z">
        <w:r>
          <w:rPr>
            <w:rtl/>
          </w:rPr>
          <w:t xml:space="preserve">בזה</w:t>
        </w:r>
      </w:ins>
      <w:del w:id="92626" w:author="קלוד - ניסוח" w:date="2026-10-13T16:46:40Z">
        <w:r>
          <w:rPr>
            <w:rtl/>
          </w:rPr>
          <w:delText xml:space="preserve">כאן בזה</w:delText>
        </w:r>
      </w:del>
      <w:r>
        <w:rPr>
          <w:rtl/>
        </w:rPr>
        <w:t xml:space="preserve"> </w:t>
      </w:r>
      <w:ins w:id="92623" w:author="קלוד - ניסוח" w:date="2026-10-13T16:46:40Z">
        <w:r>
          <w:rPr>
            <w:rtl/>
          </w:rPr>
          <w:t xml:space="preserve">חלקו:</w:t>
        </w:r>
      </w:ins>
      <w:del w:id="92624" w:author="קלוד - ניסוח" w:date="2026-10-13T16:46:40Z">
        <w:r>
          <w:rPr>
            <w:rtl/>
          </w:rPr>
          <w:delText xml:space="preserve">חלקו,</w:delText>
        </w:r>
      </w:del>
      <w:r>
        <w:rPr>
          <w:rtl/>
        </w:rPr>
        <w:t xml:space="preserve"> </w:t>
      </w:r>
      <w:ins w:id="92621" w:author="קלוד - ניסוח" w:date="2026-10-13T16:46:40Z">
        <w:r>
          <w:rPr>
            <w:rStyle w:val="27"/>
            <w:rtl/>
          </w:rPr>
          <w:t xml:space="preserve">לרבי</w:t>
        </w:r>
      </w:ins>
      <w:del w:id="92622" w:author="קלוד - ניסוח" w:date="2026-10-13T16:46:40Z">
        <w:r>
          <w:rPr>
            <w:rStyle w:val="27"/>
            <w:rtl/>
          </w:rPr>
          <w:delText xml:space="preserve">ר'</w:delText>
        </w:r>
      </w:del>
      <w:r>
        <w:rPr>
          <w:rStyle w:val="27"/>
          <w:rtl/>
        </w:rPr>
        <w:t xml:space="preserve"> יהושע</w:t>
      </w:r>
      <w:r>
        <w:rPr>
          <w:rtl/>
        </w:rPr>
        <w:t xml:space="preserve"> </w:t>
      </w:r>
      <w:ins w:id="92619" w:author="קלוד - ניסוח" w:date="2026-10-13T16:46:40Z">
        <w:r>
          <w:rPr>
            <w:rtl/>
          </w:rPr>
          <w:t xml:space="preserve">-</w:t>
        </w:r>
      </w:ins>
      <w:del w:id="92620" w:author="קלוד - ניסוח" w:date="2026-10-13T16:46:40Z">
        <w:r>
          <w:rPr>
            <w:rtl/>
          </w:rPr>
          <w:delText xml:space="preserve">סבר:</w:delText>
        </w:r>
      </w:del>
      <w:r>
        <w:rPr>
          <w:rtl/>
        </w:rPr>
        <w:t xml:space="preserve"> הראויה לך </w:t>
      </w:r>
      <w:r w:rsidR="00CA43B0">
        <w:rPr>
          <w:rtl/>
        </w:rPr>
        <w:t>שמור, ושאינה ראויה לך</w:t>
      </w:r>
      <w:r>
        <w:rPr>
          <w:rtl/>
        </w:rPr>
        <w:t xml:space="preserve"> </w:t>
      </w:r>
      <w:r>
        <w:rPr>
          <w:rtl/>
        </w:rPr>
        <w:t xml:space="preserve">לא</w:t>
      </w:r>
      <w:r>
        <w:rPr>
          <w:rtl/>
        </w:rPr>
        <w:t xml:space="preserve"> תשמור,</w:t>
      </w:r>
    </w:p>
    <w:p w14:paraId="7FB35EE3" w14:textId="708019BC" w:rsidR="00B874E6" w:rsidRDefault="00F846D4" w:rsidP="00F63065">
      <w:pPr>
        <w:rPr>
          <w:rtl/>
        </w:rPr>
      </w:pPr>
      <w:r>
        <w:rPr>
          <w:rtl/>
        </w:rPr>
        <w:tab/>
      </w:r>
      <w:r>
        <w:rPr>
          <w:rtl/>
        </w:rPr>
        <w:tab/>
      </w:r>
      <w:r>
        <w:rPr>
          <w:rtl/>
        </w:rPr>
        <w:tab/>
      </w:r>
      <w:r>
        <w:rPr>
          <w:rtl/>
        </w:rPr>
        <w:tab/>
      </w:r>
      <w:ins w:id="92633" w:author="קלוד - ניסוח" w:date="2026-10-13T16:46:40Z">
        <w:r>
          <w:rPr>
            <w:rStyle w:val="27"/>
            <w:rtl/>
          </w:rPr>
          <w:t xml:space="preserve">ולר"א</w:t>
        </w:r>
      </w:ins>
      <w:del w:id="92634" w:author="קלוד - ניסוח" w:date="2026-10-13T16:46:40Z">
        <w:r w:rsidR="00F63065">
          <w:rPr>
            <w:rStyle w:val="27"/>
            <w:rtl/>
          </w:rPr>
          <w:delText xml:space="preserve">ור"א</w:delText>
        </w:r>
      </w:del>
      <w:r w:rsidR="00F63065">
        <w:rPr>
          <w:rtl/>
        </w:rPr>
        <w:t xml:space="preserve"> -</w:t>
      </w:r>
      <w:ins w:id="92631" w:author="קלוד - ניסוח" w:date="2026-10-13T16:46:40Z">
        <w:r>
          <w:rPr>
            <w:rtl/>
          </w:rPr>
          <w:t xml:space="preserve"> </w:t>
        </w:r>
      </w:ins>
      <w:del w:id="92632" w:author="קלוד - ניסוח" w:date="2026-10-13T16:46:40Z">
        <w:r w:rsidR="00F63065">
          <w:rPr>
            <w:rtl/>
          </w:rPr>
          <w:delText xml:space="preserve"> הא </w:delText>
        </w:r>
      </w:del>
      <w:r>
        <w:rPr>
          <w:rtl/>
        </w:rPr>
        <w:t>גם</w:t>
      </w:r>
      <w:r w:rsidR="00F63065">
        <w:rPr>
          <w:rtl/>
        </w:rPr>
        <w:t xml:space="preserve"> </w:t>
      </w:r>
      <w:ins w:id="92629" w:author="קלוד - ניסוח" w:date="2026-10-13T16:46:40Z">
        <w:r>
          <w:rPr>
            <w:rtl/>
          </w:rPr>
          <w:t xml:space="preserve">זו</w:t>
        </w:r>
      </w:ins>
      <w:del w:id="92630" w:author="קלוד - ניסוח" w:date="2026-10-13T16:46:40Z">
        <w:r w:rsidR="00F63065">
          <w:rPr>
            <w:rtl/>
          </w:rPr>
          <w:delText xml:space="preserve">ראויה</w:delText>
        </w:r>
      </w:del>
      <w:r w:rsidR="00F63065">
        <w:rPr>
          <w:rtl/>
        </w:rPr>
        <w:t xml:space="preserve"> </w:t>
      </w:r>
      <w:ins w:id="92627" w:author="קלוד - ניסוח" w:date="2026-10-13T16:46:40Z">
        <w:r>
          <w:rPr>
            <w:rtl/>
          </w:rPr>
          <w:t xml:space="preserve">ראויה,</w:t>
        </w:r>
      </w:ins>
      <w:del w:id="92628" w:author="קלוד - ניסוח" w:date="2026-10-13T16:46:40Z">
        <w:r w:rsidR="00F63065">
          <w:rPr>
            <w:rtl/>
          </w:rPr>
          <w:delText xml:space="preserve">היא,</w:delText>
        </w:r>
      </w:del>
      <w:r w:rsidR="00F63065">
        <w:rPr>
          <w:rtl/>
        </w:rPr>
        <w:t xml:space="preserve"> שמא יבוא אליהו ויטהרנה</w:t>
      </w:r>
      <w:r w:rsidR="0057284B">
        <w:rPr>
          <w:rtl/>
        </w:rPr>
        <w:t>.</w:t>
      </w:r>
    </w:p>
    <w:p w14:paraId="1F4C2294" w14:textId="70E40D96" w:rsidR="006542AA" w:rsidRDefault="00000000">
      <w:pPr>
        <w:pStyle w:val="36"/>
        <w:framePr w:wrap="notBeside"/>
      </w:pPr>
      <w:ins w:id="92635" w:author="קלוד - ניסוח" w:date="2026-10-13T16:46:40Z">
        <w:r>
          <w:t xml:space="preserve">שמואל:</w:t>
        </w:r>
      </w:ins>
      <w:del w:id="92636" w:author="קלוד - ניסוח" w:date="2026-10-13T16:46:40Z">
        <w:r w:rsidRPr="00C83F7A">
          <w:delText xml:space="preserve">א</w:delText>
        </w:r>
        <w:r w:rsidR="00F725AB" w:rsidRPr="00C83F7A">
          <w:delText xml:space="preserve">רי</w:delText>
        </w:r>
        <w:r>
          <w:delText xml:space="preserve">א"ש</w:delText>
        </w:r>
        <w:r w:rsidRPr="00C83F7A">
          <w:delText xml:space="preserve">:</w:delText>
        </w:r>
      </w:del>
    </w:p>
    <w:p w14:paraId="46D741D6" w14:textId="77EA32DE" w:rsidR="00B874E6" w:rsidRPr="00C83F7A" w:rsidRDefault="00F63065" w:rsidP="00C5567C">
      <w:pPr>
        <w:pStyle w:val="a"/>
        <w:rPr>
          <w:rtl/>
        </w:rPr>
      </w:pPr>
      <w:r w:rsidRPr="00C83F7A">
        <w:rPr>
          <w:rtl/>
        </w:rPr>
        <w:t xml:space="preserve">הלכה </w:t>
      </w:r>
      <w:r w:rsidRPr="00C83F7A">
        <w:rPr>
          <w:rStyle w:val="27"/>
          <w:rtl/>
        </w:rPr>
        <w:t>כר"ש</w:t>
      </w:r>
      <w:r w:rsidR="0057284B" w:rsidRPr="00C83F7A">
        <w:rPr>
          <w:rtl/>
        </w:rPr>
        <w:t>.</w:t>
      </w:r>
    </w:p>
    <w:p w14:paraId="2D053CEF" w14:textId="7594BBCA" w:rsidR="006542AA" w:rsidRDefault="00000000">
      <w:pPr>
        <w:pStyle w:val="36"/>
        <w:framePr w:wrap="notBeside"/>
      </w:pPr>
      <w:r>
        <w:t xml:space="preserve">מתקיף </w:t>
      </w:r>
      <w:r w:rsidR="00F846D4">
        <w:t>רנ</w:t>
      </w:r>
      <w:r>
        <w:t>ב"י</w:t>
      </w:r>
      <w:r w:rsidR="00F846D4">
        <w:t>:</w:t>
      </w:r>
    </w:p>
    <w:p w14:paraId="3CFF65A8" w14:textId="1F3B5A3F" w:rsidR="00CA43B0" w:rsidRDefault="00F846D4" w:rsidP="00C83F7A">
      <w:pPr>
        <w:pStyle w:val="011"/>
        <w:rPr>
          <w:rtl/>
        </w:rPr>
      </w:pPr>
      <w:r>
        <w:rPr>
          <w:rtl/>
        </w:rPr>
        <w:t xml:space="preserve">הי </w:t>
      </w:r>
      <w:r>
        <w:rPr>
          <w:rStyle w:val="27"/>
          <w:rtl/>
        </w:rPr>
        <w:t>ר"ש</w:t>
      </w:r>
      <w:r>
        <w:rPr>
          <w:rtl/>
        </w:rPr>
        <w:t xml:space="preserve">? אילימא </w:t>
      </w:r>
      <w:r>
        <w:rPr>
          <w:rStyle w:val="27"/>
          <w:rtl/>
        </w:rPr>
        <w:t>ר"ש</w:t>
      </w:r>
      <w:r>
        <w:rPr>
          <w:rtl/>
        </w:rPr>
        <w:t xml:space="preserve"> </w:t>
      </w:r>
      <w:ins w:id="92641" w:author="קלוד - ניסוח" w:date="2026-10-13T16:46:40Z">
        <w:r>
          <w:rPr>
            <w:rtl/>
          </w:rPr>
          <w:t xml:space="preserve">דמתני' - וכי</w:t>
        </w:r>
      </w:ins>
      <w:del w:id="92642" w:author="קלוד - ניסוח" w:date="2026-10-13T16:46:40Z">
        <w:r>
          <w:rPr>
            <w:rtl/>
          </w:rPr>
          <w:delText xml:space="preserve">דמתני'</w:delText>
        </w:r>
      </w:del>
      <w:r w:rsidR="00F63065">
        <w:rPr>
          <w:rtl/>
        </w:rPr>
        <w:t xml:space="preserve"> עד עכשיו </w:t>
      </w:r>
      <w:r w:rsidR="00F63065">
        <w:rPr>
          <w:rtl/>
        </w:rPr>
        <w:t xml:space="preserve">לא</w:t>
      </w:r>
      <w:r w:rsidR="00F63065">
        <w:rPr>
          <w:rtl/>
        </w:rPr>
        <w:t xml:space="preserve"> השמיענו </w:t>
      </w:r>
      <w:r w:rsidR="00F63065">
        <w:rPr>
          <w:rStyle w:val="27"/>
          <w:rtl/>
        </w:rPr>
        <w:t>שמואל</w:t>
      </w:r>
      <w:r w:rsidR="00F63065">
        <w:rPr>
          <w:rtl/>
        </w:rPr>
        <w:t xml:space="preserve"> </w:t>
      </w:r>
      <w:ins w:id="92639" w:author="קלוד - ניסוח" w:date="2026-10-13T16:46:40Z">
        <w:r>
          <w:rPr>
            <w:rtl/>
          </w:rPr>
          <w:t xml:space="preserve">דדבר</w:t>
        </w:r>
      </w:ins>
      <w:del w:id="92640" w:author="קלוד - ניסוח" w:date="2026-10-13T16:46:40Z">
        <w:r w:rsidR="00F63065">
          <w:rPr>
            <w:rtl/>
          </w:rPr>
          <w:delText xml:space="preserve">דבר</w:delText>
        </w:r>
      </w:del>
      <w:r w:rsidR="00F63065">
        <w:rPr>
          <w:rtl/>
        </w:rPr>
        <w:t xml:space="preserve"> שאין מתכוין </w:t>
      </w:r>
      <w:ins w:id="92637" w:author="קלוד - ניסוח" w:date="2026-10-13T16:46:40Z">
        <w:r>
          <w:rPr>
            <w:rtl/>
          </w:rPr>
          <w:t xml:space="preserve">מותר?</w:t>
        </w:r>
      </w:ins>
      <w:del w:id="92638" w:author="קלוד - ניסוח" w:date="2026-10-13T16:46:40Z">
        <w:r w:rsidR="00F63065">
          <w:rPr>
            <w:rtl/>
          </w:rPr>
          <w:delText xml:space="preserve">מותר? </w:delText>
        </w:r>
      </w:del>
    </w:p>
    <w:p w14:paraId="2CEBA6CA" w14:textId="3345952D" w:rsidR="006542AA" w:rsidRDefault="00000000">
      <w:pPr>
        <w:pStyle w:val="36"/>
        <w:framePr w:wrap="notBeside"/>
      </w:pPr>
      <w:r>
        <w:lastRenderedPageBreak/>
        <w:t>והא ר</w:t>
      </w:r>
      <w:r w:rsidR="00CA43B0">
        <w:t>ח</w:t>
      </w:r>
      <w:r>
        <w:t>ב"א</w:t>
      </w:r>
      <w:r w:rsidR="00CA43B0">
        <w:t xml:space="preserve"> מרב:</w:t>
      </w:r>
    </w:p>
    <w:p w14:paraId="676A552B" w14:textId="24BC920A" w:rsidR="00B874E6" w:rsidRDefault="00F63065" w:rsidP="00CA43B0">
      <w:pPr>
        <w:rPr>
          <w:rtl/>
        </w:rPr>
      </w:pPr>
      <w:r>
        <w:rPr>
          <w:rtl/>
        </w:rPr>
        <w:t xml:space="preserve">הלכה </w:t>
      </w:r>
      <w:ins w:id="92647" w:author="קלוד - ניסוח" w:date="2026-10-13T16:46:40Z">
        <w:r>
          <w:rPr>
            <w:rStyle w:val="27"/>
            <w:rtl/>
          </w:rPr>
          <w:t xml:space="preserve">כר"י,</w:t>
        </w:r>
      </w:ins>
      <w:del w:id="92648" w:author="קלוד - ניסוח" w:date="2026-10-13T16:46:40Z">
        <w:r>
          <w:rPr>
            <w:rStyle w:val="27"/>
            <w:rtl/>
          </w:rPr>
          <w:delText xml:space="preserve">כר"י</w:delText>
        </w:r>
      </w:del>
      <w:r>
        <w:rPr>
          <w:rtl/>
        </w:rPr>
        <w:t xml:space="preserve"> </w:t>
      </w:r>
      <w:ins w:id="92645" w:author="קלוד - ניסוח" w:date="2026-10-13T16:46:40Z">
        <w:r>
          <w:rPr>
            <w:rStyle w:val="27"/>
            <w:rtl/>
          </w:rPr>
          <w:t xml:space="preserve">ורב חנין</w:t>
        </w:r>
      </w:ins>
      <w:del w:id="92646" w:author="קלוד - ניסוח" w:date="2026-10-13T16:46:40Z">
        <w:r>
          <w:rPr>
            <w:rStyle w:val="27"/>
            <w:rtl/>
          </w:rPr>
          <w:delText xml:space="preserve">ור</w:delText>
        </w:r>
        <w:r w:rsidR="00CA43B0">
          <w:rPr>
            <w:rStyle w:val="27"/>
            <w:rFonts w:hint="cs"/>
            <w:rtl/>
          </w:rPr>
          <w:delText xml:space="preserve">ח</w:delText>
        </w:r>
        <w:r>
          <w:rPr>
            <w:rStyle w:val="27"/>
            <w:rFonts w:hint="cs"/>
            <w:rtl/>
          </w:rPr>
          <w:delText xml:space="preserve">ב"א</w:delText>
        </w:r>
      </w:del>
      <w:r w:rsidR="00CA43B0">
        <w:rPr>
          <w:rFonts w:hint="cs"/>
          <w:rtl/>
        </w:rPr>
        <w:t xml:space="preserve"> </w:t>
      </w:r>
      <w:r w:rsidR="00CA43B0">
        <w:rPr>
          <w:rStyle w:val="27"/>
          <w:rFonts w:hint="cs"/>
          <w:rtl/>
        </w:rPr>
        <w:t>משמואל</w:t>
      </w:r>
      <w:r>
        <w:rPr>
          <w:rtl/>
        </w:rPr>
        <w:t xml:space="preserve">: הלכה </w:t>
      </w:r>
      <w:ins w:id="92643" w:author="קלוד - ניסוח" w:date="2026-10-13T16:46:40Z">
        <w:r>
          <w:rPr>
            <w:rStyle w:val="27"/>
            <w:rtl/>
          </w:rPr>
          <w:t xml:space="preserve">כר"ש,</w:t>
        </w:r>
      </w:ins>
      <w:del w:id="92644" w:author="קלוד - ניסוח" w:date="2026-10-13T16:46:40Z">
        <w:r>
          <w:rPr>
            <w:rStyle w:val="27"/>
            <w:rtl/>
          </w:rPr>
          <w:delText xml:space="preserve">כר"ש</w:delText>
        </w:r>
        <w:r w:rsidR="0057284B">
          <w:rPr>
            <w:rtl/>
          </w:rPr>
          <w:delText xml:space="preserve">.</w:delText>
        </w:r>
      </w:del>
    </w:p>
    <w:p w14:paraId="75523EE4" w14:textId="10428C73" w:rsidR="006542AA" w:rsidRDefault="00000000">
      <w:pPr>
        <w:pStyle w:val="36"/>
        <w:framePr w:wrap="notBeside"/>
      </w:pPr>
      <w:ins w:id="92653" w:author="קלוד - ניסוח" w:date="2026-10-13T16:46:40Z">
        <w:r>
          <w:t xml:space="preserve">ויש</w:t>
        </w:r>
      </w:ins>
      <w:del w:id="92654" w:author="קלוד - ניסוח" w:date="2026-10-13T16:46:40Z">
        <w:r>
          <w:delText xml:space="preserve">ור</w:delText>
        </w:r>
        <w:r w:rsidR="00CA43B0">
          <w:delText xml:space="preserve">ח</w:delText>
        </w:r>
        <w:r>
          <w:delText xml:space="preserve">ב"א</w:delText>
        </w:r>
      </w:del>
      <w:r w:rsidR="00CA43B0">
        <w:t xml:space="preserve"> </w:t>
      </w:r>
      <w:ins w:id="92651" w:author="קלוד - ניסוח" w:date="2026-10-13T16:46:40Z">
        <w:r>
          <w:t xml:space="preserve">ששנו</w:t>
        </w:r>
      </w:ins>
      <w:del w:id="92652" w:author="קלוד - ניסוח" w:date="2026-10-13T16:46:40Z">
        <w:r w:rsidR="00CA43B0">
          <w:delText xml:space="preserve">מתני</w:delText>
        </w:r>
      </w:del>
      <w:r w:rsidR="00CA43B0">
        <w:t xml:space="preserve"> בלא </w:t>
      </w:r>
      <w:ins w:id="92649" w:author="קלוד - ניסוח" w:date="2026-10-13T16:46:40Z">
        <w:r>
          <w:t xml:space="preserve">מוסרים:</w:t>
        </w:r>
      </w:ins>
      <w:del w:id="92650" w:author="קלוד - ניסוח" w:date="2026-10-13T16:46:40Z">
        <w:r>
          <w:delText xml:space="preserve">אנשים</w:delText>
        </w:r>
        <w:r w:rsidR="00CA43B0">
          <w:delText xml:space="preserve">, רב</w:delText>
        </w:r>
        <w:r>
          <w:delText xml:space="preserve">:</w:delText>
        </w:r>
      </w:del>
    </w:p>
    <w:p w14:paraId="6F439CB9" w14:textId="63E78893" w:rsidR="000B1D60" w:rsidRDefault="00F63065" w:rsidP="00CA43B0">
      <w:pPr>
        <w:rPr>
          <w:rtl/>
        </w:rPr>
      </w:pPr>
      <w:ins w:id="92657" w:author="קלוד - ניסוח" w:date="2026-10-13T16:46:40Z">
        <w:r>
          <w:rPr>
            <w:rtl/>
          </w:rPr>
          <w:t xml:space="preserve">רב: הלכה</w:t>
        </w:r>
      </w:ins>
      <w:del w:id="92658" w:author="קלוד - ניסוח" w:date="2026-10-13T16:46:40Z">
        <w:r>
          <w:rPr>
            <w:rtl/>
          </w:rPr>
          <w:delText xml:space="preserve">הלכה</w:delText>
        </w:r>
      </w:del>
      <w:r>
        <w:rPr>
          <w:rtl/>
        </w:rPr>
        <w:t xml:space="preserve"> </w:t>
      </w:r>
      <w:r>
        <w:rPr>
          <w:rStyle w:val="27"/>
          <w:rtl/>
        </w:rPr>
        <w:t>כר"י</w:t>
      </w:r>
      <w:r w:rsidR="00CA43B0">
        <w:rPr>
          <w:rtl/>
        </w:rPr>
        <w:t xml:space="preserve">, </w:t>
      </w:r>
      <w:r w:rsidR="00CA43B0">
        <w:rPr>
          <w:rStyle w:val="27"/>
          <w:rtl/>
        </w:rPr>
        <w:t>ושמואל</w:t>
      </w:r>
      <w:r>
        <w:rPr>
          <w:rtl/>
        </w:rPr>
        <w:t xml:space="preserve">: הלכה </w:t>
      </w:r>
      <w:ins w:id="92655" w:author="קלוד - ניסוח" w:date="2026-10-13T16:46:40Z">
        <w:r>
          <w:rPr>
            <w:rStyle w:val="27"/>
            <w:rtl/>
          </w:rPr>
          <w:t xml:space="preserve">כר"ש!</w:t>
        </w:r>
      </w:ins>
      <w:del w:id="92656" w:author="קלוד - ניסוח" w:date="2026-10-13T16:46:40Z">
        <w:r>
          <w:rPr>
            <w:rStyle w:val="27"/>
            <w:rtl/>
          </w:rPr>
          <w:delText xml:space="preserve">כר"ש</w:delText>
        </w:r>
        <w:r>
          <w:rPr>
            <w:rtl/>
          </w:rPr>
          <w:delText xml:space="preserve">! </w:delText>
        </w:r>
      </w:del>
    </w:p>
    <w:p w14:paraId="0FE054A1" w14:textId="77777777" w:rsidR="006542AA" w:rsidRDefault="00000000">
      <w:pPr>
        <w:pStyle w:val="36"/>
        <w:framePr w:wrap="notBeside"/>
      </w:pPr>
      <w:r>
        <w:t>אלא</w:t>
      </w:r>
    </w:p>
    <w:p w14:paraId="2C1B5BDD" w14:textId="2B1132CB" w:rsidR="00B874E6" w:rsidRDefault="00F63065" w:rsidP="000B1D60">
      <w:pPr>
        <w:rPr>
          <w:rtl/>
        </w:rPr>
      </w:pPr>
      <w:r>
        <w:rPr>
          <w:rStyle w:val="27"/>
          <w:rtl/>
        </w:rPr>
        <w:t>ר"ש</w:t>
      </w:r>
      <w:r>
        <w:rPr>
          <w:rtl/>
        </w:rPr>
        <w:t xml:space="preserve"> </w:t>
      </w:r>
      <w:ins w:id="92663" w:author="קלוד - ניסוח" w:date="2026-10-13T16:46:40Z">
        <w:r>
          <w:rPr>
            <w:rtl/>
          </w:rPr>
          <w:t xml:space="preserve">דברייתא </w:t>
        </w:r>
        <w:r>
          <w:rPr>
            <w:rStyle w:val="affffd"/>
            <w:rtl/>
          </w:rPr>
          <w:t xml:space="preserve">אף לשחוט עליו</w:t>
        </w:r>
        <w:r>
          <w:rPr>
            <w:rtl/>
          </w:rPr>
          <w:t xml:space="preserve">,</w:t>
        </w:r>
      </w:ins>
      <w:del w:id="92664" w:author="קלוד - ניסוח" w:date="2026-10-13T16:46:40Z">
        <w:r>
          <w:rPr>
            <w:rtl/>
          </w:rPr>
          <w:delText xml:space="preserve">דברייתא</w:delText>
        </w:r>
        <w:r w:rsidR="0057284B">
          <w:rPr>
            <w:rtl/>
          </w:rPr>
          <w:delText xml:space="preserve">.</w:delText>
        </w:r>
      </w:del>
      <w:r w:rsidR="000B1D60">
        <w:rPr>
          <w:rFonts w:hint="cs"/>
          <w:rtl/>
        </w:rPr>
        <w:t xml:space="preserve"> </w:t>
      </w:r>
      <w:r>
        <w:rPr>
          <w:rStyle w:val="27"/>
          <w:rtl/>
        </w:rPr>
        <w:t>ור</w:t>
      </w:r>
      <w:r w:rsidR="00CA43B0">
        <w:rPr>
          <w:rStyle w:val="27"/>
          <w:rFonts w:hint="cs"/>
          <w:rtl/>
        </w:rPr>
        <w:t>שבד</w:t>
      </w:r>
      <w:r>
        <w:rPr>
          <w:rStyle w:val="27"/>
          <w:rFonts w:hint="cs"/>
          <w:rtl/>
        </w:rPr>
        <w:t>ר"א</w:t>
      </w:r>
      <w:r>
        <w:rPr>
          <w:rtl/>
        </w:rPr>
        <w:t xml:space="preserve"> </w:t>
      </w:r>
      <w:ins w:id="90013" w:author="קלוד - מכני" w:date="2026-10-13T16:46:35Z">
        <w:r>
          <w:rPr>
            <w:rtl/>
          </w:rPr>
          <w:t xml:space="preserve">שונה</w:t>
        </w:r>
      </w:ins>
      <w:del w:id="90014" w:author="קלוד - מכני" w:date="2026-10-13T16:46:35Z">
        <w:r>
          <w:rPr>
            <w:rtl/>
          </w:rPr>
          <w:delText xml:space="preserve">מתני</w:delText>
        </w:r>
      </w:del>
      <w:r>
        <w:rPr>
          <w:rtl/>
        </w:rPr>
        <w:t xml:space="preserve"> </w:t>
      </w:r>
      <w:ins w:id="92661" w:author="קלוד - ניסוח" w:date="2026-10-13T16:46:40Z">
        <w:r>
          <w:rPr>
            <w:rtl/>
          </w:rPr>
          <w:t xml:space="preserve">בהדיא</w:t>
        </w:r>
      </w:ins>
      <w:del w:id="92662" w:author="קלוד - ניסוח" w:date="2026-10-13T16:46:40Z">
        <w:r>
          <w:rPr>
            <w:rtl/>
          </w:rPr>
          <w:delText xml:space="preserve">לה</w:delText>
        </w:r>
      </w:del>
      <w:r>
        <w:rPr>
          <w:rtl/>
        </w:rPr>
        <w:t xml:space="preserve"> </w:t>
      </w:r>
      <w:ins w:id="92659" w:author="קלוד - ניסוח" w:date="2026-10-13T16:46:40Z">
        <w:r>
          <w:rPr>
            <w:rtl/>
          </w:rPr>
          <w:t xml:space="preserve">משמואל:</w:t>
        </w:r>
      </w:ins>
      <w:del w:id="92660" w:author="קלוד - ניסוח" w:date="2026-10-13T16:46:40Z">
        <w:r>
          <w:rPr>
            <w:rtl/>
          </w:rPr>
          <w:delText xml:space="preserve">בהדיא, </w:delText>
        </w:r>
        <w:r>
          <w:rPr>
            <w:rStyle w:val="27"/>
            <w:rtl/>
          </w:rPr>
          <w:delText xml:space="preserve">א</w:delText>
        </w:r>
        <w:r w:rsidR="00CA43B0">
          <w:rPr>
            <w:rStyle w:val="27"/>
            <w:rFonts w:hint="cs"/>
            <w:rtl/>
          </w:rPr>
          <w:delText xml:space="preserve">רי</w:delText>
        </w:r>
        <w:r>
          <w:rPr>
            <w:rStyle w:val="27"/>
            <w:rFonts w:hint="cs"/>
            <w:rtl/>
          </w:rPr>
          <w:delText xml:space="preserve">א"ש</w:delText>
        </w:r>
        <w:r>
          <w:rPr>
            <w:rtl/>
          </w:rPr>
          <w:delText xml:space="preserve">:</w:delText>
        </w:r>
      </w:del>
      <w:r>
        <w:rPr>
          <w:rtl/>
        </w:rPr>
        <w:t xml:space="preserve"> הלכה </w:t>
      </w:r>
      <w:r>
        <w:rPr>
          <w:rStyle w:val="27"/>
          <w:rtl/>
        </w:rPr>
        <w:t>כר"ש</w:t>
      </w:r>
      <w:r>
        <w:rPr>
          <w:rtl/>
        </w:rPr>
        <w:t xml:space="preserve"> דברייתא</w:t>
      </w:r>
      <w:r w:rsidR="0057284B">
        <w:rPr>
          <w:rtl/>
        </w:rPr>
        <w:t>.</w:t>
      </w:r>
    </w:p>
    <w:p w14:paraId="309FE9AE" w14:textId="3302C784" w:rsidR="0057284B" w:rsidRDefault="0057284B" w:rsidP="009F73ED">
      <w:pPr>
        <w:pStyle w:val="affff9"/>
        <w:rPr>
          <w:rtl/>
        </w:rPr>
      </w:pPr>
      <w:r>
        <w:rPr>
          <w:rtl/>
        </w:rPr>
        <w:t>• • •</w:t>
      </w:r>
    </w:p>
    <w:p w14:paraId="01D47B20" w14:textId="77777777" w:rsidR="006542AA" w:rsidRDefault="00000000">
      <w:pPr>
        <w:pStyle w:val="afffff5"/>
        <w:framePr w:wrap="around"/>
      </w:pPr>
      <w:r>
        <w:t>משנה ג</w:t>
      </w:r>
    </w:p>
    <w:p w14:paraId="1E173F8B" w14:textId="3EDBDEB4" w:rsidR="00F846D4" w:rsidRDefault="00F63065" w:rsidP="009F73ED">
      <w:pPr>
        <w:pStyle w:val="afff5"/>
        <w:spacing w:before="120"/>
        <w:rPr>
          <w:rtl/>
        </w:rPr>
      </w:pPr>
      <w:r>
        <w:rPr>
          <w:rtl/>
        </w:rPr>
        <w:t xml:space="preserve">הצורם אוזן בבכור - </w:t>
      </w:r>
      <w:r w:rsidR="00F846D4">
        <w:rPr>
          <w:rFonts w:hint="cs"/>
          <w:rtl/>
        </w:rPr>
        <w:t>ל</w:t>
      </w:r>
      <w:r>
        <w:rPr>
          <w:rFonts w:hint="cs"/>
          <w:rtl/>
        </w:rPr>
        <w:t>ר"א</w:t>
      </w:r>
      <w:r w:rsidRPr="009F73ED">
        <w:rPr>
          <w:rStyle w:val="afffff3"/>
          <w:rtl/>
        </w:rPr>
        <w:t>:</w:t>
      </w:r>
      <w:r>
        <w:rPr>
          <w:rFonts w:hint="cs"/>
          <w:rtl/>
        </w:rPr>
        <w:t xml:space="preserve"> </w:t>
      </w:r>
      <w:r>
        <w:rPr>
          <w:rtl/>
        </w:rPr>
        <w:t xml:space="preserve">הרי זה לא ישחוט עולמית, </w:t>
      </w:r>
    </w:p>
    <w:p w14:paraId="7CED76CF" w14:textId="13FB70D8" w:rsidR="00B874E6" w:rsidRDefault="00BE6936" w:rsidP="00F846D4">
      <w:pPr>
        <w:pStyle w:val="afff5"/>
        <w:rPr>
          <w:rtl/>
        </w:rPr>
      </w:pPr>
      <w:r>
        <w:rPr>
          <w:rtl/>
        </w:rPr>
        <w:tab/>
      </w:r>
      <w:r>
        <w:rPr>
          <w:rtl/>
        </w:rPr>
        <w:tab/>
      </w:r>
      <w:r>
        <w:rPr>
          <w:rtl/>
        </w:rPr>
        <w:tab/>
      </w:r>
      <w:r>
        <w:rPr>
          <w:rtl/>
        </w:rPr>
        <w:tab/>
      </w:r>
      <w:r>
        <w:rPr>
          <w:rFonts w:hint="cs"/>
          <w:rtl/>
        </w:rPr>
        <w:t xml:space="preserve"> </w:t>
      </w:r>
      <w:r w:rsidR="00F846D4">
        <w:rPr>
          <w:rFonts w:hint="cs"/>
          <w:rtl/>
        </w:rPr>
        <w:t>וח</w:t>
      </w:r>
      <w:r>
        <w:rPr>
          <w:rFonts w:hint="cs"/>
          <w:rtl/>
        </w:rPr>
        <w:t>כ"א</w:t>
      </w:r>
      <w:r w:rsidR="00F63065">
        <w:rPr>
          <w:rtl/>
        </w:rPr>
        <w:t>: נולד בו מום אחר ישחוט עליו</w:t>
      </w:r>
      <w:r w:rsidR="0057284B">
        <w:rPr>
          <w:rtl/>
        </w:rPr>
        <w:t>.</w:t>
      </w:r>
    </w:p>
    <w:p w14:paraId="3CF3CFB2" w14:textId="0C091FE9" w:rsidR="0057284B" w:rsidRDefault="0057284B" w:rsidP="009F73ED">
      <w:pPr>
        <w:pStyle w:val="affff9"/>
        <w:rPr>
          <w:rtl/>
        </w:rPr>
      </w:pPr>
      <w:r>
        <w:rPr>
          <w:rtl/>
        </w:rPr>
        <w:t>• • •</w:t>
      </w:r>
    </w:p>
    <w:p w14:paraId="7073BA1A" w14:textId="77777777" w:rsidR="001B1B14" w:rsidRDefault="001B1B14" w:rsidP="001B1B14">
      <w:pPr>
        <w:pStyle w:val="afff0"/>
        <w:framePr w:wrap="around"/>
        <w:rPr>
          <w:rtl/>
        </w:rPr>
      </w:pPr>
      <w:r>
        <w:rPr>
          <w:rFonts w:hint="cs"/>
          <w:rtl/>
        </w:rPr>
        <w:t>לד:</w:t>
      </w:r>
    </w:p>
    <w:p>
      <w:pPr>
        <w:pStyle w:val="36"/>
        <w:rPr>
          <w:ins w:id="90144" w:author="קלוד - סמנטי" w:date="2026-10-13T16:46:38Z"/>
        </w:rPr>
      </w:pPr>
      <w:ins w:id="92665" w:author="קלוד - ניסוח" w:date="2026-10-13T16:46:40Z">
        <w:r>
          <w:t xml:space="preserve">ומי קניס ר"א לעולם?</w:t>
        </w:r>
      </w:ins>
      <w:del w:id="92666" w:author="קלוד - ניסוח" w:date="2026-10-13T16:46:40Z">
        <w:r w:rsidRPr="000B1D60">
          <w:delText xml:space="preserve">ורמינהי</w:delText>
        </w:r>
        <w:r>
          <w:delText xml:space="preserve">:</w:delText>
        </w:r>
      </w:del>
    </w:p>
    <w:p w14:paraId="22B75A81" w14:textId="77777777" w:rsidR="001B1B14" w:rsidRDefault="00F63065" w:rsidP="001B1B14">
      <w:pPr>
        <w:rPr>
          <w:rtl/>
        </w:rPr>
      </w:pPr>
      <w:del w:id="90145" w:author="קלוד - סמנטי" w:date="2026-10-13T16:46:38Z">
        <w:r>
          <w:rPr>
            <w:rtl/>
          </w:rPr>
          <w:delText xml:space="preserve"> </w:delText>
        </w:r>
      </w:del>
      <w:ins w:id="92669" w:author="קלוד - ניסוח" w:date="2026-10-13T16:46:40Z">
        <w:r>
          <w:rPr>
            <w:rtl/>
          </w:rPr>
          <w:t xml:space="preserve">ורמינהי: מי</w:t>
        </w:r>
      </w:ins>
      <w:del w:id="92670" w:author="קלוד - ניסוח" w:date="2026-10-13T16:46:40Z">
        <w:r>
          <w:rPr>
            <w:rtl/>
          </w:rPr>
          <w:delText xml:space="preserve">מי</w:delText>
        </w:r>
      </w:del>
      <w:r>
        <w:rPr>
          <w:rtl/>
        </w:rPr>
        <w:t xml:space="preserve"> שהיתה לו בהרת ונקצצה - טהור, קצצה </w:t>
      </w:r>
      <w:ins w:id="92667" w:author="קלוד - ניסוח" w:date="2026-10-13T16:46:40Z">
        <w:r>
          <w:rPr>
            <w:rtl/>
          </w:rPr>
          <w:t xml:space="preserve">במתכוין,</w:t>
        </w:r>
      </w:ins>
      <w:del w:id="92668" w:author="קלוד - ניסוח" w:date="2026-10-13T16:46:40Z">
        <w:r>
          <w:rPr>
            <w:rtl/>
          </w:rPr>
          <w:delText xml:space="preserve">מתכוין, </w:delText>
        </w:r>
      </w:del>
    </w:p>
    <w:p w14:paraId="6F17BF6E" w14:textId="74E85C42" w:rsidR="006542AA" w:rsidRDefault="00000000">
      <w:pPr>
        <w:pStyle w:val="36"/>
        <w:framePr w:wrap="notBeside"/>
      </w:pPr>
      <w:ins w:id="92615" w:author="קלוד - ניסוח" w:date="2026-10-13T16:46:40Z">
        <w:r>
          <w:t xml:space="preserve">לר"א:</w:t>
        </w:r>
      </w:ins>
      <w:del w:id="92616" w:author="קלוד - ניסוח" w:date="2026-10-13T16:46:40Z">
        <w:r>
          <w:delText xml:space="preserve">ר"א</w:delText>
        </w:r>
        <w:r w:rsidR="00F63065">
          <w:delText xml:space="preserve">:</w:delText>
        </w:r>
      </w:del>
    </w:p>
    <w:p w14:paraId="7D17E47B" w14:textId="11284EAF" w:rsidR="000B1D60" w:rsidRDefault="00F63065" w:rsidP="000B1D60">
      <w:pPr>
        <w:ind w:firstLine="113"/>
        <w:rPr>
          <w:rtl/>
        </w:rPr>
      </w:pPr>
      <w:r>
        <w:rPr>
          <w:rtl/>
        </w:rPr>
        <w:t xml:space="preserve">לכשיולד לו נגע אחר יטהר הימנו, </w:t>
      </w:r>
    </w:p>
    <w:p w14:paraId="18A536E6" w14:textId="77777777" w:rsidR="006542AA" w:rsidRDefault="00000000">
      <w:pPr>
        <w:pStyle w:val="36"/>
        <w:framePr w:wrap="notBeside"/>
      </w:pPr>
      <w:ins w:id="91427" w:author="קלוד - ניסוח" w:date="2026-10-13T16:46:40Z">
        <w:r>
          <w:t xml:space="preserve">ולחכמים:</w:t>
        </w:r>
      </w:ins>
      <w:del w:id="91428" w:author="קלוד - ניסוח" w:date="2026-10-13T16:46:40Z">
        <w:r>
          <w:delText xml:space="preserve">וחכ"א:</w:delText>
        </w:r>
      </w:del>
    </w:p>
    <w:p w14:paraId="1537E4E8" w14:textId="525F490B" w:rsidR="00BE6936" w:rsidRDefault="00F63065" w:rsidP="000B1D60">
      <w:pPr>
        <w:ind w:firstLine="113"/>
        <w:rPr>
          <w:rtl/>
        </w:rPr>
      </w:pPr>
      <w:r>
        <w:rPr>
          <w:rtl/>
        </w:rPr>
        <w:t xml:space="preserve">עד שתפרח בכולו, או עד שתמעט בהרתו מכגריס! </w:t>
      </w:r>
    </w:p>
    <w:p w14:paraId="1C555979" w14:textId="77777777" w:rsidR="006542AA" w:rsidRDefault="00000000">
      <w:pPr>
        <w:pStyle w:val="36"/>
        <w:framePr w:wrap="notBeside"/>
      </w:pPr>
      <w:r>
        <w:t>רבה ורב יוסף</w:t>
      </w:r>
      <w:r w:rsidR="00F63065">
        <w:t>:</w:t>
      </w:r>
    </w:p>
    <w:p w14:paraId="11562B7C" w14:textId="6D1EF2A8" w:rsidR="00B874E6" w:rsidRDefault="000B1D60" w:rsidP="000B1D60">
      <w:pPr>
        <w:rPr>
          <w:rtl/>
        </w:rPr>
      </w:pPr>
      <w:ins w:id="92689" w:author="קלוד - ניסוח" w:date="2026-10-13T16:46:40Z">
        <w:r>
          <w:rPr>
            <w:rStyle w:val="27"/>
            <w:rFonts w:hint="cs"/>
            <w:rtl/>
          </w:rPr>
          <w:t xml:space="preserve">כי</w:t>
        </w:r>
      </w:ins>
      <w:del w:id="92690" w:author="קלוד - ניסוח" w:date="2026-10-13T16:46:40Z">
        <w:r>
          <w:rPr>
            <w:rStyle w:val="27"/>
            <w:rFonts w:hint="cs"/>
            <w:rtl/>
          </w:rPr>
          <w:delText xml:space="preserve">ר"א</w:delText>
        </w:r>
        <w:r>
          <w:rPr>
            <w:rFonts w:hint="cs"/>
            <w:rtl/>
          </w:rPr>
          <w:delText xml:space="preserve"> </w:delText>
        </w:r>
        <w:r>
          <w:rPr>
            <w:rStyle w:val="27"/>
            <w:rFonts w:hint="cs"/>
            <w:rtl/>
          </w:rPr>
          <w:delText xml:space="preserve">דר"א</w:delText>
        </w:r>
        <w:r>
          <w:rPr>
            <w:rFonts w:hint="cs"/>
            <w:rtl/>
          </w:rPr>
          <w:delText xml:space="preserve"> </w:delText>
        </w:r>
        <w:r w:rsidR="00F63065">
          <w:rPr>
            <w:rtl/>
          </w:rPr>
          <w:delText xml:space="preserve">כי</w:delText>
        </w:r>
      </w:del>
      <w:r w:rsidR="00F63065">
        <w:rPr>
          <w:rtl/>
        </w:rPr>
        <w:t xml:space="preserve"> קניס </w:t>
      </w:r>
      <w:r>
        <w:rPr>
          <w:rStyle w:val="27"/>
          <w:rtl/>
        </w:rPr>
        <w:t>ר"א</w:t>
      </w:r>
      <w:r w:rsidR="00F63065">
        <w:rPr>
          <w:rtl/>
        </w:rPr>
        <w:t xml:space="preserve"> </w:t>
      </w:r>
      <w:r>
        <w:rPr>
          <w:rtl/>
        </w:rPr>
        <w:t>-</w:t>
      </w:r>
      <w:r w:rsidR="001B1B14">
        <w:rPr>
          <w:rtl/>
        </w:rPr>
        <w:t xml:space="preserve"> </w:t>
      </w:r>
      <w:ins w:id="92687" w:author="קלוד - ניסוח" w:date="2026-10-13T16:46:40Z">
        <w:r>
          <w:rPr>
            <w:rtl/>
          </w:rPr>
          <w:t xml:space="preserve">בממונו,</w:t>
        </w:r>
      </w:ins>
      <w:del w:id="92688" w:author="קלוד - ניסוח" w:date="2026-10-13T16:46:40Z">
        <w:r w:rsidR="001B1B14">
          <w:rPr>
            <w:rtl/>
          </w:rPr>
          <w:delText xml:space="preserve">בממונו</w:delText>
        </w:r>
      </w:del>
      <w:r>
        <w:rPr>
          <w:rFonts w:hint="cs"/>
          <w:rtl/>
        </w:rPr>
        <w:t xml:space="preserve"> </w:t>
      </w:r>
      <w:ins w:id="92685" w:author="קלוד - ניסוח" w:date="2026-10-13T16:46:40Z">
        <w:r>
          <w:rPr>
            <w:rFonts w:hint="cs"/>
            <w:rtl/>
          </w:rPr>
          <w:t xml:space="preserve">דיש לחוש שיבוא</w:t>
        </w:r>
      </w:ins>
      <w:del w:id="92686" w:author="קלוד - ניסוח" w:date="2026-10-13T16:46:40Z">
        <w:r>
          <w:rPr>
            <w:rFonts w:hint="cs"/>
            <w:rtl/>
          </w:rPr>
          <w:delText xml:space="preserve">דאתי</w:delText>
        </w:r>
      </w:del>
      <w:r>
        <w:rPr>
          <w:rFonts w:hint="cs"/>
          <w:rtl/>
        </w:rPr>
        <w:t xml:space="preserve"> </w:t>
      </w:r>
      <w:ins w:id="92683" w:author="קלוד - ניסוח" w:date="2026-10-13T16:46:40Z">
        <w:r>
          <w:rPr>
            <w:rFonts w:hint="cs"/>
            <w:rtl/>
          </w:rPr>
          <w:t xml:space="preserve">לעשות, אבל</w:t>
        </w:r>
      </w:ins>
      <w:del w:id="92684" w:author="קלוד - ניסוח" w:date="2026-10-13T16:46:40Z">
        <w:r>
          <w:rPr>
            <w:rFonts w:hint="cs"/>
            <w:rtl/>
          </w:rPr>
          <w:delText xml:space="preserve">לעשות</w:delText>
        </w:r>
        <w:r w:rsidR="001B1B14">
          <w:rPr>
            <w:rtl/>
          </w:rPr>
          <w:delText xml:space="preserve">,</w:delText>
        </w:r>
      </w:del>
      <w:r w:rsidR="001B1B14">
        <w:rPr>
          <w:rtl/>
        </w:rPr>
        <w:t xml:space="preserve"> בגופו </w:t>
      </w:r>
      <w:r w:rsidR="001B1B14">
        <w:rPr>
          <w:rtl/>
        </w:rPr>
        <w:t xml:space="preserve">לא</w:t>
      </w:r>
      <w:r w:rsidR="001B1B14">
        <w:rPr>
          <w:rtl/>
        </w:rPr>
        <w:t xml:space="preserve"> </w:t>
      </w:r>
      <w:ins w:id="92681" w:author="קלוד - ניסוח" w:date="2026-10-13T16:46:40Z">
        <w:r>
          <w:rPr>
            <w:rtl/>
          </w:rPr>
          <w:t xml:space="preserve">קניס,</w:t>
        </w:r>
      </w:ins>
      <w:del w:id="92682" w:author="קלוד - ניסוח" w:date="2026-10-13T16:46:40Z">
        <w:r w:rsidR="001B1B14">
          <w:rPr>
            <w:rtl/>
          </w:rPr>
          <w:delText xml:space="preserve">קניס</w:delText>
        </w:r>
      </w:del>
      <w:r>
        <w:rPr>
          <w:rFonts w:hint="cs"/>
          <w:rtl/>
        </w:rPr>
        <w:t xml:space="preserve"> </w:t>
      </w:r>
      <w:ins w:id="92679" w:author="קלוד - ניסוח" w:date="2026-10-13T16:46:40Z">
        <w:r>
          <w:rPr>
            <w:rFonts w:hint="cs"/>
            <w:rtl/>
          </w:rPr>
          <w:t xml:space="preserve">דאין</w:t>
        </w:r>
      </w:ins>
      <w:del w:id="92680" w:author="קלוד - ניסוח" w:date="2026-10-13T16:46:40Z">
        <w:r>
          <w:rPr>
            <w:rFonts w:hint="cs"/>
            <w:rtl/>
          </w:rPr>
          <w:delText xml:space="preserve">דלא</w:delText>
        </w:r>
      </w:del>
      <w:r>
        <w:rPr>
          <w:rFonts w:hint="cs"/>
          <w:rtl/>
        </w:rPr>
        <w:t xml:space="preserve"> </w:t>
      </w:r>
      <w:ins w:id="92677" w:author="קלוד - ניסוח" w:date="2026-10-13T16:46:40Z">
        <w:r>
          <w:rPr>
            <w:rFonts w:hint="cs"/>
            <w:rtl/>
          </w:rPr>
          <w:t xml:space="preserve">לחוש</w:t>
        </w:r>
      </w:ins>
      <w:del w:id="92678" w:author="קלוד - ניסוח" w:date="2026-10-13T16:46:40Z">
        <w:r>
          <w:rPr>
            <w:rFonts w:hint="cs"/>
            <w:rtl/>
          </w:rPr>
          <w:delText xml:space="preserve">אתי</w:delText>
        </w:r>
      </w:del>
      <w:r>
        <w:rPr>
          <w:rFonts w:hint="cs"/>
          <w:rtl/>
        </w:rPr>
        <w:t xml:space="preserve"> </w:t>
      </w:r>
      <w:ins w:id="92675" w:author="קלוד - ניסוח" w:date="2026-10-13T16:46:40Z">
        <w:r>
          <w:rPr>
            <w:rFonts w:hint="cs"/>
            <w:rtl/>
          </w:rPr>
          <w:t xml:space="preserve">שיבוא לעשות.</w:t>
        </w:r>
      </w:ins>
      <w:del w:id="92676" w:author="קלוד - ניסוח" w:date="2026-10-13T16:46:40Z">
        <w:r>
          <w:rPr>
            <w:rFonts w:hint="cs"/>
            <w:rtl/>
          </w:rPr>
          <w:delText xml:space="preserve">לעשות</w:delText>
        </w:r>
        <w:r w:rsidR="001B1B14">
          <w:rPr>
            <w:rtl/>
          </w:rPr>
          <w:delText xml:space="preserve">, </w:delText>
        </w:r>
      </w:del>
    </w:p>
    <w:p w14:paraId="31CEF430" w14:textId="77777777" w:rsidR="006542AA" w:rsidRDefault="00000000">
      <w:pPr>
        <w:pStyle w:val="36"/>
        <w:framePr w:wrap="notBeside"/>
      </w:pPr>
      <w:r>
        <w:t>רבא:</w:t>
      </w:r>
    </w:p>
    <w:p w14:paraId="6B7A9B7E" w14:textId="5F92F8D7" w:rsidR="00B874E6" w:rsidRDefault="00F63065" w:rsidP="00BE6936">
      <w:pPr>
        <w:rPr>
          <w:rtl/>
        </w:rPr>
      </w:pPr>
      <w:ins w:id="92701" w:author="קלוד - ניסוח" w:date="2026-10-13T16:46:40Z">
        <w:r>
          <w:rPr>
            <w:rtl/>
          </w:rPr>
          <w:t xml:space="preserve">ואף רבנן</w:t>
        </w:r>
      </w:ins>
      <w:del w:id="92702" w:author="קלוד - ניסוח" w:date="2026-10-13T16:46:40Z">
        <w:r>
          <w:rPr>
            <w:rtl/>
          </w:rPr>
          <w:delText xml:space="preserve">רבנן</w:delText>
        </w:r>
      </w:del>
      <w:r>
        <w:rPr>
          <w:rtl/>
        </w:rPr>
        <w:t xml:space="preserve"> אדרבנן </w:t>
      </w:r>
      <w:ins w:id="92699" w:author="קלוד - ניסוח" w:date="2026-10-13T16:46:40Z">
        <w:r>
          <w:rPr>
            <w:rStyle w:val="affffd"/>
            <w:rtl/>
          </w:rPr>
          <w:t xml:space="preserve">דבבהרת קנסו לעולם</w:t>
        </w:r>
      </w:ins>
      <w:del w:id="92700" w:author="קלוד - ניסוח" w:date="2026-10-13T16:46:40Z">
        <w:r w:rsidR="000B1D60">
          <w:rPr>
            <w:rtl/>
          </w:rPr>
          <w:delText xml:space="preserve">גם</w:delText>
        </w:r>
      </w:del>
      <w:r>
        <w:rPr>
          <w:rtl/>
        </w:rPr>
        <w:t xml:space="preserve"> </w:t>
      </w:r>
      <w:r>
        <w:rPr>
          <w:rtl/>
        </w:rPr>
        <w:t xml:space="preserve">לא</w:t>
      </w:r>
      <w:r>
        <w:rPr>
          <w:rtl/>
        </w:rPr>
        <w:t xml:space="preserve"> </w:t>
      </w:r>
      <w:r w:rsidR="000B1D60">
        <w:rPr>
          <w:rtl/>
        </w:rPr>
        <w:t>קשה</w:t>
      </w:r>
      <w:r>
        <w:rPr>
          <w:rtl/>
        </w:rPr>
        <w:t xml:space="preserve">, </w:t>
      </w:r>
      <w:ins w:id="92697" w:author="קלוד - ניסוח" w:date="2026-10-13T16:46:40Z">
        <w:r>
          <w:rPr>
            <w:rtl/>
          </w:rPr>
          <w:t xml:space="preserve">דבשניהם</w:t>
        </w:r>
      </w:ins>
      <w:del w:id="92698" w:author="קלוד - ניסוח" w:date="2026-10-13T16:46:40Z">
        <w:r w:rsidR="000B1D60">
          <w:rPr>
            <w:rtl/>
          </w:rPr>
          <w:delText xml:space="preserve">כאן</w:delText>
        </w:r>
      </w:del>
      <w:r>
        <w:rPr>
          <w:rtl/>
        </w:rPr>
        <w:t xml:space="preserve"> </w:t>
      </w:r>
      <w:ins w:id="92695" w:author="קלוד - ניסוח" w:date="2026-10-13T16:46:40Z">
        <w:r>
          <w:rPr>
            <w:rtl/>
          </w:rPr>
          <w:t xml:space="preserve">במה</w:t>
        </w:r>
      </w:ins>
      <w:del w:id="92696" w:author="קלוד - ניסוח" w:date="2026-10-13T16:46:40Z">
        <w:r>
          <w:rPr>
            <w:rtl/>
          </w:rPr>
          <w:delText xml:space="preserve">במאי</w:delText>
        </w:r>
      </w:del>
      <w:r>
        <w:rPr>
          <w:rtl/>
        </w:rPr>
        <w:t xml:space="preserve"> </w:t>
      </w:r>
      <w:ins w:id="92693" w:author="קלוד - ניסוח" w:date="2026-10-13T16:46:40Z">
        <w:r>
          <w:rPr>
            <w:rtl/>
          </w:rPr>
          <w:t xml:space="preserve">שעשה</w:t>
        </w:r>
      </w:ins>
      <w:del w:id="92694" w:author="קלוד - ניסוח" w:date="2026-10-13T16:46:40Z">
        <w:r>
          <w:rPr>
            <w:rtl/>
          </w:rPr>
          <w:delText xml:space="preserve">דעבד</w:delText>
        </w:r>
      </w:del>
      <w:r>
        <w:rPr>
          <w:rtl/>
        </w:rPr>
        <w:t xml:space="preserve"> </w:t>
      </w:r>
      <w:ins w:id="92691" w:author="קלוד - ניסוח" w:date="2026-10-13T16:46:40Z">
        <w:r>
          <w:rPr>
            <w:rtl/>
          </w:rPr>
          <w:t xml:space="preserve">קנסוהו:</w:t>
        </w:r>
      </w:ins>
      <w:del w:id="92692" w:author="קלוד - ניסוח" w:date="2026-10-13T16:46:40Z">
        <w:r>
          <w:rPr>
            <w:rtl/>
          </w:rPr>
          <w:delText xml:space="preserve">קנסוה, </w:delText>
        </w:r>
        <w:r w:rsidR="000B1D60">
          <w:rPr>
            <w:rtl/>
          </w:rPr>
          <w:delText xml:space="preserve">כאן</w:delText>
        </w:r>
        <w:r>
          <w:rPr>
            <w:rtl/>
          </w:rPr>
          <w:delText xml:space="preserve"> במאי דעבד קנסוה</w:delText>
        </w:r>
        <w:r w:rsidR="0057284B">
          <w:rPr>
            <w:rtl/>
          </w:rPr>
          <w:delText xml:space="preserve">.</w:delText>
        </w:r>
      </w:del>
    </w:p>
    <w:p w14:paraId="59AC2A9B" w14:textId="34D54539" w:rsidR="000B1D60" w:rsidRDefault="00F63065" w:rsidP="000B1D60">
      <w:pPr>
        <w:rPr>
          <w:rtl/>
        </w:rPr>
      </w:pPr>
      <w:ins w:id="92723" w:author="קלוד - ניסוח" w:date="2026-10-13T16:46:40Z">
        <w:r>
          <w:rPr>
            <w:rtl/>
          </w:rPr>
          <w:t xml:space="preserve">בבכור</w:t>
        </w:r>
      </w:ins>
      <w:del w:id="92724" w:author="קלוד - ניסוח" w:date="2026-10-13T16:46:40Z">
        <w:r>
          <w:rPr>
            <w:rtl/>
          </w:rPr>
          <w:delText xml:space="preserve">במאי</w:delText>
        </w:r>
      </w:del>
      <w:r>
        <w:rPr>
          <w:rtl/>
        </w:rPr>
        <w:t xml:space="preserve"> </w:t>
      </w:r>
      <w:ins w:id="92721" w:author="קלוד - ניסוח" w:date="2026-10-13T16:46:40Z">
        <w:r>
          <w:rPr>
            <w:rtl/>
          </w:rPr>
          <w:t xml:space="preserve">כיון להתירו במום זה</w:t>
        </w:r>
      </w:ins>
      <w:del w:id="92722" w:author="קלוד - ניסוח" w:date="2026-10-13T16:46:40Z">
        <w:r>
          <w:rPr>
            <w:rtl/>
          </w:rPr>
          <w:delText xml:space="preserve">איכוין</w:delText>
        </w:r>
      </w:del>
      <w:r>
        <w:rPr>
          <w:rtl/>
        </w:rPr>
        <w:t xml:space="preserve"> - </w:t>
      </w:r>
      <w:ins w:id="92719" w:author="קלוד - ניסוח" w:date="2026-10-13T16:46:40Z">
        <w:r>
          <w:rPr>
            <w:rtl/>
          </w:rPr>
          <w:t xml:space="preserve">ובמום</w:t>
        </w:r>
      </w:ins>
      <w:del w:id="92720" w:author="קלוד - ניסוח" w:date="2026-10-13T16:46:40Z">
        <w:r>
          <w:rPr>
            <w:rtl/>
          </w:rPr>
          <w:delText xml:space="preserve">להתירו</w:delText>
        </w:r>
      </w:del>
      <w:r>
        <w:rPr>
          <w:rtl/>
        </w:rPr>
        <w:t xml:space="preserve"> </w:t>
      </w:r>
      <w:ins w:id="92717" w:author="קלוד - ניסוח" w:date="2026-10-13T16:46:40Z">
        <w:r>
          <w:rPr>
            <w:rtl/>
          </w:rPr>
          <w:t xml:space="preserve">זה</w:t>
        </w:r>
      </w:ins>
      <w:del w:id="92718" w:author="קלוד - ניסוח" w:date="2026-10-13T16:46:40Z">
        <w:r>
          <w:rPr>
            <w:rtl/>
          </w:rPr>
          <w:delText xml:space="preserve">בהאי</w:delText>
        </w:r>
      </w:del>
      <w:r>
        <w:rPr>
          <w:rtl/>
        </w:rPr>
        <w:t xml:space="preserve"> </w:t>
      </w:r>
      <w:ins w:id="92715" w:author="קלוד - ניסוח" w:date="2026-10-13T16:46:40Z">
        <w:r>
          <w:rPr>
            <w:rtl/>
          </w:rPr>
          <w:t xml:space="preserve">קנסוהו,</w:t>
        </w:r>
      </w:ins>
      <w:del w:id="92716" w:author="קלוד - ניסוח" w:date="2026-10-13T16:46:40Z">
        <w:r>
          <w:rPr>
            <w:rtl/>
          </w:rPr>
          <w:delText xml:space="preserve">מומא,</w:delText>
        </w:r>
      </w:del>
      <w:r>
        <w:rPr>
          <w:rtl/>
        </w:rPr>
        <w:t xml:space="preserve"> </w:t>
      </w:r>
      <w:ins w:id="92713" w:author="קלוד - ניסוח" w:date="2026-10-13T16:46:40Z">
        <w:r>
          <w:rPr>
            <w:rtl/>
          </w:rPr>
          <w:t xml:space="preserve">שלא</w:t>
        </w:r>
      </w:ins>
      <w:del w:id="92714" w:author="קלוד - ניסוח" w:date="2026-10-13T16:46:40Z">
        <w:r>
          <w:rPr>
            <w:rtl/>
          </w:rPr>
          <w:delText xml:space="preserve">בהאי</w:delText>
        </w:r>
      </w:del>
      <w:r>
        <w:rPr>
          <w:rtl/>
        </w:rPr>
        <w:t xml:space="preserve"> </w:t>
      </w:r>
      <w:ins w:id="92711" w:author="קלוד - ניסוח" w:date="2026-10-13T16:46:40Z">
        <w:r>
          <w:rPr>
            <w:rtl/>
          </w:rPr>
          <w:t xml:space="preserve">יותר</w:t>
        </w:r>
      </w:ins>
      <w:del w:id="92712" w:author="קלוד - ניסוח" w:date="2026-10-13T16:46:40Z">
        <w:r>
          <w:rPr>
            <w:rtl/>
          </w:rPr>
          <w:delText xml:space="preserve">מומא</w:delText>
        </w:r>
      </w:del>
      <w:r>
        <w:rPr>
          <w:rtl/>
        </w:rPr>
        <w:t xml:space="preserve"> </w:t>
      </w:r>
      <w:ins w:id="92709" w:author="קלוד - ניסוח" w:date="2026-10-13T16:46:40Z">
        <w:r>
          <w:rPr>
            <w:rtl/>
          </w:rPr>
          <w:t xml:space="preserve">בו</w:t>
        </w:r>
      </w:ins>
      <w:del w:id="92710" w:author="קלוד - ניסוח" w:date="2026-10-13T16:46:40Z">
        <w:r>
          <w:rPr>
            <w:rtl/>
          </w:rPr>
          <w:delText xml:space="preserve">קנסוה</w:delText>
        </w:r>
      </w:del>
      <w:r>
        <w:rPr>
          <w:rtl/>
        </w:rPr>
        <w:t xml:space="preserve"> </w:t>
      </w:r>
      <w:ins w:id="92707" w:author="קלוד - ניסוח" w:date="2026-10-13T16:46:40Z">
        <w:r>
          <w:rPr>
            <w:rStyle w:val="affffd"/>
            <w:rtl/>
          </w:rPr>
          <w:t xml:space="preserve">אבל</w:t>
        </w:r>
      </w:ins>
      <w:del w:id="92708" w:author="קלוד - ניסוח" w:date="2026-10-13T16:46:40Z">
        <w:r>
          <w:rPr>
            <w:rtl/>
          </w:rPr>
          <w:delText xml:space="preserve">רבנן,</w:delText>
        </w:r>
      </w:del>
      <w:r>
        <w:rPr>
          <w:rtl/>
        </w:rPr>
        <w:t xml:space="preserve"> </w:t>
      </w:r>
      <w:ins w:id="92705" w:author="קלוד - ניסוח" w:date="2026-10-13T16:46:40Z">
        <w:r>
          <w:rPr>
            <w:rStyle w:val="affffd"/>
            <w:rFonts w:hint="cs"/>
            <w:rtl/>
          </w:rPr>
          <w:t xml:space="preserve">באחר</w:t>
        </w:r>
      </w:ins>
      <w:del w:id="92706" w:author="קלוד - ניסוח" w:date="2026-10-13T16:46:40Z">
        <w:r w:rsidR="000B1D60">
          <w:rPr>
            <w:rFonts w:hint="cs"/>
            <w:rtl/>
          </w:rPr>
          <w:delText xml:space="preserve">ד</w:delText>
        </w:r>
        <w:r>
          <w:rPr>
            <w:rtl/>
          </w:rPr>
          <w:delText xml:space="preserve">לא</w:delText>
        </w:r>
      </w:del>
      <w:r>
        <w:rPr>
          <w:rtl/>
        </w:rPr>
        <w:t xml:space="preserve"> </w:t>
      </w:r>
      <w:ins w:id="92703" w:author="קלוד - ניסוח" w:date="2026-10-13T16:46:40Z">
        <w:r>
          <w:rPr>
            <w:rStyle w:val="affffd"/>
            <w:rtl/>
          </w:rPr>
          <w:t xml:space="preserve">מותר</w:t>
        </w:r>
        <w:r>
          <w:rPr>
            <w:rtl/>
          </w:rPr>
          <w:t xml:space="preserve">,</w:t>
        </w:r>
      </w:ins>
      <w:del w:id="92704" w:author="קלוד - ניסוח" w:date="2026-10-13T16:46:40Z">
        <w:r>
          <w:rPr>
            <w:rtl/>
          </w:rPr>
          <w:delText xml:space="preserve">לישתרי לו,</w:delText>
        </w:r>
      </w:del>
    </w:p>
    <w:p w14:paraId="3CEB63A3" w14:textId="74CD6D9A" w:rsidR="00B874E6" w:rsidRDefault="00F63065" w:rsidP="00F63065">
      <w:pPr>
        <w:rPr>
          <w:rtl/>
        </w:rPr>
      </w:pPr>
      <w:ins w:id="92743" w:author="קלוד - ניסוח" w:date="2026-10-13T16:46:40Z">
        <w:r>
          <w:rPr>
            <w:rtl/>
          </w:rPr>
          <w:t xml:space="preserve">ובבהרת</w:t>
        </w:r>
      </w:ins>
      <w:del w:id="92744" w:author="קלוד - ניסוח" w:date="2026-10-13T16:46:40Z">
        <w:r>
          <w:rPr>
            <w:rtl/>
          </w:rPr>
          <w:delText xml:space="preserve">וכאן</w:delText>
        </w:r>
      </w:del>
      <w:r>
        <w:rPr>
          <w:rtl/>
        </w:rPr>
        <w:t xml:space="preserve"> </w:t>
      </w:r>
      <w:ins w:id="92741" w:author="קלוד - ניסוח" w:date="2026-10-13T16:46:40Z">
        <w:r>
          <w:rPr>
            <w:rtl/>
          </w:rPr>
          <w:t xml:space="preserve">כיון</w:t>
        </w:r>
      </w:ins>
      <w:del w:id="92742" w:author="קלוד - ניסוח" w:date="2026-10-13T16:46:40Z">
        <w:r>
          <w:rPr>
            <w:rtl/>
          </w:rPr>
          <w:delText xml:space="preserve">במאי</w:delText>
        </w:r>
      </w:del>
      <w:r>
        <w:rPr>
          <w:rtl/>
        </w:rPr>
        <w:t xml:space="preserve"> </w:t>
      </w:r>
      <w:ins w:id="92739" w:author="קלוד - ניסוח" w:date="2026-10-13T16:46:40Z">
        <w:r>
          <w:rPr>
            <w:rtl/>
          </w:rPr>
          <w:t xml:space="preserve">לטהר</w:t>
        </w:r>
      </w:ins>
      <w:del w:id="92740" w:author="קלוד - ניסוח" w:date="2026-10-13T16:46:40Z">
        <w:r>
          <w:rPr>
            <w:rtl/>
          </w:rPr>
          <w:delText xml:space="preserve">דעבד</w:delText>
        </w:r>
      </w:del>
      <w:r>
        <w:rPr>
          <w:rtl/>
        </w:rPr>
        <w:t xml:space="preserve"> </w:t>
      </w:r>
      <w:ins w:id="92737" w:author="קלוד - ניסוח" w:date="2026-10-13T16:46:40Z">
        <w:r>
          <w:rPr>
            <w:rtl/>
          </w:rPr>
          <w:t xml:space="preserve">עצמו</w:t>
        </w:r>
      </w:ins>
      <w:del w:id="92738" w:author="קלוד - ניסוח" w:date="2026-10-13T16:46:40Z">
        <w:r>
          <w:rPr>
            <w:rtl/>
          </w:rPr>
          <w:delText xml:space="preserve">קנסוה,</w:delText>
        </w:r>
      </w:del>
      <w:r>
        <w:rPr>
          <w:rtl/>
        </w:rPr>
        <w:t xml:space="preserve"> </w:t>
      </w:r>
      <w:ins w:id="92735" w:author="קלוד - ניסוח" w:date="2026-10-13T16:46:40Z">
        <w:r>
          <w:rPr>
            <w:rtl/>
          </w:rPr>
          <w:t xml:space="preserve">בקציצה</w:t>
        </w:r>
      </w:ins>
      <w:del w:id="92736" w:author="קלוד - ניסוח" w:date="2026-10-13T16:46:40Z">
        <w:r>
          <w:rPr>
            <w:rtl/>
          </w:rPr>
          <w:delText xml:space="preserve">איכוין</w:delText>
        </w:r>
      </w:del>
      <w:r>
        <w:rPr>
          <w:rtl/>
        </w:rPr>
        <w:t xml:space="preserve"> </w:t>
      </w:r>
      <w:ins w:id="92733" w:author="קלוד - ניסוח" w:date="2026-10-13T16:46:40Z">
        <w:r>
          <w:rPr>
            <w:rtl/>
          </w:rPr>
          <w:t xml:space="preserve">זו</w:t>
        </w:r>
      </w:ins>
      <w:del w:id="92734" w:author="קלוד - ניסוח" w:date="2026-10-13T16:46:40Z">
        <w:r>
          <w:rPr>
            <w:rtl/>
          </w:rPr>
          <w:delText xml:space="preserve">לטהורי נפשיה בהאי קציצה</w:delText>
        </w:r>
      </w:del>
      <w:r>
        <w:rPr>
          <w:rtl/>
        </w:rPr>
        <w:t xml:space="preserve"> - </w:t>
      </w:r>
      <w:ins w:id="92731" w:author="קלוד - ניסוח" w:date="2026-10-13T16:46:40Z">
        <w:r>
          <w:rPr>
            <w:rtl/>
          </w:rPr>
          <w:t xml:space="preserve">ובקציצה</w:t>
        </w:r>
      </w:ins>
      <w:del w:id="92732" w:author="קלוד - ניסוח" w:date="2026-10-13T16:46:40Z">
        <w:r>
          <w:rPr>
            <w:rtl/>
          </w:rPr>
          <w:delText xml:space="preserve">בהאי</w:delText>
        </w:r>
      </w:del>
      <w:r>
        <w:rPr>
          <w:rtl/>
        </w:rPr>
        <w:t xml:space="preserve"> </w:t>
      </w:r>
      <w:ins w:id="92729" w:author="קלוד - ניסוח" w:date="2026-10-13T16:46:40Z">
        <w:r>
          <w:rPr>
            <w:rtl/>
          </w:rPr>
          <w:t xml:space="preserve">זו</w:t>
        </w:r>
      </w:ins>
      <w:del w:id="92730" w:author="קלוד - ניסוח" w:date="2026-10-13T16:46:40Z">
        <w:r>
          <w:rPr>
            <w:rtl/>
          </w:rPr>
          <w:delText xml:space="preserve">קציצה</w:delText>
        </w:r>
      </w:del>
      <w:r>
        <w:rPr>
          <w:rtl/>
        </w:rPr>
        <w:t xml:space="preserve"> </w:t>
      </w:r>
      <w:ins w:id="92727" w:author="קלוד - ניסוח" w:date="2026-10-13T16:46:40Z">
        <w:r>
          <w:rPr>
            <w:rtl/>
          </w:rPr>
          <w:t xml:space="preserve">קנסוהו,</w:t>
        </w:r>
      </w:ins>
      <w:del w:id="92728" w:author="קלוד - ניסוח" w:date="2026-10-13T16:46:40Z">
        <w:r>
          <w:rPr>
            <w:rtl/>
          </w:rPr>
          <w:delText xml:space="preserve">קנסוה</w:delText>
        </w:r>
      </w:del>
      <w:r>
        <w:rPr>
          <w:rtl/>
        </w:rPr>
        <w:t xml:space="preserve"> </w:t>
      </w:r>
      <w:ins w:id="92725" w:author="קלוד - ניסוח" w:date="2026-10-13T16:46:40Z">
        <w:r>
          <w:rPr>
            <w:rtl/>
          </w:rPr>
          <w:t xml:space="preserve">שלא יטהר בה.</w:t>
        </w:r>
      </w:ins>
      <w:del w:id="92726" w:author="קלוד - ניסוח" w:date="2026-10-13T16:46:40Z">
        <w:r>
          <w:rPr>
            <w:rtl/>
          </w:rPr>
          <w:delText xml:space="preserve">רבנן</w:delText>
        </w:r>
        <w:r w:rsidR="0057284B">
          <w:rPr>
            <w:rtl/>
          </w:rPr>
          <w:delText xml:space="preserve">.</w:delText>
        </w:r>
      </w:del>
    </w:p>
    <w:p w14:paraId="7711B307" w14:textId="36D0B1D8" w:rsidR="006542AA" w:rsidRDefault="00000000">
      <w:pPr>
        <w:pStyle w:val="36"/>
        <w:framePr w:wrap="notBeside"/>
      </w:pPr>
      <w:r>
        <w:t>בעי ר"פ:</w:t>
      </w:r>
    </w:p>
    <w:p w14:paraId="7D0DFED6" w14:textId="58B4EEFF" w:rsidR="000B1D60" w:rsidRDefault="00F63065" w:rsidP="000B1D60">
      <w:pPr>
        <w:rPr>
          <w:rtl/>
        </w:rPr>
      </w:pPr>
      <w:ins w:id="92753" w:author="קלוד - ניסוח" w:date="2026-10-13T16:46:40Z">
        <w:r>
          <w:rPr>
            <w:rtl/>
          </w:rPr>
          <w:t xml:space="preserve">'יטהר'</w:t>
        </w:r>
      </w:ins>
      <w:del w:id="92754" w:author="קלוד - ניסוח" w:date="2026-10-13T16:46:40Z">
        <w:r>
          <w:rPr>
            <w:rtl/>
          </w:rPr>
          <w:delText xml:space="preserve">יטהר</w:delText>
        </w:r>
      </w:del>
      <w:r>
        <w:rPr>
          <w:rtl/>
        </w:rPr>
        <w:t xml:space="preserve"> </w:t>
      </w:r>
      <w:ins w:id="92751" w:author="קלוד - ניסוח" w:date="2026-10-13T16:46:40Z">
        <w:r>
          <w:rPr>
            <w:rtl/>
          </w:rPr>
          <w:t xml:space="preserve">תנן </w:t>
        </w:r>
        <w:r>
          <w:rPr>
            <w:rStyle w:val="affffd"/>
            <w:rtl/>
          </w:rPr>
          <w:t xml:space="preserve">מיד</w:t>
        </w:r>
        <w:r>
          <w:rPr>
            <w:rtl/>
          </w:rPr>
          <w:t xml:space="preserve">,</w:t>
        </w:r>
      </w:ins>
      <w:del w:id="92752" w:author="קלוד - ניסוח" w:date="2026-10-13T16:46:40Z">
        <w:r>
          <w:rPr>
            <w:rtl/>
          </w:rPr>
          <w:delText xml:space="preserve">תנן</w:delText>
        </w:r>
        <w:r>
          <w:rPr>
            <w:rtl/>
          </w:rPr>
          <w:delText xml:space="preserve">,</w:delText>
        </w:r>
      </w:del>
      <w:r>
        <w:rPr>
          <w:rtl/>
        </w:rPr>
        <w:t xml:space="preserve"> או </w:t>
      </w:r>
      <w:ins w:id="92749" w:author="קלוד - ניסוח" w:date="2026-10-13T16:46:40Z">
        <w:r>
          <w:rPr>
            <w:b/>
            <w:bCs/>
            <w:rtl/>
          </w:rPr>
          <w:t xml:space="preserve">'ויטהר'</w:t>
        </w:r>
      </w:ins>
      <w:del w:id="92750" w:author="קלוד - ניסוח" w:date="2026-10-13T16:46:40Z">
        <w:r w:rsidRPr="000B1D60">
          <w:rPr>
            <w:b/>
            <w:bCs/>
            <w:rtl/>
          </w:rPr>
          <w:delText xml:space="preserve">ו</w:delText>
        </w:r>
        <w:r>
          <w:rPr>
            <w:rtl/>
          </w:rPr>
          <w:delText xml:space="preserve">יטהר</w:delText>
        </w:r>
      </w:del>
      <w:r>
        <w:rPr>
          <w:rtl/>
        </w:rPr>
        <w:t xml:space="preserve"> </w:t>
      </w:r>
      <w:ins w:id="92747" w:author="קלוד - ניסוח" w:date="2026-10-13T16:46:40Z">
        <w:r>
          <w:rPr>
            <w:rtl/>
          </w:rPr>
          <w:t xml:space="preserve">תנן </w:t>
        </w:r>
        <w:r>
          <w:rPr>
            <w:rStyle w:val="affffd"/>
            <w:rtl/>
          </w:rPr>
          <w:t xml:space="preserve">אחר טהרת השני</w:t>
        </w:r>
        <w:r>
          <w:rPr>
            <w:rtl/>
          </w:rPr>
          <w:t xml:space="preserve">?</w:t>
        </w:r>
      </w:ins>
      <w:del w:id="92748" w:author="קלוד - ניסוח" w:date="2026-10-13T16:46:40Z">
        <w:r>
          <w:rPr>
            <w:rtl/>
          </w:rPr>
          <w:delText xml:space="preserve">תנן</w:delText>
        </w:r>
        <w:r>
          <w:rPr>
            <w:rtl/>
          </w:rPr>
          <w:delText xml:space="preserve">?</w:delText>
        </w:r>
      </w:del>
      <w:r>
        <w:rPr>
          <w:rtl/>
        </w:rPr>
        <w:t xml:space="preserve"> </w:t>
      </w:r>
      <w:r w:rsidR="000B1D60">
        <w:rPr>
          <w:rFonts w:hint="cs"/>
          <w:rtl/>
        </w:rPr>
        <w:t>נפ</w:t>
      </w:r>
      <w:r>
        <w:rPr>
          <w:rFonts w:hint="cs"/>
          <w:rtl/>
        </w:rPr>
        <w:t>ק"מ</w:t>
      </w:r>
      <w:r w:rsidR="000B1D60">
        <w:rPr>
          <w:rFonts w:hint="cs"/>
          <w:rtl/>
        </w:rPr>
        <w:t xml:space="preserve"> </w:t>
      </w:r>
      <w:r>
        <w:rPr>
          <w:rtl/>
        </w:rPr>
        <w:t xml:space="preserve">לחתן שנראה בו </w:t>
      </w:r>
      <w:ins w:id="92745" w:author="קלוד - ניסוח" w:date="2026-10-13T16:46:40Z">
        <w:r>
          <w:rPr>
            <w:rtl/>
          </w:rPr>
          <w:t xml:space="preserve">נגע,</w:t>
        </w:r>
      </w:ins>
      <w:del w:id="92746" w:author="קלוד - ניסוח" w:date="2026-10-13T16:46:40Z">
        <w:r>
          <w:rPr>
            <w:rtl/>
          </w:rPr>
          <w:delText xml:space="preserve">נגע, </w:delText>
        </w:r>
      </w:del>
    </w:p>
    <w:p w14:paraId="1CF65C25" w14:textId="77777777" w:rsidR="006542AA" w:rsidRDefault="00000000">
      <w:pPr>
        <w:pStyle w:val="36"/>
        <w:framePr w:wrap="notBeside"/>
      </w:pPr>
      <w:r>
        <w:t xml:space="preserve">דתנן</w:t>
      </w:r>
      <w:r>
        <w:t xml:space="preserve">:</w:t>
      </w:r>
    </w:p>
    <w:p w14:paraId="3239A96B" w14:textId="30F4637F" w:rsidR="000B1D60" w:rsidRDefault="00F63065" w:rsidP="000B1D60">
      <w:pPr>
        <w:rPr>
          <w:rtl/>
        </w:rPr>
      </w:pPr>
      <w:r>
        <w:rPr>
          <w:rtl/>
        </w:rPr>
        <w:t xml:space="preserve">חתן שנראה בו נגע - נותנין לו ז' </w:t>
      </w:r>
      <w:ins w:id="92773" w:author="קלוד - ניסוח" w:date="2026-10-13T16:46:40Z">
        <w:r>
          <w:rPr>
            <w:rtl/>
          </w:rPr>
          <w:t xml:space="preserve">ימים,</w:t>
        </w:r>
      </w:ins>
      <w:del w:id="92774" w:author="קלוד - ניסוח" w:date="2026-10-13T16:46:40Z">
        <w:r>
          <w:rPr>
            <w:rtl/>
          </w:rPr>
          <w:delText xml:space="preserve">ימים</w:delText>
        </w:r>
      </w:del>
      <w:r>
        <w:rPr>
          <w:rtl/>
        </w:rPr>
        <w:t xml:space="preserve"> לו ולאצטליתו ולכסותו, וכן ברגל </w:t>
      </w:r>
      <w:ins w:id="92771" w:author="קלוד - ניסוח" w:date="2026-10-13T16:46:40Z">
        <w:r>
          <w:rPr>
            <w:rtl/>
          </w:rPr>
          <w:t xml:space="preserve">-</w:t>
        </w:r>
      </w:ins>
      <w:del w:id="92772" w:author="קלוד - ניסוח" w:date="2026-10-13T16:46:40Z">
        <w:r>
          <w:rPr>
            <w:rtl/>
          </w:rPr>
          <w:delText xml:space="preserve">נותנין לו</w:delText>
        </w:r>
      </w:del>
      <w:r>
        <w:rPr>
          <w:rtl/>
        </w:rPr>
        <w:t xml:space="preserve"> כל ימי </w:t>
      </w:r>
      <w:ins w:id="92769" w:author="קלוד - ניסוח" w:date="2026-10-13T16:46:40Z">
        <w:r>
          <w:rPr>
            <w:rtl/>
          </w:rPr>
          <w:t xml:space="preserve">הרגל.</w:t>
        </w:r>
      </w:ins>
      <w:del w:id="92770" w:author="קלוד - ניסוח" w:date="2026-10-13T16:46:40Z">
        <w:r>
          <w:rPr>
            <w:rtl/>
          </w:rPr>
          <w:delText xml:space="preserve">הרגל,</w:delText>
        </w:r>
      </w:del>
      <w:r>
        <w:rPr>
          <w:rtl/>
        </w:rPr>
        <w:t xml:space="preserve"> </w:t>
      </w:r>
      <w:ins w:id="92767" w:author="קלוד - ניסוח" w:date="2026-10-13T16:46:40Z">
        <w:r>
          <w:rPr>
            <w:rtl/>
          </w:rPr>
          <w:t xml:space="preserve">ואי</w:t>
        </w:r>
      </w:ins>
      <w:del w:id="92768" w:author="קלוד - ניסוח" w:date="2026-10-13T16:46:40Z">
        <w:r>
          <w:rPr>
            <w:rtl/>
          </w:rPr>
          <w:delText xml:space="preserve">אם</w:delText>
        </w:r>
      </w:del>
      <w:r>
        <w:rPr>
          <w:rtl/>
        </w:rPr>
        <w:t xml:space="preserve"> </w:t>
      </w:r>
      <w:ins w:id="92765" w:author="קלוד - ניסוח" w:date="2026-10-13T16:46:40Z">
        <w:r>
          <w:rPr>
            <w:rtl/>
          </w:rPr>
          <w:t xml:space="preserve">'יטהר'</w:t>
        </w:r>
      </w:ins>
      <w:del w:id="92766" w:author="קלוד - ניסוח" w:date="2026-10-13T16:46:40Z">
        <w:r>
          <w:rPr>
            <w:rtl/>
          </w:rPr>
          <w:delText xml:space="preserve">אמרת יטהר</w:delText>
        </w:r>
      </w:del>
      <w:r>
        <w:rPr>
          <w:rtl/>
        </w:rPr>
        <w:t xml:space="preserve"> </w:t>
      </w:r>
      <w:r>
        <w:rPr>
          <w:rtl/>
        </w:rPr>
        <w:t xml:space="preserve">תנן</w:t>
      </w:r>
      <w:r>
        <w:rPr>
          <w:rtl/>
        </w:rPr>
        <w:t xml:space="preserve"> - </w:t>
      </w:r>
      <w:ins w:id="92763" w:author="קלוד - ניסוח" w:date="2026-10-13T16:46:40Z">
        <w:r>
          <w:rPr>
            <w:rtl/>
          </w:rPr>
          <w:t xml:space="preserve">מהראשונה</w:t>
        </w:r>
      </w:ins>
      <w:del w:id="92764" w:author="קלוד - ניסוח" w:date="2026-10-13T16:46:40Z">
        <w:r>
          <w:rPr>
            <w:rtl/>
          </w:rPr>
          <w:delText xml:space="preserve">מראשונה</w:delText>
        </w:r>
      </w:del>
      <w:r>
        <w:rPr>
          <w:rtl/>
        </w:rPr>
        <w:t xml:space="preserve"> </w:t>
      </w:r>
      <w:ins w:id="92761" w:author="קלוד - ניסוח" w:date="2026-10-13T16:46:40Z">
        <w:r>
          <w:rPr>
            <w:rtl/>
          </w:rPr>
          <w:t xml:space="preserve">טהור,</w:t>
        </w:r>
      </w:ins>
      <w:del w:id="92762" w:author="קלוד - ניסוח" w:date="2026-10-13T16:46:40Z">
        <w:r>
          <w:rPr>
            <w:rtl/>
          </w:rPr>
          <w:delText xml:space="preserve">טהר</w:delText>
        </w:r>
      </w:del>
      <w:r>
        <w:rPr>
          <w:rtl/>
        </w:rPr>
        <w:t xml:space="preserve"> </w:t>
      </w:r>
      <w:ins w:id="92759" w:author="קלוד - ניסוח" w:date="2026-10-13T16:46:40Z">
        <w:r>
          <w:rPr>
            <w:rtl/>
          </w:rPr>
          <w:t xml:space="preserve">ולאחרונה</w:t>
        </w:r>
      </w:ins>
      <w:del w:id="92760" w:author="קלוד - ניסוח" w:date="2026-10-13T16:46:40Z">
        <w:r>
          <w:rPr>
            <w:rtl/>
          </w:rPr>
          <w:delText xml:space="preserve">לו,</w:delText>
        </w:r>
      </w:del>
      <w:r>
        <w:rPr>
          <w:rtl/>
        </w:rPr>
        <w:t xml:space="preserve"> </w:t>
      </w:r>
      <w:ins w:id="92757" w:author="קלוד - ניסוח" w:date="2026-10-13T16:46:40Z">
        <w:r>
          <w:rPr>
            <w:rtl/>
          </w:rPr>
          <w:t xml:space="preserve">ממתינים</w:t>
        </w:r>
      </w:ins>
      <w:del w:id="92758" w:author="קלוד - ניסוח" w:date="2026-10-13T16:46:40Z">
        <w:r>
          <w:rPr>
            <w:rtl/>
          </w:rPr>
          <w:delText xml:space="preserve">לאחרונה נטרין לו</w:delText>
        </w:r>
      </w:del>
      <w:r>
        <w:rPr>
          <w:rtl/>
        </w:rPr>
        <w:t xml:space="preserve"> ז' ימי </w:t>
      </w:r>
      <w:ins w:id="92755" w:author="קלוד - ניסוח" w:date="2026-10-13T16:46:40Z">
        <w:r>
          <w:rPr>
            <w:rtl/>
          </w:rPr>
          <w:t xml:space="preserve">משתה,</w:t>
        </w:r>
      </w:ins>
      <w:del w:id="92756" w:author="קלוד - ניסוח" w:date="2026-10-13T16:46:40Z">
        <w:r>
          <w:rPr>
            <w:rtl/>
          </w:rPr>
          <w:delText xml:space="preserve">משתה, </w:delText>
        </w:r>
      </w:del>
    </w:p>
    <w:p w14:paraId="69254DA1" w14:textId="77777777" w:rsidR="006542AA" w:rsidRDefault="00000000">
      <w:pPr>
        <w:pStyle w:val="36"/>
        <w:framePr w:wrap="notBeside"/>
      </w:pPr>
      <w:r>
        <w:t>אלא</w:t>
      </w:r>
    </w:p>
    <w:p w14:paraId="571FF892" w14:textId="1DF419A5" w:rsidR="00B874E6" w:rsidRDefault="00F63065" w:rsidP="00C83F7A">
      <w:pPr>
        <w:pStyle w:val="011"/>
        <w:rPr>
          <w:rtl/>
        </w:rPr>
      </w:pPr>
      <w:ins w:id="92793" w:author="קלוד - ניסוח" w:date="2026-10-13T16:46:40Z">
        <w:r>
          <w:rPr>
            <w:rtl/>
          </w:rPr>
          <w:t xml:space="preserve">אי</w:t>
        </w:r>
      </w:ins>
      <w:del w:id="92794" w:author="קלוד - ניסוח" w:date="2026-10-13T16:46:40Z">
        <w:r>
          <w:rPr>
            <w:rtl/>
          </w:rPr>
          <w:delText xml:space="preserve">אם</w:delText>
        </w:r>
      </w:del>
      <w:r>
        <w:rPr>
          <w:rtl/>
        </w:rPr>
        <w:t xml:space="preserve"> </w:t>
      </w:r>
      <w:ins w:id="92791" w:author="קלוד - ניסוח" w:date="2026-10-13T16:46:40Z">
        <w:r>
          <w:rPr>
            <w:rtl/>
          </w:rPr>
          <w:t xml:space="preserve">'ויטהר'</w:t>
        </w:r>
      </w:ins>
      <w:del w:id="92792" w:author="קלוד - ניסוח" w:date="2026-10-13T16:46:40Z">
        <w:r>
          <w:rPr>
            <w:rtl/>
          </w:rPr>
          <w:delText xml:space="preserve">אמרת</w:delText>
        </w:r>
      </w:del>
      <w:r>
        <w:rPr>
          <w:rtl/>
        </w:rPr>
        <w:t xml:space="preserve"> </w:t>
      </w:r>
      <w:ins w:id="92789" w:author="קלוד - ניסוח" w:date="2026-10-13T16:46:40Z">
        <w:r>
          <w:rPr>
            <w:bCs/>
            <w:rtl/>
          </w:rPr>
          <w:t xml:space="preserve">תנן</w:t>
        </w:r>
      </w:ins>
      <w:del w:id="92790" w:author="קלוד - ניסוח" w:date="2026-10-13T16:46:40Z">
        <w:r w:rsidRPr="00D82CEB">
          <w:rPr>
            <w:bCs/>
            <w:rtl/>
          </w:rPr>
          <w:delText xml:space="preserve">ו</w:delText>
        </w:r>
        <w:r>
          <w:rPr>
            <w:rtl/>
          </w:rPr>
          <w:delText xml:space="preserve">יטהר</w:delText>
        </w:r>
      </w:del>
      <w:r>
        <w:rPr>
          <w:rtl/>
        </w:rPr>
        <w:t xml:space="preserve"> </w:t>
      </w:r>
      <w:ins w:id="92787" w:author="קלוד - ניסוח" w:date="2026-10-13T16:46:40Z">
        <w:r>
          <w:rPr>
            <w:rtl/>
          </w:rPr>
          <w:t xml:space="preserve">-</w:t>
        </w:r>
      </w:ins>
      <w:del w:id="92788" w:author="קלוד - ניסוח" w:date="2026-10-13T16:46:40Z">
        <w:r>
          <w:rPr>
            <w:rtl/>
          </w:rPr>
          <w:delText xml:space="preserve">תנן</w:delText>
        </w:r>
        <w:r>
          <w:rPr>
            <w:rtl/>
          </w:rPr>
          <w:delText xml:space="preserve">,</w:delText>
        </w:r>
      </w:del>
      <w:r>
        <w:rPr>
          <w:rtl/>
        </w:rPr>
        <w:t xml:space="preserve"> סוף סוף </w:t>
      </w:r>
      <w:ins w:id="92785" w:author="קלוד - ניסוח" w:date="2026-10-13T16:46:40Z">
        <w:r>
          <w:rPr>
            <w:rtl/>
          </w:rPr>
          <w:t xml:space="preserve">אף</w:t>
        </w:r>
      </w:ins>
      <w:del w:id="92786" w:author="קלוד - ניסוח" w:date="2026-10-13T16:46:40Z">
        <w:r>
          <w:rPr>
            <w:rtl/>
          </w:rPr>
          <w:delText xml:space="preserve">כי</w:delText>
        </w:r>
      </w:del>
      <w:r>
        <w:rPr>
          <w:rtl/>
        </w:rPr>
        <w:t xml:space="preserve"> </w:t>
      </w:r>
      <w:ins w:id="92783" w:author="קלוד - ניסוח" w:date="2026-10-13T16:46:40Z">
        <w:r>
          <w:rPr>
            <w:rtl/>
          </w:rPr>
          <w:t xml:space="preserve">שאינו</w:t>
        </w:r>
      </w:ins>
      <w:del w:id="92784" w:author="קלוד - ניסוח" w:date="2026-10-13T16:46:40Z">
        <w:r>
          <w:rPr>
            <w:rtl/>
          </w:rPr>
          <w:delText xml:space="preserve">לא</w:delText>
        </w:r>
      </w:del>
      <w:r>
        <w:rPr>
          <w:rtl/>
        </w:rPr>
        <w:t xml:space="preserve"> </w:t>
      </w:r>
      <w:ins w:id="92781" w:author="קלוד - ניסוח" w:date="2026-10-13T16:46:40Z">
        <w:r>
          <w:rPr>
            <w:rtl/>
          </w:rPr>
          <w:t xml:space="preserve">טמא</w:t>
        </w:r>
      </w:ins>
      <w:del w:id="92782" w:author="קלוד - ניסוח" w:date="2026-10-13T16:46:40Z">
        <w:r>
          <w:rPr>
            <w:rtl/>
          </w:rPr>
          <w:delText xml:space="preserve">מטמיא</w:delText>
        </w:r>
      </w:del>
      <w:r>
        <w:rPr>
          <w:rtl/>
        </w:rPr>
        <w:t xml:space="preserve"> </w:t>
      </w:r>
      <w:ins w:id="92779" w:author="קלוד - ניסוח" w:date="2026-10-13T16:46:40Z">
        <w:r>
          <w:rPr>
            <w:rtl/>
          </w:rPr>
          <w:t xml:space="preserve">מהאחרונה,</w:t>
        </w:r>
      </w:ins>
      <w:del w:id="92780" w:author="קלוד - ניסוח" w:date="2026-10-13T16:46:40Z">
        <w:r>
          <w:rPr>
            <w:rtl/>
          </w:rPr>
          <w:delText xml:space="preserve">לאחרונה, הא</w:delText>
        </w:r>
      </w:del>
      <w:r>
        <w:rPr>
          <w:rtl/>
        </w:rPr>
        <w:t xml:space="preserve"> טמא ועומד </w:t>
      </w:r>
      <w:ins w:id="92777" w:author="קלוד - ניסוח" w:date="2026-10-13T16:46:40Z">
        <w:r>
          <w:rPr>
            <w:rtl/>
          </w:rPr>
          <w:t xml:space="preserve">מהראשונה.</w:t>
        </w:r>
      </w:ins>
      <w:del w:id="92778" w:author="קלוד - ניסוח" w:date="2026-10-13T16:46:40Z">
        <w:r>
          <w:rPr>
            <w:rtl/>
          </w:rPr>
          <w:delText xml:space="preserve">מראשונה,</w:delText>
        </w:r>
      </w:del>
      <w:r>
        <w:rPr>
          <w:rtl/>
        </w:rPr>
        <w:t xml:space="preserve"> </w:t>
      </w:r>
      <w:ins w:id="92775" w:author="קלוד - ניסוח" w:date="2026-10-13T16:46:40Z">
        <w:r>
          <w:rPr>
            <w:rtl/>
          </w:rPr>
          <w:t xml:space="preserve">מאי?</w:t>
        </w:r>
      </w:ins>
      <w:del w:id="92776" w:author="קלוד - ניסוח" w:date="2026-10-13T16:46:40Z">
        <w:r>
          <w:rPr>
            <w:rtl/>
          </w:rPr>
          <w:delText xml:space="preserve">מה?</w:delText>
        </w:r>
      </w:del>
      <w:r>
        <w:rPr>
          <w:rtl/>
        </w:rPr>
        <w:t xml:space="preserve"> </w:t>
      </w:r>
      <w:r w:rsidRPr="000B1D60">
        <w:rPr>
          <w:bCs/>
          <w:rtl/>
        </w:rPr>
        <w:t>תיקו</w:t>
      </w:r>
      <w:r w:rsidR="0057284B">
        <w:rPr>
          <w:rtl/>
        </w:rPr>
        <w:t>.</w:t>
      </w:r>
    </w:p>
    <w:p>
      <w:pPr>
        <w:pStyle w:val="affff7"/>
        <w:rPr>
          <w:ins w:id="93163" w:author="קלוד - ניסוח" w:date="2026-10-13T16:46:40Z"/>
        </w:rPr>
      </w:pPr>
      <w:ins w:id="93164" w:author="קלוד - ניסוח" w:date="2026-10-13T16:46:40Z">
        <w:r>
          <w:rPr>
            <w:color w:val="7B3F00"/>
          </w:rPr>
          <w:t xml:space="preserve">קנס על הבן אחרי מות האב</w:t>
        </w:r>
      </w:ins>
    </w:p>
    <w:p w14:paraId="008FE624" w14:textId="253442FC" w:rsidR="006542AA" w:rsidRDefault="00000000">
      <w:pPr>
        <w:pStyle w:val="36"/>
        <w:framePr w:wrap="notBeside"/>
      </w:pPr>
      <w:ins w:id="92795" w:author="קלוד - ניסוח" w:date="2026-10-13T16:46:40Z">
        <w:r>
          <w:t xml:space="preserve">בעי</w:t>
        </w:r>
      </w:ins>
      <w:del w:id="92796" w:author="קלוד - ניסוח" w:date="2026-10-13T16:46:40Z">
        <w:r>
          <w:lastRenderedPageBreak/>
          <w:delText xml:space="preserve">· </w:delText>
        </w:r>
        <w:r w:rsidR="00F63065" w:rsidRPr="00C83F7A">
          <w:delText xml:space="preserve">בעי</w:delText>
        </w:r>
      </w:del>
      <w:r w:rsidR="00F63065">
        <w:t xml:space="preserve"> </w:t>
      </w:r>
      <w:r w:rsidR="000B1D60">
        <w:t>ר</w:t>
      </w:r>
      <w:r>
        <w:t>י"ר</w:t>
      </w:r>
      <w:r w:rsidR="000B1D60">
        <w:t xml:space="preserve"> מ</w:t>
      </w:r>
      <w:r>
        <w:t>ר"ז</w:t>
      </w:r>
      <w:r w:rsidR="00F63065">
        <w:t>:</w:t>
      </w:r>
    </w:p>
    <w:p w14:paraId="2B7C922D" w14:textId="60FA7ECF" w:rsidR="00D82CEB" w:rsidRDefault="00F63065" w:rsidP="000B1D60">
      <w:pPr>
        <w:rPr>
          <w:rtl/>
        </w:rPr>
      </w:pPr>
      <w:r>
        <w:rPr>
          <w:rtl/>
        </w:rPr>
        <w:t xml:space="preserve">צורם אוזן בבכור ומת, מהו לקנוס בנו אחריו? </w:t>
      </w:r>
    </w:p>
    <w:p>
      <w:pPr>
        <w:pStyle w:val="36"/>
        <w:rPr>
          <w:ins w:id="90146" w:author="קלוד - סמנטי" w:date="2026-10-13T16:46:38Z"/>
        </w:rPr>
      </w:pPr>
      <w:r>
        <w:t>את"ל</w:t>
      </w:r>
      <w:r w:rsidR="00F63065">
        <w:t xml:space="preserve">:</w:t>
      </w:r>
    </w:p>
    <w:p w14:paraId="65008A6F" w14:textId="3229C607" w:rsidR="000B1D60" w:rsidRDefault="000B1D60" w:rsidP="000B1D60">
      <w:pPr>
        <w:rPr>
          <w:rtl/>
        </w:rPr>
      </w:pPr>
      <w:del w:id="90147" w:author="קלוד - סמנטי" w:date="2026-10-13T16:46:38Z">
        <w:r w:rsidR="00F63065">
          <w:rPr>
            <w:rtl/>
          </w:rPr>
          <w:delText xml:space="preserve"> </w:delText>
        </w:r>
      </w:del>
      <w:r w:rsidR="00F63065">
        <w:rPr>
          <w:rtl/>
        </w:rPr>
        <w:t xml:space="preserve">מוכר עבדו </w:t>
      </w:r>
      <w:ins w:id="92805" w:author="קלוד - ניסוח" w:date="2026-10-13T16:46:40Z">
        <w:r>
          <w:rPr>
            <w:rtl/>
          </w:rPr>
          <w:t xml:space="preserve">לגוי</w:t>
        </w:r>
      </w:ins>
      <w:del w:id="92806" w:author="קלוד - ניסוח" w:date="2026-10-13T16:46:40Z">
        <w:r w:rsidR="00F63065">
          <w:rPr>
            <w:rtl/>
          </w:rPr>
          <w:delText xml:space="preserve">לעובדי כוכבים</w:delText>
        </w:r>
      </w:del>
      <w:r w:rsidR="00F63065">
        <w:rPr>
          <w:rtl/>
        </w:rPr>
        <w:t xml:space="preserve"> ומת - קנסו בנו </w:t>
      </w:r>
      <w:ins w:id="92803" w:author="קלוד - ניסוח" w:date="2026-10-13T16:46:40Z">
        <w:r>
          <w:rPr>
            <w:rtl/>
          </w:rPr>
          <w:t xml:space="preserve">אחריו,</w:t>
        </w:r>
      </w:ins>
      <w:del w:id="92804" w:author="קלוד - ניסוח" w:date="2026-10-13T16:46:40Z">
        <w:r w:rsidR="00F63065">
          <w:rPr>
            <w:rtl/>
          </w:rPr>
          <w:delText xml:space="preserve">אחריו -</w:delText>
        </w:r>
      </w:del>
      <w:r w:rsidR="00F63065">
        <w:rPr>
          <w:rtl/>
        </w:rPr>
        <w:t xml:space="preserve"> דכל </w:t>
      </w:r>
      <w:ins w:id="92801" w:author="קלוד - ניסוח" w:date="2026-10-13T16:46:40Z">
        <w:r>
          <w:rPr>
            <w:rtl/>
          </w:rPr>
          <w:t xml:space="preserve">יום</w:t>
        </w:r>
      </w:ins>
      <w:del w:id="92802" w:author="קלוד - ניסוח" w:date="2026-10-13T16:46:40Z">
        <w:r w:rsidR="00F63065">
          <w:rPr>
            <w:rtl/>
          </w:rPr>
          <w:delText xml:space="preserve">יומא</w:delText>
        </w:r>
      </w:del>
      <w:r w:rsidR="00F63065">
        <w:rPr>
          <w:rtl/>
        </w:rPr>
        <w:t xml:space="preserve"> </w:t>
      </w:r>
      <w:ins w:id="92799" w:author="קלוד - ניסוח" w:date="2026-10-13T16:46:40Z">
        <w:r>
          <w:rPr>
            <w:rtl/>
          </w:rPr>
          <w:t xml:space="preserve">ויום</w:t>
        </w:r>
      </w:ins>
      <w:del w:id="92800" w:author="קלוד - ניסוח" w:date="2026-10-13T16:46:40Z">
        <w:r w:rsidR="00F63065">
          <w:rPr>
            <w:rtl/>
          </w:rPr>
          <w:delText xml:space="preserve">ויומא</w:delText>
        </w:r>
      </w:del>
      <w:r w:rsidR="00F63065">
        <w:rPr>
          <w:rtl/>
        </w:rPr>
        <w:t xml:space="preserve"> </w:t>
      </w:r>
      <w:ins w:id="92797" w:author="קלוד - ניסוח" w:date="2026-10-13T16:46:40Z">
        <w:r>
          <w:rPr>
            <w:rtl/>
          </w:rPr>
          <w:t xml:space="preserve">מפקיעו</w:t>
        </w:r>
      </w:ins>
      <w:del w:id="92798" w:author="קלוד - ניסוח" w:date="2026-10-13T16:46:40Z">
        <w:r w:rsidR="00F63065">
          <w:rPr>
            <w:rtl/>
          </w:rPr>
          <w:delText xml:space="preserve">מפקע </w:delText>
        </w:r>
        <w:r>
          <w:rPr>
            <w:rtl/>
          </w:rPr>
          <w:delText xml:space="preserve">לו</w:delText>
        </w:r>
      </w:del>
      <w:r w:rsidR="00F63065">
        <w:rPr>
          <w:rtl/>
        </w:rPr>
        <w:t xml:space="preserve"> ממצות</w:t>
      </w:r>
      <w:r>
        <w:rPr>
          <w:rtl/>
        </w:rPr>
        <w:t>,</w:t>
      </w:r>
    </w:p>
    <w:p>
      <w:pPr>
        <w:pStyle w:val="36"/>
        <w:rPr>
          <w:ins w:id="90148" w:author="קלוד - סמנטי" w:date="2026-10-13T16:46:38Z"/>
        </w:rPr>
      </w:pPr>
      <w:r>
        <w:t>את"ל</w:t>
      </w:r>
      <w:r w:rsidR="00F63065">
        <w:t xml:space="preserve">:</w:t>
      </w:r>
    </w:p>
    <w:p w14:paraId="60CBB19B" w14:textId="079ECA7F" w:rsidR="00D82CEB" w:rsidRDefault="000B1D60" w:rsidP="000B1D60">
      <w:pPr>
        <w:rPr>
          <w:rtl/>
        </w:rPr>
      </w:pPr>
      <w:del w:id="90149" w:author="קלוד - סמנטי" w:date="2026-10-13T16:46:38Z">
        <w:r w:rsidR="00F63065">
          <w:rPr>
            <w:rtl/>
          </w:rPr>
          <w:delText xml:space="preserve"> </w:delText>
        </w:r>
      </w:del>
      <w:ins w:id="92817" w:author="קלוד - ניסוח" w:date="2026-10-13T16:46:40Z">
        <w:r>
          <w:rPr>
            <w:rtl/>
          </w:rPr>
          <w:t xml:space="preserve">כיון</w:t>
        </w:r>
      </w:ins>
      <w:del w:id="92818" w:author="קלוד - ניסוח" w:date="2026-10-13T16:46:40Z">
        <w:r w:rsidR="00F63065">
          <w:rPr>
            <w:rtl/>
          </w:rPr>
          <w:delText xml:space="preserve">כוון</w:delText>
        </w:r>
      </w:del>
      <w:r w:rsidR="00F63065">
        <w:rPr>
          <w:rtl/>
        </w:rPr>
        <w:t xml:space="preserve"> מלאכתו במועד ומת - </w:t>
      </w:r>
      <w:r w:rsidR="00F63065">
        <w:rPr>
          <w:rtl/>
        </w:rPr>
        <w:t xml:space="preserve">לא</w:t>
      </w:r>
      <w:r w:rsidR="00F63065">
        <w:rPr>
          <w:rtl/>
        </w:rPr>
        <w:t xml:space="preserve"> קנסו בנו </w:t>
      </w:r>
      <w:ins w:id="92815" w:author="קלוד - ניסוח" w:date="2026-10-13T16:46:40Z">
        <w:r>
          <w:rPr>
            <w:rtl/>
          </w:rPr>
          <w:t xml:space="preserve">אחריו,</w:t>
        </w:r>
      </w:ins>
      <w:del w:id="92816" w:author="קלוד - ניסוח" w:date="2026-10-13T16:46:40Z">
        <w:r w:rsidR="00F63065">
          <w:rPr>
            <w:rtl/>
          </w:rPr>
          <w:delText xml:space="preserve">אחריו</w:delText>
        </w:r>
      </w:del>
      <w:r w:rsidR="00F63065">
        <w:rPr>
          <w:rtl/>
        </w:rPr>
        <w:t xml:space="preserve"> </w:t>
      </w:r>
      <w:ins w:id="92813" w:author="קלוד - ניסוח" w:date="2026-10-13T16:46:40Z">
        <w:r>
          <w:rPr>
            <w:rtl/>
          </w:rPr>
          <w:t xml:space="preserve">ש</w:t>
        </w:r>
        <w:r>
          <w:rPr>
            <w:rStyle w:val="affffd"/>
            <w:rtl/>
          </w:rPr>
          <w:t xml:space="preserve">עדיין</w:t>
        </w:r>
      </w:ins>
      <w:del w:id="92814" w:author="קלוד - ניסוח" w:date="2026-10-13T16:46:40Z">
        <w:r w:rsidR="00F63065">
          <w:rPr>
            <w:rtl/>
          </w:rPr>
          <w:delText xml:space="preserve">משום</w:delText>
        </w:r>
      </w:del>
      <w:r w:rsidR="00F63065">
        <w:rPr>
          <w:rtl/>
        </w:rPr>
        <w:t xml:space="preserve"> </w:t>
      </w:r>
      <w:ins w:id="92811" w:author="קלוד - ניסוח" w:date="2026-10-13T16:46:40Z">
        <w:r>
          <w:rPr>
            <w:rtl/>
          </w:rPr>
          <w:t xml:space="preserve">לא</w:t>
        </w:r>
      </w:ins>
      <w:del w:id="92812" w:author="קלוד - ניסוח" w:date="2026-10-13T16:46:40Z">
        <w:r w:rsidR="00F63065">
          <w:rPr>
            <w:rtl/>
          </w:rPr>
          <w:delText xml:space="preserve">דלא</w:delText>
        </w:r>
      </w:del>
      <w:r w:rsidR="00F63065">
        <w:rPr>
          <w:rtl/>
        </w:rPr>
        <w:t xml:space="preserve"> </w:t>
      </w:r>
      <w:ins w:id="92809" w:author="קלוד - ניסוח" w:date="2026-10-13T16:46:40Z">
        <w:r>
          <w:rPr>
            <w:rtl/>
          </w:rPr>
          <w:t xml:space="preserve">עשה</w:t>
        </w:r>
      </w:ins>
      <w:del w:id="92810" w:author="קלוד - ניסוח" w:date="2026-10-13T16:46:40Z">
        <w:r w:rsidR="00F63065">
          <w:rPr>
            <w:rtl/>
          </w:rPr>
          <w:delText xml:space="preserve">עבדא</w:delText>
        </w:r>
      </w:del>
      <w:r w:rsidR="00F63065">
        <w:rPr>
          <w:rtl/>
        </w:rPr>
        <w:t xml:space="preserve"> </w:t>
      </w:r>
      <w:ins w:id="92807" w:author="קלוד - ניסוח" w:date="2026-10-13T16:46:40Z">
        <w:r>
          <w:rPr>
            <w:rtl/>
          </w:rPr>
          <w:t xml:space="preserve">איסור,</w:t>
        </w:r>
      </w:ins>
      <w:del w:id="92808" w:author="קלוד - ניסוח" w:date="2026-10-13T16:46:40Z">
        <w:r w:rsidR="00F63065">
          <w:rPr>
            <w:rtl/>
          </w:rPr>
          <w:delText xml:space="preserve">לאיסורא, </w:delText>
        </w:r>
      </w:del>
    </w:p>
    <w:p>
      <w:pPr>
        <w:pStyle w:val="36"/>
        <w:rPr>
          <w:ins w:id="90150" w:author="קלוד - סמנטי" w:date="2026-10-13T16:46:38Z"/>
        </w:rPr>
      </w:pPr>
      <w:r>
        <w:t>כאן</w:t>
      </w:r>
      <w:r w:rsidR="00F63065">
        <w:t xml:space="preserve">?</w:t>
      </w:r>
    </w:p>
    <w:p w14:paraId="01697169" w14:textId="03A096D4" w:rsidR="00A8665A" w:rsidRDefault="00D82CEB" w:rsidP="00A8665A">
      <w:pPr>
        <w:rPr>
          <w:rtl/>
        </w:rPr>
      </w:pPr>
      <w:del w:id="90151" w:author="קלוד - סמנטי" w:date="2026-10-13T16:46:38Z">
        <w:r w:rsidR="00F63065">
          <w:rPr>
            <w:rtl/>
          </w:rPr>
          <w:delText xml:space="preserve"> </w:delText>
        </w:r>
      </w:del>
      <w:r>
        <w:rPr>
          <w:rtl/>
        </w:rPr>
        <w:t>לו</w:t>
      </w:r>
      <w:r w:rsidR="00F63065">
        <w:rPr>
          <w:rtl/>
        </w:rPr>
        <w:t xml:space="preserve"> קנסו</w:t>
      </w:r>
      <w:ins w:id="92829" w:author="קלוד - ניסוח" w:date="2026-10-13T16:46:40Z">
        <w:r>
          <w:rPr>
            <w:rtl/>
          </w:rPr>
          <w:t xml:space="preserve"> </w:t>
        </w:r>
      </w:ins>
      <w:del w:id="92830" w:author="קלוד - ניסוח" w:date="2026-10-13T16:46:40Z">
        <w:r w:rsidR="00F63065">
          <w:rPr>
            <w:rtl/>
          </w:rPr>
          <w:delText xml:space="preserve"> רבנן </w:delText>
        </w:r>
      </w:del>
      <w:r w:rsidR="00F63065">
        <w:rPr>
          <w:rtl/>
        </w:rPr>
        <w:t xml:space="preserve">- </w:t>
      </w:r>
      <w:ins w:id="92827" w:author="קלוד - ניסוח" w:date="2026-10-13T16:46:40Z">
        <w:r>
          <w:rPr>
            <w:rtl/>
          </w:rPr>
          <w:t xml:space="preserve">והרי</w:t>
        </w:r>
      </w:ins>
      <w:del w:id="92828" w:author="קלוד - ניסוח" w:date="2026-10-13T16:46:40Z">
        <w:r w:rsidR="00F63065">
          <w:rPr>
            <w:rtl/>
          </w:rPr>
          <w:delText xml:space="preserve">והא</w:delText>
        </w:r>
      </w:del>
      <w:r w:rsidR="00F63065">
        <w:rPr>
          <w:rtl/>
        </w:rPr>
        <w:t xml:space="preserve"> </w:t>
      </w:r>
      <w:r>
        <w:rPr>
          <w:rtl/>
        </w:rPr>
        <w:t>אינו</w:t>
      </w:r>
      <w:r w:rsidR="00F63065">
        <w:rPr>
          <w:rtl/>
        </w:rPr>
        <w:t xml:space="preserve">, </w:t>
      </w:r>
      <w:ins w:id="92825" w:author="קלוד - ניסוח" w:date="2026-10-13T16:46:40Z">
        <w:r>
          <w:rPr>
            <w:b/>
            <w:bCs/>
            <w:rtl/>
          </w:rPr>
          <w:t xml:space="preserve">או"ד</w:t>
        </w:r>
      </w:ins>
      <w:del w:id="92826" w:author="קלוד - ניסוח" w:date="2026-10-13T16:46:40Z">
        <w:r w:rsidR="00002A62" w:rsidRPr="00D25F87">
          <w:rPr>
            <w:b/>
            <w:bCs/>
            <w:rtl/>
          </w:rPr>
          <w:delText xml:space="preserve">או"ד</w:delText>
        </w:r>
        <w:r w:rsidR="00F63065">
          <w:rPr>
            <w:rtl/>
          </w:rPr>
          <w:delText xml:space="preserve">:</w:delText>
        </w:r>
      </w:del>
      <w:r w:rsidR="00F63065">
        <w:rPr>
          <w:rtl/>
        </w:rPr>
        <w:t xml:space="preserve"> </w:t>
      </w:r>
      <w:r w:rsidR="00F63065" w:rsidRPr="00A8665A">
        <w:rPr>
          <w:b/>
          <w:bCs/>
          <w:rtl/>
        </w:rPr>
        <w:t>לממ</w:t>
      </w:r>
      <w:r w:rsidR="00A8665A" w:rsidRPr="00A8665A">
        <w:rPr>
          <w:rFonts w:hint="cs"/>
          <w:b/>
          <w:bCs/>
          <w:rtl/>
        </w:rPr>
        <w:t>ונו</w:t>
      </w:r>
      <w:r w:rsidR="00A8665A">
        <w:rPr>
          <w:rFonts w:hint="cs"/>
          <w:rtl/>
        </w:rPr>
        <w:t xml:space="preserve"> קנסו </w:t>
      </w:r>
      <w:ins w:id="92823" w:author="קלוד - ניסוח" w:date="2026-10-13T16:46:40Z">
        <w:r>
          <w:rPr>
            <w:rFonts w:hint="cs"/>
            <w:rtl/>
          </w:rPr>
          <w:t xml:space="preserve">-</w:t>
        </w:r>
      </w:ins>
      <w:del w:id="92824" w:author="קלוד - ניסוח" w:date="2026-10-13T16:46:40Z">
        <w:r w:rsidR="00A8665A">
          <w:rPr>
            <w:rFonts w:hint="cs"/>
            <w:rtl/>
          </w:rPr>
          <w:delText xml:space="preserve">רבנן</w:delText>
        </w:r>
      </w:del>
      <w:r w:rsidR="00A8665A">
        <w:rPr>
          <w:rFonts w:hint="cs"/>
          <w:rtl/>
        </w:rPr>
        <w:t xml:space="preserve"> </w:t>
      </w:r>
      <w:ins w:id="92821" w:author="קלוד - ניסוח" w:date="2026-10-13T16:46:40Z">
        <w:r>
          <w:rPr>
            <w:rFonts w:hint="cs"/>
            <w:rtl/>
          </w:rPr>
          <w:t xml:space="preserve">והרי</w:t>
        </w:r>
      </w:ins>
      <w:del w:id="92822" w:author="קלוד - ניסוח" w:date="2026-10-13T16:46:40Z">
        <w:r w:rsidR="00A8665A">
          <w:rPr>
            <w:rFonts w:hint="cs"/>
            <w:rtl/>
          </w:rPr>
          <w:delText xml:space="preserve">והוא</w:delText>
        </w:r>
      </w:del>
      <w:r w:rsidR="00A8665A">
        <w:rPr>
          <w:rFonts w:hint="cs"/>
          <w:rtl/>
        </w:rPr>
        <w:t xml:space="preserve"> </w:t>
      </w:r>
      <w:ins w:id="92819" w:author="קלוד - ניסוח" w:date="2026-10-13T16:46:40Z">
        <w:r>
          <w:rPr>
            <w:rFonts w:hint="cs"/>
            <w:rtl/>
          </w:rPr>
          <w:t xml:space="preserve">ממונו קיים?</w:t>
        </w:r>
      </w:ins>
      <w:del w:id="92820" w:author="קלוד - ניסוח" w:date="2026-10-13T16:46:40Z">
        <w:r w:rsidR="00A8665A">
          <w:rPr>
            <w:rFonts w:hint="cs"/>
            <w:rtl/>
          </w:rPr>
          <w:delText xml:space="preserve">קיים </w:delText>
        </w:r>
      </w:del>
    </w:p>
    <w:p w14:paraId="4530846A" w14:textId="77777777" w:rsidR="006542AA" w:rsidRDefault="00000000">
      <w:pPr>
        <w:pStyle w:val="36"/>
        <w:framePr w:wrap="notBeside"/>
      </w:pPr>
      <w:r>
        <w:t>א"ל</w:t>
      </w:r>
      <w:r w:rsidR="00D82CEB">
        <w:t xml:space="preserve"> תניתוה:</w:t>
      </w:r>
    </w:p>
    <w:p w14:paraId="7154A3FB" w14:textId="7268A1A1" w:rsidR="000B1D60" w:rsidRDefault="00D82CEB" w:rsidP="00C83F7A">
      <w:pPr>
        <w:pStyle w:val="021"/>
        <w:rPr>
          <w:rtl/>
        </w:rPr>
      </w:pPr>
      <w:r>
        <w:rPr>
          <w:rtl/>
        </w:rPr>
        <w:t xml:space="preserve">שדה שנתקווצה</w:t>
      </w:r>
      <w:ins w:id="92835" w:author="קלוד - ניסוח" w:date="2026-10-13T16:46:40Z">
        <w:r>
          <w:rPr>
            <w:rtl/>
          </w:rPr>
          <w:t xml:space="preserve"> </w:t>
        </w:r>
        <w:r>
          <w:rPr>
            <w:rStyle w:val="affffd"/>
            <w:rtl/>
          </w:rPr>
          <w:t xml:space="preserve">נטלו קוציה</w:t>
        </w:r>
        <w:r>
          <w:rPr>
            <w:rtl/>
          </w:rPr>
          <w:t xml:space="preserve"> בשביעית -</w:t>
        </w:r>
      </w:ins>
      <w:del w:id="92836" w:author="קלוד - ניסוח" w:date="2026-10-13T16:46:40Z">
        <w:r>
          <w:rPr>
            <w:rtl/>
          </w:rPr>
          <w:delText xml:space="preserve"> בשביעית</w:delText>
        </w:r>
      </w:del>
      <w:r>
        <w:rPr>
          <w:rtl/>
        </w:rPr>
        <w:t xml:space="preserve"> </w:t>
      </w:r>
      <w:r w:rsidR="00F63065">
        <w:rPr>
          <w:rtl/>
        </w:rPr>
        <w:t xml:space="preserve">תזרע למוצאי שביעית, ניטייבה</w:t>
      </w:r>
      <w:ins w:id="92833" w:author="קלוד - ניסוח" w:date="2026-10-13T16:46:40Z">
        <w:r>
          <w:rPr>
            <w:rtl/>
          </w:rPr>
          <w:t xml:space="preserve"> </w:t>
        </w:r>
        <w:r>
          <w:rPr>
            <w:rStyle w:val="affffd"/>
            <w:rtl/>
          </w:rPr>
          <w:t xml:space="preserve">זובלה</w:t>
        </w:r>
        <w:r>
          <w:rPr>
            <w:rtl/>
          </w:rPr>
          <w:t xml:space="preserve"> או נידיירה נעשית דיר -</w:t>
        </w:r>
      </w:ins>
      <w:del w:id="92834" w:author="קלוד - ניסוח" w:date="2026-10-13T16:46:40Z">
        <w:r w:rsidR="00F63065">
          <w:rPr>
            <w:rtl/>
          </w:rPr>
          <w:delText xml:space="preserve"> ניד</w:delText>
        </w:r>
        <w:r>
          <w:rPr>
            <w:rtl/>
          </w:rPr>
          <w:delText xml:space="preserve">יירה</w:delText>
        </w:r>
      </w:del>
      <w:r>
        <w:rPr>
          <w:rtl/>
        </w:rPr>
        <w:t xml:space="preserve"> </w:t>
      </w:r>
      <w:r w:rsidR="00F63065">
        <w:rPr>
          <w:rtl/>
        </w:rPr>
        <w:t xml:space="preserve">לא</w:t>
      </w:r>
      <w:r w:rsidR="00F63065">
        <w:rPr>
          <w:rtl/>
        </w:rPr>
        <w:t xml:space="preserve"> </w:t>
      </w:r>
      <w:ins w:id="92831" w:author="קלוד - ניסוח" w:date="2026-10-13T16:46:40Z">
        <w:r>
          <w:rPr>
            <w:rtl/>
          </w:rPr>
          <w:t xml:space="preserve">תזרע,</w:t>
        </w:r>
      </w:ins>
      <w:del w:id="92832" w:author="קלוד - ניסוח" w:date="2026-10-13T16:46:40Z">
        <w:r w:rsidR="00F63065">
          <w:rPr>
            <w:rtl/>
          </w:rPr>
          <w:delText xml:space="preserve">תזרע למוצאי שביעית,</w:delText>
        </w:r>
        <w:r w:rsidR="00F63065">
          <w:rPr>
            <w:rFonts w:hint="cs"/>
            <w:rtl/>
          </w:rPr>
          <w:delText xml:space="preserve"> </w:delText>
        </w:r>
      </w:del>
    </w:p>
    <w:p>
      <w:pPr>
        <w:pStyle w:val="36"/>
        <w:rPr>
          <w:ins w:id="90152" w:author="קלוד - סמנטי" w:date="2026-10-13T16:46:38Z"/>
        </w:rPr>
      </w:pPr>
      <w:ins w:id="92837" w:author="קלוד - ניסוח" w:date="2026-10-13T16:46:40Z">
        <w:r>
          <w:t xml:space="preserve">ורב אסי בר"ח:</w:t>
        </w:r>
      </w:ins>
      <w:del w:id="92838" w:author="קלוד - ניסוח" w:date="2026-10-13T16:46:40Z">
        <w:r w:rsidRPr="00A8665A">
          <w:delText xml:space="preserve">ואריב'ח</w:delText>
        </w:r>
        <w:r w:rsidR="00D82CEB">
          <w:delText xml:space="preserve">:</w:delText>
        </w:r>
      </w:del>
    </w:p>
    <w:p w14:paraId="5723D8CE" w14:textId="28B2CBBA" w:rsidR="00B874E6" w:rsidRDefault="000B1D60" w:rsidP="000B1D60">
      <w:pPr>
        <w:rPr>
          <w:rtl/>
        </w:rPr>
      </w:pPr>
      <w:del w:id="90153" w:author="קלוד - סמנטי" w:date="2026-10-13T16:46:38Z">
        <w:r w:rsidR="00D82CEB">
          <w:rPr>
            <w:rtl/>
          </w:rPr>
          <w:delText xml:space="preserve"> </w:delText>
        </w:r>
      </w:del>
      <w:ins w:id="92847" w:author="קלוד - ניסוח" w:date="2026-10-13T16:46:40Z">
        <w:r>
          <w:rPr>
            <w:rtl/>
          </w:rPr>
          <w:t xml:space="preserve">מקובלנו:</w:t>
        </w:r>
      </w:ins>
      <w:del w:id="92848" w:author="קלוד - ניסוח" w:date="2026-10-13T16:46:40Z">
        <w:r>
          <w:rPr>
            <w:rtl/>
          </w:rPr>
          <w:delText xml:space="preserve">מקובלנו</w:delText>
        </w:r>
        <w:r w:rsidR="00D82CEB">
          <w:rPr>
            <w:rtl/>
          </w:rPr>
          <w:delText xml:space="preserve">,</w:delText>
        </w:r>
      </w:del>
      <w:r w:rsidR="00D82CEB">
        <w:rPr>
          <w:rtl/>
        </w:rPr>
        <w:t xml:space="preserve"> הטיבה ומת</w:t>
      </w:r>
      <w:ins w:id="92845" w:author="קלוד - ניסוח" w:date="2026-10-13T16:46:40Z">
        <w:r>
          <w:rPr>
            <w:rtl/>
          </w:rPr>
          <w:t xml:space="preserve"> - </w:t>
        </w:r>
      </w:ins>
      <w:del w:id="92846" w:author="קלוד - ניסוח" w:date="2026-10-13T16:46:40Z">
        <w:r w:rsidR="00D82CEB">
          <w:rPr>
            <w:rtl/>
          </w:rPr>
          <w:delText xml:space="preserve"> </w:delText>
        </w:r>
      </w:del>
      <w:r w:rsidR="00F63065">
        <w:rPr>
          <w:rtl/>
        </w:rPr>
        <w:t>בנו זורע</w:t>
      </w:r>
      <w:r w:rsidR="00D82CEB">
        <w:rPr>
          <w:rtl/>
        </w:rPr>
        <w:t xml:space="preserve">ה, </w:t>
      </w:r>
      <w:ins w:id="92843" w:author="קלוד - ניסוח" w:date="2026-10-13T16:46:40Z">
        <w:r>
          <w:rPr>
            <w:rtl/>
          </w:rPr>
          <w:t xml:space="preserve">אלמא</w:t>
        </w:r>
      </w:ins>
      <w:del w:id="92844" w:author="קלוד - ניסוח" w:date="2026-10-13T16:46:40Z">
        <w:r w:rsidR="00D82CEB">
          <w:rPr>
            <w:rtl/>
          </w:rPr>
          <w:delText xml:space="preserve">אלמא:</w:delText>
        </w:r>
      </w:del>
      <w:r w:rsidR="00D82CEB">
        <w:rPr>
          <w:rtl/>
        </w:rPr>
        <w:t xml:space="preserve"> </w:t>
      </w:r>
      <w:r>
        <w:rPr>
          <w:rtl/>
        </w:rPr>
        <w:t>לו</w:t>
      </w:r>
      <w:r w:rsidR="00D82CEB">
        <w:rPr>
          <w:rtl/>
        </w:rPr>
        <w:t xml:space="preserve"> קנסו </w:t>
      </w:r>
      <w:ins w:id="92841" w:author="קלוד - ניסוח" w:date="2026-10-13T16:46:40Z">
        <w:r>
          <w:rPr>
            <w:rtl/>
          </w:rPr>
          <w:t xml:space="preserve">ולא</w:t>
        </w:r>
      </w:ins>
      <w:del w:id="92842" w:author="קלוד - ניסוח" w:date="2026-10-13T16:46:40Z">
        <w:r w:rsidR="00D82CEB">
          <w:rPr>
            <w:rtl/>
          </w:rPr>
          <w:delText xml:space="preserve">רבנן,</w:delText>
        </w:r>
      </w:del>
      <w:r w:rsidR="00D82CEB">
        <w:rPr>
          <w:rtl/>
        </w:rPr>
        <w:t xml:space="preserve"> </w:t>
      </w:r>
      <w:ins w:id="92839" w:author="קלוד - ניסוח" w:date="2026-10-13T16:46:40Z">
        <w:r>
          <w:rPr>
            <w:b/>
            <w:bCs/>
            <w:rtl/>
          </w:rPr>
          <w:t xml:space="preserve">לבנו.</w:t>
        </w:r>
      </w:ins>
      <w:del w:id="92840" w:author="קלוד - ניסוח" w:date="2026-10-13T16:46:40Z">
        <w:r w:rsidR="00D82CEB" w:rsidRPr="00A8665A">
          <w:rPr>
            <w:b/>
            <w:bCs/>
            <w:rtl/>
          </w:rPr>
          <w:delText xml:space="preserve">לב</w:delText>
        </w:r>
        <w:r w:rsidR="00D82CEB" w:rsidRPr="00A8665A">
          <w:rPr>
            <w:rFonts w:hint="cs"/>
            <w:b/>
            <w:bCs/>
            <w:rtl/>
          </w:rPr>
          <w:delText xml:space="preserve">נו</w:delText>
        </w:r>
        <w:r w:rsidR="00F63065" w:rsidRPr="00A8665A">
          <w:rPr>
            <w:b/>
            <w:bCs/>
            <w:rtl/>
          </w:rPr>
          <w:delText xml:space="preserve"> </w:delText>
        </w:r>
        <w:r w:rsidR="00F63065" w:rsidRPr="00A8665A">
          <w:rPr>
            <w:b/>
            <w:bCs/>
            <w:rtl/>
          </w:rPr>
          <w:delText xml:space="preserve">לא</w:delText>
        </w:r>
        <w:r w:rsidR="00F63065" w:rsidRPr="00A8665A">
          <w:rPr>
            <w:b/>
            <w:bCs/>
            <w:rtl/>
          </w:rPr>
          <w:delText xml:space="preserve"> קנסו רבנן</w:delText>
        </w:r>
        <w:r w:rsidR="0057284B" w:rsidRPr="00A8665A">
          <w:rPr>
            <w:b/>
            <w:bCs/>
            <w:rtl/>
          </w:rPr>
          <w:delText xml:space="preserve">.</w:delText>
        </w:r>
      </w:del>
    </w:p>
    <w:p w14:paraId="15414429" w14:textId="77777777" w:rsidR="006542AA" w:rsidRDefault="00000000">
      <w:pPr>
        <w:pStyle w:val="36"/>
        <w:framePr w:wrap="notBeside"/>
      </w:pPr>
      <w:r w:rsidRPr="00A8665A">
        <w:t>אביי</w:t>
      </w:r>
      <w:r>
        <w:t>:</w:t>
      </w:r>
    </w:p>
    <w:p w14:paraId="03E08CE6" w14:textId="6B6D9F08" w:rsidR="00D82CEB" w:rsidRDefault="00A8665A" w:rsidP="00D82CEB">
      <w:pPr>
        <w:rPr>
          <w:rtl/>
        </w:rPr>
      </w:pPr>
      <w:r>
        <w:rPr>
          <w:rtl/>
        </w:rPr>
        <w:tab/>
      </w:r>
      <w:ins w:id="92855" w:author="קלוד - ניסוח" w:date="2026-10-13T16:46:40Z">
        <w:r>
          <w:rPr>
            <w:rtl/>
          </w:rPr>
          <w:t xml:space="preserve">מקובלנו:</w:t>
        </w:r>
      </w:ins>
      <w:del w:id="92856" w:author="קלוד - ניסוח" w:date="2026-10-13T16:46:40Z">
        <w:r w:rsidR="00F63065">
          <w:rPr>
            <w:rtl/>
          </w:rPr>
          <w:delText xml:space="preserve">מקובלנו</w:delText>
        </w:r>
      </w:del>
      <w:r w:rsidR="00F63065">
        <w:rPr>
          <w:rtl/>
        </w:rPr>
        <w:t xml:space="preserve"> </w:t>
      </w:r>
      <w:r w:rsidR="00D82CEB">
        <w:rPr>
          <w:rtl/>
        </w:rPr>
        <w:t xml:space="preserve">טימא טהרות </w:t>
      </w:r>
      <w:ins w:id="92853" w:author="קלוד - ניסוח" w:date="2026-10-13T16:46:40Z">
        <w:r>
          <w:rPr>
            <w:rtl/>
          </w:rPr>
          <w:t xml:space="preserve">ומת -</w:t>
        </w:r>
      </w:ins>
      <w:del w:id="92854" w:author="קלוד - ניסוח" w:date="2026-10-13T16:46:40Z">
        <w:r w:rsidR="00D82CEB">
          <w:rPr>
            <w:rtl/>
          </w:rPr>
          <w:delText xml:space="preserve">ומת</w:delText>
        </w:r>
      </w:del>
      <w:r w:rsidR="00D82CEB">
        <w:rPr>
          <w:rtl/>
        </w:rPr>
        <w:t xml:space="preserve"> </w:t>
      </w:r>
      <w:r w:rsidR="00F63065" w:rsidRPr="00A8665A">
        <w:rPr>
          <w:b/>
          <w:bCs/>
          <w:rtl/>
        </w:rPr>
        <w:t xml:space="preserve">לא</w:t>
      </w:r>
      <w:r w:rsidR="00F63065" w:rsidRPr="00A8665A">
        <w:rPr>
          <w:b/>
          <w:bCs/>
          <w:rtl/>
        </w:rPr>
        <w:t xml:space="preserve"> קנסו בנו אחריו</w:t>
      </w:r>
      <w:r w:rsidR="00F63065">
        <w:rPr>
          <w:rtl/>
        </w:rPr>
        <w:t xml:space="preserve">, </w:t>
      </w:r>
      <w:r w:rsidR="00D82CEB">
        <w:rPr>
          <w:rFonts w:hint="cs"/>
          <w:rtl/>
        </w:rPr>
        <w:t>ד</w:t>
      </w:r>
      <w:r w:rsidR="00F63065">
        <w:rPr>
          <w:rtl/>
        </w:rPr>
        <w:t xml:space="preserve">היזק שאינו ניכר</w:t>
      </w:r>
      <w:ins w:id="92851" w:author="קלוד - ניסוח" w:date="2026-10-13T16:46:40Z">
        <w:r>
          <w:rPr>
            <w:rtl/>
          </w:rPr>
          <w:t xml:space="preserve"> </w:t>
        </w:r>
      </w:ins>
      <w:del w:id="92852" w:author="קלוד - ניסוח" w:date="2026-10-13T16:46:40Z">
        <w:r w:rsidR="00F63065">
          <w:rPr>
            <w:rtl/>
          </w:rPr>
          <w:delText xml:space="preserve"> - </w:delText>
        </w:r>
      </w:del>
      <w:r w:rsidR="00F63065">
        <w:rPr>
          <w:rtl/>
        </w:rPr>
        <w:t xml:space="preserve">לא</w:t>
      </w:r>
      <w:r w:rsidR="00F63065">
        <w:rPr>
          <w:rtl/>
        </w:rPr>
        <w:t xml:space="preserve"> שמיה </w:t>
      </w:r>
      <w:ins w:id="92849" w:author="קלוד - ניסוח" w:date="2026-10-13T16:46:40Z">
        <w:r>
          <w:rPr>
            <w:rtl/>
          </w:rPr>
          <w:t xml:space="preserve">היזק,</w:t>
        </w:r>
      </w:ins>
      <w:del w:id="92850" w:author="קלוד - ניסוח" w:date="2026-10-13T16:46:40Z">
        <w:r w:rsidR="00F63065">
          <w:rPr>
            <w:rtl/>
          </w:rPr>
          <w:delText xml:space="preserve">היזק, </w:delText>
        </w:r>
      </w:del>
    </w:p>
    <w:p w14:paraId="588A0947" w14:textId="677AF3B5" w:rsidR="00B874E6" w:rsidRDefault="00A8665A" w:rsidP="00D82CEB">
      <w:pPr>
        <w:rPr>
          <w:rtl/>
        </w:rPr>
      </w:pPr>
      <w:r>
        <w:rPr>
          <w:rtl/>
        </w:rPr>
        <w:tab/>
      </w:r>
      <w:ins w:id="92865" w:author="קלוד - ניסוח" w:date="2026-10-13T16:46:40Z">
        <w:r>
          <w:rPr>
            <w:rtl/>
          </w:rPr>
          <w:t xml:space="preserve">וקנסא</w:t>
        </w:r>
      </w:ins>
      <w:del w:id="92866" w:author="קלוד - ניסוח" w:date="2026-10-13T16:46:40Z">
        <w:r w:rsidR="00F63065">
          <w:rPr>
            <w:rtl/>
          </w:rPr>
          <w:delText xml:space="preserve">קנסא</w:delText>
        </w:r>
      </w:del>
      <w:r w:rsidR="00F63065">
        <w:rPr>
          <w:rtl/>
        </w:rPr>
        <w:t xml:space="preserve"> </w:t>
      </w:r>
      <w:ins w:id="92863" w:author="קלוד - ניסוח" w:date="2026-10-13T16:46:40Z">
        <w:r>
          <w:rPr>
            <w:rtl/>
          </w:rPr>
          <w:t xml:space="preserve">דרבנן הוא -</w:t>
        </w:r>
      </w:ins>
      <w:del w:id="92864" w:author="קלוד - ניסוח" w:date="2026-10-13T16:46:40Z">
        <w:r w:rsidR="00F63065">
          <w:rPr>
            <w:rtl/>
          </w:rPr>
          <w:delText xml:space="preserve">דרבנן,</w:delText>
        </w:r>
      </w:del>
      <w:r w:rsidR="00F63065">
        <w:rPr>
          <w:rtl/>
        </w:rPr>
        <w:t xml:space="preserve"> </w:t>
      </w:r>
      <w:r>
        <w:rPr>
          <w:rtl/>
        </w:rPr>
        <w:t>לו</w:t>
      </w:r>
      <w:r w:rsidR="00F63065">
        <w:rPr>
          <w:rtl/>
        </w:rPr>
        <w:t xml:space="preserve"> </w:t>
      </w:r>
      <w:ins w:id="92861" w:author="קלוד - ניסוח" w:date="2026-10-13T16:46:40Z">
        <w:r>
          <w:rPr>
            <w:rtl/>
          </w:rPr>
          <w:t xml:space="preserve">קנסו,</w:t>
        </w:r>
      </w:ins>
      <w:del w:id="92862" w:author="קלוד - ניסוח" w:date="2026-10-13T16:46:40Z">
        <w:r w:rsidR="00F63065">
          <w:rPr>
            <w:rtl/>
          </w:rPr>
          <w:delText xml:space="preserve">-</w:delText>
        </w:r>
      </w:del>
      <w:r w:rsidR="00F63065">
        <w:rPr>
          <w:rtl/>
        </w:rPr>
        <w:t xml:space="preserve"> </w:t>
      </w:r>
      <w:ins w:id="92859" w:author="קלוד - ניסוח" w:date="2026-10-13T16:46:40Z">
        <w:r>
          <w:rPr>
            <w:rtl/>
          </w:rPr>
          <w:t xml:space="preserve">ולבנו</w:t>
        </w:r>
      </w:ins>
      <w:del w:id="92860" w:author="קלוד - ניסוח" w:date="2026-10-13T16:46:40Z">
        <w:r w:rsidR="00F63065">
          <w:rPr>
            <w:rtl/>
          </w:rPr>
          <w:delText xml:space="preserve">קנסו רבנן, לבריה -</w:delText>
        </w:r>
      </w:del>
      <w:r w:rsidR="00F63065">
        <w:rPr>
          <w:rtl/>
        </w:rPr>
        <w:t xml:space="preserve"> </w:t>
      </w:r>
      <w:r w:rsidR="00F63065">
        <w:rPr>
          <w:rtl/>
        </w:rPr>
        <w:t xml:space="preserve">לא</w:t>
      </w:r>
      <w:r w:rsidR="00F63065">
        <w:rPr>
          <w:rtl/>
        </w:rPr>
        <w:t xml:space="preserve"> </w:t>
      </w:r>
      <w:ins w:id="92857" w:author="קלוד - ניסוח" w:date="2026-10-13T16:46:40Z">
        <w:r>
          <w:rPr>
            <w:rtl/>
          </w:rPr>
          <w:t xml:space="preserve">קנסו.</w:t>
        </w:r>
      </w:ins>
      <w:del w:id="92858" w:author="קלוד - ניסוח" w:date="2026-10-13T16:46:40Z">
        <w:r w:rsidR="00F63065">
          <w:rPr>
            <w:rtl/>
          </w:rPr>
          <w:delText xml:space="preserve">קנסו רבנן</w:delText>
        </w:r>
        <w:r w:rsidR="0057284B">
          <w:rPr>
            <w:rtl/>
          </w:rPr>
          <w:delText xml:space="preserve">.</w:delText>
        </w:r>
      </w:del>
    </w:p>
    <w:p w14:paraId="4292CBB3" w14:textId="3F2C183A" w:rsidR="0057284B" w:rsidRDefault="0057284B" w:rsidP="009F73ED">
      <w:pPr>
        <w:pStyle w:val="affff9"/>
        <w:rPr>
          <w:rtl/>
        </w:rPr>
      </w:pPr>
      <w:r>
        <w:rPr>
          <w:rtl/>
        </w:rPr>
        <w:t>• • •</w:t>
      </w:r>
    </w:p>
    <w:p w14:paraId="149D62E1" w14:textId="77777777" w:rsidR="000B1D60" w:rsidRDefault="000B1D60" w:rsidP="000B1D60">
      <w:pPr>
        <w:pStyle w:val="afff0"/>
        <w:framePr w:wrap="around"/>
        <w:rPr>
          <w:rtl/>
        </w:rPr>
      </w:pPr>
      <w:r>
        <w:rPr>
          <w:rFonts w:hint="cs"/>
          <w:rtl/>
        </w:rPr>
        <w:t>לה.</w:t>
      </w:r>
    </w:p>
    <w:p w14:paraId="74E704D6" w14:textId="77777777" w:rsidR="006542AA" w:rsidRDefault="00000000">
      <w:pPr>
        <w:pStyle w:val="afffff5"/>
        <w:framePr w:wrap="around"/>
      </w:pPr>
      <w:r>
        <w:t>משנה ג</w:t>
      </w:r>
    </w:p>
    <w:p w14:paraId="7DBA2EAD" w14:textId="77777777" w:rsidR="00A8665A" w:rsidRDefault="00F63065" w:rsidP="009F73ED">
      <w:pPr>
        <w:pStyle w:val="afff5"/>
        <w:spacing w:before="120"/>
        <w:rPr>
          <w:rtl/>
        </w:rPr>
      </w:pPr>
      <w:r>
        <w:rPr>
          <w:rtl/>
        </w:rPr>
        <w:t xml:space="preserve">מעשה בזכר של רחלים זקן ושערו מדולדל, </w:t>
      </w:r>
    </w:p>
    <w:p w14:paraId="6A9D9C87" w14:textId="77777777" w:rsidR="00B874E6" w:rsidRDefault="00F63065" w:rsidP="00A8665A">
      <w:pPr>
        <w:pStyle w:val="afff5"/>
        <w:rPr>
          <w:rtl/>
        </w:rPr>
      </w:pPr>
      <w:r>
        <w:rPr>
          <w:rtl/>
        </w:rPr>
        <w:t xml:space="preserve">וראהו קסטור אחד ואמר: מה טיבו של זה? אמרו לו: בכור הוא, ואינו נשחט אלא א"כ היה בו מום, נטל פיגום וצרם אזנו, ובא מעשה לפני </w:t>
      </w:r>
      <w:r w:rsidRPr="009F73ED">
        <w:rPr>
          <w:rStyle w:val="afffff3"/>
          <w:rtl/>
        </w:rPr>
        <w:t>חכמים</w:t>
      </w:r>
      <w:r>
        <w:rPr>
          <w:rtl/>
        </w:rPr>
        <w:t xml:space="preserve"> והתירו</w:t>
      </w:r>
      <w:r w:rsidR="0057284B">
        <w:rPr>
          <w:rtl/>
        </w:rPr>
        <w:t>.</w:t>
      </w:r>
    </w:p>
    <w:p w14:paraId="3B8AE6A5" w14:textId="77777777" w:rsidR="00B874E6" w:rsidRDefault="00F63065" w:rsidP="00D82CEB">
      <w:pPr>
        <w:pStyle w:val="afff5"/>
        <w:rPr>
          <w:rtl/>
        </w:rPr>
      </w:pPr>
      <w:r>
        <w:rPr>
          <w:rtl/>
        </w:rPr>
        <w:t>ואחר שהתירו, הלך וצירם באזני בכורות אחרים ואסרו</w:t>
      </w:r>
      <w:r w:rsidR="0057284B">
        <w:rPr>
          <w:rtl/>
        </w:rPr>
        <w:t>.</w:t>
      </w:r>
    </w:p>
    <w:p w14:paraId="5ABF2E98" w14:textId="77777777" w:rsidR="00A8665A" w:rsidRDefault="00F63065" w:rsidP="00D82CEB">
      <w:pPr>
        <w:pStyle w:val="afff5"/>
        <w:rPr>
          <w:rtl/>
        </w:rPr>
      </w:pPr>
      <w:r>
        <w:rPr>
          <w:rtl/>
        </w:rPr>
        <w:t xml:space="preserve">פעם אחת היו תינוקות משחקין בשדה, וקשרו זנבי טלאים זה בזה ונפסקה זנבו של אחד מהם והרי הוא בכור, ובא מעשה לפני </w:t>
      </w:r>
      <w:r w:rsidRPr="009F73ED">
        <w:rPr>
          <w:rStyle w:val="afffff3"/>
          <w:rtl/>
        </w:rPr>
        <w:t>חכמים</w:t>
      </w:r>
      <w:r>
        <w:rPr>
          <w:rtl/>
        </w:rPr>
        <w:t xml:space="preserve"> - והתירו, </w:t>
      </w:r>
    </w:p>
    <w:p w14:paraId="736B5136" w14:textId="77777777" w:rsidR="00B874E6" w:rsidRDefault="00F63065" w:rsidP="00D82CEB">
      <w:pPr>
        <w:pStyle w:val="afff5"/>
        <w:rPr>
          <w:rtl/>
        </w:rPr>
      </w:pPr>
      <w:r>
        <w:rPr>
          <w:rtl/>
        </w:rPr>
        <w:t>ראו שהתירו, הלכו וקשרו זנבות בכורות אחרים - ואסרו</w:t>
      </w:r>
      <w:r w:rsidR="0057284B">
        <w:rPr>
          <w:rtl/>
        </w:rPr>
        <w:t>.</w:t>
      </w:r>
    </w:p>
    <w:p w14:paraId="77177635" w14:textId="77777777" w:rsidR="00B874E6" w:rsidRDefault="00F63065" w:rsidP="00D82CEB">
      <w:pPr>
        <w:pStyle w:val="afff5"/>
        <w:rPr>
          <w:rtl/>
        </w:rPr>
      </w:pPr>
      <w:r>
        <w:rPr>
          <w:rtl/>
        </w:rPr>
        <w:t>זה הכלל: כל שהוא לדעתו - אסור, שלא לדעתו - מותר</w:t>
      </w:r>
      <w:r w:rsidR="0057284B">
        <w:rPr>
          <w:rtl/>
        </w:rPr>
        <w:t>.</w:t>
      </w:r>
    </w:p>
    <w:p w14:paraId="67663726" w14:textId="6FF9FD62" w:rsidR="009F5868" w:rsidRDefault="0057284B" w:rsidP="009F5868">
      <w:pPr>
        <w:pStyle w:val="afffd"/>
        <w:rPr>
          <w:rtl/>
        </w:rPr>
      </w:pPr>
      <w:r>
        <w:rPr>
          <w:rtl/>
        </w:rPr>
        <w:t xml:space="preserve">  </w:t>
      </w:r>
      <w:r w:rsidR="00F63065">
        <w:rPr>
          <w:rStyle w:val="afffff0"/>
        </w:rPr>
        <w:t xml:space="preserve">ב. </w:t>
      </w:r>
      <w:r w:rsidR="00F63065">
        <w:rPr>
          <w:rtl/>
        </w:rPr>
        <w:t xml:space="preserve">פעם אחרת היה כו': </w:t>
      </w:r>
    </w:p>
    <w:p w14:paraId="575EAC08" w14:textId="77777777" w:rsidR="006542AA" w:rsidRDefault="00000000">
      <w:pPr>
        <w:pStyle w:val="36"/>
        <w:framePr w:wrap="notBeside"/>
      </w:pPr>
      <w:r>
        <w:t>וצריכא,</w:t>
      </w:r>
    </w:p>
    <w:p w14:paraId="65FA9914" w14:textId="7D9E3D13" w:rsidR="009F5868" w:rsidRDefault="00F63065" w:rsidP="00F63065">
      <w:pPr>
        <w:rPr>
          <w:rtl/>
        </w:rPr>
      </w:pPr>
      <w:ins w:id="92873" w:author="קלוד - ניסוח" w:date="2026-10-13T16:46:40Z">
        <w:r>
          <w:rPr>
            <w:rtl/>
          </w:rPr>
          <w:t xml:space="preserve">להתיר</w:t>
        </w:r>
      </w:ins>
      <w:del w:id="92874" w:author="קלוד - ניסוח" w:date="2026-10-13T16:46:40Z">
        <w:r>
          <w:rPr>
            <w:rtl/>
          </w:rPr>
          <w:delText xml:space="preserve">דאם</w:delText>
        </w:r>
      </w:del>
      <w:r>
        <w:rPr>
          <w:rtl/>
        </w:rPr>
        <w:t xml:space="preserve"> </w:t>
      </w:r>
      <w:ins w:id="92871" w:author="קלוד - ניסוח" w:date="2026-10-13T16:46:40Z">
        <w:r>
          <w:rPr>
            <w:rtl/>
          </w:rPr>
          <w:t xml:space="preserve">בקטן</w:t>
        </w:r>
      </w:ins>
      <w:del w:id="92872" w:author="קלוד - ניסוח" w:date="2026-10-13T16:46:40Z">
        <w:r>
          <w:rPr>
            <w:rtl/>
          </w:rPr>
          <w:delText xml:space="preserve">השמיענו</w:delText>
        </w:r>
      </w:del>
      <w:r>
        <w:rPr>
          <w:rtl/>
        </w:rPr>
        <w:t xml:space="preserve"> </w:t>
      </w:r>
      <w:ins w:id="92869" w:author="קלוד - ניסוח" w:date="2026-10-13T16:46:40Z">
        <w:r>
          <w:rPr>
            <w:rtl/>
          </w:rPr>
          <w:t xml:space="preserve">אף</w:t>
        </w:r>
      </w:ins>
      <w:del w:id="92870" w:author="קלוד - ניסוח" w:date="2026-10-13T16:46:40Z">
        <w:r>
          <w:rPr>
            <w:rtl/>
          </w:rPr>
          <w:delText xml:space="preserve">נכרי דלא אתי להתרגל, אבל קטן</w:delText>
        </w:r>
      </w:del>
      <w:r>
        <w:rPr>
          <w:rtl/>
        </w:rPr>
        <w:t xml:space="preserve"> דאתי </w:t>
      </w:r>
      <w:ins w:id="92867" w:author="קלוד - ניסוח" w:date="2026-10-13T16:46:40Z">
        <w:r>
          <w:rPr>
            <w:rtl/>
          </w:rPr>
          <w:t xml:space="preserve">להתרגל,</w:t>
        </w:r>
      </w:ins>
      <w:del w:id="92868" w:author="קלוד - ניסוח" w:date="2026-10-13T16:46:40Z">
        <w:r>
          <w:rPr>
            <w:rtl/>
          </w:rPr>
          <w:delText xml:space="preserve">להתרגל - אימא </w:delText>
        </w:r>
        <w:r>
          <w:rPr>
            <w:rtl/>
          </w:rPr>
          <w:delText xml:space="preserve">לא</w:delText>
        </w:r>
        <w:r>
          <w:rPr>
            <w:rtl/>
          </w:rPr>
          <w:delText xml:space="preserve">, </w:delText>
        </w:r>
      </w:del>
    </w:p>
    <w:p w14:paraId="59CF7CDD" w14:textId="62FBE40A" w:rsidR="00B874E6" w:rsidRDefault="009F5868" w:rsidP="00C83F7A">
      <w:pPr>
        <w:pStyle w:val="021"/>
        <w:rPr>
          <w:rtl/>
        </w:rPr>
      </w:pPr>
      <w:ins w:id="92879" w:author="קלוד - ניסוח" w:date="2026-10-13T16:46:40Z">
        <w:r>
          <w:rPr>
            <w:rtl/>
          </w:rPr>
          <w:t xml:space="preserve">ובנכרי</w:t>
        </w:r>
      </w:ins>
      <w:del w:id="92880" w:author="קלוד - ניסוח" w:date="2026-10-13T16:46:40Z">
        <w:r>
          <w:rPr>
            <w:rtl/>
          </w:rPr>
          <w:lastRenderedPageBreak/>
          <w:delText xml:space="preserve">ואם</w:delText>
        </w:r>
      </w:del>
      <w:r>
        <w:rPr>
          <w:rtl/>
        </w:rPr>
        <w:lastRenderedPageBreak/>
        <w:t xml:space="preserve"> </w:t>
      </w:r>
      <w:ins w:id="92877" w:author="קלוד - ניסוח" w:date="2026-10-13T16:46:40Z">
        <w:r>
          <w:rPr>
            <w:rtl/>
          </w:rPr>
          <w:t xml:space="preserve">אף</w:t>
        </w:r>
      </w:ins>
      <w:del w:id="92878" w:author="קלוד - ניסוח" w:date="2026-10-13T16:46:40Z">
        <w:r>
          <w:rPr>
            <w:rtl/>
          </w:rPr>
          <w:lastRenderedPageBreak/>
          <w:delText xml:space="preserve">השמיענו קטן </w:delText>
        </w:r>
        <w:r w:rsidR="00F63065">
          <w:rPr>
            <w:rtl/>
          </w:rPr>
          <w:delText xml:space="preserve">משום דלא אתי לאיחלופי בגדול, אבל </w:delText>
        </w:r>
        <w:r>
          <w:rPr>
            <w:rtl/>
          </w:rPr>
          <w:delText xml:space="preserve">נכרי</w:delText>
        </w:r>
      </w:del>
      <w:r w:rsidR="00F63065">
        <w:rPr>
          <w:rtl/>
        </w:rPr>
        <w:t xml:space="preserve"> דאתי לאיחלופי </w:t>
      </w:r>
      <w:ins w:id="92875" w:author="קלוד - ניסוח" w:date="2026-10-13T16:46:40Z">
        <w:r>
          <w:rPr>
            <w:rtl/>
          </w:rPr>
          <w:t xml:space="preserve">בגדול.</w:t>
        </w:r>
      </w:ins>
      <w:del w:id="92876" w:author="קלוד - ניסוח" w:date="2026-10-13T16:46:40Z">
        <w:r w:rsidR="00F63065">
          <w:rPr>
            <w:rtl/>
          </w:rPr>
          <w:delText xml:space="preserve">בגדול אימא </w:delText>
        </w:r>
        <w:r w:rsidR="00F63065">
          <w:rPr>
            <w:rtl/>
          </w:rPr>
          <w:delText xml:space="preserve">לא</w:delText>
        </w:r>
        <w:r w:rsidR="00F63065">
          <w:rPr>
            <w:rtl/>
          </w:rPr>
          <w:delText xml:space="preserve">, </w:delText>
        </w:r>
        <w:r w:rsidR="00F63065" w:rsidRPr="009F5868">
          <w:rPr>
            <w:b/>
            <w:bCs/>
            <w:rtl/>
          </w:rPr>
          <w:delText xml:space="preserve">צריכא</w:delText>
        </w:r>
        <w:r w:rsidR="0057284B">
          <w:rPr>
            <w:rtl/>
          </w:rPr>
          <w:delText xml:space="preserve">.</w:delText>
        </w:r>
      </w:del>
    </w:p>
    <w:p w14:paraId="07F61A02" w14:textId="1ED3B5AB" w:rsidR="006542AA" w:rsidRDefault="00000000">
      <w:pPr>
        <w:pStyle w:val="36"/>
        <w:framePr w:wrap="notBeside"/>
      </w:pPr>
      <w:ins w:id="92881" w:author="קלוד - ניסוח" w:date="2026-10-13T16:46:40Z">
        <w:r>
          <w:t xml:space="preserve">ר"ק:</w:t>
        </w:r>
      </w:ins>
      <w:del w:id="92882" w:author="קלוד - ניסוח" w:date="2026-10-13T16:46:40Z">
        <w:r>
          <w:delText xml:space="preserve">אר"ח אר"ק</w:delText>
        </w:r>
        <w:r w:rsidR="00F63065">
          <w:delText xml:space="preserve">:</w:delText>
        </w:r>
      </w:del>
    </w:p>
    <w:p w14:paraId="07506B8A" w14:textId="40FD199B" w:rsidR="00B874E6" w:rsidRDefault="009F5868" w:rsidP="009F5868">
      <w:pPr>
        <w:rPr>
          <w:rtl/>
        </w:rPr>
      </w:pPr>
      <w:ins w:id="92897" w:author="קלוד - ניסוח" w:date="2026-10-13T16:46:40Z">
        <w:r>
          <w:rPr>
            <w:rtl/>
          </w:rPr>
          <w:t xml:space="preserve">ל"ש </w:t>
        </w:r>
        <w:r>
          <w:rPr>
            <w:rStyle w:val="affffd"/>
            <w:rtl/>
          </w:rPr>
          <w:t xml:space="preserve">דהתירו</w:t>
        </w:r>
      </w:ins>
      <w:del w:id="92898" w:author="קלוד - ניסוח" w:date="2026-10-13T16:46:40Z">
        <w:r>
          <w:rPr>
            <w:rtl/>
          </w:rPr>
          <w:delText xml:space="preserve">ל"ש</w:delText>
        </w:r>
      </w:del>
      <w:r w:rsidR="00F63065">
        <w:rPr>
          <w:rtl/>
        </w:rPr>
        <w:t xml:space="preserve"> אלא </w:t>
      </w:r>
      <w:r w:rsidR="00F63065">
        <w:rPr>
          <w:rtl/>
        </w:rPr>
        <w:t xml:space="preserve">דא"ל</w:t>
      </w:r>
      <w:r w:rsidR="00F63065">
        <w:rPr>
          <w:rtl/>
        </w:rPr>
        <w:t xml:space="preserve"> </w:t>
      </w:r>
      <w:ins w:id="92895" w:author="קלוד - ניסוח" w:date="2026-10-13T16:46:40Z">
        <w:r>
          <w:rPr>
            <w:rtl/>
          </w:rPr>
          <w:t xml:space="preserve">'אא"כ</w:t>
        </w:r>
      </w:ins>
      <w:del w:id="92896" w:author="קלוד - ניסוח" w:date="2026-10-13T16:46:40Z">
        <w:r w:rsidR="00F63065">
          <w:rPr>
            <w:rtl/>
          </w:rPr>
          <w:delText xml:space="preserve">אא"כ</w:delText>
        </w:r>
      </w:del>
      <w:r w:rsidR="00F63065">
        <w:rPr>
          <w:rtl/>
        </w:rPr>
        <w:t xml:space="preserve"> היה בו </w:t>
      </w:r>
      <w:ins w:id="92893" w:author="קלוד - ניסוח" w:date="2026-10-13T16:46:40Z">
        <w:r>
          <w:rPr>
            <w:rtl/>
          </w:rPr>
          <w:t xml:space="preserve">מום',</w:t>
        </w:r>
      </w:ins>
      <w:del w:id="92894" w:author="קלוד - ניסוח" w:date="2026-10-13T16:46:40Z">
        <w:r w:rsidR="00F63065">
          <w:rPr>
            <w:rtl/>
          </w:rPr>
          <w:delText xml:space="preserve">מ</w:delText>
        </w:r>
        <w:r>
          <w:rPr>
            <w:rtl/>
          </w:rPr>
          <w:delText xml:space="preserve">ום,</w:delText>
        </w:r>
      </w:del>
      <w:r>
        <w:rPr>
          <w:rtl/>
        </w:rPr>
        <w:t xml:space="preserve"> אבל אם </w:t>
      </w:r>
      <w:r>
        <w:rPr>
          <w:rtl/>
        </w:rPr>
        <w:t xml:space="preserve">א"ל</w:t>
      </w:r>
      <w:r>
        <w:rPr>
          <w:rtl/>
        </w:rPr>
        <w:t xml:space="preserve"> </w:t>
      </w:r>
      <w:ins w:id="92891" w:author="קלוד - ניסוח" w:date="2026-10-13T16:46:40Z">
        <w:r>
          <w:rPr>
            <w:rtl/>
          </w:rPr>
          <w:t xml:space="preserve">'אם</w:t>
        </w:r>
      </w:ins>
      <w:del w:id="92892" w:author="קלוד - ניסוח" w:date="2026-10-13T16:46:40Z">
        <w:r>
          <w:rPr>
            <w:rtl/>
          </w:rPr>
          <w:delText xml:space="preserve">אם</w:delText>
        </w:r>
      </w:del>
      <w:r>
        <w:rPr>
          <w:rtl/>
        </w:rPr>
        <w:t xml:space="preserve"> נעשה בו </w:t>
      </w:r>
      <w:ins w:id="92889" w:author="קלוד - ניסוח" w:date="2026-10-13T16:46:40Z">
        <w:r>
          <w:rPr>
            <w:rtl/>
          </w:rPr>
          <w:t xml:space="preserve">מום'</w:t>
        </w:r>
      </w:ins>
      <w:del w:id="92890" w:author="קלוד - ניסוח" w:date="2026-10-13T16:46:40Z">
        <w:r>
          <w:rPr>
            <w:rtl/>
          </w:rPr>
          <w:delText xml:space="preserve">מום</w:delText>
        </w:r>
      </w:del>
      <w:r>
        <w:rPr>
          <w:rtl/>
        </w:rPr>
        <w:t xml:space="preserve"> </w:t>
      </w:r>
      <w:ins w:id="92887" w:author="קלוד - ניסוח" w:date="2026-10-13T16:46:40Z">
        <w:r>
          <w:rPr>
            <w:rtl/>
          </w:rPr>
          <w:t xml:space="preserve">-</w:t>
        </w:r>
      </w:ins>
      <w:del w:id="92888" w:author="קלוד - ניסוח" w:date="2026-10-13T16:46:40Z">
        <w:r w:rsidR="00F63065">
          <w:rPr>
            <w:rtl/>
          </w:rPr>
          <w:delText xml:space="preserve">כמאן</w:delText>
        </w:r>
      </w:del>
      <w:r w:rsidR="00F63065">
        <w:rPr>
          <w:rtl/>
        </w:rPr>
        <w:t xml:space="preserve"> </w:t>
      </w:r>
      <w:ins w:id="92885" w:author="קלוד - ניסוח" w:date="2026-10-13T16:46:40Z">
        <w:r>
          <w:rPr>
            <w:rtl/>
          </w:rPr>
          <w:t xml:space="preserve">כאומר לו:</w:t>
        </w:r>
      </w:ins>
      <w:del w:id="92886" w:author="קלוד - ניסוח" w:date="2026-10-13T16:46:40Z">
        <w:r w:rsidR="00F63065">
          <w:rPr>
            <w:rtl/>
          </w:rPr>
          <w:delText xml:space="preserve">דא"ל</w:delText>
        </w:r>
      </w:del>
      <w:r w:rsidR="00F63065">
        <w:rPr>
          <w:rtl/>
        </w:rPr>
        <w:t xml:space="preserve"> </w:t>
      </w:r>
      <w:ins w:id="90015" w:author="קלוד - מכני" w:date="2026-10-13T16:46:35Z">
        <w:r>
          <w:rPr>
            <w:rtl/>
          </w:rPr>
          <w:t xml:space="preserve">לך</w:t>
        </w:r>
      </w:ins>
      <w:del w:id="90016" w:author="קלוד - מכני" w:date="2026-10-13T16:46:35Z">
        <w:r w:rsidR="00F63065">
          <w:rPr>
            <w:rtl/>
          </w:rPr>
          <w:delText xml:space="preserve">זיל</w:delText>
        </w:r>
      </w:del>
      <w:r w:rsidR="00F63065">
        <w:rPr>
          <w:rtl/>
        </w:rPr>
        <w:t xml:space="preserve"> </w:t>
      </w:r>
      <w:r>
        <w:rPr>
          <w:rtl/>
        </w:rPr>
        <w:t>עשה</w:t>
      </w:r>
      <w:r w:rsidR="00F63065">
        <w:rPr>
          <w:rtl/>
        </w:rPr>
        <w:t xml:space="preserve"> </w:t>
      </w:r>
      <w:r>
        <w:rPr>
          <w:rtl/>
        </w:rPr>
        <w:t>בו</w:t>
      </w:r>
      <w:r w:rsidR="00F63065">
        <w:rPr>
          <w:rtl/>
        </w:rPr>
        <w:t xml:space="preserve"> </w:t>
      </w:r>
      <w:ins w:id="92883" w:author="קלוד - ניסוח" w:date="2026-10-13T16:46:40Z">
        <w:r>
          <w:rPr>
            <w:rtl/>
          </w:rPr>
          <w:t xml:space="preserve">מום.</w:t>
        </w:r>
      </w:ins>
      <w:del w:id="92884" w:author="קלוד - ניסוח" w:date="2026-10-13T16:46:40Z">
        <w:r w:rsidR="00F63065">
          <w:rPr>
            <w:rtl/>
          </w:rPr>
          <w:delText xml:space="preserve">מומא דמי</w:delText>
        </w:r>
        <w:r w:rsidR="0057284B">
          <w:rPr>
            <w:rtl/>
          </w:rPr>
          <w:delText xml:space="preserve">.</w:delText>
        </w:r>
      </w:del>
    </w:p>
    <w:p w14:paraId="333A3213" w14:textId="77777777" w:rsidR="006542AA" w:rsidRDefault="00000000">
      <w:pPr>
        <w:pStyle w:val="36"/>
        <w:framePr w:wrap="notBeside"/>
      </w:pPr>
      <w:r>
        <w:t>רבא:</w:t>
      </w:r>
    </w:p>
    <w:p w14:paraId="5A9FCB6E" w14:textId="5CD1B746" w:rsidR="00B874E6" w:rsidRDefault="00F63065" w:rsidP="00F63065">
      <w:pPr>
        <w:rPr>
          <w:rtl/>
        </w:rPr>
      </w:pPr>
      <w:r>
        <w:rPr>
          <w:rtl/>
        </w:rPr>
        <w:t xml:space="preserve">מכדי ממילא הוא, מה לי </w:t>
      </w:r>
      <w:ins w:id="92903" w:author="קלוד - ניסוח" w:date="2026-10-13T16:46:40Z">
        <w:r>
          <w:rPr>
            <w:rtl/>
          </w:rPr>
          <w:t xml:space="preserve">'היה'</w:t>
        </w:r>
      </w:ins>
      <w:del w:id="92904" w:author="קלוד - ניסוח" w:date="2026-10-13T16:46:40Z">
        <w:r>
          <w:rPr>
            <w:rtl/>
          </w:rPr>
          <w:delText xml:space="preserve">היה,</w:delText>
        </w:r>
      </w:del>
      <w:r>
        <w:rPr>
          <w:rtl/>
        </w:rPr>
        <w:t xml:space="preserve"> מה לי </w:t>
      </w:r>
      <w:ins w:id="92901" w:author="קלוד - ניסוח" w:date="2026-10-13T16:46:40Z">
        <w:r>
          <w:rPr>
            <w:rtl/>
          </w:rPr>
          <w:t xml:space="preserve">'נעשה'?</w:t>
        </w:r>
      </w:ins>
      <w:del w:id="92902" w:author="קלוד - ניסוח" w:date="2026-10-13T16:46:40Z">
        <w:r>
          <w:rPr>
            <w:rtl/>
          </w:rPr>
          <w:delText xml:space="preserve">נעשה?</w:delText>
        </w:r>
      </w:del>
      <w:r>
        <w:rPr>
          <w:rtl/>
        </w:rPr>
        <w:t xml:space="preserve"> אלא </w:t>
      </w:r>
      <w:ins w:id="92899" w:author="קלוד - ניסוח" w:date="2026-10-13T16:46:40Z">
        <w:r>
          <w:rPr>
            <w:rtl/>
          </w:rPr>
          <w:t xml:space="preserve">'נעשה'</w:t>
        </w:r>
      </w:ins>
      <w:del w:id="92900" w:author="קלוד - ניסוח" w:date="2026-10-13T16:46:40Z">
        <w:r>
          <w:rPr>
            <w:rtl/>
          </w:rPr>
          <w:delText xml:space="preserve">נעשה -</w:delText>
        </w:r>
      </w:del>
      <w:r>
        <w:rPr>
          <w:rtl/>
        </w:rPr>
        <w:t xml:space="preserve"> גם ממילא הוא, ולא שנא</w:t>
      </w:r>
      <w:r w:rsidR="0057284B">
        <w:rPr>
          <w:rtl/>
        </w:rPr>
        <w:t>.</w:t>
      </w:r>
    </w:p>
    <w:p w14:paraId="6989974F" w14:textId="77777777" w:rsidR="00B874E6" w:rsidRDefault="00F63065" w:rsidP="00F63065">
      <w:pPr>
        <w:pStyle w:val="afffff1"/>
        <w:rPr>
          <w:rtl/>
        </w:rPr>
        <w:pPrChange w:id="90154" w:author="קלוד - סמנטי" w:date="2026-10-13T16:46:38Z">
          <w:pPr/>
        </w:pPrChange>
      </w:pPr>
      <w:ins w:id="92911" w:author="קלוד - ניסוח" w:date="2026-10-13T16:46:40Z">
        <w:r>
          <w:rPr>
            <w:rStyle w:val="afffe"/>
            <w:rtl/>
          </w:rPr>
          <w:t xml:space="preserve">'זה</w:t>
        </w:r>
      </w:ins>
      <w:del w:id="92912" w:author="קלוד - ניסוח" w:date="2026-10-13T16:46:40Z">
        <w:r w:rsidRPr="009F5868">
          <w:rPr>
            <w:rStyle w:val="afffe"/>
            <w:rtl/>
          </w:rPr>
          <w:delText xml:space="preserve">זה</w:delText>
        </w:r>
      </w:del>
      <w:r w:rsidRPr="009F5868">
        <w:rPr>
          <w:rStyle w:val="afffe"/>
          <w:rtl/>
        </w:rPr>
        <w:t xml:space="preserve"> </w:t>
      </w:r>
      <w:ins w:id="92909" w:author="קלוד - ניסוח" w:date="2026-10-13T16:46:40Z">
        <w:r>
          <w:rPr>
            <w:rStyle w:val="afffe"/>
            <w:rtl/>
          </w:rPr>
          <w:t xml:space="preserve">הכלל,</w:t>
        </w:r>
      </w:ins>
      <w:del w:id="92910" w:author="קלוד - ניסוח" w:date="2026-10-13T16:46:40Z">
        <w:r w:rsidRPr="009F5868">
          <w:rPr>
            <w:rStyle w:val="afffe"/>
            <w:rtl/>
          </w:rPr>
          <w:delText xml:space="preserve">הכלל</w:delText>
        </w:r>
      </w:del>
      <w:r w:rsidRPr="009F5868">
        <w:rPr>
          <w:rStyle w:val="afffe"/>
          <w:rtl/>
        </w:rPr>
        <w:t xml:space="preserve"> כל שהוא לדעת </w:t>
      </w:r>
      <w:ins w:id="92907" w:author="קלוד - ניסוח" w:date="2026-10-13T16:46:40Z">
        <w:r>
          <w:rPr>
            <w:rStyle w:val="afffe"/>
            <w:rtl/>
          </w:rPr>
          <w:t xml:space="preserve">אסור' -</w:t>
        </w:r>
      </w:ins>
      <w:del w:id="92908" w:author="קלוד - ניסוח" w:date="2026-10-13T16:46:40Z">
        <w:r w:rsidRPr="009F5868">
          <w:rPr>
            <w:rStyle w:val="afffe"/>
            <w:rtl/>
          </w:rPr>
          <w:delText xml:space="preserve">אסור</w:delText>
        </w:r>
        <w:r w:rsidR="0057284B" w:rsidRPr="009F5868">
          <w:rPr>
            <w:rStyle w:val="afffe"/>
            <w:rtl/>
          </w:rPr>
          <w:delText xml:space="preserve">.</w:delText>
        </w:r>
      </w:del>
      <w:r w:rsidR="009F5868">
        <w:rPr>
          <w:rFonts w:hint="cs"/>
          <w:rtl/>
        </w:rPr>
        <w:t xml:space="preserve"> לאתויי גרמא</w:t>
      </w:r>
      <w:ins w:id="92905" w:author="קלוד - ניסוח" w:date="2026-10-13T16:46:40Z">
        <w:r>
          <w:rPr>
            <w:rFonts w:hint="cs"/>
            <w:rtl/>
          </w:rPr>
          <w:t xml:space="preserve"> </w:t>
        </w:r>
        <w:r>
          <w:rPr>
            <w:rStyle w:val="affffd"/>
            <w:rFonts w:hint="cs"/>
            <w:rtl/>
          </w:rPr>
          <w:t xml:space="preserve">שגרם למום</w:t>
        </w:r>
        <w:r>
          <w:rPr>
            <w:rFonts w:hint="cs"/>
            <w:rtl/>
          </w:rPr>
          <w:t xml:space="preserve">.</w:t>
        </w:r>
      </w:ins>
      <w:del w:id="92906" w:author="קלוד - ניסוח" w:date="2026-10-13T16:46:40Z">
        <w:r w:rsidR="009F5868">
          <w:rPr>
            <w:rFonts w:hint="cs"/>
            <w:rtl/>
          </w:rPr>
          <w:delText xml:space="preserve"> </w:delText>
        </w:r>
      </w:del>
    </w:p>
    <w:p w14:paraId="5E7E9C78" w14:textId="2B476450" w:rsidR="0057284B" w:rsidRDefault="0057284B" w:rsidP="009F73ED">
      <w:pPr>
        <w:pStyle w:val="affff9"/>
        <w:rPr>
          <w:rtl/>
        </w:rPr>
      </w:pPr>
      <w:r>
        <w:rPr>
          <w:rtl/>
        </w:rPr>
        <w:t>• • •</w:t>
      </w:r>
    </w:p>
    <w:p w14:paraId="3A45A194" w14:textId="31FE2B64" w:rsidR="0057380B" w:rsidRDefault="00F63065" w:rsidP="009F5868">
      <w:pPr>
        <w:rPr>
          <w:rtl/>
        </w:rPr>
      </w:pPr>
      <w:ins w:id="92919" w:author="קלוד - ניסוח" w:date="2026-10-13T16:46:40Z">
        <w:r>
          <w:rPr>
            <w:rStyle w:val="afffe"/>
            <w:rtl/>
          </w:rPr>
          <w:t xml:space="preserve">'שלא</w:t>
        </w:r>
      </w:ins>
      <w:del w:id="92920" w:author="קלוד - ניסוח" w:date="2026-10-13T16:46:40Z">
        <w:r w:rsidRPr="009F5868">
          <w:rPr>
            <w:rStyle w:val="afffe"/>
            <w:rtl/>
          </w:rPr>
          <w:delText xml:space="preserve">שלא</w:delText>
        </w:r>
      </w:del>
      <w:r w:rsidRPr="009F5868">
        <w:rPr>
          <w:rStyle w:val="afffe"/>
          <w:rtl/>
        </w:rPr>
        <w:t xml:space="preserve"> </w:t>
      </w:r>
      <w:ins w:id="92917" w:author="קלוד - ניסוח" w:date="2026-10-13T16:46:40Z">
        <w:r>
          <w:rPr>
            <w:rStyle w:val="afffe"/>
            <w:rtl/>
          </w:rPr>
          <w:t xml:space="preserve">לדעת'</w:t>
        </w:r>
      </w:ins>
      <w:del w:id="92918" w:author="קלוד - ניסוח" w:date="2026-10-13T16:46:40Z">
        <w:r w:rsidRPr="009F5868">
          <w:rPr>
            <w:rStyle w:val="afffe"/>
            <w:rtl/>
          </w:rPr>
          <w:delText xml:space="preserve">לדעת</w:delText>
        </w:r>
        <w:r w:rsidR="0057284B" w:rsidRPr="009F5868">
          <w:rPr>
            <w:rStyle w:val="afffe"/>
            <w:rtl/>
          </w:rPr>
          <w:delText xml:space="preserve">.</w:delText>
        </w:r>
      </w:del>
      <w:r>
        <w:rPr>
          <w:rFonts w:hint="cs"/>
          <w:rtl/>
        </w:rPr>
        <w:t xml:space="preserve"> </w:t>
      </w:r>
      <w:ins w:id="92915" w:author="קלוד - ניסוח" w:date="2026-10-13T16:46:40Z">
        <w:r>
          <w:rPr>
            <w:rtl/>
          </w:rPr>
          <w:t xml:space="preserve">- לאתויי</w:t>
        </w:r>
      </w:ins>
      <w:del w:id="92916" w:author="קלוד - ניסוח" w:date="2026-10-13T16:46:40Z">
        <w:r>
          <w:rPr>
            <w:rtl/>
          </w:rPr>
          <w:delText xml:space="preserve">לאיתויי</w:delText>
        </w:r>
      </w:del>
      <w:r>
        <w:rPr>
          <w:rtl/>
        </w:rPr>
        <w:t xml:space="preserve"> מסיח לפי </w:t>
      </w:r>
      <w:ins w:id="92913" w:author="קלוד - ניסוח" w:date="2026-10-13T16:46:40Z">
        <w:r>
          <w:rPr>
            <w:rtl/>
          </w:rPr>
          <w:t xml:space="preserve">תומו שסיפר לנכרי.</w:t>
        </w:r>
      </w:ins>
      <w:del w:id="92914" w:author="קלוד - ניסוח" w:date="2026-10-13T16:46:40Z">
        <w:r>
          <w:rPr>
            <w:rtl/>
          </w:rPr>
          <w:delText xml:space="preserve">תומו: </w:delText>
        </w:r>
      </w:del>
    </w:p>
    <w:p w14:paraId="1C547985" w14:textId="1045CFAD" w:rsidR="0057284B" w:rsidRDefault="0057284B" w:rsidP="009F73ED">
      <w:pPr>
        <w:pStyle w:val="affff9"/>
        <w:rPr>
          <w:rtl/>
        </w:rPr>
      </w:pPr>
      <w:r>
        <w:rPr>
          <w:rtl/>
        </w:rPr>
        <w:t>• • •</w:t>
      </w:r>
    </w:p>
    <w:p w14:paraId="6FC6931E" w14:textId="77777777" w:rsidR="006542AA" w:rsidRDefault="00000000">
      <w:pPr>
        <w:pStyle w:val="afffff5"/>
        <w:framePr w:wrap="around"/>
      </w:pPr>
      <w:r>
        <w:t>משנה ד</w:t>
      </w:r>
    </w:p>
    <w:p w14:paraId="130F8CB2" w14:textId="77777777" w:rsidR="00B874E6" w:rsidRDefault="00F63065" w:rsidP="009F73ED">
      <w:pPr>
        <w:pStyle w:val="afff5"/>
        <w:spacing w:before="120"/>
        <w:rPr>
          <w:rtl/>
        </w:rPr>
      </w:pPr>
      <w:r>
        <w:rPr>
          <w:rtl/>
        </w:rPr>
        <w:t>היה בכור רדפו, בעטו ועשה בו מום ה"ז שוחטין עליו</w:t>
      </w:r>
      <w:r w:rsidR="0057284B">
        <w:rPr>
          <w:rtl/>
        </w:rPr>
        <w:t>.</w:t>
      </w:r>
    </w:p>
    <w:p w14:paraId="56954B80" w14:textId="2CA08D68" w:rsidR="0057284B" w:rsidRDefault="0057284B" w:rsidP="009F73ED">
      <w:pPr>
        <w:pStyle w:val="affff9"/>
        <w:rPr>
          <w:rtl/>
        </w:rPr>
      </w:pPr>
      <w:r>
        <w:rPr>
          <w:rtl/>
        </w:rPr>
        <w:t>• • •</w:t>
      </w:r>
    </w:p>
    <w:p w14:paraId="387E483D" w14:textId="6797A06F" w:rsidR="006542AA" w:rsidRDefault="00000000">
      <w:pPr>
        <w:pStyle w:val="36"/>
        <w:framePr w:wrap="notBeside"/>
      </w:pPr>
      <w:ins w:id="92989" w:author="קלוד - ניסוח" w:date="2026-10-13T16:46:40Z">
        <w:r>
          <w:t xml:space="preserve">ר"פ:</w:t>
        </w:r>
      </w:ins>
      <w:del w:id="92990" w:author="קלוד - ניסוח" w:date="2026-10-13T16:46:40Z">
        <w:r>
          <w:delText xml:space="preserve">אר"פ</w:delText>
        </w:r>
        <w:r w:rsidR="00F63065">
          <w:delText xml:space="preserve">:</w:delText>
        </w:r>
      </w:del>
    </w:p>
    <w:p w14:paraId="5FA624B9" w14:textId="7E40B333" w:rsidR="00B874E6" w:rsidRDefault="00CE4444" w:rsidP="00F63065">
      <w:pPr>
        <w:rPr>
          <w:rtl/>
        </w:rPr>
      </w:pPr>
      <w:ins w:id="92933" w:author="קלוד - ניסוח" w:date="2026-10-13T16:46:40Z">
        <w:r>
          <w:rPr>
            <w:rtl/>
          </w:rPr>
          <w:t xml:space="preserve">דווקא</w:t>
        </w:r>
      </w:ins>
      <w:del w:id="92934" w:author="קלוד - ניסוח" w:date="2026-10-13T16:46:40Z">
        <w:r>
          <w:rPr>
            <w:rtl/>
          </w:rPr>
          <w:delText xml:space="preserve">דווקא ב</w:delText>
        </w:r>
        <w:r w:rsidR="00F63065">
          <w:rPr>
            <w:rtl/>
          </w:rPr>
          <w:delText xml:space="preserve">בעטו</w:delText>
        </w:r>
      </w:del>
      <w:r w:rsidR="00F63065">
        <w:rPr>
          <w:rtl/>
        </w:rPr>
        <w:t xml:space="preserve"> בשעת רדיפה, אבל לאחר רדיפה </w:t>
      </w:r>
      <w:ins w:id="92931" w:author="קלוד - ניסוח" w:date="2026-10-13T16:46:40Z">
        <w:r>
          <w:rPr>
            <w:rtl/>
          </w:rPr>
          <w:t xml:space="preserve">-</w:t>
        </w:r>
      </w:ins>
      <w:del w:id="92932" w:author="קלוד - ניסוח" w:date="2026-10-13T16:46:40Z">
        <w:r w:rsidR="00F63065">
          <w:rPr>
            <w:rtl/>
          </w:rPr>
          <w:delText xml:space="preserve">לא</w:delText>
        </w:r>
        <w:r w:rsidR="0057284B">
          <w:rPr>
            <w:rtl/>
          </w:rPr>
          <w:delText xml:space="preserve">.</w:delText>
        </w:r>
      </w:del>
      <w:r>
        <w:rPr>
          <w:rFonts w:hint="cs"/>
          <w:rtl/>
        </w:rPr>
        <w:t xml:space="preserve"> </w:t>
      </w:r>
      <w:ins w:id="92929" w:author="קלוד - ניסוח" w:date="2026-10-13T16:46:40Z">
        <w:r>
          <w:rPr>
            <w:rFonts w:hint="cs"/>
            <w:rtl/>
          </w:rPr>
          <w:t xml:space="preserve">לא, וקמ"ל</w:t>
        </w:r>
      </w:ins>
      <w:del w:id="92930" w:author="קלוד - ניסוח" w:date="2026-10-13T16:46:40Z">
        <w:r>
          <w:rPr>
            <w:rFonts w:hint="cs"/>
            <w:rtl/>
          </w:rPr>
          <w:delText xml:space="preserve">וקמ'ל</w:delText>
        </w:r>
      </w:del>
      <w:r>
        <w:rPr>
          <w:rFonts w:hint="cs"/>
          <w:rtl/>
        </w:rPr>
        <w:t xml:space="preserve"> דלא </w:t>
      </w:r>
      <w:ins w:id="92927" w:author="קלוד - ניסוח" w:date="2026-10-13T16:46:40Z">
        <w:r>
          <w:rPr>
            <w:rFonts w:hint="cs"/>
            <w:rtl/>
          </w:rPr>
          <w:t xml:space="preserve">תלינן</w:t>
        </w:r>
      </w:ins>
      <w:del w:id="92928" w:author="קלוד - ניסוח" w:date="2026-10-13T16:46:40Z">
        <w:r>
          <w:rPr>
            <w:rFonts w:hint="cs"/>
            <w:rtl/>
          </w:rPr>
          <w:delText xml:space="preserve">אמרי'</w:delText>
        </w:r>
      </w:del>
      <w:r>
        <w:rPr>
          <w:rFonts w:hint="cs"/>
          <w:rtl/>
        </w:rPr>
        <w:t xml:space="preserve"> </w:t>
      </w:r>
      <w:ins w:id="92925" w:author="קלוד - ניסוח" w:date="2026-10-13T16:46:40Z">
        <w:r>
          <w:rPr>
            <w:rFonts w:hint="cs"/>
            <w:rtl/>
          </w:rPr>
          <w:t xml:space="preserve">שבעט</w:t>
        </w:r>
      </w:ins>
      <w:del w:id="92926" w:author="קלוד - ניסוח" w:date="2026-10-13T16:46:40Z">
        <w:r>
          <w:rPr>
            <w:rFonts w:hint="cs"/>
            <w:rtl/>
          </w:rPr>
          <w:delText xml:space="preserve">שנזכר</w:delText>
        </w:r>
      </w:del>
      <w:r>
        <w:rPr>
          <w:rFonts w:hint="cs"/>
          <w:rtl/>
        </w:rPr>
        <w:t xml:space="preserve"> </w:t>
      </w:r>
      <w:ins w:id="92923" w:author="קלוד - ניסוח" w:date="2026-10-13T16:46:40Z">
        <w:r>
          <w:rPr>
            <w:rFonts w:hint="cs"/>
            <w:rtl/>
          </w:rPr>
          <w:t xml:space="preserve">מצערו </w:t>
        </w:r>
        <w:r>
          <w:rPr>
            <w:rStyle w:val="affffd"/>
            <w:rFonts w:hint="cs"/>
            <w:rtl/>
          </w:rPr>
          <w:t xml:space="preserve">ולא למום</w:t>
        </w:r>
        <w:r>
          <w:rPr>
            <w:rFonts w:hint="cs"/>
            <w:rtl/>
          </w:rPr>
          <w:t xml:space="preserve">.</w:t>
        </w:r>
      </w:ins>
      <w:del w:id="92924" w:author="קלוד - ניסוח" w:date="2026-10-13T16:46:40Z">
        <w:r>
          <w:rPr>
            <w:rFonts w:hint="cs"/>
            <w:rtl/>
          </w:rPr>
          <w:delText xml:space="preserve">בצערו</w:delText>
        </w:r>
      </w:del>
    </w:p>
    <w:p w14:paraId="20A95ABC" w14:textId="79F2454C" w:rsidR="006542AA" w:rsidRDefault="00000000">
      <w:pPr>
        <w:pStyle w:val="36"/>
        <w:framePr w:wrap="notBeside"/>
      </w:pPr>
      <w:r>
        <w:t>א"ד</w:t>
      </w:r>
      <w:r w:rsidR="00CE4444">
        <w:t xml:space="preserve"> מ</w:t>
      </w:r>
      <w:r>
        <w:t>ר"פ:</w:t>
      </w:r>
    </w:p>
    <w:p w14:paraId="1C0AA628" w14:textId="5E597BC7" w:rsidR="00CE4444" w:rsidRDefault="00F63065" w:rsidP="00CE4444">
      <w:pPr>
        <w:rPr>
          <w:rtl/>
        </w:rPr>
      </w:pPr>
      <w:r>
        <w:rPr>
          <w:rtl/>
        </w:rPr>
        <w:t xml:space="preserve">לא</w:t>
      </w:r>
      <w:r>
        <w:rPr>
          <w:rtl/>
        </w:rPr>
        <w:t xml:space="preserve"> </w:t>
      </w:r>
      <w:ins w:id="90017" w:author="קלוד - מכני" w:date="2026-10-13T16:46:35Z">
        <w:r>
          <w:rPr>
            <w:rtl/>
          </w:rPr>
          <w:t xml:space="preserve">תאמר</w:t>
        </w:r>
      </w:ins>
      <w:del w:id="90018" w:author="קלוד - מכני" w:date="2026-10-13T16:46:35Z">
        <w:r>
          <w:rPr>
            <w:rtl/>
          </w:rPr>
          <w:delText xml:space="preserve">תימא</w:delText>
        </w:r>
      </w:del>
      <w:r>
        <w:rPr>
          <w:rtl/>
        </w:rPr>
        <w:t xml:space="preserve"> בשעת ר</w:t>
      </w:r>
      <w:r w:rsidR="00CE4444">
        <w:rPr>
          <w:rtl/>
        </w:rPr>
        <w:t xml:space="preserve">דיפה - </w:t>
      </w:r>
      <w:ins w:id="92939" w:author="קלוד - ניסוח" w:date="2026-10-13T16:46:40Z">
        <w:r>
          <w:rPr>
            <w:rtl/>
          </w:rPr>
          <w:t xml:space="preserve">אין,</w:t>
        </w:r>
      </w:ins>
      <w:del w:id="92940" w:author="קלוד - ניסוח" w:date="2026-10-13T16:46:40Z">
        <w:r w:rsidR="00CE4444">
          <w:rPr>
            <w:rtl/>
          </w:rPr>
          <w:delText xml:space="preserve">אין</w:delText>
        </w:r>
      </w:del>
      <w:r w:rsidR="00CE4444">
        <w:rPr>
          <w:rtl/>
        </w:rPr>
        <w:t xml:space="preserve"> </w:t>
      </w:r>
      <w:ins w:id="92937" w:author="קלוד - ניסוח" w:date="2026-10-13T16:46:40Z">
        <w:r>
          <w:rPr>
            <w:rtl/>
          </w:rPr>
          <w:t xml:space="preserve">לאחר</w:t>
        </w:r>
      </w:ins>
      <w:del w:id="92938" w:author="קלוד - ניסוח" w:date="2026-10-13T16:46:40Z">
        <w:r w:rsidR="00CE4444">
          <w:rPr>
            <w:rtl/>
          </w:rPr>
          <w:delText xml:space="preserve">אבל שלא בשעת</w:delText>
        </w:r>
      </w:del>
      <w:r w:rsidR="00CE4444">
        <w:rPr>
          <w:rtl/>
        </w:rPr>
        <w:t xml:space="preserve"> רדיפה</w:t>
      </w:r>
      <w:ins w:id="92935" w:author="קלוד - ניסוח" w:date="2026-10-13T16:46:40Z">
        <w:r>
          <w:rPr>
            <w:rtl/>
          </w:rPr>
          <w:t xml:space="preserve"> - לא,</w:t>
        </w:r>
      </w:ins>
      <w:del w:id="92936" w:author="קלוד - ניסוח" w:date="2026-10-13T16:46:40Z">
        <w:r w:rsidR="00CE4444">
          <w:rPr>
            <w:rtl/>
          </w:rPr>
          <w:delText xml:space="preserve"> </w:delText>
        </w:r>
        <w:r>
          <w:rPr>
            <w:rtl/>
          </w:rPr>
          <w:delText xml:space="preserve">לא</w:delText>
        </w:r>
        <w:r>
          <w:rPr>
            <w:rtl/>
          </w:rPr>
          <w:delText xml:space="preserve">, </w:delText>
        </w:r>
      </w:del>
    </w:p>
    <w:p w14:paraId="5F95076C" w14:textId="29EE7535" w:rsidR="006542AA" w:rsidRDefault="00000000">
      <w:pPr>
        <w:pStyle w:val="36"/>
        <w:framePr w:wrap="notBeside"/>
      </w:pPr>
      <w:r>
        <w:tab/>
      </w:r>
      <w:r>
        <w:tab/>
      </w:r>
      <w:r w:rsidR="00F63065">
        <w:t>אלא</w:t>
      </w:r>
    </w:p>
    <w:p w14:paraId="734AB198" w14:textId="0FCA99D5" w:rsidR="00B874E6" w:rsidRDefault="00CE4444" w:rsidP="00CE4444">
      <w:pPr>
        <w:rPr>
          <w:rtl/>
        </w:rPr>
      </w:pPr>
      <w:r>
        <w:rPr>
          <w:rtl/>
        </w:rPr>
        <w:t>אפי'</w:t>
      </w:r>
      <w:r w:rsidR="00F63065">
        <w:rPr>
          <w:rtl/>
        </w:rPr>
        <w:t xml:space="preserve"> לאחר רדיפה - </w:t>
      </w:r>
      <w:ins w:id="92945" w:author="קלוד - ניסוח" w:date="2026-10-13T16:46:40Z">
        <w:r>
          <w:rPr>
            <w:rtl/>
          </w:rPr>
          <w:t xml:space="preserve">מותר,</w:t>
        </w:r>
      </w:ins>
      <w:del w:id="92946" w:author="קלוד - ניסוח" w:date="2026-10-13T16:46:40Z">
        <w:r>
          <w:rPr>
            <w:rtl/>
          </w:rPr>
          <w:delText xml:space="preserve">גם</w:delText>
        </w:r>
        <w:r w:rsidR="00F63065">
          <w:rPr>
            <w:rtl/>
          </w:rPr>
          <w:delText xml:space="preserve">,</w:delText>
        </w:r>
      </w:del>
      <w:r w:rsidR="00F63065">
        <w:rPr>
          <w:rtl/>
        </w:rPr>
        <w:t xml:space="preserve"> </w:t>
      </w:r>
      <w:ins w:id="92943" w:author="קלוד - ניסוח" w:date="2026-10-13T16:46:40Z">
        <w:r>
          <w:rPr>
            <w:rFonts w:hint="cs"/>
            <w:rtl/>
          </w:rPr>
          <w:t xml:space="preserve">דמצערו</w:t>
        </w:r>
      </w:ins>
      <w:del w:id="92944" w:author="קלוד - ניסוח" w:date="2026-10-13T16:46:40Z">
        <w:r>
          <w:rPr>
            <w:rFonts w:hint="cs"/>
            <w:rtl/>
          </w:rPr>
          <w:delText xml:space="preserve">דבצערו</w:delText>
        </w:r>
      </w:del>
      <w:r>
        <w:rPr>
          <w:rFonts w:hint="cs"/>
          <w:rtl/>
        </w:rPr>
        <w:t xml:space="preserve"> </w:t>
      </w:r>
      <w:ins w:id="92941" w:author="קלוד - ניסוח" w:date="2026-10-13T16:46:40Z">
        <w:r>
          <w:rPr>
            <w:rFonts w:hint="cs"/>
            <w:rtl/>
          </w:rPr>
          <w:t xml:space="preserve">בעט </w:t>
        </w:r>
        <w:r>
          <w:rPr>
            <w:rStyle w:val="affffd"/>
            <w:rFonts w:hint="cs"/>
            <w:rtl/>
          </w:rPr>
          <w:t xml:space="preserve">ולא למום</w:t>
        </w:r>
        <w:r>
          <w:rPr>
            <w:rFonts w:hint="cs"/>
            <w:rtl/>
          </w:rPr>
          <w:t xml:space="preserve">.</w:t>
        </w:r>
      </w:ins>
      <w:del w:id="92942" w:author="קלוד - ניסוח" w:date="2026-10-13T16:46:40Z">
        <w:r>
          <w:rPr>
            <w:rFonts w:hint="cs"/>
            <w:rtl/>
          </w:rPr>
          <w:delText xml:space="preserve">נזכר</w:delText>
        </w:r>
      </w:del>
    </w:p>
    <w:p>
      <w:pPr>
        <w:pStyle w:val="affff7"/>
        <w:rPr>
          <w:ins w:id="93161" w:author="קלוד - ניסוח" w:date="2026-10-13T16:46:40Z"/>
        </w:rPr>
      </w:pPr>
      <w:ins w:id="93162" w:author="קלוד - ניסוח" w:date="2026-10-13T16:46:40Z">
        <w:r>
          <w:rPr>
            <w:color w:val="7B3F00"/>
          </w:rPr>
          <w:t xml:space="preserve">הטלת מום בבכור קודם שנולד</w:t>
        </w:r>
      </w:ins>
    </w:p>
    <w:p w14:paraId="138BFB9F" w14:textId="2F04C451" w:rsidR="006542AA" w:rsidRDefault="00000000">
      <w:pPr>
        <w:pStyle w:val="36"/>
        <w:framePr w:wrap="notBeside"/>
      </w:pPr>
      <w:ins w:id="90309" w:author="קלוד - ניסוח" w:date="2026-10-13T16:46:40Z">
        <w:r>
          <w:t xml:space="preserve">ר"י:</w:t>
        </w:r>
      </w:ins>
      <w:del w:id="90310" w:author="קלוד - ניסוח" w:date="2026-10-13T16:46:40Z">
        <w:r>
          <w:delText xml:space="preserve">אר"י</w:delText>
        </w:r>
        <w:r w:rsidR="00F63065">
          <w:delText xml:space="preserve">:</w:delText>
        </w:r>
      </w:del>
    </w:p>
    <w:p w14:paraId="7C40CFB6" w14:textId="64EC366F" w:rsidR="00B874E6" w:rsidRDefault="00F63065" w:rsidP="00CE4444">
      <w:pPr>
        <w:rPr>
          <w:rtl/>
        </w:rPr>
      </w:pPr>
      <w:r>
        <w:rPr>
          <w:rtl/>
        </w:rPr>
        <w:t xml:space="preserve">מותר להטיל מום בבכור קודם שיצא לאויר </w:t>
      </w:r>
      <w:ins w:id="92949" w:author="קלוד - ניסוח" w:date="2026-10-13T16:46:40Z">
        <w:r>
          <w:rPr>
            <w:rtl/>
          </w:rPr>
          <w:t xml:space="preserve">העולם </w:t>
        </w:r>
        <w:r>
          <w:rPr>
            <w:rStyle w:val="affffd"/>
            <w:rtl/>
          </w:rPr>
          <w:t xml:space="preserve">דעדיין לא קדוש</w:t>
        </w:r>
        <w:r>
          <w:rPr>
            <w:rtl/>
          </w:rPr>
          <w:t xml:space="preserve">.</w:t>
        </w:r>
      </w:ins>
      <w:del w:id="92950" w:author="קלוד - ניסוח" w:date="2026-10-13T16:46:40Z">
        <w:r>
          <w:rPr>
            <w:rtl/>
          </w:rPr>
          <w:delText xml:space="preserve">העולם</w:delText>
        </w:r>
        <w:r w:rsidR="0057284B">
          <w:rPr>
            <w:rtl/>
          </w:rPr>
          <w:delText xml:space="preserve">.</w:delText>
        </w:r>
      </w:del>
    </w:p>
    <w:p w14:paraId="5D6D67DC" w14:textId="77777777" w:rsidR="006542AA" w:rsidRDefault="00000000">
      <w:pPr>
        <w:pStyle w:val="36"/>
        <w:framePr w:wrap="notBeside"/>
      </w:pPr>
      <w:r>
        <w:t>רבא:</w:t>
      </w:r>
    </w:p>
    <w:p w14:paraId="49364EBE" w14:textId="425CF9B8" w:rsidR="00B874E6" w:rsidRDefault="00F63065" w:rsidP="00F63065">
      <w:pPr>
        <w:rPr>
          <w:rtl/>
        </w:rPr>
      </w:pPr>
      <w:ins w:id="92955" w:author="קלוד - ניסוח" w:date="2026-10-13T16:46:40Z">
        <w:r>
          <w:rPr>
            <w:rtl/>
          </w:rPr>
          <w:t xml:space="preserve">גדי</w:t>
        </w:r>
      </w:ins>
      <w:del w:id="92956" w:author="קלוד - ניסוח" w:date="2026-10-13T16:46:40Z">
        <w:r>
          <w:rPr>
            <w:rtl/>
          </w:rPr>
          <w:delText xml:space="preserve">גדיא</w:delText>
        </w:r>
      </w:del>
      <w:r>
        <w:rPr>
          <w:rtl/>
        </w:rPr>
        <w:t xml:space="preserve"> - </w:t>
      </w:r>
      <w:ins w:id="92953" w:author="קלוד - ניסוח" w:date="2026-10-13T16:46:40Z">
        <w:r>
          <w:rPr>
            <w:rtl/>
          </w:rPr>
          <w:t xml:space="preserve">באזנו,</w:t>
        </w:r>
      </w:ins>
      <w:del w:id="92954" w:author="קלוד - ניסוח" w:date="2026-10-13T16:46:40Z">
        <w:r>
          <w:rPr>
            <w:rtl/>
          </w:rPr>
          <w:delText xml:space="preserve">באודניה,</w:delText>
        </w:r>
      </w:del>
      <w:r>
        <w:rPr>
          <w:rtl/>
        </w:rPr>
        <w:t xml:space="preserve"> טלה </w:t>
      </w:r>
      <w:ins w:id="92951" w:author="קלוד - ניסוח" w:date="2026-10-13T16:46:40Z">
        <w:r>
          <w:rPr>
            <w:rtl/>
          </w:rPr>
          <w:t xml:space="preserve">- בשפתיו </w:t>
        </w:r>
        <w:r>
          <w:rPr>
            <w:rStyle w:val="affffd"/>
            <w:rtl/>
          </w:rPr>
          <w:t xml:space="preserve">שיוצאים קודם רוב הראש</w:t>
        </w:r>
        <w:r>
          <w:rPr>
            <w:rtl/>
          </w:rPr>
          <w:t xml:space="preserve">.</w:t>
        </w:r>
      </w:ins>
      <w:del w:id="92952" w:author="קלוד - ניסוח" w:date="2026-10-13T16:46:40Z">
        <w:r>
          <w:rPr>
            <w:rtl/>
          </w:rPr>
          <w:delText xml:space="preserve">בשפוותיה</w:delText>
        </w:r>
        <w:r w:rsidR="0057284B">
          <w:rPr>
            <w:rtl/>
          </w:rPr>
          <w:delText xml:space="preserve">.</w:delText>
        </w:r>
      </w:del>
    </w:p>
    <w:p w14:paraId="4377B779" w14:textId="03FB8982" w:rsidR="006542AA" w:rsidRDefault="00000000">
      <w:pPr>
        <w:pStyle w:val="36"/>
        <w:framePr w:wrap="notBeside"/>
      </w:pPr>
      <w:r>
        <w:t>א"ד:</w:t>
      </w:r>
    </w:p>
    <w:p w14:paraId="62C67EBD" w14:textId="56015C5A" w:rsidR="00B874E6" w:rsidRDefault="00F63065" w:rsidP="00CE4444">
      <w:pPr>
        <w:rPr>
          <w:rtl/>
        </w:rPr>
      </w:pPr>
      <w:r>
        <w:rPr>
          <w:rtl/>
        </w:rPr>
        <w:t xml:space="preserve">טלה גם </w:t>
      </w:r>
      <w:ins w:id="92961" w:author="קלוד - ניסוח" w:date="2026-10-13T16:46:40Z">
        <w:r>
          <w:rPr>
            <w:rtl/>
          </w:rPr>
          <w:t xml:space="preserve">באזנו,</w:t>
        </w:r>
      </w:ins>
      <w:del w:id="92962" w:author="קלוד - ניסוח" w:date="2026-10-13T16:46:40Z">
        <w:r>
          <w:rPr>
            <w:rtl/>
          </w:rPr>
          <w:delText xml:space="preserve">באודניה,</w:delText>
        </w:r>
      </w:del>
      <w:r>
        <w:rPr>
          <w:rtl/>
        </w:rPr>
        <w:t xml:space="preserve"> </w:t>
      </w:r>
      <w:ins w:id="92959" w:author="קלוד - ניסוח" w:date="2026-10-13T16:46:40Z">
        <w:r>
          <w:rPr>
            <w:rtl/>
          </w:rPr>
          <w:t xml:space="preserve">דאמרינן</w:t>
        </w:r>
      </w:ins>
      <w:del w:id="92960" w:author="קלוד - ניסוח" w:date="2026-10-13T16:46:40Z">
        <w:r>
          <w:rPr>
            <w:rtl/>
          </w:rPr>
          <w:delText xml:space="preserve">ייתכן</w:delText>
        </w:r>
      </w:del>
      <w:r>
        <w:rPr>
          <w:rtl/>
        </w:rPr>
        <w:t xml:space="preserve"> דרך צדעיו </w:t>
      </w:r>
      <w:ins w:id="92957" w:author="קלוד - ניסוח" w:date="2026-10-13T16:46:40Z">
        <w:r>
          <w:rPr>
            <w:rtl/>
          </w:rPr>
          <w:t xml:space="preserve">יצא </w:t>
        </w:r>
        <w:r>
          <w:rPr>
            <w:rStyle w:val="affffd"/>
            <w:rtl/>
          </w:rPr>
          <w:t xml:space="preserve">ואזנו קדמה</w:t>
        </w:r>
        <w:r>
          <w:rPr>
            <w:rtl/>
          </w:rPr>
          <w:t xml:space="preserve">.</w:t>
        </w:r>
      </w:ins>
      <w:del w:id="92958" w:author="קלוד - ניסוח" w:date="2026-10-13T16:46:40Z">
        <w:r>
          <w:rPr>
            <w:rtl/>
          </w:rPr>
          <w:delText xml:space="preserve">יצא</w:delText>
        </w:r>
        <w:r w:rsidR="0057284B">
          <w:rPr>
            <w:rtl/>
          </w:rPr>
          <w:delText xml:space="preserve">.</w:delText>
        </w:r>
      </w:del>
    </w:p>
    <w:p w14:paraId="73F8F412" w14:textId="77777777" w:rsidR="006542AA" w:rsidRDefault="00000000">
      <w:pPr>
        <w:pStyle w:val="36"/>
        <w:framePr w:wrap="notBeside"/>
      </w:pPr>
      <w:ins w:id="91839" w:author="קלוד - ניסוח" w:date="2026-10-13T16:46:40Z">
        <w:r>
          <w:t xml:space="preserve">רבא, מנ"ל דמבליעו?</w:t>
        </w:r>
      </w:ins>
      <w:del w:id="91840" w:author="קלוד - ניסוח" w:date="2026-10-13T16:46:40Z">
        <w:r>
          <w:delText xml:space="preserve">רבא:</w:delText>
        </w:r>
      </w:del>
    </w:p>
    <w:p w14:paraId="30B84775" w14:textId="0BA42EB7" w:rsidR="00CE4444" w:rsidRDefault="00F63065" w:rsidP="00CE4444">
      <w:pPr>
        <w:rPr>
          <w:rtl/>
        </w:rPr>
      </w:pPr>
      <w:ins w:id="92971" w:author="קלוד - ניסוח" w:date="2026-10-13T16:46:40Z">
        <w:r>
          <w:rPr>
            <w:rStyle w:val="affffd"/>
            <w:rtl/>
          </w:rPr>
          <w:t xml:space="preserve">מום</w:t>
        </w:r>
      </w:ins>
      <w:del w:id="92972" w:author="קלוד - ניסוח" w:date="2026-10-13T16:46:40Z">
        <w:r>
          <w:rPr>
            <w:rtl/>
          </w:rPr>
          <w:delText xml:space="preserve">אכל</w:delText>
        </w:r>
      </w:del>
      <w:r>
        <w:rPr>
          <w:rtl/>
        </w:rPr>
        <w:t xml:space="preserve"> </w:t>
      </w:r>
      <w:ins w:id="92969" w:author="קלוד - ניסוח" w:date="2026-10-13T16:46:40Z">
        <w:r>
          <w:rPr>
            <w:rStyle w:val="affffd"/>
            <w:rtl/>
          </w:rPr>
          <w:t xml:space="preserve">בפה</w:t>
        </w:r>
        <w:r>
          <w:rPr>
            <w:rtl/>
          </w:rPr>
          <w:t xml:space="preserve"> שכשאוכל אינו</w:t>
        </w:r>
      </w:ins>
      <w:del w:id="92970" w:author="קלוד - ניסוח" w:date="2026-10-13T16:46:40Z">
        <w:r>
          <w:rPr>
            <w:rtl/>
          </w:rPr>
          <w:delText xml:space="preserve">ולא</w:delText>
        </w:r>
      </w:del>
      <w:r>
        <w:rPr>
          <w:rtl/>
        </w:rPr>
        <w:t xml:space="preserve"> נראה, </w:t>
      </w:r>
      <w:ins w:id="92967" w:author="קלוד - ניסוח" w:date="2026-10-13T16:46:40Z">
        <w:r>
          <w:rPr>
            <w:rtl/>
          </w:rPr>
          <w:t xml:space="preserve">וכשפועה</w:t>
        </w:r>
      </w:ins>
      <w:del w:id="92968" w:author="קלוד - ניסוח" w:date="2026-10-13T16:46:40Z">
        <w:r>
          <w:rPr>
            <w:rtl/>
          </w:rPr>
          <w:delText xml:space="preserve">פעי</w:delText>
        </w:r>
      </w:del>
      <w:r>
        <w:rPr>
          <w:rtl/>
        </w:rPr>
        <w:t xml:space="preserve"> </w:t>
      </w:r>
      <w:ins w:id="92965" w:author="קלוד - ניסוח" w:date="2026-10-13T16:46:40Z">
        <w:r>
          <w:rPr>
            <w:rtl/>
          </w:rPr>
          <w:t xml:space="preserve">נראה</w:t>
        </w:r>
      </w:ins>
      <w:del w:id="92966" w:author="קלוד - ניסוח" w:date="2026-10-13T16:46:40Z">
        <w:r>
          <w:rPr>
            <w:rtl/>
          </w:rPr>
          <w:delText xml:space="preserve">ומיחזי</w:delText>
        </w:r>
      </w:del>
      <w:r>
        <w:rPr>
          <w:rtl/>
        </w:rPr>
        <w:t xml:space="preserve"> - הוי </w:t>
      </w:r>
      <w:ins w:id="92963" w:author="קלוד - ניסוח" w:date="2026-10-13T16:46:40Z">
        <w:r>
          <w:rPr>
            <w:rtl/>
          </w:rPr>
          <w:t xml:space="preserve">מומא.</w:t>
        </w:r>
      </w:ins>
      <w:del w:id="92964" w:author="קלוד - ניסוח" w:date="2026-10-13T16:46:40Z">
        <w:r>
          <w:rPr>
            <w:rtl/>
          </w:rPr>
          <w:delText xml:space="preserve">מומא: </w:delText>
        </w:r>
      </w:del>
    </w:p>
    <w:p w14:paraId="289A2328" w14:textId="77777777" w:rsidR="006542AA" w:rsidRDefault="00000000">
      <w:pPr>
        <w:pStyle w:val="36"/>
        <w:framePr w:wrap="notBeside"/>
      </w:pPr>
      <w:ins w:id="92975" w:author="קלוד - ניסוח" w:date="2026-10-13T16:46:40Z">
        <w:r>
          <w:t xml:space="preserve">מאי</w:t>
        </w:r>
      </w:ins>
      <w:del w:id="92976" w:author="קלוד - ניסוח" w:date="2026-10-13T16:46:40Z">
        <w:r>
          <w:delText xml:space="preserve">ו</w:delText>
        </w:r>
        <w:r w:rsidR="00F63065">
          <w:delText xml:space="preserve">קמ"ל</w:delText>
        </w:r>
        <w:r w:rsidR="00F63065">
          <w:delText xml:space="preserve">?</w:delText>
        </w:r>
      </w:del>
      <w:r w:rsidR="00F63065">
        <w:t xml:space="preserve"> </w:t>
      </w:r>
      <w:ins w:id="92973" w:author="קלוד - ניסוח" w:date="2026-10-13T16:46:40Z">
        <w:r>
          <w:t xml:space="preserve">קמ"ל? תנינא:</w:t>
        </w:r>
      </w:ins>
      <w:del w:id="92974" w:author="קלוד - ניסוח" w:date="2026-10-13T16:46:40Z">
        <w:r>
          <w:delText xml:space="preserve">ד</w:delText>
        </w:r>
        <w:r w:rsidR="00F63065">
          <w:delText xml:space="preserve">תנינא</w:delText>
        </w:r>
        <w:r>
          <w:delText xml:space="preserve">:</w:delText>
        </w:r>
      </w:del>
    </w:p>
    <w:p w14:paraId="3C436C3B" w14:textId="48872C57" w:rsidR="00CE4444" w:rsidRDefault="00CE4444" w:rsidP="00C83F7A">
      <w:pPr>
        <w:pStyle w:val="011"/>
        <w:rPr>
          <w:rtl/>
        </w:rPr>
      </w:pPr>
      <w:ins w:id="92987" w:author="קלוד - ניסוח" w:date="2026-10-13T16:46:40Z">
        <w:r>
          <w:rPr>
            <w:rtl/>
          </w:rPr>
          <w:t xml:space="preserve">'החוטין</w:t>
        </w:r>
      </w:ins>
      <w:del w:id="92988" w:author="קלוד - ניסוח" w:date="2026-10-13T16:46:40Z">
        <w:r>
          <w:rPr>
            <w:rtl/>
          </w:rPr>
          <w:delText xml:space="preserve">החוטין</w:delText>
        </w:r>
      </w:del>
      <w:r>
        <w:rPr>
          <w:rtl/>
        </w:rPr>
        <w:t xml:space="preserve"> החיצונות שנפגמו </w:t>
      </w:r>
      <w:ins w:id="92985" w:author="קלוד - ניסוח" w:date="2026-10-13T16:46:40Z">
        <w:r>
          <w:rPr>
            <w:rtl/>
          </w:rPr>
          <w:t xml:space="preserve">ושנגממו,</w:t>
        </w:r>
      </w:ins>
      <w:del w:id="92986" w:author="קלוד - ניסוח" w:date="2026-10-13T16:46:40Z">
        <w:r>
          <w:rPr>
            <w:rtl/>
          </w:rPr>
          <w:delText xml:space="preserve">ושנגממו</w:delText>
        </w:r>
      </w:del>
      <w:r>
        <w:rPr>
          <w:rtl/>
        </w:rPr>
        <w:t xml:space="preserve"> הפנימיות </w:t>
      </w:r>
      <w:ins w:id="92983" w:author="קלוד - ניסוח" w:date="2026-10-13T16:46:40Z">
        <w:r>
          <w:rPr>
            <w:rtl/>
          </w:rPr>
          <w:t xml:space="preserve">שנעקרו'</w:t>
        </w:r>
      </w:ins>
      <w:del w:id="92984" w:author="קלוד - ניסוח" w:date="2026-10-13T16:46:40Z">
        <w:r>
          <w:rPr>
            <w:rtl/>
          </w:rPr>
          <w:delText xml:space="preserve">שנעקרו</w:delText>
        </w:r>
      </w:del>
      <w:r>
        <w:rPr>
          <w:rtl/>
        </w:rPr>
        <w:t xml:space="preserve"> </w:t>
      </w:r>
      <w:ins w:id="92981" w:author="קלוד - ניסוח" w:date="2026-10-13T16:46:40Z">
        <w:r>
          <w:rPr>
            <w:rStyle w:val="affffd"/>
            <w:rtl/>
          </w:rPr>
          <w:t xml:space="preserve">הוי</w:t>
        </w:r>
      </w:ins>
      <w:del w:id="92982" w:author="קלוד - ניסוח" w:date="2026-10-13T16:46:40Z">
        <w:r>
          <w:rPr>
            <w:rtl/>
          </w:rPr>
          <w:delText xml:space="preserve">מ"ט</w:delText>
        </w:r>
      </w:del>
      <w:r>
        <w:rPr>
          <w:rtl/>
        </w:rPr>
        <w:t xml:space="preserve"> </w:t>
      </w:r>
      <w:ins w:id="92979" w:author="קלוד - ניסוח" w:date="2026-10-13T16:46:40Z">
        <w:r>
          <w:rPr>
            <w:rStyle w:val="affffd"/>
            <w:rtl/>
          </w:rPr>
          <w:t xml:space="preserve">מום</w:t>
        </w:r>
        <w:r>
          <w:rPr>
            <w:rtl/>
          </w:rPr>
          <w:t xml:space="preserve">, ומ"ט פנימיות - לאו</w:t>
        </w:r>
      </w:ins>
      <w:del w:id="92980" w:author="קלוד - ניסוח" w:date="2026-10-13T16:46:40Z">
        <w:r>
          <w:rPr>
            <w:rtl/>
          </w:rPr>
          <w:delText xml:space="preserve">לא</w:delText>
        </w:r>
      </w:del>
      <w:r w:rsidR="00F63065">
        <w:rPr>
          <w:rtl/>
        </w:rPr>
        <w:t xml:space="preserve"> משום דכי פעי </w:t>
      </w:r>
      <w:ins w:id="92977" w:author="קלוד - ניסוח" w:date="2026-10-13T16:46:40Z">
        <w:r>
          <w:rPr>
            <w:rtl/>
          </w:rPr>
          <w:t xml:space="preserve">נראה!</w:t>
        </w:r>
      </w:ins>
      <w:del w:id="92978" w:author="קלוד - ניסוח" w:date="2026-10-13T16:46:40Z">
        <w:r>
          <w:rPr>
            <w:rtl/>
          </w:rPr>
          <w:delText xml:space="preserve">נראה</w:delText>
        </w:r>
        <w:r w:rsidR="00F63065">
          <w:rPr>
            <w:rtl/>
          </w:rPr>
          <w:delText xml:space="preserve">? </w:delText>
        </w:r>
      </w:del>
    </w:p>
    <w:p w14:paraId="019BDDD7" w14:textId="672C3FCE" w:rsidR="006542AA" w:rsidRDefault="00000000">
      <w:pPr>
        <w:pStyle w:val="36"/>
        <w:framePr w:wrap="notBeside"/>
      </w:pPr>
      <w:ins w:id="92921" w:author="קלוד - ניסוח" w:date="2026-10-13T16:46:40Z">
        <w:r>
          <w:t xml:space="preserve">ר"פ:</w:t>
        </w:r>
      </w:ins>
      <w:del w:id="92922" w:author="קלוד - ניסוח" w:date="2026-10-13T16:46:40Z">
        <w:r>
          <w:lastRenderedPageBreak/>
          <w:delText xml:space="preserve">אר"פ</w:delText>
        </w:r>
        <w:r w:rsidR="00BE0613">
          <w:delText xml:space="preserve">:</w:delText>
        </w:r>
      </w:del>
    </w:p>
    <w:p w14:paraId="539A42BE" w14:textId="3229DDC6" w:rsidR="00B874E6" w:rsidRDefault="00BE0613" w:rsidP="00C5567C">
      <w:pPr>
        <w:pStyle w:val="a"/>
        <w:rPr>
          <w:rtl/>
        </w:rPr>
      </w:pPr>
      <w:ins w:id="92991" w:author="קלוד - ניסוח" w:date="2026-10-13T16:46:40Z">
        <w:r>
          <w:rPr>
            <w:rStyle w:val="27"/>
            <w:rtl/>
          </w:rPr>
          <w:t xml:space="preserve">רבא</w:t>
        </w:r>
      </w:ins>
      <w:del w:id="92992" w:author="קלוד - ניסוח" w:date="2026-10-13T16:46:40Z">
        <w:r>
          <w:rPr>
            <w:rStyle w:val="27"/>
            <w:rtl/>
          </w:rPr>
          <w:delText xml:space="preserve">רבא</w:delText>
        </w:r>
        <w:r>
          <w:rPr>
            <w:rtl/>
          </w:rPr>
          <w:delText xml:space="preserve"> </w:delText>
        </w:r>
        <w:r w:rsidR="00CE4444">
          <w:rPr>
            <w:rtl/>
          </w:rPr>
          <w:delText xml:space="preserve">גם</w:delText>
        </w:r>
      </w:del>
      <w:r>
        <w:rPr>
          <w:rtl/>
        </w:rPr>
        <w:t xml:space="preserve"> טעמא דמתני' מפרש, </w:t>
      </w:r>
      <w:r>
        <w:rPr>
          <w:rFonts w:hint="cs"/>
          <w:rtl/>
        </w:rPr>
        <w:t>ד</w:t>
      </w:r>
      <w:r w:rsidR="00F63065">
        <w:rPr>
          <w:rtl/>
        </w:rPr>
        <w:t xml:space="preserve">נעקרו הוי מומא - משום דכי פעי </w:t>
      </w:r>
      <w:r w:rsidR="00CE4444">
        <w:rPr>
          <w:rtl/>
        </w:rPr>
        <w:t>נראה</w:t>
      </w:r>
      <w:r w:rsidR="0057284B">
        <w:rPr>
          <w:rtl/>
        </w:rPr>
        <w:t>.</w:t>
      </w:r>
    </w:p>
    <w:p w14:paraId="5FFF515C" w14:textId="758222D5" w:rsidR="0057284B" w:rsidRDefault="0057284B" w:rsidP="009F73ED">
      <w:pPr>
        <w:pStyle w:val="affff9"/>
        <w:rPr>
          <w:rtl/>
        </w:rPr>
      </w:pPr>
      <w:r>
        <w:rPr>
          <w:rtl/>
        </w:rPr>
        <w:t>• • •</w:t>
      </w:r>
    </w:p>
    <w:p w14:paraId="60E10FA9" w14:textId="77777777" w:rsidR="006542AA" w:rsidRDefault="00000000">
      <w:pPr>
        <w:pStyle w:val="afffff5"/>
        <w:framePr w:wrap="around"/>
      </w:pPr>
      <w:r>
        <w:t>משנה ד</w:t>
      </w:r>
    </w:p>
    <w:p w14:paraId="0E55795B" w14:textId="77777777" w:rsidR="00BE0613" w:rsidRDefault="00F63065" w:rsidP="009F73ED">
      <w:pPr>
        <w:pStyle w:val="afff5"/>
        <w:spacing w:before="120"/>
        <w:rPr>
          <w:rtl/>
        </w:rPr>
      </w:pPr>
      <w:r>
        <w:rPr>
          <w:rtl/>
        </w:rPr>
        <w:t xml:space="preserve">כל המומין הראויין לבא בידי אדם, רועי ישראל - נאמנין, </w:t>
      </w:r>
    </w:p>
    <w:p w14:paraId="001D634A" w14:textId="77777777" w:rsidR="00BE0613" w:rsidRDefault="00F63065" w:rsidP="00BE6936">
      <w:pPr>
        <w:pStyle w:val="afff5"/>
        <w:rPr>
          <w:rtl/>
        </w:rPr>
      </w:pPr>
      <w:r>
        <w:rPr>
          <w:rtl/>
        </w:rPr>
        <w:t xml:space="preserve">רועים כהנים - אינן נאמנין, </w:t>
      </w:r>
    </w:p>
    <w:p w14:paraId="0276CF73" w14:textId="77777777" w:rsidR="00BE0613" w:rsidRDefault="00F63065" w:rsidP="00BE6936">
      <w:pPr>
        <w:pStyle w:val="afff5"/>
        <w:rPr>
          <w:rtl/>
        </w:rPr>
      </w:pPr>
      <w:r>
        <w:rPr>
          <w:rtl/>
        </w:rPr>
        <w:t xml:space="preserve">רשב"ג אומר: נאמן הוא על של חבירו, ואין נאמן על של עצמו, </w:t>
      </w:r>
    </w:p>
    <w:p w14:paraId="23011FC9" w14:textId="77777777" w:rsidR="00B874E6" w:rsidRDefault="00F63065" w:rsidP="00BE6936">
      <w:pPr>
        <w:pStyle w:val="afff5"/>
        <w:rPr>
          <w:rtl/>
        </w:rPr>
      </w:pPr>
      <w:r w:rsidRPr="009F73ED">
        <w:rPr>
          <w:rStyle w:val="afffff3"/>
          <w:rtl/>
        </w:rPr>
        <w:t>ר"מ</w:t>
      </w:r>
      <w:r>
        <w:rPr>
          <w:rtl/>
        </w:rPr>
        <w:t xml:space="preserve"> אומר</w:t>
      </w:r>
      <w:r w:rsidRPr="009F73ED">
        <w:rPr>
          <w:rStyle w:val="afffff3"/>
          <w:rtl/>
        </w:rPr>
        <w:t>:</w:t>
      </w:r>
      <w:r>
        <w:rPr>
          <w:rtl/>
        </w:rPr>
        <w:t xml:space="preserve"> החשוד על הדבר לא דנו ולא מעידו</w:t>
      </w:r>
      <w:r w:rsidR="0057284B">
        <w:rPr>
          <w:rtl/>
        </w:rPr>
        <w:t>.</w:t>
      </w:r>
    </w:p>
    <w:p w14:paraId="7D2D1BED" w14:textId="6D08CF25" w:rsidR="0057284B" w:rsidRDefault="0057284B" w:rsidP="009F73ED">
      <w:pPr>
        <w:pStyle w:val="affff9"/>
        <w:rPr>
          <w:rtl/>
        </w:rPr>
      </w:pPr>
      <w:r>
        <w:rPr>
          <w:rtl/>
        </w:rPr>
        <w:t>• • •</w:t>
      </w:r>
    </w:p>
    <w:p w14:paraId="46953CB6" w14:textId="4C8D16B4" w:rsidR="006542AA" w:rsidRDefault="00000000">
      <w:pPr>
        <w:pStyle w:val="36"/>
        <w:framePr w:wrap="notBeside"/>
      </w:pPr>
      <w:r>
        <w:t>רי"ו</w:t>
      </w:r>
      <w:r w:rsidR="00BE0613">
        <w:t xml:space="preserve"> ו</w:t>
      </w:r>
      <w:r>
        <w:t>ר"א חד:</w:t>
      </w:r>
    </w:p>
    <w:p w14:paraId="6646D9AC" w14:textId="584B617C" w:rsidR="00025130" w:rsidRDefault="00F63065" w:rsidP="00F271CC">
      <w:pPr>
        <w:rPr>
          <w:rtl/>
        </w:rPr>
      </w:pPr>
      <w:ins w:id="92999" w:author="קלוד - ניסוח" w:date="2026-10-13T16:46:40Z">
        <w:r>
          <w:rPr>
            <w:rtl/>
          </w:rPr>
          <w:t xml:space="preserve">'רועי</w:t>
        </w:r>
      </w:ins>
      <w:del w:id="93000" w:author="קלוד - ניסוח" w:date="2026-10-13T16:46:40Z">
        <w:r>
          <w:rPr>
            <w:rtl/>
          </w:rPr>
          <w:delText xml:space="preserve">רועי</w:delText>
        </w:r>
      </w:del>
      <w:r>
        <w:rPr>
          <w:rtl/>
        </w:rPr>
        <w:t xml:space="preserve"> </w:t>
      </w:r>
      <w:ins w:id="92997" w:author="קלוד - ניסוח" w:date="2026-10-13T16:46:40Z">
        <w:r>
          <w:rPr>
            <w:rtl/>
          </w:rPr>
          <w:t xml:space="preserve">ישראל'</w:t>
        </w:r>
      </w:ins>
      <w:del w:id="92998" w:author="קלוד - ניסוח" w:date="2026-10-13T16:46:40Z">
        <w:r>
          <w:rPr>
            <w:rtl/>
          </w:rPr>
          <w:delText xml:space="preserve">ישראל</w:delText>
        </w:r>
      </w:del>
      <w:r>
        <w:rPr>
          <w:rtl/>
        </w:rPr>
        <w:t xml:space="preserve"> בי כהנים - נאמנין, </w:t>
      </w:r>
      <w:ins w:id="92995" w:author="קלוד - ניסוח" w:date="2026-10-13T16:46:40Z">
        <w:r>
          <w:rPr>
            <w:rtl/>
          </w:rPr>
          <w:t xml:space="preserve">דללגימא</w:t>
        </w:r>
      </w:ins>
      <w:del w:id="92996" w:author="קלוד - ניסוח" w:date="2026-10-13T16:46:40Z">
        <w:r>
          <w:rPr>
            <w:rtl/>
          </w:rPr>
          <w:delText xml:space="preserve">ללגימא</w:delText>
        </w:r>
      </w:del>
      <w:r>
        <w:rPr>
          <w:rtl/>
        </w:rPr>
        <w:t xml:space="preserve"> </w:t>
      </w:r>
      <w:ins w:id="92993" w:author="קלוד - ניסוח" w:date="2026-10-13T16:46:40Z">
        <w:r>
          <w:rPr>
            <w:rStyle w:val="affffd"/>
            <w:rtl/>
          </w:rPr>
          <w:t xml:space="preserve">שיאכילוהו</w:t>
        </w:r>
        <w:r>
          <w:rPr>
            <w:rtl/>
          </w:rPr>
          <w:t xml:space="preserve"> לא חיישי',</w:t>
        </w:r>
      </w:ins>
      <w:del w:id="92994" w:author="קלוד - ניסוח" w:date="2026-10-13T16:46:40Z">
        <w:r>
          <w:rPr>
            <w:rtl/>
          </w:rPr>
          <w:delText xml:space="preserve">חוששים,</w:delText>
        </w:r>
      </w:del>
    </w:p>
    <w:p w14:paraId="4719873B" w14:textId="12D373AC" w:rsidR="00025130" w:rsidRDefault="00F63065" w:rsidP="00025130">
      <w:pPr>
        <w:rPr>
          <w:rtl/>
        </w:rPr>
      </w:pPr>
      <w:ins w:id="93017" w:author="קלוד - ניסוח" w:date="2026-10-13T16:46:40Z">
        <w:r>
          <w:rPr>
            <w:rtl/>
          </w:rPr>
          <w:t xml:space="preserve">'רועי</w:t>
        </w:r>
      </w:ins>
      <w:del w:id="93018" w:author="קלוד - ניסוח" w:date="2026-10-13T16:46:40Z">
        <w:r>
          <w:rPr>
            <w:rtl/>
          </w:rPr>
          <w:delText xml:space="preserve">רועי</w:delText>
        </w:r>
      </w:del>
      <w:r>
        <w:rPr>
          <w:rtl/>
        </w:rPr>
        <w:t xml:space="preserve"> </w:t>
      </w:r>
      <w:ins w:id="93015" w:author="קלוד - ניסוח" w:date="2026-10-13T16:46:40Z">
        <w:r>
          <w:rPr>
            <w:rtl/>
          </w:rPr>
          <w:t xml:space="preserve">כהנים'</w:t>
        </w:r>
      </w:ins>
      <w:del w:id="93016" w:author="קלוד - ניסוח" w:date="2026-10-13T16:46:40Z">
        <w:r>
          <w:rPr>
            <w:rtl/>
          </w:rPr>
          <w:delText xml:space="preserve">כהנים</w:delText>
        </w:r>
      </w:del>
      <w:r>
        <w:rPr>
          <w:rtl/>
        </w:rPr>
        <w:t xml:space="preserve"> בי ישראל</w:t>
      </w:r>
      <w:ins w:id="93013" w:author="קלוד - ניסוח" w:date="2026-10-13T16:46:40Z">
        <w:r>
          <w:rPr>
            <w:rtl/>
          </w:rPr>
          <w:t xml:space="preserve"> - </w:t>
        </w:r>
      </w:ins>
      <w:del w:id="93014" w:author="קלוד - ניסוח" w:date="2026-10-13T16:46:40Z">
        <w:r>
          <w:rPr>
            <w:rtl/>
          </w:rPr>
          <w:delText xml:space="preserve"> </w:delText>
        </w:r>
      </w:del>
      <w:r>
        <w:rPr>
          <w:rtl/>
        </w:rPr>
        <w:t xml:space="preserve">אין נאמנין, </w:t>
      </w:r>
      <w:ins w:id="93011" w:author="קלוד - ניסוח" w:date="2026-10-13T16:46:40Z">
        <w:r>
          <w:rPr>
            <w:rtl/>
          </w:rPr>
          <w:t xml:space="preserve">דאומר:</w:t>
        </w:r>
      </w:ins>
      <w:del w:id="93012" w:author="קלוד - ניסוח" w:date="2026-10-13T16:46:40Z">
        <w:r>
          <w:rPr>
            <w:rtl/>
          </w:rPr>
          <w:delText xml:space="preserve">לומר </w:delText>
        </w:r>
        <w:r>
          <w:rPr>
            <w:rtl/>
          </w:rPr>
          <w:delText xml:space="preserve">אמר</w:delText>
        </w:r>
        <w:r>
          <w:rPr>
            <w:rtl/>
          </w:rPr>
          <w:delText xml:space="preserve">,</w:delText>
        </w:r>
      </w:del>
      <w:r>
        <w:rPr>
          <w:rtl/>
        </w:rPr>
        <w:t xml:space="preserve"> כיון </w:t>
      </w:r>
      <w:ins w:id="93009" w:author="קלוד - ניסוח" w:date="2026-10-13T16:46:40Z">
        <w:r>
          <w:rPr>
            <w:rtl/>
          </w:rPr>
          <w:t xml:space="preserve">שטרחתי</w:t>
        </w:r>
      </w:ins>
      <w:del w:id="93010" w:author="קלוד - ניסוח" w:date="2026-10-13T16:46:40Z">
        <w:r>
          <w:rPr>
            <w:rtl/>
          </w:rPr>
          <w:delText xml:space="preserve">ד</w:delText>
        </w:r>
        <w:r w:rsidR="00F271CC">
          <w:rPr>
            <w:rtl/>
          </w:rPr>
          <w:delText xml:space="preserve">טרחנא</w:delText>
        </w:r>
      </w:del>
      <w:r w:rsidR="00F271CC">
        <w:rPr>
          <w:rtl/>
        </w:rPr>
        <w:t xml:space="preserve"> </w:t>
      </w:r>
      <w:r>
        <w:rPr>
          <w:rtl/>
        </w:rPr>
        <w:t>בו</w:t>
      </w:r>
      <w:r w:rsidR="00F271CC">
        <w:rPr>
          <w:rtl/>
        </w:rPr>
        <w:t xml:space="preserve"> </w:t>
      </w:r>
      <w:r>
        <w:rPr>
          <w:rtl/>
        </w:rPr>
        <w:t xml:space="preserve">לא</w:t>
      </w:r>
      <w:r>
        <w:rPr>
          <w:rtl/>
        </w:rPr>
        <w:t xml:space="preserve"> </w:t>
      </w:r>
      <w:ins w:id="93007" w:author="קלוד - ניסוח" w:date="2026-10-13T16:46:40Z">
        <w:r>
          <w:rPr>
            <w:rtl/>
          </w:rPr>
          <w:t xml:space="preserve">יניחני</w:t>
        </w:r>
      </w:ins>
      <w:del w:id="93008" w:author="קלוד - ניסוח" w:date="2026-10-13T16:46:40Z">
        <w:r>
          <w:rPr>
            <w:rtl/>
          </w:rPr>
          <w:delText xml:space="preserve">שביק</w:delText>
        </w:r>
      </w:del>
      <w:r>
        <w:rPr>
          <w:rtl/>
        </w:rPr>
        <w:t xml:space="preserve"> </w:t>
      </w:r>
      <w:ins w:id="93005" w:author="קלוד - ניסוח" w:date="2026-10-13T16:46:40Z">
        <w:r>
          <w:rPr>
            <w:rtl/>
          </w:rPr>
          <w:t xml:space="preserve">ויתן</w:t>
        </w:r>
      </w:ins>
      <w:del w:id="93006" w:author="קלוד - ניסוח" w:date="2026-10-13T16:46:40Z">
        <w:r>
          <w:rPr>
            <w:rtl/>
          </w:rPr>
          <w:delText xml:space="preserve">לי</w:delText>
        </w:r>
      </w:del>
      <w:r>
        <w:rPr>
          <w:rtl/>
        </w:rPr>
        <w:t xml:space="preserve"> </w:t>
      </w:r>
      <w:ins w:id="93003" w:author="קלוד - ניסוח" w:date="2026-10-13T16:46:40Z">
        <w:r>
          <w:rPr>
            <w:rtl/>
          </w:rPr>
          <w:t xml:space="preserve">לאחר,</w:t>
        </w:r>
      </w:ins>
      <w:del w:id="93004" w:author="קלוד - ניסוח" w:date="2026-10-13T16:46:40Z">
        <w:r>
          <w:rPr>
            <w:rtl/>
          </w:rPr>
          <w:delText xml:space="preserve">ויהיב לאחריני,</w:delText>
        </w:r>
      </w:del>
      <w:r>
        <w:rPr>
          <w:rtl/>
        </w:rPr>
        <w:t xml:space="preserve"> וה"ה כהן לכהן - </w:t>
      </w:r>
      <w:ins w:id="93001" w:author="קלוד - ניסוח" w:date="2026-10-13T16:46:40Z">
        <w:r>
          <w:rPr>
            <w:rtl/>
          </w:rPr>
          <w:t xml:space="preserve">דחיישי'</w:t>
        </w:r>
      </w:ins>
      <w:del w:id="93002" w:author="קלוד - ניסוח" w:date="2026-10-13T16:46:40Z">
        <w:r>
          <w:rPr>
            <w:rtl/>
          </w:rPr>
          <w:delText xml:space="preserve">דחוששים</w:delText>
        </w:r>
      </w:del>
      <w:r>
        <w:rPr>
          <w:rtl/>
        </w:rPr>
        <w:t xml:space="preserve"> לגומלין,</w:t>
      </w:r>
    </w:p>
    <w:p w14:paraId="3965C3EB" w14:textId="64BF5265" w:rsidR="006542AA" w:rsidRDefault="00000000">
      <w:pPr>
        <w:pStyle w:val="36"/>
        <w:framePr w:wrap="notBeside"/>
      </w:pPr>
      <w:r>
        <w:t>ובא רשב"ג לומר</w:t>
      </w:r>
      <w:r w:rsidR="00F63065">
        <w:t>:</w:t>
      </w:r>
    </w:p>
    <w:p w14:paraId="1019CDEA" w14:textId="1AC8CEED" w:rsidR="00F271CC" w:rsidRDefault="00F63065" w:rsidP="00025130">
      <w:pPr>
        <w:rPr>
          <w:rtl/>
        </w:rPr>
      </w:pPr>
      <w:ins w:id="93023" w:author="קלוד - ניסוח" w:date="2026-10-13T16:46:40Z">
        <w:r>
          <w:rPr>
            <w:rtl/>
          </w:rPr>
          <w:t xml:space="preserve">נאמן</w:t>
        </w:r>
      </w:ins>
      <w:del w:id="93024" w:author="קלוד - ניסוח" w:date="2026-10-13T16:46:40Z">
        <w:r>
          <w:rPr>
            <w:rtl/>
          </w:rPr>
          <w:delText xml:space="preserve">נאמן הוא</w:delText>
        </w:r>
      </w:del>
      <w:r>
        <w:rPr>
          <w:rtl/>
        </w:rPr>
        <w:t xml:space="preserve"> על של </w:t>
      </w:r>
      <w:ins w:id="93021" w:author="קלוד - ניסוח" w:date="2026-10-13T16:46:40Z">
        <w:r>
          <w:rPr>
            <w:rtl/>
          </w:rPr>
          <w:t xml:space="preserve">חבירו </w:t>
        </w:r>
        <w:r>
          <w:rPr>
            <w:rStyle w:val="affffd"/>
            <w:rtl/>
          </w:rPr>
          <w:t xml:space="preserve">דלא חיישי' לגומלין</w:t>
        </w:r>
      </w:ins>
      <w:del w:id="93022" w:author="קלוד - ניסוח" w:date="2026-10-13T16:46:40Z">
        <w:r>
          <w:rPr>
            <w:rtl/>
          </w:rPr>
          <w:delText xml:space="preserve">חבירו</w:delText>
        </w:r>
      </w:del>
      <w:r>
        <w:rPr>
          <w:rtl/>
        </w:rPr>
        <w:t xml:space="preserve"> ואינו נאמן על של </w:t>
      </w:r>
      <w:ins w:id="93019" w:author="קלוד - ניסוח" w:date="2026-10-13T16:46:40Z">
        <w:r>
          <w:rPr>
            <w:rtl/>
          </w:rPr>
          <w:t xml:space="preserve">עצמו,</w:t>
        </w:r>
      </w:ins>
      <w:del w:id="93020" w:author="קלוד - ניסוח" w:date="2026-10-13T16:46:40Z">
        <w:r>
          <w:rPr>
            <w:rtl/>
          </w:rPr>
          <w:delText xml:space="preserve">עצמו, </w:delText>
        </w:r>
      </w:del>
    </w:p>
    <w:p>
      <w:pPr>
        <w:pStyle w:val="36"/>
        <w:rPr>
          <w:ins w:id="90155" w:author="קלוד - סמנטי" w:date="2026-10-13T16:46:38Z"/>
        </w:rPr>
      </w:pPr>
      <w:r>
        <w:t xml:space="preserve">ובא </w:t>
      </w:r>
      <w:r>
        <w:t>ר"מ</w:t>
      </w:r>
      <w:r w:rsidR="00025130">
        <w:t xml:space="preserve"> </w:t>
      </w:r>
      <w:ins w:id="93025" w:author="קלוד - ניסוח" w:date="2026-10-13T16:46:40Z">
        <w:r>
          <w:t xml:space="preserve">לומר:</w:t>
        </w:r>
      </w:ins>
      <w:del w:id="93026" w:author="קלוד - ניסוח" w:date="2026-10-13T16:46:40Z">
        <w:r w:rsidR="00025130">
          <w:delText xml:space="preserve">לומר</w:delText>
        </w:r>
      </w:del>
    </w:p>
    <w:p w14:paraId="48FD3EAF" w14:textId="2AAE72F8" w:rsidR="00B874E6" w:rsidRDefault="00F63065" w:rsidP="00025130">
      <w:pPr>
        <w:rPr>
          <w:rtl/>
        </w:rPr>
      </w:pPr>
      <w:del w:id="90156" w:author="קלוד - סמנטי" w:date="2026-10-13T16:46:38Z">
        <w:r w:rsidR="00025130">
          <w:rPr>
            <w:rFonts w:hint="cs"/>
            <w:rtl/>
          </w:rPr>
          <w:delText xml:space="preserve"> </w:delText>
        </w:r>
      </w:del>
      <w:r>
        <w:rPr>
          <w:rtl/>
        </w:rPr>
        <w:t xml:space="preserve">החשוד על הדבר </w:t>
      </w:r>
      <w:r>
        <w:rPr>
          <w:rtl/>
        </w:rPr>
        <w:t xml:space="preserve">לא</w:t>
      </w:r>
      <w:r>
        <w:rPr>
          <w:rtl/>
        </w:rPr>
        <w:t xml:space="preserve"> דנו ולא </w:t>
      </w:r>
      <w:ins w:id="93027" w:author="קלוד - ניסוח" w:date="2026-10-13T16:46:40Z">
        <w:r>
          <w:rPr>
            <w:rtl/>
          </w:rPr>
          <w:t xml:space="preserve">מעידו </w:t>
        </w:r>
        <w:r>
          <w:rPr>
            <w:rStyle w:val="affffd"/>
            <w:rtl/>
          </w:rPr>
          <w:t xml:space="preserve">אף לחבירו</w:t>
        </w:r>
        <w:r>
          <w:rPr>
            <w:rtl/>
          </w:rPr>
          <w:t xml:space="preserve">.</w:t>
        </w:r>
      </w:ins>
      <w:del w:id="93028" w:author="קלוד - ניסוח" w:date="2026-10-13T16:46:40Z">
        <w:r>
          <w:rPr>
            <w:rtl/>
          </w:rPr>
          <w:delText xml:space="preserve">מעידו</w:delText>
        </w:r>
        <w:r w:rsidR="0057284B">
          <w:rPr>
            <w:rtl/>
          </w:rPr>
          <w:delText xml:space="preserve">.</w:delText>
        </w:r>
      </w:del>
    </w:p>
    <w:p w14:paraId="365A8DA7" w14:textId="77777777" w:rsidR="00025130" w:rsidRDefault="00025130" w:rsidP="00025130">
      <w:pPr>
        <w:pStyle w:val="afff0"/>
        <w:framePr w:wrap="around"/>
        <w:rPr>
          <w:rtl/>
        </w:rPr>
      </w:pPr>
      <w:r>
        <w:rPr>
          <w:rFonts w:hint="cs"/>
          <w:rtl/>
        </w:rPr>
        <w:t>לה:</w:t>
      </w:r>
    </w:p>
    <w:p>
      <w:pPr>
        <w:pStyle w:val="36"/>
        <w:rPr>
          <w:ins w:id="90157" w:author="קלוד - סמנטי" w:date="2026-10-13T16:46:38Z"/>
        </w:rPr>
      </w:pPr>
      <w:ins w:id="93029" w:author="קלוד - ניסוח" w:date="2026-10-13T16:46:40Z">
        <w:r>
          <w:t xml:space="preserve">וחד:</w:t>
        </w:r>
      </w:ins>
      <w:del w:id="93030" w:author="קלוד - ניסוח" w:date="2026-10-13T16:46:40Z">
        <w:r>
          <w:delText xml:space="preserve">וחד </w:delText>
        </w:r>
        <w:r>
          <w:delText xml:space="preserve">אמר</w:delText>
        </w:r>
        <w:r>
          <w:delText xml:space="preserve">:</w:delText>
        </w:r>
      </w:del>
    </w:p>
    <w:p w14:paraId="4AF8FD7C" w14:textId="4034E66F" w:rsidR="00F271CC" w:rsidRDefault="00F63065" w:rsidP="00025130">
      <w:pPr>
        <w:rPr>
          <w:rtl/>
        </w:rPr>
      </w:pPr>
      <w:del w:id="90158" w:author="קלוד - סמנטי" w:date="2026-10-13T16:46:38Z">
        <w:r>
          <w:rPr>
            <w:rtl/>
          </w:rPr>
          <w:delText xml:space="preserve"> </w:delText>
        </w:r>
      </w:del>
      <w:ins w:id="93043" w:author="קלוד - ניסוח" w:date="2026-10-13T16:46:40Z">
        <w:r>
          <w:rPr>
            <w:rtl/>
          </w:rPr>
          <w:t xml:space="preserve">'רועי</w:t>
        </w:r>
      </w:ins>
      <w:del w:id="93044" w:author="קלוד - ניסוח" w:date="2026-10-13T16:46:40Z">
        <w:r>
          <w:rPr>
            <w:rtl/>
          </w:rPr>
          <w:delText xml:space="preserve">רועי</w:delText>
        </w:r>
      </w:del>
      <w:r>
        <w:rPr>
          <w:rtl/>
        </w:rPr>
        <w:t xml:space="preserve"> </w:t>
      </w:r>
      <w:ins w:id="93041" w:author="קלוד - ניסוח" w:date="2026-10-13T16:46:40Z">
        <w:r>
          <w:rPr>
            <w:rtl/>
          </w:rPr>
          <w:t xml:space="preserve">ישראל'</w:t>
        </w:r>
      </w:ins>
      <w:del w:id="93042" w:author="קלוד - ניסוח" w:date="2026-10-13T16:46:40Z">
        <w:r>
          <w:rPr>
            <w:rtl/>
          </w:rPr>
          <w:delText xml:space="preserve">ישראל</w:delText>
        </w:r>
      </w:del>
      <w:r>
        <w:rPr>
          <w:rtl/>
        </w:rPr>
        <w:t xml:space="preserve"> והן כהנים</w:t>
      </w:r>
      <w:ins w:id="93039" w:author="קלוד - ניסוח" w:date="2026-10-13T16:46:40Z">
        <w:r>
          <w:rPr>
            <w:rtl/>
          </w:rPr>
          <w:t xml:space="preserve"> - </w:t>
        </w:r>
      </w:ins>
      <w:del w:id="93040" w:author="קלוד - ניסוח" w:date="2026-10-13T16:46:40Z">
        <w:r>
          <w:rPr>
            <w:rtl/>
          </w:rPr>
          <w:delText xml:space="preserve"> </w:delText>
        </w:r>
      </w:del>
      <w:r>
        <w:rPr>
          <w:rtl/>
        </w:rPr>
        <w:t xml:space="preserve">נאמנין, </w:t>
      </w:r>
      <w:ins w:id="93037" w:author="קלוד - ניסוח" w:date="2026-10-13T16:46:40Z">
        <w:r>
          <w:rPr>
            <w:rtl/>
          </w:rPr>
          <w:t xml:space="preserve">דאומר:</w:t>
        </w:r>
      </w:ins>
      <w:del w:id="93038" w:author="קלוד - ניסוח" w:date="2026-10-13T16:46:40Z">
        <w:r>
          <w:rPr>
            <w:rtl/>
          </w:rPr>
          <w:delText xml:space="preserve">לומר </w:delText>
        </w:r>
        <w:r>
          <w:rPr>
            <w:rtl/>
          </w:rPr>
          <w:delText xml:space="preserve">אמר</w:delText>
        </w:r>
      </w:del>
      <w:r>
        <w:rPr>
          <w:rtl/>
        </w:rPr>
        <w:t xml:space="preserve"> </w:t>
      </w:r>
      <w:r>
        <w:rPr>
          <w:rtl/>
        </w:rPr>
        <w:t xml:space="preserve">לא</w:t>
      </w:r>
      <w:r>
        <w:rPr>
          <w:rtl/>
        </w:rPr>
        <w:t xml:space="preserve"> </w:t>
      </w:r>
      <w:ins w:id="93035" w:author="קלוד - ניסוח" w:date="2026-10-13T16:46:40Z">
        <w:r>
          <w:rPr>
            <w:rtl/>
          </w:rPr>
          <w:t xml:space="preserve">יניח </w:t>
        </w:r>
        <w:r>
          <w:rPr>
            <w:rStyle w:val="affffd"/>
            <w:rtl/>
          </w:rPr>
          <w:t xml:space="preserve">הבעלים</w:t>
        </w:r>
      </w:ins>
      <w:del w:id="93036" w:author="קלוד - ניסוח" w:date="2026-10-13T16:46:40Z">
        <w:r>
          <w:rPr>
            <w:rtl/>
          </w:rPr>
          <w:delText xml:space="preserve">שביק</w:delText>
        </w:r>
      </w:del>
      <w:r>
        <w:rPr>
          <w:rtl/>
        </w:rPr>
        <w:t xml:space="preserve"> צורבא מרבנן </w:t>
      </w:r>
      <w:ins w:id="93033" w:author="קלוד - ניסוח" w:date="2026-10-13T16:46:40Z">
        <w:r>
          <w:rPr>
            <w:rtl/>
          </w:rPr>
          <w:t xml:space="preserve">ויתן</w:t>
        </w:r>
      </w:ins>
      <w:del w:id="93034" w:author="קלוד - ניסוח" w:date="2026-10-13T16:46:40Z">
        <w:r>
          <w:rPr>
            <w:rtl/>
          </w:rPr>
          <w:delText xml:space="preserve">ויהיב</w:delText>
        </w:r>
      </w:del>
      <w:r>
        <w:rPr>
          <w:rtl/>
        </w:rPr>
        <w:t xml:space="preserve"> </w:t>
      </w:r>
      <w:ins w:id="93031" w:author="קלוד - ניסוח" w:date="2026-10-13T16:46:40Z">
        <w:r>
          <w:rPr>
            <w:rtl/>
          </w:rPr>
          <w:t xml:space="preserve">לי,</w:t>
        </w:r>
      </w:ins>
      <w:del w:id="93032" w:author="קלוד - ניסוח" w:date="2026-10-13T16:46:40Z">
        <w:r>
          <w:rPr>
            <w:rtl/>
          </w:rPr>
          <w:delText xml:space="preserve">לי, </w:delText>
        </w:r>
      </w:del>
    </w:p>
    <w:p w14:paraId="4D215244" w14:textId="64882169" w:rsidR="00025130" w:rsidRDefault="00C83F7A" w:rsidP="00C83F7A">
      <w:pPr>
        <w:pStyle w:val="021"/>
        <w:rPr>
          <w:rtl/>
        </w:rPr>
      </w:pPr>
      <w:ins w:id="93055" w:author="קלוד - ניסוח" w:date="2026-10-13T16:46:40Z">
        <w:r>
          <w:rPr>
            <w:rtl/>
          </w:rPr>
          <w:t xml:space="preserve">'רועי</w:t>
        </w:r>
      </w:ins>
      <w:del w:id="93056" w:author="קלוד - ניסוח" w:date="2026-10-13T16:46:40Z">
        <w:r>
          <w:rPr>
            <w:rtl/>
          </w:rPr>
          <w:delText xml:space="preserve">רועי</w:delText>
        </w:r>
      </w:del>
      <w:r>
        <w:rPr>
          <w:rtl/>
        </w:rPr>
        <w:t xml:space="preserve"> </w:t>
      </w:r>
      <w:ins w:id="93053" w:author="קלוד - ניסוח" w:date="2026-10-13T16:46:40Z">
        <w:r>
          <w:rPr>
            <w:rtl/>
          </w:rPr>
          <w:t xml:space="preserve">כהנים'</w:t>
        </w:r>
      </w:ins>
      <w:del w:id="93054" w:author="קלוד - ניסוח" w:date="2026-10-13T16:46:40Z">
        <w:r>
          <w:rPr>
            <w:rtl/>
          </w:rPr>
          <w:delText xml:space="preserve">כהנים</w:delText>
        </w:r>
      </w:del>
      <w:r>
        <w:rPr>
          <w:rtl/>
        </w:rPr>
        <w:t xml:space="preserve"> והן ישראל </w:t>
      </w:r>
      <w:ins w:id="93051" w:author="קלוד - ניסוח" w:date="2026-10-13T16:46:40Z">
        <w:r>
          <w:rPr>
            <w:rtl/>
          </w:rPr>
          <w:t xml:space="preserve">- אין</w:t>
        </w:r>
      </w:ins>
      <w:del w:id="93052" w:author="קלוד - ניסוח" w:date="2026-10-13T16:46:40Z">
        <w:r>
          <w:rPr>
            <w:rtl/>
          </w:rPr>
          <w:delText xml:space="preserve">אינן</w:delText>
        </w:r>
      </w:del>
      <w:r>
        <w:rPr>
          <w:rtl/>
        </w:rPr>
        <w:t xml:space="preserve"> נאמנין, דחיישי</w:t>
      </w:r>
      <w:r>
        <w:rPr>
          <w:rFonts w:hint="cs"/>
          <w:rtl/>
        </w:rPr>
        <w:t>'</w:t>
      </w:r>
      <w:r w:rsidR="00F63065">
        <w:rPr>
          <w:rtl/>
        </w:rPr>
        <w:t xml:space="preserve"> ללגימא, וכ"ש כהן לכהן </w:t>
      </w:r>
      <w:ins w:id="93049" w:author="קלוד - ניסוח" w:date="2026-10-13T16:46:40Z">
        <w:r>
          <w:rPr>
            <w:rtl/>
          </w:rPr>
          <w:t xml:space="preserve">-</w:t>
        </w:r>
      </w:ins>
      <w:del w:id="93050" w:author="קלוד - ניסוח" w:date="2026-10-13T16:46:40Z">
        <w:r w:rsidR="00F63065">
          <w:rPr>
            <w:rtl/>
          </w:rPr>
          <w:delText xml:space="preserve">דלא</w:delText>
        </w:r>
      </w:del>
      <w:r w:rsidR="00F271CC">
        <w:rPr>
          <w:rtl/>
        </w:rPr>
        <w:t xml:space="preserve"> </w:t>
      </w:r>
      <w:ins w:id="93047" w:author="קלוד - ניסוח" w:date="2026-10-13T16:46:40Z">
        <w:r>
          <w:rPr>
            <w:rtl/>
          </w:rPr>
          <w:t xml:space="preserve">דחיישי'</w:t>
        </w:r>
      </w:ins>
      <w:del w:id="93048" w:author="קלוד - ניסוח" w:date="2026-10-13T16:46:40Z">
        <w:r>
          <w:rPr>
            <w:rtl/>
          </w:rPr>
          <w:delText xml:space="preserve">דחוששים</w:delText>
        </w:r>
      </w:del>
      <w:r>
        <w:rPr>
          <w:rtl/>
        </w:rPr>
        <w:t xml:space="preserve"> לגומלין </w:t>
      </w:r>
      <w:ins w:id="93045" w:author="קלוד - ניסוח" w:date="2026-10-13T16:46:40Z">
        <w:r>
          <w:rPr>
            <w:rtl/>
          </w:rPr>
          <w:t xml:space="preserve">וללגימא.</w:t>
        </w:r>
      </w:ins>
      <w:del w:id="93046" w:author="קלוד - ניסוח" w:date="2026-10-13T16:46:40Z">
        <w:r>
          <w:rPr>
            <w:rtl/>
          </w:rPr>
          <w:delText xml:space="preserve">וחיישי</w:delText>
        </w:r>
        <w:r>
          <w:rPr>
            <w:rFonts w:hint="cs"/>
            <w:rtl/>
          </w:rPr>
          <w:delText xml:space="preserve">'</w:delText>
        </w:r>
        <w:r>
          <w:rPr>
            <w:rtl/>
          </w:rPr>
          <w:delText xml:space="preserve"> ללגימ</w:delText>
        </w:r>
        <w:r>
          <w:rPr>
            <w:rFonts w:hint="cs"/>
            <w:rtl/>
          </w:rPr>
          <w:delText xml:space="preserve">א</w:delText>
        </w:r>
      </w:del>
    </w:p>
    <w:p w14:paraId="125DDAD7" w14:textId="5576B586" w:rsidR="006542AA" w:rsidRDefault="00000000">
      <w:pPr>
        <w:pStyle w:val="36"/>
        <w:framePr w:wrap="notBeside"/>
      </w:pPr>
      <w:r>
        <w:t xml:space="preserve">ובא </w:t>
      </w:r>
      <w:ins w:id="93057" w:author="קלוד - ניסוח" w:date="2026-10-13T16:46:40Z">
        <w:r>
          <w:t xml:space="preserve">רשב"ג</w:t>
        </w:r>
      </w:ins>
      <w:del w:id="93058" w:author="קלוד - ניסוח" w:date="2026-10-13T16:46:40Z">
        <w:r>
          <w:delText xml:space="preserve">ר"ש</w:delText>
        </w:r>
      </w:del>
      <w:r>
        <w:t xml:space="preserve"> ל</w:t>
      </w:r>
      <w:r w:rsidR="00F271CC">
        <w:t>ומר</w:t>
      </w:r>
      <w:r>
        <w:t>:</w:t>
      </w:r>
    </w:p>
    <w:p w14:paraId="35A11F4E" w14:textId="2542B055" w:rsidR="00B874E6" w:rsidRDefault="00F63065" w:rsidP="00F271CC">
      <w:pPr>
        <w:rPr>
          <w:rtl/>
        </w:rPr>
      </w:pPr>
      <w:r>
        <w:rPr>
          <w:rtl/>
        </w:rPr>
        <w:t>נאמן על של חבירו ואינו נאמן על של עצמו, ו</w:t>
      </w:r>
      <w:r w:rsidR="00025130">
        <w:rPr>
          <w:rFonts w:hint="cs"/>
          <w:rtl/>
        </w:rPr>
        <w:t xml:space="preserve">בא </w:t>
      </w:r>
      <w:r>
        <w:rPr>
          <w:rStyle w:val="27"/>
          <w:rFonts w:hint="cs"/>
          <w:rtl/>
        </w:rPr>
        <w:t>ר"מ</w:t>
      </w:r>
      <w:r w:rsidR="00025130">
        <w:rPr>
          <w:rFonts w:hint="cs"/>
          <w:rtl/>
        </w:rPr>
        <w:t xml:space="preserve"> לומר</w:t>
      </w:r>
      <w:r>
        <w:rPr>
          <w:rtl/>
        </w:rPr>
        <w:t xml:space="preserve">: החשוד על הדבר </w:t>
      </w:r>
      <w:r>
        <w:rPr>
          <w:rtl/>
        </w:rPr>
        <w:t xml:space="preserve">לא</w:t>
      </w:r>
      <w:r>
        <w:rPr>
          <w:rtl/>
        </w:rPr>
        <w:t xml:space="preserve"> דנו ולא מעידו</w:t>
      </w:r>
      <w:r w:rsidR="0057284B">
        <w:rPr>
          <w:rtl/>
        </w:rPr>
        <w:t>.</w:t>
      </w:r>
    </w:p>
    <w:p>
      <w:pPr>
        <w:pStyle w:val="36"/>
        <w:rPr>
          <w:ins w:id="90159" w:author="קלוד - סמנטי" w:date="2026-10-13T16:46:38Z"/>
        </w:rPr>
      </w:pPr>
      <w:ins w:id="93059" w:author="קלוד - ניסוח" w:date="2026-10-13T16:46:40Z">
        <w:r>
          <w:t xml:space="preserve">ולמ"ד</w:t>
        </w:r>
      </w:ins>
      <w:del w:id="93060" w:author="קלוד - ניסוח" w:date="2026-10-13T16:46:40Z">
        <w:r>
          <w:delText xml:space="preserve">ואפי' </w:delText>
        </w:r>
        <w:r>
          <w:delText xml:space="preserve">ל</w:delText>
        </w:r>
        <w:r w:rsidR="00F63065">
          <w:delText xml:space="preserve">מ"ד</w:delText>
        </w:r>
      </w:del>
    </w:p>
    <w:p w14:paraId="013ACBD5" w14:textId="5381942B" w:rsidR="00025130" w:rsidRDefault="00C83F7A" w:rsidP="00025130">
      <w:pPr>
        <w:rPr>
          <w:rtl/>
        </w:rPr>
      </w:pPr>
      <w:del w:id="90160" w:author="קלוד - סמנטי" w:date="2026-10-13T16:46:38Z">
        <w:r w:rsidR="00F63065">
          <w:rPr>
            <w:rtl/>
          </w:rPr>
          <w:delText xml:space="preserve"> </w:delText>
        </w:r>
      </w:del>
      <w:r w:rsidR="00F63065">
        <w:rPr>
          <w:rtl/>
        </w:rPr>
        <w:t xml:space="preserve">רועי כהנים בי ישראל</w:t>
      </w:r>
      <w:ins w:id="93065" w:author="קלוד - ניסוח" w:date="2026-10-13T16:46:40Z">
        <w:r>
          <w:rPr>
            <w:rtl/>
          </w:rPr>
          <w:t xml:space="preserve"> </w:t>
        </w:r>
      </w:ins>
      <w:del w:id="93066" w:author="קלוד - ניסוח" w:date="2026-10-13T16:46:40Z">
        <w:r w:rsidR="00F63065">
          <w:rPr>
            <w:rtl/>
          </w:rPr>
          <w:delText xml:space="preserve"> - </w:delText>
        </w:r>
      </w:del>
      <w:r w:rsidR="00F63065">
        <w:rPr>
          <w:rtl/>
        </w:rPr>
        <w:t xml:space="preserve">אין </w:t>
      </w:r>
      <w:ins w:id="93063" w:author="קלוד - ניסוח" w:date="2026-10-13T16:46:40Z">
        <w:r>
          <w:rPr>
            <w:rtl/>
          </w:rPr>
          <w:t xml:space="preserve">נאמנין </w:t>
        </w:r>
        <w:r>
          <w:rPr>
            <w:rStyle w:val="affffd"/>
            <w:rtl/>
          </w:rPr>
          <w:t xml:space="preserve">ולא כמ"ד השני</w:t>
        </w:r>
        <w:r>
          <w:rPr>
            <w:rtl/>
          </w:rPr>
          <w:t xml:space="preserve"> -</w:t>
        </w:r>
      </w:ins>
      <w:del w:id="93064" w:author="קלוד - ניסוח" w:date="2026-10-13T16:46:40Z">
        <w:r w:rsidR="00F63065">
          <w:rPr>
            <w:rtl/>
          </w:rPr>
          <w:delText xml:space="preserve">נאמנין</w:delText>
        </w:r>
      </w:del>
      <w:r w:rsidR="00F63065">
        <w:rPr>
          <w:rtl/>
        </w:rPr>
        <w:t xml:space="preserve"> </w:t>
      </w:r>
      <w:r>
        <w:rPr>
          <w:rtl/>
        </w:rPr>
        <w:t>מה</w:t>
      </w:r>
      <w:r w:rsidR="00F63065">
        <w:rPr>
          <w:rtl/>
        </w:rPr>
        <w:t xml:space="preserve"> </w:t>
      </w:r>
      <w:r>
        <w:rPr>
          <w:rtl/>
        </w:rPr>
        <w:t>בא</w:t>
      </w:r>
      <w:r w:rsidR="00F63065">
        <w:rPr>
          <w:rtl/>
        </w:rPr>
        <w:t xml:space="preserve"> </w:t>
      </w:r>
      <w:r w:rsidR="00F63065">
        <w:rPr>
          <w:rStyle w:val="27"/>
          <w:rtl/>
        </w:rPr>
        <w:t>ר"מ</w:t>
      </w:r>
      <w:r w:rsidR="00F63065">
        <w:rPr>
          <w:rtl/>
        </w:rPr>
        <w:t xml:space="preserve"> </w:t>
      </w:r>
      <w:r>
        <w:rPr>
          <w:rtl/>
        </w:rPr>
        <w:t>להשמיענו</w:t>
      </w:r>
      <w:r w:rsidR="00F63065">
        <w:rPr>
          <w:rtl/>
        </w:rPr>
        <w:t xml:space="preserve">? היינו </w:t>
      </w:r>
      <w:ins w:id="93061" w:author="קלוד - ניסוח" w:date="2026-10-13T16:46:40Z">
        <w:r>
          <w:rPr>
            <w:rStyle w:val="27"/>
            <w:rtl/>
          </w:rPr>
          <w:t xml:space="preserve">ת"ק!</w:t>
        </w:r>
      </w:ins>
      <w:del w:id="93062" w:author="קלוד - ניסוח" w:date="2026-10-13T16:46:40Z">
        <w:r w:rsidR="00F63065">
          <w:rPr>
            <w:rStyle w:val="27"/>
            <w:rtl/>
          </w:rPr>
          <w:delText xml:space="preserve">ת"ק</w:delText>
        </w:r>
        <w:r w:rsidR="00F63065">
          <w:rPr>
            <w:rtl/>
          </w:rPr>
          <w:delText xml:space="preserve">! </w:delText>
        </w:r>
      </w:del>
    </w:p>
    <w:p>
      <w:pPr>
        <w:pStyle w:val="36"/>
        <w:rPr>
          <w:ins w:id="90161" w:author="קלוד - סמנטי" w:date="2026-10-13T16:46:38Z"/>
        </w:rPr>
      </w:pPr>
      <w:r>
        <w:t>יש</w:t>
      </w:r>
      <w:r w:rsidRPr="00F271CC">
        <w:t xml:space="preserve"> </w:t>
      </w:r>
      <w:r>
        <w:t>ביניהם</w:t>
      </w:r>
    </w:p>
    <w:p w14:paraId="47AA4B59" w14:textId="3687A5B5" w:rsidR="00025130" w:rsidRDefault="00F63065" w:rsidP="00F271CC">
      <w:pPr>
        <w:rPr>
          <w:rtl/>
        </w:rPr>
      </w:pPr>
      <w:del w:id="90162" w:author="קלוד - סמנטי" w:date="2026-10-13T16:46:38Z">
        <w:r>
          <w:rPr>
            <w:rtl/>
          </w:rPr>
          <w:delText xml:space="preserve"> </w:delText>
        </w:r>
      </w:del>
      <w:ins w:id="93071" w:author="קלוד - ניסוח" w:date="2026-10-13T16:46:40Z">
        <w:r>
          <w:rPr>
            <w:rStyle w:val="27"/>
            <w:rtl/>
          </w:rPr>
          <w:t xml:space="preserve">דריב"ק</w:t>
        </w:r>
      </w:ins>
      <w:del w:id="93072" w:author="קלוד - ניסוח" w:date="2026-10-13T16:46:40Z">
        <w:r>
          <w:rPr>
            <w:rStyle w:val="27"/>
            <w:rtl/>
          </w:rPr>
          <w:delText xml:space="preserve">דר</w:delText>
        </w:r>
        <w:r w:rsidR="00F271CC">
          <w:rPr>
            <w:rStyle w:val="27"/>
            <w:rFonts w:hint="cs"/>
            <w:rtl/>
          </w:rPr>
          <w:delText xml:space="preserve">י</w:delText>
        </w:r>
        <w:r>
          <w:rPr>
            <w:rStyle w:val="27"/>
            <w:rFonts w:hint="cs"/>
            <w:rtl/>
          </w:rPr>
          <w:delText xml:space="preserve">ב"ק</w:delText>
        </w:r>
        <w:r>
          <w:rPr>
            <w:rtl/>
          </w:rPr>
          <w:delText xml:space="preserve">,</w:delText>
        </w:r>
      </w:del>
      <w:r>
        <w:rPr>
          <w:rtl/>
        </w:rPr>
        <w:t xml:space="preserve"> </w:t>
      </w:r>
      <w:ins w:id="93069" w:author="קלוד - ניסוח" w:date="2026-10-13T16:46:40Z">
        <w:r>
          <w:rPr>
            <w:rStyle w:val="affffd"/>
            <w:rtl/>
          </w:rPr>
          <w:t xml:space="preserve">ות"ק כוותיה</w:t>
        </w:r>
        <w:r>
          <w:rPr>
            <w:rtl/>
          </w:rPr>
          <w:t xml:space="preserve">, דאמר:</w:t>
        </w:r>
      </w:ins>
      <w:del w:id="93070" w:author="קלוד - ניסוח" w:date="2026-10-13T16:46:40Z">
        <w:r>
          <w:rPr>
            <w:rtl/>
          </w:rPr>
          <w:delText xml:space="preserve">ד</w:delText>
        </w:r>
        <w:r w:rsidR="00F271CC">
          <w:rPr>
            <w:rFonts w:hint="cs"/>
            <w:rtl/>
          </w:rPr>
          <w:delText xml:space="preserve">אמר</w:delText>
        </w:r>
      </w:del>
      <w:r w:rsidR="00025130">
        <w:rPr>
          <w:rtl/>
        </w:rPr>
        <w:t xml:space="preserve"> בכור בי כהן</w:t>
      </w:r>
      <w:r>
        <w:rPr>
          <w:rtl/>
        </w:rPr>
        <w:t xml:space="preserve"> צריך שנים מן השוק להעיד </w:t>
      </w:r>
      <w:ins w:id="93067" w:author="קלוד - ניסוח" w:date="2026-10-13T16:46:40Z">
        <w:r>
          <w:rPr>
            <w:rtl/>
          </w:rPr>
          <w:t xml:space="preserve">עליו,</w:t>
        </w:r>
      </w:ins>
      <w:del w:id="93068" w:author="קלוד - ניסוח" w:date="2026-10-13T16:46:40Z">
        <w:r>
          <w:rPr>
            <w:rtl/>
          </w:rPr>
          <w:delText xml:space="preserve">עליו, </w:delText>
        </w:r>
      </w:del>
    </w:p>
    <w:p w14:paraId="6B196C2C" w14:textId="78E21006" w:rsidR="006542AA" w:rsidRDefault="00000000">
      <w:pPr>
        <w:pStyle w:val="36"/>
        <w:framePr w:wrap="notBeside"/>
      </w:pPr>
      <w:r>
        <w:tab/>
      </w:r>
      <w:ins w:id="93073" w:author="קלוד - ניסוח" w:date="2026-10-13T16:46:40Z">
        <w:r>
          <w:t xml:space="preserve">לרשב"ג:</w:t>
        </w:r>
      </w:ins>
      <w:del w:id="93074" w:author="קלוד - ניסוח" w:date="2026-10-13T16:46:40Z">
        <w:r w:rsidR="00F63065">
          <w:delText xml:space="preserve">רשב"ג:</w:delText>
        </w:r>
      </w:del>
    </w:p>
    <w:p w14:paraId="4957CD4B" w14:textId="138DB509" w:rsidR="00B874E6" w:rsidRDefault="00F63065" w:rsidP="00025130">
      <w:pPr>
        <w:rPr>
          <w:rtl/>
        </w:rPr>
      </w:pPr>
      <w:r>
        <w:rPr>
          <w:rtl/>
        </w:rPr>
        <w:t xml:space="preserve">אפי' בנו אפי' </w:t>
      </w:r>
      <w:ins w:id="93081" w:author="קלוד - ניסוח" w:date="2026-10-13T16:46:40Z">
        <w:r>
          <w:rPr>
            <w:rtl/>
          </w:rPr>
          <w:t xml:space="preserve">בתו</w:t>
        </w:r>
      </w:ins>
      <w:del w:id="93082" w:author="קלוד - ניסוח" w:date="2026-10-13T16:46:40Z">
        <w:r>
          <w:rPr>
            <w:rtl/>
          </w:rPr>
          <w:delText xml:space="preserve">בתו,</w:delText>
        </w:r>
      </w:del>
      <w:r>
        <w:rPr>
          <w:rtl/>
        </w:rPr>
        <w:t xml:space="preserve"> </w:t>
      </w:r>
      <w:ins w:id="93079" w:author="קלוד - ניסוח" w:date="2026-10-13T16:46:40Z">
        <w:r>
          <w:rPr>
            <w:rStyle w:val="affffd"/>
            <w:rtl/>
          </w:rPr>
          <w:t xml:space="preserve">מעידין</w:t>
        </w:r>
        <w:r>
          <w:rPr>
            <w:rStyle w:val="27"/>
            <w:rtl/>
          </w:rPr>
          <w:t xml:space="preserve">,</w:t>
        </w:r>
      </w:ins>
      <w:del w:id="93080" w:author="קלוד - ניסוח" w:date="2026-10-13T16:46:40Z">
        <w:r>
          <w:rPr>
            <w:rStyle w:val="27"/>
            <w:rtl/>
          </w:rPr>
          <w:delText xml:space="preserve">ר'</w:delText>
        </w:r>
      </w:del>
      <w:r>
        <w:rPr>
          <w:rStyle w:val="27"/>
          <w:rtl/>
        </w:rPr>
        <w:t xml:space="preserve"> </w:t>
      </w:r>
      <w:ins w:id="93077" w:author="קלוד - ניסוח" w:date="2026-10-13T16:46:40Z">
        <w:r>
          <w:rPr>
            <w:rStyle w:val="27"/>
            <w:rtl/>
          </w:rPr>
          <w:t xml:space="preserve">ולר'</w:t>
        </w:r>
      </w:ins>
      <w:del w:id="93078" w:author="קלוד - ניסוח" w:date="2026-10-13T16:46:40Z">
        <w:r>
          <w:rPr>
            <w:rStyle w:val="27"/>
            <w:rtl/>
          </w:rPr>
          <w:delText xml:space="preserve">יוסי</w:delText>
        </w:r>
      </w:del>
      <w:r>
        <w:rPr>
          <w:rtl/>
        </w:rPr>
        <w:t xml:space="preserve"> </w:t>
      </w:r>
      <w:ins w:id="93075" w:author="קלוד - ניסוח" w:date="2026-10-13T16:46:40Z">
        <w:r>
          <w:rPr>
            <w:rtl/>
          </w:rPr>
          <w:t xml:space="preserve">יוסי:</w:t>
        </w:r>
      </w:ins>
      <w:del w:id="93076" w:author="קלוד - ניסוח" w:date="2026-10-13T16:46:40Z">
        <w:r>
          <w:rPr>
            <w:rtl/>
          </w:rPr>
          <w:delText xml:space="preserve">אומר:</w:delText>
        </w:r>
      </w:del>
      <w:r>
        <w:rPr>
          <w:rtl/>
        </w:rPr>
        <w:t xml:space="preserve"> אפי' עשרה והן בני ביתו אין מעידין עליו</w:t>
      </w:r>
      <w:r w:rsidR="0057284B">
        <w:rPr>
          <w:rtl/>
        </w:rPr>
        <w:t>.</w:t>
      </w:r>
    </w:p>
    <w:p>
      <w:pPr>
        <w:pStyle w:val="affff7"/>
        <w:rPr>
          <w:ins w:id="93159" w:author="קלוד - ניסוח" w:date="2026-10-13T16:46:40Z"/>
        </w:rPr>
      </w:pPr>
      <w:ins w:id="93160" w:author="קלוד - ניסוח" w:date="2026-10-13T16:46:40Z">
        <w:r>
          <w:rPr>
            <w:color w:val="7B3F00"/>
          </w:rPr>
          <w:t xml:space="preserve">ספק בכור - מי מעיד עליו</w:t>
        </w:r>
      </w:ins>
    </w:p>
    <w:p w14:paraId="486B9315" w14:textId="32B437F1" w:rsidR="006542AA" w:rsidRDefault="00000000">
      <w:pPr>
        <w:pStyle w:val="36"/>
        <w:framePr w:wrap="notBeside"/>
      </w:pPr>
      <w:ins w:id="93085" w:author="קלוד - ניסוח" w:date="2026-10-13T16:46:40Z">
        <w:r>
          <w:t xml:space="preserve">והא</w:t>
        </w:r>
      </w:ins>
      <w:del w:id="93086" w:author="קלוד - ניסוח" w:date="2026-10-13T16:46:40Z">
        <w:r>
          <w:delText xml:space="preserve">כר"ח</w:delText>
        </w:r>
      </w:del>
      <w:r>
        <w:t xml:space="preserve"> </w:t>
      </w:r>
      <w:ins w:id="93083" w:author="קלוד - ניסוח" w:date="2026-10-13T16:46:40Z">
        <w:r>
          <w:t xml:space="preserve">דר"ק:</w:t>
        </w:r>
      </w:ins>
      <w:del w:id="93084" w:author="קלוד - ניסוח" w:date="2026-10-13T16:46:40Z">
        <w:r>
          <w:delText xml:space="preserve">מר"ק:</w:delText>
        </w:r>
      </w:del>
    </w:p>
    <w:p w14:paraId="61F6687D" w14:textId="26A6AC9F" w:rsidR="00F271CC" w:rsidRDefault="00025130" w:rsidP="00F271CC">
      <w:pPr>
        <w:rPr>
          <w:rtl/>
        </w:rPr>
      </w:pPr>
      <w:r>
        <w:rPr>
          <w:rtl/>
        </w:rPr>
        <w:t>ספק בכור שנולד בי ישראל</w:t>
      </w:r>
      <w:r w:rsidR="00F63065">
        <w:rPr>
          <w:rtl/>
        </w:rPr>
        <w:t xml:space="preserve"> צריך שנים מן השוק להעיד </w:t>
      </w:r>
      <w:ins w:id="93089" w:author="קלוד - ניסוח" w:date="2026-10-13T16:46:40Z">
        <w:r>
          <w:rPr>
            <w:rtl/>
          </w:rPr>
          <w:t xml:space="preserve">עליו</w:t>
        </w:r>
      </w:ins>
      <w:del w:id="93090" w:author="קלוד - ניסוח" w:date="2026-10-13T16:46:40Z">
        <w:r w:rsidR="00F63065">
          <w:rPr>
            <w:rtl/>
          </w:rPr>
          <w:delText xml:space="preserve">עליו,</w:delText>
        </w:r>
      </w:del>
      <w:r w:rsidR="00F63065">
        <w:rPr>
          <w:rtl/>
        </w:rPr>
        <w:t xml:space="preserve"> </w:t>
      </w:r>
      <w:ins w:id="93087" w:author="קלוד - ניסוח" w:date="2026-10-13T16:46:40Z">
        <w:r>
          <w:rPr>
            <w:rStyle w:val="27"/>
            <w:rtl/>
          </w:rPr>
          <w:t xml:space="preserve">- כריב"ק.</w:t>
        </w:r>
      </w:ins>
      <w:del w:id="93088" w:author="קלוד - ניסוח" w:date="2026-10-13T16:46:40Z">
        <w:r w:rsidR="00F63065">
          <w:rPr>
            <w:rStyle w:val="27"/>
            <w:rtl/>
          </w:rPr>
          <w:delText xml:space="preserve">כ</w:delText>
        </w:r>
        <w:r w:rsidR="00F271CC">
          <w:rPr>
            <w:rStyle w:val="27"/>
            <w:rFonts w:hint="cs"/>
            <w:rtl/>
          </w:rPr>
          <w:delText xml:space="preserve">רי</w:delText>
        </w:r>
        <w:r>
          <w:rPr>
            <w:rStyle w:val="27"/>
            <w:rFonts w:hint="cs"/>
            <w:rtl/>
          </w:rPr>
          <w:delText xml:space="preserve">ב"ק</w:delText>
        </w:r>
        <w:r w:rsidR="00F271CC">
          <w:rPr>
            <w:rFonts w:hint="cs"/>
            <w:rtl/>
          </w:rPr>
          <w:delText xml:space="preserve"> </w:delText>
        </w:r>
      </w:del>
    </w:p>
    <w:p w14:paraId="451377C6" w14:textId="77777777" w:rsidR="006542AA" w:rsidRDefault="00000000">
      <w:pPr>
        <w:pStyle w:val="36"/>
        <w:framePr w:wrap="notBeside"/>
      </w:pPr>
      <w:r>
        <w:t>ר"נ</w:t>
      </w:r>
      <w:r w:rsidR="00F63065">
        <w:t>:</w:t>
      </w:r>
    </w:p>
    <w:p w14:paraId="16E6C425" w14:textId="45741C95" w:rsidR="00025130" w:rsidRDefault="00F63065" w:rsidP="00F271CC">
      <w:pPr>
        <w:rPr>
          <w:rtl/>
        </w:rPr>
      </w:pPr>
      <w:r>
        <w:rPr>
          <w:rtl/>
        </w:rPr>
        <w:lastRenderedPageBreak/>
        <w:t xml:space="preserve">בעלים מעידין עליו, </w:t>
      </w:r>
      <w:ins w:id="93107" w:author="קלוד - ניסוח" w:date="2026-10-13T16:46:40Z">
        <w:r>
          <w:rPr>
            <w:rtl/>
          </w:rPr>
          <w:t xml:space="preserve">דאלת"ה -</w:t>
        </w:r>
      </w:ins>
      <w:del w:id="93108" w:author="קלוד - ניסוח" w:date="2026-10-13T16:46:40Z">
        <w:r>
          <w:rPr>
            <w:rtl/>
          </w:rPr>
          <w:lastRenderedPageBreak/>
          <w:delText xml:space="preserve">דא</w:delText>
        </w:r>
        <w:r w:rsidR="00F271CC">
          <w:rPr>
            <w:rFonts w:hint="cs"/>
            <w:rtl/>
          </w:rPr>
          <w:delText xml:space="preserve">ל</w:delText>
        </w:r>
        <w:r w:rsidR="00833A4E">
          <w:rPr>
            <w:rFonts w:hint="cs"/>
            <w:rtl/>
          </w:rPr>
          <w:delText xml:space="preserve">ת"ה</w:delText>
        </w:r>
        <w:r>
          <w:rPr>
            <w:rtl/>
          </w:rPr>
          <w:delText xml:space="preserve">,</w:delText>
        </w:r>
      </w:del>
      <w:r>
        <w:rPr>
          <w:rtl/>
        </w:rPr>
        <w:t xml:space="preserve"> מעשר </w:t>
      </w:r>
      <w:r>
        <w:rPr>
          <w:rStyle w:val="27"/>
          <w:rtl/>
        </w:rPr>
        <w:t>לר"מ</w:t>
      </w:r>
      <w:r>
        <w:rPr>
          <w:rtl/>
        </w:rPr>
        <w:t xml:space="preserve"> מי מעיד עליו? </w:t>
      </w:r>
      <w:ins w:id="93105" w:author="קלוד - ניסוח" w:date="2026-10-13T16:46:40Z">
        <w:r>
          <w:rPr>
            <w:rtl/>
          </w:rPr>
          <w:t xml:space="preserve">- מעשר</w:t>
        </w:r>
      </w:ins>
      <w:del w:id="93106" w:author="קלוד - ניסוח" w:date="2026-10-13T16:46:40Z">
        <w:r>
          <w:rPr>
            <w:rtl/>
          </w:rPr>
          <w:delText xml:space="preserve">מעשר?</w:delText>
        </w:r>
      </w:del>
      <w:r>
        <w:rPr>
          <w:rtl/>
        </w:rPr>
        <w:t xml:space="preserve"> ודאי </w:t>
      </w:r>
      <w:ins w:id="93103" w:author="קלוד - ניסוח" w:date="2026-10-13T16:46:40Z">
        <w:r>
          <w:rPr>
            <w:rtl/>
          </w:rPr>
          <w:t xml:space="preserve">נאמן,</w:t>
        </w:r>
      </w:ins>
      <w:del w:id="93104" w:author="קלוד - ניסוח" w:date="2026-10-13T16:46:40Z">
        <w:r>
          <w:rPr>
            <w:rtl/>
          </w:rPr>
          <w:delText xml:space="preserve">מהימן,</w:delText>
        </w:r>
      </w:del>
      <w:r>
        <w:rPr>
          <w:rtl/>
        </w:rPr>
        <w:t xml:space="preserve"> </w:t>
      </w:r>
      <w:ins w:id="93101" w:author="קלוד - ניסוח" w:date="2026-10-13T16:46:40Z">
        <w:r>
          <w:rPr>
            <w:rtl/>
          </w:rPr>
          <w:t xml:space="preserve">דאי</w:t>
        </w:r>
      </w:ins>
      <w:del w:id="93102" w:author="קלוד - ניסוח" w:date="2026-10-13T16:46:40Z">
        <w:r w:rsidR="00833A4E">
          <w:rPr>
            <w:rtl/>
          </w:rPr>
          <w:delText xml:space="preserve">דאם</w:delText>
        </w:r>
      </w:del>
      <w:r w:rsidR="00833A4E">
        <w:rPr>
          <w:rtl/>
        </w:rPr>
        <w:t xml:space="preserve"> </w:t>
      </w:r>
      <w:r>
        <w:rPr>
          <w:rtl/>
        </w:rPr>
        <w:t xml:space="preserve">בעי </w:t>
      </w:r>
      <w:ins w:id="93099" w:author="קלוד - ניסוח" w:date="2026-10-13T16:46:40Z">
        <w:r>
          <w:rPr>
            <w:rtl/>
          </w:rPr>
          <w:t xml:space="preserve">מטיל</w:t>
        </w:r>
      </w:ins>
      <w:del w:id="93100" w:author="קלוד - ניסוח" w:date="2026-10-13T16:46:40Z">
        <w:r>
          <w:rPr>
            <w:rtl/>
          </w:rPr>
          <w:delText xml:space="preserve">שדי</w:delText>
        </w:r>
      </w:del>
      <w:r>
        <w:rPr>
          <w:rtl/>
        </w:rPr>
        <w:t xml:space="preserve"> </w:t>
      </w:r>
      <w:ins w:id="93097" w:author="קלוד - ניסוח" w:date="2026-10-13T16:46:40Z">
        <w:r>
          <w:rPr>
            <w:rtl/>
          </w:rPr>
          <w:t xml:space="preserve">מום</w:t>
        </w:r>
      </w:ins>
      <w:del w:id="93098" w:author="קלוד - ניסוח" w:date="2026-10-13T16:46:40Z">
        <w:r w:rsidR="00833A4E">
          <w:rPr>
            <w:rtl/>
          </w:rPr>
          <w:delText xml:space="preserve">בו</w:delText>
        </w:r>
      </w:del>
      <w:r>
        <w:rPr>
          <w:rtl/>
        </w:rPr>
        <w:t xml:space="preserve"> </w:t>
      </w:r>
      <w:ins w:id="93095" w:author="קלוד - ניסוח" w:date="2026-10-13T16:46:40Z">
        <w:r>
          <w:rPr>
            <w:rtl/>
          </w:rPr>
          <w:t xml:space="preserve">בכל</w:t>
        </w:r>
      </w:ins>
      <w:del w:id="93096" w:author="קלוד - ניסוח" w:date="2026-10-13T16:46:40Z">
        <w:r>
          <w:rPr>
            <w:rtl/>
          </w:rPr>
          <w:delText xml:space="preserve">מומא</w:delText>
        </w:r>
      </w:del>
      <w:r>
        <w:rPr>
          <w:rtl/>
        </w:rPr>
        <w:t xml:space="preserve"> </w:t>
      </w:r>
      <w:ins w:id="93093" w:author="קלוד - ניסוח" w:date="2026-10-13T16:46:40Z">
        <w:r>
          <w:rPr>
            <w:rtl/>
          </w:rPr>
          <w:t xml:space="preserve">עדרו</w:t>
        </w:r>
      </w:ins>
      <w:del w:id="93094" w:author="קלוד - ניסוח" w:date="2026-10-13T16:46:40Z">
        <w:r>
          <w:rPr>
            <w:rtl/>
          </w:rPr>
          <w:delText xml:space="preserve">בכוליה</w:delText>
        </w:r>
      </w:del>
      <w:r>
        <w:rPr>
          <w:rtl/>
        </w:rPr>
        <w:t xml:space="preserve"> </w:t>
      </w:r>
      <w:ins w:id="93091" w:author="קלוד - ניסוח" w:date="2026-10-13T16:46:40Z">
        <w:r>
          <w:rPr>
            <w:rStyle w:val="affffd"/>
            <w:rtl/>
          </w:rPr>
          <w:t xml:space="preserve">קודם שמעשר</w:t>
        </w:r>
        <w:r>
          <w:rPr>
            <w:rtl/>
          </w:rPr>
          <w:t xml:space="preserve">,</w:t>
        </w:r>
      </w:ins>
      <w:del w:id="93092" w:author="קלוד - ניסוח" w:date="2026-10-13T16:46:40Z">
        <w:r w:rsidR="00833A4E">
          <w:rPr>
            <w:rtl/>
          </w:rPr>
          <w:delText xml:space="preserve">עדרו,</w:delText>
        </w:r>
      </w:del>
    </w:p>
    <w:p w14:paraId="2DFF716C" w14:textId="77777777" w:rsidR="006542AA" w:rsidRDefault="00000000">
      <w:pPr>
        <w:pStyle w:val="36"/>
        <w:framePr w:wrap="notBeside"/>
      </w:pPr>
      <w:r>
        <w:t>אלא:</w:t>
      </w:r>
    </w:p>
    <w:p w14:paraId="3BAEF5A1" w14:textId="134D818A" w:rsidR="007B0003" w:rsidRDefault="00F63065" w:rsidP="00F63065">
      <w:pPr>
        <w:rPr>
          <w:rtl/>
        </w:rPr>
      </w:pPr>
      <w:r>
        <w:rPr>
          <w:rtl/>
        </w:rPr>
        <w:t xml:space="preserve">ספק בכור </w:t>
      </w:r>
      <w:r>
        <w:rPr>
          <w:rStyle w:val="27"/>
          <w:rtl/>
        </w:rPr>
        <w:t>לר"מ</w:t>
      </w:r>
      <w:r>
        <w:rPr>
          <w:rtl/>
        </w:rPr>
        <w:t xml:space="preserve"> מי מעיד עליו? וכי </w:t>
      </w:r>
      <w:ins w:id="90019" w:author="קלוד - מכני" w:date="2026-10-13T16:46:35Z">
        <w:r>
          <w:rPr>
            <w:rtl/>
          </w:rPr>
          <w:t xml:space="preserve">תאמר</w:t>
        </w:r>
      </w:ins>
      <w:del w:id="90020" w:author="קלוד - מכני" w:date="2026-10-13T16:46:35Z">
        <w:r>
          <w:rPr>
            <w:rtl/>
          </w:rPr>
          <w:delText xml:space="preserve">תימא</w:delText>
        </w:r>
      </w:del>
      <w:r>
        <w:rPr>
          <w:rtl/>
        </w:rPr>
        <w:t xml:space="preserve">: </w:t>
      </w:r>
      <w:r>
        <w:rPr>
          <w:rtl/>
        </w:rPr>
        <w:t xml:space="preserve">ה"נ</w:t>
      </w:r>
      <w:r>
        <w:rPr>
          <w:rtl/>
        </w:rPr>
        <w:t xml:space="preserve"> דאין לו תקנה, </w:t>
      </w:r>
    </w:p>
    <w:p w14:paraId="42120093" w14:textId="0B70E4F3" w:rsidR="006542AA" w:rsidRDefault="00000000">
      <w:pPr>
        <w:pStyle w:val="36"/>
        <w:framePr w:wrap="notBeside"/>
      </w:pPr>
      <w:r>
        <w:t xml:space="preserve">והתנן, </w:t>
      </w:r>
      <w:ins w:id="93109" w:author="קלוד - ניסוח" w:date="2026-10-13T16:46:40Z">
        <w:r>
          <w:t xml:space="preserve">ר'</w:t>
        </w:r>
      </w:ins>
      <w:del w:id="93110" w:author="קלוד - ניסוח" w:date="2026-10-13T16:46:40Z">
        <w:r>
          <w:delText xml:space="preserve">שהיה רבי</w:delText>
        </w:r>
      </w:del>
      <w:r>
        <w:t xml:space="preserve"> יוסי:</w:t>
      </w:r>
    </w:p>
    <w:p w14:paraId="47ACCE22" w14:textId="050BECF6" w:rsidR="00025130" w:rsidRDefault="00F63065" w:rsidP="00F63065">
      <w:pPr>
        <w:rPr>
          <w:rtl/>
        </w:rPr>
      </w:pPr>
      <w:ins w:id="93113" w:author="קלוד - ניסוח" w:date="2026-10-13T16:46:40Z">
        <w:r>
          <w:rPr>
            <w:rtl/>
          </w:rPr>
          <w:t xml:space="preserve">כל </w:t>
        </w:r>
        <w:r>
          <w:rPr>
            <w:rStyle w:val="affffd"/>
            <w:rtl/>
          </w:rPr>
          <w:t xml:space="preserve">ספק בכור</w:t>
        </w:r>
      </w:ins>
      <w:del w:id="93114" w:author="קלוד - ניסוח" w:date="2026-10-13T16:46:40Z">
        <w:r>
          <w:rPr>
            <w:rtl/>
          </w:rPr>
          <w:delText xml:space="preserve">כל</w:delText>
        </w:r>
      </w:del>
      <w:r>
        <w:rPr>
          <w:rtl/>
        </w:rPr>
        <w:t xml:space="preserve"> שחליפיו ביד כהן - פטור מן המתנות, </w:t>
      </w:r>
      <w:r>
        <w:rPr>
          <w:rStyle w:val="27"/>
          <w:rtl/>
        </w:rPr>
        <w:t>ור"מ</w:t>
      </w:r>
      <w:r>
        <w:rPr>
          <w:rtl/>
        </w:rPr>
        <w:t xml:space="preserve"> </w:t>
      </w:r>
      <w:ins w:id="93111" w:author="קלוד - ניסוח" w:date="2026-10-13T16:46:40Z">
        <w:r>
          <w:rPr>
            <w:rtl/>
          </w:rPr>
          <w:t xml:space="preserve">מחייב ונאכל במומו!</w:t>
        </w:r>
      </w:ins>
      <w:del w:id="93112" w:author="קלוד - ניסוח" w:date="2026-10-13T16:46:40Z">
        <w:r>
          <w:rPr>
            <w:rtl/>
          </w:rPr>
          <w:delText xml:space="preserve">מחייב! </w:delText>
        </w:r>
      </w:del>
    </w:p>
    <w:p w14:paraId="4B6CDA2C" w14:textId="77777777" w:rsidR="006542AA" w:rsidRDefault="00000000">
      <w:pPr>
        <w:pStyle w:val="36"/>
        <w:framePr w:wrap="notBeside"/>
      </w:pPr>
      <w:r w:rsidRPr="00833A4E">
        <w:t xml:space="preserve">אלא </w:t>
      </w:r>
      <w:r w:rsidRPr="00833A4E">
        <w:t xml:space="preserve">ש"מ</w:t>
      </w:r>
      <w:r w:rsidRPr="00833A4E">
        <w:t xml:space="preserve">:</w:t>
      </w:r>
    </w:p>
    <w:p w14:paraId="29FAB270" w14:textId="358E5310" w:rsidR="00B874E6" w:rsidRDefault="00F63065" w:rsidP="00F63065">
      <w:pPr>
        <w:rPr>
          <w:rtl/>
        </w:rPr>
      </w:pPr>
      <w:r>
        <w:rPr>
          <w:rtl/>
        </w:rPr>
        <w:t xml:space="preserve">בעלים מעידין עליו, </w:t>
      </w:r>
      <w:ins w:id="93123" w:author="קלוד - ניסוח" w:date="2026-10-13T16:46:40Z">
        <w:r>
          <w:rPr>
            <w:rtl/>
          </w:rPr>
          <w:t xml:space="preserve">דכהנים</w:t>
        </w:r>
      </w:ins>
      <w:del w:id="93124" w:author="קלוד - ניסוח" w:date="2026-10-13T16:46:40Z">
        <w:r>
          <w:rPr>
            <w:rtl/>
          </w:rPr>
          <w:delText xml:space="preserve">כהנים</w:delText>
        </w:r>
      </w:del>
      <w:r>
        <w:rPr>
          <w:rtl/>
        </w:rPr>
        <w:t xml:space="preserve"> הוא</w:t>
      </w:r>
      <w:ins w:id="93121" w:author="קלוד - ניסוח" w:date="2026-10-13T16:46:40Z">
        <w:r>
          <w:rPr>
            <w:rtl/>
          </w:rPr>
          <w:t xml:space="preserve"> </w:t>
        </w:r>
      </w:ins>
      <w:del w:id="93122" w:author="קלוד - ניסוח" w:date="2026-10-13T16:46:40Z">
        <w:r>
          <w:rPr>
            <w:rtl/>
          </w:rPr>
          <w:delText xml:space="preserve"> - </w:delText>
        </w:r>
      </w:del>
      <w:r>
        <w:rPr>
          <w:rtl/>
        </w:rPr>
        <w:t xml:space="preserve">דחשידי </w:t>
      </w:r>
      <w:ins w:id="93119" w:author="קלוד - ניסוח" w:date="2026-10-13T16:46:40Z">
        <w:r>
          <w:rPr>
            <w:rtl/>
          </w:rPr>
          <w:t xml:space="preserve">אמומי</w:t>
        </w:r>
      </w:ins>
      <w:del w:id="93120" w:author="קלוד - ניסוח" w:date="2026-10-13T16:46:40Z">
        <w:r>
          <w:rPr>
            <w:rtl/>
          </w:rPr>
          <w:delText xml:space="preserve">אמומי,</w:delText>
        </w:r>
      </w:del>
      <w:r>
        <w:rPr>
          <w:rtl/>
        </w:rPr>
        <w:t xml:space="preserve"> </w:t>
      </w:r>
      <w:ins w:id="93117" w:author="קלוד - ניסוח" w:date="2026-10-13T16:46:40Z">
        <w:r>
          <w:rPr>
            <w:rtl/>
          </w:rPr>
          <w:t xml:space="preserve">ולא</w:t>
        </w:r>
      </w:ins>
      <w:del w:id="93118" w:author="קלוד - ניסוח" w:date="2026-10-13T16:46:40Z">
        <w:r>
          <w:rPr>
            <w:rtl/>
          </w:rPr>
          <w:delText xml:space="preserve">ישראל</w:delText>
        </w:r>
      </w:del>
      <w:r>
        <w:rPr>
          <w:rtl/>
        </w:rPr>
        <w:t xml:space="preserve"> </w:t>
      </w:r>
      <w:ins w:id="93115" w:author="קלוד - ניסוח" w:date="2026-10-13T16:46:40Z">
        <w:r>
          <w:rPr>
            <w:rtl/>
          </w:rPr>
          <w:t xml:space="preserve">ישראל.</w:t>
        </w:r>
      </w:ins>
      <w:del w:id="93116" w:author="קלוד - ניסוח" w:date="2026-10-13T16:46:40Z">
        <w:r>
          <w:rPr>
            <w:rtl/>
          </w:rPr>
          <w:delText xml:space="preserve">- </w:delText>
        </w:r>
        <w:r>
          <w:rPr>
            <w:rtl/>
          </w:rPr>
          <w:delText xml:space="preserve">לא</w:delText>
        </w:r>
        <w:r>
          <w:rPr>
            <w:rtl/>
          </w:rPr>
          <w:delText xml:space="preserve"> חשידי אמומי</w:delText>
        </w:r>
        <w:r w:rsidR="0057284B">
          <w:rPr>
            <w:rtl/>
          </w:rPr>
          <w:delText xml:space="preserve">.</w:delText>
        </w:r>
      </w:del>
    </w:p>
    <w:p w14:paraId="2FA19D39" w14:textId="3F46AF65" w:rsidR="006542AA" w:rsidRDefault="00000000">
      <w:pPr>
        <w:pStyle w:val="36"/>
        <w:framePr w:wrap="notBeside"/>
      </w:pPr>
      <w:r w:rsidRPr="00833A4E">
        <w:t>איתמר</w:t>
      </w:r>
      <w:r>
        <w:t xml:space="preserve"> ר"נ:</w:t>
      </w:r>
    </w:p>
    <w:p w14:paraId="66195E42" w14:textId="15C37CA7" w:rsidR="00B874E6" w:rsidRDefault="00F63065" w:rsidP="00F63065">
      <w:pPr>
        <w:rPr>
          <w:rtl/>
        </w:rPr>
      </w:pPr>
      <w:r>
        <w:rPr>
          <w:rtl/>
        </w:rPr>
        <w:t xml:space="preserve">הלכה </w:t>
      </w:r>
      <w:r>
        <w:rPr>
          <w:rStyle w:val="27"/>
          <w:rtl/>
        </w:rPr>
        <w:t>כרשב"ג</w:t>
      </w:r>
      <w:r>
        <w:rPr>
          <w:rtl/>
        </w:rPr>
        <w:t xml:space="preserve">, </w:t>
      </w:r>
      <w:ins w:id="93125" w:author="קלוד - ניסוח" w:date="2026-10-13T16:46:40Z">
        <w:r>
          <w:rPr>
            <w:rStyle w:val="27"/>
            <w:rtl/>
          </w:rPr>
          <w:t xml:space="preserve">ולרבא:</w:t>
        </w:r>
      </w:ins>
      <w:del w:id="93126" w:author="קלוד - ניסוח" w:date="2026-10-13T16:46:40Z">
        <w:r>
          <w:rPr>
            <w:rStyle w:val="27"/>
            <w:rtl/>
          </w:rPr>
          <w:delText xml:space="preserve">רבא</w:delText>
        </w:r>
        <w:r>
          <w:rPr>
            <w:rtl/>
          </w:rPr>
          <w:delText xml:space="preserve"> </w:delText>
        </w:r>
        <w:r>
          <w:rPr>
            <w:rtl/>
          </w:rPr>
          <w:delText xml:space="preserve">אמר</w:delText>
        </w:r>
      </w:del>
      <w:r>
        <w:rPr>
          <w:rtl/>
        </w:rPr>
        <w:t xml:space="preserve"> הלכה </w:t>
      </w:r>
      <w:r>
        <w:rPr>
          <w:rStyle w:val="27"/>
          <w:rtl/>
        </w:rPr>
        <w:t>כר' יוסי</w:t>
      </w:r>
      <w:r w:rsidR="0057284B">
        <w:rPr>
          <w:rtl/>
        </w:rPr>
        <w:t>.</w:t>
      </w:r>
    </w:p>
    <w:p w14:paraId="7641FFE9" w14:textId="77777777" w:rsidR="006542AA" w:rsidRDefault="00000000">
      <w:pPr>
        <w:pStyle w:val="36"/>
        <w:framePr w:wrap="notBeside"/>
      </w:pPr>
      <w:r>
        <w:t>והאמר רבא:</w:t>
      </w:r>
    </w:p>
    <w:p w14:paraId="5D038A19" w14:textId="0791C6AC" w:rsidR="00833A4E" w:rsidRDefault="00F63065" w:rsidP="00F63065">
      <w:pPr>
        <w:rPr>
          <w:rtl/>
        </w:rPr>
      </w:pPr>
      <w:r>
        <w:rPr>
          <w:rtl/>
        </w:rPr>
        <w:t xml:space="preserve">בעלים עומדים עמנו בחוץ, נכנס שלם ויצא </w:t>
      </w:r>
      <w:ins w:id="93129" w:author="קלוד - ניסוח" w:date="2026-10-13T16:46:40Z">
        <w:r>
          <w:rPr>
            <w:rtl/>
          </w:rPr>
          <w:t xml:space="preserve">חבול - </w:t>
        </w:r>
        <w:r>
          <w:rPr>
            <w:rStyle w:val="affffd"/>
            <w:rtl/>
          </w:rPr>
          <w:t xml:space="preserve">בני ביתו</w:t>
        </w:r>
      </w:ins>
      <w:del w:id="93130" w:author="קלוד - ניסוח" w:date="2026-10-13T16:46:40Z">
        <w:r>
          <w:rPr>
            <w:rtl/>
          </w:rPr>
          <w:delText xml:space="preserve">חבול,</w:delText>
        </w:r>
      </w:del>
      <w:r>
        <w:rPr>
          <w:rtl/>
        </w:rPr>
        <w:t xml:space="preserve"> מעידין </w:t>
      </w:r>
      <w:ins w:id="93127" w:author="קלוד - ניסוח" w:date="2026-10-13T16:46:40Z">
        <w:r>
          <w:rPr>
            <w:rtl/>
          </w:rPr>
          <w:t xml:space="preserve">עליו!</w:t>
        </w:r>
      </w:ins>
      <w:del w:id="93128" w:author="קלוד - ניסוח" w:date="2026-10-13T16:46:40Z">
        <w:r>
          <w:rPr>
            <w:rtl/>
          </w:rPr>
          <w:delText xml:space="preserve">עליו! </w:delText>
        </w:r>
      </w:del>
    </w:p>
    <w:p>
      <w:pPr>
        <w:pStyle w:val="36"/>
        <w:rPr>
          <w:ins w:id="90163" w:author="קלוד - סמנטי" w:date="2026-10-13T16:46:38Z"/>
        </w:rPr>
      </w:pPr>
      <w:r>
        <w:t>אימא</w:t>
      </w:r>
    </w:p>
    <w:p w14:paraId="6BD5D60B" w14:textId="77777777" w:rsidR="00025130" w:rsidRDefault="00F63065" w:rsidP="00F63065">
      <w:pPr>
        <w:rPr>
          <w:rtl/>
        </w:rPr>
      </w:pPr>
      <w:del w:id="90164" w:author="קלוד - סמנטי" w:date="2026-10-13T16:46:38Z">
        <w:r w:rsidR="00833A4E">
          <w:rPr>
            <w:rFonts w:hint="cs"/>
            <w:rtl/>
          </w:rPr>
          <w:delText xml:space="preserve"> </w:delText>
        </w:r>
      </w:del>
      <w:r>
        <w:rPr>
          <w:rtl/>
        </w:rPr>
        <w:t xml:space="preserve">כל בעלים עומדים</w:t>
      </w:r>
      <w:ins w:id="93133" w:author="קלוד - ניסוח" w:date="2026-10-13T16:46:40Z">
        <w:r>
          <w:rPr>
            <w:rtl/>
          </w:rPr>
          <w:t xml:space="preserve"> </w:t>
        </w:r>
        <w:r>
          <w:rPr>
            <w:rStyle w:val="affffd"/>
            <w:rtl/>
          </w:rPr>
          <w:t xml:space="preserve">בחוץ</w:t>
        </w:r>
        <w:r>
          <w:rPr>
            <w:rtl/>
          </w:rPr>
          <w:t xml:space="preserve"> </w:t>
        </w:r>
      </w:ins>
      <w:del w:id="93134" w:author="קלוד - ניסוח" w:date="2026-10-13T16:46:40Z">
        <w:r>
          <w:rPr>
            <w:rtl/>
          </w:rPr>
          <w:delText xml:space="preserve"> </w:delText>
        </w:r>
      </w:del>
      <w:r>
        <w:rPr>
          <w:rtl/>
        </w:rPr>
        <w:t xml:space="preserve">ולא </w:t>
      </w:r>
      <w:ins w:id="93131" w:author="קלוד - ניסוח" w:date="2026-10-13T16:46:40Z">
        <w:r>
          <w:rPr>
            <w:rtl/>
          </w:rPr>
          <w:t xml:space="preserve">חיישי'.</w:t>
        </w:r>
      </w:ins>
      <w:del w:id="93132" w:author="קלוד - ניסוח" w:date="2026-10-13T16:46:40Z">
        <w:r>
          <w:rPr>
            <w:rtl/>
          </w:rPr>
          <w:delText xml:space="preserve">חיישי'</w:delText>
        </w:r>
      </w:del>
    </w:p>
    <w:p w14:paraId="05815298" w14:textId="7295D98F" w:rsidR="006542AA" w:rsidRDefault="00000000">
      <w:pPr>
        <w:pStyle w:val="36"/>
        <w:framePr w:wrap="notBeside"/>
      </w:pPr>
      <w:r>
        <w:t xml:space="preserve">א"כ</w:t>
      </w:r>
      <w:r>
        <w:t xml:space="preserve"> </w:t>
      </w:r>
      <w:ins w:id="93137" w:author="קלוד - ניסוח" w:date="2026-10-13T16:46:40Z">
        <w:r>
          <w:t xml:space="preserve">מאי</w:t>
        </w:r>
      </w:ins>
      <w:del w:id="93138" w:author="קלוד - ניסוח" w:date="2026-10-13T16:46:40Z">
        <w:r>
          <w:delText xml:space="preserve">מה</w:delText>
        </w:r>
      </w:del>
      <w:r>
        <w:t xml:space="preserve"> </w:t>
      </w:r>
      <w:ins w:id="93135" w:author="קלוד - ניסוח" w:date="2026-10-13T16:46:40Z">
        <w:r>
          <w:t xml:space="preserve">קמ"ל?</w:t>
        </w:r>
      </w:ins>
      <w:del w:id="93136" w:author="קלוד - ניסוח" w:date="2026-10-13T16:46:40Z">
        <w:r>
          <w:delText xml:space="preserve">למימרא? מהו דתימא:</w:delText>
        </w:r>
      </w:del>
    </w:p>
    <w:p w14:paraId="4D4A4897" w14:textId="79C84579" w:rsidR="00B874E6" w:rsidRDefault="00F63065" w:rsidP="00F63065">
      <w:pPr>
        <w:rPr>
          <w:rtl/>
        </w:rPr>
      </w:pPr>
      <w:ins w:id="93141" w:author="קלוד - ניסוח" w:date="2026-10-13T16:46:40Z">
        <w:r>
          <w:rPr>
            <w:rtl/>
          </w:rPr>
          <w:t xml:space="preserve">הו"א ניחוש</w:t>
        </w:r>
      </w:ins>
      <w:del w:id="93142" w:author="קלוד - ניסוח" w:date="2026-10-13T16:46:40Z">
        <w:r>
          <w:rPr>
            <w:rtl/>
          </w:rPr>
          <w:delText xml:space="preserve">ניחוש</w:delText>
        </w:r>
      </w:del>
      <w:r>
        <w:rPr>
          <w:rtl/>
        </w:rPr>
        <w:t xml:space="preserve"> </w:t>
      </w:r>
      <w:ins w:id="93139" w:author="קלוד - ניסוח" w:date="2026-10-13T16:46:40Z">
        <w:r>
          <w:rPr>
            <w:rtl/>
          </w:rPr>
          <w:t xml:space="preserve">לחשדא </w:t>
        </w:r>
        <w:r>
          <w:rPr>
            <w:rStyle w:val="affffd"/>
            <w:rtl/>
          </w:rPr>
          <w:t xml:space="preserve">שגרמו למום</w:t>
        </w:r>
        <w:r>
          <w:rPr>
            <w:rtl/>
          </w:rPr>
          <w:t xml:space="preserve">,</w:t>
        </w:r>
      </w:ins>
      <w:del w:id="93140" w:author="קלוד - ניסוח" w:date="2026-10-13T16:46:40Z">
        <w:r>
          <w:rPr>
            <w:rtl/>
          </w:rPr>
          <w:delText xml:space="preserve">לחשדא,</w:delText>
        </w:r>
      </w:del>
      <w:r>
        <w:rPr>
          <w:rtl/>
        </w:rPr>
        <w:t xml:space="preserve"> </w:t>
      </w:r>
      <w:r>
        <w:rPr>
          <w:rtl/>
        </w:rPr>
        <w:t xml:space="preserve">קמ"ל</w:t>
      </w:r>
      <w:r w:rsidR="0057284B">
        <w:rPr>
          <w:rtl/>
        </w:rPr>
        <w:t>.</w:t>
      </w:r>
    </w:p>
    <w:p>
      <w:pPr>
        <w:pStyle w:val="36"/>
        <w:rPr>
          <w:ins w:id="90165" w:author="קלוד - סמנטי" w:date="2026-10-13T16:46:38Z"/>
        </w:rPr>
      </w:pPr>
      <w:r>
        <w:t xml:space="preserve">והלכתא </w:t>
      </w:r>
      <w:r>
        <w:t>כרשב"ג</w:t>
      </w:r>
      <w:r>
        <w:t xml:space="preserve">,</w:t>
      </w:r>
    </w:p>
    <w:p w14:paraId="35CFAB9D" w14:textId="77777777" w:rsidR="00B874E6" w:rsidRDefault="00F63065" w:rsidP="00833A4E">
      <w:pPr>
        <w:rPr>
          <w:rtl/>
        </w:rPr>
      </w:pPr>
      <w:del w:id="90166" w:author="קלוד - סמנטי" w:date="2026-10-13T16:46:38Z">
        <w:r>
          <w:rPr>
            <w:rtl/>
          </w:rPr>
          <w:delText xml:space="preserve"> </w:delText>
        </w:r>
      </w:del>
      <w:r>
        <w:rPr>
          <w:rtl/>
        </w:rPr>
        <w:t xml:space="preserve">ודוקא בנו ובתו, אבל אשתו - </w:t>
      </w:r>
      <w:r>
        <w:rPr>
          <w:rtl/>
        </w:rPr>
        <w:t xml:space="preserve">לא</w:t>
      </w:r>
      <w:r>
        <w:rPr>
          <w:rtl/>
        </w:rPr>
        <w:t xml:space="preserve">, </w:t>
      </w:r>
      <w:r w:rsidR="00833A4E">
        <w:rPr>
          <w:rFonts w:hint="cs"/>
          <w:rtl/>
        </w:rPr>
        <w:t>ד</w:t>
      </w:r>
      <w:r>
        <w:rPr>
          <w:rtl/>
        </w:rPr>
        <w:t>אשתו כגופו דמי</w:t>
      </w:r>
      <w:r w:rsidR="0057284B">
        <w:rPr>
          <w:rtl/>
        </w:rPr>
        <w:t>.</w:t>
      </w:r>
    </w:p>
    <w:p w14:paraId="0081EDA0" w14:textId="59236589" w:rsidR="006542AA" w:rsidRDefault="00000000">
      <w:pPr>
        <w:pStyle w:val="36"/>
        <w:framePr w:wrap="notBeside"/>
      </w:pPr>
      <w:r>
        <w:t>ר"פ</w:t>
      </w:r>
      <w:r w:rsidR="003904D8">
        <w:t xml:space="preserve"> </w:t>
      </w:r>
      <w:r>
        <w:t>לאביי:</w:t>
      </w:r>
    </w:p>
    <w:p w14:paraId="1385C135" w14:textId="03E752A0" w:rsidR="00833A4E" w:rsidRDefault="00833A4E" w:rsidP="003904D8">
      <w:pPr>
        <w:rPr>
          <w:rtl/>
        </w:rPr>
      </w:pPr>
      <w:r>
        <w:rPr>
          <w:rStyle w:val="27"/>
          <w:rFonts w:hint="cs"/>
          <w:rtl/>
        </w:rPr>
        <w:t>ל</w:t>
      </w:r>
      <w:r w:rsidR="00F63065">
        <w:rPr>
          <w:rStyle w:val="27"/>
          <w:rFonts w:hint="cs"/>
          <w:rtl/>
        </w:rPr>
        <w:t>ר"מ</w:t>
      </w:r>
      <w:r w:rsidR="00F63065">
        <w:rPr>
          <w:rtl/>
        </w:rPr>
        <w:t xml:space="preserve"> דהחשוד על הדבר </w:t>
      </w:r>
      <w:r w:rsidR="00F63065">
        <w:rPr>
          <w:rtl/>
        </w:rPr>
        <w:t xml:space="preserve">לא</w:t>
      </w:r>
      <w:r w:rsidR="00F63065">
        <w:rPr>
          <w:rtl/>
        </w:rPr>
        <w:t xml:space="preserve"> דנו ולא מעידו, </w:t>
      </w:r>
      <w:ins w:id="93147" w:author="קלוד - ניסוח" w:date="2026-10-13T16:46:40Z">
        <w:r>
          <w:rPr>
            <w:rtl/>
          </w:rPr>
          <w:t xml:space="preserve">וסבר</w:t>
        </w:r>
      </w:ins>
      <w:del w:id="93148" w:author="קלוד - ניסוח" w:date="2026-10-13T16:46:40Z">
        <w:r w:rsidR="00F63065">
          <w:rPr>
            <w:rtl/>
          </w:rPr>
          <w:delText xml:space="preserve">ואומר</w:delText>
        </w:r>
      </w:del>
      <w:r w:rsidR="00F63065">
        <w:rPr>
          <w:rtl/>
        </w:rPr>
        <w:t xml:space="preserve"> </w:t>
      </w:r>
      <w:r w:rsidR="00F63065">
        <w:rPr>
          <w:rStyle w:val="27"/>
          <w:rtl/>
        </w:rPr>
        <w:t>ר"מ</w:t>
      </w:r>
      <w:r w:rsidR="00F63065">
        <w:rPr>
          <w:rtl/>
        </w:rPr>
        <w:t xml:space="preserve"> החשוד לדבר אחד</w:t>
      </w:r>
      <w:ins w:id="93145" w:author="קלוד - ניסוח" w:date="2026-10-13T16:46:40Z">
        <w:r>
          <w:rPr>
            <w:rtl/>
          </w:rPr>
          <w:t xml:space="preserve"> </w:t>
        </w:r>
      </w:ins>
      <w:del w:id="93146" w:author="קלוד - ניסוח" w:date="2026-10-13T16:46:40Z">
        <w:r w:rsidR="00F63065">
          <w:rPr>
            <w:rtl/>
          </w:rPr>
          <w:delText xml:space="preserve"> - </w:delText>
        </w:r>
      </w:del>
      <w:r w:rsidR="00F63065">
        <w:rPr>
          <w:rtl/>
        </w:rPr>
        <w:t xml:space="preserve">חשוד לכל התורה </w:t>
      </w:r>
      <w:ins w:id="93143" w:author="קלוד - ניסוח" w:date="2026-10-13T16:46:40Z">
        <w:r>
          <w:rPr>
            <w:rtl/>
          </w:rPr>
          <w:t xml:space="preserve">כולה,</w:t>
        </w:r>
      </w:ins>
      <w:del w:id="93144" w:author="קלוד - ניסוח" w:date="2026-10-13T16:46:40Z">
        <w:r w:rsidR="00F63065">
          <w:rPr>
            <w:rtl/>
          </w:rPr>
          <w:delText xml:space="preserve">כולה, </w:delText>
        </w:r>
      </w:del>
    </w:p>
    <w:p w14:paraId="0D51DCEF" w14:textId="27906358" w:rsidR="00833A4E" w:rsidRDefault="00F63065" w:rsidP="00833A4E">
      <w:pPr>
        <w:rPr>
          <w:rtl/>
        </w:rPr>
      </w:pPr>
      <w:r>
        <w:rPr>
          <w:rtl/>
        </w:rPr>
        <w:t xml:space="preserve">כהנים </w:t>
      </w:r>
      <w:ins w:id="93157" w:author="קלוד - ניסוח" w:date="2026-10-13T16:46:40Z">
        <w:r>
          <w:rPr>
            <w:rStyle w:val="affffd"/>
            <w:rtl/>
          </w:rPr>
          <w:t xml:space="preserve">החשודים אמומי</w:t>
        </w:r>
      </w:ins>
      <w:del w:id="93158" w:author="קלוד - ניסוח" w:date="2026-10-13T16:46:40Z">
        <w:r>
          <w:rPr>
            <w:rtl/>
          </w:rPr>
          <w:delText xml:space="preserve">כך</w:delText>
        </w:r>
      </w:del>
      <w:r>
        <w:rPr>
          <w:rtl/>
        </w:rPr>
        <w:t xml:space="preserve"> גם </w:t>
      </w:r>
      <w:ins w:id="93155" w:author="קלוד - ניסוח" w:date="2026-10-13T16:46:40Z">
        <w:r>
          <w:rPr>
            <w:rtl/>
          </w:rPr>
          <w:t xml:space="preserve">אינם</w:t>
        </w:r>
      </w:ins>
      <w:del w:id="93156" w:author="קלוד - ניסוח" w:date="2026-10-13T16:46:40Z">
        <w:r>
          <w:rPr>
            <w:rtl/>
          </w:rPr>
          <w:delText xml:space="preserve">דלא</w:delText>
        </w:r>
      </w:del>
      <w:r>
        <w:rPr>
          <w:rtl/>
        </w:rPr>
        <w:t xml:space="preserve"> </w:t>
      </w:r>
      <w:ins w:id="93153" w:author="קלוד - ניסוח" w:date="2026-10-13T16:46:40Z">
        <w:r>
          <w:rPr>
            <w:rtl/>
          </w:rPr>
          <w:t xml:space="preserve">דנים</w:t>
        </w:r>
      </w:ins>
      <w:del w:id="93154" w:author="קלוד - ניסוח" w:date="2026-10-13T16:46:40Z">
        <w:r>
          <w:rPr>
            <w:rtl/>
          </w:rPr>
          <w:delText xml:space="preserve">דייני</w:delText>
        </w:r>
      </w:del>
      <w:r>
        <w:rPr>
          <w:rtl/>
        </w:rPr>
        <w:t xml:space="preserve"> </w:t>
      </w:r>
      <w:ins w:id="93151" w:author="קלוד - ניסוח" w:date="2026-10-13T16:46:40Z">
        <w:r>
          <w:rPr>
            <w:rtl/>
          </w:rPr>
          <w:t xml:space="preserve">דין?</w:t>
        </w:r>
      </w:ins>
      <w:del w:id="93152" w:author="קלוד - ניסוח" w:date="2026-10-13T16:46:40Z">
        <w:r>
          <w:rPr>
            <w:rtl/>
          </w:rPr>
          <w:delText xml:space="preserve">דינא?</w:delText>
        </w:r>
      </w:del>
      <w:r>
        <w:rPr>
          <w:rtl/>
        </w:rPr>
        <w:t xml:space="preserve"> והכתיב: </w:t>
      </w:r>
      <w:r w:rsidR="00833A4E">
        <w:rPr>
          <w:rFonts w:hint="cs"/>
          <w:rtl/>
        </w:rPr>
        <w:t>'</w:t>
      </w:r>
      <w:r>
        <w:rPr>
          <w:rStyle w:val="affffe"/>
          <w:rtl/>
        </w:rPr>
        <w:t xml:space="preserve">וְעַל פִּיהֶם יִהְיֶה כָּל רִיב וְכָל </w:t>
      </w:r>
      <w:ins w:id="93149" w:author="קלוד - ניסוח" w:date="2026-10-13T16:46:40Z">
        <w:r>
          <w:rPr>
            <w:rStyle w:val="affffe"/>
            <w:rtl/>
          </w:rPr>
          <w:t xml:space="preserve">נָגַע'!</w:t>
        </w:r>
      </w:ins>
      <w:del w:id="93150" w:author="קלוד - ניסוח" w:date="2026-10-13T16:46:40Z">
        <w:r>
          <w:rPr>
            <w:rStyle w:val="affffe"/>
            <w:rtl/>
          </w:rPr>
          <w:delText xml:space="preserve">נָגַע</w:delText>
        </w:r>
        <w:r w:rsidR="00833A4E">
          <w:rPr>
            <w:rFonts w:hint="cs"/>
            <w:rtl/>
          </w:rPr>
          <w:delText xml:space="preserve">'</w:delText>
        </w:r>
        <w:r>
          <w:rPr>
            <w:rtl/>
          </w:rPr>
          <w:delText xml:space="preserve"> </w:delText>
        </w:r>
      </w:del>
    </w:p>
    <w:p w14:paraId="1895712A" w14:textId="77777777" w:rsidR="00833A4E" w:rsidRDefault="00833A4E" w:rsidP="00833A4E">
      <w:pPr>
        <w:pStyle w:val="afff0"/>
        <w:framePr w:wrap="around"/>
        <w:rPr>
          <w:rtl/>
        </w:rPr>
      </w:pPr>
      <w:r>
        <w:rPr>
          <w:rFonts w:hint="cs"/>
          <w:rtl/>
        </w:rPr>
        <w:t xml:space="preserve">לו. </w:t>
      </w:r>
    </w:p>
    <w:p w14:paraId="38231A28" w14:textId="56A29FEC" w:rsidR="00833A4E" w:rsidRDefault="00F63065" w:rsidP="00833A4E">
      <w:pPr>
        <w:rPr>
          <w:rtl/>
        </w:rPr>
      </w:pPr>
      <w:r>
        <w:rPr>
          <w:rtl/>
        </w:rPr>
        <w:t xml:space="preserve">אמור </w:t>
      </w:r>
      <w:r>
        <w:rPr>
          <w:rStyle w:val="27"/>
          <w:rtl/>
        </w:rPr>
        <w:t>דא</w:t>
      </w:r>
      <w:r>
        <w:rPr>
          <w:rStyle w:val="27"/>
          <w:rFonts w:hint="cs"/>
          <w:rtl/>
        </w:rPr>
        <w:t>ר"מ</w:t>
      </w:r>
      <w:r w:rsidR="00833A4E">
        <w:rPr>
          <w:rFonts w:hint="cs"/>
          <w:rtl/>
        </w:rPr>
        <w:t xml:space="preserve"> </w:t>
      </w:r>
      <w:r>
        <w:rPr>
          <w:rtl/>
        </w:rPr>
        <w:t xml:space="preserve">- לחששא, לאחזוקינהו מי אמר? </w:t>
      </w:r>
    </w:p>
    <w:p w14:paraId="22392F7A" w14:textId="77777777" w:rsidR="006542AA" w:rsidRDefault="00000000">
      <w:pPr>
        <w:pStyle w:val="36"/>
        <w:framePr w:wrap="notBeside"/>
      </w:pPr>
      <w:r w:rsidRPr="00D25F87">
        <w:t>איבעיא להו</w:t>
      </w:r>
      <w:r>
        <w:t>:</w:t>
      </w:r>
    </w:p>
    <w:p w14:paraId="06DF153E" w14:textId="37DE0E0E" w:rsidR="00833A4E" w:rsidRDefault="00F63065" w:rsidP="00833A4E">
      <w:pPr>
        <w:rPr>
          <w:rtl/>
        </w:rPr>
      </w:pPr>
      <w:r>
        <w:rPr>
          <w:rtl/>
        </w:rPr>
        <w:t xml:space="preserve">עד מפי עד, מהו לעדות בכור? </w:t>
      </w:r>
      <w:r>
        <w:rPr>
          <w:rStyle w:val="27"/>
          <w:rtl/>
        </w:rPr>
        <w:t>רב אסי</w:t>
      </w:r>
      <w:r>
        <w:rPr>
          <w:rtl/>
        </w:rPr>
        <w:t xml:space="preserve"> - אסר, </w:t>
      </w:r>
      <w:r>
        <w:rPr>
          <w:rStyle w:val="27"/>
          <w:rtl/>
        </w:rPr>
        <w:t>ורב אשי</w:t>
      </w:r>
      <w:r>
        <w:rPr>
          <w:rtl/>
        </w:rPr>
        <w:t xml:space="preserve"> - שרי, </w:t>
      </w:r>
    </w:p>
    <w:p w14:paraId="373EAEA9" w14:textId="77777777" w:rsidR="006542AA" w:rsidRDefault="00000000">
      <w:pPr>
        <w:pStyle w:val="36"/>
        <w:framePr w:wrap="notBeside"/>
      </w:pPr>
      <w:r>
        <w:t>א"ל רב אסי לרב אשי:</w:t>
      </w:r>
    </w:p>
    <w:p w14:paraId="7ABF59A4" w14:textId="5CCE0973" w:rsidR="00833A4E" w:rsidRDefault="00F63065" w:rsidP="00833A4E">
      <w:pPr>
        <w:rPr>
          <w:rtl/>
        </w:rPr>
      </w:pPr>
      <w:r>
        <w:rPr>
          <w:rtl/>
        </w:rPr>
        <w:t xml:space="preserve">והא תנא דבי מנשה אין עד מפי עד כשר - אלא לעדות האשה! תני: </w:t>
      </w:r>
    </w:p>
    <w:p w14:paraId="19DED706" w14:textId="77777777" w:rsidR="006542AA" w:rsidRDefault="00000000">
      <w:pPr>
        <w:pStyle w:val="36"/>
        <w:framePr w:wrap="notBeside"/>
      </w:pPr>
      <w:r>
        <w:t>אלא</w:t>
      </w:r>
    </w:p>
    <w:p w14:paraId="14EBD122" w14:textId="674D5CDD" w:rsidR="00B874E6" w:rsidRDefault="00F63065" w:rsidP="00833A4E">
      <w:pPr>
        <w:rPr>
          <w:rtl/>
        </w:rPr>
      </w:pPr>
      <w:r>
        <w:rPr>
          <w:rtl/>
        </w:rPr>
        <w:t>לעדות שהאשה כשרה לה בלבד</w:t>
      </w:r>
      <w:r w:rsidR="0057284B">
        <w:rPr>
          <w:rtl/>
        </w:rPr>
        <w:t>.</w:t>
      </w:r>
    </w:p>
    <w:p w14:paraId="35C2B18F" w14:textId="1DF06D31" w:rsidR="00B874E6" w:rsidRDefault="00F63065" w:rsidP="00F63065">
      <w:pPr>
        <w:rPr>
          <w:rtl/>
        </w:rPr>
      </w:pPr>
      <w:r>
        <w:rPr>
          <w:rStyle w:val="27"/>
          <w:rtl/>
        </w:rPr>
        <w:t>רב יימר</w:t>
      </w:r>
      <w:r>
        <w:rPr>
          <w:rtl/>
        </w:rPr>
        <w:t xml:space="preserve"> אכשר עד מפי עד בבכור, קרי עליו </w:t>
      </w:r>
      <w:r>
        <w:rPr>
          <w:rStyle w:val="27"/>
          <w:rtl/>
        </w:rPr>
        <w:t>מרימר</w:t>
      </w:r>
      <w:r>
        <w:rPr>
          <w:rtl/>
        </w:rPr>
        <w:t>: יימר שרי בוכרא</w:t>
      </w:r>
      <w:r w:rsidR="0057284B">
        <w:rPr>
          <w:rtl/>
        </w:rPr>
        <w:t>.</w:t>
      </w:r>
    </w:p>
    <w:p w14:paraId="09229B3C" w14:textId="77777777" w:rsidR="006542AA" w:rsidRDefault="00000000">
      <w:pPr>
        <w:pStyle w:val="36"/>
        <w:framePr w:wrap="notBeside"/>
      </w:pPr>
      <w:r w:rsidRPr="003904D8">
        <w:t>והלכתא</w:t>
      </w:r>
      <w:r>
        <w:t>:</w:t>
      </w:r>
    </w:p>
    <w:p w14:paraId="0FAA0FF0" w14:textId="2B99C1A6" w:rsidR="00B874E6" w:rsidRDefault="00F63065" w:rsidP="00F63065">
      <w:pPr>
        <w:rPr>
          <w:rtl/>
        </w:rPr>
      </w:pPr>
      <w:r>
        <w:rPr>
          <w:rtl/>
        </w:rPr>
        <w:t>עד מפי עד כשר לעדות בכור</w:t>
      </w:r>
      <w:r w:rsidR="0057284B">
        <w:rPr>
          <w:rtl/>
        </w:rPr>
        <w:t>.</w:t>
      </w:r>
    </w:p>
    <w:p w14:paraId="3E38E4FC" w14:textId="77777777" w:rsidR="006542AA" w:rsidRDefault="00000000">
      <w:pPr>
        <w:pStyle w:val="36"/>
        <w:framePr w:wrap="notBeside"/>
      </w:pPr>
      <w:r>
        <w:t>א"ר אילעא:</w:t>
      </w:r>
    </w:p>
    <w:p w14:paraId="27B56759" w14:textId="44A6D6C5" w:rsidR="00B874E6" w:rsidRDefault="00F63065" w:rsidP="00F63065">
      <w:pPr>
        <w:rPr>
          <w:rtl/>
        </w:rPr>
      </w:pPr>
      <w:r>
        <w:rPr>
          <w:rtl/>
        </w:rPr>
        <w:t>לא היו מוחזקין בו שהוא בכור, ובא אחד ואמר שהוא בכור ומומו עמו - נאמן</w:t>
      </w:r>
      <w:r w:rsidR="0057284B">
        <w:rPr>
          <w:rtl/>
        </w:rPr>
        <w:t>.</w:t>
      </w:r>
    </w:p>
    <w:p w14:paraId="754A85F7" w14:textId="4F8A18C2" w:rsidR="003904D8" w:rsidRDefault="00F63065" w:rsidP="00F63065">
      <w:pPr>
        <w:rPr>
          <w:rtl/>
        </w:rPr>
      </w:pPr>
      <w:r>
        <w:rPr>
          <w:rtl/>
        </w:rPr>
        <w:lastRenderedPageBreak/>
        <w:t xml:space="preserve">מה קמ"ל - שהפה שאסר הוא הפה שהתיר? </w:t>
      </w:r>
    </w:p>
    <w:p w14:paraId="47023D41" w14:textId="77777777" w:rsidR="006542AA" w:rsidRDefault="00000000">
      <w:pPr>
        <w:pStyle w:val="36"/>
        <w:framePr w:wrap="notBeside"/>
      </w:pPr>
      <w:r>
        <w:t>תנינא:</w:t>
      </w:r>
    </w:p>
    <w:p w14:paraId="3BF4CF70" w14:textId="7FE4B878" w:rsidR="00B874E6" w:rsidRDefault="00F63065" w:rsidP="00F63065">
      <w:pPr>
        <w:rPr>
          <w:rtl/>
        </w:rPr>
      </w:pPr>
      <w:r>
        <w:rPr>
          <w:rtl/>
        </w:rPr>
        <w:t>האשה שאמרה אשת איש הייתי וגרושה, אני - נאמנת</w:t>
      </w:r>
      <w:r w:rsidR="0057284B">
        <w:rPr>
          <w:rtl/>
        </w:rPr>
        <w:t>.</w:t>
      </w:r>
    </w:p>
    <w:p w14:paraId="39C6D9F3" w14:textId="1B15A223" w:rsidR="003904D8" w:rsidRDefault="00F63065" w:rsidP="00F63065">
      <w:pPr>
        <w:rPr>
          <w:rtl/>
        </w:rPr>
      </w:pPr>
      <w:r>
        <w:rPr>
          <w:rtl/>
        </w:rPr>
        <w:t xml:space="preserve">שהפה שאסר הוא הפה שהתיר! מהו דתימא: שם הוא - דאם בעיא לא אמרה, </w:t>
      </w:r>
    </w:p>
    <w:p w14:paraId="1CA40616" w14:textId="4B55AB23" w:rsidR="00B874E6" w:rsidRDefault="00F63065" w:rsidP="00F63065">
      <w:pPr>
        <w:rPr>
          <w:rtl/>
        </w:rPr>
      </w:pPr>
      <w:r>
        <w:rPr>
          <w:rtl/>
        </w:rPr>
        <w:t>אבל כאן - דלא סגיא דלא אמרה, דקדשים בחוץ לא אכיל, אימא לא הפה שאסר הוא - קמ"ל, דאם משום כך - היה שדי בו מומא דניכר ואכיל לו</w:t>
      </w:r>
      <w:r w:rsidR="0057284B">
        <w:rPr>
          <w:rtl/>
        </w:rPr>
        <w:t>.</w:t>
      </w:r>
    </w:p>
    <w:p w14:paraId="5B8A466B" w14:textId="687304E0" w:rsidR="006542AA" w:rsidRDefault="00000000">
      <w:pPr>
        <w:pStyle w:val="36"/>
        <w:framePr w:wrap="notBeside"/>
      </w:pPr>
      <w:r>
        <w:t>מתקיף מבר"א</w:t>
      </w:r>
      <w:r w:rsidR="00F63065">
        <w:t>:</w:t>
      </w:r>
    </w:p>
    <w:p w14:paraId="62BC5B33" w14:textId="380F87AD" w:rsidR="00C83F7A" w:rsidRDefault="003904D8" w:rsidP="00C83F7A">
      <w:pPr>
        <w:pStyle w:val="021"/>
        <w:rPr>
          <w:rtl/>
        </w:rPr>
      </w:pPr>
      <w:r>
        <w:rPr>
          <w:rtl/>
        </w:rPr>
        <w:t>מ"ש</w:t>
      </w:r>
      <w:r>
        <w:rPr>
          <w:rFonts w:hint="cs"/>
          <w:rtl/>
        </w:rPr>
        <w:t xml:space="preserve"> </w:t>
      </w:r>
      <w:r w:rsidR="00F63065">
        <w:rPr>
          <w:rtl/>
        </w:rPr>
        <w:t xml:space="preserve">מההוא </w:t>
      </w:r>
      <w:r>
        <w:rPr>
          <w:rtl/>
        </w:rPr>
        <w:t>אדם</w:t>
      </w:r>
      <w:r w:rsidR="00F63065">
        <w:rPr>
          <w:rtl/>
        </w:rPr>
        <w:t xml:space="preserve"> </w:t>
      </w:r>
      <w:r>
        <w:rPr>
          <w:rFonts w:hint="cs"/>
          <w:rtl/>
        </w:rPr>
        <w:t>שהשכיר חמור לחבירו</w:t>
      </w:r>
      <w:r w:rsidR="00F63065">
        <w:rPr>
          <w:rtl/>
        </w:rPr>
        <w:t>, וא"ל לא ת</w:t>
      </w:r>
      <w:r>
        <w:rPr>
          <w:rFonts w:hint="cs"/>
          <w:rtl/>
        </w:rPr>
        <w:t xml:space="preserve">לך בדרך נהר פקוד דיש שם מים, </w:t>
      </w:r>
    </w:p>
    <w:p w14:paraId="6F0395AE" w14:textId="46D4C9BF" w:rsidR="003904D8" w:rsidRDefault="00C83F7A" w:rsidP="003904D8">
      <w:pPr>
        <w:rPr>
          <w:rtl/>
        </w:rPr>
      </w:pPr>
      <w:r>
        <w:rPr>
          <w:rtl/>
        </w:rPr>
        <w:tab/>
      </w:r>
      <w:r>
        <w:rPr>
          <w:rtl/>
        </w:rPr>
        <w:tab/>
      </w:r>
      <w:r w:rsidR="003904D8">
        <w:rPr>
          <w:rFonts w:hint="cs"/>
          <w:rtl/>
        </w:rPr>
        <w:t xml:space="preserve">לך </w:t>
      </w:r>
      <w:r w:rsidR="00F63065">
        <w:rPr>
          <w:rtl/>
        </w:rPr>
        <w:t>ב</w:t>
      </w:r>
      <w:r w:rsidR="003904D8">
        <w:rPr>
          <w:rFonts w:hint="cs"/>
          <w:rtl/>
        </w:rPr>
        <w:t>דרך</w:t>
      </w:r>
      <w:r w:rsidR="00F63065">
        <w:rPr>
          <w:rtl/>
        </w:rPr>
        <w:t xml:space="preserve"> דנרש ד</w:t>
      </w:r>
      <w:r w:rsidR="003904D8">
        <w:rPr>
          <w:rFonts w:hint="cs"/>
          <w:rtl/>
        </w:rPr>
        <w:t>אין שם מים</w:t>
      </w:r>
      <w:r w:rsidR="00F63065">
        <w:rPr>
          <w:rtl/>
        </w:rPr>
        <w:t xml:space="preserve">, אזל באורחא דנהר פקוד ומת </w:t>
      </w:r>
      <w:r w:rsidR="003904D8">
        <w:rPr>
          <w:rFonts w:hint="cs"/>
          <w:rtl/>
        </w:rPr>
        <w:t>החמור</w:t>
      </w:r>
      <w:r w:rsidR="00F63065">
        <w:rPr>
          <w:rtl/>
        </w:rPr>
        <w:t xml:space="preserve">, </w:t>
      </w:r>
    </w:p>
    <w:p w14:paraId="77923276" w14:textId="4AE447A7" w:rsidR="003904D8" w:rsidRDefault="00F63065" w:rsidP="003904D8">
      <w:pPr>
        <w:rPr>
          <w:rtl/>
        </w:rPr>
      </w:pPr>
      <w:r>
        <w:rPr>
          <w:rtl/>
        </w:rPr>
        <w:t xml:space="preserve">ובא וא"ל, באורחא דנהר פקוד אזלי, ומיהו מיא לא היו </w:t>
      </w:r>
    </w:p>
    <w:p w14:paraId="3EA6DB9E" w14:textId="77777777" w:rsidR="006542AA" w:rsidRDefault="00000000">
      <w:pPr>
        <w:pStyle w:val="36"/>
        <w:framePr w:wrap="notBeside"/>
      </w:pPr>
      <w:r>
        <w:t>ואמר רבא:</w:t>
      </w:r>
    </w:p>
    <w:p w14:paraId="224414E4" w14:textId="63DB0224" w:rsidR="003904D8" w:rsidRDefault="00F63065" w:rsidP="003904D8">
      <w:pPr>
        <w:rPr>
          <w:rtl/>
        </w:rPr>
      </w:pPr>
      <w:r>
        <w:rPr>
          <w:rtl/>
        </w:rPr>
        <w:t xml:space="preserve">מה לו לשקר, אם בעי אמר באורחא דנרש אזלי </w:t>
      </w:r>
    </w:p>
    <w:p w14:paraId="28E23629" w14:textId="77777777" w:rsidR="006542AA" w:rsidRDefault="00000000">
      <w:pPr>
        <w:pStyle w:val="36"/>
        <w:framePr w:wrap="notBeside"/>
      </w:pPr>
      <w:r>
        <w:t>ואמר אביי:</w:t>
      </w:r>
    </w:p>
    <w:p w14:paraId="094499BD" w14:textId="3E1F4244" w:rsidR="003904D8" w:rsidRDefault="00F63065" w:rsidP="003904D8">
      <w:pPr>
        <w:rPr>
          <w:rtl/>
        </w:rPr>
      </w:pPr>
      <w:r>
        <w:rPr>
          <w:rtl/>
        </w:rPr>
        <w:t xml:space="preserve">מה לו לשקר במקום עדים לא אומרים! </w:t>
      </w:r>
    </w:p>
    <w:p w14:paraId="27CAAF25" w14:textId="4D442E5F" w:rsidR="00B874E6" w:rsidRDefault="00F63065" w:rsidP="003904D8">
      <w:pPr>
        <w:rPr>
          <w:rtl/>
        </w:rPr>
      </w:pPr>
      <w:r>
        <w:rPr>
          <w:rtl/>
        </w:rPr>
        <w:t xml:space="preserve">שם ודאי </w:t>
      </w:r>
      <w:r w:rsidR="003904D8">
        <w:rPr>
          <w:rFonts w:hint="cs"/>
          <w:rtl/>
        </w:rPr>
        <w:t>יש מים</w:t>
      </w:r>
      <w:r>
        <w:rPr>
          <w:rtl/>
        </w:rPr>
        <w:t xml:space="preserve"> שם ודאי שדי בו מומא? חששא הוא, ובמקום חששא אומרים מה לו לשקר</w:t>
      </w:r>
      <w:r w:rsidR="0057284B">
        <w:rPr>
          <w:rtl/>
        </w:rPr>
        <w:t>.</w:t>
      </w:r>
    </w:p>
    <w:p w14:paraId="25ADDCDC" w14:textId="0549F072" w:rsidR="00B874E6" w:rsidRDefault="003904D8" w:rsidP="003904D8">
      <w:pPr>
        <w:rPr>
          <w:rtl/>
        </w:rPr>
      </w:pPr>
      <w:r>
        <w:rPr>
          <w:rtl/>
        </w:rPr>
        <w:t xml:space="preserve">ישב </w:t>
      </w:r>
      <w:r>
        <w:rPr>
          <w:rStyle w:val="27"/>
          <w:rtl/>
        </w:rPr>
        <w:t>רבינא</w:t>
      </w:r>
      <w:r>
        <w:rPr>
          <w:rtl/>
        </w:rPr>
        <w:t xml:space="preserve"> ואמר להא</w:t>
      </w:r>
      <w:r w:rsidR="00F63065">
        <w:rPr>
          <w:rtl/>
        </w:rPr>
        <w:t xml:space="preserve"> </w:t>
      </w:r>
      <w:r>
        <w:rPr>
          <w:rtl/>
        </w:rPr>
        <w:t>שמועה</w:t>
      </w:r>
      <w:r w:rsidR="00F63065">
        <w:rPr>
          <w:rtl/>
        </w:rPr>
        <w:t xml:space="preserve"> בלא </w:t>
      </w:r>
      <w:r>
        <w:rPr>
          <w:rtl/>
        </w:rPr>
        <w:t>אדם</w:t>
      </w:r>
      <w:r w:rsidR="00F63065">
        <w:rPr>
          <w:rtl/>
        </w:rPr>
        <w:t xml:space="preserve">, א"ל </w:t>
      </w:r>
      <w:r w:rsidR="00F63065">
        <w:rPr>
          <w:rStyle w:val="27"/>
          <w:rtl/>
        </w:rPr>
        <w:t>רבא</w:t>
      </w:r>
      <w:r w:rsidR="00F63065">
        <w:rPr>
          <w:rtl/>
        </w:rPr>
        <w:t xml:space="preserve"> זוטי </w:t>
      </w:r>
      <w:r w:rsidR="00F63065">
        <w:rPr>
          <w:rStyle w:val="27"/>
          <w:rtl/>
        </w:rPr>
        <w:t>לרבינא</w:t>
      </w:r>
      <w:r w:rsidR="00F63065">
        <w:rPr>
          <w:rtl/>
        </w:rPr>
        <w:t xml:space="preserve">: אנן </w:t>
      </w:r>
      <w:r>
        <w:rPr>
          <w:rtl/>
        </w:rPr>
        <w:t>משמו</w:t>
      </w:r>
      <w:r w:rsidR="00F63065">
        <w:rPr>
          <w:rtl/>
        </w:rPr>
        <w:t xml:space="preserve"> </w:t>
      </w:r>
      <w:r w:rsidR="00F63065">
        <w:rPr>
          <w:rStyle w:val="27"/>
          <w:rtl/>
        </w:rPr>
        <w:t>ד</w:t>
      </w:r>
      <w:r>
        <w:rPr>
          <w:rStyle w:val="27"/>
          <w:rtl/>
        </w:rPr>
        <w:t>ר"א</w:t>
      </w:r>
      <w:r w:rsidR="00F63065">
        <w:rPr>
          <w:rtl/>
        </w:rPr>
        <w:t xml:space="preserve"> </w:t>
      </w:r>
      <w:r>
        <w:rPr>
          <w:rtl/>
        </w:rPr>
        <w:t>שונים</w:t>
      </w:r>
      <w:r w:rsidR="00F63065">
        <w:rPr>
          <w:rtl/>
        </w:rPr>
        <w:t xml:space="preserve"> לה</w:t>
      </w:r>
      <w:r w:rsidR="0057284B">
        <w:rPr>
          <w:rtl/>
        </w:rPr>
        <w:t>.</w:t>
      </w:r>
    </w:p>
    <w:p w14:paraId="19FEA32A" w14:textId="77777777" w:rsidR="00AA273F" w:rsidRDefault="00F63065" w:rsidP="00C83F7A">
      <w:pPr>
        <w:pStyle w:val="021"/>
        <w:rPr>
          <w:rtl/>
        </w:rPr>
      </w:pPr>
      <w:r>
        <w:rPr>
          <w:rtl/>
          <w:rPrChange w:id="9227" w:author="עריכה מהאתר" w:date="2026-10-19T06:44:48Z">
            <w:rPr>
              <w:rStyle w:val="27"/>
              <w:rtl/>
            </w:rPr>
          </w:rPrChange>
        </w:rPr>
        <w:t xml:space="preserve">רבי</w:t>
      </w:r>
      <w:r>
        <w:rPr>
          <w:rStyle w:val="27"/>
          <w:rtl/>
          <w:rPrChange w:id="9225" w:author="עריכה מהאתר" w:date="2026-10-19T06:44:48Z">
            <w:rPr>
              <w:rStyle w:val="27"/>
              <w:rtl/>
            </w:rPr>
          </w:rPrChange>
        </w:rPr>
        <w:t xml:space="preserve"> צדוק</w:t>
      </w:r>
      <w:r>
        <w:rPr>
          <w:rtl/>
        </w:rPr>
        <w:t xml:space="preserve"> </w:t>
      </w:r>
      <w:r w:rsidR="003904D8">
        <w:rPr>
          <w:rFonts w:hint="cs"/>
          <w:rtl/>
        </w:rPr>
        <w:t xml:space="preserve">היה לו בכור, </w:t>
      </w:r>
      <w:r w:rsidR="00AA273F">
        <w:rPr>
          <w:rFonts w:hint="cs"/>
          <w:rtl/>
        </w:rPr>
        <w:t>שם לו שעורים בסלו</w:t>
      </w:r>
      <w:r>
        <w:rPr>
          <w:rtl/>
        </w:rPr>
        <w:t xml:space="preserve"> </w:t>
      </w:r>
      <w:r>
        <w:rPr>
          <w:rStyle w:val="affffd"/>
          <w:rtl/>
          <w:rPrChange w:id="9226" w:author="עריכה מהאתר" w:date="2026-10-19T06:44:48Z">
            <w:rPr>
              <w:rStyle w:val="affffd"/>
              <w:rtl/>
            </w:rPr>
          </w:rPrChange>
        </w:rPr>
        <w:t xml:space="preserve">[נסריה כיילי ערובה ערבה קלופה],</w:t>
      </w:r>
      <w:r>
        <w:rPr>
          <w:rtl/>
        </w:rPr>
        <w:t xml:space="preserve"> </w:t>
      </w:r>
      <w:r w:rsidR="00AA273F">
        <w:rPr>
          <w:rFonts w:hint="cs"/>
          <w:rtl/>
        </w:rPr>
        <w:t xml:space="preserve">וכשאכל נפצעה שפתו </w:t>
      </w:r>
    </w:p>
    <w:p w14:paraId="58C6416C" w14:textId="74617123" w:rsidR="006542AA" w:rsidRDefault="00000000">
      <w:pPr>
        <w:pStyle w:val="36"/>
        <w:framePr w:wrap="notBeside"/>
      </w:pPr>
      <w:r>
        <w:t>ב</w:t>
      </w:r>
      <w:r w:rsidR="003904D8">
        <w:t xml:space="preserve">א לפני רבי יהושע </w:t>
      </w:r>
      <w:r>
        <w:t>א"ל</w:t>
      </w:r>
      <w:r w:rsidR="00F63065">
        <w:t>:</w:t>
      </w:r>
    </w:p>
    <w:p w14:paraId="48C8AACB" w14:textId="593E39D2" w:rsidR="00B874E6" w:rsidRDefault="00F63065" w:rsidP="00AA273F">
      <w:pPr>
        <w:rPr>
          <w:rtl/>
        </w:rPr>
      </w:pPr>
      <w:r>
        <w:rPr>
          <w:rtl/>
        </w:rPr>
        <w:t xml:space="preserve">כלום חילקנו בין חבר לעם הארץ? אמר לו </w:t>
      </w:r>
      <w:r>
        <w:rPr>
          <w:rStyle w:val="27"/>
          <w:rtl/>
        </w:rPr>
        <w:t>רבי</w:t>
      </w:r>
      <w:r>
        <w:rPr>
          <w:rtl/>
        </w:rPr>
        <w:t xml:space="preserve"> יהושע: הן</w:t>
      </w:r>
      <w:r w:rsidR="0057284B">
        <w:rPr>
          <w:rtl/>
        </w:rPr>
        <w:t>.</w:t>
      </w:r>
    </w:p>
    <w:p w14:paraId="554D106D" w14:textId="3DCE3E59" w:rsidR="006542AA" w:rsidRDefault="00000000">
      <w:pPr>
        <w:pStyle w:val="36"/>
        <w:framePr w:wrap="notBeside"/>
      </w:pPr>
      <w:r>
        <w:t>בא לפני ר"ג,</w:t>
      </w:r>
      <w:r w:rsidR="00F63065">
        <w:t xml:space="preserve"> </w:t>
      </w:r>
      <w:r>
        <w:t>א"ל</w:t>
      </w:r>
      <w:r w:rsidR="00F63065">
        <w:t>:</w:t>
      </w:r>
    </w:p>
    <w:p w14:paraId="087C07E8" w14:textId="6446DAA6" w:rsidR="00AA273F" w:rsidRDefault="00F63065" w:rsidP="003904D8">
      <w:pPr>
        <w:rPr>
          <w:rtl/>
        </w:rPr>
      </w:pPr>
      <w:r>
        <w:rPr>
          <w:rtl/>
        </w:rPr>
        <w:t xml:space="preserve">חילקנו בין חבר לעם הארץ? </w:t>
      </w:r>
      <w:r w:rsidR="003904D8">
        <w:rPr>
          <w:rtl/>
        </w:rPr>
        <w:t>א"ל</w:t>
      </w:r>
      <w:r w:rsidR="003904D8">
        <w:rPr>
          <w:rFonts w:hint="cs"/>
          <w:rtl/>
        </w:rPr>
        <w:t xml:space="preserve"> </w:t>
      </w:r>
      <w:r w:rsidR="003904D8">
        <w:rPr>
          <w:rStyle w:val="27"/>
          <w:rFonts w:hint="cs"/>
          <w:rtl/>
        </w:rPr>
        <w:t>ר"ג</w:t>
      </w:r>
      <w:r>
        <w:rPr>
          <w:rtl/>
        </w:rPr>
        <w:t>: לא,</w:t>
      </w:r>
      <w:r w:rsidR="003904D8">
        <w:rPr>
          <w:rtl/>
        </w:rPr>
        <w:t xml:space="preserve"> </w:t>
      </w:r>
    </w:p>
    <w:p w14:paraId="19480EC0" w14:textId="463D47D7" w:rsidR="003904D8" w:rsidRDefault="003904D8" w:rsidP="003904D8">
      <w:pPr>
        <w:rPr>
          <w:rtl/>
        </w:rPr>
      </w:pPr>
      <w:r>
        <w:rPr>
          <w:rFonts w:hint="cs"/>
          <w:rtl/>
        </w:rPr>
        <w:t xml:space="preserve">א"ל והא </w:t>
      </w:r>
      <w:r>
        <w:rPr>
          <w:rStyle w:val="27"/>
          <w:rFonts w:hint="cs"/>
          <w:rtl/>
        </w:rPr>
        <w:t>רבי</w:t>
      </w:r>
      <w:r>
        <w:rPr>
          <w:rFonts w:hint="cs"/>
          <w:rtl/>
        </w:rPr>
        <w:t xml:space="preserve"> יהושע א"ל הן </w:t>
      </w:r>
    </w:p>
    <w:p w14:paraId="7C6A8974" w14:textId="2E36837E" w:rsidR="006542AA" w:rsidRDefault="00000000">
      <w:pPr>
        <w:pStyle w:val="36"/>
        <w:framePr w:wrap="notBeside"/>
      </w:pPr>
      <w:r>
        <w:t>א"ל</w:t>
      </w:r>
      <w:r w:rsidR="00F63065">
        <w:t>:</w:t>
      </w:r>
    </w:p>
    <w:p w14:paraId="1E281FB4" w14:textId="7C5F529C" w:rsidR="00B874E6" w:rsidRDefault="00F63065" w:rsidP="003904D8">
      <w:pPr>
        <w:rPr>
          <w:rtl/>
        </w:rPr>
      </w:pPr>
      <w:r>
        <w:rPr>
          <w:rtl/>
        </w:rPr>
        <w:t>המתן עד שיעלו בעלי תריסין לבית המדרש</w:t>
      </w:r>
      <w:r w:rsidR="0057284B">
        <w:rPr>
          <w:rtl/>
        </w:rPr>
        <w:t>.</w:t>
      </w:r>
    </w:p>
    <w:p w14:paraId="0454F9E9" w14:textId="6FF122B4" w:rsidR="00AA273F" w:rsidRDefault="00F63065" w:rsidP="00C83F7A">
      <w:pPr>
        <w:pStyle w:val="021"/>
        <w:rPr>
          <w:rtl/>
        </w:rPr>
      </w:pPr>
      <w:r>
        <w:rPr>
          <w:rtl/>
        </w:rPr>
        <w:t xml:space="preserve">כיון שנכנסו לבית המדרש, עמד השואל ושאל: כלום חילקנו בין חבר לעם הארץ? א"ל </w:t>
      </w:r>
      <w:r>
        <w:rPr>
          <w:rStyle w:val="27"/>
          <w:rtl/>
        </w:rPr>
        <w:t>רבי</w:t>
      </w:r>
      <w:r>
        <w:rPr>
          <w:rtl/>
        </w:rPr>
        <w:t xml:space="preserve"> יהושע: לא, </w:t>
      </w:r>
    </w:p>
    <w:p w14:paraId="4B0417FE" w14:textId="3B139F87" w:rsidR="006542AA" w:rsidRDefault="00000000">
      <w:pPr>
        <w:pStyle w:val="36"/>
        <w:framePr w:wrap="notBeside"/>
      </w:pPr>
      <w:r>
        <w:t>א"ל ר"ג:</w:t>
      </w:r>
    </w:p>
    <w:p w14:paraId="77193586" w14:textId="7ADBC6A5" w:rsidR="00AA273F" w:rsidRDefault="00F63065" w:rsidP="00F63065">
      <w:pPr>
        <w:rPr>
          <w:rtl/>
        </w:rPr>
      </w:pPr>
      <w:r>
        <w:rPr>
          <w:rtl/>
        </w:rPr>
        <w:t xml:space="preserve">והלא משמך אמרו לי הן, יהושע עמוד על רגליך ויעידו בך! </w:t>
      </w:r>
    </w:p>
    <w:p w14:paraId="1D27561C" w14:textId="77777777" w:rsidR="00AA273F" w:rsidRDefault="00F63065" w:rsidP="00F63065">
      <w:pPr>
        <w:rPr>
          <w:rtl/>
        </w:rPr>
      </w:pPr>
      <w:r>
        <w:rPr>
          <w:rtl/>
        </w:rPr>
        <w:t xml:space="preserve">עמד </w:t>
      </w:r>
      <w:r>
        <w:rPr>
          <w:rStyle w:val="27"/>
          <w:rtl/>
        </w:rPr>
        <w:t>רבי</w:t>
      </w:r>
      <w:r>
        <w:rPr>
          <w:rtl/>
        </w:rPr>
        <w:t xml:space="preserve"> יהושע על רגליו ואמר: היאך אעשה, אילמלי אני חי והוא מת יכול החי להכחיש את המת, עכשיו שאני חי והוא חי, היאך חי יכול להכחיש את החי? </w:t>
      </w:r>
    </w:p>
    <w:p w14:paraId="091F308A" w14:textId="5C60A884" w:rsidR="00B874E6" w:rsidRDefault="00F63065" w:rsidP="00C83F7A">
      <w:pPr>
        <w:pStyle w:val="021"/>
        <w:rPr>
          <w:rtl/>
        </w:rPr>
      </w:pPr>
      <w:r>
        <w:rPr>
          <w:rtl/>
        </w:rPr>
        <w:t xml:space="preserve">והיה </w:t>
      </w:r>
      <w:r>
        <w:rPr>
          <w:rStyle w:val="27"/>
          <w:rtl/>
        </w:rPr>
        <w:t>ר"ג</w:t>
      </w:r>
      <w:r>
        <w:rPr>
          <w:rtl/>
        </w:rPr>
        <w:t xml:space="preserve"> עומד ודורש </w:t>
      </w:r>
      <w:r>
        <w:rPr>
          <w:rStyle w:val="27"/>
          <w:rtl/>
        </w:rPr>
        <w:t>ור</w:t>
      </w:r>
      <w:r>
        <w:rPr>
          <w:rStyle w:val="27"/>
          <w:rFonts w:hint="cs"/>
          <w:rtl/>
        </w:rPr>
        <w:t>י"ה</w:t>
      </w:r>
      <w:r w:rsidR="00AA273F">
        <w:rPr>
          <w:rFonts w:hint="cs"/>
          <w:rtl/>
        </w:rPr>
        <w:t xml:space="preserve"> </w:t>
      </w:r>
      <w:r>
        <w:rPr>
          <w:rtl/>
        </w:rPr>
        <w:t xml:space="preserve">עומד על רגליו, עד שריננו כל העם ואמרו לחוצפית המתורגמן: </w:t>
      </w:r>
      <w:r w:rsidR="00673A13">
        <w:rPr>
          <w:rFonts w:hint="cs"/>
          <w:rtl/>
        </w:rPr>
        <w:t>שתוק ושתק</w:t>
      </w:r>
      <w:r w:rsidR="0057284B">
        <w:rPr>
          <w:rtl/>
        </w:rPr>
        <w:t>.</w:t>
      </w:r>
    </w:p>
    <w:p w14:paraId="0C95D2BC" w14:textId="0DD6F462" w:rsidR="0057284B" w:rsidRDefault="0057284B" w:rsidP="009F73ED">
      <w:pPr>
        <w:pStyle w:val="affff9"/>
        <w:rPr>
          <w:rtl/>
        </w:rPr>
      </w:pPr>
      <w:r>
        <w:rPr>
          <w:rtl/>
        </w:rPr>
        <w:t>• • •</w:t>
      </w:r>
    </w:p>
    <w:p w14:paraId="6AC23D67" w14:textId="77777777" w:rsidR="006542AA" w:rsidRDefault="00000000">
      <w:pPr>
        <w:pStyle w:val="afffff5"/>
        <w:framePr w:wrap="around"/>
      </w:pPr>
      <w:r>
        <w:lastRenderedPageBreak/>
        <w:t>משנה ה</w:t>
      </w:r>
    </w:p>
    <w:p w14:paraId="65E8E6B0" w14:textId="77777777" w:rsidR="00B874E6" w:rsidRDefault="00F63065" w:rsidP="009F73ED">
      <w:pPr>
        <w:pStyle w:val="afff5"/>
        <w:spacing w:before="120"/>
        <w:rPr>
          <w:rtl/>
        </w:rPr>
      </w:pPr>
      <w:r>
        <w:rPr>
          <w:rtl/>
        </w:rPr>
        <w:t>נאמן הכהן לומר: הראיתי בכור זה ובעל מום הוא</w:t>
      </w:r>
      <w:r w:rsidR="0057284B">
        <w:rPr>
          <w:rtl/>
        </w:rPr>
        <w:t>.</w:t>
      </w:r>
    </w:p>
    <w:p w14:paraId="32E6D198" w14:textId="71465ED5" w:rsidR="0057284B" w:rsidRDefault="0057284B" w:rsidP="009F73ED">
      <w:pPr>
        <w:pStyle w:val="affff9"/>
        <w:rPr>
          <w:rtl/>
        </w:rPr>
      </w:pPr>
      <w:r>
        <w:rPr>
          <w:rtl/>
        </w:rPr>
        <w:t>• • •</w:t>
      </w:r>
    </w:p>
    <w:p w14:paraId="5C037E06" w14:textId="7DE97CEA" w:rsidR="006542AA" w:rsidRDefault="00000000">
      <w:pPr>
        <w:pStyle w:val="36"/>
        <w:framePr w:wrap="notBeside"/>
      </w:pPr>
      <w:r>
        <w:t>אריא"ר</w:t>
      </w:r>
      <w:r w:rsidR="00F63065">
        <w:t>:</w:t>
      </w:r>
    </w:p>
    <w:p w14:paraId="0D0682CD" w14:textId="4E8E6B0C" w:rsidR="00B874E6" w:rsidRDefault="00F63065" w:rsidP="0035010D">
      <w:pPr>
        <w:pStyle w:val="021"/>
        <w:rPr>
          <w:rtl/>
        </w:rPr>
      </w:pPr>
      <w:r>
        <w:rPr>
          <w:rtl/>
        </w:rPr>
        <w:t>נאמן הכהן לומר בכור זה נתן לי ישראל במומו</w:t>
      </w:r>
      <w:r w:rsidR="0057284B">
        <w:rPr>
          <w:rtl/>
        </w:rPr>
        <w:t>.</w:t>
      </w:r>
      <w:r w:rsidR="00076B01">
        <w:rPr>
          <w:rFonts w:hint="cs"/>
          <w:rtl/>
        </w:rPr>
        <w:t xml:space="preserve"> ד</w:t>
      </w:r>
      <w:r w:rsidR="0035010D">
        <w:rPr>
          <w:rtl/>
        </w:rPr>
        <w:t xml:space="preserve">כל </w:t>
      </w:r>
      <w:r w:rsidR="00076B01">
        <w:rPr>
          <w:rtl/>
        </w:rPr>
        <w:t>דבר</w:t>
      </w:r>
      <w:r w:rsidR="0035010D">
        <w:rPr>
          <w:rtl/>
        </w:rPr>
        <w:t xml:space="preserve"> דעבידא לאיגלויי </w:t>
      </w:r>
      <w:r>
        <w:rPr>
          <w:rtl/>
        </w:rPr>
        <w:t xml:space="preserve">לא משקרי בה </w:t>
      </w:r>
      <w:r w:rsidR="00076B01">
        <w:rPr>
          <w:rtl/>
        </w:rPr>
        <w:t>אנשים</w:t>
      </w:r>
      <w:r w:rsidR="0057284B">
        <w:rPr>
          <w:rtl/>
        </w:rPr>
        <w:t>.</w:t>
      </w:r>
    </w:p>
    <w:p w14:paraId="4DD4A50C" w14:textId="3A53F1AE" w:rsidR="006542AA" w:rsidRDefault="00000000">
      <w:pPr>
        <w:pStyle w:val="36"/>
        <w:framePr w:wrap="notBeside"/>
      </w:pPr>
      <w:r>
        <w:t>אר"א</w:t>
      </w:r>
      <w:r w:rsidR="00F63065">
        <w:t>:</w:t>
      </w:r>
    </w:p>
    <w:p w14:paraId="71CCAE80" w14:textId="4FA3FF85" w:rsidR="00076B01" w:rsidRDefault="00F63065" w:rsidP="00076B01">
      <w:pPr>
        <w:rPr>
          <w:rtl/>
        </w:rPr>
      </w:pPr>
      <w:r>
        <w:rPr>
          <w:rtl/>
        </w:rPr>
        <w:t xml:space="preserve">אף אנן </w:t>
      </w:r>
      <w:r w:rsidR="00076B01">
        <w:rPr>
          <w:rtl/>
        </w:rPr>
        <w:t>גם</w:t>
      </w:r>
      <w:r>
        <w:rPr>
          <w:rtl/>
        </w:rPr>
        <w:t xml:space="preserve"> תנינא נאמן הכהן לומר הראיתי בכור זה ובעל מום הוא, </w:t>
      </w:r>
    </w:p>
    <w:p w14:paraId="544F48FA" w14:textId="2E4C62CB" w:rsidR="00076B01" w:rsidRDefault="00F63065" w:rsidP="00076B01">
      <w:pPr>
        <w:rPr>
          <w:rtl/>
        </w:rPr>
      </w:pPr>
      <w:r>
        <w:rPr>
          <w:rtl/>
        </w:rPr>
        <w:t xml:space="preserve">לא משום דאומרים כל דבר דעבידא לאיגלויי לא משקרי בה אנשים? </w:t>
      </w:r>
    </w:p>
    <w:p w14:paraId="00AF8EFE" w14:textId="407265ED" w:rsidR="00B874E6" w:rsidRDefault="00F63065" w:rsidP="00076B01">
      <w:pPr>
        <w:rPr>
          <w:rtl/>
        </w:rPr>
      </w:pPr>
      <w:r>
        <w:rPr>
          <w:rtl/>
        </w:rPr>
        <w:t>שם הוא - דקדשים בחוץ לא אכיל, אבל כאן - כיון דחשידי - חשידי</w:t>
      </w:r>
      <w:r w:rsidR="0057284B">
        <w:rPr>
          <w:rtl/>
        </w:rPr>
        <w:t>.</w:t>
      </w:r>
    </w:p>
    <w:p w14:paraId="6A0D5686" w14:textId="77777777" w:rsidR="006542AA" w:rsidRDefault="00000000">
      <w:pPr>
        <w:pStyle w:val="36"/>
        <w:framePr w:wrap="notBeside"/>
      </w:pPr>
      <w:r>
        <w:t>מתיב רב שיזבי:</w:t>
      </w:r>
    </w:p>
    <w:p w14:paraId="1CBD51FD" w14:textId="66411B56" w:rsidR="00076B01" w:rsidRDefault="00F63065" w:rsidP="00F63065">
      <w:pPr>
        <w:rPr>
          <w:rtl/>
        </w:rPr>
      </w:pPr>
      <w:r>
        <w:rPr>
          <w:rtl/>
        </w:rPr>
        <w:t xml:space="preserve">האומר למי שאין נאמן על המעשר קח לי ממי שהוא נאמן או ממי שהוא מעשר - אינו נאמן, למה? נימא: כל דבר דעבידא לאיגלויי - לא משקרי בה אנשים! </w:t>
      </w:r>
    </w:p>
    <w:p w14:paraId="25FF06CB" w14:textId="3EBFFD3F" w:rsidR="00B874E6" w:rsidRDefault="00F63065" w:rsidP="00C5567C">
      <w:pPr>
        <w:pStyle w:val="a"/>
        <w:rPr>
          <w:rtl/>
        </w:rPr>
      </w:pPr>
      <w:r>
        <w:rPr>
          <w:rtl/>
        </w:rPr>
        <w:t>שאני שם - דיש לו לאשתמוטי</w:t>
      </w:r>
      <w:r w:rsidR="0057284B">
        <w:rPr>
          <w:rtl/>
        </w:rPr>
        <w:t>.</w:t>
      </w:r>
    </w:p>
    <w:p w14:paraId="43B44FD8" w14:textId="77777777" w:rsidR="00076B01" w:rsidRDefault="00076B01" w:rsidP="00076B01">
      <w:pPr>
        <w:pStyle w:val="afff0"/>
        <w:framePr w:wrap="around"/>
        <w:rPr>
          <w:rtl/>
        </w:rPr>
      </w:pPr>
      <w:r>
        <w:rPr>
          <w:rFonts w:hint="cs"/>
          <w:rtl/>
        </w:rPr>
        <w:t>לו:</w:t>
      </w:r>
    </w:p>
    <w:p w14:paraId="7767F0D9" w14:textId="66633047" w:rsidR="00B874E6" w:rsidRDefault="00F63065" w:rsidP="00F63065">
      <w:pPr>
        <w:rPr>
          <w:rtl/>
        </w:rPr>
      </w:pPr>
      <w:r>
        <w:rPr>
          <w:rtl/>
        </w:rPr>
        <w:t>סיפא ודאי מסייעא לו: מאיש פלוני - הרי זה נאמן</w:t>
      </w:r>
      <w:r w:rsidR="0057284B">
        <w:rPr>
          <w:rtl/>
        </w:rPr>
        <w:t>.</w:t>
      </w:r>
    </w:p>
    <w:p w14:paraId="698FBDCC" w14:textId="191E24E9" w:rsidR="00076B01" w:rsidRDefault="00F63065" w:rsidP="00076B01">
      <w:pPr>
        <w:rPr>
          <w:rtl/>
        </w:rPr>
      </w:pPr>
      <w:r>
        <w:rPr>
          <w:rtl/>
        </w:rPr>
        <w:t xml:space="preserve">שם - כיון דיש לו תובע מירתת </w:t>
      </w:r>
    </w:p>
    <w:p w14:paraId="4A713CCF" w14:textId="3F71AE4E" w:rsidR="006542AA" w:rsidRDefault="00000000">
      <w:pPr>
        <w:pStyle w:val="36"/>
        <w:framePr w:wrap="notBeside"/>
      </w:pPr>
      <w:r>
        <w:t>אריב"א</w:t>
      </w:r>
      <w:r w:rsidR="00F63065">
        <w:t>:</w:t>
      </w:r>
    </w:p>
    <w:p w14:paraId="7536BB25" w14:textId="26A311D8" w:rsidR="00076B01" w:rsidRDefault="00076B01" w:rsidP="00076B01">
      <w:pPr>
        <w:rPr>
          <w:rtl/>
        </w:rPr>
      </w:pPr>
      <w:r>
        <w:rPr>
          <w:rtl/>
        </w:rPr>
        <w:t>מנין</w:t>
      </w:r>
      <w:r w:rsidR="00F63065">
        <w:rPr>
          <w:rtl/>
        </w:rPr>
        <w:t xml:space="preserve"> </w:t>
      </w:r>
      <w:r>
        <w:rPr>
          <w:rtl/>
        </w:rPr>
        <w:t>לו</w:t>
      </w:r>
      <w:r w:rsidR="00F63065">
        <w:rPr>
          <w:rtl/>
        </w:rPr>
        <w:t xml:space="preserve"> ליהודה הא? </w:t>
      </w:r>
      <w:r>
        <w:rPr>
          <w:rtl/>
        </w:rPr>
        <w:t>אני</w:t>
      </w:r>
      <w:r w:rsidR="00F63065">
        <w:rPr>
          <w:rtl/>
        </w:rPr>
        <w:t xml:space="preserve"> בגידול קבעתיה, וגידול קבע בדידיה, </w:t>
      </w:r>
    </w:p>
    <w:p w14:paraId="4FB67480" w14:textId="186B84E2" w:rsidR="00B874E6" w:rsidRDefault="00F63065" w:rsidP="00076B01">
      <w:pPr>
        <w:rPr>
          <w:rtl/>
        </w:rPr>
      </w:pPr>
      <w:r>
        <w:rPr>
          <w:rtl/>
        </w:rPr>
        <w:t>וכך א"ל: נאמן ישראל לומר בכור זה נתתי לכהן במומו ישראל - פשיטא! לא צריך - בקטן והגדיל, מהו דתימא לא קים לו - קמ"ל</w:t>
      </w:r>
      <w:r w:rsidR="0057284B">
        <w:rPr>
          <w:rtl/>
        </w:rPr>
        <w:t>.</w:t>
      </w:r>
    </w:p>
    <w:p w14:paraId="25A0284B" w14:textId="60CEED6D" w:rsidR="00B874E6" w:rsidRDefault="00F63065" w:rsidP="00F63065">
      <w:pPr>
        <w:rPr>
          <w:rtl/>
        </w:rPr>
      </w:pPr>
      <w:r>
        <w:rPr>
          <w:rtl/>
        </w:rPr>
        <w:t>בסורא מתנו כלשנא בתרא, בפומבדיתא כלשנא ראשון, והלכתא: אפי' כלשנא ראשון</w:t>
      </w:r>
      <w:r w:rsidR="0057284B">
        <w:rPr>
          <w:rtl/>
        </w:rPr>
        <w:t>.</w:t>
      </w:r>
    </w:p>
    <w:p w14:paraId="26624217" w14:textId="7D776069" w:rsidR="00076B01" w:rsidRDefault="00F63065" w:rsidP="00076B01">
      <w:pPr>
        <w:rPr>
          <w:rtl/>
        </w:rPr>
      </w:pPr>
      <w:r>
        <w:rPr>
          <w:rStyle w:val="27"/>
          <w:rtl/>
        </w:rPr>
        <w:t>רפרם</w:t>
      </w:r>
      <w:r>
        <w:rPr>
          <w:rtl/>
        </w:rPr>
        <w:t xml:space="preserve"> בפומבדיתא </w:t>
      </w:r>
      <w:r w:rsidR="00076B01">
        <w:rPr>
          <w:rFonts w:hint="cs"/>
          <w:rtl/>
        </w:rPr>
        <w:t xml:space="preserve">היה לו בכור ונתנו לכהן בלא מום, הלך ועשה בו מום יום אחד חלש בעינו בא לפניו </w:t>
      </w:r>
      <w:r>
        <w:rPr>
          <w:rFonts w:hint="cs"/>
          <w:rtl/>
        </w:rPr>
        <w:t>א"ל</w:t>
      </w:r>
      <w:r w:rsidR="00076B01">
        <w:rPr>
          <w:rFonts w:hint="cs"/>
          <w:rtl/>
        </w:rPr>
        <w:t xml:space="preserve"> בכור זה נתן ללי ישראל במומו, פתח לעינו בכח וראה בשקרו </w:t>
      </w:r>
    </w:p>
    <w:p w14:paraId="228E265A" w14:textId="0DD3266B" w:rsidR="00B874E6" w:rsidRDefault="00076B01" w:rsidP="00076B01">
      <w:pPr>
        <w:rPr>
          <w:rtl/>
        </w:rPr>
      </w:pPr>
      <w:r>
        <w:rPr>
          <w:rtl/>
        </w:rPr>
        <w:tab/>
      </w:r>
      <w:r>
        <w:rPr>
          <w:rFonts w:hint="cs"/>
          <w:rtl/>
        </w:rPr>
        <w:t xml:space="preserve">א"ל לא אני נתתי לך אותו </w:t>
      </w:r>
      <w:r w:rsidR="00F63065">
        <w:rPr>
          <w:rtl/>
        </w:rPr>
        <w:t xml:space="preserve">ואפ"ה לא חש לה </w:t>
      </w:r>
      <w:r>
        <w:rPr>
          <w:rtl/>
        </w:rPr>
        <w:t>לדבר</w:t>
      </w:r>
      <w:r w:rsidR="00F63065">
        <w:rPr>
          <w:rtl/>
        </w:rPr>
        <w:t xml:space="preserve">, </w:t>
      </w:r>
      <w:r>
        <w:rPr>
          <w:rtl/>
        </w:rPr>
        <w:t>זה</w:t>
      </w:r>
      <w:r w:rsidR="00F63065">
        <w:rPr>
          <w:rtl/>
        </w:rPr>
        <w:t xml:space="preserve"> הוא דחציף - כ"ע לא חציפי</w:t>
      </w:r>
      <w:r w:rsidR="0057284B">
        <w:rPr>
          <w:rtl/>
        </w:rPr>
        <w:t>.</w:t>
      </w:r>
    </w:p>
    <w:p w14:paraId="426214CD" w14:textId="0716BBF3" w:rsidR="00076B01" w:rsidRDefault="00076B01" w:rsidP="00C83F7A">
      <w:pPr>
        <w:pStyle w:val="011"/>
        <w:rPr>
          <w:rtl/>
        </w:rPr>
      </w:pPr>
      <w:r>
        <w:rPr>
          <w:rFonts w:hint="cs"/>
          <w:rtl/>
        </w:rPr>
        <w:t xml:space="preserve">אותו </w:t>
      </w:r>
      <w:r w:rsidR="00F63065">
        <w:rPr>
          <w:rtl/>
        </w:rPr>
        <w:t xml:space="preserve">שרוע </w:t>
      </w:r>
      <w:r>
        <w:rPr>
          <w:rFonts w:hint="cs"/>
          <w:rtl/>
        </w:rPr>
        <w:t>שבא לפני</w:t>
      </w:r>
      <w:r>
        <w:rPr>
          <w:rtl/>
        </w:rPr>
        <w:t xml:space="preserve"> </w:t>
      </w:r>
      <w:r>
        <w:rPr>
          <w:rStyle w:val="27"/>
          <w:rtl/>
        </w:rPr>
        <w:t>דרב אשי</w:t>
      </w:r>
      <w:r>
        <w:rPr>
          <w:rtl/>
        </w:rPr>
        <w:t xml:space="preserve">, אמר: למה ניחוש אם כהן הוא אם ישראל הוא </w:t>
      </w:r>
      <w:r w:rsidR="00F63065">
        <w:rPr>
          <w:rtl/>
        </w:rPr>
        <w:t>הרי בכור ומומו עמו</w:t>
      </w:r>
      <w:r>
        <w:rPr>
          <w:rtl/>
        </w:rPr>
        <w:t>,</w:t>
      </w:r>
    </w:p>
    <w:p w14:paraId="47C4C89A" w14:textId="0FA35A15" w:rsidR="006542AA" w:rsidRDefault="00000000">
      <w:pPr>
        <w:pStyle w:val="36"/>
        <w:framePr w:wrap="notBeside"/>
      </w:pPr>
      <w:r>
        <w:t>רבינא לרב אשי:</w:t>
      </w:r>
    </w:p>
    <w:p w14:paraId="63508466" w14:textId="6EB72864" w:rsidR="00076B01" w:rsidRDefault="00F63065" w:rsidP="00076B01">
      <w:pPr>
        <w:rPr>
          <w:rtl/>
        </w:rPr>
      </w:pPr>
      <w:r>
        <w:rPr>
          <w:rtl/>
        </w:rPr>
        <w:t xml:space="preserve">ושמא ישראל הוא, </w:t>
      </w:r>
      <w:r>
        <w:rPr>
          <w:rStyle w:val="27"/>
          <w:rtl/>
        </w:rPr>
        <w:t>וא</w:t>
      </w:r>
      <w:r>
        <w:rPr>
          <w:rStyle w:val="27"/>
          <w:rFonts w:hint="cs"/>
          <w:rtl/>
        </w:rPr>
        <w:t>ר"י</w:t>
      </w:r>
      <w:r>
        <w:rPr>
          <w:rtl/>
        </w:rPr>
        <w:t xml:space="preserve">: אין רואין בכור ישראל אלא א"כ כהן עמו! </w:t>
      </w:r>
    </w:p>
    <w:p w14:paraId="22F42FB2" w14:textId="77777777" w:rsidR="006542AA" w:rsidRDefault="00000000">
      <w:pPr>
        <w:pStyle w:val="36"/>
        <w:framePr w:wrap="notBeside"/>
      </w:pPr>
      <w:r>
        <w:t>א"ל:</w:t>
      </w:r>
    </w:p>
    <w:p w14:paraId="0CD6960F" w14:textId="116D81C8" w:rsidR="00076B01" w:rsidRDefault="00F63065" w:rsidP="002660F4">
      <w:pPr>
        <w:rPr>
          <w:rtl/>
        </w:rPr>
      </w:pPr>
      <w:r>
        <w:rPr>
          <w:rtl/>
        </w:rPr>
        <w:t xml:space="preserve">כך עכשיו! </w:t>
      </w:r>
      <w:r>
        <w:rPr>
          <w:rStyle w:val="27"/>
          <w:rtl/>
          <w:rPrChange w:id="9222" w:author="עריכה מהאתר" w:date="2026-10-19T06:44:48Z">
            <w:rPr>
              <w:rStyle w:val="27"/>
              <w:rtl/>
            </w:rPr>
          </w:rPrChange>
        </w:rPr>
        <w:t xml:space="preserve">שם,</w:t>
      </w:r>
      <w:r>
        <w:rPr>
          <w:rtl/>
        </w:rPr>
        <w:t xml:space="preserve"> נהי דקדשים בחוץ לא אכיל - אממונ</w:t>
      </w:r>
      <w:r w:rsidR="002660F4">
        <w:rPr>
          <w:rFonts w:hint="cs"/>
          <w:rtl/>
        </w:rPr>
        <w:t>ו דכהן חשוד</w:t>
      </w:r>
      <w:r>
        <w:rPr>
          <w:rtl/>
        </w:rPr>
        <w:t xml:space="preserve">, </w:t>
      </w:r>
    </w:p>
    <w:p w14:paraId="1F47817D" w14:textId="18260E70" w:rsidR="00076B01" w:rsidRDefault="00F63065" w:rsidP="002660F4">
      <w:pPr>
        <w:rPr>
          <w:rtl/>
        </w:rPr>
      </w:pPr>
      <w:r>
        <w:rPr>
          <w:rStyle w:val="27"/>
          <w:rtl/>
          <w:rPrChange w:id="9223" w:author="עריכה מהאתר" w:date="2026-10-19T06:44:48Z">
            <w:rPr>
              <w:rStyle w:val="27"/>
              <w:rtl/>
            </w:rPr>
          </w:rPrChange>
        </w:rPr>
        <w:t xml:space="preserve">כאן,</w:t>
      </w:r>
      <w:r>
        <w:rPr>
          <w:rtl/>
        </w:rPr>
        <w:t xml:space="preserve"> </w:t>
      </w:r>
      <w:r w:rsidR="002660F4">
        <w:rPr>
          <w:rFonts w:hint="cs"/>
          <w:rtl/>
        </w:rPr>
        <w:t xml:space="preserve">הא </w:t>
      </w:r>
      <w:r>
        <w:rPr>
          <w:rtl/>
        </w:rPr>
        <w:t>ידע דמום מ</w:t>
      </w:r>
      <w:r w:rsidR="002660F4">
        <w:rPr>
          <w:rtl/>
        </w:rPr>
        <w:t>ובהק הוא,</w:t>
      </w:r>
      <w:r w:rsidR="002660F4">
        <w:rPr>
          <w:rFonts w:hint="cs"/>
          <w:rtl/>
        </w:rPr>
        <w:t xml:space="preserve"> למה הביאוהו רבנן לפניו </w:t>
      </w:r>
      <w:r>
        <w:rPr>
          <w:rtl/>
        </w:rPr>
        <w:t>משום כבודו דחכם</w:t>
      </w:r>
      <w:r w:rsidR="002660F4">
        <w:rPr>
          <w:rFonts w:hint="cs"/>
          <w:rtl/>
        </w:rPr>
        <w:t xml:space="preserve"> </w:t>
      </w:r>
      <w:r>
        <w:rPr>
          <w:rtl/>
        </w:rPr>
        <w:t xml:space="preserve">על כבודו דחכם לא עשה, איסורא עבד? </w:t>
      </w:r>
    </w:p>
    <w:p w14:paraId="153F4931" w14:textId="54EF6C5C" w:rsidR="0057284B" w:rsidRDefault="0057284B" w:rsidP="009F73ED">
      <w:pPr>
        <w:pStyle w:val="affff9"/>
        <w:rPr>
          <w:rtl/>
        </w:rPr>
      </w:pPr>
      <w:r>
        <w:rPr>
          <w:rtl/>
        </w:rPr>
        <w:t>• • •</w:t>
      </w:r>
    </w:p>
    <w:p w14:paraId="37E799CB" w14:textId="77777777" w:rsidR="006542AA" w:rsidRDefault="00000000">
      <w:pPr>
        <w:pStyle w:val="afffff5"/>
        <w:framePr w:wrap="around"/>
      </w:pPr>
      <w:r>
        <w:lastRenderedPageBreak/>
        <w:t>משנה ה</w:t>
      </w:r>
    </w:p>
    <w:p w14:paraId="6D10C7BB" w14:textId="77777777" w:rsidR="00B874E6" w:rsidRDefault="00F63065" w:rsidP="009F73ED">
      <w:pPr>
        <w:pStyle w:val="afff5"/>
        <w:spacing w:before="120"/>
        <w:rPr>
          <w:rtl/>
        </w:rPr>
      </w:pPr>
      <w:r>
        <w:rPr>
          <w:rtl/>
        </w:rPr>
        <w:t>הכל נאמנין על מומי מעשר</w:t>
      </w:r>
      <w:r w:rsidR="0057284B">
        <w:rPr>
          <w:rtl/>
        </w:rPr>
        <w:t>.</w:t>
      </w:r>
    </w:p>
    <w:p w14:paraId="37CB4EBD" w14:textId="77EE96FA" w:rsidR="0057284B" w:rsidRDefault="0057284B" w:rsidP="009F73ED">
      <w:pPr>
        <w:pStyle w:val="affff9"/>
        <w:rPr>
          <w:rtl/>
        </w:rPr>
      </w:pPr>
      <w:r>
        <w:rPr>
          <w:rtl/>
        </w:rPr>
        <w:t>• • •</w:t>
      </w:r>
    </w:p>
    <w:p w14:paraId="0D98819A" w14:textId="70C6E5B9" w:rsidR="00B874E6" w:rsidRDefault="002660F4" w:rsidP="002660F4">
      <w:pPr>
        <w:rPr>
          <w:rtl/>
        </w:rPr>
      </w:pPr>
      <w:r>
        <w:rPr>
          <w:rFonts w:hint="cs"/>
          <w:rtl/>
        </w:rPr>
        <w:t xml:space="preserve">דאם </w:t>
      </w:r>
      <w:r w:rsidR="00F63065">
        <w:rPr>
          <w:rtl/>
        </w:rPr>
        <w:t xml:space="preserve">בעי - שדי מומא </w:t>
      </w:r>
      <w:r>
        <w:rPr>
          <w:rtl/>
        </w:rPr>
        <w:t>מתחילה,</w:t>
      </w:r>
      <w:r>
        <w:rPr>
          <w:rFonts w:hint="cs"/>
          <w:rtl/>
        </w:rPr>
        <w:t xml:space="preserve"> </w:t>
      </w:r>
      <w:r w:rsidR="00F63065">
        <w:rPr>
          <w:rtl/>
        </w:rPr>
        <w:t>מי ידע הי נפיק? ו</w:t>
      </w:r>
      <w:r>
        <w:rPr>
          <w:rFonts w:hint="cs"/>
          <w:rtl/>
        </w:rPr>
        <w:t xml:space="preserve">א"ת דמפיק </w:t>
      </w:r>
      <w:r w:rsidR="00F63065">
        <w:rPr>
          <w:rtl/>
        </w:rPr>
        <w:t>בריש עשרה</w:t>
      </w:r>
      <w:r>
        <w:rPr>
          <w:rtl/>
        </w:rPr>
        <w:t xml:space="preserve"> </w:t>
      </w:r>
      <w:r>
        <w:rPr>
          <w:rFonts w:hint="cs"/>
          <w:rtl/>
        </w:rPr>
        <w:t>'</w:t>
      </w:r>
      <w:r>
        <w:rPr>
          <w:rStyle w:val="affffe"/>
          <w:rtl/>
        </w:rPr>
        <w:t>לֹא יְבַקֵּר בֵּין טוֹב לָרָע</w:t>
      </w:r>
      <w:r>
        <w:rPr>
          <w:rFonts w:hint="cs"/>
          <w:rtl/>
        </w:rPr>
        <w:t>'</w:t>
      </w:r>
      <w:r w:rsidR="00F63065">
        <w:rPr>
          <w:rtl/>
        </w:rPr>
        <w:t xml:space="preserve"> אמר </w:t>
      </w:r>
      <w:r>
        <w:rPr>
          <w:rtl/>
        </w:rPr>
        <w:t>התורה</w:t>
      </w:r>
      <w:r w:rsidR="0057284B">
        <w:rPr>
          <w:rtl/>
        </w:rPr>
        <w:t>.</w:t>
      </w:r>
    </w:p>
    <w:p w14:paraId="2EB0BBBA" w14:textId="77777777" w:rsidR="006542AA" w:rsidRDefault="00000000">
      <w:pPr>
        <w:pStyle w:val="36"/>
        <w:framePr w:wrap="notBeside"/>
      </w:pPr>
      <w:r>
        <w:t>אלא:</w:t>
      </w:r>
    </w:p>
    <w:p w14:paraId="4D1E8CAF" w14:textId="62A637BC" w:rsidR="00B874E6" w:rsidRDefault="00F63065" w:rsidP="00F63065">
      <w:pPr>
        <w:rPr>
          <w:rtl/>
        </w:rPr>
      </w:pPr>
      <w:r>
        <w:rPr>
          <w:rtl/>
        </w:rPr>
        <w:t>דאם בעי - שדי בו מומא בכולי עדרו</w:t>
      </w:r>
      <w:r w:rsidR="0057284B">
        <w:rPr>
          <w:rtl/>
        </w:rPr>
        <w:t>.</w:t>
      </w:r>
    </w:p>
    <w:p w14:paraId="280805AB" w14:textId="444CC9A3" w:rsidR="0057284B" w:rsidRDefault="0057284B" w:rsidP="009F73ED">
      <w:pPr>
        <w:pStyle w:val="affff9"/>
        <w:rPr>
          <w:rtl/>
        </w:rPr>
      </w:pPr>
      <w:r>
        <w:rPr>
          <w:rtl/>
        </w:rPr>
        <w:t>• • •</w:t>
      </w:r>
    </w:p>
    <w:p w14:paraId="56CE40C5" w14:textId="77777777" w:rsidR="006542AA" w:rsidRDefault="00000000">
      <w:pPr>
        <w:pStyle w:val="afffff5"/>
        <w:framePr w:wrap="around"/>
      </w:pPr>
      <w:r>
        <w:t>משנה ה</w:t>
      </w:r>
    </w:p>
    <w:p w14:paraId="7146C4E4" w14:textId="526C88EB" w:rsidR="002660F4" w:rsidRDefault="00F63065" w:rsidP="009F73ED">
      <w:pPr>
        <w:pStyle w:val="afff5"/>
        <w:spacing w:before="120"/>
        <w:rPr>
          <w:rtl/>
        </w:rPr>
      </w:pPr>
      <w:r>
        <w:rPr>
          <w:rtl/>
        </w:rPr>
        <w:t>בכור שנסמית עינו ושנקטעה ידו ושנשברה רגלו הר"ז</w:t>
      </w:r>
      <w:r w:rsidR="002660F4">
        <w:rPr>
          <w:rFonts w:hint="cs"/>
          <w:rtl/>
        </w:rPr>
        <w:t xml:space="preserve"> </w:t>
      </w:r>
      <w:r>
        <w:rPr>
          <w:rtl/>
        </w:rPr>
        <w:t xml:space="preserve">ישחט על פי ג' בני הכנסת, </w:t>
      </w:r>
    </w:p>
    <w:p w14:paraId="42FC46D4" w14:textId="77777777" w:rsidR="00B874E6" w:rsidRDefault="00F63065" w:rsidP="002660F4">
      <w:pPr>
        <w:pStyle w:val="afff5"/>
        <w:rPr>
          <w:rtl/>
        </w:rPr>
      </w:pPr>
      <w:r>
        <w:rPr>
          <w:rtl/>
          <w:rPrChange w:id="9264" w:author="עריכה מהאתר" w:date="2026-10-19T06:44:48Z">
            <w:rPr>
              <w:rStyle w:val="afffff3"/>
              <w:rtl/>
            </w:rPr>
          </w:rPrChange>
        </w:rPr>
        <w:t xml:space="preserve">רבי יוסי</w:t>
      </w:r>
      <w:r>
        <w:rPr>
          <w:rStyle w:val="afffff3"/>
          <w:rtl/>
          <w:rPrChange w:id="9262" w:author="עריכה מהאתר" w:date="2026-10-19T06:44:48Z">
            <w:rPr>
              <w:rStyle w:val="afffff3"/>
              <w:rtl/>
            </w:rPr>
          </w:rPrChange>
        </w:rPr>
        <w:t xml:space="preserve"> אומר</w:t>
      </w:r>
      <w:r>
        <w:rPr>
          <w:rtl/>
          <w:rPrChange w:id="9265" w:author="עריכה מהאתר" w:date="2026-10-19T06:44:48Z">
            <w:rPr>
              <w:rStyle w:val="afffff3"/>
              <w:rtl/>
            </w:rPr>
          </w:rPrChange>
        </w:rPr>
        <w:t xml:space="preserve">:</w:t>
      </w:r>
      <w:r>
        <w:rPr>
          <w:rtl/>
        </w:rPr>
        <w:t xml:space="preserve"> אפילו יש שם כ"ג - אינו נשחט אלא על פי מומחה</w:t>
      </w:r>
      <w:r w:rsidR="0057284B">
        <w:rPr>
          <w:rtl/>
        </w:rPr>
        <w:t>.</w:t>
      </w:r>
    </w:p>
    <w:p w14:paraId="63361159" w14:textId="6D2024C1" w:rsidR="0057284B" w:rsidRDefault="0057284B" w:rsidP="009F73ED">
      <w:pPr>
        <w:pStyle w:val="affff9"/>
        <w:rPr>
          <w:rtl/>
        </w:rPr>
      </w:pPr>
      <w:r>
        <w:rPr>
          <w:rtl/>
        </w:rPr>
        <w:t>• • •</w:t>
      </w:r>
    </w:p>
    <w:p w14:paraId="2C447779" w14:textId="14B246BE" w:rsidR="00B874E6" w:rsidRDefault="00F63065" w:rsidP="0035010D">
      <w:pPr>
        <w:pStyle w:val="011"/>
        <w:rPr>
          <w:rtl/>
        </w:rPr>
      </w:pPr>
      <w:r>
        <w:rPr>
          <w:rStyle w:val="27"/>
          <w:rtl/>
        </w:rPr>
        <w:t>רבי</w:t>
      </w:r>
      <w:r>
        <w:rPr>
          <w:rtl/>
        </w:rPr>
        <w:t xml:space="preserve"> שמלאי ור</w:t>
      </w:r>
      <w:r w:rsidR="002660F4">
        <w:rPr>
          <w:rFonts w:hint="cs"/>
          <w:rtl/>
        </w:rPr>
        <w:t xml:space="preserve">'י נשיאה </w:t>
      </w:r>
      <w:r w:rsidR="002660F4">
        <w:rPr>
          <w:rStyle w:val="27"/>
          <w:rFonts w:hint="cs"/>
          <w:rtl/>
        </w:rPr>
        <w:t>מדרי</w:t>
      </w:r>
      <w:r>
        <w:rPr>
          <w:rStyle w:val="27"/>
          <w:rFonts w:hint="cs"/>
          <w:rtl/>
        </w:rPr>
        <w:t>ב"ל</w:t>
      </w:r>
      <w:r w:rsidR="002660F4">
        <w:rPr>
          <w:rFonts w:hint="cs"/>
          <w:rtl/>
        </w:rPr>
        <w:t xml:space="preserve"> </w:t>
      </w:r>
      <w:r>
        <w:rPr>
          <w:rFonts w:hint="cs"/>
          <w:rtl/>
        </w:rPr>
        <w:t>אמרו</w:t>
      </w:r>
      <w:r w:rsidR="002660F4">
        <w:rPr>
          <w:rFonts w:hint="cs"/>
          <w:rtl/>
        </w:rPr>
        <w:t xml:space="preserve"> </w:t>
      </w:r>
      <w:r w:rsidR="002C3B7E">
        <w:rPr>
          <w:rFonts w:hint="cs"/>
          <w:rtl/>
        </w:rPr>
        <w:t xml:space="preserve">[או להיפך] </w:t>
      </w:r>
      <w:r>
        <w:rPr>
          <w:rtl/>
        </w:rPr>
        <w:t>אמרו: התרת בכור בחו"ל</w:t>
      </w:r>
      <w:r w:rsidR="002C3B7E">
        <w:rPr>
          <w:rFonts w:hint="cs"/>
          <w:rtl/>
        </w:rPr>
        <w:t xml:space="preserve"> </w:t>
      </w:r>
      <w:r>
        <w:rPr>
          <w:rtl/>
        </w:rPr>
        <w:t>על פי שלשה בני הכנסת</w:t>
      </w:r>
      <w:r w:rsidR="0057284B">
        <w:rPr>
          <w:rtl/>
        </w:rPr>
        <w:t>.</w:t>
      </w:r>
    </w:p>
    <w:p w14:paraId="59A82543" w14:textId="77777777" w:rsidR="006542AA" w:rsidRDefault="00000000">
      <w:pPr>
        <w:pStyle w:val="36"/>
        <w:framePr w:wrap="notBeside"/>
      </w:pPr>
      <w:r>
        <w:t>רבא:</w:t>
      </w:r>
    </w:p>
    <w:p w14:paraId="22AA600C" w14:textId="1650ADFC" w:rsidR="00B874E6" w:rsidRDefault="00F63065" w:rsidP="00F63065">
      <w:pPr>
        <w:rPr>
          <w:rtl/>
        </w:rPr>
      </w:pPr>
      <w:r>
        <w:rPr>
          <w:rtl/>
        </w:rPr>
        <w:t>ובמומין מובהקין</w:t>
      </w:r>
      <w:r w:rsidR="0057284B">
        <w:rPr>
          <w:rtl/>
        </w:rPr>
        <w:t>.</w:t>
      </w:r>
    </w:p>
    <w:p w14:paraId="7D3364A1" w14:textId="1CD026C7" w:rsidR="002660F4" w:rsidRDefault="002660F4" w:rsidP="0035010D">
      <w:pPr>
        <w:pStyle w:val="011"/>
        <w:rPr>
          <w:rtl/>
        </w:rPr>
      </w:pPr>
      <w:r>
        <w:rPr>
          <w:rFonts w:hint="cs"/>
          <w:rtl/>
        </w:rPr>
        <w:t xml:space="preserve">וקמ"ל דתנינא </w:t>
      </w:r>
      <w:r w:rsidR="00F63065">
        <w:rPr>
          <w:rtl/>
        </w:rPr>
        <w:t xml:space="preserve">בכור שנסמית עינו ושנקטעה ידו ושנשתברה רגלו </w:t>
      </w:r>
      <w:r>
        <w:rPr>
          <w:rtl/>
        </w:rPr>
        <w:t>-</w:t>
      </w:r>
      <w:r w:rsidR="00F63065">
        <w:rPr>
          <w:rtl/>
        </w:rPr>
        <w:t xml:space="preserve"> ה</w:t>
      </w:r>
      <w:r>
        <w:rPr>
          <w:rtl/>
        </w:rPr>
        <w:t>ר"ז</w:t>
      </w:r>
      <w:r>
        <w:rPr>
          <w:rFonts w:hint="cs"/>
          <w:rtl/>
        </w:rPr>
        <w:t xml:space="preserve"> </w:t>
      </w:r>
      <w:r w:rsidR="00F63065">
        <w:rPr>
          <w:rtl/>
        </w:rPr>
        <w:t xml:space="preserve">ישחט על פי ג' בני הכנסת! </w:t>
      </w:r>
    </w:p>
    <w:p w14:paraId="37A85E23" w14:textId="64924826" w:rsidR="00B874E6" w:rsidRDefault="00F63065" w:rsidP="0035010D">
      <w:pPr>
        <w:pStyle w:val="011"/>
        <w:rPr>
          <w:rtl/>
        </w:rPr>
      </w:pPr>
      <w:r>
        <w:rPr>
          <w:rtl/>
        </w:rPr>
        <w:t>אם ממתני</w:t>
      </w:r>
      <w:r w:rsidR="002660F4">
        <w:rPr>
          <w:rFonts w:hint="cs"/>
          <w:rtl/>
        </w:rPr>
        <w:t>'</w:t>
      </w:r>
      <w:r>
        <w:rPr>
          <w:rtl/>
        </w:rPr>
        <w:t xml:space="preserve">: </w:t>
      </w:r>
      <w:r w:rsidR="002660F4">
        <w:rPr>
          <w:rFonts w:hint="cs"/>
          <w:rtl/>
        </w:rPr>
        <w:t>הו</w:t>
      </w:r>
      <w:r>
        <w:rPr>
          <w:rFonts w:hint="cs"/>
          <w:rtl/>
        </w:rPr>
        <w:t>ו"א</w:t>
      </w:r>
      <w:r w:rsidR="002660F4">
        <w:rPr>
          <w:rFonts w:hint="cs"/>
          <w:rtl/>
        </w:rPr>
        <w:t xml:space="preserve"> </w:t>
      </w:r>
      <w:r>
        <w:rPr>
          <w:rtl/>
        </w:rPr>
        <w:t>בח"ל אפי' מומין שאי</w:t>
      </w:r>
      <w:r w:rsidR="002660F4">
        <w:rPr>
          <w:rtl/>
        </w:rPr>
        <w:t xml:space="preserve">ן מובהקין, </w:t>
      </w:r>
      <w:r>
        <w:rPr>
          <w:rtl/>
        </w:rPr>
        <w:t>וזה</w:t>
      </w:r>
      <w:r w:rsidR="002660F4">
        <w:rPr>
          <w:rtl/>
        </w:rPr>
        <w:t xml:space="preserve"> דקתני מובהקין </w:t>
      </w:r>
      <w:r>
        <w:rPr>
          <w:rtl/>
        </w:rPr>
        <w:t xml:space="preserve">להודיעך כחו </w:t>
      </w:r>
      <w:r>
        <w:rPr>
          <w:rStyle w:val="27"/>
          <w:rtl/>
        </w:rPr>
        <w:t>דר' יוסי</w:t>
      </w:r>
      <w:r>
        <w:rPr>
          <w:rtl/>
        </w:rPr>
        <w:t>, קמ"ל</w:t>
      </w:r>
      <w:r w:rsidR="0057284B">
        <w:rPr>
          <w:rtl/>
        </w:rPr>
        <w:t>.</w:t>
      </w:r>
    </w:p>
    <w:p w14:paraId="5130430D" w14:textId="4FD28640" w:rsidR="00B874E6" w:rsidRDefault="002660F4" w:rsidP="00F63065">
      <w:pPr>
        <w:rPr>
          <w:rtl/>
        </w:rPr>
      </w:pPr>
      <w:r>
        <w:rPr>
          <w:rFonts w:hint="cs"/>
          <w:rtl/>
          <w:rPrChange w:id="9267" w:author="עריכה מהאתר" w:date="2026-10-19T06:44:48Z">
            <w:rPr>
              <w:rFonts w:hint="cs"/>
              <w:rtl/>
            </w:rPr>
          </w:rPrChange>
        </w:rPr>
        <w:t xml:space="preserve">א</w:t>
      </w:r>
      <w:r>
        <w:rPr>
          <w:rFonts w:hint="cs"/>
          <w:rtl/>
          <w:rPrChange w:id="9268" w:author="עריכה מהאתר" w:date="2026-10-19T06:44:48Z">
            <w:rPr>
              <w:rStyle w:val="27"/>
              <w:rFonts w:hint="cs"/>
              <w:rtl/>
            </w:rPr>
          </w:rPrChange>
        </w:rPr>
        <w:t xml:space="preserve">ר"י</w:t>
      </w:r>
      <w:r>
        <w:rPr>
          <w:rFonts w:hint="cs"/>
          <w:rtl/>
        </w:rPr>
        <w:t xml:space="preserve"> </w:t>
      </w:r>
      <w:r>
        <w:rPr>
          <w:rStyle w:val="27"/>
          <w:rFonts w:hint="cs"/>
          <w:rtl/>
        </w:rPr>
        <w:t>מריב"א</w:t>
      </w:r>
      <w:r w:rsidR="00F63065">
        <w:rPr>
          <w:rtl/>
        </w:rPr>
        <w:t xml:space="preserve"> ספק </w:t>
      </w:r>
      <w:r>
        <w:rPr>
          <w:rtl/>
        </w:rPr>
        <w:t>משמו</w:t>
      </w:r>
      <w:r w:rsidR="00F63065">
        <w:rPr>
          <w:rtl/>
        </w:rPr>
        <w:t xml:space="preserve"> </w:t>
      </w:r>
      <w:r w:rsidR="00F63065">
        <w:rPr>
          <w:rStyle w:val="27"/>
          <w:rtl/>
        </w:rPr>
        <w:t>דרב</w:t>
      </w:r>
      <w:r w:rsidR="00F63065">
        <w:rPr>
          <w:rtl/>
        </w:rPr>
        <w:t xml:space="preserve"> ספק משמי' </w:t>
      </w:r>
      <w:r w:rsidR="00F63065">
        <w:rPr>
          <w:rStyle w:val="27"/>
          <w:rtl/>
        </w:rPr>
        <w:t>דשמואל</w:t>
      </w:r>
      <w:r w:rsidR="00F63065">
        <w:rPr>
          <w:rtl/>
        </w:rPr>
        <w:t>: ג' מתירין את הבכור במקום שאין מומחה</w:t>
      </w:r>
      <w:r w:rsidR="0057284B">
        <w:rPr>
          <w:rtl/>
        </w:rPr>
        <w:t>.</w:t>
      </w:r>
    </w:p>
    <w:p w14:paraId="43891780" w14:textId="77777777" w:rsidR="006542AA" w:rsidRDefault="00000000">
      <w:pPr>
        <w:pStyle w:val="36"/>
        <w:framePr w:wrap="notBeside"/>
      </w:pPr>
      <w:r>
        <w:t>ו</w:t>
      </w:r>
      <w:r w:rsidR="00F63065">
        <w:t xml:space="preserve">קמ"ל? </w:t>
      </w:r>
      <w:r>
        <w:t>ד</w:t>
      </w:r>
      <w:r w:rsidR="00F63065">
        <w:t>תנינא:</w:t>
      </w:r>
    </w:p>
    <w:p w14:paraId="7D5751CD" w14:textId="22AC9D85" w:rsidR="002660F4" w:rsidRDefault="002C3B7E" w:rsidP="002C3B7E">
      <w:pPr>
        <w:rPr>
          <w:rtl/>
        </w:rPr>
      </w:pPr>
      <w:r>
        <w:rPr>
          <w:rtl/>
        </w:rPr>
        <w:tab/>
      </w:r>
      <w:r w:rsidR="00F63065">
        <w:rPr>
          <w:rtl/>
        </w:rPr>
        <w:t>ה</w:t>
      </w:r>
      <w:r w:rsidR="002660F4">
        <w:rPr>
          <w:rtl/>
        </w:rPr>
        <w:t>ר"ז</w:t>
      </w:r>
      <w:r w:rsidR="00F63065">
        <w:rPr>
          <w:rtl/>
        </w:rPr>
        <w:t xml:space="preserve"> ישחט על פי ג' בני הכנסת! </w:t>
      </w:r>
      <w:r w:rsidR="002660F4">
        <w:rPr>
          <w:rtl/>
        </w:rPr>
        <w:t xml:space="preserve">אם </w:t>
      </w:r>
      <w:r w:rsidR="00F63065">
        <w:rPr>
          <w:rtl/>
        </w:rPr>
        <w:t>ממתניתין, ה</w:t>
      </w:r>
      <w:r w:rsidR="002660F4">
        <w:rPr>
          <w:rtl/>
        </w:rPr>
        <w:t>ו"א</w:t>
      </w:r>
      <w:r w:rsidR="00F63065">
        <w:rPr>
          <w:rtl/>
        </w:rPr>
        <w:t xml:space="preserve">: במקום מומחה, </w:t>
      </w:r>
    </w:p>
    <w:p w14:paraId="19EA308B" w14:textId="77777777" w:rsidR="006542AA" w:rsidRDefault="00000000">
      <w:pPr>
        <w:pStyle w:val="36"/>
        <w:framePr w:wrap="notBeside"/>
      </w:pPr>
      <w:r>
        <w:tab/>
      </w:r>
      <w:r>
        <w:tab/>
      </w:r>
      <w:r>
        <w:tab/>
      </w:r>
      <w:r w:rsidR="00F63065">
        <w:t>קמ"ל:</w:t>
      </w:r>
    </w:p>
    <w:p w14:paraId="4854FCC4" w14:textId="5323B44F" w:rsidR="00B874E6" w:rsidRDefault="00F63065" w:rsidP="002660F4">
      <w:pPr>
        <w:rPr>
          <w:rtl/>
        </w:rPr>
      </w:pPr>
      <w:r>
        <w:rPr>
          <w:rtl/>
        </w:rPr>
        <w:t>במקום שאין מומחה - אין, במקום שיש מומחה - לא</w:t>
      </w:r>
      <w:r w:rsidR="0057284B">
        <w:rPr>
          <w:rtl/>
        </w:rPr>
        <w:t>.</w:t>
      </w:r>
    </w:p>
    <w:p w14:paraId="7F71D4D9" w14:textId="1BC90EFF" w:rsidR="002C3B7E" w:rsidRDefault="002660F4" w:rsidP="002660F4">
      <w:pPr>
        <w:rPr>
          <w:rtl/>
        </w:rPr>
      </w:pPr>
      <w:r>
        <w:rPr>
          <w:rStyle w:val="27"/>
          <w:rFonts w:hint="cs"/>
          <w:rtl/>
        </w:rPr>
        <w:t>ארחב"ע</w:t>
      </w:r>
      <w:r w:rsidR="00F63065">
        <w:rPr>
          <w:rtl/>
        </w:rPr>
        <w:t xml:space="preserve">: ג' מתירין את הבכור במקום שאין מומחה, </w:t>
      </w:r>
      <w:r>
        <w:rPr>
          <w:rFonts w:hint="cs"/>
          <w:rtl/>
        </w:rPr>
        <w:t xml:space="preserve">[לאפוקי </w:t>
      </w:r>
      <w:r>
        <w:rPr>
          <w:rStyle w:val="27"/>
          <w:rFonts w:hint="cs"/>
          <w:rtl/>
          <w:rPrChange w:id="9273" w:author="עריכה מהאתר" w:date="2026-10-19T06:44:48Z">
            <w:rPr>
              <w:rStyle w:val="27"/>
              <w:rFonts w:hint="cs"/>
              <w:rtl/>
            </w:rPr>
          </w:rPrChange>
        </w:rPr>
        <w:t xml:space="preserve">מדרבי יוסי</w:t>
      </w:r>
      <w:r>
        <w:rPr>
          <w:rFonts w:hint="cs"/>
          <w:rtl/>
        </w:rPr>
        <w:t xml:space="preserve">] </w:t>
      </w:r>
    </w:p>
    <w:p w14:paraId="4CFF8D61" w14:textId="6AD5434A" w:rsidR="002C3B7E" w:rsidRDefault="00F63065" w:rsidP="002660F4">
      <w:pPr>
        <w:rPr>
          <w:rtl/>
        </w:rPr>
      </w:pPr>
      <w:r>
        <w:rPr>
          <w:rtl/>
        </w:rPr>
        <w:t xml:space="preserve">ג' מתירין את הנדר במקום שאין חכם, </w:t>
      </w:r>
      <w:r w:rsidR="002C3B7E">
        <w:rPr>
          <w:rFonts w:hint="cs"/>
          <w:rtl/>
        </w:rPr>
        <w:t xml:space="preserve">לאפוקי מדר'י דבעי' דחד </w:t>
      </w:r>
      <w:r>
        <w:rPr>
          <w:rFonts w:hint="cs"/>
          <w:rtl/>
        </w:rPr>
        <w:t>מהיינו</w:t>
      </w:r>
      <w:r w:rsidR="002C3B7E">
        <w:rPr>
          <w:rFonts w:hint="cs"/>
          <w:rtl/>
        </w:rPr>
        <w:t xml:space="preserve"> חכם [</w:t>
      </w:r>
      <w:r w:rsidR="002C3B7E">
        <w:rPr>
          <w:rStyle w:val="27"/>
          <w:rFonts w:hint="cs"/>
          <w:rtl/>
        </w:rPr>
        <w:t>א</w:t>
      </w:r>
      <w:r>
        <w:rPr>
          <w:rStyle w:val="27"/>
          <w:rFonts w:hint="cs"/>
          <w:rtl/>
        </w:rPr>
        <w:t>ר"נ</w:t>
      </w:r>
      <w:r w:rsidR="002C3B7E">
        <w:rPr>
          <w:rFonts w:hint="cs"/>
          <w:rtl/>
        </w:rPr>
        <w:t xml:space="preserve"> כגון </w:t>
      </w:r>
      <w:r>
        <w:rPr>
          <w:rFonts w:hint="cs"/>
          <w:rtl/>
        </w:rPr>
        <w:t>אני</w:t>
      </w:r>
      <w:r w:rsidR="002C3B7E">
        <w:rPr>
          <w:rFonts w:hint="cs"/>
          <w:rtl/>
        </w:rPr>
        <w:t>]</w:t>
      </w:r>
    </w:p>
    <w:p w14:paraId="02DFA885" w14:textId="77777777" w:rsidR="002660F4" w:rsidRDefault="002660F4" w:rsidP="002660F4">
      <w:pPr>
        <w:pStyle w:val="afff0"/>
        <w:framePr w:wrap="around"/>
        <w:rPr>
          <w:rtl/>
        </w:rPr>
      </w:pPr>
      <w:r>
        <w:rPr>
          <w:rFonts w:hint="cs"/>
          <w:rtl/>
        </w:rPr>
        <w:t>לז.</w:t>
      </w:r>
    </w:p>
    <w:p w14:paraId="5950A778" w14:textId="77777777" w:rsidR="00B874E6" w:rsidRDefault="002C3B7E" w:rsidP="002660F4">
      <w:pPr>
        <w:rPr>
          <w:rtl/>
        </w:rPr>
      </w:pPr>
      <w:r>
        <w:rPr>
          <w:rFonts w:hint="cs"/>
          <w:rtl/>
        </w:rPr>
        <w:t xml:space="preserve">[אבל השאר דמסתבר לה וסבר] </w:t>
      </w:r>
    </w:p>
    <w:p w14:paraId="4E7300A7" w14:textId="5005083F" w:rsidR="00B874E6" w:rsidRDefault="0057284B" w:rsidP="002C3B7E">
      <w:pPr>
        <w:pStyle w:val="afffd"/>
        <w:rPr>
          <w:rtl/>
        </w:rPr>
      </w:pPr>
      <w:r>
        <w:rPr>
          <w:rtl/>
        </w:rPr>
        <w:t xml:space="preserve">  </w:t>
      </w:r>
      <w:r w:rsidR="00F63065">
        <w:rPr>
          <w:rStyle w:val="afffff0"/>
        </w:rPr>
        <w:t xml:space="preserve">א. </w:t>
      </w:r>
      <w:r w:rsidR="00F63065">
        <w:rPr>
          <w:rtl/>
        </w:rPr>
        <w:t>רבי יוסי אומר אפילו יש שם כ"ג כו'</w:t>
      </w:r>
      <w:r>
        <w:rPr>
          <w:rtl/>
        </w:rPr>
        <w:t>.</w:t>
      </w:r>
    </w:p>
    <w:p w14:paraId="2CECE694" w14:textId="379B54B3" w:rsidR="006542AA" w:rsidRDefault="00000000">
      <w:pPr>
        <w:pStyle w:val="36"/>
        <w:framePr w:wrap="notBeside"/>
      </w:pPr>
      <w:r>
        <w:t>ר"ח</w:t>
      </w:r>
      <w:r w:rsidR="00F63065">
        <w:t xml:space="preserve"> </w:t>
      </w:r>
      <w:r>
        <w:t>מ</w:t>
      </w:r>
      <w:r w:rsidR="00F63065">
        <w:t>רב:</w:t>
      </w:r>
    </w:p>
    <w:p w14:paraId="1756826D" w14:textId="5D0D1750" w:rsidR="00B874E6" w:rsidRDefault="00F63065" w:rsidP="00F63065">
      <w:pPr>
        <w:rPr>
          <w:rtl/>
        </w:rPr>
      </w:pPr>
      <w:r>
        <w:rPr>
          <w:rtl/>
        </w:rPr>
        <w:t xml:space="preserve">אין הלכה </w:t>
      </w:r>
      <w:r>
        <w:rPr>
          <w:rStyle w:val="27"/>
          <w:rtl/>
        </w:rPr>
        <w:t>כרבי יוסי</w:t>
      </w:r>
      <w:r w:rsidR="0057284B">
        <w:rPr>
          <w:rtl/>
        </w:rPr>
        <w:t>.</w:t>
      </w:r>
    </w:p>
    <w:p w14:paraId="6CD64E16" w14:textId="77777777" w:rsidR="00B874E6" w:rsidRDefault="00F63065" w:rsidP="00F63065">
      <w:pPr>
        <w:rPr>
          <w:rtl/>
        </w:rPr>
      </w:pPr>
      <w:r>
        <w:rPr>
          <w:rtl/>
        </w:rPr>
        <w:t>פשיטא! יחיד ורבים הלכה כרבים! מהו דתימא: נמוקו עמו, קמ"ל</w:t>
      </w:r>
      <w:r w:rsidR="0057284B">
        <w:rPr>
          <w:rtl/>
        </w:rPr>
        <w:t>.</w:t>
      </w:r>
    </w:p>
    <w:p w14:paraId="747E8E8F" w14:textId="3FEFCACB" w:rsidR="002C3B7E" w:rsidRDefault="00F63065" w:rsidP="002C3B7E">
      <w:pPr>
        <w:rPr>
          <w:rtl/>
        </w:rPr>
      </w:pPr>
      <w:r>
        <w:rPr>
          <w:rtl/>
        </w:rPr>
        <w:lastRenderedPageBreak/>
        <w:t xml:space="preserve">תפשוט מהא דהך ראשונה משמו </w:t>
      </w:r>
      <w:r>
        <w:rPr>
          <w:rStyle w:val="27"/>
          <w:rtl/>
        </w:rPr>
        <w:t>דשמואל</w:t>
      </w:r>
      <w:r>
        <w:rPr>
          <w:rtl/>
        </w:rPr>
        <w:t xml:space="preserve"> איתמר, דאם מדרב </w:t>
      </w:r>
    </w:p>
    <w:p w14:paraId="36300BCC" w14:textId="6D43A51C" w:rsidR="00B874E6" w:rsidRDefault="00F63065" w:rsidP="002C3B7E">
      <w:pPr>
        <w:rPr>
          <w:rtl/>
        </w:rPr>
      </w:pPr>
      <w:r>
        <w:rPr>
          <w:rtl/>
        </w:rPr>
        <w:t>- תרתי למה לי? אחת מכלל דחבירתה איתמר</w:t>
      </w:r>
      <w:r w:rsidR="0057284B">
        <w:rPr>
          <w:rtl/>
        </w:rPr>
        <w:t>.</w:t>
      </w:r>
    </w:p>
    <w:p w14:paraId="6C4150B9" w14:textId="52833954" w:rsidR="0057284B" w:rsidRDefault="0057284B" w:rsidP="009F73ED">
      <w:pPr>
        <w:pStyle w:val="affff9"/>
        <w:rPr>
          <w:rtl/>
        </w:rPr>
      </w:pPr>
      <w:r>
        <w:rPr>
          <w:rtl/>
        </w:rPr>
        <w:t>• • •</w:t>
      </w:r>
    </w:p>
    <w:p w14:paraId="20C2AB37" w14:textId="77777777" w:rsidR="006542AA" w:rsidRDefault="00000000">
      <w:pPr>
        <w:pStyle w:val="afffff5"/>
        <w:framePr w:wrap="around"/>
      </w:pPr>
      <w:r>
        <w:t>משנה ו</w:t>
      </w:r>
    </w:p>
    <w:p w14:paraId="16F58361" w14:textId="77777777" w:rsidR="002C3B7E" w:rsidRDefault="00F63065" w:rsidP="009F73ED">
      <w:pPr>
        <w:pStyle w:val="afff5"/>
        <w:spacing w:before="120"/>
        <w:rPr>
          <w:rtl/>
        </w:rPr>
      </w:pPr>
      <w:r>
        <w:rPr>
          <w:rtl/>
        </w:rPr>
        <w:t xml:space="preserve">השוחט את הבכור ונודע שלא הראהו - מה שאכלו אכלו ויחזיר להם הדמים, </w:t>
      </w:r>
    </w:p>
    <w:p w14:paraId="63BDF0EF" w14:textId="77777777" w:rsidR="002C3B7E" w:rsidRDefault="00F63065" w:rsidP="002C3B7E">
      <w:pPr>
        <w:pStyle w:val="afff5"/>
        <w:rPr>
          <w:rtl/>
        </w:rPr>
      </w:pPr>
      <w:r>
        <w:rPr>
          <w:rtl/>
        </w:rPr>
        <w:t xml:space="preserve">ומה שלא אכלו הבשר יקבר, ויחזיר את הדמים, </w:t>
      </w:r>
    </w:p>
    <w:p w14:paraId="08D0F2B8" w14:textId="77777777" w:rsidR="002C3B7E" w:rsidRDefault="00F63065" w:rsidP="002C3B7E">
      <w:pPr>
        <w:pStyle w:val="afff5"/>
        <w:rPr>
          <w:rtl/>
        </w:rPr>
      </w:pPr>
      <w:r>
        <w:rPr>
          <w:rtl/>
        </w:rPr>
        <w:t xml:space="preserve">וכן השוחט את הפרה ומכרה, ונודע שהיא טרפה - מה שאכלו אכלו, </w:t>
      </w:r>
    </w:p>
    <w:p w14:paraId="52FC33EA" w14:textId="77777777" w:rsidR="00B874E6" w:rsidRDefault="00F63065" w:rsidP="002C3B7E">
      <w:pPr>
        <w:pStyle w:val="afff5"/>
        <w:rPr>
          <w:rtl/>
        </w:rPr>
      </w:pPr>
      <w:r>
        <w:rPr>
          <w:rtl/>
        </w:rPr>
        <w:t>ומה שלא אכלו - הם יחזירו לו את הבשר, והוא יחזיר להם את הדמים</w:t>
      </w:r>
      <w:r w:rsidR="0057284B">
        <w:rPr>
          <w:rtl/>
        </w:rPr>
        <w:t>.</w:t>
      </w:r>
    </w:p>
    <w:p w14:paraId="30608541" w14:textId="5BCBAE5E" w:rsidR="00B874E6" w:rsidRDefault="00F63065" w:rsidP="002C3B7E">
      <w:pPr>
        <w:pStyle w:val="afff5"/>
        <w:rPr>
          <w:rtl/>
        </w:rPr>
      </w:pPr>
      <w:r>
        <w:rPr>
          <w:rtl/>
        </w:rPr>
        <w:t>מכרוהו לנכרי או הטילוהו לכלבים - ישלמו דמי טרפה</w:t>
      </w:r>
      <w:r w:rsidR="0057284B">
        <w:rPr>
          <w:rtl/>
        </w:rPr>
        <w:t>.</w:t>
      </w:r>
    </w:p>
    <w:p w14:paraId="01E4E203" w14:textId="388684B2" w:rsidR="0057284B" w:rsidRDefault="0057284B" w:rsidP="009F73ED">
      <w:pPr>
        <w:pStyle w:val="affff9"/>
        <w:rPr>
          <w:rtl/>
        </w:rPr>
      </w:pPr>
      <w:r>
        <w:rPr>
          <w:rtl/>
        </w:rPr>
        <w:t>• • •</w:t>
      </w:r>
    </w:p>
    <w:p w14:paraId="44BF46EF" w14:textId="77777777" w:rsidR="006542AA" w:rsidRDefault="00000000">
      <w:pPr>
        <w:pStyle w:val="36"/>
        <w:framePr w:wrap="notBeside"/>
      </w:pPr>
      <w:r>
        <w:t>ת"ר:</w:t>
      </w:r>
    </w:p>
    <w:p w14:paraId="7911215B" w14:textId="1B9D64DA" w:rsidR="002C3B7E" w:rsidRDefault="002C3B7E" w:rsidP="00F63065">
      <w:pPr>
        <w:rPr>
          <w:rtl/>
        </w:rPr>
      </w:pPr>
      <w:r>
        <w:rPr>
          <w:rtl/>
        </w:rPr>
        <w:t>המוכר בשר לחבירו</w:t>
      </w:r>
      <w:r w:rsidR="004037E3">
        <w:rPr>
          <w:rtl/>
        </w:rPr>
        <w:t xml:space="preserve"> ונמצא בשר בכור, פירות </w:t>
      </w:r>
      <w:r w:rsidR="00F63065">
        <w:rPr>
          <w:rtl/>
        </w:rPr>
        <w:t>ו</w:t>
      </w:r>
      <w:r w:rsidR="004037E3">
        <w:rPr>
          <w:rtl/>
        </w:rPr>
        <w:t xml:space="preserve">נמצא טבלים, יין ונמצא יין נסך </w:t>
      </w:r>
      <w:r w:rsidR="00F63065">
        <w:rPr>
          <w:rtl/>
        </w:rPr>
        <w:t xml:space="preserve">מה שאכלו אכלו ויחזיר להם את הדמים, </w:t>
      </w:r>
    </w:p>
    <w:p w14:paraId="21398B6F" w14:textId="3321DD86" w:rsidR="006542AA" w:rsidRDefault="00000000">
      <w:pPr>
        <w:pStyle w:val="36"/>
        <w:framePr w:wrap="notBeside"/>
      </w:pPr>
      <w:r>
        <w:t>רשב"א</w:t>
      </w:r>
      <w:r w:rsidR="004037E3">
        <w:t>:</w:t>
      </w:r>
    </w:p>
    <w:p w14:paraId="37A6E00A" w14:textId="353C25C3" w:rsidR="002C3B7E" w:rsidRDefault="004037E3" w:rsidP="0035010D">
      <w:pPr>
        <w:pStyle w:val="011"/>
        <w:rPr>
          <w:rtl/>
        </w:rPr>
      </w:pPr>
      <w:r>
        <w:rPr>
          <w:rtl/>
        </w:rPr>
        <w:t xml:space="preserve">דברים שהנפש קצה בהן </w:t>
      </w:r>
      <w:r w:rsidR="00F63065">
        <w:rPr>
          <w:rtl/>
        </w:rPr>
        <w:t>יחזיר לה</w:t>
      </w:r>
      <w:r>
        <w:rPr>
          <w:rtl/>
        </w:rPr>
        <w:t>ן את הדמים, ושאין הנפש קצה בהם</w:t>
      </w:r>
      <w:r w:rsidR="00F63065">
        <w:rPr>
          <w:rtl/>
        </w:rPr>
        <w:t xml:space="preserve"> ינכה להם את הדמים, </w:t>
      </w:r>
    </w:p>
    <w:p w14:paraId="17EDBAC0" w14:textId="77777777" w:rsidR="004037E3" w:rsidRDefault="00F63065" w:rsidP="002C3B7E">
      <w:pPr>
        <w:rPr>
          <w:rtl/>
        </w:rPr>
      </w:pPr>
      <w:r>
        <w:rPr>
          <w:rtl/>
        </w:rPr>
        <w:t xml:space="preserve">ואלו הן דברים שהנפש קצה בהן: נבילות וטריפות שקצים ורמשים, </w:t>
      </w:r>
    </w:p>
    <w:p w14:paraId="1622066F" w14:textId="77777777" w:rsidR="00B874E6" w:rsidRDefault="00F63065" w:rsidP="002C3B7E">
      <w:pPr>
        <w:rPr>
          <w:rtl/>
        </w:rPr>
      </w:pPr>
      <w:r>
        <w:rPr>
          <w:rtl/>
        </w:rPr>
        <w:t>ואלו הן דברים שאין הנפש קצה בהן: בכורות טבלים ויין נסך</w:t>
      </w:r>
      <w:r w:rsidR="0057284B">
        <w:rPr>
          <w:rtl/>
        </w:rPr>
        <w:t>.</w:t>
      </w:r>
    </w:p>
    <w:p w14:paraId="325D8A05" w14:textId="11FE28FD" w:rsidR="00B874E6" w:rsidRDefault="00F63065" w:rsidP="004037E3">
      <w:pPr>
        <w:rPr>
          <w:rtl/>
        </w:rPr>
      </w:pPr>
      <w:r>
        <w:rPr>
          <w:rtl/>
        </w:rPr>
        <w:t xml:space="preserve">בכור </w:t>
      </w:r>
      <w:r w:rsidR="004037E3">
        <w:rPr>
          <w:rFonts w:hint="cs"/>
          <w:rtl/>
        </w:rPr>
        <w:t xml:space="preserve">מיירי דזבין </w:t>
      </w:r>
      <w:r>
        <w:rPr>
          <w:rFonts w:hint="cs"/>
          <w:rtl/>
        </w:rPr>
        <w:t>לו</w:t>
      </w:r>
      <w:r w:rsidR="004037E3">
        <w:rPr>
          <w:rFonts w:hint="cs"/>
          <w:rtl/>
        </w:rPr>
        <w:t xml:space="preserve"> ממקום מומא </w:t>
      </w:r>
      <w:r>
        <w:rPr>
          <w:rtl/>
        </w:rPr>
        <w:t xml:space="preserve">דא"ל אם לא דאכלת היה מחזינא לו ושרי לו </w:t>
      </w:r>
      <w:r>
        <w:rPr>
          <w:rStyle w:val="27"/>
          <w:rtl/>
        </w:rPr>
        <w:t>כר"י</w:t>
      </w:r>
      <w:r w:rsidR="0057284B">
        <w:rPr>
          <w:rtl/>
        </w:rPr>
        <w:t>.</w:t>
      </w:r>
    </w:p>
    <w:p w14:paraId="4984B669" w14:textId="5E771BF2" w:rsidR="004037E3" w:rsidRDefault="00F63065" w:rsidP="004037E3">
      <w:pPr>
        <w:rPr>
          <w:rtl/>
        </w:rPr>
      </w:pPr>
      <w:r>
        <w:rPr>
          <w:rtl/>
        </w:rPr>
        <w:t>טבלים - ה</w:t>
      </w:r>
      <w:r w:rsidR="004037E3">
        <w:rPr>
          <w:rFonts w:hint="cs"/>
          <w:rtl/>
        </w:rPr>
        <w:t>ייתי מתקן אותם ואוכלם</w:t>
      </w:r>
      <w:r>
        <w:rPr>
          <w:rtl/>
        </w:rPr>
        <w:t xml:space="preserve">, </w:t>
      </w:r>
    </w:p>
    <w:p w14:paraId="0356B6C3" w14:textId="77777777" w:rsidR="004037E3" w:rsidRDefault="00F63065" w:rsidP="00F63065">
      <w:pPr>
        <w:rPr>
          <w:rtl/>
        </w:rPr>
      </w:pPr>
      <w:r>
        <w:rPr>
          <w:rtl/>
        </w:rPr>
        <w:t xml:space="preserve">יין נסך - על ידי תערובת </w:t>
      </w:r>
      <w:r>
        <w:rPr>
          <w:rStyle w:val="27"/>
          <w:rtl/>
        </w:rPr>
        <w:t>וכרשב"ג</w:t>
      </w:r>
      <w:r>
        <w:rPr>
          <w:rtl/>
        </w:rPr>
        <w:t xml:space="preserve">, </w:t>
      </w:r>
      <w:r>
        <w:rPr>
          <w:rStyle w:val="27"/>
          <w:rtl/>
          <w:rPrChange w:id="9274" w:author="עריכה מהאתר" w:date="2026-10-19T06:44:48Z">
            <w:rPr>
              <w:rStyle w:val="27"/>
              <w:rtl/>
            </w:rPr>
          </w:rPrChange>
        </w:rPr>
        <w:t xml:space="preserve">דתנן:</w:t>
      </w:r>
      <w:r>
        <w:rPr>
          <w:rtl/>
        </w:rPr>
        <w:t xml:space="preserve"> יין נסך שנפל לבור - כולו אסור בהנאה, </w:t>
      </w:r>
    </w:p>
    <w:p w14:paraId="30ADF76F" w14:textId="1A77E8EF" w:rsidR="00B874E6" w:rsidRDefault="004037E3" w:rsidP="004037E3">
      <w:pPr>
        <w:rPr>
          <w:rtl/>
        </w:rPr>
      </w:pPr>
      <w:r>
        <w:rPr>
          <w:rtl/>
        </w:rPr>
        <w:tab/>
      </w:r>
      <w:r>
        <w:rPr>
          <w:rtl/>
        </w:rPr>
        <w:tab/>
      </w:r>
      <w:r>
        <w:rPr>
          <w:rStyle w:val="27"/>
          <w:rFonts w:hint="cs"/>
          <w:rtl/>
        </w:rPr>
        <w:t>רשב"ג</w:t>
      </w:r>
      <w:r>
        <w:rPr>
          <w:rFonts w:hint="cs"/>
          <w:rtl/>
        </w:rPr>
        <w:t xml:space="preserve"> </w:t>
      </w:r>
      <w:r w:rsidR="00F63065">
        <w:rPr>
          <w:rtl/>
        </w:rPr>
        <w:t>אומר ימכר כולו לעובדי כוכבים חוץ מדמי יי"נ שבו</w:t>
      </w:r>
      <w:r w:rsidR="0057284B">
        <w:rPr>
          <w:rtl/>
        </w:rPr>
        <w:t>.</w:t>
      </w:r>
    </w:p>
    <w:p w14:paraId="1CFA37B1" w14:textId="77777777" w:rsidR="0057380B" w:rsidRDefault="00F63065" w:rsidP="009F73ED">
      <w:pPr>
        <w:pStyle w:val="afffff7"/>
        <w:rPr>
          <w:rtl/>
        </w:rPr>
      </w:pPr>
      <w:r>
        <w:rPr>
          <w:rtl/>
        </w:rPr>
        <w:t>הדרן עלך כל פסולי המוקדשין</w:t>
      </w:r>
    </w:p>
    <w:p w14:paraId="4F46C416" w14:textId="7908AF36" w:rsidR="00F63065" w:rsidRDefault="0057284B" w:rsidP="00F63065">
      <w:pPr>
        <w:rPr>
          <w:rtl/>
        </w:rPr>
        <w:sectPr w:rsidR="00F63065" w:rsidSect="00F63065">
          <w:pgSz w:w="6804" w:h="9072" w:code="8"/>
          <w:pgMar w:top="567" w:right="567" w:bottom="284" w:left="567" w:header="284" w:footer="284" w:gutter="0"/>
          <w:pgNumType w:start="1"/>
          <w:cols w:space="284"/>
          <w:bidi/>
          <w:rtlGutter/>
          <w:docGrid w:linePitch="360"/>
        </w:sectPr>
      </w:pPr>
      <w:r>
        <w:rPr>
          <w:rtl/>
        </w:rPr>
        <w:lastRenderedPageBreak/>
        <w:t xml:space="preserve">  </w:t>
      </w:r>
    </w:p>
    <w:p w14:paraId="14DBB33C" w14:textId="77777777" w:rsidR="006542AA" w:rsidRDefault="00000000">
      <w:pPr>
        <w:pStyle w:val="afffff6"/>
      </w:pPr>
      <w:r>
        <w:rPr>
          <w:rFonts w:hint="cs"/>
          <w:rtl/>
        </w:rPr>
        <w:lastRenderedPageBreak/>
        <w:t>פרק שישי - על אלו מומין</w:t>
      </w:r>
    </w:p>
    <w:p w14:paraId="4B77CC6E" w14:textId="77777777" w:rsidR="006542AA" w:rsidRDefault="00000000">
      <w:pPr>
        <w:pStyle w:val="afffff5"/>
        <w:framePr w:wrap="around"/>
      </w:pPr>
      <w:r>
        <w:t>משנה א</w:t>
      </w:r>
    </w:p>
    <w:p w14:paraId="4DEA6450" w14:textId="77777777" w:rsidR="00B874E6" w:rsidRDefault="00F63065" w:rsidP="009F73ED">
      <w:pPr>
        <w:pStyle w:val="afff5"/>
        <w:spacing w:before="120"/>
        <w:rPr>
          <w:rtl/>
        </w:rPr>
      </w:pPr>
      <w:r>
        <w:rPr>
          <w:rtl/>
        </w:rPr>
        <w:t>/מתני'/</w:t>
      </w:r>
      <w:r w:rsidR="0057284B">
        <w:rPr>
          <w:rtl/>
        </w:rPr>
        <w:t>.</w:t>
      </w:r>
    </w:p>
    <w:p w14:paraId="34172E6D" w14:textId="77777777" w:rsidR="00031FCC" w:rsidRDefault="00F63065" w:rsidP="00A3427E">
      <w:pPr>
        <w:pStyle w:val="afff5"/>
        <w:rPr>
          <w:rtl/>
        </w:rPr>
      </w:pPr>
      <w:r>
        <w:rPr>
          <w:rtl/>
        </w:rPr>
        <w:t xml:space="preserve">על אלו מומין שוחטין את הבכור: </w:t>
      </w:r>
    </w:p>
    <w:p w14:paraId="785CCB82" w14:textId="77777777" w:rsidR="00B874E6" w:rsidRDefault="00F63065" w:rsidP="004037E3">
      <w:pPr>
        <w:pStyle w:val="afff5"/>
        <w:rPr>
          <w:rtl/>
        </w:rPr>
      </w:pPr>
      <w:r>
        <w:rPr>
          <w:rtl/>
        </w:rPr>
        <w:t>נפגמה אזנו מן החסחוס, אבל לא העור</w:t>
      </w:r>
      <w:r w:rsidR="0057284B">
        <w:rPr>
          <w:rtl/>
        </w:rPr>
        <w:t>.</w:t>
      </w:r>
    </w:p>
    <w:p w14:paraId="1AF8381C" w14:textId="77777777" w:rsidR="00B874E6" w:rsidRDefault="00F63065" w:rsidP="004037E3">
      <w:pPr>
        <w:pStyle w:val="afff5"/>
        <w:rPr>
          <w:rtl/>
        </w:rPr>
      </w:pPr>
      <w:r>
        <w:rPr>
          <w:rtl/>
        </w:rPr>
        <w:t>נסדקה, אעפ"י שלא חסרה</w:t>
      </w:r>
      <w:r w:rsidR="0057284B">
        <w:rPr>
          <w:rtl/>
        </w:rPr>
        <w:t>.</w:t>
      </w:r>
    </w:p>
    <w:p w14:paraId="3F8D43A4" w14:textId="77777777" w:rsidR="00B874E6" w:rsidRDefault="00F63065" w:rsidP="004037E3">
      <w:pPr>
        <w:pStyle w:val="afff5"/>
        <w:rPr>
          <w:rtl/>
        </w:rPr>
      </w:pPr>
      <w:r>
        <w:rPr>
          <w:rtl/>
        </w:rPr>
        <w:t>ניקבה מלא כרשינה, או שיבשה</w:t>
      </w:r>
      <w:r w:rsidR="0057284B">
        <w:rPr>
          <w:rtl/>
        </w:rPr>
        <w:t>.</w:t>
      </w:r>
    </w:p>
    <w:p w14:paraId="2968D0A2" w14:textId="77777777" w:rsidR="0019058D" w:rsidRDefault="00F63065" w:rsidP="004037E3">
      <w:pPr>
        <w:pStyle w:val="afff5"/>
        <w:rPr>
          <w:rtl/>
        </w:rPr>
      </w:pPr>
      <w:r>
        <w:rPr>
          <w:rtl/>
        </w:rPr>
        <w:t xml:space="preserve">איזהו יבשה כל שתנקב ואינה מוציאה טיפת דם, </w:t>
      </w:r>
    </w:p>
    <w:p w14:paraId="35189977" w14:textId="77777777" w:rsidR="00B874E6" w:rsidRDefault="00F63065" w:rsidP="004037E3">
      <w:pPr>
        <w:pStyle w:val="afff5"/>
        <w:rPr>
          <w:rtl/>
        </w:rPr>
      </w:pPr>
      <w:r w:rsidRPr="009F73ED">
        <w:rPr>
          <w:rStyle w:val="afffff3"/>
          <w:rtl/>
        </w:rPr>
        <w:t>ר' יוסי</w:t>
      </w:r>
      <w:r>
        <w:rPr>
          <w:rtl/>
        </w:rPr>
        <w:t xml:space="preserve"> בן המשולם אומר: יבשה שתהא נפרכת</w:t>
      </w:r>
      <w:r w:rsidR="0057284B">
        <w:rPr>
          <w:rtl/>
        </w:rPr>
        <w:t>.</w:t>
      </w:r>
    </w:p>
    <w:p w14:paraId="0BC43011" w14:textId="3CCAE7FB" w:rsidR="0057284B" w:rsidRDefault="0057284B" w:rsidP="009F73ED">
      <w:pPr>
        <w:pStyle w:val="affff9"/>
        <w:rPr>
          <w:rtl/>
        </w:rPr>
      </w:pPr>
      <w:r>
        <w:rPr>
          <w:rtl/>
        </w:rPr>
        <w:t>• • •</w:t>
      </w:r>
    </w:p>
    <w:p w14:paraId="0074BABF" w14:textId="5FCDAF48" w:rsidR="0019058D" w:rsidRDefault="00F63065" w:rsidP="00F63065">
      <w:pPr>
        <w:rPr>
          <w:rtl/>
        </w:rPr>
      </w:pPr>
      <w:r>
        <w:rPr>
          <w:rtl/>
        </w:rPr>
        <w:t>למה? פסח ועור כתיב! כתיב גם כי יהיה בו מום,</w:t>
      </w:r>
    </w:p>
    <w:p w14:paraId="192CD834" w14:textId="1C6CBB1E" w:rsidR="00031FCC" w:rsidRDefault="00F63065" w:rsidP="00F63065">
      <w:pPr>
        <w:rPr>
          <w:rtl/>
        </w:rPr>
      </w:pPr>
      <w:r>
        <w:rPr>
          <w:rtl/>
        </w:rPr>
        <w:t xml:space="preserve">ואימא,כי יהיה בו מום - כלל, פסח או עור - פרט, כלל ופרט - אין בכלל אלא מה שבפרט, פסח ועור - אין, כלום אחרינא - לא </w:t>
      </w:r>
    </w:p>
    <w:p w14:paraId="686EF9D0" w14:textId="77777777" w:rsidR="003D3E27" w:rsidRDefault="00F63065" w:rsidP="00F63065">
      <w:pPr>
        <w:rPr>
          <w:rtl/>
        </w:rPr>
      </w:pPr>
      <w:r>
        <w:rPr>
          <w:rtl/>
        </w:rPr>
        <w:t xml:space="preserve">כל מום רע חזר וכלל, כלל ופרט וכלל אי אתה דן אלא כעין הפרט, </w:t>
      </w:r>
    </w:p>
    <w:p w14:paraId="04728B60" w14:textId="77777777" w:rsidR="00B874E6" w:rsidRDefault="00F63065" w:rsidP="00F63065">
      <w:pPr>
        <w:rPr>
          <w:rtl/>
        </w:rPr>
      </w:pPr>
      <w:r>
        <w:rPr>
          <w:rtl/>
        </w:rPr>
        <w:t>מה הפרט מפורש - מומין שבגלוי ואינן חוזרין, אף כל - מומין שבגלוי ואינן חוזרין</w:t>
      </w:r>
      <w:r w:rsidR="0057284B">
        <w:rPr>
          <w:rtl/>
        </w:rPr>
        <w:t>.</w:t>
      </w:r>
    </w:p>
    <w:p w14:paraId="3959A5C3" w14:textId="77777777" w:rsidR="006542AA" w:rsidRDefault="00000000">
      <w:pPr>
        <w:pStyle w:val="36"/>
        <w:framePr w:wrap="notBeside"/>
      </w:pPr>
      <w:r>
        <w:t>ואימא:</w:t>
      </w:r>
    </w:p>
    <w:p w14:paraId="3F38F30C" w14:textId="1AD52A4F" w:rsidR="00031FCC" w:rsidRDefault="003D3E27" w:rsidP="00F63065">
      <w:pPr>
        <w:rPr>
          <w:rtl/>
        </w:rPr>
      </w:pPr>
      <w:r>
        <w:rPr>
          <w:rtl/>
        </w:rPr>
        <w:t xml:space="preserve">מה הפרט מפורש </w:t>
      </w:r>
      <w:r w:rsidR="00F63065">
        <w:rPr>
          <w:rtl/>
        </w:rPr>
        <w:t>מומין שבגלוי וב</w:t>
      </w:r>
      <w:r>
        <w:rPr>
          <w:rtl/>
        </w:rPr>
        <w:t xml:space="preserve">וטל ממלאכתו ואינו חוזר, אף כל </w:t>
      </w:r>
      <w:r w:rsidR="00F63065">
        <w:rPr>
          <w:rtl/>
        </w:rPr>
        <w:t>מומין שבגלוי, ובוטל ממלאכתו, ואינו חוזר</w:t>
      </w:r>
      <w:r>
        <w:rPr>
          <w:rtl/>
        </w:rPr>
        <w:t>,</w:t>
      </w:r>
    </w:p>
    <w:p w14:paraId="06D0D899" w14:textId="7EC4CB1F" w:rsidR="003D3E27" w:rsidRDefault="00F63065" w:rsidP="00F63065">
      <w:pPr>
        <w:rPr>
          <w:rtl/>
        </w:rPr>
      </w:pPr>
      <w:r>
        <w:rPr>
          <w:rtl/>
        </w:rPr>
        <w:t>אלמה תנן נפגמה אזנו מן החסחוס ולא מן העור? כל מום רע - ריבויא הוא,</w:t>
      </w:r>
      <w:r w:rsidR="00031FCC">
        <w:rPr>
          <w:rFonts w:hint="cs"/>
          <w:rtl/>
        </w:rPr>
        <w:t xml:space="preserve"> </w:t>
      </w:r>
    </w:p>
    <w:p w14:paraId="151212C4" w14:textId="77777777" w:rsidR="003D3E27" w:rsidRDefault="003D3E27" w:rsidP="003D3E27">
      <w:pPr>
        <w:pStyle w:val="afff0"/>
        <w:framePr w:wrap="around"/>
        <w:rPr>
          <w:rtl/>
        </w:rPr>
      </w:pPr>
      <w:r>
        <w:rPr>
          <w:rFonts w:hint="cs"/>
          <w:rtl/>
        </w:rPr>
        <w:t>לז:</w:t>
      </w:r>
    </w:p>
    <w:p w14:paraId="7166B0FB" w14:textId="4672FDA4" w:rsidR="006542AA" w:rsidRDefault="00000000">
      <w:pPr>
        <w:pStyle w:val="36"/>
        <w:framePr w:wrap="notBeside"/>
      </w:pPr>
      <w:r>
        <w:t>א"כ,</w:t>
      </w:r>
    </w:p>
    <w:p w14:paraId="0BA08DD7" w14:textId="7D7C5DF9" w:rsidR="003D3E27" w:rsidRDefault="00F63065" w:rsidP="003D3E27">
      <w:pPr>
        <w:rPr>
          <w:rtl/>
        </w:rPr>
      </w:pPr>
      <w:r>
        <w:rPr>
          <w:rtl/>
        </w:rPr>
        <w:t xml:space="preserve">מומין שבסתר גם! אלמה תנן: חוטין החיצונות שנפגמו ושנגממו והפנימיות שנעקרו </w:t>
      </w:r>
    </w:p>
    <w:p w14:paraId="296E1FF0" w14:textId="2BBB5B40" w:rsidR="00031FCC" w:rsidRDefault="00F63065" w:rsidP="003D3E27">
      <w:pPr>
        <w:rPr>
          <w:rtl/>
        </w:rPr>
      </w:pPr>
      <w:r>
        <w:rPr>
          <w:rtl/>
        </w:rPr>
        <w:t>נעקרו - אין, נפגמו ונגממו - לא! בעינא מום רע - ואין,</w:t>
      </w:r>
      <w:r w:rsidR="00031FCC">
        <w:rPr>
          <w:rFonts w:hint="cs"/>
          <w:rtl/>
        </w:rPr>
        <w:t xml:space="preserve"> </w:t>
      </w:r>
    </w:p>
    <w:p w14:paraId="00CC01D3" w14:textId="781DC1C7" w:rsidR="006542AA" w:rsidRDefault="00000000">
      <w:pPr>
        <w:pStyle w:val="36"/>
        <w:framePr w:wrap="notBeside"/>
      </w:pPr>
      <w:r>
        <w:t>א"כ, מום עובר גם! אלמה תנן:</w:t>
      </w:r>
    </w:p>
    <w:p w14:paraId="2D6EA1A4" w14:textId="57035A61" w:rsidR="003D3E27" w:rsidRDefault="00F63065" w:rsidP="00F63065">
      <w:pPr>
        <w:rPr>
          <w:rtl/>
        </w:rPr>
      </w:pPr>
      <w:r>
        <w:rPr>
          <w:rtl/>
        </w:rPr>
        <w:t xml:space="preserve">ולא מן העור? מום עובר סברא הוא: עכשיו מיפרק לא פודים עלויה - משחט שוחטים עלויה? </w:t>
      </w:r>
    </w:p>
    <w:p w14:paraId="083BEDF2" w14:textId="36AF2EA1" w:rsidR="003D3E27" w:rsidRDefault="00F63065" w:rsidP="00F63065">
      <w:pPr>
        <w:rPr>
          <w:rtl/>
        </w:rPr>
      </w:pPr>
      <w:r>
        <w:rPr>
          <w:rtl/>
        </w:rPr>
        <w:t xml:space="preserve">דתניא </w:t>
      </w:r>
      <w:r w:rsidR="003D3E27">
        <w:rPr>
          <w:rFonts w:hint="cs"/>
          <w:rtl/>
        </w:rPr>
        <w:t>'</w:t>
      </w:r>
      <w:r>
        <w:rPr>
          <w:rStyle w:val="affffe"/>
          <w:rtl/>
        </w:rPr>
        <w:t>וְאִם כָּל בְּהֵמָה טְמֵאָה אֲשֶׁר לֹא יַקְרִיבוּ מִמֶּנָּה קָרְבָּן לַה</w:t>
      </w:r>
      <w:r>
        <w:rPr>
          <w:rtl/>
        </w:rPr>
        <w:t xml:space="preserve">' - בבעלי מומין הכתוב מדבר, אתה אומר בבעלי מומין שנפדו הכתוב מדבר, או אינו אלא בבהמה טמאה ממש? </w:t>
      </w:r>
    </w:p>
    <w:p w14:paraId="7E2401F6" w14:textId="77777777" w:rsidR="003D3E27" w:rsidRDefault="00F63065" w:rsidP="00F63065">
      <w:pPr>
        <w:rPr>
          <w:rtl/>
        </w:rPr>
      </w:pPr>
      <w:r>
        <w:rPr>
          <w:rtl/>
        </w:rPr>
        <w:t xml:space="preserve">כשהוא אומר ואם בבהמה הטמאה - הרי בהמה טמאה אמור, </w:t>
      </w:r>
    </w:p>
    <w:p w14:paraId="466C46E5" w14:textId="0992EA4C" w:rsidR="003D3E27" w:rsidRDefault="00F63065" w:rsidP="00C5567C">
      <w:pPr>
        <w:pStyle w:val="011"/>
        <w:rPr>
          <w:rtl/>
        </w:rPr>
      </w:pPr>
      <w:r>
        <w:rPr>
          <w:rtl/>
        </w:rPr>
        <w:t xml:space="preserve">הא מה אני מקיים </w:t>
      </w:r>
      <w:r w:rsidR="003D3E27">
        <w:rPr>
          <w:rFonts w:hint="cs"/>
          <w:rtl/>
        </w:rPr>
        <w:t>'</w:t>
      </w:r>
      <w:r>
        <w:rPr>
          <w:rStyle w:val="affffe"/>
          <w:rtl/>
        </w:rPr>
        <w:t>אֲשֶׁר לֹא יַקְרִיבוּ מִמֶּנָּה</w:t>
      </w:r>
      <w:r w:rsidR="003D3E27">
        <w:rPr>
          <w:rFonts w:hint="cs"/>
          <w:rtl/>
        </w:rPr>
        <w:t>'</w:t>
      </w:r>
      <w:r>
        <w:rPr>
          <w:rtl/>
        </w:rPr>
        <w:t xml:space="preserve"> - הוי אומר זה בעלי מומין שנפדו,יכול יפדו על מום עובר </w:t>
      </w:r>
    </w:p>
    <w:p w14:paraId="42E89F79" w14:textId="64331A48" w:rsidR="00B874E6" w:rsidRDefault="00F63065" w:rsidP="00C5567C">
      <w:pPr>
        <w:pStyle w:val="021"/>
        <w:rPr>
          <w:rtl/>
        </w:rPr>
      </w:pPr>
      <w:r>
        <w:rPr>
          <w:rtl/>
        </w:rPr>
        <w:lastRenderedPageBreak/>
        <w:t xml:space="preserve">ת"ל </w:t>
      </w:r>
      <w:r w:rsidR="003D3E27">
        <w:rPr>
          <w:rFonts w:hint="cs"/>
          <w:rtl/>
        </w:rPr>
        <w:t>'</w:t>
      </w:r>
      <w:r>
        <w:rPr>
          <w:rStyle w:val="affffe"/>
          <w:rtl/>
        </w:rPr>
        <w:t>אֲשֶׁר לֹא יַקְרִיבוּ מִמֶּנָּה קָרְבָּן לַה</w:t>
      </w:r>
      <w:r w:rsidR="003D3E27">
        <w:rPr>
          <w:rtl/>
        </w:rPr>
        <w:t xml:space="preserve">' </w:t>
      </w:r>
      <w:r>
        <w:rPr>
          <w:rtl/>
        </w:rPr>
        <w:t>מי שאינה קריבה כל עיקר, יצתה זו שאינה קריבה היום אלא למחר</w:t>
      </w:r>
      <w:r w:rsidR="0057284B">
        <w:rPr>
          <w:rtl/>
        </w:rPr>
        <w:t>.</w:t>
      </w:r>
    </w:p>
    <w:p w14:paraId="713ACE74" w14:textId="20ACEC47" w:rsidR="006542AA" w:rsidRDefault="00000000">
      <w:pPr>
        <w:pStyle w:val="36"/>
        <w:framePr w:wrap="notBeside"/>
      </w:pPr>
      <w:r>
        <w:t>אב"א</w:t>
      </w:r>
      <w:r w:rsidR="00F63065">
        <w:t>:</w:t>
      </w:r>
    </w:p>
    <w:p w14:paraId="780F2EC0" w14:textId="24F11991" w:rsidR="003D3E27" w:rsidRDefault="00F63065" w:rsidP="003D3E27">
      <w:pPr>
        <w:jc w:val="left"/>
        <w:rPr>
          <w:rtl/>
        </w:rPr>
      </w:pPr>
      <w:r>
        <w:rPr>
          <w:rtl/>
        </w:rPr>
        <w:t xml:space="preserve">א"כ, פסח ועור למה לי? </w:t>
      </w:r>
    </w:p>
    <w:p w14:paraId="74D6AFE8" w14:textId="08AE071D" w:rsidR="00B874E6" w:rsidRDefault="0057284B" w:rsidP="003D3E27">
      <w:pPr>
        <w:pStyle w:val="afffd"/>
        <w:rPr>
          <w:rtl/>
        </w:rPr>
      </w:pPr>
      <w:r>
        <w:rPr>
          <w:rtl/>
        </w:rPr>
        <w:t xml:space="preserve">  </w:t>
      </w:r>
      <w:r w:rsidR="00F63065">
        <w:rPr>
          <w:rStyle w:val="afffff0"/>
        </w:rPr>
        <w:t xml:space="preserve">א. </w:t>
      </w:r>
      <w:r w:rsidR="00F63065">
        <w:rPr>
          <w:rtl/>
        </w:rPr>
        <w:t xml:space="preserve">נסדקה </w:t>
      </w:r>
      <w:r w:rsidR="00FA1A10">
        <w:rPr>
          <w:rtl/>
        </w:rPr>
        <w:t>אע"פ</w:t>
      </w:r>
      <w:r w:rsidR="00F63065">
        <w:rPr>
          <w:rtl/>
        </w:rPr>
        <w:t xml:space="preserve"> שלא חסרה</w:t>
      </w:r>
      <w:r>
        <w:rPr>
          <w:rtl/>
        </w:rPr>
        <w:t>.</w:t>
      </w:r>
    </w:p>
    <w:p w14:paraId="6B274533" w14:textId="77777777" w:rsidR="006542AA" w:rsidRDefault="00000000">
      <w:pPr>
        <w:pStyle w:val="36"/>
        <w:framePr w:wrap="notBeside"/>
      </w:pPr>
      <w:r>
        <w:t>ת"ר:</w:t>
      </w:r>
    </w:p>
    <w:p w14:paraId="5C96A159" w14:textId="17538A6D" w:rsidR="003D3E27" w:rsidRDefault="00F63065" w:rsidP="003D3E27">
      <w:pPr>
        <w:rPr>
          <w:rtl/>
        </w:rPr>
      </w:pPr>
      <w:r>
        <w:rPr>
          <w:rtl/>
        </w:rPr>
        <w:t>הסדק כל שהוא, הפגימה - בין בידי אדם בין בידי שמים</w:t>
      </w:r>
    </w:p>
    <w:p w14:paraId="19B8BBDC" w14:textId="7AF2357C" w:rsidR="00B874E6" w:rsidRDefault="00F63065" w:rsidP="003D3E27">
      <w:pPr>
        <w:rPr>
          <w:rtl/>
        </w:rPr>
      </w:pPr>
      <w:r>
        <w:rPr>
          <w:rtl/>
        </w:rPr>
        <w:t>סדק ופגימה - בין בידי שמים בין בידי אדם, וכמה שיעור פגימה - כדי שתחגור בה ציפורן</w:t>
      </w:r>
      <w:r w:rsidR="0057284B">
        <w:rPr>
          <w:rtl/>
        </w:rPr>
        <w:t>.</w:t>
      </w:r>
    </w:p>
    <w:p w14:paraId="5D6B12FD" w14:textId="503CD9F0" w:rsidR="00B874E6" w:rsidRDefault="0057284B" w:rsidP="003D3E27">
      <w:pPr>
        <w:pStyle w:val="afffd"/>
        <w:rPr>
          <w:rtl/>
        </w:rPr>
      </w:pPr>
      <w:r>
        <w:rPr>
          <w:rtl/>
        </w:rPr>
        <w:t xml:space="preserve">  </w:t>
      </w:r>
      <w:r w:rsidR="00F63065">
        <w:rPr>
          <w:rStyle w:val="afffff0"/>
        </w:rPr>
        <w:t xml:space="preserve">ב. </w:t>
      </w:r>
      <w:r w:rsidR="00F63065">
        <w:rPr>
          <w:rtl/>
        </w:rPr>
        <w:t>נקבה מלא וכו'</w:t>
      </w:r>
      <w:r>
        <w:rPr>
          <w:rtl/>
        </w:rPr>
        <w:t>.</w:t>
      </w:r>
    </w:p>
    <w:p w14:paraId="6FC46533" w14:textId="77777777" w:rsidR="00B874E6" w:rsidRDefault="00F63065" w:rsidP="00F63065">
      <w:pPr>
        <w:rPr>
          <w:rtl/>
        </w:rPr>
      </w:pPr>
      <w:r>
        <w:rPr>
          <w:rtl/>
        </w:rPr>
        <w:t xml:space="preserve">ת"ר, כמה נקיבת האוזן - מלא כרשינה, </w:t>
      </w:r>
      <w:r>
        <w:rPr>
          <w:rStyle w:val="27"/>
          <w:rtl/>
        </w:rPr>
        <w:t>ר' יוסי</w:t>
      </w:r>
      <w:r>
        <w:rPr>
          <w:rtl/>
        </w:rPr>
        <w:t xml:space="preserve"> בר' יהודה אומר: בכעדשה</w:t>
      </w:r>
      <w:r w:rsidR="0057284B">
        <w:rPr>
          <w:rtl/>
        </w:rPr>
        <w:t>.</w:t>
      </w:r>
    </w:p>
    <w:p w14:paraId="5C6B47F1" w14:textId="77777777" w:rsidR="00B874E6" w:rsidRDefault="00F63065" w:rsidP="00C5567C">
      <w:pPr>
        <w:pStyle w:val="021"/>
        <w:rPr>
          <w:rtl/>
        </w:rPr>
      </w:pPr>
      <w:r>
        <w:rPr>
          <w:rtl/>
        </w:rPr>
        <w:t xml:space="preserve">ואיזו היא יבשה שאם תינקב ואינה מוציאה טיפת דם, </w:t>
      </w:r>
      <w:r>
        <w:rPr>
          <w:rStyle w:val="27"/>
          <w:rtl/>
        </w:rPr>
        <w:t>ר' יוסי</w:t>
      </w:r>
      <w:r>
        <w:rPr>
          <w:rtl/>
        </w:rPr>
        <w:t xml:space="preserve"> בן המשולם אומר: יבשה כדי שתהא נפרכת</w:t>
      </w:r>
      <w:r w:rsidR="0057284B">
        <w:rPr>
          <w:rtl/>
        </w:rPr>
        <w:t>.</w:t>
      </w:r>
    </w:p>
    <w:p w14:paraId="1AB3D07B" w14:textId="77777777" w:rsidR="006542AA" w:rsidRDefault="00000000">
      <w:pPr>
        <w:pStyle w:val="36"/>
        <w:framePr w:wrap="notBeside"/>
      </w:pPr>
      <w:r>
        <w:t>תנא:</w:t>
      </w:r>
    </w:p>
    <w:p w14:paraId="7F51AFAF" w14:textId="4981BA42" w:rsidR="00B874E6" w:rsidRDefault="00F63065" w:rsidP="00F63065">
      <w:pPr>
        <w:rPr>
          <w:rtl/>
        </w:rPr>
      </w:pPr>
      <w:r>
        <w:rPr>
          <w:rtl/>
        </w:rPr>
        <w:t>קרובין דבריהן להיות שוין</w:t>
      </w:r>
      <w:r w:rsidR="0057284B">
        <w:rPr>
          <w:rtl/>
        </w:rPr>
        <w:t>.</w:t>
      </w:r>
    </w:p>
    <w:p w14:paraId="7BCDC4D5" w14:textId="36FCD10B" w:rsidR="00B874E6" w:rsidRDefault="00F63065" w:rsidP="00C5567C">
      <w:pPr>
        <w:pStyle w:val="021"/>
        <w:rPr>
          <w:rtl/>
        </w:rPr>
      </w:pPr>
      <w:r>
        <w:rPr>
          <w:rtl/>
        </w:rPr>
        <w:t xml:space="preserve">דבריהן דמאן? אילימא דתנא ראשון </w:t>
      </w:r>
      <w:r>
        <w:rPr>
          <w:rStyle w:val="27"/>
          <w:rtl/>
        </w:rPr>
        <w:t>ור' יוסי</w:t>
      </w:r>
      <w:r>
        <w:rPr>
          <w:rtl/>
        </w:rPr>
        <w:t xml:space="preserve"> בן המשולם - הרבה יש! אלא דתנא ראשון </w:t>
      </w:r>
      <w:r>
        <w:rPr>
          <w:rStyle w:val="27"/>
          <w:rtl/>
        </w:rPr>
        <w:t>ור' יוסי</w:t>
      </w:r>
      <w:r>
        <w:rPr>
          <w:rtl/>
        </w:rPr>
        <w:t xml:space="preserve"> בר' יהודה</w:t>
      </w:r>
      <w:r w:rsidR="0057284B">
        <w:rPr>
          <w:rtl/>
        </w:rPr>
        <w:t>.</w:t>
      </w:r>
    </w:p>
    <w:p w14:paraId="20050DC0" w14:textId="1BEC5E3A" w:rsidR="003D3E27" w:rsidRDefault="00F63065" w:rsidP="00F63065">
      <w:pPr>
        <w:rPr>
          <w:rtl/>
        </w:rPr>
      </w:pPr>
      <w:r>
        <w:rPr>
          <w:rtl/>
        </w:rPr>
        <w:t xml:space="preserve">כעדשה אין, בציר מכעדשה לא? ורמינהי: מרצע - אין לי אלא מרצע, מנין לרבות הסול והסירה והמחט והמקדח והמכתב - ת"ל: </w:t>
      </w:r>
      <w:r w:rsidR="003D3E27">
        <w:rPr>
          <w:rFonts w:hint="cs"/>
          <w:rtl/>
        </w:rPr>
        <w:t>'</w:t>
      </w:r>
      <w:r>
        <w:rPr>
          <w:rStyle w:val="affffe"/>
          <w:rtl/>
        </w:rPr>
        <w:t>וְלָקַחְתָּ</w:t>
      </w:r>
      <w:r w:rsidR="003D3E27">
        <w:rPr>
          <w:rFonts w:hint="cs"/>
          <w:rtl/>
        </w:rPr>
        <w:t>'</w:t>
      </w:r>
      <w:r>
        <w:rPr>
          <w:rtl/>
        </w:rPr>
        <w:t xml:space="preserve"> - כל דבר שנלקח ביד, דברי </w:t>
      </w:r>
      <w:r>
        <w:rPr>
          <w:rStyle w:val="27"/>
          <w:rtl/>
        </w:rPr>
        <w:t>ר' יוסי</w:t>
      </w:r>
      <w:r>
        <w:rPr>
          <w:rtl/>
        </w:rPr>
        <w:t xml:space="preserve"> בר' יהודה, </w:t>
      </w:r>
    </w:p>
    <w:p w14:paraId="7CED47A7" w14:textId="30D75638" w:rsidR="006542AA" w:rsidRDefault="00000000">
      <w:pPr>
        <w:pStyle w:val="36"/>
        <w:framePr w:wrap="notBeside"/>
      </w:pPr>
      <w:r>
        <w:t>רבי:</w:t>
      </w:r>
    </w:p>
    <w:p w14:paraId="35E2C7C2" w14:textId="155F3675" w:rsidR="003D3E27" w:rsidRDefault="00F63065" w:rsidP="00F63065">
      <w:pPr>
        <w:rPr>
          <w:rtl/>
        </w:rPr>
      </w:pPr>
      <w:r>
        <w:rPr>
          <w:rtl/>
        </w:rPr>
        <w:t xml:space="preserve">מרצע מה מרצע מיוחד של מתכת, אף כל - של מתכת,וקתני סיפא, </w:t>
      </w:r>
    </w:p>
    <w:p w14:paraId="58161B24" w14:textId="77777777" w:rsidR="006542AA" w:rsidRDefault="00000000">
      <w:pPr>
        <w:pStyle w:val="36"/>
        <w:framePr w:wrap="notBeside"/>
      </w:pPr>
      <w:r>
        <w:t>א"ר יודן ברבי היה דורש:</w:t>
      </w:r>
    </w:p>
    <w:p w14:paraId="631C20B9" w14:textId="00B8E85F" w:rsidR="003D3E27" w:rsidRDefault="00F63065" w:rsidP="00F63065">
      <w:pPr>
        <w:rPr>
          <w:rtl/>
        </w:rPr>
      </w:pPr>
      <w:r>
        <w:rPr>
          <w:rtl/>
        </w:rPr>
        <w:t xml:space="preserve">כשהן רוצעין - אין רוצעין אלא במילת, </w:t>
      </w:r>
    </w:p>
    <w:p w14:paraId="49204195" w14:textId="50B72B06" w:rsidR="003D3E27" w:rsidRDefault="00F63065" w:rsidP="00F63065">
      <w:pPr>
        <w:rPr>
          <w:rtl/>
        </w:rPr>
      </w:pPr>
      <w:r>
        <w:rPr>
          <w:rtl/>
        </w:rPr>
        <w:t>וחכמים אומרים: אין עבד עברי כהן נרצע, מפני שנעשה בעל מום,</w:t>
      </w:r>
    </w:p>
    <w:p w14:paraId="7580CBF0" w14:textId="77777777" w:rsidR="00B874E6" w:rsidRDefault="00F63065" w:rsidP="00F63065">
      <w:pPr>
        <w:rPr>
          <w:rtl/>
        </w:rPr>
      </w:pPr>
      <w:r>
        <w:rPr>
          <w:rtl/>
        </w:rPr>
        <w:t>וא"ת במילת היו רוצעין, היאך עבד כהן נעשה בעל מום? הא אין רוצעין אלא בגובה של אוזן</w:t>
      </w:r>
      <w:r w:rsidR="0057284B">
        <w:rPr>
          <w:rtl/>
        </w:rPr>
        <w:t>.</w:t>
      </w:r>
    </w:p>
    <w:p w14:paraId="691CBC15" w14:textId="2B32C7E6" w:rsidR="006542AA" w:rsidRDefault="00000000">
      <w:pPr>
        <w:pStyle w:val="36"/>
        <w:framePr w:wrap="notBeside"/>
      </w:pPr>
      <w:r>
        <w:t>רב חנא בר קטינא:</w:t>
      </w:r>
    </w:p>
    <w:p w14:paraId="0E686240" w14:textId="60F38DAF" w:rsidR="00B874E6" w:rsidRDefault="00F63065" w:rsidP="00F63065">
      <w:pPr>
        <w:rPr>
          <w:rtl/>
        </w:rPr>
      </w:pPr>
      <w:r>
        <w:rPr>
          <w:rtl/>
        </w:rPr>
        <w:t>לא קשה, כאן - לשחוט, כאן - לפסול</w:t>
      </w:r>
      <w:r w:rsidR="0057284B">
        <w:rPr>
          <w:rtl/>
        </w:rPr>
        <w:t>.</w:t>
      </w:r>
    </w:p>
    <w:p w14:paraId="558DE4F3" w14:textId="1244F93A" w:rsidR="006542AA" w:rsidRDefault="00000000">
      <w:pPr>
        <w:pStyle w:val="36"/>
        <w:framePr w:wrap="notBeside"/>
      </w:pPr>
      <w:r>
        <w:t>כרשינה? אר"ש:</w:t>
      </w:r>
    </w:p>
    <w:p w14:paraId="3F9524DB" w14:textId="7B19DF03" w:rsidR="00B874E6" w:rsidRDefault="00F63065" w:rsidP="003D3E27">
      <w:pPr>
        <w:rPr>
          <w:rtl/>
        </w:rPr>
      </w:pPr>
      <w:r>
        <w:rPr>
          <w:rtl/>
        </w:rPr>
        <w:t>הינדא</w:t>
      </w:r>
      <w:r w:rsidR="0057284B">
        <w:rPr>
          <w:rtl/>
        </w:rPr>
        <w:t>.</w:t>
      </w:r>
    </w:p>
    <w:p w14:paraId="23D6F3D8" w14:textId="3ECD9A02" w:rsidR="006542AA" w:rsidRDefault="00000000">
      <w:pPr>
        <w:pStyle w:val="36"/>
        <w:framePr w:wrap="notBeside"/>
      </w:pPr>
      <w:r>
        <w:t>בעא רב הושעיא מר"ה רבה:</w:t>
      </w:r>
    </w:p>
    <w:p w14:paraId="085566A9" w14:textId="709A11D2" w:rsidR="003D3E27" w:rsidRDefault="00F63065" w:rsidP="003D3E27">
      <w:pPr>
        <w:pStyle w:val="affff7"/>
        <w:rPr>
          <w:rtl/>
        </w:rPr>
        <w:pPrChange w:id="9279" w:author="עריכה מהאתר" w:date="2026-10-14T13:14:39Z">
          <w:pPr>
            <w:rPr>
              <w:rtl/>
            </w:rPr>
          </w:pPr>
        </w:pPrChange>
      </w:pPr>
      <w:r>
        <w:rPr>
          <w:rtl/>
        </w:rPr>
        <w:t xml:space="preserve">כרשינה הנכנסת ויוצאה, או כרשינה העומדת? </w:t>
      </w:r>
    </w:p>
    <w:p w14:paraId="4F5015EB" w14:textId="77777777" w:rsidR="006542AA" w:rsidRDefault="00000000">
      <w:pPr>
        <w:pStyle w:val="36"/>
        <w:framePr w:wrap="notBeside"/>
      </w:pPr>
      <w:r>
        <w:t>אמר לו:</w:t>
      </w:r>
    </w:p>
    <w:p w14:paraId="4E65BEDF" w14:textId="6762A98F" w:rsidR="003D3E27" w:rsidRDefault="00F63065" w:rsidP="003D3E27">
      <w:pPr>
        <w:rPr>
          <w:rtl/>
        </w:rPr>
      </w:pPr>
      <w:r>
        <w:rPr>
          <w:rtl/>
        </w:rPr>
        <w:lastRenderedPageBreak/>
        <w:t>זו לא שמעתי, כיוצא בה שמעתי, דתנן, השדרה והגולגולת שחסרו, כמה חסרון בשדרה ולא יהא מטמא באהל? בש"א: שתי חוליות, וב"ה אומרים: חוליא אחת,</w:t>
      </w:r>
    </w:p>
    <w:p w14:paraId="30585D6F" w14:textId="77777777" w:rsidR="00B874E6" w:rsidRDefault="00F63065" w:rsidP="003D3E27">
      <w:pPr>
        <w:rPr>
          <w:rtl/>
        </w:rPr>
      </w:pPr>
      <w:r>
        <w:rPr>
          <w:rtl/>
        </w:rPr>
        <w:t>ובגולגולת, ב"ש אומרים: כמלא מקדח, וב"ה אומרים: כדי שינטל מן החי וימות</w:t>
      </w:r>
      <w:r w:rsidR="0057284B">
        <w:rPr>
          <w:rtl/>
        </w:rPr>
        <w:t>.</w:t>
      </w:r>
    </w:p>
    <w:p w14:paraId="49053ECB" w14:textId="2C18FCDE" w:rsidR="006542AA" w:rsidRDefault="00000000">
      <w:pPr>
        <w:pStyle w:val="36"/>
        <w:framePr w:wrap="notBeside"/>
      </w:pPr>
      <w:r>
        <w:t>וישב רב חסדא וקמיבעיא לו:</w:t>
      </w:r>
    </w:p>
    <w:p w14:paraId="6946D8EC" w14:textId="55A9A9AA" w:rsidR="003D3E27" w:rsidRDefault="00F63065" w:rsidP="00F63065">
      <w:pPr>
        <w:rPr>
          <w:rtl/>
        </w:rPr>
      </w:pPr>
      <w:r>
        <w:rPr>
          <w:rtl/>
        </w:rPr>
        <w:t xml:space="preserve">כדי שינטל מן החי וכמה? </w:t>
      </w:r>
    </w:p>
    <w:p w14:paraId="5DFCB424" w14:textId="42262539" w:rsidR="003D3E27" w:rsidRDefault="00F63065" w:rsidP="003D3E27">
      <w:pPr>
        <w:rPr>
          <w:rtl/>
        </w:rPr>
      </w:pPr>
      <w:r>
        <w:rPr>
          <w:rtl/>
        </w:rPr>
        <w:t xml:space="preserve">א"ל </w:t>
      </w:r>
      <w:r w:rsidR="003D3E27">
        <w:rPr>
          <w:rStyle w:val="27"/>
          <w:rFonts w:hint="cs"/>
          <w:rtl/>
        </w:rPr>
        <w:t>רת</w:t>
      </w:r>
      <w:r>
        <w:rPr>
          <w:rStyle w:val="27"/>
          <w:rFonts w:hint="cs"/>
          <w:rtl/>
        </w:rPr>
        <w:t>ב"א</w:t>
      </w:r>
      <w:r w:rsidR="003D3E27">
        <w:rPr>
          <w:rFonts w:hint="cs"/>
          <w:rtl/>
        </w:rPr>
        <w:t xml:space="preserve"> </w:t>
      </w:r>
      <w:r w:rsidR="003D3E27">
        <w:rPr>
          <w:rStyle w:val="27"/>
          <w:rFonts w:hint="cs"/>
          <w:rtl/>
        </w:rPr>
        <w:t>משמואל</w:t>
      </w:r>
      <w:r>
        <w:rPr>
          <w:rtl/>
        </w:rPr>
        <w:t>: כסלע,</w:t>
      </w:r>
    </w:p>
    <w:p w14:paraId="4297C42F" w14:textId="464B4E81" w:rsidR="006542AA" w:rsidRDefault="00000000">
      <w:pPr>
        <w:pStyle w:val="36"/>
        <w:framePr w:wrap="notBeside"/>
      </w:pPr>
      <w:r>
        <w:t>ואיתמר, ר"ס:</w:t>
      </w:r>
    </w:p>
    <w:p w14:paraId="534E299F" w14:textId="72120C09" w:rsidR="00B874E6" w:rsidRDefault="00F63065" w:rsidP="00F63065">
      <w:pPr>
        <w:rPr>
          <w:rtl/>
        </w:rPr>
      </w:pPr>
      <w:r>
        <w:rPr>
          <w:rtl/>
        </w:rPr>
        <w:t xml:space="preserve">שמועה א"ל, </w:t>
      </w:r>
      <w:r>
        <w:rPr>
          <w:rtl/>
          <w:rPrChange w:id="9279" w:author="עריכה מהאתר" w:date="2026-10-19T06:44:48Z">
            <w:rPr>
              <w:rStyle w:val="27"/>
              <w:rtl/>
            </w:rPr>
          </w:rPrChange>
        </w:rPr>
        <w:t xml:space="preserve">ורב</w:t>
      </w:r>
      <w:r>
        <w:rPr>
          <w:rStyle w:val="27"/>
          <w:rtl/>
          <w:rPrChange w:id="9276" w:author="עריכה מהאתר" w:date="2026-10-19T06:44:48Z">
            <w:rPr>
              <w:rStyle w:val="27"/>
              <w:rtl/>
            </w:rPr>
          </w:rPrChange>
        </w:rPr>
        <w:t xml:space="preserve"> </w:t>
      </w:r>
      <w:r>
        <w:rPr>
          <w:rtl/>
          <w:rPrChange w:id="9280" w:author="עריכה מהאתר" w:date="2026-10-19T06:44:48Z">
            <w:rPr>
              <w:rStyle w:val="27"/>
              <w:rtl/>
            </w:rPr>
          </w:rPrChange>
        </w:rPr>
        <w:t xml:space="preserve">שמואל</w:t>
      </w:r>
      <w:r>
        <w:rPr>
          <w:rStyle w:val="27"/>
          <w:rtl/>
          <w:rPrChange w:id="9278" w:author="עריכה מהאתר" w:date="2026-10-19T06:44:48Z">
            <w:rPr>
              <w:rStyle w:val="27"/>
              <w:rtl/>
            </w:rPr>
          </w:rPrChange>
        </w:rPr>
        <w:t xml:space="preserve"> בר יהודה אמר:</w:t>
      </w:r>
      <w:r>
        <w:rPr>
          <w:rtl/>
        </w:rPr>
        <w:t xml:space="preserve"> ברייתא א"ל</w:t>
      </w:r>
      <w:r w:rsidR="0057284B">
        <w:rPr>
          <w:rtl/>
        </w:rPr>
        <w:t>.</w:t>
      </w:r>
    </w:p>
    <w:p w14:paraId="789F9DD6" w14:textId="77777777" w:rsidR="00B874E6" w:rsidRDefault="00F63065" w:rsidP="00F63065">
      <w:pPr>
        <w:rPr>
          <w:rtl/>
        </w:rPr>
      </w:pPr>
      <w:r>
        <w:rPr>
          <w:rtl/>
        </w:rPr>
        <w:t xml:space="preserve">וסימניך: תני </w:t>
      </w:r>
      <w:r>
        <w:rPr>
          <w:rStyle w:val="27"/>
          <w:rtl/>
        </w:rPr>
        <w:t>רב</w:t>
      </w:r>
      <w:r>
        <w:rPr>
          <w:rtl/>
        </w:rPr>
        <w:t xml:space="preserve"> </w:t>
      </w:r>
      <w:r>
        <w:rPr>
          <w:rtl/>
          <w:rPrChange w:id="9284" w:author="עריכה מהאתר" w:date="2026-10-19T06:44:48Z">
            <w:rPr>
              <w:rStyle w:val="27"/>
              <w:rtl/>
            </w:rPr>
          </w:rPrChange>
        </w:rPr>
        <w:t xml:space="preserve">שמואל</w:t>
      </w:r>
      <w:r>
        <w:rPr>
          <w:rStyle w:val="27"/>
          <w:rtl/>
          <w:rPrChange w:id="9282" w:author="עריכה מהאתר" w:date="2026-10-19T06:44:48Z">
            <w:rPr>
              <w:rStyle w:val="27"/>
              <w:rtl/>
            </w:rPr>
          </w:rPrChange>
        </w:rPr>
        <w:t xml:space="preserve"> בר יהודה</w:t>
      </w:r>
      <w:r>
        <w:rPr>
          <w:rStyle w:val="27"/>
          <w:rtl/>
          <w:rPrChange w:id="9283" w:author="עריכה מהאתר" w:date="2026-10-19T06:44:48Z">
            <w:rPr>
              <w:rStyle w:val="27"/>
              <w:rtl/>
            </w:rPr>
          </w:rPrChange>
        </w:rPr>
        <w:t xml:space="preserve">.</w:t>
      </w:r>
    </w:p>
    <w:p w14:paraId="1E771C38" w14:textId="77777777" w:rsidR="00B874E6" w:rsidRDefault="00F63065" w:rsidP="00F63065">
      <w:pPr>
        <w:rPr>
          <w:rtl/>
        </w:rPr>
      </w:pPr>
      <w:r>
        <w:rPr>
          <w:rtl/>
        </w:rPr>
        <w:t>וא"ל: א"כ, עשיתה דברי ב"ש ודברי ב"ה אחד</w:t>
      </w:r>
      <w:r>
        <w:rPr>
          <w:rtl/>
        </w:rPr>
        <w:t xml:space="preserve">! </w:t>
      </w:r>
      <w:r>
        <w:rPr>
          <w:rStyle w:val="27"/>
          <w:rtl/>
          <w:rPrChange w:id="9285" w:author="עריכה מהאתר" w:date="2026-10-19T06:44:48Z">
            <w:rPr>
              <w:rStyle w:val="27"/>
              <w:rtl/>
            </w:rPr>
          </w:rPrChange>
        </w:rPr>
        <w:t xml:space="preserve">דתנן:</w:t>
      </w:r>
      <w:r>
        <w:rPr>
          <w:rtl/>
        </w:rPr>
        <w:t xml:space="preserve"> מאור שלא נעשה בידי אדם</w:t>
      </w:r>
      <w:r>
        <w:rPr>
          <w:rtl/>
        </w:rPr>
        <w:t xml:space="preserve"> שיעורו מלא אגרוף גדול, וזהו אגרופו של בן אבטיח, </w:t>
      </w:r>
      <w:r>
        <w:rPr>
          <w:rStyle w:val="27"/>
          <w:rtl/>
          <w:rPrChange w:id="9286" w:author="עריכה מהאתר" w:date="2026-10-19T06:44:48Z">
            <w:rPr>
              <w:rStyle w:val="27"/>
              <w:rtl/>
            </w:rPr>
          </w:rPrChange>
        </w:rPr>
        <w:t xml:space="preserve">א"ר יוסי:</w:t>
      </w:r>
      <w:r>
        <w:rPr>
          <w:rtl/>
        </w:rPr>
        <w:t xml:space="preserve"> וישנו כראש גדול של אדם</w:t>
      </w:r>
      <w:r w:rsidR="0057284B">
        <w:rPr>
          <w:rtl/>
        </w:rPr>
        <w:t>.</w:t>
      </w:r>
    </w:p>
    <w:p w14:paraId="5A826563" w14:textId="77777777" w:rsidR="003D3E27" w:rsidRDefault="00F63065" w:rsidP="00C5567C">
      <w:pPr>
        <w:pStyle w:val="011"/>
        <w:rPr>
          <w:rtl/>
        </w:rPr>
      </w:pPr>
      <w:r>
        <w:rPr>
          <w:rtl/>
        </w:rPr>
        <w:t>נעשה בידי אדם - שיערוהו כמלא מקדח גדול של לשכה, שהוא כפונדיון של האיטלקי, וכס</w:t>
      </w:r>
      <w:r w:rsidR="00C5567C">
        <w:rPr>
          <w:rtl/>
        </w:rPr>
        <w:t>לע נירונית</w:t>
      </w:r>
    </w:p>
    <w:p w14:paraId="57786706" w14:textId="77777777" w:rsidR="0043687E" w:rsidRDefault="0043687E" w:rsidP="0043687E">
      <w:pPr>
        <w:pStyle w:val="afff0"/>
        <w:framePr w:wrap="around"/>
        <w:rPr>
          <w:rtl/>
        </w:rPr>
      </w:pPr>
      <w:r>
        <w:rPr>
          <w:rFonts w:hint="cs"/>
          <w:rtl/>
        </w:rPr>
        <w:t>לח.</w:t>
      </w:r>
    </w:p>
    <w:p w14:paraId="411525C6" w14:textId="77777777" w:rsidR="0043687E" w:rsidRDefault="00F63065" w:rsidP="00F63065">
      <w:pPr>
        <w:rPr>
          <w:rtl/>
        </w:rPr>
      </w:pPr>
      <w:r>
        <w:rPr>
          <w:rtl/>
        </w:rPr>
        <w:t>ו</w:t>
      </w:r>
      <w:r w:rsidR="0043687E">
        <w:rPr>
          <w:rtl/>
        </w:rPr>
        <w:t xml:space="preserve">ישנו </w:t>
      </w:r>
      <w:r>
        <w:rPr>
          <w:rtl/>
        </w:rPr>
        <w:t xml:space="preserve">כמלא נקב של עול! אישתיק, </w:t>
      </w:r>
      <w:r>
        <w:rPr>
          <w:rStyle w:val="27"/>
          <w:rtl/>
          <w:rPrChange w:id="9287" w:author="עריכה מהאתר" w:date="2026-10-19T06:44:48Z">
            <w:rPr>
              <w:rStyle w:val="27"/>
              <w:rtl/>
            </w:rPr>
          </w:rPrChange>
        </w:rPr>
        <w:t xml:space="preserve">וא"ל </w:t>
      </w:r>
      <w:r>
        <w:rPr>
          <w:rtl/>
          <w:rPrChange w:id="9290" w:author="עריכה מהאתר" w:date="2026-10-19T06:44:48Z">
            <w:rPr>
              <w:rStyle w:val="27"/>
              <w:rtl/>
            </w:rPr>
          </w:rPrChange>
        </w:rPr>
        <w:t xml:space="preserve">רב חסדא</w:t>
      </w:r>
      <w:r>
        <w:rPr>
          <w:rStyle w:val="27"/>
          <w:rtl/>
          <w:rPrChange w:id="9289" w:author="עריכה מהאתר" w:date="2026-10-19T06:44:48Z">
            <w:rPr>
              <w:rStyle w:val="27"/>
              <w:rtl/>
            </w:rPr>
          </w:rPrChange>
        </w:rPr>
        <w:t xml:space="preserve">:</w:t>
      </w:r>
      <w:r>
        <w:rPr>
          <w:rtl/>
        </w:rPr>
        <w:t xml:space="preserve"> שמא מקדח וחיסומו שנינו? </w:t>
      </w:r>
    </w:p>
    <w:p w14:paraId="6356F98A" w14:textId="77777777" w:rsidR="006542AA" w:rsidRDefault="00000000">
      <w:pPr>
        <w:pStyle w:val="36"/>
        <w:framePr w:wrap="notBeside"/>
      </w:pPr>
      <w:r>
        <w:t>וא"ל רב תחליפא:</w:t>
      </w:r>
    </w:p>
    <w:p w14:paraId="1AB01075" w14:textId="66BDFE46" w:rsidR="00B874E6" w:rsidRDefault="00F63065" w:rsidP="00C5567C">
      <w:pPr>
        <w:pStyle w:val="011"/>
        <w:rPr>
          <w:rtl/>
        </w:rPr>
      </w:pPr>
      <w:r>
        <w:rPr>
          <w:rtl/>
        </w:rPr>
        <w:t xml:space="preserve">לא תימא שמא, אלא ודאי מקדח וחיסומו, צריך להתלות עליו </w:t>
      </w:r>
      <w:r>
        <w:rPr>
          <w:rStyle w:val="27"/>
          <w:rtl/>
        </w:rPr>
        <w:t>כחזקיה</w:t>
      </w:r>
      <w:r>
        <w:rPr>
          <w:rtl/>
        </w:rPr>
        <w:t xml:space="preserve"> אבי עקש</w:t>
      </w:r>
      <w:r w:rsidR="0057284B">
        <w:rPr>
          <w:rtl/>
        </w:rPr>
        <w:t>.</w:t>
      </w:r>
    </w:p>
    <w:p w14:paraId="6F740C80" w14:textId="5BDD89D9" w:rsidR="00B874E6" w:rsidRDefault="00F63065" w:rsidP="0043687E">
      <w:pPr>
        <w:rPr>
          <w:rtl/>
        </w:rPr>
      </w:pPr>
      <w:r>
        <w:rPr>
          <w:rtl/>
        </w:rPr>
        <w:t xml:space="preserve">דתנן, זו עדות העיד </w:t>
      </w:r>
      <w:r>
        <w:rPr>
          <w:rStyle w:val="27"/>
          <w:rtl/>
        </w:rPr>
        <w:t>חזקיה</w:t>
      </w:r>
      <w:r>
        <w:rPr>
          <w:rtl/>
        </w:rPr>
        <w:t xml:space="preserve"> אבי עקש לפני </w:t>
      </w:r>
      <w:r>
        <w:rPr>
          <w:rStyle w:val="27"/>
          <w:rtl/>
        </w:rPr>
        <w:t>ר"ג</w:t>
      </w:r>
      <w:r>
        <w:rPr>
          <w:rtl/>
        </w:rPr>
        <w:t xml:space="preserve"> ביבנה, שאמר </w:t>
      </w:r>
      <w:r>
        <w:rPr>
          <w:rStyle w:val="27"/>
          <w:rtl/>
        </w:rPr>
        <w:t>מ</w:t>
      </w:r>
      <w:r>
        <w:rPr>
          <w:rStyle w:val="27"/>
          <w:rFonts w:hint="cs"/>
          <w:rtl/>
        </w:rPr>
        <w:t>ר"ג</w:t>
      </w:r>
      <w:r w:rsidR="0043687E">
        <w:rPr>
          <w:rFonts w:hint="cs"/>
          <w:rtl/>
        </w:rPr>
        <w:t xml:space="preserve"> </w:t>
      </w:r>
      <w:r>
        <w:rPr>
          <w:rtl/>
        </w:rPr>
        <w:t>הזקן: כל שאין לו תוך בכלי חרס אין לו אחורים לחליקה, נטמא תוכו - נטמא גבו, נטמא גבו - נטמא תוכו</w:t>
      </w:r>
      <w:r w:rsidR="0057284B">
        <w:rPr>
          <w:rtl/>
        </w:rPr>
        <w:t>.</w:t>
      </w:r>
    </w:p>
    <w:p w14:paraId="52108CF3" w14:textId="1081C2ED" w:rsidR="0043687E" w:rsidRDefault="00F63065" w:rsidP="00F63065">
      <w:pPr>
        <w:rPr>
          <w:rtl/>
        </w:rPr>
      </w:pPr>
      <w:r>
        <w:rPr>
          <w:rtl/>
        </w:rPr>
        <w:t xml:space="preserve">כלי חרס - בתוכו תלה התורה, יש לו תוך - איטמי לו, אין לו תוך - לא איטמי לו! </w:t>
      </w:r>
    </w:p>
    <w:p w14:paraId="5FFC2942" w14:textId="74A92B5D" w:rsidR="00B874E6" w:rsidRDefault="00F63065" w:rsidP="0043687E">
      <w:pPr>
        <w:rPr>
          <w:rtl/>
        </w:rPr>
      </w:pPr>
      <w:r>
        <w:rPr>
          <w:rStyle w:val="27"/>
          <w:rtl/>
        </w:rPr>
        <w:t>א</w:t>
      </w:r>
      <w:r w:rsidR="0043687E">
        <w:rPr>
          <w:rStyle w:val="27"/>
          <w:rFonts w:hint="cs"/>
          <w:rtl/>
        </w:rPr>
        <w:t>ריצ</w:t>
      </w:r>
      <w:r>
        <w:rPr>
          <w:rStyle w:val="27"/>
          <w:rFonts w:hint="cs"/>
          <w:rtl/>
        </w:rPr>
        <w:t>ב"א</w:t>
      </w:r>
      <w:r>
        <w:rPr>
          <w:rtl/>
        </w:rPr>
        <w:t>: ה"ק, כל שאין לו תוך בכלי חרס - כנגדו בכלי שטף אין לו אחורים לחליקה, נטמא תוכו - נטמא גבו, נטמא גבו - נטמא תוכו</w:t>
      </w:r>
      <w:r w:rsidR="0057284B">
        <w:rPr>
          <w:rtl/>
        </w:rPr>
        <w:t>.</w:t>
      </w:r>
    </w:p>
    <w:p w14:paraId="67C7A0CA" w14:textId="18F18AA5" w:rsidR="0043687E" w:rsidRDefault="0043687E" w:rsidP="00F63065">
      <w:pPr>
        <w:rPr>
          <w:rtl/>
        </w:rPr>
      </w:pPr>
      <w:r>
        <w:rPr>
          <w:rFonts w:hint="cs"/>
          <w:rtl/>
        </w:rPr>
        <w:t xml:space="preserve">ל"ל </w:t>
      </w:r>
      <w:r w:rsidR="00F63065">
        <w:rPr>
          <w:rtl/>
        </w:rPr>
        <w:t xml:space="preserve">מיתלייה בכלי חרס? נימא: כל שאין לו תוך בכלי שטף - אין לו אחורים לחליקה! </w:t>
      </w:r>
    </w:p>
    <w:p w14:paraId="70706116" w14:textId="77777777" w:rsidR="006542AA" w:rsidRDefault="00000000">
      <w:pPr>
        <w:pStyle w:val="36"/>
        <w:framePr w:wrap="notBeside"/>
      </w:pPr>
      <w:r>
        <w:t>הא קמ"ל:</w:t>
      </w:r>
    </w:p>
    <w:p w14:paraId="224984ED" w14:textId="05609929" w:rsidR="00B874E6" w:rsidRDefault="0043687E" w:rsidP="00F63065">
      <w:pPr>
        <w:rPr>
          <w:rtl/>
        </w:rPr>
      </w:pPr>
      <w:r>
        <w:rPr>
          <w:rtl/>
        </w:rPr>
        <w:t xml:space="preserve">דיש לו תוך </w:t>
      </w:r>
      <w:r w:rsidR="00F63065">
        <w:rPr>
          <w:rtl/>
        </w:rPr>
        <w:t>הרי הוא ככלי חרס, מה כלי חרס, נטמא תוכו - נטמא גבו, לא נטמא תוכו - לא נטמא גבו, אף כלי שטף, נטמא תוכו - נטמא גבו, לא נטמא תוכו - לא נטמא גבו</w:t>
      </w:r>
      <w:r w:rsidR="0057284B">
        <w:rPr>
          <w:rtl/>
        </w:rPr>
        <w:t>.</w:t>
      </w:r>
    </w:p>
    <w:p w14:paraId="797D3C5B" w14:textId="666AD02C" w:rsidR="0043687E" w:rsidRDefault="0043687E" w:rsidP="00F63065">
      <w:pPr>
        <w:rPr>
          <w:rtl/>
        </w:rPr>
      </w:pPr>
      <w:r>
        <w:rPr>
          <w:rtl/>
        </w:rPr>
        <w:t>בשלמא כלי חרס</w:t>
      </w:r>
      <w:r w:rsidR="00F63065">
        <w:rPr>
          <w:rtl/>
        </w:rPr>
        <w:t xml:space="preserve"> גלי </w:t>
      </w:r>
      <w:r>
        <w:rPr>
          <w:rtl/>
        </w:rPr>
        <w:t>בו</w:t>
      </w:r>
      <w:r w:rsidR="00F63065">
        <w:rPr>
          <w:rtl/>
        </w:rPr>
        <w:t xml:space="preserve"> </w:t>
      </w:r>
      <w:r>
        <w:rPr>
          <w:rtl/>
        </w:rPr>
        <w:t>התורה</w:t>
      </w:r>
      <w:r w:rsidR="00F63065">
        <w:rPr>
          <w:rtl/>
        </w:rPr>
        <w:t xml:space="preserve"> תוכו, אלא כלי שטף, מי גלי </w:t>
      </w:r>
      <w:r>
        <w:rPr>
          <w:rtl/>
        </w:rPr>
        <w:t>בו</w:t>
      </w:r>
      <w:r w:rsidR="00F63065">
        <w:rPr>
          <w:rtl/>
        </w:rPr>
        <w:t xml:space="preserve"> </w:t>
      </w:r>
      <w:r>
        <w:rPr>
          <w:rtl/>
        </w:rPr>
        <w:t>התורה</w:t>
      </w:r>
      <w:r w:rsidR="00F63065">
        <w:rPr>
          <w:rtl/>
        </w:rPr>
        <w:t xml:space="preserve"> תוכו? </w:t>
      </w:r>
    </w:p>
    <w:p w14:paraId="54815B1B" w14:textId="4A75618E" w:rsidR="0043687E" w:rsidRDefault="00F63065" w:rsidP="0043687E">
      <w:pPr>
        <w:rPr>
          <w:rtl/>
        </w:rPr>
      </w:pPr>
      <w:r>
        <w:rPr>
          <w:rtl/>
        </w:rPr>
        <w:t>אם בטומאה דאורייתא - ה"נ, ה</w:t>
      </w:r>
      <w:r>
        <w:rPr>
          <w:rFonts w:hint="cs"/>
          <w:rtl/>
        </w:rPr>
        <w:t>ב"ע</w:t>
      </w:r>
      <w:r>
        <w:rPr>
          <w:rtl/>
        </w:rPr>
        <w:t xml:space="preserve"> בטומאת משקין דרבנן, דתנן: כלי שנטמא אחוריו במשקין - אחוריו טמאין, תוכו אג</w:t>
      </w:r>
      <w:r w:rsidR="0043687E">
        <w:rPr>
          <w:rtl/>
        </w:rPr>
        <w:t>נו אזנו וידיו טהורין נטמא תוכו</w:t>
      </w:r>
      <w:r>
        <w:rPr>
          <w:rtl/>
        </w:rPr>
        <w:t xml:space="preserve"> כולו טמא: דמדאורייתא אין אוכל מטמא כלי, ואין משקה מטמא כלי, </w:t>
      </w:r>
    </w:p>
    <w:p w14:paraId="0190F1F4" w14:textId="06689F2D" w:rsidR="00B874E6" w:rsidRDefault="00F63065" w:rsidP="0043687E">
      <w:pPr>
        <w:rPr>
          <w:rtl/>
        </w:rPr>
      </w:pPr>
      <w:r>
        <w:rPr>
          <w:rtl/>
        </w:rPr>
        <w:t>ורבנן הוא דגזור משום משקה זב וזבה, הלכך שויוה רבנן כטומאה דכלי חרס, ולא שויוה רבנן כטומאה דאורייתא דנפשיה, עבדו רבנן היכירא כי איך דלא לישרוף עליו תרומה וקדשים</w:t>
      </w:r>
      <w:r w:rsidR="0057284B">
        <w:rPr>
          <w:rtl/>
        </w:rPr>
        <w:t>.</w:t>
      </w:r>
    </w:p>
    <w:p w14:paraId="59364D25" w14:textId="0126F3FC" w:rsidR="006542AA" w:rsidRDefault="00000000">
      <w:pPr>
        <w:pStyle w:val="36"/>
        <w:framePr w:wrap="notBeside"/>
      </w:pPr>
      <w:r>
        <w:t>א"כ,</w:t>
      </w:r>
    </w:p>
    <w:p w14:paraId="133A770C" w14:textId="7C699A98" w:rsidR="0043687E" w:rsidRDefault="00F63065" w:rsidP="00C5567C">
      <w:pPr>
        <w:pStyle w:val="011"/>
        <w:rPr>
          <w:rtl/>
        </w:rPr>
      </w:pPr>
      <w:r>
        <w:rPr>
          <w:rtl/>
        </w:rPr>
        <w:lastRenderedPageBreak/>
        <w:t>אין לו תוך גם, ליעביד גם היכירא! כיון דעבדו היכירא ביש לו תוך, ידיע דאין לו תוך דרבנן,</w:t>
      </w:r>
    </w:p>
    <w:p w14:paraId="44F5C70C" w14:textId="77777777" w:rsidR="0043687E" w:rsidRDefault="00F63065" w:rsidP="00F63065">
      <w:pPr>
        <w:rPr>
          <w:rtl/>
        </w:rPr>
      </w:pPr>
      <w:r>
        <w:rPr>
          <w:rtl/>
        </w:rPr>
        <w:t xml:space="preserve">ואין לו תוך בכלי שטף דאורייתא בר קבולי טומאה הוא? </w:t>
      </w:r>
    </w:p>
    <w:p w14:paraId="23E20056" w14:textId="7A5CA3C3" w:rsidR="0043687E" w:rsidRDefault="00F63065" w:rsidP="00F63065">
      <w:pPr>
        <w:rPr>
          <w:rtl/>
        </w:rPr>
      </w:pPr>
      <w:r>
        <w:rPr>
          <w:rtl/>
        </w:rPr>
        <w:t xml:space="preserve">דומיא דשק צריך, מה שק מיטלטל מלא וריקן - אף כל מיטלטל מלא וריקן! </w:t>
      </w:r>
    </w:p>
    <w:p w14:paraId="3033A914" w14:textId="324663C3" w:rsidR="00B874E6" w:rsidRDefault="00F63065" w:rsidP="00F63065">
      <w:pPr>
        <w:rPr>
          <w:rtl/>
        </w:rPr>
      </w:pPr>
      <w:r>
        <w:rPr>
          <w:rtl/>
        </w:rPr>
        <w:t>בהנך דחזו למדרסות,א"כ, חרס גם! אין מדרס בכלי חרס</w:t>
      </w:r>
      <w:r w:rsidR="0057284B">
        <w:rPr>
          <w:rtl/>
        </w:rPr>
        <w:t>.</w:t>
      </w:r>
    </w:p>
    <w:p w14:paraId="5947128E" w14:textId="39AF2FED" w:rsidR="006542AA" w:rsidRDefault="00000000">
      <w:pPr>
        <w:pStyle w:val="36"/>
        <w:framePr w:wrap="notBeside"/>
      </w:pPr>
      <w:r>
        <w:t>ר"פ:</w:t>
      </w:r>
    </w:p>
    <w:p w14:paraId="169FAEE0" w14:textId="10CE6148" w:rsidR="00B874E6" w:rsidRDefault="00F63065" w:rsidP="00F63065">
      <w:pPr>
        <w:rPr>
          <w:rtl/>
        </w:rPr>
      </w:pPr>
      <w:r>
        <w:rPr>
          <w:rtl/>
        </w:rPr>
        <w:t>מקדח גדול שנינו</w:t>
      </w:r>
      <w:r w:rsidR="0057284B">
        <w:rPr>
          <w:rtl/>
        </w:rPr>
        <w:t>.</w:t>
      </w:r>
    </w:p>
    <w:p w14:paraId="07048053" w14:textId="77777777" w:rsidR="006542AA" w:rsidRDefault="00000000">
      <w:pPr>
        <w:pStyle w:val="36"/>
        <w:framePr w:wrap="notBeside"/>
      </w:pPr>
      <w:r>
        <w:t>מכלל</w:t>
      </w:r>
    </w:p>
    <w:p w14:paraId="52BBA56D" w14:textId="7C7E2F66" w:rsidR="0043687E" w:rsidRDefault="00F63065" w:rsidP="00F63065">
      <w:pPr>
        <w:rPr>
          <w:rtl/>
        </w:rPr>
      </w:pPr>
      <w:r>
        <w:rPr>
          <w:rtl/>
        </w:rPr>
        <w:t xml:space="preserve">דמקדח סתם - זוטרא גם מכסלע, הניחא </w:t>
      </w:r>
      <w:r>
        <w:rPr>
          <w:rStyle w:val="27"/>
          <w:rtl/>
        </w:rPr>
        <w:t>לר"מ</w:t>
      </w:r>
      <w:r>
        <w:rPr>
          <w:rtl/>
        </w:rPr>
        <w:t xml:space="preserve">, אלא לרבנן מה יש לומר? </w:t>
      </w:r>
    </w:p>
    <w:p w14:paraId="03C6260F" w14:textId="0FED542B" w:rsidR="0043687E" w:rsidRDefault="00F63065" w:rsidP="0043687E">
      <w:pPr>
        <w:rPr>
          <w:rtl/>
        </w:rPr>
      </w:pPr>
      <w:r>
        <w:rPr>
          <w:rtl/>
        </w:rPr>
        <w:t xml:space="preserve">דתנן, באיזה מקדח אמרו </w:t>
      </w:r>
      <w:r w:rsidR="0043687E">
        <w:rPr>
          <w:rStyle w:val="27"/>
          <w:rFonts w:hint="cs"/>
          <w:rtl/>
        </w:rPr>
        <w:t>ל</w:t>
      </w:r>
      <w:r>
        <w:rPr>
          <w:rStyle w:val="27"/>
          <w:rFonts w:hint="cs"/>
          <w:rtl/>
        </w:rPr>
        <w:t>ר"מ</w:t>
      </w:r>
      <w:r>
        <w:rPr>
          <w:rtl/>
        </w:rPr>
        <w:t xml:space="preserve"> בקטן של רופאים,</w:t>
      </w:r>
      <w:r w:rsidR="0043687E">
        <w:rPr>
          <w:rFonts w:hint="cs"/>
          <w:rtl/>
        </w:rPr>
        <w:t>-</w:t>
      </w:r>
      <w:r>
        <w:rPr>
          <w:rtl/>
        </w:rPr>
        <w:t xml:space="preserve"> וחכ"א: בגדול של לשכה! </w:t>
      </w:r>
    </w:p>
    <w:p w14:paraId="63AED0A8" w14:textId="425E2CE2" w:rsidR="006542AA" w:rsidRDefault="00000000">
      <w:pPr>
        <w:pStyle w:val="36"/>
        <w:framePr w:wrap="notBeside"/>
      </w:pPr>
      <w:r>
        <w:t>ולר"מ מי ניחא?</w:t>
      </w:r>
    </w:p>
    <w:p w14:paraId="4487BA9C" w14:textId="76E5DCEA" w:rsidR="0043687E" w:rsidRDefault="00F63065" w:rsidP="0043687E">
      <w:pPr>
        <w:rPr>
          <w:rtl/>
        </w:rPr>
      </w:pPr>
      <w:r>
        <w:rPr>
          <w:rtl/>
        </w:rPr>
        <w:t xml:space="preserve">היה לו מקולי ב"ש ומחומרי ב"ה, ואנן דתנן תנן, דלא תנן - לא תנן! </w:t>
      </w:r>
    </w:p>
    <w:p w14:paraId="260EDCFF" w14:textId="35C7134D" w:rsidR="006542AA" w:rsidRDefault="00000000">
      <w:pPr>
        <w:pStyle w:val="36"/>
        <w:framePr w:wrap="notBeside"/>
      </w:pPr>
      <w:r>
        <w:t>אר"נ</w:t>
      </w:r>
      <w:r w:rsidR="00F63065">
        <w:t>:</w:t>
      </w:r>
    </w:p>
    <w:p w14:paraId="2340F2D0" w14:textId="313C517B" w:rsidR="00B874E6" w:rsidRDefault="00F63065" w:rsidP="0043687E">
      <w:pPr>
        <w:rPr>
          <w:rtl/>
        </w:rPr>
      </w:pPr>
      <w:r>
        <w:rPr>
          <w:rtl/>
        </w:rPr>
        <w:t>סלע נירונית שנינו כמקדח גדול, סלע סתם - זוטרא ממקדח סתם</w:t>
      </w:r>
      <w:r w:rsidR="0057284B">
        <w:rPr>
          <w:rtl/>
        </w:rPr>
        <w:t>.</w:t>
      </w:r>
    </w:p>
    <w:p w14:paraId="0DAFD6AE" w14:textId="3911AA75" w:rsidR="0057284B" w:rsidRDefault="0057284B" w:rsidP="009F73ED">
      <w:pPr>
        <w:pStyle w:val="affff9"/>
        <w:rPr>
          <w:rtl/>
        </w:rPr>
      </w:pPr>
      <w:r>
        <w:rPr>
          <w:rtl/>
        </w:rPr>
        <w:t>• • •</w:t>
      </w:r>
    </w:p>
    <w:p w14:paraId="2DCB7EC5" w14:textId="77777777" w:rsidR="006542AA" w:rsidRDefault="00000000">
      <w:pPr>
        <w:pStyle w:val="afffff5"/>
        <w:framePr w:wrap="around"/>
      </w:pPr>
      <w:r>
        <w:t>משנה ב</w:t>
      </w:r>
    </w:p>
    <w:p w14:paraId="732AFDB2" w14:textId="77777777" w:rsidR="00B874E6" w:rsidRDefault="00F63065" w:rsidP="009F73ED">
      <w:pPr>
        <w:pStyle w:val="afff5"/>
        <w:spacing w:before="120"/>
        <w:rPr>
          <w:rtl/>
        </w:rPr>
      </w:pPr>
      <w:r>
        <w:rPr>
          <w:rtl/>
        </w:rPr>
        <w:t>הריס של עין שניקב, שנפגם, שנסדק, הרי בעינו דק, תבלול, חלזון, נחש, ועינב</w:t>
      </w:r>
      <w:r w:rsidR="0057284B">
        <w:rPr>
          <w:rtl/>
        </w:rPr>
        <w:t>.</w:t>
      </w:r>
    </w:p>
    <w:p w14:paraId="5353932B" w14:textId="77777777" w:rsidR="00B874E6" w:rsidRDefault="00F63065" w:rsidP="0043687E">
      <w:pPr>
        <w:pStyle w:val="afff5"/>
        <w:rPr>
          <w:rtl/>
        </w:rPr>
      </w:pPr>
      <w:r>
        <w:rPr>
          <w:rtl/>
        </w:rPr>
        <w:t>איזהו תבלול - לבן הפוסק בסירא ונכנס בשחור, שחור נכנס בלבן - אינו מום</w:t>
      </w:r>
      <w:r w:rsidR="0057284B">
        <w:rPr>
          <w:rtl/>
        </w:rPr>
        <w:t>.</w:t>
      </w:r>
    </w:p>
    <w:p w14:paraId="4841BC0D" w14:textId="06165B77" w:rsidR="0057284B" w:rsidRDefault="0057284B" w:rsidP="009F73ED">
      <w:pPr>
        <w:pStyle w:val="affff9"/>
        <w:rPr>
          <w:rtl/>
        </w:rPr>
      </w:pPr>
      <w:r>
        <w:rPr>
          <w:rtl/>
        </w:rPr>
        <w:t>• • •</w:t>
      </w:r>
    </w:p>
    <w:p w14:paraId="1CD819FD" w14:textId="77777777" w:rsidR="00BB34AE" w:rsidRDefault="00BB34AE" w:rsidP="00BB34AE">
      <w:pPr>
        <w:pStyle w:val="afff0"/>
        <w:framePr w:wrap="around"/>
        <w:rPr>
          <w:rtl/>
        </w:rPr>
      </w:pPr>
      <w:r>
        <w:rPr>
          <w:rFonts w:hint="cs"/>
          <w:rtl/>
        </w:rPr>
        <w:t>לח:</w:t>
      </w:r>
    </w:p>
    <w:p w14:paraId="2969BB87" w14:textId="6BF8F4E6" w:rsidR="006542AA" w:rsidRDefault="00000000">
      <w:pPr>
        <w:pStyle w:val="36"/>
        <w:framePr w:wrap="notBeside"/>
      </w:pPr>
      <w:r>
        <w:t>הריס? אר"פ:</w:t>
      </w:r>
    </w:p>
    <w:p w14:paraId="584C01DC" w14:textId="48D8092D" w:rsidR="00B874E6" w:rsidRDefault="00BB34AE" w:rsidP="00BB34AE">
      <w:pPr>
        <w:rPr>
          <w:rtl/>
        </w:rPr>
      </w:pPr>
      <w:r>
        <w:rPr>
          <w:rFonts w:hint="cs"/>
          <w:rtl/>
        </w:rPr>
        <w:t>שור</w:t>
      </w:r>
      <w:r w:rsidR="00F63065">
        <w:rPr>
          <w:rtl/>
        </w:rPr>
        <w:t xml:space="preserve"> ברא </w:t>
      </w:r>
      <w:r>
        <w:rPr>
          <w:rFonts w:hint="cs"/>
          <w:rtl/>
        </w:rPr>
        <w:t>דעין</w:t>
      </w:r>
    </w:p>
    <w:p w14:paraId="76924845" w14:textId="6F917ACA" w:rsidR="00B874E6" w:rsidRDefault="0057284B" w:rsidP="00BB34AE">
      <w:pPr>
        <w:pStyle w:val="afffd"/>
        <w:rPr>
          <w:rtl/>
        </w:rPr>
      </w:pPr>
      <w:r>
        <w:rPr>
          <w:rtl/>
        </w:rPr>
        <w:t xml:space="preserve">  </w:t>
      </w:r>
      <w:r w:rsidR="00F63065">
        <w:rPr>
          <w:rStyle w:val="afffff0"/>
        </w:rPr>
        <w:t xml:space="preserve">א. </w:t>
      </w:r>
      <w:r w:rsidR="00F63065">
        <w:rPr>
          <w:rtl/>
        </w:rPr>
        <w:t>דק תבלול</w:t>
      </w:r>
      <w:r>
        <w:rPr>
          <w:rtl/>
        </w:rPr>
        <w:t>.</w:t>
      </w:r>
    </w:p>
    <w:p w14:paraId="64EB69B0" w14:textId="77777777" w:rsidR="006542AA" w:rsidRDefault="00000000">
      <w:pPr>
        <w:pStyle w:val="36"/>
        <w:framePr w:wrap="notBeside"/>
      </w:pPr>
      <w:r>
        <w:t>ת"ר:</w:t>
      </w:r>
    </w:p>
    <w:p w14:paraId="3642710F" w14:textId="3B208D8C" w:rsidR="00B874E6" w:rsidRDefault="00F63065" w:rsidP="00F63065">
      <w:pPr>
        <w:rPr>
          <w:rtl/>
        </w:rPr>
      </w:pPr>
      <w:r>
        <w:rPr>
          <w:rtl/>
        </w:rPr>
        <w:t>דק משוקע - הרי זה מום, צף - אינו מום</w:t>
      </w:r>
      <w:r w:rsidR="0057284B">
        <w:rPr>
          <w:rtl/>
        </w:rPr>
        <w:t>.</w:t>
      </w:r>
    </w:p>
    <w:p w14:paraId="2DF82A69" w14:textId="77777777" w:rsidR="006542AA" w:rsidRDefault="00000000">
      <w:pPr>
        <w:pStyle w:val="36"/>
        <w:framePr w:wrap="notBeside"/>
      </w:pPr>
      <w:r>
        <w:t>והתניא איפכא?</w:t>
      </w:r>
    </w:p>
    <w:p w14:paraId="247FCF72" w14:textId="6AE2F891" w:rsidR="00BB34AE" w:rsidRDefault="00F63065" w:rsidP="00BB34AE">
      <w:pPr>
        <w:rPr>
          <w:rtl/>
        </w:rPr>
      </w:pPr>
      <w:r>
        <w:rPr>
          <w:rtl/>
        </w:rPr>
        <w:t xml:space="preserve">הא - בדוק לבן, הא - בדוק שחור, </w:t>
      </w:r>
    </w:p>
    <w:p w14:paraId="5645FEF6" w14:textId="4444232B" w:rsidR="006542AA" w:rsidRDefault="00000000">
      <w:pPr>
        <w:pStyle w:val="36"/>
        <w:framePr w:wrap="notBeside"/>
      </w:pPr>
      <w:r>
        <w:t>דא</w:t>
      </w:r>
      <w:r w:rsidR="00BB34AE">
        <w:t>רב</w:t>
      </w:r>
      <w:r>
        <w:t>ב"ח</w:t>
      </w:r>
      <w:r w:rsidR="00BB34AE">
        <w:t xml:space="preserve"> </w:t>
      </w:r>
      <w:r>
        <w:t xml:space="preserve">סח לי </w:t>
      </w:r>
      <w:r w:rsidR="00BB34AE">
        <w:t>ר</w:t>
      </w:r>
      <w:r>
        <w:t xml:space="preserve">י"א </w:t>
      </w:r>
      <w:r w:rsidR="00BB34AE">
        <w:t>מ</w:t>
      </w:r>
      <w:r>
        <w:t>אושא:</w:t>
      </w:r>
    </w:p>
    <w:p w14:paraId="56530632" w14:textId="05060DC7" w:rsidR="00BB34AE" w:rsidRDefault="00F63065" w:rsidP="00BB34AE">
      <w:pPr>
        <w:rPr>
          <w:rtl/>
        </w:rPr>
      </w:pPr>
      <w:r>
        <w:rPr>
          <w:rtl/>
        </w:rPr>
        <w:lastRenderedPageBreak/>
        <w:t xml:space="preserve">דק שחור </w:t>
      </w:r>
      <w:r w:rsidR="00BB34AE">
        <w:rPr>
          <w:rtl/>
        </w:rPr>
        <w:t xml:space="preserve">משוקע הרי זה מום, צף </w:t>
      </w:r>
      <w:r>
        <w:rPr>
          <w:rtl/>
        </w:rPr>
        <w:t xml:space="preserve">אינו מום, </w:t>
      </w:r>
    </w:p>
    <w:p w14:paraId="4A219C68" w14:textId="77777777" w:rsidR="00B874E6" w:rsidRDefault="00BB34AE" w:rsidP="00BB34AE">
      <w:pPr>
        <w:rPr>
          <w:rtl/>
        </w:rPr>
      </w:pPr>
      <w:r>
        <w:rPr>
          <w:rtl/>
        </w:rPr>
        <w:tab/>
      </w:r>
      <w:r>
        <w:rPr>
          <w:rtl/>
        </w:rPr>
        <w:tab/>
      </w:r>
      <w:r>
        <w:rPr>
          <w:rtl/>
        </w:rPr>
        <w:tab/>
      </w:r>
      <w:r>
        <w:rPr>
          <w:rtl/>
        </w:rPr>
        <w:tab/>
      </w:r>
      <w:r>
        <w:rPr>
          <w:rtl/>
        </w:rPr>
        <w:tab/>
      </w:r>
      <w:r w:rsidR="00F63065">
        <w:rPr>
          <w:rtl/>
        </w:rPr>
        <w:t>דק לבן משוקע - אינו מום, צף - הרי זה מום</w:t>
      </w:r>
      <w:r w:rsidR="0057284B">
        <w:rPr>
          <w:rtl/>
        </w:rPr>
        <w:t>.</w:t>
      </w:r>
    </w:p>
    <w:p w14:paraId="067A1F5F" w14:textId="77777777" w:rsidR="00B874E6" w:rsidRDefault="00F63065" w:rsidP="00F63065">
      <w:pPr>
        <w:rPr>
          <w:rtl/>
        </w:rPr>
      </w:pPr>
      <w:r>
        <w:rPr>
          <w:rtl/>
        </w:rPr>
        <w:t>וסימניך: ברקא</w:t>
      </w:r>
      <w:r w:rsidR="0057284B">
        <w:rPr>
          <w:rtl/>
        </w:rPr>
        <w:t>.</w:t>
      </w:r>
    </w:p>
    <w:p w14:paraId="527A4E3F" w14:textId="73F47D17" w:rsidR="00B874E6" w:rsidRDefault="0057284B" w:rsidP="00BB34AE">
      <w:pPr>
        <w:pStyle w:val="afffd"/>
        <w:rPr>
          <w:rtl/>
        </w:rPr>
      </w:pPr>
      <w:r>
        <w:rPr>
          <w:rtl/>
        </w:rPr>
        <w:t xml:space="preserve">  </w:t>
      </w:r>
      <w:r w:rsidR="00F63065">
        <w:rPr>
          <w:rStyle w:val="afffff0"/>
        </w:rPr>
        <w:t xml:space="preserve">ב. </w:t>
      </w:r>
      <w:r w:rsidR="00F63065">
        <w:rPr>
          <w:rtl/>
        </w:rPr>
        <w:t>חלזון נחש ועצב</w:t>
      </w:r>
      <w:r>
        <w:rPr>
          <w:rtl/>
        </w:rPr>
        <w:t>.</w:t>
      </w:r>
    </w:p>
    <w:p w14:paraId="3918A7D8" w14:textId="77777777" w:rsidR="006542AA" w:rsidRDefault="00000000">
      <w:pPr>
        <w:pStyle w:val="36"/>
        <w:framePr w:wrap="notBeside"/>
      </w:pPr>
      <w:r w:rsidRPr="00D25F87">
        <w:t>איבעיא להו</w:t>
      </w:r>
      <w:r>
        <w:t>:</w:t>
      </w:r>
    </w:p>
    <w:p w14:paraId="01EBE4F6" w14:textId="056FCA7A" w:rsidR="00BB34AE" w:rsidRDefault="00F63065" w:rsidP="00F63065">
      <w:pPr>
        <w:rPr>
          <w:rtl/>
        </w:rPr>
      </w:pPr>
      <w:r>
        <w:rPr>
          <w:rtl/>
        </w:rPr>
        <w:t xml:space="preserve">חלזון </w:t>
      </w:r>
      <w:r w:rsidRPr="00BB34AE">
        <w:rPr>
          <w:b/>
          <w:bCs/>
          <w:rtl/>
        </w:rPr>
        <w:t>הוא</w:t>
      </w:r>
      <w:r>
        <w:rPr>
          <w:rtl/>
        </w:rPr>
        <w:t xml:space="preserve"> נחש, </w:t>
      </w:r>
      <w:r w:rsidR="00002A62" w:rsidRPr="00D25F87">
        <w:rPr>
          <w:b/>
          <w:bCs/>
          <w:rtl/>
        </w:rPr>
        <w:t>או"ד</w:t>
      </w:r>
      <w:r>
        <w:rPr>
          <w:rtl/>
        </w:rPr>
        <w:t xml:space="preserve"> חלזון </w:t>
      </w:r>
      <w:r w:rsidRPr="00BB34AE">
        <w:rPr>
          <w:b/>
          <w:bCs/>
          <w:rtl/>
        </w:rPr>
        <w:t>או</w:t>
      </w:r>
      <w:r>
        <w:rPr>
          <w:rtl/>
        </w:rPr>
        <w:t xml:space="preserve"> נחש? </w:t>
      </w:r>
    </w:p>
    <w:p w14:paraId="51BB5C86" w14:textId="77777777" w:rsidR="006542AA" w:rsidRDefault="00000000">
      <w:pPr>
        <w:pStyle w:val="36"/>
        <w:framePr w:wrap="notBeside"/>
      </w:pPr>
      <w:r>
        <w:t>ת"ש,</w:t>
      </w:r>
    </w:p>
    <w:p w14:paraId="1BD97280" w14:textId="4F699784" w:rsidR="00563B81" w:rsidRDefault="00BB34AE" w:rsidP="00BB34AE">
      <w:pPr>
        <w:rPr>
          <w:rtl/>
        </w:rPr>
      </w:pPr>
      <w:r>
        <w:rPr>
          <w:rStyle w:val="27"/>
          <w:rtl/>
        </w:rPr>
        <w:t>דא</w:t>
      </w:r>
      <w:r w:rsidR="00F63065">
        <w:rPr>
          <w:rStyle w:val="27"/>
          <w:rtl/>
        </w:rPr>
        <w:t>רב</w:t>
      </w:r>
      <w:r>
        <w:rPr>
          <w:rStyle w:val="27"/>
          <w:rFonts w:hint="cs"/>
          <w:rtl/>
        </w:rPr>
        <w:t>ב"ח</w:t>
      </w:r>
      <w:r>
        <w:rPr>
          <w:rFonts w:hint="cs"/>
          <w:rtl/>
        </w:rPr>
        <w:t xml:space="preserve"> </w:t>
      </w:r>
      <w:r w:rsidR="00F63065">
        <w:rPr>
          <w:rtl/>
        </w:rPr>
        <w:t xml:space="preserve">סח לי </w:t>
      </w:r>
      <w:r w:rsidR="00F63065">
        <w:rPr>
          <w:rStyle w:val="27"/>
          <w:rtl/>
        </w:rPr>
        <w:t>ר</w:t>
      </w:r>
      <w:r>
        <w:rPr>
          <w:rStyle w:val="27"/>
          <w:rFonts w:hint="cs"/>
          <w:rtl/>
        </w:rPr>
        <w:t>י"ו</w:t>
      </w:r>
      <w:r>
        <w:rPr>
          <w:rFonts w:hint="cs"/>
          <w:rtl/>
        </w:rPr>
        <w:t xml:space="preserve"> ב"א</w:t>
      </w:r>
      <w:r w:rsidR="00F63065">
        <w:rPr>
          <w:rtl/>
        </w:rPr>
        <w:t xml:space="preserve">: זקן אחד היה בשכונתינו </w:t>
      </w:r>
      <w:r w:rsidR="00F63065">
        <w:rPr>
          <w:rStyle w:val="27"/>
          <w:rtl/>
        </w:rPr>
        <w:t>ור"ש</w:t>
      </w:r>
      <w:r w:rsidR="00F63065">
        <w:rPr>
          <w:rtl/>
        </w:rPr>
        <w:t xml:space="preserve"> בן יוסי לקוניא שמו, ומימי לא עברתי לפניו, פעם אחת עברתי לפניו, אמר לי, שב בני, שב! </w:t>
      </w:r>
    </w:p>
    <w:p w14:paraId="000A5F9C" w14:textId="20E67D18" w:rsidR="00BB34AE" w:rsidRDefault="00F63065" w:rsidP="00BB34AE">
      <w:pPr>
        <w:rPr>
          <w:rtl/>
        </w:rPr>
      </w:pPr>
      <w:r>
        <w:rPr>
          <w:rtl/>
        </w:rPr>
        <w:t>חלזון זה - מום קבוע לשחוט עליו, וזהו נחש שאמרו חכמים,</w:t>
      </w:r>
    </w:p>
    <w:p w14:paraId="2902A59C" w14:textId="77777777" w:rsidR="00B874E6" w:rsidRDefault="00F63065" w:rsidP="00BB34AE">
      <w:pPr>
        <w:rPr>
          <w:rtl/>
        </w:rPr>
      </w:pPr>
      <w:r>
        <w:rPr>
          <w:rtl/>
        </w:rPr>
        <w:t>ו</w:t>
      </w:r>
      <w:r w:rsidR="00FA1A10">
        <w:rPr>
          <w:rtl/>
        </w:rPr>
        <w:t>אע"פ</w:t>
      </w:r>
      <w:r>
        <w:rPr>
          <w:rtl/>
        </w:rPr>
        <w:t xml:space="preserve"> שאמרו, אין אדם רואה מומין לעצמו - אבל מורה הלכה לתלמידים, ותלמידים מורין לו</w:t>
      </w:r>
      <w:r w:rsidR="0057284B">
        <w:rPr>
          <w:rtl/>
        </w:rPr>
        <w:t>.</w:t>
      </w:r>
    </w:p>
    <w:p w14:paraId="65982584" w14:textId="30602CA4" w:rsidR="006542AA" w:rsidRDefault="00000000">
      <w:pPr>
        <w:pStyle w:val="36"/>
        <w:framePr w:wrap="notBeside"/>
      </w:pPr>
      <w:r>
        <w:t>והאמר ר"א</w:t>
      </w:r>
      <w:r w:rsidR="00BB34AE">
        <w:t xml:space="preserve"> מ</w:t>
      </w:r>
      <w:r>
        <w:t>ר"ה:</w:t>
      </w:r>
    </w:p>
    <w:p w14:paraId="18E42A3F" w14:textId="749D6F7C" w:rsidR="00563B81" w:rsidRDefault="00F63065" w:rsidP="00BB34AE">
      <w:pPr>
        <w:rPr>
          <w:rtl/>
        </w:rPr>
      </w:pPr>
      <w:r>
        <w:rPr>
          <w:rtl/>
        </w:rPr>
        <w:t>כל תלמיד חכם שמורה הלכה ובא,</w:t>
      </w:r>
      <w:r w:rsidR="00BB34AE">
        <w:rPr>
          <w:rtl/>
        </w:rPr>
        <w:t xml:space="preserve"> אם קודם מעשה אמרה שומעין לו, </w:t>
      </w:r>
    </w:p>
    <w:p w14:paraId="04357EF1" w14:textId="29E29CB0" w:rsidR="00BB34AE" w:rsidRDefault="00BB34AE" w:rsidP="00BB34AE">
      <w:pPr>
        <w:rPr>
          <w:rtl/>
        </w:rPr>
      </w:pPr>
      <w:r>
        <w:rPr>
          <w:rtl/>
        </w:rPr>
        <w:t xml:space="preserve">ואם לא </w:t>
      </w:r>
      <w:r w:rsidR="00F63065">
        <w:rPr>
          <w:rtl/>
        </w:rPr>
        <w:t xml:space="preserve">אין שומעין לו! </w:t>
      </w:r>
      <w:r>
        <w:rPr>
          <w:rtl/>
        </w:rPr>
        <w:t>הוא</w:t>
      </w:r>
      <w:r w:rsidR="00F63065">
        <w:rPr>
          <w:rtl/>
        </w:rPr>
        <w:t xml:space="preserve"> </w:t>
      </w:r>
      <w:r>
        <w:rPr>
          <w:rtl/>
        </w:rPr>
        <w:t>גם</w:t>
      </w:r>
      <w:r w:rsidR="00F63065">
        <w:rPr>
          <w:rtl/>
        </w:rPr>
        <w:t xml:space="preserve"> - מורה ובא </w:t>
      </w:r>
      <w:r>
        <w:rPr>
          <w:rtl/>
        </w:rPr>
        <w:t>היה</w:t>
      </w:r>
      <w:r w:rsidR="00F63065">
        <w:rPr>
          <w:rtl/>
        </w:rPr>
        <w:t xml:space="preserve"> </w:t>
      </w:r>
      <w:r>
        <w:rPr>
          <w:rtl/>
        </w:rPr>
        <w:t>מתחילה</w:t>
      </w:r>
      <w:r w:rsidR="00F63065">
        <w:rPr>
          <w:rtl/>
        </w:rPr>
        <w:t xml:space="preserve">: </w:t>
      </w:r>
    </w:p>
    <w:p w14:paraId="0AEF4109" w14:textId="2D6CB866" w:rsidR="00B874E6" w:rsidRDefault="0057284B" w:rsidP="00BB34AE">
      <w:pPr>
        <w:pStyle w:val="afffd"/>
        <w:rPr>
          <w:rtl/>
        </w:rPr>
      </w:pPr>
      <w:r>
        <w:rPr>
          <w:rtl/>
        </w:rPr>
        <w:t xml:space="preserve">  </w:t>
      </w:r>
      <w:r w:rsidR="00F63065">
        <w:rPr>
          <w:rStyle w:val="afffff0"/>
        </w:rPr>
        <w:t xml:space="preserve">ג. </w:t>
      </w:r>
      <w:r w:rsidR="00F63065">
        <w:rPr>
          <w:rtl/>
        </w:rPr>
        <w:t>איזהו תבלול לבן הפוסק את הסירא</w:t>
      </w:r>
      <w:r>
        <w:rPr>
          <w:rtl/>
        </w:rPr>
        <w:t>.</w:t>
      </w:r>
    </w:p>
    <w:p w14:paraId="179EA5ED" w14:textId="77777777" w:rsidR="006542AA" w:rsidRDefault="00000000">
      <w:pPr>
        <w:pStyle w:val="36"/>
        <w:framePr w:wrap="notBeside"/>
      </w:pPr>
      <w:r>
        <w:t>מתני' רבי יוסי היא, דתניא:</w:t>
      </w:r>
    </w:p>
    <w:p w14:paraId="3C503CA8" w14:textId="3CCA3A09" w:rsidR="00563B81" w:rsidRDefault="00F63065" w:rsidP="00B9629C">
      <w:pPr>
        <w:rPr>
          <w:rtl/>
        </w:rPr>
      </w:pPr>
      <w:r>
        <w:rPr>
          <w:rtl/>
        </w:rPr>
        <w:t xml:space="preserve">לבן ונכנס בשחור, שחור ונכנס בלבן - </w:t>
      </w:r>
      <w:r w:rsidR="00563B81">
        <w:rPr>
          <w:rStyle w:val="27"/>
          <w:rFonts w:hint="cs"/>
          <w:rtl/>
        </w:rPr>
        <w:t>ל</w:t>
      </w:r>
      <w:r>
        <w:rPr>
          <w:rStyle w:val="27"/>
          <w:rFonts w:hint="cs"/>
          <w:rtl/>
        </w:rPr>
        <w:t>ר"מ</w:t>
      </w:r>
      <w:r w:rsidR="00563B81">
        <w:rPr>
          <w:rFonts w:hint="cs"/>
          <w:rtl/>
        </w:rPr>
        <w:t xml:space="preserve"> </w:t>
      </w:r>
      <w:r>
        <w:rPr>
          <w:rtl/>
        </w:rPr>
        <w:t xml:space="preserve">ה"ז מום, </w:t>
      </w:r>
    </w:p>
    <w:p w14:paraId="6D33BE6A" w14:textId="55D89233" w:rsidR="006542AA" w:rsidRDefault="00000000">
      <w:pPr>
        <w:pStyle w:val="36"/>
        <w:framePr w:wrap="notBeside"/>
      </w:pPr>
      <w:r>
        <w:t>ר' יוסי:</w:t>
      </w:r>
    </w:p>
    <w:p w14:paraId="751CC9FD" w14:textId="706D96AD" w:rsidR="00B874E6" w:rsidRDefault="00F63065" w:rsidP="00563B81">
      <w:pPr>
        <w:rPr>
          <w:rtl/>
        </w:rPr>
      </w:pPr>
      <w:r>
        <w:rPr>
          <w:rtl/>
        </w:rPr>
        <w:t>לבן ונכנס בשחור - ה"ז מום, שחור ונכנס בלבן - אינו מום, שאין מומין בלבן</w:t>
      </w:r>
      <w:r w:rsidR="0057284B">
        <w:rPr>
          <w:rtl/>
        </w:rPr>
        <w:t>.</w:t>
      </w:r>
    </w:p>
    <w:p w14:paraId="6C7DD4E3" w14:textId="77777777" w:rsidR="006542AA" w:rsidRDefault="00000000">
      <w:pPr>
        <w:pStyle w:val="36"/>
        <w:framePr w:wrap="notBeside"/>
      </w:pPr>
      <w:r>
        <w:t>רב:</w:t>
      </w:r>
    </w:p>
    <w:p w14:paraId="325CEA8C" w14:textId="542D05DF" w:rsidR="00B874E6" w:rsidRDefault="00563B81" w:rsidP="00563B81">
      <w:pPr>
        <w:rPr>
          <w:rtl/>
        </w:rPr>
      </w:pPr>
      <w:r>
        <w:rPr>
          <w:rFonts w:hint="cs"/>
          <w:rtl/>
        </w:rPr>
        <w:t>טעמא</w:t>
      </w:r>
      <w:r w:rsidR="00F63065">
        <w:rPr>
          <w:rtl/>
        </w:rPr>
        <w:t xml:space="preserve"> </w:t>
      </w:r>
      <w:r w:rsidR="00F63065">
        <w:rPr>
          <w:rStyle w:val="27"/>
          <w:rtl/>
        </w:rPr>
        <w:t>דרבי יוסי</w:t>
      </w:r>
      <w:r w:rsidR="00F63065">
        <w:rPr>
          <w:rtl/>
        </w:rPr>
        <w:t xml:space="preserve"> - ד</w:t>
      </w:r>
      <w:r>
        <w:rPr>
          <w:rFonts w:hint="cs"/>
          <w:rtl/>
        </w:rPr>
        <w:t>'</w:t>
      </w:r>
      <w:r w:rsidR="00F63065">
        <w:rPr>
          <w:rStyle w:val="affffe"/>
          <w:rtl/>
        </w:rPr>
        <w:t>יצא מחלב עינימו</w:t>
      </w:r>
      <w:r>
        <w:rPr>
          <w:rFonts w:hint="cs"/>
          <w:rtl/>
        </w:rPr>
        <w:t>'</w:t>
      </w:r>
      <w:r w:rsidR="00F63065">
        <w:rPr>
          <w:rtl/>
        </w:rPr>
        <w:t>, תרבא דעינא - איקרי, עינימו סתמא - לא איקרי</w:t>
      </w:r>
      <w:r w:rsidR="0057284B">
        <w:rPr>
          <w:rtl/>
        </w:rPr>
        <w:t>.</w:t>
      </w:r>
    </w:p>
    <w:p w14:paraId="319ECDDC" w14:textId="77777777" w:rsidR="006542AA" w:rsidRDefault="00000000">
      <w:pPr>
        <w:pStyle w:val="36"/>
        <w:framePr w:wrap="notBeside"/>
      </w:pPr>
      <w:r>
        <w:t>ור"מ:</w:t>
      </w:r>
    </w:p>
    <w:p w14:paraId="344C31F6" w14:textId="5E470C09" w:rsidR="00B874E6" w:rsidRDefault="00F63065" w:rsidP="00563B81">
      <w:pPr>
        <w:rPr>
          <w:rtl/>
        </w:rPr>
      </w:pPr>
      <w:r>
        <w:rPr>
          <w:rtl/>
        </w:rPr>
        <w:t>מה לשון תבלול - דבר המבלבל את העינים</w:t>
      </w:r>
      <w:r w:rsidR="0057284B">
        <w:rPr>
          <w:rtl/>
        </w:rPr>
        <w:t>.</w:t>
      </w:r>
    </w:p>
    <w:p w14:paraId="6A257751" w14:textId="7864775C" w:rsidR="0057284B" w:rsidRDefault="0057284B" w:rsidP="009F73ED">
      <w:pPr>
        <w:pStyle w:val="affff9"/>
        <w:rPr>
          <w:rtl/>
        </w:rPr>
      </w:pPr>
      <w:r>
        <w:rPr>
          <w:rtl/>
        </w:rPr>
        <w:t>• • •</w:t>
      </w:r>
    </w:p>
    <w:p w14:paraId="3A5F4D2C" w14:textId="77777777" w:rsidR="006542AA" w:rsidRDefault="00000000">
      <w:pPr>
        <w:pStyle w:val="afffff5"/>
        <w:framePr w:wrap="around"/>
      </w:pPr>
      <w:r>
        <w:t>משנה ג</w:t>
      </w:r>
    </w:p>
    <w:p w14:paraId="749B55C2" w14:textId="77777777" w:rsidR="00B874E6" w:rsidRDefault="00F63065" w:rsidP="009F73ED">
      <w:pPr>
        <w:pStyle w:val="afff5"/>
        <w:spacing w:before="120"/>
        <w:rPr>
          <w:rtl/>
        </w:rPr>
      </w:pPr>
      <w:r>
        <w:rPr>
          <w:rtl/>
        </w:rPr>
        <w:t>חורוור והמים הקבועין</w:t>
      </w:r>
      <w:r w:rsidR="0057284B">
        <w:rPr>
          <w:rtl/>
        </w:rPr>
        <w:t>.</w:t>
      </w:r>
    </w:p>
    <w:p w14:paraId="0635DD81" w14:textId="77777777" w:rsidR="00563B81" w:rsidRDefault="00F63065" w:rsidP="00563B81">
      <w:pPr>
        <w:pStyle w:val="afff5"/>
        <w:rPr>
          <w:rtl/>
        </w:rPr>
      </w:pPr>
      <w:r>
        <w:rPr>
          <w:rtl/>
        </w:rPr>
        <w:t xml:space="preserve">איזהו חורוור הקבוע - כל ששהה שמונים יום, </w:t>
      </w:r>
    </w:p>
    <w:p w14:paraId="5B7F523D" w14:textId="77777777" w:rsidR="00B874E6" w:rsidRDefault="00F63065" w:rsidP="00563B81">
      <w:pPr>
        <w:pStyle w:val="afff5"/>
        <w:rPr>
          <w:rtl/>
        </w:rPr>
      </w:pPr>
      <w:r w:rsidRPr="009F73ED">
        <w:rPr>
          <w:rStyle w:val="afffff3"/>
          <w:rtl/>
        </w:rPr>
        <w:t>ר' חנניא</w:t>
      </w:r>
      <w:r>
        <w:rPr>
          <w:rtl/>
        </w:rPr>
        <w:t xml:space="preserve"> בן אנטיגנוס אמר: בודקין אותו ג' פעמים בתוך שמונים יום</w:t>
      </w:r>
      <w:r w:rsidR="0057284B">
        <w:rPr>
          <w:rtl/>
        </w:rPr>
        <w:t>.</w:t>
      </w:r>
    </w:p>
    <w:p w14:paraId="3E82C6BA" w14:textId="77777777" w:rsidR="00B874E6" w:rsidRDefault="00F63065" w:rsidP="00563B81">
      <w:pPr>
        <w:pStyle w:val="afff5"/>
        <w:rPr>
          <w:rtl/>
        </w:rPr>
      </w:pPr>
      <w:r>
        <w:rPr>
          <w:rtl/>
        </w:rPr>
        <w:lastRenderedPageBreak/>
        <w:t>ואלו הן מים הקבועין - אכל לח ויבש של גשמים, לח ויבש של שלחים, או אכל היבש ואח"כ הלח - אינו מום עד שיאכל הלח ואח"כ היבש</w:t>
      </w:r>
      <w:r w:rsidR="0057284B">
        <w:rPr>
          <w:rtl/>
        </w:rPr>
        <w:t>.</w:t>
      </w:r>
    </w:p>
    <w:p w14:paraId="3A0E9BDF" w14:textId="4110BDE2" w:rsidR="0057284B" w:rsidRDefault="0057284B" w:rsidP="009F73ED">
      <w:pPr>
        <w:pStyle w:val="affff9"/>
        <w:rPr>
          <w:rtl/>
        </w:rPr>
      </w:pPr>
      <w:r>
        <w:rPr>
          <w:rtl/>
        </w:rPr>
        <w:t>• • •</w:t>
      </w:r>
    </w:p>
    <w:p w14:paraId="5D7E8CBB" w14:textId="4645A24C" w:rsidR="00563B81" w:rsidRDefault="00F63065" w:rsidP="00B9629C">
      <w:pPr>
        <w:rPr>
          <w:rtl/>
        </w:rPr>
      </w:pPr>
      <w:r>
        <w:rPr>
          <w:rtl/>
        </w:rPr>
        <w:t xml:space="preserve">מתני' </w:t>
      </w:r>
      <w:r>
        <w:rPr>
          <w:rStyle w:val="27"/>
          <w:rFonts w:hint="cs"/>
          <w:rtl/>
        </w:rPr>
        <w:t>ר"י</w:t>
      </w:r>
      <w:r>
        <w:rPr>
          <w:rtl/>
        </w:rPr>
        <w:t>, דתניא, חורוור קבוע -</w:t>
      </w:r>
      <w:r>
        <w:rPr>
          <w:rStyle w:val="27"/>
          <w:rFonts w:hint="cs"/>
          <w:rtl/>
        </w:rPr>
        <w:t>ר"מ</w:t>
      </w:r>
      <w:r w:rsidR="00B9629C">
        <w:rPr>
          <w:rFonts w:hint="cs"/>
          <w:rtl/>
        </w:rPr>
        <w:t>:</w:t>
      </w:r>
      <w:r>
        <w:rPr>
          <w:rFonts w:hint="cs"/>
          <w:rtl/>
        </w:rPr>
        <w:t xml:space="preserve"> </w:t>
      </w:r>
      <w:r>
        <w:rPr>
          <w:rtl/>
        </w:rPr>
        <w:t xml:space="preserve">ארבעים יום, ומים הקבועים - שמונים יום, </w:t>
      </w:r>
    </w:p>
    <w:p w14:paraId="5AE9D027" w14:textId="52BDD2B4" w:rsidR="006542AA" w:rsidRDefault="00000000">
      <w:pPr>
        <w:pStyle w:val="36"/>
        <w:framePr w:wrap="notBeside"/>
      </w:pPr>
      <w:r>
        <w:t>ור"י:</w:t>
      </w:r>
    </w:p>
    <w:p w14:paraId="56E3496C" w14:textId="57492DA4" w:rsidR="00B874E6" w:rsidRDefault="00F63065" w:rsidP="00B9629C">
      <w:pPr>
        <w:rPr>
          <w:rtl/>
        </w:rPr>
      </w:pPr>
      <w:r>
        <w:rPr>
          <w:rtl/>
        </w:rPr>
        <w:t>חורוור - שמונים יום, ואלו הן מים הקבועים - אכל לח ויבש של בית השלחין, או שאכל יבש ואח"כ אכל הלח - אין מום, עד שיאכל יבש אחר הלח וישנו ג' חדשים</w:t>
      </w:r>
      <w:r w:rsidR="0057284B">
        <w:rPr>
          <w:rtl/>
        </w:rPr>
        <w:t>.</w:t>
      </w:r>
    </w:p>
    <w:p w14:paraId="44B7CD9F" w14:textId="2D68CCCA" w:rsidR="006542AA" w:rsidRDefault="00000000">
      <w:pPr>
        <w:pStyle w:val="36"/>
        <w:framePr w:wrap="notBeside"/>
      </w:pPr>
      <w:r>
        <w:t>והא שניהם תננהי:</w:t>
      </w:r>
    </w:p>
    <w:p w14:paraId="5A5819B6" w14:textId="28851D8D" w:rsidR="00563B81" w:rsidRDefault="00F63065" w:rsidP="00F63065">
      <w:pPr>
        <w:rPr>
          <w:rtl/>
        </w:rPr>
      </w:pPr>
      <w:r>
        <w:rPr>
          <w:rtl/>
        </w:rPr>
        <w:t xml:space="preserve">אכל לח ויבש של גשמים, לח ויבש של בית השלחין! </w:t>
      </w:r>
    </w:p>
    <w:p w14:paraId="00DF49DE" w14:textId="3AC454ED" w:rsidR="00B874E6" w:rsidRDefault="00F63065" w:rsidP="00563B81">
      <w:pPr>
        <w:rPr>
          <w:rtl/>
        </w:rPr>
      </w:pPr>
      <w:r>
        <w:rPr>
          <w:rtl/>
        </w:rPr>
        <w:t>חסורי מיחסרא וה"ק: אכל לח ויבש של גשמים - ה"ז מום, בית השלחין - אינו מום</w:t>
      </w:r>
      <w:r w:rsidR="0057284B">
        <w:rPr>
          <w:rtl/>
        </w:rPr>
        <w:t>.</w:t>
      </w:r>
    </w:p>
    <w:p w14:paraId="11216899" w14:textId="18FADB6C" w:rsidR="00B874E6" w:rsidRDefault="00F63065" w:rsidP="00F63065">
      <w:pPr>
        <w:rPr>
          <w:rtl/>
        </w:rPr>
      </w:pPr>
      <w:r>
        <w:rPr>
          <w:rtl/>
        </w:rPr>
        <w:t>והגשמים גם, אכל יבש ואח"כ אכל לח - אינו מום, עד שיאכל יבש אחר הלח</w:t>
      </w:r>
      <w:r w:rsidR="0057284B">
        <w:rPr>
          <w:rtl/>
        </w:rPr>
        <w:t>.</w:t>
      </w:r>
    </w:p>
    <w:p w14:paraId="49B669BC" w14:textId="73C025D2" w:rsidR="00B9629C" w:rsidRDefault="00F63065" w:rsidP="00B9629C">
      <w:pPr>
        <w:rPr>
          <w:rtl/>
        </w:rPr>
      </w:pPr>
      <w:r>
        <w:rPr>
          <w:rtl/>
        </w:rPr>
        <w:t xml:space="preserve">וישנו ג' חדשים, איני, והתניא, והא </w:t>
      </w:r>
      <w:r>
        <w:rPr>
          <w:rStyle w:val="27"/>
          <w:rtl/>
        </w:rPr>
        <w:t>ר</w:t>
      </w:r>
      <w:r w:rsidR="00B9629C">
        <w:rPr>
          <w:rStyle w:val="27"/>
          <w:rFonts w:hint="cs"/>
          <w:rtl/>
        </w:rPr>
        <w:t>א</w:t>
      </w:r>
      <w:r>
        <w:rPr>
          <w:rStyle w:val="27"/>
          <w:rFonts w:hint="cs"/>
          <w:rtl/>
        </w:rPr>
        <w:t>ב"א</w:t>
      </w:r>
      <w:r w:rsidR="00B9629C">
        <w:rPr>
          <w:rFonts w:hint="cs"/>
          <w:rtl/>
        </w:rPr>
        <w:t xml:space="preserve"> </w:t>
      </w:r>
      <w:r w:rsidR="00B9629C">
        <w:rPr>
          <w:rStyle w:val="27"/>
          <w:rFonts w:hint="cs"/>
          <w:rtl/>
        </w:rPr>
        <w:t>מרי</w:t>
      </w:r>
      <w:r>
        <w:rPr>
          <w:rStyle w:val="27"/>
          <w:rFonts w:hint="cs"/>
          <w:rtl/>
        </w:rPr>
        <w:t>ב"א</w:t>
      </w:r>
      <w:r>
        <w:rPr>
          <w:rtl/>
        </w:rPr>
        <w:t xml:space="preserve">: אדר וניסן - לח, אלול ותשרי - יבש! </w:t>
      </w:r>
    </w:p>
    <w:p w14:paraId="76032075" w14:textId="77777777" w:rsidR="006542AA" w:rsidRDefault="00000000">
      <w:pPr>
        <w:pStyle w:val="36"/>
        <w:framePr w:wrap="notBeside"/>
      </w:pPr>
      <w:r>
        <w:t>אימא:</w:t>
      </w:r>
    </w:p>
    <w:p w14:paraId="710111DA" w14:textId="2D77E3A6" w:rsidR="00B874E6" w:rsidRDefault="00F63065" w:rsidP="00B9629C">
      <w:pPr>
        <w:rPr>
          <w:rtl/>
        </w:rPr>
      </w:pPr>
      <w:r>
        <w:rPr>
          <w:rtl/>
        </w:rPr>
        <w:t>אדר וחצי ניסן - לח, אלול וחצי תשרי - יבש</w:t>
      </w:r>
      <w:r w:rsidR="0057284B">
        <w:rPr>
          <w:rtl/>
        </w:rPr>
        <w:t>.</w:t>
      </w:r>
    </w:p>
    <w:p w14:paraId="70F7BB26" w14:textId="77777777" w:rsidR="006542AA" w:rsidRDefault="00000000">
      <w:pPr>
        <w:pStyle w:val="36"/>
        <w:framePr w:wrap="notBeside"/>
      </w:pPr>
      <w:r w:rsidRPr="00D25F87">
        <w:t>איבעיא להו</w:t>
      </w:r>
      <w:r>
        <w:t>:</w:t>
      </w:r>
    </w:p>
    <w:p w14:paraId="6AD394F1" w14:textId="6B65229B" w:rsidR="00B9629C" w:rsidRDefault="00F63065" w:rsidP="00F63065">
      <w:pPr>
        <w:rPr>
          <w:rtl/>
        </w:rPr>
      </w:pPr>
      <w:r>
        <w:rPr>
          <w:rtl/>
        </w:rPr>
        <w:t xml:space="preserve">לח בזמן לח ויבש בזמן היבש, </w:t>
      </w:r>
      <w:r w:rsidR="00002A62" w:rsidRPr="00D25F87">
        <w:rPr>
          <w:b/>
          <w:bCs/>
          <w:rtl/>
        </w:rPr>
        <w:t>או"ד</w:t>
      </w:r>
      <w:r>
        <w:rPr>
          <w:rtl/>
        </w:rPr>
        <w:t xml:space="preserve">: לח ויבש בזמן הלח? </w:t>
      </w:r>
    </w:p>
    <w:p w14:paraId="5205D05E" w14:textId="77777777" w:rsidR="006542AA" w:rsidRDefault="00000000">
      <w:pPr>
        <w:pStyle w:val="36"/>
        <w:framePr w:wrap="notBeside"/>
      </w:pPr>
      <w:r>
        <w:t>ת"ש</w:t>
      </w:r>
      <w:r w:rsidR="00F63065">
        <w:t>,</w:t>
      </w:r>
    </w:p>
    <w:p w14:paraId="441798DD" w14:textId="2FCF3523" w:rsidR="00B9629C" w:rsidRDefault="00F63065" w:rsidP="00F63065">
      <w:pPr>
        <w:rPr>
          <w:rtl/>
        </w:rPr>
      </w:pPr>
      <w:r>
        <w:rPr>
          <w:rtl/>
        </w:rPr>
        <w:t xml:space="preserve">דאמר </w:t>
      </w:r>
      <w:r>
        <w:rPr>
          <w:rStyle w:val="27"/>
          <w:rtl/>
        </w:rPr>
        <w:t>רב</w:t>
      </w:r>
      <w:r>
        <w:rPr>
          <w:rtl/>
        </w:rPr>
        <w:t xml:space="preserve"> אידי בר אבין אמר </w:t>
      </w:r>
      <w:r>
        <w:rPr>
          <w:rStyle w:val="27"/>
          <w:rtl/>
        </w:rPr>
        <w:t>רב</w:t>
      </w:r>
      <w:r>
        <w:rPr>
          <w:rtl/>
        </w:rPr>
        <w:t xml:space="preserve"> יצחק בר אשיאן: אדר וניסן - לח, אלול ותשרי - יבש</w:t>
      </w:r>
      <w:r w:rsidR="00AC43C5">
        <w:rPr>
          <w:rtl/>
        </w:rPr>
        <w:t>,</w:t>
      </w:r>
    </w:p>
    <w:p w14:paraId="585033A5" w14:textId="2DF41B52" w:rsidR="00B9629C" w:rsidRDefault="00F63065" w:rsidP="00F63065">
      <w:pPr>
        <w:rPr>
          <w:rtl/>
        </w:rPr>
      </w:pPr>
      <w:r>
        <w:rPr>
          <w:rtl/>
        </w:rPr>
        <w:t xml:space="preserve">שמא פירי דאלול ותשרי מאכילנא לו באדר וניסן! </w:t>
      </w:r>
    </w:p>
    <w:p w14:paraId="17DA2739" w14:textId="1F2246E6" w:rsidR="00B874E6" w:rsidRDefault="00F63065" w:rsidP="00B9629C">
      <w:pPr>
        <w:rPr>
          <w:rtl/>
        </w:rPr>
      </w:pPr>
      <w:r>
        <w:rPr>
          <w:rtl/>
        </w:rPr>
        <w:t xml:space="preserve">וכמה מאכילין אותו? </w:t>
      </w:r>
      <w:r w:rsidR="00B9629C">
        <w:rPr>
          <w:rStyle w:val="27"/>
          <w:rFonts w:hint="cs"/>
          <w:rtl/>
        </w:rPr>
        <w:t>אר</w:t>
      </w:r>
      <w:r>
        <w:rPr>
          <w:rStyle w:val="27"/>
          <w:rFonts w:hint="cs"/>
          <w:rtl/>
        </w:rPr>
        <w:t>י"ו</w:t>
      </w:r>
      <w:r>
        <w:rPr>
          <w:rtl/>
        </w:rPr>
        <w:t xml:space="preserve"> </w:t>
      </w:r>
      <w:r>
        <w:rPr>
          <w:rStyle w:val="27"/>
          <w:rtl/>
        </w:rPr>
        <w:t>מ</w:t>
      </w:r>
      <w:r w:rsidR="00B9629C">
        <w:rPr>
          <w:rStyle w:val="27"/>
          <w:rFonts w:hint="cs"/>
          <w:rtl/>
        </w:rPr>
        <w:t>רפ</w:t>
      </w:r>
      <w:r>
        <w:rPr>
          <w:rStyle w:val="27"/>
          <w:rFonts w:hint="cs"/>
          <w:rtl/>
        </w:rPr>
        <w:t>ב"ע</w:t>
      </w:r>
      <w:r>
        <w:rPr>
          <w:rtl/>
        </w:rPr>
        <w:t>: כגרוגרת</w:t>
      </w:r>
      <w:r w:rsidR="0057284B">
        <w:rPr>
          <w:rtl/>
        </w:rPr>
        <w:t>.</w:t>
      </w:r>
    </w:p>
    <w:p w14:paraId="7AB9E5C0" w14:textId="77777777" w:rsidR="00B9629C" w:rsidRDefault="00B9629C" w:rsidP="00B9629C">
      <w:pPr>
        <w:pStyle w:val="afff0"/>
        <w:framePr w:wrap="around"/>
        <w:rPr>
          <w:rtl/>
        </w:rPr>
      </w:pPr>
      <w:r>
        <w:rPr>
          <w:rFonts w:hint="cs"/>
          <w:rtl/>
        </w:rPr>
        <w:t xml:space="preserve">לט. </w:t>
      </w:r>
    </w:p>
    <w:p w14:paraId="48B0032A" w14:textId="77777777" w:rsidR="006542AA" w:rsidRDefault="00000000">
      <w:pPr>
        <w:pStyle w:val="36"/>
        <w:framePr w:wrap="notBeside"/>
      </w:pPr>
      <w:r>
        <w:t>ר</w:t>
      </w:r>
      <w:r w:rsidR="00F63065">
        <w:t>בא, בעי במערבא:</w:t>
      </w:r>
    </w:p>
    <w:p w14:paraId="23764B62" w14:textId="0106955D" w:rsidR="00B9629C" w:rsidRDefault="00F63065" w:rsidP="00B9629C">
      <w:pPr>
        <w:rPr>
          <w:rtl/>
        </w:rPr>
      </w:pPr>
      <w:r>
        <w:rPr>
          <w:rtl/>
        </w:rPr>
        <w:t xml:space="preserve">כגרוגרות בסעודה ראשונה, </w:t>
      </w:r>
      <w:r w:rsidR="00002A62" w:rsidRPr="00D25F87">
        <w:rPr>
          <w:b/>
          <w:bCs/>
          <w:rtl/>
        </w:rPr>
        <w:t>או"ד</w:t>
      </w:r>
      <w:r>
        <w:rPr>
          <w:rtl/>
        </w:rPr>
        <w:t xml:space="preserve"> בכל סעודה וסעודה? </w:t>
      </w:r>
    </w:p>
    <w:p w14:paraId="0C36C260" w14:textId="3C7B5784" w:rsidR="00B9629C" w:rsidRDefault="00F63065" w:rsidP="00B9629C">
      <w:pPr>
        <w:rPr>
          <w:rtl/>
        </w:rPr>
      </w:pPr>
      <w:r>
        <w:rPr>
          <w:rtl/>
        </w:rPr>
        <w:t>א</w:t>
      </w:r>
      <w:r>
        <w:rPr>
          <w:rFonts w:hint="cs"/>
          <w:rtl/>
        </w:rPr>
        <w:t>ת"ל</w:t>
      </w:r>
      <w:r w:rsidR="00B9629C">
        <w:rPr>
          <w:rFonts w:hint="cs"/>
          <w:rtl/>
        </w:rPr>
        <w:t xml:space="preserve"> </w:t>
      </w:r>
      <w:r>
        <w:rPr>
          <w:rtl/>
        </w:rPr>
        <w:t xml:space="preserve">בסעודה ראשונה, קודם אכילה או לאחר אכילה? קודם אכילה - ודאי מעלי לו כסמא, </w:t>
      </w:r>
    </w:p>
    <w:p w14:paraId="2BCB9333" w14:textId="403AE93B" w:rsidR="00B9629C" w:rsidRDefault="00F63065" w:rsidP="00B9629C">
      <w:pPr>
        <w:rPr>
          <w:rtl/>
        </w:rPr>
      </w:pPr>
      <w:r>
        <w:rPr>
          <w:rtl/>
        </w:rPr>
        <w:t xml:space="preserve">לאחר אכילה מה? קודם שתיה או לאחר שתיה? וקודם שתיה - ודאי מעלי לו כשערי, </w:t>
      </w:r>
    </w:p>
    <w:p w14:paraId="3BDAD974" w14:textId="6FE5F1AF" w:rsidR="00B9629C" w:rsidRDefault="00F63065" w:rsidP="00B9629C">
      <w:pPr>
        <w:rPr>
          <w:rtl/>
        </w:rPr>
      </w:pPr>
      <w:r>
        <w:rPr>
          <w:rtl/>
        </w:rPr>
        <w:t xml:space="preserve">לאחר שתיה מה? קשור או מותר? מותר - ודאי מעלי לו, </w:t>
      </w:r>
    </w:p>
    <w:p w14:paraId="55D50D62" w14:textId="6375A8A7" w:rsidR="00DB741E" w:rsidRDefault="00F63065" w:rsidP="00B9629C">
      <w:pPr>
        <w:rPr>
          <w:rtl/>
        </w:rPr>
      </w:pPr>
      <w:r>
        <w:rPr>
          <w:rtl/>
        </w:rPr>
        <w:t xml:space="preserve">קשור מה? לבדו או עם חבירו? </w:t>
      </w:r>
    </w:p>
    <w:p w14:paraId="696F4510" w14:textId="67F821F1" w:rsidR="00B9629C" w:rsidRDefault="00F63065" w:rsidP="00B9629C">
      <w:pPr>
        <w:rPr>
          <w:rtl/>
        </w:rPr>
      </w:pPr>
      <w:r>
        <w:rPr>
          <w:rtl/>
        </w:rPr>
        <w:t xml:space="preserve">עם חבירו - ודאי מעלי לו, לבדו מה? </w:t>
      </w:r>
    </w:p>
    <w:p w14:paraId="6CB95632" w14:textId="358FC608" w:rsidR="00B9629C" w:rsidRDefault="00F63065" w:rsidP="00B9629C">
      <w:pPr>
        <w:rPr>
          <w:rtl/>
        </w:rPr>
      </w:pPr>
      <w:r>
        <w:rPr>
          <w:rtl/>
        </w:rPr>
        <w:t xml:space="preserve">בעיר ובשדה? בשדה - ודאי מעלי לו, בעיר מה? </w:t>
      </w:r>
    </w:p>
    <w:p w14:paraId="1D2C9EC6" w14:textId="77777777" w:rsidR="006542AA" w:rsidRDefault="00000000">
      <w:pPr>
        <w:pStyle w:val="36"/>
        <w:framePr w:wrap="notBeside"/>
      </w:pPr>
      <w:r w:rsidRPr="00DB741E">
        <w:lastRenderedPageBreak/>
        <w:t>בעי</w:t>
      </w:r>
      <w:r>
        <w:t xml:space="preserve"> רב אשי:</w:t>
      </w:r>
    </w:p>
    <w:p w14:paraId="53D3C6E7" w14:textId="6F08A67E" w:rsidR="00B874E6" w:rsidRDefault="00F63065" w:rsidP="00B9629C">
      <w:pPr>
        <w:rPr>
          <w:rtl/>
        </w:rPr>
      </w:pPr>
      <w:r>
        <w:rPr>
          <w:rtl/>
        </w:rPr>
        <w:t xml:space="preserve">אם תימצי לומר בשדה, גינה הסמוכה לעיר מה? </w:t>
      </w:r>
      <w:r w:rsidRPr="00B9629C">
        <w:rPr>
          <w:b/>
          <w:bCs/>
          <w:rtl/>
        </w:rPr>
        <w:t>תיקו</w:t>
      </w:r>
      <w:r w:rsidR="0057284B">
        <w:rPr>
          <w:rtl/>
        </w:rPr>
        <w:t>.</w:t>
      </w:r>
    </w:p>
    <w:p w14:paraId="6DF09957" w14:textId="62DB7283" w:rsidR="00B874E6" w:rsidRDefault="0057284B" w:rsidP="00DB741E">
      <w:pPr>
        <w:pStyle w:val="afffd"/>
        <w:rPr>
          <w:rtl/>
        </w:rPr>
      </w:pPr>
      <w:r>
        <w:rPr>
          <w:rtl/>
        </w:rPr>
        <w:t xml:space="preserve">  </w:t>
      </w:r>
      <w:r w:rsidR="00F63065">
        <w:rPr>
          <w:rStyle w:val="afffff0"/>
        </w:rPr>
        <w:t xml:space="preserve">א. </w:t>
      </w:r>
      <w:r w:rsidR="00F63065">
        <w:rPr>
          <w:rtl/>
        </w:rPr>
        <w:t>ר"ח בן אנטיגנוס אומר [וכו']</w:t>
      </w:r>
      <w:r>
        <w:rPr>
          <w:rtl/>
        </w:rPr>
        <w:t>.</w:t>
      </w:r>
    </w:p>
    <w:p w14:paraId="42379AC3" w14:textId="551BD96A" w:rsidR="006542AA" w:rsidRDefault="00000000">
      <w:pPr>
        <w:pStyle w:val="36"/>
        <w:framePr w:wrap="notBeside"/>
      </w:pPr>
      <w:r>
        <w:t>ארנב"י</w:t>
      </w:r>
      <w:r w:rsidR="00F63065">
        <w:t>:</w:t>
      </w:r>
    </w:p>
    <w:p w14:paraId="6A3903ED" w14:textId="2870AAD3" w:rsidR="00B874E6" w:rsidRDefault="00F63065" w:rsidP="00F63065">
      <w:pPr>
        <w:rPr>
          <w:rtl/>
        </w:rPr>
      </w:pPr>
      <w:r>
        <w:rPr>
          <w:rtl/>
        </w:rPr>
        <w:t>ובלבד שיהו משולשים</w:t>
      </w:r>
      <w:r w:rsidR="0057284B">
        <w:rPr>
          <w:rtl/>
        </w:rPr>
        <w:t>.</w:t>
      </w:r>
    </w:p>
    <w:p w14:paraId="28589A2E" w14:textId="77777777" w:rsidR="006542AA" w:rsidRDefault="00000000">
      <w:pPr>
        <w:pStyle w:val="36"/>
        <w:framePr w:wrap="notBeside"/>
      </w:pPr>
      <w:r>
        <w:t xml:space="preserve">בעי פנחס </w:t>
      </w:r>
      <w:r w:rsidR="00DB741E">
        <w:t xml:space="preserve">אחי </w:t>
      </w:r>
      <w:r>
        <w:t>שמואל משמוא</w:t>
      </w:r>
      <w:r w:rsidR="00DB741E">
        <w:t>ל:</w:t>
      </w:r>
    </w:p>
    <w:p w14:paraId="6A1F8C95" w14:textId="05562909" w:rsidR="00B874E6" w:rsidRDefault="00DB741E" w:rsidP="00C5567C">
      <w:pPr>
        <w:pStyle w:val="011"/>
        <w:rPr>
          <w:rtl/>
        </w:rPr>
      </w:pPr>
      <w:r>
        <w:rPr>
          <w:rtl/>
        </w:rPr>
        <w:t xml:space="preserve">אכל ולא </w:t>
      </w:r>
      <w:r>
        <w:rPr>
          <w:rFonts w:hint="cs"/>
          <w:rtl/>
        </w:rPr>
        <w:t>נרפא</w:t>
      </w:r>
      <w:r>
        <w:rPr>
          <w:rtl/>
        </w:rPr>
        <w:t>, למפרע הוי מו</w:t>
      </w:r>
      <w:r>
        <w:rPr>
          <w:rFonts w:hint="cs"/>
          <w:rtl/>
        </w:rPr>
        <w:t>ם</w:t>
      </w:r>
      <w:r>
        <w:rPr>
          <w:rtl/>
        </w:rPr>
        <w:t xml:space="preserve">, או מיכן ולהבא </w:t>
      </w:r>
      <w:r w:rsidR="00F63065">
        <w:rPr>
          <w:rtl/>
        </w:rPr>
        <w:t>נ"מ למע</w:t>
      </w:r>
      <w:r>
        <w:rPr>
          <w:rFonts w:hint="cs"/>
          <w:rtl/>
        </w:rPr>
        <w:t>ו</w:t>
      </w:r>
      <w:r w:rsidR="00F63065">
        <w:rPr>
          <w:rtl/>
        </w:rPr>
        <w:t>ל בפדיונו</w:t>
      </w:r>
      <w:r w:rsidR="0057284B">
        <w:rPr>
          <w:rtl/>
        </w:rPr>
        <w:t>.</w:t>
      </w:r>
    </w:p>
    <w:p w14:paraId="576120F8" w14:textId="6BA31F47" w:rsidR="006542AA" w:rsidRDefault="00000000">
      <w:pPr>
        <w:pStyle w:val="36"/>
        <w:framePr w:wrap="notBeside"/>
      </w:pPr>
      <w:r>
        <w:t>מה? קרי שמואל עליו:</w:t>
      </w:r>
    </w:p>
    <w:p w14:paraId="443AB910" w14:textId="6BF3D0D0" w:rsidR="00B874E6" w:rsidRDefault="00F63065" w:rsidP="00DB741E">
      <w:pPr>
        <w:rPr>
          <w:rtl/>
        </w:rPr>
      </w:pPr>
      <w:r>
        <w:rPr>
          <w:rtl/>
        </w:rPr>
        <w:t>פסחים</w:t>
      </w:r>
      <w:r w:rsidR="00DB741E">
        <w:rPr>
          <w:rFonts w:hint="cs"/>
          <w:rtl/>
        </w:rPr>
        <w:t xml:space="preserve"> </w:t>
      </w:r>
      <w:r w:rsidR="00DB741E">
        <w:rPr>
          <w:rtl/>
        </w:rPr>
        <w:t>בז</w:t>
      </w:r>
      <w:r w:rsidR="0057284B">
        <w:rPr>
          <w:rtl/>
        </w:rPr>
        <w:t>.</w:t>
      </w:r>
    </w:p>
    <w:p w14:paraId="1BDA7507" w14:textId="7BB89E65" w:rsidR="0057284B" w:rsidRDefault="0057284B" w:rsidP="009F73ED">
      <w:pPr>
        <w:pStyle w:val="affff9"/>
        <w:rPr>
          <w:rtl/>
        </w:rPr>
      </w:pPr>
      <w:r>
        <w:rPr>
          <w:rtl/>
        </w:rPr>
        <w:t>• • •</w:t>
      </w:r>
    </w:p>
    <w:p w14:paraId="26C85BB2" w14:textId="77777777" w:rsidR="006542AA" w:rsidRDefault="00000000">
      <w:pPr>
        <w:pStyle w:val="afffff5"/>
        <w:framePr w:wrap="around"/>
      </w:pPr>
      <w:r>
        <w:t>משנה ד</w:t>
      </w:r>
    </w:p>
    <w:p w14:paraId="16B68BE1" w14:textId="77777777" w:rsidR="00B874E6" w:rsidRDefault="00F63065" w:rsidP="009F73ED">
      <w:pPr>
        <w:pStyle w:val="afff5"/>
        <w:spacing w:before="120"/>
        <w:rPr>
          <w:rtl/>
        </w:rPr>
      </w:pPr>
      <w:r>
        <w:rPr>
          <w:rtl/>
        </w:rPr>
        <w:t>חוטמו שניקב ושנפגם ושנסדק</w:t>
      </w:r>
      <w:r w:rsidR="0057284B">
        <w:rPr>
          <w:rtl/>
        </w:rPr>
        <w:t>.</w:t>
      </w:r>
    </w:p>
    <w:p w14:paraId="7420F0F4" w14:textId="77777777" w:rsidR="00B874E6" w:rsidRDefault="00F63065" w:rsidP="004E6F22">
      <w:pPr>
        <w:pStyle w:val="afff5"/>
        <w:rPr>
          <w:rtl/>
        </w:rPr>
      </w:pPr>
      <w:r>
        <w:rPr>
          <w:rtl/>
        </w:rPr>
        <w:t>שפמו שניקבה שנפגמה שנסדקה</w:t>
      </w:r>
      <w:r w:rsidR="0057284B">
        <w:rPr>
          <w:rtl/>
        </w:rPr>
        <w:t>.</w:t>
      </w:r>
    </w:p>
    <w:p w14:paraId="2EC8C604" w14:textId="668F347E" w:rsidR="0057284B" w:rsidRDefault="0057284B" w:rsidP="009F73ED">
      <w:pPr>
        <w:pStyle w:val="affff9"/>
        <w:rPr>
          <w:rtl/>
        </w:rPr>
      </w:pPr>
      <w:r>
        <w:rPr>
          <w:rtl/>
        </w:rPr>
        <w:t>• • •</w:t>
      </w:r>
    </w:p>
    <w:p w14:paraId="67614737" w14:textId="77777777" w:rsidR="006542AA" w:rsidRDefault="00000000">
      <w:pPr>
        <w:pStyle w:val="36"/>
        <w:framePr w:wrap="notBeside"/>
      </w:pPr>
      <w:r>
        <w:t>ת"ר:</w:t>
      </w:r>
    </w:p>
    <w:p w14:paraId="19F5F8ED" w14:textId="1EDDA456" w:rsidR="00B874E6" w:rsidRDefault="00F63065" w:rsidP="00F63065">
      <w:pPr>
        <w:rPr>
          <w:rtl/>
        </w:rPr>
      </w:pPr>
      <w:r>
        <w:rPr>
          <w:rtl/>
        </w:rPr>
        <w:t>ניקבו חוטמין זה לתוך זה, מבחוץ - הרי זה מום, מבפנים - אינו מום</w:t>
      </w:r>
      <w:r w:rsidR="0057284B">
        <w:rPr>
          <w:rtl/>
        </w:rPr>
        <w:t>.</w:t>
      </w:r>
    </w:p>
    <w:p w14:paraId="0C5B5DD0" w14:textId="37F6338F" w:rsidR="004E6F22" w:rsidRDefault="00F63065" w:rsidP="0057284B">
      <w:pPr>
        <w:jc w:val="center"/>
        <w:rPr>
          <w:rtl/>
        </w:rPr>
      </w:pPr>
      <w:r>
        <w:rPr>
          <w:rtl/>
        </w:rPr>
        <w:t xml:space="preserve">שפתו שניקבה ושנפגמה ושנסדקה: אמר </w:t>
      </w:r>
      <w:r>
        <w:rPr>
          <w:rStyle w:val="27"/>
          <w:rtl/>
        </w:rPr>
        <w:t>ר"פ</w:t>
      </w:r>
      <w:r>
        <w:rPr>
          <w:rtl/>
        </w:rPr>
        <w:t>: תורא ברא דשיפתיה:</w:t>
      </w:r>
    </w:p>
    <w:p w14:paraId="282AB381" w14:textId="1A30C933" w:rsidR="0057284B" w:rsidRDefault="0057284B" w:rsidP="009F73ED">
      <w:pPr>
        <w:pStyle w:val="affff9"/>
        <w:rPr>
          <w:rtl/>
        </w:rPr>
      </w:pPr>
      <w:r>
        <w:rPr>
          <w:rtl/>
        </w:rPr>
        <w:t>•</w:t>
      </w:r>
      <w:r w:rsidR="00F63065">
        <w:rPr>
          <w:rtl/>
        </w:rPr>
        <w:t xml:space="preserve"> </w:t>
      </w:r>
      <w:r>
        <w:rPr>
          <w:rtl/>
        </w:rPr>
        <w:t>•</w:t>
      </w:r>
      <w:r w:rsidR="00F63065">
        <w:rPr>
          <w:rtl/>
        </w:rPr>
        <w:t xml:space="preserve"> </w:t>
      </w:r>
      <w:r>
        <w:rPr>
          <w:rtl/>
        </w:rPr>
        <w:t>•</w:t>
      </w:r>
    </w:p>
    <w:p w14:paraId="09352585" w14:textId="77777777" w:rsidR="006542AA" w:rsidRDefault="00000000">
      <w:pPr>
        <w:pStyle w:val="afffff5"/>
        <w:framePr w:wrap="around"/>
      </w:pPr>
      <w:r>
        <w:t>משנה ד</w:t>
      </w:r>
    </w:p>
    <w:p w14:paraId="632442D1" w14:textId="77777777" w:rsidR="00B874E6" w:rsidRDefault="00F63065" w:rsidP="009F73ED">
      <w:pPr>
        <w:pStyle w:val="afff5"/>
        <w:spacing w:before="120"/>
        <w:rPr>
          <w:rtl/>
        </w:rPr>
      </w:pPr>
      <w:r>
        <w:rPr>
          <w:rtl/>
        </w:rPr>
        <w:t>חוטין החיצונות - שנפגמו ושנגממו הפנימים - שנעקרו</w:t>
      </w:r>
      <w:r w:rsidR="0057284B">
        <w:rPr>
          <w:rtl/>
        </w:rPr>
        <w:t>.</w:t>
      </w:r>
    </w:p>
    <w:p w14:paraId="01243C53" w14:textId="79172831" w:rsidR="004E6F22" w:rsidRDefault="00C5567C" w:rsidP="001D6140">
      <w:pPr>
        <w:pStyle w:val="afff5"/>
        <w:rPr>
          <w:rtl/>
        </w:rPr>
      </w:pPr>
      <w:r>
        <w:rPr>
          <w:rFonts w:hint="cs"/>
          <w:rtl/>
        </w:rPr>
        <w:t>ר"ח</w:t>
      </w:r>
      <w:r w:rsidR="00F63065">
        <w:rPr>
          <w:rtl/>
        </w:rPr>
        <w:t xml:space="preserve"> בן אנטיגנוס אומר: אין בודקין מן התיומת ולפנים, ואף לא את התיומת: </w:t>
      </w:r>
    </w:p>
    <w:p w14:paraId="662ADAF2" w14:textId="7B932862" w:rsidR="0057284B" w:rsidRDefault="0057284B" w:rsidP="009F73ED">
      <w:pPr>
        <w:pStyle w:val="affff9"/>
        <w:rPr>
          <w:rtl/>
        </w:rPr>
      </w:pPr>
      <w:r>
        <w:rPr>
          <w:rtl/>
        </w:rPr>
        <w:t>• • •</w:t>
      </w:r>
    </w:p>
    <w:p w14:paraId="151E68DC" w14:textId="77777777" w:rsidR="00EB3012" w:rsidRDefault="00F63065" w:rsidP="00C5567C">
      <w:pPr>
        <w:pStyle w:val="021"/>
        <w:rPr>
          <w:rtl/>
        </w:rPr>
      </w:pPr>
      <w:r>
        <w:rPr>
          <w:rtl/>
        </w:rPr>
        <w:t xml:space="preserve">ת"ר </w:t>
      </w:r>
      <w:r w:rsidRPr="00D0302C">
        <w:rPr>
          <w:b/>
          <w:bCs/>
          <w:rtl/>
        </w:rPr>
        <w:t>איזהו תיומת</w:t>
      </w:r>
      <w:r>
        <w:rPr>
          <w:rtl/>
        </w:rPr>
        <w:t xml:space="preserve"> - מן התיומת ולפנים, ותיומת עצמה כלפנים, </w:t>
      </w:r>
      <w:r w:rsidR="00EB3012">
        <w:rPr>
          <w:rtl/>
        </w:rPr>
        <w:t>בד"א שנפגמו ושנגממו, אבל נעקרו שוחטין.</w:t>
      </w:r>
    </w:p>
    <w:p w14:paraId="4AA970ED" w14:textId="13384C4F" w:rsidR="00EB3012" w:rsidRDefault="00F63065" w:rsidP="00D0302C">
      <w:pPr>
        <w:ind w:left="0" w:firstLine="0"/>
        <w:rPr>
          <w:rtl/>
        </w:rPr>
      </w:pPr>
      <w:r w:rsidRPr="00D0302C">
        <w:rPr>
          <w:rStyle w:val="27"/>
          <w:b/>
          <w:bCs/>
          <w:rtl/>
        </w:rPr>
        <w:t>ר</w:t>
      </w:r>
      <w:r w:rsidR="00EB3012" w:rsidRPr="00D0302C">
        <w:rPr>
          <w:rStyle w:val="27"/>
          <w:rFonts w:hint="cs"/>
          <w:b/>
          <w:bCs/>
          <w:rtl/>
        </w:rPr>
        <w:t>י</w:t>
      </w:r>
      <w:r>
        <w:rPr>
          <w:rStyle w:val="27"/>
          <w:rFonts w:hint="cs"/>
          <w:b/>
          <w:bCs/>
          <w:rtl/>
        </w:rPr>
        <w:t>ב"ק</w:t>
      </w:r>
      <w:r>
        <w:rPr>
          <w:rtl/>
        </w:rPr>
        <w:t xml:space="preserve">: אין שוחטין אלא על החיצונות בלבד, </w:t>
      </w:r>
      <w:r w:rsidR="00EB3012">
        <w:rPr>
          <w:rtl/>
        </w:rPr>
        <w:t xml:space="preserve">אבל פנימיות שנעקרו, </w:t>
      </w:r>
      <w:r w:rsidR="00EB3012">
        <w:rPr>
          <w:rFonts w:hint="cs"/>
          <w:rtl/>
        </w:rPr>
        <w:t xml:space="preserve">לא </w:t>
      </w:r>
      <w:r>
        <w:rPr>
          <w:rFonts w:hint="cs"/>
          <w:rtl/>
        </w:rPr>
        <w:t>שוחטים</w:t>
      </w:r>
      <w:r w:rsidR="00EB3012">
        <w:rPr>
          <w:rFonts w:hint="cs"/>
          <w:rtl/>
        </w:rPr>
        <w:t xml:space="preserve"> אבל מיפסל </w:t>
      </w:r>
    </w:p>
    <w:p w14:paraId="615E05FE" w14:textId="247B2B84" w:rsidR="006542AA" w:rsidRDefault="00000000">
      <w:pPr>
        <w:pStyle w:val="36"/>
        <w:framePr w:wrap="notBeside"/>
      </w:pPr>
      <w:r w:rsidRPr="007A0C14">
        <w:t>רח</w:t>
      </w:r>
      <w:r>
        <w:t>ב"א</w:t>
      </w:r>
      <w:r w:rsidR="00F63065">
        <w:t>:</w:t>
      </w:r>
    </w:p>
    <w:p w14:paraId="6F18CF91" w14:textId="244126DE" w:rsidR="00B874E6" w:rsidRDefault="00F63065" w:rsidP="00EB3012">
      <w:pPr>
        <w:ind w:left="0" w:firstLine="0"/>
        <w:rPr>
          <w:rtl/>
        </w:rPr>
      </w:pPr>
      <w:r>
        <w:rPr>
          <w:rtl/>
        </w:rPr>
        <w:t>אין משגיחין על התיומת כל עיקר</w:t>
      </w:r>
      <w:r w:rsidR="0057284B">
        <w:rPr>
          <w:rtl/>
        </w:rPr>
        <w:t>.</w:t>
      </w:r>
      <w:r w:rsidR="00EB3012">
        <w:rPr>
          <w:rFonts w:hint="cs"/>
          <w:rtl/>
        </w:rPr>
        <w:t xml:space="preserve"> </w:t>
      </w:r>
      <w:r w:rsidR="00EB3012">
        <w:rPr>
          <w:rtl/>
        </w:rPr>
        <w:t>ואפי' איפסולי לא איפסיל</w:t>
      </w:r>
    </w:p>
    <w:p w14:paraId="171DCBDF" w14:textId="7C3EB17B" w:rsidR="006542AA" w:rsidRDefault="00000000">
      <w:pPr>
        <w:pStyle w:val="36"/>
        <w:framePr w:wrap="notBeside"/>
      </w:pPr>
      <w:r w:rsidRPr="00245C3E">
        <w:t>בעי ר</w:t>
      </w:r>
      <w:r w:rsidR="001D6140" w:rsidRPr="00245C3E">
        <w:t>א</w:t>
      </w:r>
      <w:r>
        <w:t>ב"א</w:t>
      </w:r>
      <w:r w:rsidRPr="00245C3E">
        <w:t>:</w:t>
      </w:r>
    </w:p>
    <w:p w14:paraId="6D22F264" w14:textId="0C2BABA1" w:rsidR="007A0C14" w:rsidRDefault="00F63065" w:rsidP="001D6140">
      <w:pPr>
        <w:rPr>
          <w:rtl/>
        </w:rPr>
      </w:pPr>
      <w:r>
        <w:rPr>
          <w:rtl/>
        </w:rPr>
        <w:lastRenderedPageBreak/>
        <w:t xml:space="preserve">יש מחוסר אבר מבפנים, או אין מחוסר אבר מבפנים? </w:t>
      </w:r>
    </w:p>
    <w:p w14:paraId="70B9D1FF" w14:textId="4EC716D1" w:rsidR="00C5567C" w:rsidRDefault="00F63065" w:rsidP="001D6140">
      <w:pPr>
        <w:rPr>
          <w:rtl/>
        </w:rPr>
      </w:pPr>
      <w:r>
        <w:rPr>
          <w:rtl/>
        </w:rPr>
        <w:t xml:space="preserve">למה? אם לבכור - פסח או עור כתיב, אם לקדשים - עורת או שבור כתיב! </w:t>
      </w:r>
    </w:p>
    <w:p w14:paraId="23BA2497" w14:textId="77777777" w:rsidR="001D6140" w:rsidRDefault="00C5567C" w:rsidP="001D6140">
      <w:pPr>
        <w:rPr>
          <w:rtl/>
        </w:rPr>
      </w:pPr>
      <w:r>
        <w:rPr>
          <w:rtl/>
        </w:rPr>
        <w:tab/>
      </w:r>
      <w:r w:rsidR="00F63065">
        <w:rPr>
          <w:rtl/>
        </w:rPr>
        <w:t xml:space="preserve">לאישחוטי ולאיפרוקי - לא איבעיא לן, </w:t>
      </w:r>
    </w:p>
    <w:p w14:paraId="371A7F8F" w14:textId="60567224" w:rsidR="001D6140" w:rsidRDefault="00F63065" w:rsidP="001D6140">
      <w:pPr>
        <w:rPr>
          <w:rtl/>
        </w:rPr>
      </w:pPr>
      <w:r w:rsidRPr="00C5567C">
        <w:rPr>
          <w:b/>
          <w:bCs/>
          <w:rtl/>
        </w:rPr>
        <w:t xml:space="preserve">כי </w:t>
      </w:r>
      <w:r>
        <w:rPr>
          <w:b/>
          <w:bCs/>
          <w:rtl/>
        </w:rPr>
        <w:t>צריכה</w:t>
      </w:r>
      <w:r w:rsidRPr="00C5567C">
        <w:rPr>
          <w:b/>
          <w:bCs/>
          <w:rtl/>
        </w:rPr>
        <w:t xml:space="preserve"> לן </w:t>
      </w:r>
      <w:r>
        <w:rPr>
          <w:rtl/>
        </w:rPr>
        <w:t xml:space="preserve">- לאיפסולי, מה תמים יהיה לרצון אמר התורה, תמים - אין, חסרון - לא, </w:t>
      </w:r>
    </w:p>
    <w:p w14:paraId="0E9C6E77" w14:textId="77777777" w:rsidR="006542AA" w:rsidRDefault="00000000">
      <w:pPr>
        <w:pStyle w:val="36"/>
        <w:framePr w:wrap="notBeside"/>
      </w:pPr>
      <w:r>
        <w:tab/>
      </w:r>
      <w:r>
        <w:tab/>
      </w:r>
      <w:r w:rsidR="00002A62" w:rsidRPr="00D25F87">
        <w:t>או"ד</w:t>
      </w:r>
      <w:r w:rsidR="00F63065">
        <w:t>:</w:t>
      </w:r>
    </w:p>
    <w:p w14:paraId="224672B8" w14:textId="6F65BE45" w:rsidR="001D6140" w:rsidRDefault="00F63065" w:rsidP="001D6140">
      <w:pPr>
        <w:rPr>
          <w:rtl/>
        </w:rPr>
      </w:pPr>
      <w:r>
        <w:rPr>
          <w:rtl/>
        </w:rPr>
        <w:t xml:space="preserve">תמים יהיה לרבות, כל מום לא יהיה בו, מה מום - מאבראי, אף חסרון - מאבראי? </w:t>
      </w:r>
    </w:p>
    <w:p w14:paraId="03ABCC1F" w14:textId="77777777" w:rsidR="006542AA" w:rsidRDefault="00000000">
      <w:pPr>
        <w:pStyle w:val="36"/>
        <w:framePr w:wrap="notBeside"/>
      </w:pPr>
      <w:r w:rsidRPr="00C5567C">
        <w:t>ת"ש</w:t>
      </w:r>
      <w:r>
        <w:t>:</w:t>
      </w:r>
    </w:p>
    <w:p w14:paraId="70C27B7A" w14:textId="3D148F4D" w:rsidR="00B874E6" w:rsidRDefault="007A0C14" w:rsidP="007A0C14">
      <w:pPr>
        <w:rPr>
          <w:rtl/>
        </w:rPr>
      </w:pPr>
      <w:r>
        <w:rPr>
          <w:rFonts w:hint="cs"/>
          <w:rtl/>
        </w:rPr>
        <w:t>'</w:t>
      </w:r>
      <w:r w:rsidR="00F63065">
        <w:rPr>
          <w:rStyle w:val="affffe"/>
          <w:rtl/>
        </w:rPr>
        <w:t>וְאֶת שְׁתֵּי הַכְּלָיוֹת</w:t>
      </w:r>
      <w:r>
        <w:rPr>
          <w:rFonts w:hint="cs"/>
          <w:rtl/>
        </w:rPr>
        <w:t>'</w:t>
      </w:r>
      <w:r>
        <w:rPr>
          <w:rtl/>
        </w:rPr>
        <w:t xml:space="preserve"> </w:t>
      </w:r>
      <w:r w:rsidR="00F63065">
        <w:rPr>
          <w:rtl/>
        </w:rPr>
        <w:t>ולא בעל כוליא אחת, ולא בעל שלש כוליות</w:t>
      </w:r>
      <w:r w:rsidR="0057284B">
        <w:rPr>
          <w:rtl/>
        </w:rPr>
        <w:t>.</w:t>
      </w:r>
    </w:p>
    <w:p w14:paraId="7007FCB1" w14:textId="77777777" w:rsidR="006542AA" w:rsidRDefault="00000000">
      <w:pPr>
        <w:pStyle w:val="36"/>
        <w:framePr w:wrap="notBeside"/>
      </w:pPr>
      <w:r>
        <w:t>ותניא אידך:</w:t>
      </w:r>
    </w:p>
    <w:p w14:paraId="7D75F86D" w14:textId="637FF19B" w:rsidR="00B874E6" w:rsidRDefault="007A0C14" w:rsidP="00F63065">
      <w:pPr>
        <w:rPr>
          <w:rtl/>
        </w:rPr>
      </w:pPr>
      <w:r>
        <w:rPr>
          <w:rFonts w:hint="cs"/>
          <w:rtl/>
        </w:rPr>
        <w:t>'</w:t>
      </w:r>
      <w:r w:rsidR="00F63065">
        <w:rPr>
          <w:rStyle w:val="affffe"/>
          <w:rtl/>
        </w:rPr>
        <w:t>יְסִירֶנָּה</w:t>
      </w:r>
      <w:r>
        <w:rPr>
          <w:rFonts w:hint="cs"/>
          <w:rtl/>
        </w:rPr>
        <w:t>'</w:t>
      </w:r>
      <w:r w:rsidR="00F63065">
        <w:rPr>
          <w:rtl/>
        </w:rPr>
        <w:t xml:space="preserve"> - לרבות בעל כוליא אחת</w:t>
      </w:r>
      <w:r w:rsidR="0057284B">
        <w:rPr>
          <w:rtl/>
        </w:rPr>
        <w:t>.</w:t>
      </w:r>
    </w:p>
    <w:p w14:paraId="31C85D9E" w14:textId="38D13A96" w:rsidR="007A0C14" w:rsidRDefault="00F63065" w:rsidP="00F63065">
      <w:pPr>
        <w:rPr>
          <w:rtl/>
        </w:rPr>
      </w:pPr>
      <w:r w:rsidRPr="00C5567C">
        <w:rPr>
          <w:b/>
          <w:bCs/>
          <w:rtl/>
        </w:rPr>
        <w:t>סברוה</w:t>
      </w:r>
      <w:r>
        <w:rPr>
          <w:rtl/>
        </w:rPr>
        <w:t xml:space="preserve">: דלכ"ע אין בריה באחת, שהרי מיחסר חסר, </w:t>
      </w:r>
    </w:p>
    <w:p w14:paraId="6EBC3F27" w14:textId="0CB3DCC2" w:rsidR="006542AA" w:rsidRDefault="00000000">
      <w:pPr>
        <w:pStyle w:val="36"/>
        <w:framePr w:wrap="notBeside"/>
      </w:pPr>
      <w:r>
        <w:t>לימא בזה חלקו,</w:t>
      </w:r>
    </w:p>
    <w:p w14:paraId="46CFA351" w14:textId="6B28A7D6" w:rsidR="001D6140" w:rsidRDefault="007A0C14" w:rsidP="00C5567C">
      <w:pPr>
        <w:pStyle w:val="021"/>
        <w:rPr>
          <w:rtl/>
        </w:rPr>
      </w:pPr>
      <w:r>
        <w:rPr>
          <w:rtl/>
        </w:rPr>
        <w:t xml:space="preserve">דמר סבר </w:t>
      </w:r>
      <w:r w:rsidR="00F63065">
        <w:rPr>
          <w:rtl/>
        </w:rPr>
        <w:t>חסרון מבפנים שמי</w:t>
      </w:r>
      <w:r>
        <w:rPr>
          <w:rtl/>
        </w:rPr>
        <w:t xml:space="preserve">ה חסרון, ומר סבר חסרון מבפנים </w:t>
      </w:r>
      <w:r w:rsidR="00F63065">
        <w:rPr>
          <w:rtl/>
        </w:rPr>
        <w:t xml:space="preserve">לא שמיה חסרון! </w:t>
      </w:r>
    </w:p>
    <w:p w14:paraId="26B946D9" w14:textId="17DFE9DE" w:rsidR="006542AA" w:rsidRDefault="00000000">
      <w:pPr>
        <w:pStyle w:val="36"/>
        <w:framePr w:wrap="notBeside"/>
      </w:pPr>
      <w:r w:rsidRPr="00C5567C">
        <w:t>ארח</w:t>
      </w:r>
      <w:r>
        <w:t>ב"י</w:t>
      </w:r>
      <w:r w:rsidR="00F63065" w:rsidRPr="00C5567C">
        <w:t>:</w:t>
      </w:r>
    </w:p>
    <w:p w14:paraId="2CDFC64E" w14:textId="35D62B98" w:rsidR="001D6140" w:rsidRPr="00C5567C" w:rsidRDefault="001D6140" w:rsidP="00C5567C">
      <w:pPr>
        <w:pStyle w:val="a"/>
        <w:rPr>
          <w:rtl/>
        </w:rPr>
      </w:pPr>
      <w:r>
        <w:rPr>
          <w:rtl/>
        </w:rPr>
        <w:t>דלכ"ע</w:t>
      </w:r>
      <w:r w:rsidR="00F63065" w:rsidRPr="00C5567C">
        <w:rPr>
          <w:rtl/>
        </w:rPr>
        <w:t xml:space="preserve"> יש בריה באחת, וחסרון מבפנים - שמיה חסרון</w:t>
      </w:r>
      <w:r>
        <w:rPr>
          <w:rtl/>
        </w:rPr>
        <w:t>,</w:t>
      </w:r>
    </w:p>
    <w:p w14:paraId="1FC75F27" w14:textId="7D48F1A1" w:rsidR="00B874E6" w:rsidRDefault="00C5567C" w:rsidP="00F63065">
      <w:pPr>
        <w:rPr>
          <w:rtl/>
        </w:rPr>
      </w:pPr>
      <w:r>
        <w:rPr>
          <w:rtl/>
        </w:rPr>
        <w:tab/>
      </w:r>
      <w:r>
        <w:rPr>
          <w:rtl/>
        </w:rPr>
        <w:tab/>
      </w:r>
      <w:r w:rsidR="00F63065">
        <w:rPr>
          <w:rtl/>
        </w:rPr>
        <w:t xml:space="preserve">ולא </w:t>
      </w:r>
      <w:r>
        <w:rPr>
          <w:rtl/>
        </w:rPr>
        <w:t>קשה</w:t>
      </w:r>
      <w:r w:rsidR="00F63065">
        <w:rPr>
          <w:rtl/>
        </w:rPr>
        <w:t xml:space="preserve">, כאן - כשנבראה בשתים וחסרו, כאן - כשנבראה באחת </w:t>
      </w:r>
      <w:r>
        <w:rPr>
          <w:rtl/>
        </w:rPr>
        <w:t>מתחילה</w:t>
      </w:r>
      <w:r w:rsidR="0057284B">
        <w:rPr>
          <w:rtl/>
        </w:rPr>
        <w:t>.</w:t>
      </w:r>
    </w:p>
    <w:p w14:paraId="3E9A1337" w14:textId="77777777" w:rsidR="006542AA" w:rsidRDefault="00000000">
      <w:pPr>
        <w:pStyle w:val="36"/>
        <w:framePr w:wrap="notBeside"/>
      </w:pPr>
      <w:r>
        <w:t>ו</w:t>
      </w:r>
      <w:r w:rsidR="00C5567C">
        <w:t>יקשה</w:t>
      </w:r>
    </w:p>
    <w:p w14:paraId="37DFF9BA" w14:textId="355C2F80" w:rsidR="001D6140" w:rsidRDefault="00F63065" w:rsidP="00F63065">
      <w:pPr>
        <w:rPr>
          <w:rtl/>
        </w:rPr>
      </w:pPr>
      <w:r>
        <w:rPr>
          <w:rFonts w:hint="cs"/>
          <w:rtl/>
        </w:rPr>
        <w:t>שהרי</w:t>
      </w:r>
      <w:r>
        <w:rPr>
          <w:rtl/>
        </w:rPr>
        <w:t xml:space="preserve"> דומיא דשלש קתני, מה שלש - מתחילה, אף אחת מתחילה!</w:t>
      </w:r>
    </w:p>
    <w:p w14:paraId="267C18C2" w14:textId="77777777" w:rsidR="006542AA" w:rsidRDefault="00000000">
      <w:pPr>
        <w:pStyle w:val="36"/>
        <w:framePr w:wrap="notBeside"/>
      </w:pPr>
      <w:r w:rsidRPr="00C5567C">
        <w:t>אלא</w:t>
      </w:r>
    </w:p>
    <w:p w14:paraId="01CE8932" w14:textId="669D58EF" w:rsidR="00B874E6" w:rsidRDefault="00F63065" w:rsidP="00C5567C">
      <w:pPr>
        <w:pStyle w:val="a"/>
        <w:rPr>
          <w:rtl/>
        </w:rPr>
      </w:pPr>
      <w:r>
        <w:rPr>
          <w:rtl/>
        </w:rPr>
        <w:t>כאן ביש בריה מתחילה חלקו, מ"ד: יש בריה באחת, ומר סבר: אין בריה באחת</w:t>
      </w:r>
      <w:r w:rsidR="0057284B">
        <w:rPr>
          <w:rtl/>
        </w:rPr>
        <w:t>.</w:t>
      </w:r>
    </w:p>
    <w:p w14:paraId="0E40A10F" w14:textId="21C80FA0" w:rsidR="006542AA" w:rsidRDefault="00000000">
      <w:pPr>
        <w:pStyle w:val="36"/>
        <w:framePr w:wrap="notBeside"/>
      </w:pPr>
      <w:r>
        <w:t>ורי"ו</w:t>
      </w:r>
      <w:r w:rsidR="001D6140">
        <w:t>:</w:t>
      </w:r>
    </w:p>
    <w:p w14:paraId="606F66C8" w14:textId="682B5495" w:rsidR="00B874E6" w:rsidRDefault="00F63065" w:rsidP="007A0C14">
      <w:pPr>
        <w:rPr>
          <w:rtl/>
        </w:rPr>
      </w:pPr>
      <w:r>
        <w:rPr>
          <w:rtl/>
        </w:rPr>
        <w:t>דכו"ע</w:t>
      </w:r>
      <w:r w:rsidR="001D6140">
        <w:rPr>
          <w:rFonts w:hint="cs"/>
          <w:rtl/>
        </w:rPr>
        <w:t xml:space="preserve"> </w:t>
      </w:r>
      <w:r>
        <w:rPr>
          <w:rtl/>
        </w:rPr>
        <w:t>אין בריה באחת, וחסרון מבפנים - שמיה חסרון,</w:t>
      </w:r>
      <w:r>
        <w:rPr>
          <w:rFonts w:hint="cs"/>
          <w:rtl/>
        </w:rPr>
        <w:t xml:space="preserve"> </w:t>
      </w:r>
      <w:r w:rsidR="007A0C14">
        <w:rPr>
          <w:rFonts w:hint="cs"/>
          <w:rtl/>
        </w:rPr>
        <w:t xml:space="preserve">וכאן שחסרה קודם וכאן אחר שחיטה </w:t>
      </w:r>
    </w:p>
    <w:p w14:paraId="2CC6F88C" w14:textId="77777777" w:rsidR="007A0C14" w:rsidRDefault="007A0C14" w:rsidP="007A0C14">
      <w:pPr>
        <w:pStyle w:val="afff0"/>
        <w:framePr w:wrap="around"/>
        <w:rPr>
          <w:rtl/>
        </w:rPr>
      </w:pPr>
      <w:r>
        <w:rPr>
          <w:rFonts w:hint="cs"/>
          <w:rtl/>
        </w:rPr>
        <w:t>לט:</w:t>
      </w:r>
    </w:p>
    <w:p w14:paraId="6839F04B" w14:textId="77777777" w:rsidR="007A0C14" w:rsidRDefault="00F63065" w:rsidP="007A0C14">
      <w:pPr>
        <w:rPr>
          <w:rtl/>
        </w:rPr>
      </w:pPr>
      <w:r>
        <w:rPr>
          <w:rtl/>
        </w:rPr>
        <w:t xml:space="preserve">ולאחר שחיטה קודם קבלה מי שרי? </w:t>
      </w:r>
    </w:p>
    <w:p w14:paraId="11C45A7F" w14:textId="5AFE9280" w:rsidR="006542AA" w:rsidRDefault="00000000">
      <w:pPr>
        <w:pStyle w:val="36"/>
        <w:framePr w:wrap="notBeside"/>
      </w:pPr>
      <w:r>
        <w:t>והאר"ז מרב</w:t>
      </w:r>
      <w:r w:rsidR="00F63065">
        <w:t>:</w:t>
      </w:r>
    </w:p>
    <w:p w14:paraId="34D0672B" w14:textId="0CA7F677" w:rsidR="00B874E6" w:rsidRDefault="00F63065" w:rsidP="007A0C14">
      <w:pPr>
        <w:rPr>
          <w:rtl/>
        </w:rPr>
      </w:pPr>
      <w:r>
        <w:rPr>
          <w:rtl/>
        </w:rPr>
        <w:t xml:space="preserve">הצורם אזן </w:t>
      </w:r>
      <w:r w:rsidR="007A0C14">
        <w:rPr>
          <w:rtl/>
        </w:rPr>
        <w:t>הפר ואח"כ קיבל דמו - פסול, שנא</w:t>
      </w:r>
      <w:r w:rsidR="007A0C14">
        <w:rPr>
          <w:rFonts w:hint="cs"/>
          <w:rtl/>
        </w:rPr>
        <w:t>'</w:t>
      </w:r>
      <w:r w:rsidR="007A0C14">
        <w:rPr>
          <w:rStyle w:val="affffe"/>
          <w:rtl/>
        </w:rPr>
        <w:t xml:space="preserve"> וְלָקַח מִדַּם הַפָּר</w:t>
      </w:r>
      <w:r w:rsidR="007A0C14">
        <w:rPr>
          <w:rFonts w:hint="cs"/>
          <w:rtl/>
        </w:rPr>
        <w:t>'</w:t>
      </w:r>
      <w:r>
        <w:rPr>
          <w:rtl/>
        </w:rPr>
        <w:t xml:space="preserve"> - הפר שהיה כבר! אלא: כאן - שחסרה קודם קבלה, כאן - שחסרה לאחר קבלה</w:t>
      </w:r>
      <w:r w:rsidR="0057284B">
        <w:rPr>
          <w:rtl/>
        </w:rPr>
        <w:t>.</w:t>
      </w:r>
    </w:p>
    <w:p w14:paraId="3A12BCD4" w14:textId="77777777" w:rsidR="007A0C14" w:rsidRDefault="00F63065" w:rsidP="00F63065">
      <w:pPr>
        <w:rPr>
          <w:rtl/>
        </w:rPr>
      </w:pPr>
      <w:r>
        <w:rPr>
          <w:rtl/>
        </w:rPr>
        <w:t xml:space="preserve">ולאחר קבלה קודם זריקה מי שרי? </w:t>
      </w:r>
    </w:p>
    <w:p w14:paraId="7BE2F38B" w14:textId="77777777" w:rsidR="006542AA" w:rsidRDefault="00000000">
      <w:pPr>
        <w:pStyle w:val="36"/>
        <w:framePr w:wrap="notBeside"/>
      </w:pPr>
      <w:r>
        <w:t>והתניא:</w:t>
      </w:r>
    </w:p>
    <w:p w14:paraId="4CA6163A" w14:textId="7882F8B3" w:rsidR="007A0C14" w:rsidRDefault="007A0C14" w:rsidP="00F63065">
      <w:pPr>
        <w:rPr>
          <w:rtl/>
        </w:rPr>
      </w:pPr>
      <w:r>
        <w:rPr>
          <w:rFonts w:hint="cs"/>
          <w:rtl/>
        </w:rPr>
        <w:t>'</w:t>
      </w:r>
      <w:r w:rsidR="00F63065">
        <w:rPr>
          <w:rStyle w:val="affffe"/>
          <w:rtl/>
        </w:rPr>
        <w:t>שֶׂה תָמִים זָכָר בֶּן שָׁנָה יִהְיֶה לָכֶם</w:t>
      </w:r>
      <w:r>
        <w:rPr>
          <w:rFonts w:hint="cs"/>
          <w:rtl/>
        </w:rPr>
        <w:t>'</w:t>
      </w:r>
      <w:r w:rsidR="00F63065">
        <w:rPr>
          <w:rtl/>
        </w:rPr>
        <w:t xml:space="preserve"> - שיהא תמים בן שנה בשעת שחיטה, </w:t>
      </w:r>
    </w:p>
    <w:p w14:paraId="1AAF9D4B" w14:textId="538BD44D" w:rsidR="00B874E6" w:rsidRDefault="00F63065" w:rsidP="00F63065">
      <w:pPr>
        <w:rPr>
          <w:rtl/>
        </w:rPr>
      </w:pPr>
      <w:r>
        <w:rPr>
          <w:rtl/>
        </w:rPr>
        <w:t xml:space="preserve">ומנין בקבלה והולכה והזייה - ת"ל </w:t>
      </w:r>
      <w:r w:rsidR="007A0C14">
        <w:rPr>
          <w:rFonts w:hint="cs"/>
          <w:rtl/>
        </w:rPr>
        <w:t>'</w:t>
      </w:r>
      <w:r>
        <w:rPr>
          <w:rStyle w:val="affffe"/>
          <w:rtl/>
        </w:rPr>
        <w:t>יִהְיֶה</w:t>
      </w:r>
      <w:r w:rsidR="007A0C14">
        <w:rPr>
          <w:rFonts w:hint="cs"/>
          <w:rtl/>
        </w:rPr>
        <w:t>'</w:t>
      </w:r>
      <w:r>
        <w:rPr>
          <w:rtl/>
        </w:rPr>
        <w:t xml:space="preserve"> - שיהו כל הויותיו תם ובן שנה! תרגמא אבן שנה</w:t>
      </w:r>
      <w:r w:rsidR="0057284B">
        <w:rPr>
          <w:rtl/>
        </w:rPr>
        <w:t>.</w:t>
      </w:r>
    </w:p>
    <w:p w14:paraId="3F629313" w14:textId="5022ECA0" w:rsidR="006542AA" w:rsidRDefault="00000000">
      <w:pPr>
        <w:pStyle w:val="36"/>
        <w:framePr w:wrap="notBeside"/>
      </w:pPr>
      <w:r>
        <w:t>הנ"מ</w:t>
      </w:r>
      <w:r w:rsidR="007A0C14">
        <w:t xml:space="preserve"> ד</w:t>
      </w:r>
      <w:r>
        <w:t>תניא ר' יהושע:</w:t>
      </w:r>
    </w:p>
    <w:p w14:paraId="43B1274E" w14:textId="7386B4CE" w:rsidR="00B874E6" w:rsidRPr="007A0C14" w:rsidRDefault="00F63065" w:rsidP="00C5567C">
      <w:pPr>
        <w:pStyle w:val="021"/>
        <w:rPr>
          <w:b/>
          <w:bCs/>
          <w:rtl/>
        </w:rPr>
      </w:pPr>
      <w:r>
        <w:rPr>
          <w:rtl/>
        </w:rPr>
        <w:lastRenderedPageBreak/>
        <w:t>כל הזבחים שבתורה שנש</w:t>
      </w:r>
      <w:r w:rsidR="007A0C14">
        <w:rPr>
          <w:rtl/>
        </w:rPr>
        <w:t xml:space="preserve">תייר מהן כזית בשר או כזית חלב </w:t>
      </w:r>
      <w:r w:rsidRPr="007A0C14">
        <w:rPr>
          <w:b/>
          <w:bCs/>
          <w:rtl/>
        </w:rPr>
        <w:t xml:space="preserve">זורק את הדם, </w:t>
      </w:r>
      <w:r>
        <w:rPr>
          <w:b/>
          <w:bCs/>
          <w:rtl/>
        </w:rPr>
        <w:t>ש"מ</w:t>
      </w:r>
      <w:r w:rsidR="0057284B" w:rsidRPr="007A0C14">
        <w:rPr>
          <w:b/>
          <w:bCs/>
          <w:rtl/>
        </w:rPr>
        <w:t>.</w:t>
      </w:r>
    </w:p>
    <w:p w14:paraId="7E3DA849" w14:textId="6DD729CC" w:rsidR="007A0C14" w:rsidRDefault="00F63065" w:rsidP="00F63065">
      <w:pPr>
        <w:rPr>
          <w:rtl/>
        </w:rPr>
      </w:pPr>
      <w:r>
        <w:rPr>
          <w:rtl/>
        </w:rPr>
        <w:t xml:space="preserve">ומי יש כלום דבשעת שחיטה הוי בן שנה, ובשעת קבלה והולכה הוי בן שתי שנים? </w:t>
      </w:r>
    </w:p>
    <w:p w14:paraId="794DE129" w14:textId="77777777" w:rsidR="006542AA" w:rsidRDefault="00000000">
      <w:pPr>
        <w:pStyle w:val="36"/>
        <w:framePr w:wrap="notBeside"/>
      </w:pPr>
      <w:r>
        <w:t>רבא:</w:t>
      </w:r>
    </w:p>
    <w:p w14:paraId="3BC3CA58" w14:textId="726B700A" w:rsidR="00B874E6" w:rsidRDefault="00F63065" w:rsidP="00F63065">
      <w:pPr>
        <w:rPr>
          <w:rtl/>
        </w:rPr>
      </w:pPr>
      <w:r>
        <w:rPr>
          <w:rtl/>
        </w:rPr>
        <w:t>זאת אומרת - שעות פוסלות בקדשים</w:t>
      </w:r>
      <w:r w:rsidR="0057284B">
        <w:rPr>
          <w:rtl/>
        </w:rPr>
        <w:t>.</w:t>
      </w:r>
    </w:p>
    <w:p w14:paraId="613673E6" w14:textId="77777777" w:rsidR="006542AA" w:rsidRDefault="00000000">
      <w:pPr>
        <w:pStyle w:val="36"/>
        <w:framePr w:wrap="notBeside"/>
      </w:pPr>
      <w:r>
        <w:t>לימא כתנאי:</w:t>
      </w:r>
    </w:p>
    <w:p w14:paraId="010927E8" w14:textId="4F52EB1C" w:rsidR="00B874E6" w:rsidRDefault="00F63065" w:rsidP="00F63065">
      <w:pPr>
        <w:rPr>
          <w:rtl/>
        </w:rPr>
      </w:pPr>
      <w:r>
        <w:rPr>
          <w:rtl/>
        </w:rPr>
        <w:t xml:space="preserve">ומעוך וכתות ונתוק וכרות - כולן בביצים, דברי </w:t>
      </w:r>
      <w:r>
        <w:rPr>
          <w:rStyle w:val="27"/>
          <w:rtl/>
        </w:rPr>
        <w:t>ר"י</w:t>
      </w:r>
      <w:r w:rsidR="0057284B">
        <w:rPr>
          <w:rtl/>
        </w:rPr>
        <w:t>.</w:t>
      </w:r>
    </w:p>
    <w:p w14:paraId="574CB197" w14:textId="77777777" w:rsidR="00B874E6" w:rsidRDefault="007A0C14" w:rsidP="007A0C14">
      <w:pPr>
        <w:rPr>
          <w:rtl/>
        </w:rPr>
      </w:pPr>
      <w:r>
        <w:rPr>
          <w:rFonts w:hint="cs"/>
          <w:rtl/>
        </w:rPr>
        <w:t xml:space="preserve">לר'י אף </w:t>
      </w:r>
      <w:r w:rsidR="00F63065">
        <w:rPr>
          <w:rtl/>
        </w:rPr>
        <w:t>בביצים</w:t>
      </w:r>
      <w:r w:rsidR="0057284B">
        <w:rPr>
          <w:rtl/>
        </w:rPr>
        <w:t>.</w:t>
      </w:r>
    </w:p>
    <w:p w14:paraId="3445E48B" w14:textId="2C31E4A5" w:rsidR="006542AA" w:rsidRDefault="00000000">
      <w:pPr>
        <w:pStyle w:val="36"/>
        <w:framePr w:wrap="notBeside"/>
      </w:pPr>
      <w:r>
        <w:t>ר"א בן יעקב:</w:t>
      </w:r>
    </w:p>
    <w:p w14:paraId="785D8302" w14:textId="111D555A" w:rsidR="007A0C14" w:rsidRDefault="00F63065" w:rsidP="00F63065">
      <w:pPr>
        <w:rPr>
          <w:rtl/>
        </w:rPr>
      </w:pPr>
      <w:r>
        <w:rPr>
          <w:rtl/>
        </w:rPr>
        <w:t xml:space="preserve">כולן בגיד, </w:t>
      </w:r>
    </w:p>
    <w:p w14:paraId="3677CDC0" w14:textId="5A17EFCD" w:rsidR="006542AA" w:rsidRDefault="00000000">
      <w:pPr>
        <w:pStyle w:val="36"/>
        <w:framePr w:wrap="notBeside"/>
      </w:pPr>
      <w:r>
        <w:t>רבי יוסי:</w:t>
      </w:r>
    </w:p>
    <w:p w14:paraId="2D1D197D" w14:textId="635770A0" w:rsidR="00B874E6" w:rsidRDefault="00F63065" w:rsidP="00F63065">
      <w:pPr>
        <w:rPr>
          <w:rtl/>
        </w:rPr>
      </w:pPr>
      <w:r>
        <w:rPr>
          <w:rtl/>
        </w:rPr>
        <w:t>מעוך וכתות - אף בביצים, נתוק וכרות - בגיד אין, בביצים לא</w:t>
      </w:r>
      <w:r w:rsidR="0057284B">
        <w:rPr>
          <w:rtl/>
        </w:rPr>
        <w:t>.</w:t>
      </w:r>
    </w:p>
    <w:p w14:paraId="5067A8FA" w14:textId="77777777" w:rsidR="006542AA" w:rsidRDefault="00000000">
      <w:pPr>
        <w:pStyle w:val="36"/>
        <w:framePr w:wrap="notBeside"/>
      </w:pPr>
      <w:r>
        <w:t>וא"א</w:t>
      </w:r>
    </w:p>
    <w:p w14:paraId="33CA4D1F" w14:textId="5D7A4461" w:rsidR="007A0C14" w:rsidRDefault="007A0C14" w:rsidP="007A0C14">
      <w:pPr>
        <w:rPr>
          <w:rtl/>
        </w:rPr>
      </w:pPr>
      <w:r>
        <w:rPr>
          <w:rFonts w:hint="cs"/>
          <w:rtl/>
        </w:rPr>
        <w:t xml:space="preserve">דחלקו אם חסרון מבפנים שמיה חסרון או לא </w:t>
      </w:r>
      <w:r>
        <w:rPr>
          <w:rtl/>
        </w:rPr>
        <w:t>-</w:t>
      </w:r>
      <w:r>
        <w:rPr>
          <w:rFonts w:hint="cs"/>
          <w:rtl/>
        </w:rPr>
        <w:t xml:space="preserve"> דא"ה </w:t>
      </w:r>
      <w:r>
        <w:rPr>
          <w:rStyle w:val="27"/>
          <w:rFonts w:hint="cs"/>
          <w:rtl/>
        </w:rPr>
        <w:t>לרבי יוסי</w:t>
      </w:r>
      <w:r>
        <w:rPr>
          <w:rFonts w:hint="cs"/>
          <w:rtl/>
        </w:rPr>
        <w:t xml:space="preserve"> </w:t>
      </w:r>
      <w:r w:rsidR="00F63065">
        <w:rPr>
          <w:rtl/>
        </w:rPr>
        <w:t xml:space="preserve">אפי' נתוק וכרות </w:t>
      </w:r>
      <w:r>
        <w:rPr>
          <w:rtl/>
        </w:rPr>
        <w:t>גם</w:t>
      </w:r>
      <w:r w:rsidR="00F63065">
        <w:rPr>
          <w:rtl/>
        </w:rPr>
        <w:t>!</w:t>
      </w:r>
    </w:p>
    <w:p w14:paraId="72FD70FB" w14:textId="77777777" w:rsidR="006542AA" w:rsidRDefault="00000000">
      <w:pPr>
        <w:pStyle w:val="36"/>
        <w:framePr w:wrap="notBeside"/>
      </w:pPr>
      <w:r w:rsidRPr="00245C3E">
        <w:t>אלא</w:t>
      </w:r>
    </w:p>
    <w:p w14:paraId="7FE43B66" w14:textId="6FB90557" w:rsidR="00B874E6" w:rsidRDefault="00245C3E" w:rsidP="00C5567C">
      <w:pPr>
        <w:pStyle w:val="011"/>
        <w:rPr>
          <w:rtl/>
        </w:rPr>
      </w:pPr>
      <w:r>
        <w:rPr>
          <w:bCs/>
          <w:rtl/>
        </w:rPr>
        <w:t>כאן במומים שבגלוי חלקו</w:t>
      </w:r>
      <w:r w:rsidR="00F63065">
        <w:rPr>
          <w:rtl/>
        </w:rPr>
        <w:t xml:space="preserve">, </w:t>
      </w:r>
      <w:r>
        <w:rPr>
          <w:rStyle w:val="27"/>
          <w:rFonts w:hint="cs"/>
          <w:rtl/>
        </w:rPr>
        <w:t>ל</w:t>
      </w:r>
      <w:r>
        <w:rPr>
          <w:rStyle w:val="27"/>
          <w:rtl/>
        </w:rPr>
        <w:t>ר"י</w:t>
      </w:r>
      <w:r>
        <w:rPr>
          <w:rtl/>
        </w:rPr>
        <w:t>: מעוך וכתות הוי מומא דמיכווצן, נתוק וכרות הוי מומא</w:t>
      </w:r>
      <w:r w:rsidR="00F63065">
        <w:rPr>
          <w:rtl/>
        </w:rPr>
        <w:t xml:space="preserve"> דתליין</w:t>
      </w:r>
      <w:r w:rsidR="0057284B">
        <w:rPr>
          <w:rtl/>
        </w:rPr>
        <w:t>.</w:t>
      </w:r>
    </w:p>
    <w:p w14:paraId="71C7BFBF" w14:textId="3E1D208F" w:rsidR="006542AA" w:rsidRDefault="00000000">
      <w:pPr>
        <w:pStyle w:val="36"/>
        <w:framePr w:wrap="notBeside"/>
      </w:pPr>
      <w:r w:rsidRPr="00245C3E">
        <w:t>ר</w:t>
      </w:r>
      <w:r w:rsidR="00245C3E" w:rsidRPr="00245C3E">
        <w:t>א</w:t>
      </w:r>
      <w:r>
        <w:t>ב"י:</w:t>
      </w:r>
    </w:p>
    <w:p w14:paraId="171400CB" w14:textId="36DCA58F" w:rsidR="00245C3E" w:rsidRDefault="00F63065" w:rsidP="00245C3E">
      <w:pPr>
        <w:rPr>
          <w:rtl/>
        </w:rPr>
      </w:pPr>
      <w:r>
        <w:rPr>
          <w:rtl/>
        </w:rPr>
        <w:t xml:space="preserve">מעוך וכתות </w:t>
      </w:r>
      <w:r w:rsidR="00245C3E">
        <w:rPr>
          <w:rFonts w:hint="cs"/>
          <w:rtl/>
        </w:rPr>
        <w:t xml:space="preserve">ונתוק וכרות </w:t>
      </w:r>
      <w:r>
        <w:rPr>
          <w:rtl/>
        </w:rPr>
        <w:t>לא הוי מומא - דמתחילה גם זמנין דמיכווצן</w:t>
      </w:r>
      <w:r w:rsidR="00245C3E">
        <w:rPr>
          <w:rFonts w:hint="cs"/>
          <w:rtl/>
        </w:rPr>
        <w:t xml:space="preserve"> או דמתליין </w:t>
      </w:r>
    </w:p>
    <w:p w14:paraId="756F2FB4" w14:textId="77777777" w:rsidR="006542AA" w:rsidRDefault="00000000">
      <w:pPr>
        <w:pStyle w:val="36"/>
        <w:framePr w:wrap="notBeside"/>
      </w:pPr>
      <w:r w:rsidRPr="00245C3E">
        <w:t>ור'</w:t>
      </w:r>
      <w:r>
        <w:t xml:space="preserve"> </w:t>
      </w:r>
      <w:r w:rsidRPr="00245C3E">
        <w:t>יוסי</w:t>
      </w:r>
      <w:r>
        <w:t>:</w:t>
      </w:r>
    </w:p>
    <w:p w14:paraId="458602ED" w14:textId="2BEED96F" w:rsidR="00B874E6" w:rsidRDefault="00F63065" w:rsidP="00245C3E">
      <w:pPr>
        <w:rPr>
          <w:rtl/>
        </w:rPr>
      </w:pPr>
      <w:r>
        <w:rPr>
          <w:rtl/>
        </w:rPr>
        <w:t>מעוך וכתות הוי מומא - שהרי אינם, נתוק וכרות לא הוי מומא - שהרי ישנם</w:t>
      </w:r>
      <w:r w:rsidR="0057284B">
        <w:rPr>
          <w:rtl/>
        </w:rPr>
        <w:t>.</w:t>
      </w:r>
    </w:p>
    <w:p w14:paraId="412B25B9" w14:textId="0C98FBDA" w:rsidR="0057284B" w:rsidRDefault="0057284B" w:rsidP="009F73ED">
      <w:pPr>
        <w:pStyle w:val="affff9"/>
        <w:rPr>
          <w:rtl/>
        </w:rPr>
      </w:pPr>
      <w:r>
        <w:rPr>
          <w:rtl/>
        </w:rPr>
        <w:t>• • •</w:t>
      </w:r>
    </w:p>
    <w:p w14:paraId="2F530C11" w14:textId="77777777" w:rsidR="006542AA" w:rsidRDefault="00000000">
      <w:pPr>
        <w:pStyle w:val="afffff5"/>
        <w:framePr w:wrap="around"/>
      </w:pPr>
      <w:r>
        <w:t>משנה ה</w:t>
      </w:r>
    </w:p>
    <w:p w14:paraId="2061D899" w14:textId="77777777" w:rsidR="00B874E6" w:rsidRDefault="00F63065" w:rsidP="009F73ED">
      <w:pPr>
        <w:pStyle w:val="afff5"/>
        <w:spacing w:before="120"/>
        <w:rPr>
          <w:rtl/>
        </w:rPr>
      </w:pPr>
      <w:r>
        <w:rPr>
          <w:rtl/>
        </w:rPr>
        <w:t xml:space="preserve">נפגם הזובן, </w:t>
      </w:r>
      <w:r w:rsidR="00245C3E">
        <w:rPr>
          <w:rtl/>
        </w:rPr>
        <w:t>או</w:t>
      </w:r>
      <w:r>
        <w:rPr>
          <w:rtl/>
        </w:rPr>
        <w:t xml:space="preserve"> העריה של נקבה במוקדשין</w:t>
      </w:r>
      <w:r w:rsidR="0057284B">
        <w:rPr>
          <w:rtl/>
        </w:rPr>
        <w:t>.</w:t>
      </w:r>
    </w:p>
    <w:p w14:paraId="64BF3587" w14:textId="77777777" w:rsidR="00B874E6" w:rsidRDefault="00F63065" w:rsidP="00245C3E">
      <w:pPr>
        <w:pStyle w:val="afff5"/>
        <w:rPr>
          <w:rtl/>
        </w:rPr>
      </w:pPr>
      <w:r>
        <w:rPr>
          <w:rtl/>
        </w:rPr>
        <w:t>נפגם הזנב מן העצם אבל לא מן הפרק, או שראש זנב מפצל, את העצם או שיש בשר מחוליא לחוליא מלא אצבע</w:t>
      </w:r>
      <w:r w:rsidR="0057284B">
        <w:rPr>
          <w:rtl/>
        </w:rPr>
        <w:t>.</w:t>
      </w:r>
    </w:p>
    <w:p w14:paraId="167574FB" w14:textId="67580F88" w:rsidR="0057284B" w:rsidRDefault="0057284B" w:rsidP="009F73ED">
      <w:pPr>
        <w:pStyle w:val="affff9"/>
        <w:rPr>
          <w:rtl/>
        </w:rPr>
      </w:pPr>
      <w:r>
        <w:rPr>
          <w:rtl/>
        </w:rPr>
        <w:t>• • •</w:t>
      </w:r>
    </w:p>
    <w:p w14:paraId="33157B1B" w14:textId="77777777" w:rsidR="006542AA" w:rsidRDefault="00000000">
      <w:pPr>
        <w:pStyle w:val="36"/>
        <w:framePr w:wrap="notBeside"/>
      </w:pPr>
      <w:r>
        <w:t>א"ר אלעזר:</w:t>
      </w:r>
    </w:p>
    <w:p w14:paraId="5A207DF1" w14:textId="4018566B" w:rsidR="00B874E6" w:rsidRDefault="00F63065" w:rsidP="00F63065">
      <w:pPr>
        <w:rPr>
          <w:rtl/>
        </w:rPr>
      </w:pPr>
      <w:r w:rsidRPr="00245C3E">
        <w:rPr>
          <w:b/>
          <w:bCs/>
          <w:rtl/>
        </w:rPr>
        <w:t>נפגם</w:t>
      </w:r>
      <w:r>
        <w:rPr>
          <w:rtl/>
        </w:rPr>
        <w:t>, ולא ניטל כיס ולא זכרות</w:t>
      </w:r>
      <w:r w:rsidR="0057284B">
        <w:rPr>
          <w:rtl/>
        </w:rPr>
        <w:t>.</w:t>
      </w:r>
      <w:r w:rsidR="00245C3E">
        <w:rPr>
          <w:rFonts w:hint="cs"/>
          <w:rtl/>
        </w:rPr>
        <w:t xml:space="preserve"> ות</w:t>
      </w:r>
      <w:r>
        <w:rPr>
          <w:rFonts w:hint="cs"/>
          <w:rtl/>
        </w:rPr>
        <w:t>נ"ה</w:t>
      </w:r>
    </w:p>
    <w:p w14:paraId="2B8C7D2A" w14:textId="30A9905D" w:rsidR="006542AA" w:rsidRDefault="00000000">
      <w:pPr>
        <w:pStyle w:val="36"/>
        <w:framePr w:wrap="notBeside"/>
      </w:pPr>
      <w:r>
        <w:t>רבי יוסי בן המשולם:</w:t>
      </w:r>
    </w:p>
    <w:p w14:paraId="47AA7C57" w14:textId="7414028B" w:rsidR="00B874E6" w:rsidRDefault="00F63065" w:rsidP="00F63065">
      <w:pPr>
        <w:rPr>
          <w:rtl/>
        </w:rPr>
      </w:pPr>
      <w:r>
        <w:rPr>
          <w:rtl/>
        </w:rPr>
        <w:t>מעשה בעינבל אחד שנטלו זאב וחזר לאיתנו</w:t>
      </w:r>
      <w:r w:rsidR="0057284B">
        <w:rPr>
          <w:rtl/>
        </w:rPr>
        <w:t>.</w:t>
      </w:r>
    </w:p>
    <w:p w14:paraId="701D8B6A" w14:textId="77777777" w:rsidR="00B874E6" w:rsidRDefault="00F63065" w:rsidP="00245C3E">
      <w:pPr>
        <w:pStyle w:val="afffd"/>
        <w:rPr>
          <w:rtl/>
        </w:rPr>
      </w:pPr>
      <w:r>
        <w:rPr>
          <w:rStyle w:val="afffff0"/>
        </w:rPr>
        <w:t xml:space="preserve">ג. </w:t>
      </w:r>
      <w:r>
        <w:rPr>
          <w:rtl/>
        </w:rPr>
        <w:t>נפגמה הזנב מן העצם וכו'</w:t>
      </w:r>
      <w:r w:rsidR="0057284B">
        <w:rPr>
          <w:rtl/>
        </w:rPr>
        <w:t>.</w:t>
      </w:r>
    </w:p>
    <w:p w14:paraId="387A4A09" w14:textId="77777777" w:rsidR="006542AA" w:rsidRDefault="00000000">
      <w:pPr>
        <w:pStyle w:val="36"/>
        <w:framePr w:wrap="notBeside"/>
      </w:pPr>
      <w:r>
        <w:lastRenderedPageBreak/>
        <w:t>תנא:</w:t>
      </w:r>
    </w:p>
    <w:p w14:paraId="4676FDBB" w14:textId="3EB29422" w:rsidR="00B874E6" w:rsidRDefault="00F63065" w:rsidP="00F63065">
      <w:pPr>
        <w:rPr>
          <w:rtl/>
        </w:rPr>
      </w:pPr>
      <w:r>
        <w:rPr>
          <w:rtl/>
        </w:rPr>
        <w:t>אצבע שאמרו - אחד מארבעה בטפח של כל האדם</w:t>
      </w:r>
      <w:r w:rsidR="0057284B">
        <w:rPr>
          <w:rtl/>
        </w:rPr>
        <w:t>.</w:t>
      </w:r>
    </w:p>
    <w:p w14:paraId="5DF0CD31" w14:textId="77777777" w:rsidR="006542AA" w:rsidRDefault="00000000">
      <w:pPr>
        <w:pStyle w:val="36"/>
        <w:framePr w:wrap="notBeside"/>
      </w:pPr>
      <w:r>
        <w:t>ו</w:t>
      </w:r>
      <w:r w:rsidR="00F63065">
        <w:t>הלכתא</w:t>
      </w:r>
      <w:r>
        <w:t>-</w:t>
      </w:r>
      <w:r w:rsidR="00F63065">
        <w:t xml:space="preserve"> רבה:</w:t>
      </w:r>
    </w:p>
    <w:p w14:paraId="79FCBDF8" w14:textId="14E02B6E" w:rsidR="00B874E6" w:rsidRDefault="00F63065" w:rsidP="00245C3E">
      <w:pPr>
        <w:rPr>
          <w:rtl/>
        </w:rPr>
      </w:pPr>
      <w:r>
        <w:rPr>
          <w:rtl/>
        </w:rPr>
        <w:t>לענין תכלת</w:t>
      </w:r>
      <w:r w:rsidR="00245C3E">
        <w:rPr>
          <w:rtl/>
        </w:rPr>
        <w:t>,</w:t>
      </w:r>
      <w:r w:rsidR="00245C3E">
        <w:rPr>
          <w:rFonts w:hint="cs"/>
          <w:rtl/>
        </w:rPr>
        <w:t xml:space="preserve"> </w:t>
      </w:r>
      <w:r>
        <w:rPr>
          <w:rtl/>
        </w:rPr>
        <w:t xml:space="preserve">דתניא כמה חוטין הוא נותן? </w:t>
      </w:r>
      <w:r w:rsidR="00245C3E">
        <w:rPr>
          <w:rFonts w:hint="cs"/>
          <w:rtl/>
        </w:rPr>
        <w:t>ל</w:t>
      </w:r>
      <w:r>
        <w:rPr>
          <w:rtl/>
        </w:rPr>
        <w:t>ב"ש: ארבעה, ו</w:t>
      </w:r>
      <w:r w:rsidR="00245C3E">
        <w:rPr>
          <w:rFonts w:hint="cs"/>
          <w:rtl/>
        </w:rPr>
        <w:t>ל</w:t>
      </w:r>
      <w:r>
        <w:rPr>
          <w:rtl/>
        </w:rPr>
        <w:t>ב"ה: שלשה</w:t>
      </w:r>
      <w:r w:rsidR="0057284B">
        <w:rPr>
          <w:rtl/>
        </w:rPr>
        <w:t>.</w:t>
      </w:r>
    </w:p>
    <w:p w14:paraId="7010C5E2" w14:textId="77777777" w:rsidR="00B874E6" w:rsidRDefault="00F63065" w:rsidP="00F63065">
      <w:pPr>
        <w:rPr>
          <w:rtl/>
        </w:rPr>
      </w:pPr>
      <w:r>
        <w:rPr>
          <w:rtl/>
        </w:rPr>
        <w:t>וכמה תהא משולשת? ב"ש אומרים: ארבעה, וב"ה אומרים: שלשה ושליש, שב"ה אומרים: אחד מארבע בטפח של כל אדם</w:t>
      </w:r>
      <w:r w:rsidR="0057284B">
        <w:rPr>
          <w:rtl/>
        </w:rPr>
        <w:t>.</w:t>
      </w:r>
    </w:p>
    <w:p w14:paraId="4E84536E" w14:textId="77777777" w:rsidR="00245C3E" w:rsidRDefault="00245C3E" w:rsidP="00245C3E">
      <w:pPr>
        <w:pStyle w:val="afff0"/>
        <w:framePr w:wrap="around"/>
        <w:rPr>
          <w:rtl/>
        </w:rPr>
      </w:pPr>
      <w:r>
        <w:rPr>
          <w:rFonts w:hint="cs"/>
          <w:rtl/>
        </w:rPr>
        <w:t>מ.</w:t>
      </w:r>
    </w:p>
    <w:p w14:paraId="45818531" w14:textId="7E65E344" w:rsidR="006542AA" w:rsidRDefault="00000000">
      <w:pPr>
        <w:pStyle w:val="36"/>
        <w:framePr w:wrap="notBeside"/>
      </w:pPr>
      <w:r>
        <w:t>רהבדר"י</w:t>
      </w:r>
      <w:r w:rsidR="00F63065">
        <w:t>:</w:t>
      </w:r>
    </w:p>
    <w:p w14:paraId="14DF87AA" w14:textId="3926CC06" w:rsidR="00B874E6" w:rsidRDefault="00F63065" w:rsidP="00245C3E">
      <w:pPr>
        <w:rPr>
          <w:rtl/>
        </w:rPr>
      </w:pPr>
      <w:r>
        <w:rPr>
          <w:rtl/>
        </w:rPr>
        <w:t>לשתי אמות, דתנן: שתי אמות היו</w:t>
      </w:r>
      <w:r w:rsidR="00245C3E">
        <w:rPr>
          <w:rtl/>
        </w:rPr>
        <w:t xml:space="preserve"> </w:t>
      </w:r>
      <w:r>
        <w:rPr>
          <w:rtl/>
        </w:rPr>
        <w:t>בשושן הבירה, אחת על קרן מזרחית צפונית ואחת על קרן מזרחית דרומית</w:t>
      </w:r>
      <w:r w:rsidR="0057284B">
        <w:rPr>
          <w:rtl/>
        </w:rPr>
        <w:t>.</w:t>
      </w:r>
    </w:p>
    <w:p w14:paraId="5E643695" w14:textId="77777777" w:rsidR="00245C3E" w:rsidRDefault="00F63065" w:rsidP="00F63065">
      <w:pPr>
        <w:rPr>
          <w:rtl/>
        </w:rPr>
      </w:pPr>
      <w:r>
        <w:rPr>
          <w:rtl/>
        </w:rPr>
        <w:t xml:space="preserve">שעל קרן מזרחית צפונית היתה יתירה על של משה חצי אצבע, </w:t>
      </w:r>
    </w:p>
    <w:p w14:paraId="458EEA50" w14:textId="206DD5F4" w:rsidR="00B874E6" w:rsidRDefault="00F63065" w:rsidP="00F63065">
      <w:pPr>
        <w:rPr>
          <w:rtl/>
        </w:rPr>
      </w:pPr>
      <w:r>
        <w:rPr>
          <w:rtl/>
        </w:rPr>
        <w:t>ושעל קרן מזרחית דרומית היתה יתירה עליו חצי אצבע, נמצאת יתירה על של משה אצבע</w:t>
      </w:r>
      <w:r w:rsidR="0057284B">
        <w:rPr>
          <w:rtl/>
        </w:rPr>
        <w:t>.</w:t>
      </w:r>
    </w:p>
    <w:p w14:paraId="16BFE664" w14:textId="77777777" w:rsidR="00B874E6" w:rsidRDefault="00245C3E" w:rsidP="00C5567C">
      <w:pPr>
        <w:pStyle w:val="021"/>
        <w:rPr>
          <w:rtl/>
        </w:rPr>
      </w:pPr>
      <w:r>
        <w:rPr>
          <w:rtl/>
        </w:rPr>
        <w:t>ולמה היו אחת גדולה ואחת קטנה</w:t>
      </w:r>
      <w:r w:rsidR="00F63065">
        <w:rPr>
          <w:rtl/>
        </w:rPr>
        <w:t xml:space="preserve"> כשהיו אומנין נוטלין בקטנה ומחזירין בגדולה, שלא יבואו לידי מעילה</w:t>
      </w:r>
      <w:r w:rsidR="0057284B">
        <w:rPr>
          <w:rtl/>
        </w:rPr>
        <w:t>.</w:t>
      </w:r>
    </w:p>
    <w:p w14:paraId="3673D991" w14:textId="43F97CA8" w:rsidR="00B874E6" w:rsidRDefault="00F63065" w:rsidP="00F63065">
      <w:pPr>
        <w:rPr>
          <w:rtl/>
        </w:rPr>
      </w:pPr>
      <w:r>
        <w:rPr>
          <w:rtl/>
        </w:rPr>
        <w:t>תרתי למה לי? אחת דכספא וזהבא, ואחת דבניינא</w:t>
      </w:r>
      <w:r w:rsidR="0057284B">
        <w:rPr>
          <w:rtl/>
        </w:rPr>
        <w:t>.</w:t>
      </w:r>
    </w:p>
    <w:p w14:paraId="156E549D" w14:textId="2E8D6827" w:rsidR="006542AA" w:rsidRDefault="00000000">
      <w:pPr>
        <w:pStyle w:val="36"/>
        <w:framePr w:wrap="notBeside"/>
      </w:pPr>
      <w:r>
        <w:t>רנב"י</w:t>
      </w:r>
      <w:r w:rsidR="00F63065">
        <w:t xml:space="preserve"> </w:t>
      </w:r>
      <w:r>
        <w:t xml:space="preserve">ואם </w:t>
      </w:r>
      <w:r w:rsidR="00F63065">
        <w:t>תימא ר</w:t>
      </w:r>
      <w:r>
        <w:t>הב"נ</w:t>
      </w:r>
      <w:r w:rsidR="00F63065">
        <w:t>:</w:t>
      </w:r>
    </w:p>
    <w:p w14:paraId="44B0C2B5" w14:textId="01E16E9F" w:rsidR="00B874E6" w:rsidRDefault="00F63065" w:rsidP="00245C3E">
      <w:pPr>
        <w:rPr>
          <w:rtl/>
        </w:rPr>
      </w:pPr>
      <w:r>
        <w:rPr>
          <w:rtl/>
        </w:rPr>
        <w:t>לאותה ששנינו שיש בשר בין חוליא לחוליא מלא אצבע</w:t>
      </w:r>
      <w:r w:rsidR="0057284B">
        <w:rPr>
          <w:rtl/>
        </w:rPr>
        <w:t>.</w:t>
      </w:r>
    </w:p>
    <w:p w14:paraId="4C2A7205" w14:textId="5E9FF310" w:rsidR="0057284B" w:rsidRDefault="0057284B" w:rsidP="009F73ED">
      <w:pPr>
        <w:pStyle w:val="affff9"/>
        <w:rPr>
          <w:rtl/>
        </w:rPr>
      </w:pPr>
      <w:r>
        <w:rPr>
          <w:rtl/>
        </w:rPr>
        <w:t>• • •</w:t>
      </w:r>
    </w:p>
    <w:p w14:paraId="1365029C" w14:textId="77777777" w:rsidR="006542AA" w:rsidRDefault="00000000">
      <w:pPr>
        <w:pStyle w:val="afffff5"/>
        <w:framePr w:wrap="around"/>
      </w:pPr>
      <w:r>
        <w:t>משנה ו</w:t>
      </w:r>
    </w:p>
    <w:p w14:paraId="1E55A950" w14:textId="77777777" w:rsidR="00B874E6" w:rsidRDefault="00F63065" w:rsidP="009F73ED">
      <w:pPr>
        <w:pStyle w:val="afff5"/>
        <w:spacing w:before="120"/>
        <w:rPr>
          <w:rtl/>
        </w:rPr>
      </w:pPr>
      <w:r>
        <w:rPr>
          <w:rtl/>
        </w:rPr>
        <w:t>אין לו ביצים או אין לו אלא ביצה אחת</w:t>
      </w:r>
      <w:r w:rsidR="0057284B">
        <w:rPr>
          <w:rtl/>
        </w:rPr>
        <w:t>.</w:t>
      </w:r>
    </w:p>
    <w:p w14:paraId="574D2B0B" w14:textId="77777777" w:rsidR="00413E99" w:rsidRDefault="00413E99" w:rsidP="00413E99">
      <w:pPr>
        <w:pStyle w:val="afff5"/>
        <w:rPr>
          <w:rtl/>
        </w:rPr>
      </w:pPr>
      <w:r>
        <w:rPr>
          <w:rtl/>
        </w:rPr>
        <w:tab/>
      </w:r>
      <w:r w:rsidRPr="009F73ED">
        <w:rPr>
          <w:rStyle w:val="afffff3"/>
          <w:rtl/>
        </w:rPr>
        <w:t>ר' ישמעאל</w:t>
      </w:r>
      <w:r>
        <w:rPr>
          <w:rtl/>
        </w:rPr>
        <w:t xml:space="preserve"> אומר</w:t>
      </w:r>
      <w:r w:rsidRPr="009F73ED">
        <w:rPr>
          <w:rStyle w:val="afffff3"/>
          <w:rtl/>
        </w:rPr>
        <w:t>:</w:t>
      </w:r>
      <w:r>
        <w:rPr>
          <w:rtl/>
        </w:rPr>
        <w:t xml:space="preserve"> אם יש לו שני כיסין </w:t>
      </w:r>
      <w:r w:rsidR="00F63065">
        <w:rPr>
          <w:rtl/>
        </w:rPr>
        <w:t xml:space="preserve">יש לו ב' ביצים, </w:t>
      </w:r>
    </w:p>
    <w:p w14:paraId="46791BB0" w14:textId="77777777" w:rsidR="00B874E6" w:rsidRDefault="00413E99" w:rsidP="00413E99">
      <w:pPr>
        <w:pStyle w:val="afff5"/>
        <w:rPr>
          <w:rtl/>
        </w:rPr>
      </w:pPr>
      <w:r>
        <w:rPr>
          <w:rtl/>
        </w:rPr>
        <w:t>אין לו שני כיסין</w:t>
      </w:r>
      <w:r w:rsidR="00F63065">
        <w:rPr>
          <w:rtl/>
        </w:rPr>
        <w:t xml:space="preserve"> אין לו אלא ביצה אחת</w:t>
      </w:r>
      <w:r w:rsidR="0057284B">
        <w:rPr>
          <w:rtl/>
        </w:rPr>
        <w:t>.</w:t>
      </w:r>
    </w:p>
    <w:p w14:paraId="2F280ED9" w14:textId="77777777" w:rsidR="00B874E6" w:rsidRDefault="00F63065" w:rsidP="00413E99">
      <w:pPr>
        <w:pStyle w:val="afff5"/>
        <w:rPr>
          <w:rtl/>
        </w:rPr>
      </w:pPr>
      <w:r w:rsidRPr="009F73ED">
        <w:rPr>
          <w:rStyle w:val="afffff3"/>
          <w:rtl/>
        </w:rPr>
        <w:t>ר"ע</w:t>
      </w:r>
      <w:r>
        <w:rPr>
          <w:rtl/>
        </w:rPr>
        <w:t xml:space="preserve"> אומר</w:t>
      </w:r>
      <w:r w:rsidRPr="009F73ED">
        <w:rPr>
          <w:rStyle w:val="afffff3"/>
          <w:rtl/>
        </w:rPr>
        <w:t>:</w:t>
      </w:r>
      <w:r>
        <w:rPr>
          <w:rtl/>
        </w:rPr>
        <w:t xml:space="preserve"> מושיבו על עכוזו וממעך, אם יש ביצה - סופו לצאת</w:t>
      </w:r>
      <w:r w:rsidR="0057284B">
        <w:rPr>
          <w:rtl/>
        </w:rPr>
        <w:t>.</w:t>
      </w:r>
    </w:p>
    <w:p w14:paraId="2ECE617E" w14:textId="77777777" w:rsidR="00B874E6" w:rsidRDefault="00F63065" w:rsidP="00413E99">
      <w:pPr>
        <w:pStyle w:val="afff5"/>
        <w:rPr>
          <w:rtl/>
        </w:rPr>
      </w:pPr>
      <w:r>
        <w:rPr>
          <w:rtl/>
        </w:rPr>
        <w:t xml:space="preserve">מעשה שמיעך ולא יצא, נשחטה ונמצאת דבוקה בכסלים, והתיר </w:t>
      </w:r>
      <w:r w:rsidRPr="009F73ED">
        <w:rPr>
          <w:rStyle w:val="afffff3"/>
          <w:rtl/>
        </w:rPr>
        <w:t>ר"ע</w:t>
      </w:r>
      <w:r>
        <w:rPr>
          <w:rtl/>
        </w:rPr>
        <w:t xml:space="preserve"> ואסר </w:t>
      </w:r>
      <w:r w:rsidRPr="009F73ED">
        <w:rPr>
          <w:rStyle w:val="afffff3"/>
          <w:rtl/>
        </w:rPr>
        <w:t>רבי יוחנן בן נורי</w:t>
      </w:r>
      <w:r w:rsidR="0057284B">
        <w:rPr>
          <w:rtl/>
        </w:rPr>
        <w:t>.</w:t>
      </w:r>
    </w:p>
    <w:p w14:paraId="3E7EDD44" w14:textId="5FF5FAB0" w:rsidR="0057284B" w:rsidRDefault="0057284B" w:rsidP="009F73ED">
      <w:pPr>
        <w:pStyle w:val="affff9"/>
        <w:rPr>
          <w:rtl/>
        </w:rPr>
      </w:pPr>
      <w:r>
        <w:rPr>
          <w:rtl/>
        </w:rPr>
        <w:t>• • •</w:t>
      </w:r>
    </w:p>
    <w:p w14:paraId="23FB3FEA" w14:textId="1EBCC75A" w:rsidR="006542AA" w:rsidRDefault="00000000">
      <w:pPr>
        <w:pStyle w:val="36"/>
        <w:framePr w:wrap="notBeside"/>
      </w:pPr>
      <w:r>
        <w:t>ה"ק:</w:t>
      </w:r>
    </w:p>
    <w:p w14:paraId="78CFAF0C" w14:textId="0CF86279" w:rsidR="00413E99" w:rsidRDefault="00F63065" w:rsidP="00DD26E0">
      <w:pPr>
        <w:rPr>
          <w:rtl/>
        </w:rPr>
      </w:pPr>
      <w:r>
        <w:rPr>
          <w:rtl/>
        </w:rPr>
        <w:t xml:space="preserve">אין לו שתי ביצים בשתי כיסין אלא בכיס אחד, </w:t>
      </w:r>
      <w:r w:rsidRPr="00DD26E0">
        <w:rPr>
          <w:b/>
          <w:bCs/>
          <w:rtl/>
        </w:rPr>
        <w:t>א"נ</w:t>
      </w:r>
      <w:r>
        <w:rPr>
          <w:rtl/>
        </w:rPr>
        <w:t xml:space="preserve"> שתי כיסין וביצה אחת - הרי זה מום, </w:t>
      </w:r>
    </w:p>
    <w:p w14:paraId="527B64A8" w14:textId="33CF0AB3" w:rsidR="006542AA" w:rsidRDefault="00000000">
      <w:pPr>
        <w:pStyle w:val="36"/>
        <w:framePr w:wrap="notBeside"/>
      </w:pPr>
      <w:r>
        <w:t>רי"ש</w:t>
      </w:r>
      <w:r w:rsidR="00F63065">
        <w:t>:</w:t>
      </w:r>
    </w:p>
    <w:p w14:paraId="62D16043" w14:textId="28DA486D" w:rsidR="00413E99" w:rsidRDefault="00F63065" w:rsidP="00C5567C">
      <w:pPr>
        <w:rPr>
          <w:rtl/>
        </w:rPr>
      </w:pPr>
      <w:r>
        <w:rPr>
          <w:rtl/>
        </w:rPr>
        <w:t xml:space="preserve">יש לו </w:t>
      </w:r>
      <w:r w:rsidR="00DD26E0">
        <w:rPr>
          <w:rtl/>
        </w:rPr>
        <w:t xml:space="preserve">ב' כיסים </w:t>
      </w:r>
      <w:r>
        <w:rPr>
          <w:rtl/>
        </w:rPr>
        <w:t xml:space="preserve">בידוע שיש לו ב' ביצים, </w:t>
      </w:r>
      <w:r w:rsidR="00DD26E0">
        <w:rPr>
          <w:rtl/>
        </w:rPr>
        <w:t>כיס אחד</w:t>
      </w:r>
      <w:r w:rsidR="00DD26E0">
        <w:rPr>
          <w:rFonts w:hint="cs"/>
          <w:rtl/>
        </w:rPr>
        <w:t>-</w:t>
      </w:r>
      <w:r w:rsidR="00DD26E0">
        <w:rPr>
          <w:rtl/>
        </w:rPr>
        <w:t xml:space="preserve"> </w:t>
      </w:r>
      <w:r>
        <w:rPr>
          <w:rtl/>
        </w:rPr>
        <w:t xml:space="preserve">כמי שאין לו אלא ביצה אחת דמי, </w:t>
      </w:r>
    </w:p>
    <w:p w14:paraId="1566E560" w14:textId="3770CC95" w:rsidR="006542AA" w:rsidRDefault="00000000">
      <w:pPr>
        <w:pStyle w:val="36"/>
        <w:framePr w:wrap="notBeside"/>
      </w:pPr>
      <w:r>
        <w:lastRenderedPageBreak/>
        <w:t>ובא ר"ע לומר:</w:t>
      </w:r>
    </w:p>
    <w:p w14:paraId="277A5118" w14:textId="3101AA35" w:rsidR="00B874E6" w:rsidRDefault="00F63065" w:rsidP="00413E99">
      <w:pPr>
        <w:rPr>
          <w:rtl/>
        </w:rPr>
      </w:pPr>
      <w:r>
        <w:rPr>
          <w:rtl/>
        </w:rPr>
        <w:t>בידוע לא אומרים, אלא מושיבו על עכוזו וממעך, אם יש ביצה סופו לצאת</w:t>
      </w:r>
      <w:r w:rsidR="0057284B">
        <w:rPr>
          <w:rtl/>
        </w:rPr>
        <w:t>.</w:t>
      </w:r>
    </w:p>
    <w:p w14:paraId="196BCA54" w14:textId="7A00BA57" w:rsidR="00B874E6" w:rsidRDefault="0057284B" w:rsidP="00DD26E0">
      <w:pPr>
        <w:pStyle w:val="afffd"/>
        <w:rPr>
          <w:rtl/>
        </w:rPr>
      </w:pPr>
      <w:r>
        <w:rPr>
          <w:rtl/>
        </w:rPr>
        <w:t xml:space="preserve">  </w:t>
      </w:r>
      <w:r w:rsidR="00F63065">
        <w:rPr>
          <w:rStyle w:val="afffff0"/>
        </w:rPr>
        <w:t xml:space="preserve">ב. </w:t>
      </w:r>
      <w:r w:rsidR="00F63065">
        <w:rPr>
          <w:rtl/>
        </w:rPr>
        <w:t>ומעשה שמיעך ולא יצא וכו'</w:t>
      </w:r>
      <w:r>
        <w:rPr>
          <w:rtl/>
        </w:rPr>
        <w:t>.</w:t>
      </w:r>
    </w:p>
    <w:p w14:paraId="573DAAB7" w14:textId="77777777" w:rsidR="006542AA" w:rsidRDefault="00000000">
      <w:pPr>
        <w:pStyle w:val="36"/>
        <w:framePr w:wrap="notBeside"/>
      </w:pPr>
      <w:r>
        <w:t>תניא, א"ר יוסי:</w:t>
      </w:r>
    </w:p>
    <w:p w14:paraId="73CB2324" w14:textId="6BCF7AE0" w:rsidR="00B874E6" w:rsidRDefault="00F63065" w:rsidP="00DD26E0">
      <w:pPr>
        <w:rPr>
          <w:rtl/>
        </w:rPr>
      </w:pPr>
      <w:r>
        <w:rPr>
          <w:rtl/>
        </w:rPr>
        <w:t xml:space="preserve">מעשה בפירן של בית מנחם שמיעך ולא יצאת, ונשחטה ונמצאת דבוקה בכסלים, והתיר </w:t>
      </w:r>
      <w:r>
        <w:rPr>
          <w:rStyle w:val="27"/>
          <w:rtl/>
        </w:rPr>
        <w:t>ר"ע</w:t>
      </w:r>
      <w:r>
        <w:rPr>
          <w:rtl/>
        </w:rPr>
        <w:t xml:space="preserve"> ואסר </w:t>
      </w:r>
      <w:r>
        <w:rPr>
          <w:rStyle w:val="27"/>
          <w:rtl/>
        </w:rPr>
        <w:t>רי"ו</w:t>
      </w:r>
      <w:r>
        <w:rPr>
          <w:rtl/>
        </w:rPr>
        <w:t xml:space="preserve"> בן נורי</w:t>
      </w:r>
      <w:r w:rsidR="0057284B">
        <w:rPr>
          <w:rtl/>
        </w:rPr>
        <w:t>.</w:t>
      </w:r>
    </w:p>
    <w:p w14:paraId="53101529" w14:textId="77777777" w:rsidR="00DD26E0" w:rsidRDefault="00F63065" w:rsidP="00DD26E0">
      <w:pPr>
        <w:rPr>
          <w:rtl/>
        </w:rPr>
      </w:pPr>
      <w:r>
        <w:rPr>
          <w:rtl/>
        </w:rPr>
        <w:t xml:space="preserve">אמר לו </w:t>
      </w:r>
      <w:r>
        <w:rPr>
          <w:rStyle w:val="27"/>
          <w:rtl/>
        </w:rPr>
        <w:t>ר"ע</w:t>
      </w:r>
      <w:r>
        <w:rPr>
          <w:rtl/>
        </w:rPr>
        <w:t xml:space="preserve"> </w:t>
      </w:r>
      <w:r>
        <w:rPr>
          <w:rStyle w:val="27"/>
          <w:rtl/>
        </w:rPr>
        <w:t>לר' יוחנן</w:t>
      </w:r>
      <w:r>
        <w:rPr>
          <w:rtl/>
        </w:rPr>
        <w:t xml:space="preserve"> בן נורי: עד מתי אתה מכלה ממונן של ישראל? </w:t>
      </w:r>
    </w:p>
    <w:p w14:paraId="2B08B41E" w14:textId="0E9AD0D6" w:rsidR="006542AA" w:rsidRDefault="00000000">
      <w:pPr>
        <w:pStyle w:val="36"/>
        <w:framePr w:wrap="notBeside"/>
      </w:pPr>
      <w:r>
        <w:t>ריב"נ</w:t>
      </w:r>
      <w:r w:rsidR="00F63065">
        <w:t xml:space="preserve"> לר"ע:</w:t>
      </w:r>
    </w:p>
    <w:p w14:paraId="07F29DCC" w14:textId="644A560A" w:rsidR="00DD26E0" w:rsidRDefault="00F63065" w:rsidP="00DD26E0">
      <w:pPr>
        <w:rPr>
          <w:rtl/>
        </w:rPr>
      </w:pPr>
      <w:r>
        <w:rPr>
          <w:rtl/>
        </w:rPr>
        <w:t>עד מתי אתה מאכיל ישראל ישראל קדשים בחוץ?</w:t>
      </w:r>
    </w:p>
    <w:p w14:paraId="019C45BF" w14:textId="5FA417EC" w:rsidR="0057284B" w:rsidRDefault="0057284B" w:rsidP="009F73ED">
      <w:pPr>
        <w:pStyle w:val="affff9"/>
        <w:rPr>
          <w:rtl/>
        </w:rPr>
      </w:pPr>
      <w:r>
        <w:rPr>
          <w:rtl/>
        </w:rPr>
        <w:t>•</w:t>
      </w:r>
      <w:r w:rsidR="00F63065">
        <w:rPr>
          <w:rtl/>
        </w:rPr>
        <w:t xml:space="preserve"> </w:t>
      </w:r>
      <w:r>
        <w:rPr>
          <w:rtl/>
        </w:rPr>
        <w:t>•</w:t>
      </w:r>
      <w:r w:rsidR="00F63065">
        <w:rPr>
          <w:rtl/>
        </w:rPr>
        <w:t xml:space="preserve"> </w:t>
      </w:r>
      <w:r>
        <w:rPr>
          <w:rtl/>
        </w:rPr>
        <w:t>•</w:t>
      </w:r>
    </w:p>
    <w:p w14:paraId="632C716C" w14:textId="77777777" w:rsidR="006542AA" w:rsidRDefault="00000000">
      <w:pPr>
        <w:pStyle w:val="afffff5"/>
        <w:framePr w:wrap="around"/>
      </w:pPr>
      <w:r>
        <w:t>משנה ז</w:t>
      </w:r>
    </w:p>
    <w:p w14:paraId="44150811" w14:textId="77777777" w:rsidR="00B874E6" w:rsidRDefault="00F63065" w:rsidP="009F73ED">
      <w:pPr>
        <w:pStyle w:val="afff5"/>
        <w:spacing w:before="120"/>
        <w:rPr>
          <w:rtl/>
        </w:rPr>
      </w:pPr>
      <w:r>
        <w:rPr>
          <w:rtl/>
        </w:rPr>
        <w:t>בעל חמש רגלים, או שאין לו אלא שלש</w:t>
      </w:r>
      <w:r w:rsidR="0057284B">
        <w:rPr>
          <w:rtl/>
        </w:rPr>
        <w:t>.</w:t>
      </w:r>
    </w:p>
    <w:p w14:paraId="75E357D4" w14:textId="77777777" w:rsidR="00B874E6" w:rsidRDefault="00DD26E0" w:rsidP="00DD26E0">
      <w:pPr>
        <w:pStyle w:val="afff5"/>
        <w:rPr>
          <w:rtl/>
        </w:rPr>
      </w:pPr>
      <w:r>
        <w:rPr>
          <w:rtl/>
        </w:rPr>
        <w:t>ושרגלי</w:t>
      </w:r>
      <w:r>
        <w:rPr>
          <w:rFonts w:hint="cs"/>
          <w:rtl/>
        </w:rPr>
        <w:t xml:space="preserve">ו </w:t>
      </w:r>
      <w:r w:rsidR="00F63065">
        <w:rPr>
          <w:rtl/>
        </w:rPr>
        <w:t>קלוטות כשל חמור</w:t>
      </w:r>
      <w:r w:rsidR="0057284B">
        <w:rPr>
          <w:rtl/>
        </w:rPr>
        <w:t>.</w:t>
      </w:r>
    </w:p>
    <w:p w14:paraId="2DAD502F" w14:textId="77777777" w:rsidR="00B874E6" w:rsidRDefault="00F63065" w:rsidP="00DD26E0">
      <w:pPr>
        <w:pStyle w:val="afff5"/>
        <w:rPr>
          <w:rtl/>
        </w:rPr>
      </w:pPr>
      <w:r>
        <w:rPr>
          <w:rtl/>
        </w:rPr>
        <w:t>והשחול והכסול</w:t>
      </w:r>
      <w:r w:rsidR="0057284B">
        <w:rPr>
          <w:rtl/>
        </w:rPr>
        <w:t>.</w:t>
      </w:r>
    </w:p>
    <w:p w14:paraId="6CE9F1C4" w14:textId="77777777" w:rsidR="00B874E6" w:rsidRDefault="00F63065" w:rsidP="00DD26E0">
      <w:pPr>
        <w:pStyle w:val="afff5"/>
        <w:rPr>
          <w:rtl/>
        </w:rPr>
      </w:pPr>
      <w:r>
        <w:rPr>
          <w:rtl/>
        </w:rPr>
        <w:t>איזהו שחול - שנשמטה יריכו, וכסול - שאחת מיריכים גבוהות</w:t>
      </w:r>
      <w:r w:rsidR="0057284B">
        <w:rPr>
          <w:rtl/>
        </w:rPr>
        <w:t>.</w:t>
      </w:r>
    </w:p>
    <w:p w14:paraId="65ECCC1C" w14:textId="5EDCFA3F" w:rsidR="0057284B" w:rsidRDefault="0057284B" w:rsidP="009F73ED">
      <w:pPr>
        <w:pStyle w:val="affff9"/>
        <w:rPr>
          <w:rtl/>
        </w:rPr>
      </w:pPr>
      <w:r>
        <w:rPr>
          <w:rtl/>
        </w:rPr>
        <w:t>• • •</w:t>
      </w:r>
    </w:p>
    <w:p w14:paraId="485F3B31" w14:textId="77777777" w:rsidR="006542AA" w:rsidRDefault="00000000">
      <w:pPr>
        <w:pStyle w:val="36"/>
        <w:framePr w:wrap="notBeside"/>
      </w:pPr>
      <w:r>
        <w:t>א"ר הונא:</w:t>
      </w:r>
    </w:p>
    <w:p w14:paraId="086EABA8" w14:textId="0EE65462" w:rsidR="00B874E6" w:rsidRDefault="00F63065" w:rsidP="00F63065">
      <w:pPr>
        <w:rPr>
          <w:rtl/>
        </w:rPr>
      </w:pPr>
      <w:r>
        <w:rPr>
          <w:rtl/>
        </w:rPr>
        <w:t>דווקא בחסר ויתר ביד, אבל ברגל - טרפה גם הוי, דכל יתיר כנטול דמי</w:t>
      </w:r>
      <w:r w:rsidR="0057284B">
        <w:rPr>
          <w:rtl/>
        </w:rPr>
        <w:t>.</w:t>
      </w:r>
    </w:p>
    <w:p w14:paraId="18BC123E" w14:textId="64F0A396" w:rsidR="006542AA" w:rsidRDefault="00000000">
      <w:pPr>
        <w:pStyle w:val="36"/>
        <w:framePr w:wrap="notBeside"/>
      </w:pPr>
      <w:r>
        <w:t>אר"פ:</w:t>
      </w:r>
    </w:p>
    <w:p w14:paraId="02148F92" w14:textId="3CD3405C" w:rsidR="00B874E6" w:rsidRDefault="00F63065" w:rsidP="00DD26E0">
      <w:pPr>
        <w:rPr>
          <w:rtl/>
        </w:rPr>
      </w:pPr>
      <w:r>
        <w:rPr>
          <w:rtl/>
        </w:rPr>
        <w:t>לא תימא דעגילן ולא סדיקן, אלא כיון דעגילן - אף דסדיקן</w:t>
      </w:r>
      <w:r w:rsidR="0057284B">
        <w:rPr>
          <w:rtl/>
        </w:rPr>
        <w:t>.</w:t>
      </w:r>
    </w:p>
    <w:p w14:paraId="1A231BD6" w14:textId="5A79BC89" w:rsidR="00DD26E0" w:rsidRDefault="0057284B" w:rsidP="00DD26E0">
      <w:pPr>
        <w:pStyle w:val="afffd"/>
        <w:rPr>
          <w:rtl/>
        </w:rPr>
      </w:pPr>
      <w:r>
        <w:rPr>
          <w:rtl/>
        </w:rPr>
        <w:t xml:space="preserve">  </w:t>
      </w:r>
      <w:r w:rsidR="00F63065">
        <w:rPr>
          <w:rStyle w:val="afffff0"/>
        </w:rPr>
        <w:t xml:space="preserve">ג. </w:t>
      </w:r>
      <w:r w:rsidR="00F63065">
        <w:rPr>
          <w:rtl/>
        </w:rPr>
        <w:t xml:space="preserve">והשחול והכסול וכו': </w:t>
      </w:r>
    </w:p>
    <w:p w14:paraId="4FEF9F15" w14:textId="77777777" w:rsidR="006542AA" w:rsidRDefault="00000000">
      <w:pPr>
        <w:pStyle w:val="36"/>
        <w:framePr w:wrap="notBeside"/>
      </w:pPr>
      <w:r>
        <w:t>ת"ר:</w:t>
      </w:r>
    </w:p>
    <w:p w14:paraId="36B6C744" w14:textId="0B42AC43" w:rsidR="00DD26E0" w:rsidRDefault="00F63065" w:rsidP="00F63065">
      <w:pPr>
        <w:rPr>
          <w:rtl/>
        </w:rPr>
      </w:pPr>
      <w:r>
        <w:rPr>
          <w:rtl/>
        </w:rPr>
        <w:t xml:space="preserve">איזהו כסול ואיזהו שחול? </w:t>
      </w:r>
    </w:p>
    <w:p w14:paraId="1D073EFE" w14:textId="77777777" w:rsidR="00B874E6" w:rsidRDefault="00F63065" w:rsidP="00F63065">
      <w:pPr>
        <w:rPr>
          <w:rtl/>
        </w:rPr>
      </w:pPr>
      <w:r>
        <w:rPr>
          <w:rtl/>
        </w:rPr>
        <w:t>שחול - שנשמטה יריכו, כסול - שרגלו אחד בתוך הכסל, ורגלו אחד ע"ג הכסל</w:t>
      </w:r>
      <w:r w:rsidR="0057284B">
        <w:rPr>
          <w:rtl/>
        </w:rPr>
        <w:t>.</w:t>
      </w:r>
    </w:p>
    <w:p w14:paraId="3A084E19" w14:textId="77777777" w:rsidR="006542AA" w:rsidRDefault="00000000">
      <w:pPr>
        <w:pStyle w:val="36"/>
        <w:framePr w:wrap="notBeside"/>
      </w:pPr>
      <w:r>
        <w:t>תנא:</w:t>
      </w:r>
    </w:p>
    <w:p w14:paraId="6BA8D4EB" w14:textId="17D74DAD" w:rsidR="00B874E6" w:rsidRDefault="00F63065" w:rsidP="00F63065">
      <w:pPr>
        <w:rPr>
          <w:rtl/>
        </w:rPr>
      </w:pPr>
      <w:r>
        <w:rPr>
          <w:rtl/>
        </w:rPr>
        <w:t>השרוע והקלוט, שרוע - שנשתרבב לו יריכו, קלוט - שרגליו קלוטות כשל חמור וכשל סוס</w:t>
      </w:r>
      <w:r w:rsidR="0057284B">
        <w:rPr>
          <w:rtl/>
        </w:rPr>
        <w:t>.</w:t>
      </w:r>
    </w:p>
    <w:p w14:paraId="46FD3248" w14:textId="5252DBFF" w:rsidR="0057284B" w:rsidRDefault="0057284B" w:rsidP="009F73ED">
      <w:pPr>
        <w:pStyle w:val="affff9"/>
        <w:rPr>
          <w:rtl/>
        </w:rPr>
      </w:pPr>
      <w:r>
        <w:rPr>
          <w:rtl/>
        </w:rPr>
        <w:t>• • •</w:t>
      </w:r>
    </w:p>
    <w:p w14:paraId="7A7ED82F" w14:textId="77777777" w:rsidR="006542AA" w:rsidRDefault="00000000">
      <w:pPr>
        <w:pStyle w:val="afffff5"/>
        <w:framePr w:wrap="around"/>
      </w:pPr>
      <w:r>
        <w:t>משנה ח</w:t>
      </w:r>
    </w:p>
    <w:p w14:paraId="6322CE5E" w14:textId="77777777" w:rsidR="00B874E6" w:rsidRDefault="00F63065" w:rsidP="009F73ED">
      <w:pPr>
        <w:pStyle w:val="afff5"/>
        <w:spacing w:before="120"/>
        <w:rPr>
          <w:rtl/>
        </w:rPr>
      </w:pPr>
      <w:r>
        <w:rPr>
          <w:rtl/>
        </w:rPr>
        <w:lastRenderedPageBreak/>
        <w:t xml:space="preserve">נשבר עצם ידו ועצם רגלו, </w:t>
      </w:r>
      <w:r w:rsidR="00FA1A10">
        <w:rPr>
          <w:rtl/>
        </w:rPr>
        <w:t>אע"פ</w:t>
      </w:r>
      <w:r>
        <w:rPr>
          <w:rtl/>
        </w:rPr>
        <w:t xml:space="preserve"> שאינו ניכר</w:t>
      </w:r>
      <w:r w:rsidR="0057284B">
        <w:rPr>
          <w:rtl/>
        </w:rPr>
        <w:t>.</w:t>
      </w:r>
    </w:p>
    <w:p w14:paraId="4953D4F9" w14:textId="77777777" w:rsidR="006345D9" w:rsidRDefault="00F63065" w:rsidP="006345D9">
      <w:pPr>
        <w:pStyle w:val="afff5"/>
        <w:rPr>
          <w:rtl/>
        </w:rPr>
      </w:pPr>
      <w:r>
        <w:rPr>
          <w:rtl/>
        </w:rPr>
        <w:t xml:space="preserve">מומין אלו מנה אילא ביבנה, והודו לו </w:t>
      </w:r>
      <w:r w:rsidRPr="009F73ED">
        <w:rPr>
          <w:rStyle w:val="afffff3"/>
          <w:rtl/>
        </w:rPr>
        <w:t>חכמים</w:t>
      </w:r>
      <w:r>
        <w:rPr>
          <w:rtl/>
        </w:rPr>
        <w:t xml:space="preserve">, ועוד ג' הוסיף, </w:t>
      </w:r>
    </w:p>
    <w:p w14:paraId="301E32B8" w14:textId="77777777" w:rsidR="00B874E6" w:rsidRDefault="00F63065" w:rsidP="006345D9">
      <w:pPr>
        <w:pStyle w:val="afff5"/>
        <w:rPr>
          <w:rtl/>
        </w:rPr>
      </w:pPr>
      <w:r>
        <w:rPr>
          <w:rtl/>
        </w:rPr>
        <w:t xml:space="preserve">אמרו לו: לא שמענו </w:t>
      </w:r>
      <w:r w:rsidR="006345D9">
        <w:rPr>
          <w:rtl/>
        </w:rPr>
        <w:t>אלא</w:t>
      </w:r>
      <w:r>
        <w:rPr>
          <w:rtl/>
        </w:rPr>
        <w:t xml:space="preserve"> את אלו</w:t>
      </w:r>
      <w:r w:rsidR="0057284B">
        <w:rPr>
          <w:rtl/>
        </w:rPr>
        <w:t>.</w:t>
      </w:r>
    </w:p>
    <w:p w14:paraId="118C83A7" w14:textId="77777777" w:rsidR="00B874E6" w:rsidRDefault="00F63065" w:rsidP="006345D9">
      <w:pPr>
        <w:pStyle w:val="afff5"/>
        <w:rPr>
          <w:rtl/>
        </w:rPr>
      </w:pPr>
      <w:r>
        <w:rPr>
          <w:rtl/>
        </w:rPr>
        <w:t>שגלגל עינו עגול כשל אדם, ופיו דומה כשל חזיר, ושניטל רוב המדבר בלשונו</w:t>
      </w:r>
      <w:r w:rsidR="0057284B">
        <w:rPr>
          <w:rtl/>
        </w:rPr>
        <w:t>.</w:t>
      </w:r>
    </w:p>
    <w:p w14:paraId="56A36A18" w14:textId="77777777" w:rsidR="00B874E6" w:rsidRDefault="00F63065" w:rsidP="006345D9">
      <w:pPr>
        <w:pStyle w:val="afff5"/>
        <w:rPr>
          <w:rtl/>
        </w:rPr>
      </w:pPr>
      <w:r>
        <w:rPr>
          <w:rtl/>
        </w:rPr>
        <w:t>ב"ד של אחריהן אמרו: ה"ז מום</w:t>
      </w:r>
      <w:r w:rsidR="0057284B">
        <w:rPr>
          <w:rtl/>
        </w:rPr>
        <w:t>.</w:t>
      </w:r>
    </w:p>
    <w:p w14:paraId="5629FF0C" w14:textId="2601594B" w:rsidR="0057284B" w:rsidRDefault="0057284B" w:rsidP="009F73ED">
      <w:pPr>
        <w:pStyle w:val="affff9"/>
        <w:rPr>
          <w:rtl/>
        </w:rPr>
      </w:pPr>
      <w:r>
        <w:rPr>
          <w:rtl/>
        </w:rPr>
        <w:t>• • •</w:t>
      </w:r>
    </w:p>
    <w:p w14:paraId="242A5184" w14:textId="3F0A8730" w:rsidR="00B874E6" w:rsidRDefault="006345D9" w:rsidP="006345D9">
      <w:pPr>
        <w:rPr>
          <w:rtl/>
        </w:rPr>
      </w:pPr>
      <w:r>
        <w:rPr>
          <w:rFonts w:hint="cs"/>
          <w:rtl/>
        </w:rPr>
        <w:t>ואע"ג דאינו ניכר מחמת עצמו מ"מ ניכר מחמת מלאכה</w:t>
      </w:r>
      <w:r w:rsidR="0057284B">
        <w:rPr>
          <w:rtl/>
        </w:rPr>
        <w:t>.</w:t>
      </w:r>
    </w:p>
    <w:p w14:paraId="5FA796C7" w14:textId="5872D005" w:rsidR="00B874E6" w:rsidRDefault="0057284B" w:rsidP="006345D9">
      <w:pPr>
        <w:pStyle w:val="afffd"/>
        <w:rPr>
          <w:rtl/>
        </w:rPr>
      </w:pPr>
      <w:r>
        <w:rPr>
          <w:rtl/>
        </w:rPr>
        <w:t xml:space="preserve">  </w:t>
      </w:r>
      <w:r w:rsidR="00F63065">
        <w:rPr>
          <w:rStyle w:val="afffff0"/>
        </w:rPr>
        <w:t xml:space="preserve">ז. </w:t>
      </w:r>
      <w:r w:rsidR="00F63065">
        <w:rPr>
          <w:rtl/>
        </w:rPr>
        <w:t>מומין אלו מנה וכו'</w:t>
      </w:r>
      <w:r>
        <w:rPr>
          <w:rtl/>
        </w:rPr>
        <w:t>.</w:t>
      </w:r>
    </w:p>
    <w:p w14:paraId="3B50481B" w14:textId="5970A47A" w:rsidR="006345D9" w:rsidRDefault="00F63065" w:rsidP="00F63065">
      <w:pPr>
        <w:rPr>
          <w:rtl/>
        </w:rPr>
      </w:pPr>
      <w:r>
        <w:rPr>
          <w:rtl/>
        </w:rPr>
        <w:t>למימרא דלא היינו דרכו? ורמינהו: המפלת מין בהמה וחיה ועוף, בין טמאין בין טהורין,</w:t>
      </w:r>
    </w:p>
    <w:p w14:paraId="11EAF84C" w14:textId="5162CE6F" w:rsidR="00B874E6" w:rsidRDefault="00F63065" w:rsidP="006345D9">
      <w:pPr>
        <w:rPr>
          <w:rtl/>
        </w:rPr>
      </w:pPr>
      <w:r>
        <w:rPr>
          <w:rtl/>
        </w:rPr>
        <w:t xml:space="preserve">אם זכר - תשב לזכר, אם נקבה - תשב לנקבה, אינו ידוע </w:t>
      </w:r>
      <w:r w:rsidR="006345D9">
        <w:rPr>
          <w:rStyle w:val="27"/>
          <w:rFonts w:hint="cs"/>
          <w:rtl/>
        </w:rPr>
        <w:t>ל</w:t>
      </w:r>
      <w:r>
        <w:rPr>
          <w:rStyle w:val="27"/>
          <w:rFonts w:hint="cs"/>
          <w:rtl/>
        </w:rPr>
        <w:t>ר"מ</w:t>
      </w:r>
      <w:r w:rsidR="006345D9">
        <w:rPr>
          <w:rFonts w:hint="cs"/>
          <w:rtl/>
        </w:rPr>
        <w:t xml:space="preserve"> </w:t>
      </w:r>
      <w:r w:rsidR="006345D9">
        <w:rPr>
          <w:rtl/>
        </w:rPr>
        <w:t>- תשב לזכר ולנקבה</w:t>
      </w:r>
      <w:r w:rsidR="006345D9">
        <w:rPr>
          <w:rFonts w:hint="cs"/>
          <w:rtl/>
        </w:rPr>
        <w:t>.</w:t>
      </w:r>
    </w:p>
    <w:p w14:paraId="7E442FD5" w14:textId="6808544B" w:rsidR="006542AA" w:rsidRDefault="00000000">
      <w:pPr>
        <w:pStyle w:val="36"/>
        <w:framePr w:wrap="notBeside"/>
      </w:pPr>
      <w:r>
        <w:t>ואמר ר</w:t>
      </w:r>
      <w:r w:rsidR="006345D9">
        <w:t>ב</w:t>
      </w:r>
      <w:r>
        <w:t>ב"ח</w:t>
      </w:r>
      <w:r w:rsidR="006345D9">
        <w:t xml:space="preserve"> מר</w:t>
      </w:r>
      <w:r>
        <w:t>י"ו</w:t>
      </w:r>
      <w:r w:rsidR="006345D9">
        <w:t>:</w:t>
      </w:r>
    </w:p>
    <w:p w14:paraId="18EBEF60" w14:textId="2296A0DB" w:rsidR="006345D9" w:rsidRDefault="006345D9" w:rsidP="006345D9">
      <w:pPr>
        <w:rPr>
          <w:rtl/>
        </w:rPr>
      </w:pPr>
      <w:r>
        <w:rPr>
          <w:rtl/>
        </w:rPr>
        <w:t xml:space="preserve">מ"ט </w:t>
      </w:r>
      <w:r>
        <w:rPr>
          <w:rStyle w:val="27"/>
          <w:rtl/>
        </w:rPr>
        <w:t>דר"מ</w:t>
      </w:r>
      <w:r>
        <w:rPr>
          <w:rtl/>
        </w:rPr>
        <w:t xml:space="preserve"> </w:t>
      </w:r>
      <w:r w:rsidR="00F63065">
        <w:rPr>
          <w:rtl/>
        </w:rPr>
        <w:t xml:space="preserve">הואיל וגלגל עינו עגול כשל אדם! </w:t>
      </w:r>
    </w:p>
    <w:p w14:paraId="2E4AE60E" w14:textId="7D2B68BA" w:rsidR="006542AA" w:rsidRDefault="00000000">
      <w:pPr>
        <w:pStyle w:val="36"/>
        <w:framePr w:wrap="notBeside"/>
      </w:pPr>
      <w:r>
        <w:t>רב יוסף:</w:t>
      </w:r>
    </w:p>
    <w:p w14:paraId="0A687910" w14:textId="71CF8D25" w:rsidR="00B874E6" w:rsidRDefault="00832F16" w:rsidP="00832F16">
      <w:pPr>
        <w:rPr>
          <w:rtl/>
        </w:rPr>
      </w:pPr>
      <w:r>
        <w:rPr>
          <w:rtl/>
        </w:rPr>
        <w:t>ל"ק, הא - ב</w:t>
      </w:r>
      <w:r>
        <w:rPr>
          <w:rFonts w:hint="cs"/>
          <w:rtl/>
        </w:rPr>
        <w:t>שחור [שאינו כגלגל אדם]</w:t>
      </w:r>
      <w:r w:rsidR="00F63065">
        <w:rPr>
          <w:rtl/>
        </w:rPr>
        <w:t>, הא - בחיוורא</w:t>
      </w:r>
      <w:r w:rsidR="0057284B">
        <w:rPr>
          <w:rtl/>
        </w:rPr>
        <w:t>.</w:t>
      </w:r>
    </w:p>
    <w:p w14:paraId="40025170" w14:textId="72C22244" w:rsidR="00B874E6" w:rsidRDefault="0057284B" w:rsidP="006345D9">
      <w:pPr>
        <w:pStyle w:val="afffd"/>
        <w:rPr>
          <w:rtl/>
        </w:rPr>
      </w:pPr>
      <w:r>
        <w:rPr>
          <w:rtl/>
        </w:rPr>
        <w:t xml:space="preserve">  </w:t>
      </w:r>
      <w:r w:rsidR="00F63065">
        <w:rPr>
          <w:rStyle w:val="afffff0"/>
        </w:rPr>
        <w:t xml:space="preserve">ז. </w:t>
      </w:r>
      <w:r w:rsidR="00F63065">
        <w:rPr>
          <w:rtl/>
        </w:rPr>
        <w:t>ופיו דומה כשל חזיר</w:t>
      </w:r>
      <w:r>
        <w:rPr>
          <w:rtl/>
        </w:rPr>
        <w:t>.</w:t>
      </w:r>
    </w:p>
    <w:p w14:paraId="33FB02F1" w14:textId="123F9D5E" w:rsidR="006542AA" w:rsidRDefault="00000000">
      <w:pPr>
        <w:pStyle w:val="36"/>
        <w:framePr w:wrap="notBeside"/>
      </w:pPr>
      <w:r>
        <w:t>אר"פ:</w:t>
      </w:r>
    </w:p>
    <w:p w14:paraId="3FAC9571" w14:textId="5E4E763D" w:rsidR="00B874E6" w:rsidRDefault="00F63065" w:rsidP="00832F16">
      <w:pPr>
        <w:rPr>
          <w:rtl/>
        </w:rPr>
      </w:pPr>
      <w:r>
        <w:rPr>
          <w:rtl/>
        </w:rPr>
        <w:t>לא תימא - דשפיד ופרוס, אלא כיון דפרוס - אף דלא שפיד</w:t>
      </w:r>
      <w:r w:rsidR="0057284B">
        <w:rPr>
          <w:rtl/>
        </w:rPr>
        <w:t>.</w:t>
      </w:r>
    </w:p>
    <w:p w14:paraId="74665F2B" w14:textId="4C36A234" w:rsidR="00B874E6" w:rsidRDefault="0057284B" w:rsidP="00832F16">
      <w:pPr>
        <w:pStyle w:val="afffd"/>
        <w:rPr>
          <w:rtl/>
        </w:rPr>
      </w:pPr>
      <w:r>
        <w:rPr>
          <w:rtl/>
        </w:rPr>
        <w:t xml:space="preserve">  </w:t>
      </w:r>
      <w:r w:rsidR="00F63065">
        <w:rPr>
          <w:rStyle w:val="afffff0"/>
        </w:rPr>
        <w:t xml:space="preserve">ז. </w:t>
      </w:r>
      <w:r w:rsidR="00F63065">
        <w:rPr>
          <w:rtl/>
        </w:rPr>
        <w:t>ושניטל רוב המדבר שבלשונו</w:t>
      </w:r>
      <w:r>
        <w:rPr>
          <w:rtl/>
        </w:rPr>
        <w:t>.</w:t>
      </w:r>
    </w:p>
    <w:p w14:paraId="165DF6ED" w14:textId="3A9EA03D" w:rsidR="00B874E6" w:rsidRDefault="00F63065" w:rsidP="00832F16">
      <w:pPr>
        <w:rPr>
          <w:rtl/>
        </w:rPr>
      </w:pPr>
      <w:r>
        <w:rPr>
          <w:rtl/>
        </w:rPr>
        <w:t xml:space="preserve">מתני' </w:t>
      </w:r>
      <w:r>
        <w:rPr>
          <w:rStyle w:val="27"/>
          <w:rFonts w:hint="cs"/>
          <w:rtl/>
        </w:rPr>
        <w:t>ר"י</w:t>
      </w:r>
      <w:r w:rsidR="00832F16">
        <w:rPr>
          <w:rFonts w:hint="cs"/>
          <w:rtl/>
        </w:rPr>
        <w:t xml:space="preserve"> היא</w:t>
      </w:r>
      <w:r>
        <w:rPr>
          <w:rtl/>
        </w:rPr>
        <w:t xml:space="preserve"> דתניא ואת שניטל רוב הלשון, </w:t>
      </w:r>
      <w:r>
        <w:rPr>
          <w:rStyle w:val="27"/>
          <w:rtl/>
        </w:rPr>
        <w:t>ר"י</w:t>
      </w:r>
      <w:r>
        <w:rPr>
          <w:rtl/>
        </w:rPr>
        <w:t xml:space="preserve"> אומר: רוב המדבר של לשונו</w:t>
      </w:r>
      <w:r w:rsidR="0057284B">
        <w:rPr>
          <w:rtl/>
        </w:rPr>
        <w:t>.</w:t>
      </w:r>
    </w:p>
    <w:p w14:paraId="2DD690C8" w14:textId="371C46AD" w:rsidR="0057284B" w:rsidRDefault="0057284B" w:rsidP="009F73ED">
      <w:pPr>
        <w:pStyle w:val="affff9"/>
        <w:rPr>
          <w:rtl/>
        </w:rPr>
      </w:pPr>
      <w:r>
        <w:rPr>
          <w:rtl/>
        </w:rPr>
        <w:t>• • •</w:t>
      </w:r>
    </w:p>
    <w:p w14:paraId="1B7D025B" w14:textId="77777777" w:rsidR="006542AA" w:rsidRDefault="00000000">
      <w:pPr>
        <w:pStyle w:val="afffff5"/>
        <w:framePr w:wrap="around"/>
      </w:pPr>
      <w:r>
        <w:t>משנה ט</w:t>
      </w:r>
    </w:p>
    <w:p w14:paraId="394DF27F" w14:textId="77777777" w:rsidR="00B874E6" w:rsidRDefault="00F63065" w:rsidP="009F73ED">
      <w:pPr>
        <w:pStyle w:val="afff5"/>
        <w:spacing w:before="120"/>
        <w:rPr>
          <w:rtl/>
        </w:rPr>
      </w:pPr>
      <w:r>
        <w:rPr>
          <w:rtl/>
        </w:rPr>
        <w:t xml:space="preserve">ומעשה שהלחי התחתון עודף על העליון, ושאל </w:t>
      </w:r>
      <w:r w:rsidRPr="009F73ED">
        <w:rPr>
          <w:rStyle w:val="afffff3"/>
          <w:rtl/>
        </w:rPr>
        <w:t>ר"ג</w:t>
      </w:r>
      <w:r>
        <w:rPr>
          <w:rtl/>
        </w:rPr>
        <w:t xml:space="preserve"> ל</w:t>
      </w:r>
      <w:r w:rsidRPr="009F73ED">
        <w:rPr>
          <w:rStyle w:val="afffff3"/>
          <w:rtl/>
        </w:rPr>
        <w:t>חכמים</w:t>
      </w:r>
      <w:r>
        <w:rPr>
          <w:rtl/>
        </w:rPr>
        <w:t>, ואמרו: הרי זה מום</w:t>
      </w:r>
      <w:r w:rsidR="0057284B">
        <w:rPr>
          <w:rtl/>
        </w:rPr>
        <w:t>.</w:t>
      </w:r>
    </w:p>
    <w:p w14:paraId="7E5CB917" w14:textId="3E94CE24" w:rsidR="0057284B" w:rsidRDefault="0057284B" w:rsidP="009F73ED">
      <w:pPr>
        <w:pStyle w:val="affff9"/>
        <w:rPr>
          <w:rtl/>
        </w:rPr>
      </w:pPr>
      <w:r>
        <w:rPr>
          <w:rtl/>
        </w:rPr>
        <w:lastRenderedPageBreak/>
        <w:t>• • •</w:t>
      </w:r>
    </w:p>
    <w:p w14:paraId="4635A815" w14:textId="6DB5022F" w:rsidR="00475222" w:rsidRDefault="00F63065" w:rsidP="00475222">
      <w:pPr>
        <w:rPr>
          <w:rtl/>
        </w:rPr>
      </w:pPr>
      <w:r w:rsidRPr="00475222">
        <w:rPr>
          <w:b/>
          <w:bCs/>
          <w:rtl/>
        </w:rPr>
        <w:t>ומעשה</w:t>
      </w:r>
      <w:r w:rsidR="00475222">
        <w:rPr>
          <w:rFonts w:hint="cs"/>
          <w:rtl/>
        </w:rPr>
        <w:t>-</w:t>
      </w:r>
      <w:r>
        <w:rPr>
          <w:rtl/>
        </w:rPr>
        <w:t xml:space="preserve"> משום דתנן פיו דומה לחזיר, וחלקו רבנן על </w:t>
      </w:r>
      <w:r>
        <w:rPr>
          <w:rStyle w:val="27"/>
          <w:rtl/>
        </w:rPr>
        <w:t>דרבי</w:t>
      </w:r>
      <w:r>
        <w:rPr>
          <w:rtl/>
        </w:rPr>
        <w:t xml:space="preserve">, </w:t>
      </w:r>
    </w:p>
    <w:p w14:paraId="137E09DE" w14:textId="2B050FB9" w:rsidR="006542AA" w:rsidRDefault="00000000">
      <w:pPr>
        <w:pStyle w:val="36"/>
        <w:framePr w:wrap="notBeside"/>
      </w:pPr>
      <w:r>
        <w:t>ואומרים</w:t>
      </w:r>
      <w:r w:rsidR="00F63065">
        <w:t>:</w:t>
      </w:r>
    </w:p>
    <w:p w14:paraId="654D5420" w14:textId="2E629D4E" w:rsidR="00475222" w:rsidRDefault="00F63065" w:rsidP="00C5567C">
      <w:pPr>
        <w:pStyle w:val="011"/>
        <w:rPr>
          <w:rtl/>
        </w:rPr>
      </w:pPr>
      <w:r>
        <w:rPr>
          <w:rtl/>
        </w:rPr>
        <w:t xml:space="preserve">כי </w:t>
      </w:r>
      <w:r w:rsidR="00475222">
        <w:rPr>
          <w:rtl/>
        </w:rPr>
        <w:t>חלקו</w:t>
      </w:r>
      <w:r>
        <w:rPr>
          <w:rtl/>
        </w:rPr>
        <w:t xml:space="preserve"> בשפתו עליונה עודפת על התחתונה, אבל שהתחתונה עודפת על העליונה הר</w:t>
      </w:r>
      <w:r w:rsidR="00475222">
        <w:rPr>
          <w:rFonts w:hint="cs"/>
          <w:rtl/>
        </w:rPr>
        <w:t xml:space="preserve">"ז </w:t>
      </w:r>
      <w:r>
        <w:rPr>
          <w:rtl/>
        </w:rPr>
        <w:t xml:space="preserve">מום, </w:t>
      </w:r>
    </w:p>
    <w:p w14:paraId="62A13E98" w14:textId="77777777" w:rsidR="00475222" w:rsidRDefault="00475222" w:rsidP="00475222">
      <w:pPr>
        <w:pStyle w:val="afff0"/>
        <w:framePr w:wrap="around"/>
        <w:rPr>
          <w:rtl/>
        </w:rPr>
      </w:pPr>
      <w:r>
        <w:rPr>
          <w:rFonts w:hint="cs"/>
          <w:rtl/>
        </w:rPr>
        <w:t>מ:</w:t>
      </w:r>
    </w:p>
    <w:p w14:paraId="5EEB276E" w14:textId="73573C73" w:rsidR="00B874E6" w:rsidRDefault="00F63065" w:rsidP="00F63065">
      <w:pPr>
        <w:rPr>
          <w:rtl/>
        </w:rPr>
      </w:pPr>
      <w:r>
        <w:rPr>
          <w:rtl/>
        </w:rPr>
        <w:t xml:space="preserve">ומעשה גם שלחי התחתון עודף על העליון, שאל </w:t>
      </w:r>
      <w:r>
        <w:rPr>
          <w:rStyle w:val="27"/>
          <w:rtl/>
        </w:rPr>
        <w:t>רשב"ג</w:t>
      </w:r>
      <w:r>
        <w:rPr>
          <w:rtl/>
        </w:rPr>
        <w:t xml:space="preserve"> לחכמים ואמרו: ה"ז מום</w:t>
      </w:r>
      <w:r w:rsidR="0057284B">
        <w:rPr>
          <w:rtl/>
        </w:rPr>
        <w:t>.</w:t>
      </w:r>
    </w:p>
    <w:p w14:paraId="7E549B79" w14:textId="77777777" w:rsidR="00475222" w:rsidRDefault="00F63065" w:rsidP="006A2BB5">
      <w:pPr>
        <w:rPr>
          <w:rtl/>
        </w:rPr>
      </w:pPr>
      <w:r>
        <w:rPr>
          <w:rtl/>
        </w:rPr>
        <w:t xml:space="preserve">והא </w:t>
      </w:r>
      <w:r w:rsidR="006A2BB5">
        <w:rPr>
          <w:rFonts w:hint="cs"/>
          <w:rtl/>
        </w:rPr>
        <w:t>ד</w:t>
      </w:r>
      <w:r>
        <w:rPr>
          <w:rtl/>
        </w:rPr>
        <w:t xml:space="preserve">גבי אדם שפתו העליונה עודפת על התחתונה, או שתחתונה עודפת על העליונה - ה"ז מום, </w:t>
      </w:r>
    </w:p>
    <w:p w14:paraId="0EDD5C1C" w14:textId="29DA1B0A" w:rsidR="006A2BB5" w:rsidRDefault="006A2BB5" w:rsidP="006A2BB5">
      <w:pPr>
        <w:rPr>
          <w:rtl/>
        </w:rPr>
      </w:pPr>
      <w:r>
        <w:rPr>
          <w:rFonts w:hint="cs"/>
          <w:rtl/>
        </w:rPr>
        <w:t xml:space="preserve">א. </w:t>
      </w:r>
      <w:r w:rsidR="00F63065">
        <w:rPr>
          <w:rtl/>
        </w:rPr>
        <w:t xml:space="preserve">גבי אדם הוא דכתיב </w:t>
      </w:r>
      <w:r w:rsidR="00475222">
        <w:rPr>
          <w:rFonts w:hint="cs"/>
          <w:rtl/>
        </w:rPr>
        <w:t>'</w:t>
      </w:r>
      <w:r>
        <w:rPr>
          <w:rStyle w:val="affffe"/>
          <w:rtl/>
        </w:rPr>
        <w:t>אִישׁ אִישׁ מִזֶּרַע אַהֲרֹן</w:t>
      </w:r>
      <w:r w:rsidR="00475222">
        <w:rPr>
          <w:rFonts w:hint="cs"/>
          <w:rtl/>
        </w:rPr>
        <w:t>'</w:t>
      </w:r>
      <w:r w:rsidR="00F63065">
        <w:rPr>
          <w:rtl/>
        </w:rPr>
        <w:t xml:space="preserve"> - איש ששוה בזרעו של אהרן, </w:t>
      </w:r>
      <w:r>
        <w:rPr>
          <w:rFonts w:hint="cs"/>
          <w:rtl/>
        </w:rPr>
        <w:t xml:space="preserve">משא"כ בבהמה </w:t>
      </w:r>
    </w:p>
    <w:p w14:paraId="5D23480E" w14:textId="1FEEEBE7" w:rsidR="00B874E6" w:rsidRDefault="006A2BB5" w:rsidP="006A2BB5">
      <w:pPr>
        <w:rPr>
          <w:rtl/>
        </w:rPr>
      </w:pPr>
      <w:r>
        <w:rPr>
          <w:rFonts w:hint="cs"/>
          <w:rtl/>
        </w:rPr>
        <w:t xml:space="preserve">ב. </w:t>
      </w:r>
      <w:r w:rsidR="00475222">
        <w:rPr>
          <w:rStyle w:val="27"/>
          <w:rFonts w:hint="cs"/>
          <w:rtl/>
        </w:rPr>
        <w:t>ר</w:t>
      </w:r>
      <w:r>
        <w:rPr>
          <w:rStyle w:val="27"/>
          <w:rFonts w:hint="cs"/>
          <w:rtl/>
        </w:rPr>
        <w:t>א"פ</w:t>
      </w:r>
      <w:r w:rsidR="00F63065">
        <w:rPr>
          <w:rtl/>
        </w:rPr>
        <w:t>:</w:t>
      </w:r>
      <w:r>
        <w:rPr>
          <w:rFonts w:hint="cs"/>
          <w:rtl/>
        </w:rPr>
        <w:t xml:space="preserve"> הא </w:t>
      </w:r>
      <w:r>
        <w:rPr>
          <w:rtl/>
        </w:rPr>
        <w:t>דיש</w:t>
      </w:r>
      <w:r w:rsidR="00F63065">
        <w:rPr>
          <w:rtl/>
        </w:rPr>
        <w:t xml:space="preserve"> בה עצם</w:t>
      </w:r>
      <w:r>
        <w:rPr>
          <w:rFonts w:hint="cs"/>
          <w:rtl/>
        </w:rPr>
        <w:t xml:space="preserve"> הר"ז מום</w:t>
      </w:r>
      <w:r w:rsidR="00F63065">
        <w:rPr>
          <w:rtl/>
        </w:rPr>
        <w:t xml:space="preserve">, הא - </w:t>
      </w:r>
      <w:r>
        <w:rPr>
          <w:rtl/>
        </w:rPr>
        <w:t>דאין</w:t>
      </w:r>
      <w:r w:rsidR="00F63065">
        <w:rPr>
          <w:rtl/>
        </w:rPr>
        <w:t xml:space="preserve"> בה עצם</w:t>
      </w:r>
      <w:r>
        <w:rPr>
          <w:rFonts w:hint="cs"/>
          <w:rtl/>
        </w:rPr>
        <w:t xml:space="preserve"> ולא הוי מום</w:t>
      </w:r>
      <w:r w:rsidR="0057284B">
        <w:rPr>
          <w:rtl/>
        </w:rPr>
        <w:t>.</w:t>
      </w:r>
    </w:p>
    <w:p w14:paraId="2D902F88" w14:textId="4CB860BE" w:rsidR="0057284B" w:rsidRDefault="0057284B" w:rsidP="009F73ED">
      <w:pPr>
        <w:pStyle w:val="affff9"/>
        <w:rPr>
          <w:rtl/>
        </w:rPr>
      </w:pPr>
      <w:r>
        <w:rPr>
          <w:rtl/>
        </w:rPr>
        <w:t>• • •</w:t>
      </w:r>
    </w:p>
    <w:p w14:paraId="0F7C4435" w14:textId="77777777" w:rsidR="006542AA" w:rsidRDefault="00000000">
      <w:pPr>
        <w:pStyle w:val="afffff5"/>
        <w:framePr w:wrap="around"/>
      </w:pPr>
      <w:r>
        <w:t>משנה ט</w:t>
      </w:r>
    </w:p>
    <w:p w14:paraId="275811FE" w14:textId="77777777" w:rsidR="006A2BB5" w:rsidRDefault="00F63065" w:rsidP="009F73ED">
      <w:pPr>
        <w:pStyle w:val="afff5"/>
        <w:spacing w:before="120"/>
        <w:rPr>
          <w:rtl/>
        </w:rPr>
      </w:pPr>
      <w:r>
        <w:rPr>
          <w:rtl/>
        </w:rPr>
        <w:t xml:space="preserve">אוזן הגדי היתה כפולה, </w:t>
      </w:r>
    </w:p>
    <w:p w14:paraId="78B6FFA8" w14:textId="77777777" w:rsidR="00B874E6" w:rsidRDefault="00F63065" w:rsidP="006A2BB5">
      <w:pPr>
        <w:pStyle w:val="afff5"/>
        <w:rPr>
          <w:rtl/>
        </w:rPr>
      </w:pPr>
      <w:r>
        <w:rPr>
          <w:rtl/>
        </w:rPr>
        <w:t xml:space="preserve">אמרו </w:t>
      </w:r>
      <w:r w:rsidRPr="009F73ED">
        <w:rPr>
          <w:rStyle w:val="afffff3"/>
          <w:rtl/>
        </w:rPr>
        <w:t>חכמים:</w:t>
      </w:r>
      <w:r>
        <w:rPr>
          <w:rtl/>
        </w:rPr>
        <w:t xml:space="preserve"> בזמן שהוא עצם אחד - מום, בזמן שאין בו עצם - אינו מום</w:t>
      </w:r>
      <w:r w:rsidR="0057284B">
        <w:rPr>
          <w:rtl/>
        </w:rPr>
        <w:t>.</w:t>
      </w:r>
    </w:p>
    <w:p w14:paraId="1F7ACDB0" w14:textId="77777777" w:rsidR="00B874E6" w:rsidRDefault="00F63065" w:rsidP="006A2BB5">
      <w:pPr>
        <w:pStyle w:val="afff5"/>
        <w:rPr>
          <w:rtl/>
        </w:rPr>
      </w:pPr>
      <w:r w:rsidRPr="009F73ED">
        <w:rPr>
          <w:rStyle w:val="afffff3"/>
          <w:rtl/>
        </w:rPr>
        <w:t>רבי חנניא בן גמליאל</w:t>
      </w:r>
      <w:r>
        <w:rPr>
          <w:rtl/>
        </w:rPr>
        <w:t xml:space="preserve"> אומר</w:t>
      </w:r>
      <w:r w:rsidRPr="009F73ED">
        <w:rPr>
          <w:rStyle w:val="afffff3"/>
          <w:rtl/>
        </w:rPr>
        <w:t>:</w:t>
      </w:r>
      <w:r>
        <w:rPr>
          <w:rtl/>
        </w:rPr>
        <w:t xml:space="preserve"> זנב הגדי שהוא דומה לשל חזיר ושאין בה שלש חוליות - ה"ז מום</w:t>
      </w:r>
      <w:r w:rsidR="0057284B">
        <w:rPr>
          <w:rtl/>
        </w:rPr>
        <w:t>.</w:t>
      </w:r>
    </w:p>
    <w:p w14:paraId="4531A3F1" w14:textId="22B0BA9D" w:rsidR="0057284B" w:rsidRDefault="0057284B" w:rsidP="009F73ED">
      <w:pPr>
        <w:pStyle w:val="affff9"/>
        <w:rPr>
          <w:rtl/>
        </w:rPr>
      </w:pPr>
      <w:r>
        <w:rPr>
          <w:rtl/>
        </w:rPr>
        <w:t>• • •</w:t>
      </w:r>
    </w:p>
    <w:p w14:paraId="1C6B2793" w14:textId="77777777" w:rsidR="006542AA" w:rsidRDefault="00000000">
      <w:pPr>
        <w:pStyle w:val="36"/>
        <w:framePr w:wrap="notBeside"/>
      </w:pPr>
      <w:r>
        <w:t>ת"ר:</w:t>
      </w:r>
    </w:p>
    <w:p w14:paraId="55D9EFC5" w14:textId="59043531" w:rsidR="006A2BB5" w:rsidRDefault="00F63065" w:rsidP="00F63065">
      <w:pPr>
        <w:rPr>
          <w:rtl/>
        </w:rPr>
      </w:pPr>
      <w:r>
        <w:rPr>
          <w:rtl/>
        </w:rPr>
        <w:t>פיו בלום</w:t>
      </w:r>
      <w:r w:rsidR="006A2BB5">
        <w:rPr>
          <w:rFonts w:hint="cs"/>
          <w:rtl/>
        </w:rPr>
        <w:t>[קצר]</w:t>
      </w:r>
      <w:r>
        <w:rPr>
          <w:rtl/>
        </w:rPr>
        <w:t xml:space="preserve"> ורגליו מבולמות, מחמת הרוח - אינו מום, מחמת העצם - ה"ז מום,</w:t>
      </w:r>
    </w:p>
    <w:p w14:paraId="24D02957" w14:textId="77777777" w:rsidR="00B874E6" w:rsidRDefault="00F63065" w:rsidP="00F63065">
      <w:pPr>
        <w:rPr>
          <w:rtl/>
        </w:rPr>
      </w:pPr>
      <w:r>
        <w:rPr>
          <w:rtl/>
        </w:rPr>
        <w:t>אזניו כפולות, בחסחסות אחת - ה"ז מום, בשתי חסחסיות - אינו מום</w:t>
      </w:r>
      <w:r w:rsidR="0057284B">
        <w:rPr>
          <w:rtl/>
        </w:rPr>
        <w:t>.</w:t>
      </w:r>
    </w:p>
    <w:p w14:paraId="60CEC11A" w14:textId="7F8B1D11" w:rsidR="0057284B" w:rsidRDefault="0057284B" w:rsidP="009F73ED">
      <w:pPr>
        <w:pStyle w:val="affff9"/>
        <w:rPr>
          <w:rtl/>
        </w:rPr>
      </w:pPr>
      <w:r>
        <w:rPr>
          <w:rtl/>
        </w:rPr>
        <w:t>• • •</w:t>
      </w:r>
    </w:p>
    <w:p w14:paraId="76D2DBC2" w14:textId="53E42DA1" w:rsidR="00B874E6" w:rsidRDefault="00F63065" w:rsidP="00275289">
      <w:pPr>
        <w:rPr>
          <w:rtl/>
        </w:rPr>
      </w:pPr>
      <w:r>
        <w:rPr>
          <w:rStyle w:val="27"/>
          <w:rtl/>
        </w:rPr>
        <w:t>ר"ג</w:t>
      </w:r>
      <w:r>
        <w:rPr>
          <w:rtl/>
        </w:rPr>
        <w:t xml:space="preserve"> אומר זנב הגדי שהוא דומה לשל חזיר: </w:t>
      </w:r>
      <w:r>
        <w:rPr>
          <w:rStyle w:val="27"/>
          <w:rtl/>
        </w:rPr>
        <w:t>א</w:t>
      </w:r>
      <w:r>
        <w:rPr>
          <w:rStyle w:val="27"/>
          <w:rFonts w:hint="cs"/>
          <w:rtl/>
        </w:rPr>
        <w:t>ר"פ</w:t>
      </w:r>
      <w:r w:rsidR="00275289">
        <w:rPr>
          <w:rtl/>
        </w:rPr>
        <w:t xml:space="preserve">: לא תימא דקטינא, אלא דכריכא, </w:t>
      </w:r>
      <w:r>
        <w:rPr>
          <w:rtl/>
        </w:rPr>
        <w:t>אף דאלימא</w:t>
      </w:r>
      <w:r w:rsidR="0057284B">
        <w:rPr>
          <w:rtl/>
        </w:rPr>
        <w:t>.</w:t>
      </w:r>
    </w:p>
    <w:p w14:paraId="118F8209" w14:textId="58202FD0" w:rsidR="00B874E6" w:rsidRDefault="0057284B" w:rsidP="00275289">
      <w:pPr>
        <w:pStyle w:val="afffd"/>
        <w:rPr>
          <w:rtl/>
        </w:rPr>
      </w:pPr>
      <w:r>
        <w:rPr>
          <w:rtl/>
        </w:rPr>
        <w:t xml:space="preserve">  </w:t>
      </w:r>
      <w:r w:rsidR="00F63065">
        <w:rPr>
          <w:rStyle w:val="afffff0"/>
        </w:rPr>
        <w:t xml:space="preserve">ג. </w:t>
      </w:r>
      <w:r w:rsidR="00F63065">
        <w:rPr>
          <w:rtl/>
        </w:rPr>
        <w:t>או שאין בה שלש חוליות וכו'</w:t>
      </w:r>
      <w:r>
        <w:rPr>
          <w:rtl/>
        </w:rPr>
        <w:t>.</w:t>
      </w:r>
    </w:p>
    <w:p w14:paraId="497C3F7A" w14:textId="75AF96D0" w:rsidR="006542AA" w:rsidRDefault="00000000">
      <w:pPr>
        <w:pStyle w:val="36"/>
        <w:framePr w:wrap="notBeside"/>
      </w:pPr>
      <w:r>
        <w:t>אר"ה</w:t>
      </w:r>
      <w:r w:rsidR="00F63065">
        <w:t>:</w:t>
      </w:r>
    </w:p>
    <w:p w14:paraId="3E9C0B9B" w14:textId="4BF10801" w:rsidR="00B874E6" w:rsidRDefault="00F63065" w:rsidP="00F63065">
      <w:pPr>
        <w:rPr>
          <w:rtl/>
        </w:rPr>
      </w:pPr>
      <w:r>
        <w:rPr>
          <w:rtl/>
        </w:rPr>
        <w:t>בגדי, שתים - ה"ז מום, שלש - אינו מום</w:t>
      </w:r>
      <w:r w:rsidR="00275289">
        <w:rPr>
          <w:rtl/>
        </w:rPr>
        <w:t>,</w:t>
      </w:r>
      <w:r w:rsidR="00275289">
        <w:rPr>
          <w:rFonts w:hint="cs"/>
          <w:rtl/>
        </w:rPr>
        <w:t xml:space="preserve"> </w:t>
      </w:r>
      <w:r w:rsidR="00275289">
        <w:rPr>
          <w:rtl/>
        </w:rPr>
        <w:t>בטלה, שלש - הר"ז</w:t>
      </w:r>
      <w:r>
        <w:rPr>
          <w:rtl/>
        </w:rPr>
        <w:t xml:space="preserve"> מום, ארבע - אינו מום</w:t>
      </w:r>
      <w:r w:rsidR="0057284B">
        <w:rPr>
          <w:rtl/>
        </w:rPr>
        <w:t>.</w:t>
      </w:r>
    </w:p>
    <w:p w14:paraId="0375FC73" w14:textId="77777777" w:rsidR="006542AA" w:rsidRDefault="00000000">
      <w:pPr>
        <w:pStyle w:val="36"/>
        <w:framePr w:wrap="notBeside"/>
      </w:pPr>
      <w:r w:rsidRPr="00275289">
        <w:t>מיתיבי</w:t>
      </w:r>
      <w:r>
        <w:t>:</w:t>
      </w:r>
    </w:p>
    <w:p w14:paraId="606271A9" w14:textId="6A114C3F" w:rsidR="00275289" w:rsidRDefault="00F63065" w:rsidP="00F63065">
      <w:pPr>
        <w:rPr>
          <w:rtl/>
        </w:rPr>
      </w:pPr>
      <w:r>
        <w:rPr>
          <w:rtl/>
        </w:rPr>
        <w:t>בגדי, אחת - הרי זה מום, שתים - אינו מום,</w:t>
      </w:r>
      <w:r w:rsidR="00275289">
        <w:rPr>
          <w:rFonts w:hint="cs"/>
          <w:rtl/>
        </w:rPr>
        <w:t xml:space="preserve"> </w:t>
      </w:r>
    </w:p>
    <w:p w14:paraId="3BAF4ED7" w14:textId="34A7054C" w:rsidR="00B874E6" w:rsidRDefault="00F63065" w:rsidP="00F63065">
      <w:pPr>
        <w:rPr>
          <w:rtl/>
        </w:rPr>
      </w:pPr>
      <w:r>
        <w:rPr>
          <w:rtl/>
        </w:rPr>
        <w:t xml:space="preserve">בטלה, שתים - הרי זה מום, שלש - אינו מום! </w:t>
      </w:r>
      <w:r w:rsidRPr="00275289">
        <w:rPr>
          <w:b/>
          <w:bCs/>
          <w:rtl/>
        </w:rPr>
        <w:t xml:space="preserve">תיובתא </w:t>
      </w:r>
      <w:r>
        <w:rPr>
          <w:rStyle w:val="27"/>
          <w:b/>
          <w:bCs/>
          <w:rtl/>
        </w:rPr>
        <w:t>דר"ה</w:t>
      </w:r>
      <w:r w:rsidR="0057284B">
        <w:rPr>
          <w:rtl/>
        </w:rPr>
        <w:t>.</w:t>
      </w:r>
    </w:p>
    <w:p w14:paraId="4F705DE7" w14:textId="669EDFF6" w:rsidR="00B874E6" w:rsidRDefault="00F63065" w:rsidP="00275289">
      <w:pPr>
        <w:rPr>
          <w:rtl/>
        </w:rPr>
      </w:pPr>
      <w:r>
        <w:rPr>
          <w:rStyle w:val="27"/>
          <w:rtl/>
        </w:rPr>
        <w:t>ור"ה</w:t>
      </w:r>
      <w:r>
        <w:rPr>
          <w:rtl/>
        </w:rPr>
        <w:t xml:space="preserve"> מתני' אטעיתיה,</w:t>
      </w:r>
      <w:r w:rsidR="00275289">
        <w:rPr>
          <w:rFonts w:hint="cs"/>
          <w:rtl/>
        </w:rPr>
        <w:t xml:space="preserve"> הוא</w:t>
      </w:r>
      <w:r w:rsidR="00275289">
        <w:rPr>
          <w:rtl/>
        </w:rPr>
        <w:t xml:space="preserve"> סבר: מדרישא בגדי </w:t>
      </w:r>
      <w:r>
        <w:rPr>
          <w:rFonts w:hint="cs"/>
          <w:rtl/>
        </w:rPr>
        <w:t>ה"נ</w:t>
      </w:r>
      <w:r w:rsidR="00275289">
        <w:rPr>
          <w:rFonts w:hint="cs"/>
          <w:rtl/>
        </w:rPr>
        <w:t xml:space="preserve"> </w:t>
      </w:r>
      <w:r>
        <w:rPr>
          <w:rtl/>
        </w:rPr>
        <w:t>סיפא, ולא היא, רישא - בגדי, וסיפא בטלה</w:t>
      </w:r>
      <w:r w:rsidR="0057284B">
        <w:rPr>
          <w:rtl/>
        </w:rPr>
        <w:t>.</w:t>
      </w:r>
    </w:p>
    <w:p w14:paraId="24CF51EB" w14:textId="1CB6C908" w:rsidR="0057284B" w:rsidRDefault="0057284B" w:rsidP="009F73ED">
      <w:pPr>
        <w:pStyle w:val="affff9"/>
        <w:rPr>
          <w:rtl/>
        </w:rPr>
      </w:pPr>
      <w:r>
        <w:rPr>
          <w:rtl/>
        </w:rPr>
        <w:lastRenderedPageBreak/>
        <w:t>• • •</w:t>
      </w:r>
    </w:p>
    <w:p w14:paraId="40866688" w14:textId="77777777" w:rsidR="006542AA" w:rsidRDefault="00000000">
      <w:pPr>
        <w:pStyle w:val="afffff5"/>
        <w:framePr w:wrap="around"/>
      </w:pPr>
      <w:r>
        <w:t>משנה י</w:t>
      </w:r>
    </w:p>
    <w:p w14:paraId="63FACDD2" w14:textId="77777777" w:rsidR="00275289" w:rsidRDefault="00F63065" w:rsidP="009F73ED">
      <w:pPr>
        <w:pStyle w:val="afff5"/>
        <w:spacing w:before="120"/>
        <w:rPr>
          <w:rtl/>
        </w:rPr>
      </w:pPr>
      <w:r w:rsidRPr="009F73ED">
        <w:rPr>
          <w:rStyle w:val="afffff3"/>
          <w:rtl/>
        </w:rPr>
        <w:t>רבי חנינא</w:t>
      </w:r>
      <w:r>
        <w:rPr>
          <w:rtl/>
        </w:rPr>
        <w:t xml:space="preserve"> בן אנטיגנוס אומר: את שיבלת בעיניו, ושנפגם עצם ידו ורגלו, ושנפרק עצמו של פיו, עינו אחת גדולה ואחת קטנה, </w:t>
      </w:r>
    </w:p>
    <w:p w14:paraId="27B6E2A8" w14:textId="77777777" w:rsidR="00B874E6" w:rsidRDefault="00F63065" w:rsidP="00275289">
      <w:pPr>
        <w:pStyle w:val="afff5"/>
        <w:rPr>
          <w:rtl/>
        </w:rPr>
      </w:pPr>
      <w:r>
        <w:rPr>
          <w:rtl/>
        </w:rPr>
        <w:t>אזנו אחד גדולה ואחד קטנה, במראה אבל לא במדה</w:t>
      </w:r>
      <w:r w:rsidR="0057284B">
        <w:rPr>
          <w:rtl/>
        </w:rPr>
        <w:t>.</w:t>
      </w:r>
    </w:p>
    <w:p w14:paraId="2E221A0E" w14:textId="5DA4E43D" w:rsidR="00B874E6" w:rsidRDefault="00275289" w:rsidP="00275289">
      <w:pPr>
        <w:pStyle w:val="afff5"/>
        <w:rPr>
          <w:rtl/>
        </w:rPr>
      </w:pPr>
      <w:r>
        <w:rPr>
          <w:rFonts w:hint="cs"/>
          <w:rtl/>
        </w:rPr>
        <w:t>ר"י</w:t>
      </w:r>
      <w:r>
        <w:rPr>
          <w:rtl/>
        </w:rPr>
        <w:t xml:space="preserve"> אומר</w:t>
      </w:r>
      <w:r w:rsidRPr="009F73ED">
        <w:rPr>
          <w:rStyle w:val="afffff3"/>
          <w:rtl/>
        </w:rPr>
        <w:t>:</w:t>
      </w:r>
      <w:r>
        <w:rPr>
          <w:rtl/>
        </w:rPr>
        <w:t xml:space="preserve"> שתי ביציו אחת גדולה כשתים שבחבירתה, ולא הודו לו </w:t>
      </w:r>
      <w:r w:rsidRPr="009F73ED">
        <w:rPr>
          <w:rStyle w:val="afffff3"/>
          <w:rtl/>
        </w:rPr>
        <w:t>חכמים</w:t>
      </w:r>
      <w:r w:rsidR="0057284B">
        <w:rPr>
          <w:rtl/>
        </w:rPr>
        <w:t>.</w:t>
      </w:r>
    </w:p>
    <w:p w14:paraId="6D4E4873" w14:textId="1723FDAC" w:rsidR="0057284B" w:rsidRDefault="0057284B" w:rsidP="009F73ED">
      <w:pPr>
        <w:pStyle w:val="affff9"/>
        <w:rPr>
          <w:rtl/>
        </w:rPr>
      </w:pPr>
      <w:r>
        <w:rPr>
          <w:rtl/>
        </w:rPr>
        <w:t>• • •</w:t>
      </w:r>
    </w:p>
    <w:p w14:paraId="6F3E5AE9" w14:textId="5AC76582" w:rsidR="006542AA" w:rsidRDefault="00000000">
      <w:pPr>
        <w:pStyle w:val="36"/>
        <w:framePr w:wrap="notBeside"/>
      </w:pPr>
      <w:r>
        <w:t>והך</w:t>
      </w:r>
    </w:p>
    <w:p w14:paraId="463295A7" w14:textId="2E8E04A5" w:rsidR="00814F60" w:rsidRDefault="00814F60" w:rsidP="00814F60">
      <w:pPr>
        <w:rPr>
          <w:rtl/>
        </w:rPr>
      </w:pPr>
      <w:r>
        <w:rPr>
          <w:rFonts w:hint="cs"/>
          <w:rtl/>
        </w:rPr>
        <w:t>ד</w:t>
      </w:r>
      <w:r w:rsidR="00F63065">
        <w:rPr>
          <w:rtl/>
        </w:rPr>
        <w:t>ואלו שאין שוחטין עליהן לא במקדש ולא במדינה:</w:t>
      </w:r>
      <w:r>
        <w:rPr>
          <w:rFonts w:hint="cs"/>
          <w:rtl/>
        </w:rPr>
        <w:t xml:space="preserve"> </w:t>
      </w:r>
      <w:r w:rsidR="00F63065">
        <w:rPr>
          <w:rtl/>
        </w:rPr>
        <w:t xml:space="preserve">בעל גרב ובעל יבלת! </w:t>
      </w:r>
    </w:p>
    <w:p w14:paraId="1DA40EFF" w14:textId="77777777" w:rsidR="006542AA" w:rsidRDefault="00000000">
      <w:pPr>
        <w:pStyle w:val="36"/>
        <w:framePr w:wrap="notBeside"/>
      </w:pPr>
      <w:r>
        <w:t>הך</w:t>
      </w:r>
    </w:p>
    <w:p w14:paraId="39E0129F" w14:textId="4109AE14" w:rsidR="00B874E6" w:rsidRDefault="00814F60" w:rsidP="00814F60">
      <w:pPr>
        <w:rPr>
          <w:rtl/>
        </w:rPr>
      </w:pPr>
      <w:r>
        <w:rPr>
          <w:rFonts w:hint="cs"/>
          <w:rtl/>
        </w:rPr>
        <w:t>דקרא</w:t>
      </w:r>
      <w:r w:rsidR="00F63065">
        <w:rPr>
          <w:rtl/>
        </w:rPr>
        <w:t xml:space="preserve">- </w:t>
      </w:r>
      <w:r>
        <w:rPr>
          <w:rtl/>
        </w:rPr>
        <w:t>דיש</w:t>
      </w:r>
      <w:r w:rsidR="00F63065">
        <w:rPr>
          <w:rtl/>
        </w:rPr>
        <w:t xml:space="preserve"> בה עצם, מתני' - </w:t>
      </w:r>
      <w:r>
        <w:rPr>
          <w:rtl/>
        </w:rPr>
        <w:t>דאין</w:t>
      </w:r>
      <w:r w:rsidR="00F63065">
        <w:rPr>
          <w:rtl/>
        </w:rPr>
        <w:t xml:space="preserve"> בה עצם, בעינו - הוי מומא, בגופא - לא הוי מומא</w:t>
      </w:r>
      <w:r w:rsidR="0057284B">
        <w:rPr>
          <w:rtl/>
        </w:rPr>
        <w:t>.</w:t>
      </w:r>
    </w:p>
    <w:p w14:paraId="64372A43" w14:textId="54431785" w:rsidR="00814F60" w:rsidRDefault="00F63065" w:rsidP="00F63065">
      <w:pPr>
        <w:rPr>
          <w:rtl/>
        </w:rPr>
      </w:pPr>
      <w:r>
        <w:rPr>
          <w:rtl/>
        </w:rPr>
        <w:t xml:space="preserve">ואין לה עצם בגופא פסולה הרי תלתול סתם הוא! דתנן, </w:t>
      </w:r>
      <w:r>
        <w:rPr>
          <w:rStyle w:val="27"/>
          <w:rtl/>
        </w:rPr>
        <w:t>ר"א</w:t>
      </w:r>
      <w:r>
        <w:rPr>
          <w:rtl/>
        </w:rPr>
        <w:t xml:space="preserve"> אומר: בעלי התילולין פסולין באדם וכשירין בבהמה! </w:t>
      </w:r>
    </w:p>
    <w:p w14:paraId="335D37A3" w14:textId="667EDEF4" w:rsidR="006542AA" w:rsidRDefault="00000000">
      <w:pPr>
        <w:pStyle w:val="36"/>
        <w:framePr w:wrap="notBeside"/>
      </w:pPr>
      <w:r>
        <w:t>אלא ר"ל</w:t>
      </w:r>
      <w:r w:rsidR="00814F60">
        <w:t>:</w:t>
      </w:r>
    </w:p>
    <w:p w14:paraId="1A2C4641" w14:textId="1CEE4FB2" w:rsidR="00B874E6" w:rsidRDefault="00F63065" w:rsidP="00814F60">
      <w:pPr>
        <w:rPr>
          <w:rtl/>
        </w:rPr>
      </w:pPr>
      <w:r>
        <w:rPr>
          <w:rtl/>
        </w:rPr>
        <w:t>אידי ואידי בעינו,</w:t>
      </w:r>
      <w:r w:rsidR="00814F60">
        <w:rPr>
          <w:rFonts w:hint="cs"/>
          <w:rtl/>
        </w:rPr>
        <w:t xml:space="preserve"> ובלבן ו</w:t>
      </w:r>
      <w:r>
        <w:rPr>
          <w:rFonts w:hint="cs"/>
          <w:rtl/>
        </w:rPr>
        <w:t>ל"ק</w:t>
      </w:r>
      <w:r w:rsidR="00814F60">
        <w:rPr>
          <w:rFonts w:hint="cs"/>
          <w:rtl/>
        </w:rPr>
        <w:t xml:space="preserve"> הא דיש בה שיער והא דאין בה שער </w:t>
      </w:r>
    </w:p>
    <w:p w14:paraId="3D31E9BE" w14:textId="0F113A0D" w:rsidR="00B874E6" w:rsidRDefault="0057284B" w:rsidP="00275289">
      <w:pPr>
        <w:pStyle w:val="afffd"/>
        <w:rPr>
          <w:rtl/>
        </w:rPr>
      </w:pPr>
      <w:r>
        <w:rPr>
          <w:rtl/>
        </w:rPr>
        <w:t xml:space="preserve">  </w:t>
      </w:r>
      <w:r w:rsidR="00F63065">
        <w:rPr>
          <w:rStyle w:val="afffff0"/>
        </w:rPr>
        <w:t xml:space="preserve">ו. </w:t>
      </w:r>
      <w:r w:rsidR="00F63065">
        <w:rPr>
          <w:rtl/>
        </w:rPr>
        <w:t>עינו אחת גדולה וכו'</w:t>
      </w:r>
      <w:r>
        <w:rPr>
          <w:rtl/>
        </w:rPr>
        <w:t>.</w:t>
      </w:r>
    </w:p>
    <w:p w14:paraId="3EE1013B" w14:textId="77777777" w:rsidR="006542AA" w:rsidRDefault="00000000">
      <w:pPr>
        <w:pStyle w:val="36"/>
        <w:framePr w:wrap="notBeside"/>
      </w:pPr>
      <w:r>
        <w:t>תנא:</w:t>
      </w:r>
    </w:p>
    <w:p w14:paraId="58F8FACA" w14:textId="22ECBCB2" w:rsidR="00B874E6" w:rsidRDefault="00F63065" w:rsidP="00F63065">
      <w:pPr>
        <w:rPr>
          <w:rtl/>
        </w:rPr>
      </w:pPr>
      <w:r>
        <w:rPr>
          <w:rtl/>
        </w:rPr>
        <w:t>גדולה - כשל עגל, קטנה - כשל אווז</w:t>
      </w:r>
      <w:r w:rsidR="0057284B">
        <w:rPr>
          <w:rtl/>
        </w:rPr>
        <w:t>.</w:t>
      </w:r>
    </w:p>
    <w:p w14:paraId="62BA06B9" w14:textId="4B3CA55B" w:rsidR="0057284B" w:rsidRDefault="0057284B" w:rsidP="009F73ED">
      <w:pPr>
        <w:pStyle w:val="affff9"/>
        <w:rPr>
          <w:rtl/>
        </w:rPr>
      </w:pPr>
      <w:r>
        <w:rPr>
          <w:rtl/>
        </w:rPr>
        <w:t>• • •</w:t>
      </w:r>
    </w:p>
    <w:p w14:paraId="15A0E444" w14:textId="77777777" w:rsidR="00814F60" w:rsidRDefault="00F63065" w:rsidP="00814F60">
      <w:pPr>
        <w:rPr>
          <w:rtl/>
        </w:rPr>
      </w:pPr>
      <w:r w:rsidRPr="00814F60">
        <w:rPr>
          <w:rStyle w:val="afffe"/>
          <w:rtl/>
        </w:rPr>
        <w:t>אזנו אחת גדולה וכו'</w:t>
      </w:r>
      <w:r>
        <w:rPr>
          <w:rtl/>
        </w:rPr>
        <w:t xml:space="preserve">: </w:t>
      </w:r>
    </w:p>
    <w:p w14:paraId="5861BE3F" w14:textId="15B00880" w:rsidR="006542AA" w:rsidRDefault="00000000">
      <w:pPr>
        <w:pStyle w:val="36"/>
        <w:framePr w:wrap="notBeside"/>
      </w:pPr>
      <w:r>
        <w:t>תניא, אחרים</w:t>
      </w:r>
      <w:r w:rsidR="00814F60">
        <w:t>:</w:t>
      </w:r>
    </w:p>
    <w:p w14:paraId="38CC63E8" w14:textId="27006559" w:rsidR="00B874E6" w:rsidRDefault="00F63065" w:rsidP="00814F60">
      <w:pPr>
        <w:rPr>
          <w:rtl/>
        </w:rPr>
      </w:pPr>
      <w:r>
        <w:rPr>
          <w:rtl/>
        </w:rPr>
        <w:t>אפי'</w:t>
      </w:r>
      <w:r w:rsidR="00814F60">
        <w:rPr>
          <w:rtl/>
        </w:rPr>
        <w:t xml:space="preserve"> אינה לשניה אלא כפול</w:t>
      </w:r>
      <w:r>
        <w:rPr>
          <w:rtl/>
        </w:rPr>
        <w:t xml:space="preserve"> כשירה</w:t>
      </w:r>
      <w:r w:rsidR="0057284B">
        <w:rPr>
          <w:rtl/>
        </w:rPr>
        <w:t>.</w:t>
      </w:r>
    </w:p>
    <w:p w14:paraId="1421A023" w14:textId="171C3A43" w:rsidR="0057284B" w:rsidRDefault="0057284B" w:rsidP="009F73ED">
      <w:pPr>
        <w:pStyle w:val="affff9"/>
        <w:rPr>
          <w:rtl/>
        </w:rPr>
      </w:pPr>
      <w:r>
        <w:rPr>
          <w:rtl/>
        </w:rPr>
        <w:t>• • •</w:t>
      </w:r>
    </w:p>
    <w:p w14:paraId="690924EC" w14:textId="77777777" w:rsidR="006542AA" w:rsidRDefault="00000000">
      <w:pPr>
        <w:pStyle w:val="afffff5"/>
        <w:framePr w:wrap="around"/>
      </w:pPr>
      <w:r>
        <w:t>משנה יא</w:t>
      </w:r>
    </w:p>
    <w:p w14:paraId="38B46B03" w14:textId="77777777" w:rsidR="00275289" w:rsidRDefault="00F63065" w:rsidP="009F73ED">
      <w:pPr>
        <w:pStyle w:val="afff5"/>
        <w:spacing w:before="120"/>
        <w:rPr>
          <w:rtl/>
        </w:rPr>
      </w:pPr>
      <w:r>
        <w:rPr>
          <w:rtl/>
        </w:rPr>
        <w:t xml:space="preserve">זנב העגל שאינה מגעת לערקוב, </w:t>
      </w:r>
    </w:p>
    <w:p w14:paraId="7C7A313F" w14:textId="77777777" w:rsidR="00B874E6" w:rsidRDefault="00F63065" w:rsidP="00275289">
      <w:pPr>
        <w:pStyle w:val="afff5"/>
        <w:rPr>
          <w:rtl/>
        </w:rPr>
      </w:pPr>
      <w:r>
        <w:rPr>
          <w:rtl/>
        </w:rPr>
        <w:lastRenderedPageBreak/>
        <w:t xml:space="preserve">אמרו </w:t>
      </w:r>
      <w:r w:rsidRPr="009F73ED">
        <w:rPr>
          <w:rStyle w:val="afffff3"/>
          <w:rtl/>
        </w:rPr>
        <w:t>חכמים:</w:t>
      </w:r>
      <w:r>
        <w:rPr>
          <w:rtl/>
        </w:rPr>
        <w:t xml:space="preserve"> כל מרבית עגלים כן, כל זמן שיהו מגדלין הן נמתחות</w:t>
      </w:r>
      <w:r w:rsidR="0057284B">
        <w:rPr>
          <w:rtl/>
        </w:rPr>
        <w:t>.</w:t>
      </w:r>
    </w:p>
    <w:p w14:paraId="76C031F3" w14:textId="77777777" w:rsidR="00B874E6" w:rsidRDefault="00F63065" w:rsidP="00275289">
      <w:pPr>
        <w:pStyle w:val="afff5"/>
        <w:rPr>
          <w:rtl/>
        </w:rPr>
      </w:pPr>
      <w:r>
        <w:rPr>
          <w:rtl/>
        </w:rPr>
        <w:t xml:space="preserve">איזהו ערקוב שאמרו? </w:t>
      </w:r>
      <w:r w:rsidRPr="009F73ED">
        <w:rPr>
          <w:rStyle w:val="afffff3"/>
          <w:rtl/>
        </w:rPr>
        <w:t>ר' חנינא</w:t>
      </w:r>
      <w:r>
        <w:rPr>
          <w:rtl/>
        </w:rPr>
        <w:t xml:space="preserve"> בן אנטיגנוס אומר: בערקוב שבאמצע הירך</w:t>
      </w:r>
      <w:r w:rsidR="0057284B">
        <w:rPr>
          <w:rtl/>
        </w:rPr>
        <w:t>.</w:t>
      </w:r>
    </w:p>
    <w:p w14:paraId="46491F0E" w14:textId="45FCB5B2" w:rsidR="0057284B" w:rsidRDefault="0057284B" w:rsidP="009F73ED">
      <w:pPr>
        <w:pStyle w:val="affff9"/>
        <w:rPr>
          <w:rtl/>
        </w:rPr>
      </w:pPr>
      <w:r>
        <w:rPr>
          <w:rtl/>
        </w:rPr>
        <w:t>• • •</w:t>
      </w:r>
    </w:p>
    <w:p w14:paraId="7E392596" w14:textId="77777777" w:rsidR="00275289" w:rsidRDefault="00275289" w:rsidP="00275289">
      <w:pPr>
        <w:pStyle w:val="afff0"/>
        <w:framePr w:wrap="around"/>
        <w:rPr>
          <w:rtl/>
        </w:rPr>
      </w:pPr>
      <w:r>
        <w:rPr>
          <w:rFonts w:hint="cs"/>
          <w:rtl/>
        </w:rPr>
        <w:t xml:space="preserve">מא. </w:t>
      </w:r>
    </w:p>
    <w:p w14:paraId="7163F2F6" w14:textId="77777777" w:rsidR="006542AA" w:rsidRDefault="00000000">
      <w:pPr>
        <w:pStyle w:val="36"/>
        <w:framePr w:wrap="notBeside"/>
      </w:pPr>
      <w:r>
        <w:t>תנא:</w:t>
      </w:r>
    </w:p>
    <w:p w14:paraId="226CB0CB" w14:textId="0AD357C4" w:rsidR="00B874E6" w:rsidRDefault="00F63065" w:rsidP="00F63065">
      <w:pPr>
        <w:rPr>
          <w:rtl/>
        </w:rPr>
      </w:pPr>
      <w:r>
        <w:rPr>
          <w:rtl/>
        </w:rPr>
        <w:t>קפץ העליון ולא קפץ התחתון, וכנגדו בגמל ניכר</w:t>
      </w:r>
      <w:r w:rsidR="0057284B">
        <w:rPr>
          <w:rtl/>
        </w:rPr>
        <w:t>.</w:t>
      </w:r>
    </w:p>
    <w:p w14:paraId="3EC7251A" w14:textId="2970B06F" w:rsidR="0057284B" w:rsidRDefault="0057284B" w:rsidP="009F73ED">
      <w:pPr>
        <w:pStyle w:val="affff9"/>
        <w:rPr>
          <w:rtl/>
        </w:rPr>
      </w:pPr>
      <w:r>
        <w:rPr>
          <w:rtl/>
        </w:rPr>
        <w:t>• • •</w:t>
      </w:r>
    </w:p>
    <w:p w14:paraId="78E7299D" w14:textId="77777777" w:rsidR="006542AA" w:rsidRDefault="00000000">
      <w:pPr>
        <w:pStyle w:val="afffff5"/>
        <w:framePr w:wrap="around"/>
      </w:pPr>
      <w:r>
        <w:t>משנה יא</w:t>
      </w:r>
    </w:p>
    <w:p w14:paraId="0EFB8B00" w14:textId="77777777" w:rsidR="00B874E6" w:rsidRDefault="00F63065" w:rsidP="009F73ED">
      <w:pPr>
        <w:pStyle w:val="afff5"/>
        <w:spacing w:before="120"/>
        <w:rPr>
          <w:rtl/>
        </w:rPr>
      </w:pPr>
      <w:r>
        <w:rPr>
          <w:rtl/>
        </w:rPr>
        <w:t>על אלו מומין שוחטין את הבכור, ופסולי המוקדשין נפדין עליהן</w:t>
      </w:r>
      <w:r w:rsidR="0057284B">
        <w:rPr>
          <w:rtl/>
        </w:rPr>
        <w:t>.</w:t>
      </w:r>
    </w:p>
    <w:p w14:paraId="631032D9" w14:textId="22D75EAF" w:rsidR="0057284B" w:rsidRDefault="0057284B" w:rsidP="009F73ED">
      <w:pPr>
        <w:pStyle w:val="affff9"/>
        <w:rPr>
          <w:rtl/>
        </w:rPr>
      </w:pPr>
      <w:r>
        <w:rPr>
          <w:rtl/>
        </w:rPr>
        <w:t>• • •</w:t>
      </w:r>
    </w:p>
    <w:p w14:paraId="7F7BA358" w14:textId="3B5829D4" w:rsidR="00B874E6" w:rsidRDefault="00F63065" w:rsidP="00F63065">
      <w:pPr>
        <w:rPr>
          <w:rtl/>
        </w:rPr>
      </w:pPr>
      <w:r>
        <w:rPr>
          <w:rtl/>
        </w:rPr>
        <w:t>איידי דתנא שלשה הוסיף ואמרו לו לא שמענו את אלו וקתני ואתי דיחידאה, וקא סתים לה בכולהו: על אלו מומין שוחטין את הבכור ופסולי המוקדשין נפדין עליו</w:t>
      </w:r>
      <w:r w:rsidR="0057284B">
        <w:rPr>
          <w:rtl/>
        </w:rPr>
        <w:t>.</w:t>
      </w:r>
    </w:p>
    <w:p w14:paraId="4536521E" w14:textId="5F5CD9D7" w:rsidR="0057284B" w:rsidRDefault="0057284B" w:rsidP="009F73ED">
      <w:pPr>
        <w:pStyle w:val="affff9"/>
        <w:rPr>
          <w:rtl/>
        </w:rPr>
      </w:pPr>
      <w:r>
        <w:rPr>
          <w:rtl/>
        </w:rPr>
        <w:t>• • •</w:t>
      </w:r>
    </w:p>
    <w:p w14:paraId="4FF91925" w14:textId="77777777" w:rsidR="006542AA" w:rsidRDefault="00000000">
      <w:pPr>
        <w:pStyle w:val="afffff5"/>
        <w:framePr w:wrap="around"/>
      </w:pPr>
      <w:r>
        <w:t>משנה יב</w:t>
      </w:r>
    </w:p>
    <w:p w14:paraId="07E46A44" w14:textId="77777777" w:rsidR="00A9472E" w:rsidRDefault="00F63065" w:rsidP="009F73ED">
      <w:pPr>
        <w:pStyle w:val="afff5"/>
        <w:spacing w:before="120"/>
        <w:rPr>
          <w:rtl/>
        </w:rPr>
      </w:pPr>
      <w:r>
        <w:rPr>
          <w:rtl/>
        </w:rPr>
        <w:t xml:space="preserve">ואלו שאין שוחטין עליהן לא במקדש ולא במדינה: חוורור, והמים שאין קבועין, וחוטין הפנימיות שנפגמו אבל לא שנעקרו, </w:t>
      </w:r>
    </w:p>
    <w:p w14:paraId="60CD7756" w14:textId="77777777" w:rsidR="00B874E6" w:rsidRDefault="00A9472E" w:rsidP="00814F60">
      <w:pPr>
        <w:pStyle w:val="afff5"/>
        <w:rPr>
          <w:rtl/>
        </w:rPr>
      </w:pPr>
      <w:r>
        <w:rPr>
          <w:rtl/>
        </w:rPr>
        <w:tab/>
      </w:r>
      <w:r w:rsidR="00F63065">
        <w:rPr>
          <w:rtl/>
        </w:rPr>
        <w:t>ובעל גרב ובעל יבלת ובעל חזזית, זקן וחולה ומזוהם, ושנעבדה בו עבירה, ושהמית אדם ע"פ עד אחד, או ע"פ הבעלים</w:t>
      </w:r>
      <w:r w:rsidR="0057284B">
        <w:rPr>
          <w:rtl/>
        </w:rPr>
        <w:t>.</w:t>
      </w:r>
    </w:p>
    <w:p w14:paraId="456806C4" w14:textId="77777777" w:rsidR="00C5567C" w:rsidRDefault="00F63065" w:rsidP="00A9472E">
      <w:pPr>
        <w:pStyle w:val="afff5"/>
        <w:rPr>
          <w:rtl/>
        </w:rPr>
      </w:pPr>
      <w:r>
        <w:rPr>
          <w:rtl/>
        </w:rPr>
        <w:t xml:space="preserve">וטומטום ואנדרוגינוס, לא במקדש ולא במדינה, </w:t>
      </w:r>
    </w:p>
    <w:p w14:paraId="42D875F4" w14:textId="77777777" w:rsidR="00A9472E" w:rsidRDefault="00C5567C" w:rsidP="00A9472E">
      <w:pPr>
        <w:pStyle w:val="afff5"/>
        <w:rPr>
          <w:rtl/>
        </w:rPr>
      </w:pPr>
      <w:r>
        <w:rPr>
          <w:rtl/>
        </w:rPr>
        <w:tab/>
      </w:r>
      <w:r w:rsidRPr="009F73ED">
        <w:rPr>
          <w:rStyle w:val="afffff3"/>
          <w:rtl/>
        </w:rPr>
        <w:t>רבי ישמעאל</w:t>
      </w:r>
      <w:r>
        <w:rPr>
          <w:rtl/>
        </w:rPr>
        <w:t xml:space="preserve"> אומר</w:t>
      </w:r>
      <w:r w:rsidRPr="009F73ED">
        <w:rPr>
          <w:rStyle w:val="afffff3"/>
          <w:rtl/>
        </w:rPr>
        <w:t>:</w:t>
      </w:r>
      <w:r>
        <w:rPr>
          <w:rtl/>
        </w:rPr>
        <w:t xml:space="preserve"> אין לך מום גדול מזה, </w:t>
      </w:r>
    </w:p>
    <w:p w14:paraId="0531E8F0" w14:textId="77777777" w:rsidR="00B874E6" w:rsidRDefault="00A9472E" w:rsidP="00A9472E">
      <w:pPr>
        <w:pStyle w:val="afff5"/>
        <w:rPr>
          <w:rtl/>
        </w:rPr>
      </w:pPr>
      <w:r>
        <w:rPr>
          <w:rtl/>
        </w:rPr>
        <w:tab/>
        <w:t>ו</w:t>
      </w:r>
      <w:r w:rsidRPr="009F73ED">
        <w:rPr>
          <w:rStyle w:val="afffff3"/>
          <w:rtl/>
        </w:rPr>
        <w:t>חכמים</w:t>
      </w:r>
      <w:r>
        <w:rPr>
          <w:rtl/>
        </w:rPr>
        <w:t xml:space="preserve"> אומרים</w:t>
      </w:r>
      <w:r w:rsidRPr="009F73ED">
        <w:rPr>
          <w:rStyle w:val="afffff3"/>
          <w:rtl/>
        </w:rPr>
        <w:t>:</w:t>
      </w:r>
      <w:r>
        <w:rPr>
          <w:rtl/>
        </w:rPr>
        <w:t xml:space="preserve"> אינו בכור, אלא נגזז ונעבד</w:t>
      </w:r>
      <w:r w:rsidR="0057284B">
        <w:rPr>
          <w:rtl/>
        </w:rPr>
        <w:t>.</w:t>
      </w:r>
    </w:p>
    <w:p w14:paraId="66C1E3C0" w14:textId="34CA1283" w:rsidR="0057284B" w:rsidRDefault="0057284B" w:rsidP="009F73ED">
      <w:pPr>
        <w:pStyle w:val="affff9"/>
        <w:rPr>
          <w:rtl/>
        </w:rPr>
      </w:pPr>
      <w:r>
        <w:rPr>
          <w:rtl/>
        </w:rPr>
        <w:t>• • •</w:t>
      </w:r>
    </w:p>
    <w:p w14:paraId="374B2F2B" w14:textId="77777777" w:rsidR="006542AA" w:rsidRDefault="00000000">
      <w:pPr>
        <w:pStyle w:val="36"/>
        <w:framePr w:wrap="notBeside"/>
      </w:pPr>
      <w:r>
        <w:lastRenderedPageBreak/>
        <w:t>תניא:</w:t>
      </w:r>
    </w:p>
    <w:p w14:paraId="5A5D461B" w14:textId="473506DA" w:rsidR="002A3504" w:rsidRDefault="00F63065" w:rsidP="00F63065">
      <w:pPr>
        <w:rPr>
          <w:rtl/>
        </w:rPr>
      </w:pPr>
      <w:r>
        <w:rPr>
          <w:rtl/>
        </w:rPr>
        <w:t xml:space="preserve">גרב - זה החרס, ילפת - זו חזזית המצרית, </w:t>
      </w:r>
    </w:p>
    <w:p w14:paraId="47577092" w14:textId="06C83A9B" w:rsidR="006542AA" w:rsidRDefault="00000000">
      <w:pPr>
        <w:pStyle w:val="36"/>
        <w:framePr w:wrap="notBeside"/>
      </w:pPr>
      <w:r>
        <w:t>ואר"ל</w:t>
      </w:r>
      <w:r w:rsidR="00F63065">
        <w:t>:</w:t>
      </w:r>
    </w:p>
    <w:p w14:paraId="00866710" w14:textId="4A7CFB83" w:rsidR="00A9472E" w:rsidRDefault="00F63065" w:rsidP="00F63065">
      <w:pPr>
        <w:rPr>
          <w:rtl/>
        </w:rPr>
      </w:pPr>
      <w:r>
        <w:rPr>
          <w:rtl/>
        </w:rPr>
        <w:t xml:space="preserve">למה נקרא שמה ילפת - שמלפפת והולכת עד יום המיתה! </w:t>
      </w:r>
    </w:p>
    <w:p w14:paraId="3F2C7202" w14:textId="511A32EC" w:rsidR="00A9472E" w:rsidRDefault="00F63065" w:rsidP="00F63065">
      <w:pPr>
        <w:rPr>
          <w:rtl/>
        </w:rPr>
      </w:pPr>
      <w:r>
        <w:rPr>
          <w:rtl/>
        </w:rPr>
        <w:t xml:space="preserve">חזזית אחזזית לא קשה, כאן - בחזזית המצרית, כאן - בחזזית דעולם, </w:t>
      </w:r>
    </w:p>
    <w:p w14:paraId="271E7C1D" w14:textId="29AF49E3" w:rsidR="00B874E6" w:rsidRDefault="00F63065" w:rsidP="00A9472E">
      <w:pPr>
        <w:rPr>
          <w:rtl/>
        </w:rPr>
      </w:pPr>
      <w:r>
        <w:rPr>
          <w:rtl/>
        </w:rPr>
        <w:t>גרב אגרב ל"ק, הא - בלח</w:t>
      </w:r>
      <w:r w:rsidR="00A9472E">
        <w:rPr>
          <w:rFonts w:hint="cs"/>
          <w:rtl/>
        </w:rPr>
        <w:t xml:space="preserve"> ואיתסי</w:t>
      </w:r>
      <w:r>
        <w:rPr>
          <w:rtl/>
        </w:rPr>
        <w:t>, הא - ביבש</w:t>
      </w:r>
      <w:r w:rsidR="00A9472E">
        <w:rPr>
          <w:rFonts w:hint="cs"/>
          <w:rtl/>
        </w:rPr>
        <w:t xml:space="preserve"> ו</w:t>
      </w:r>
      <w:r>
        <w:rPr>
          <w:rtl/>
        </w:rPr>
        <w:t>לא מיתסי</w:t>
      </w:r>
      <w:r w:rsidR="0057284B">
        <w:rPr>
          <w:rtl/>
        </w:rPr>
        <w:t>.</w:t>
      </w:r>
    </w:p>
    <w:p w14:paraId="578C2B1E" w14:textId="77777777" w:rsidR="006542AA" w:rsidRDefault="00000000">
      <w:pPr>
        <w:pStyle w:val="36"/>
        <w:framePr w:wrap="notBeside"/>
      </w:pPr>
      <w:r>
        <w:t>והך</w:t>
      </w:r>
    </w:p>
    <w:p w14:paraId="375EFBC9" w14:textId="0A8A19A8" w:rsidR="002A3504" w:rsidRDefault="00A9472E" w:rsidP="00F63065">
      <w:pPr>
        <w:rPr>
          <w:rtl/>
        </w:rPr>
      </w:pPr>
      <w:r>
        <w:rPr>
          <w:rFonts w:hint="cs"/>
          <w:rtl/>
        </w:rPr>
        <w:t>ד'</w:t>
      </w:r>
      <w:r>
        <w:rPr>
          <w:rStyle w:val="affffe"/>
          <w:rtl/>
        </w:rPr>
        <w:t xml:space="preserve">יַכְּכָה </w:t>
      </w:r>
      <w:r>
        <w:rPr>
          <w:rStyle w:val="affffe"/>
          <w:rFonts w:hint="eastAsia"/>
          <w:rtl/>
        </w:rPr>
        <w:t>ה</w:t>
      </w:r>
      <w:r w:rsidRPr="009F73ED">
        <w:rPr>
          <w:rStyle w:val="affffe"/>
          <w:rtl/>
        </w:rPr>
        <w:t>' בשחין מצרים</w:t>
      </w:r>
      <w:r>
        <w:rPr>
          <w:rtl/>
        </w:rPr>
        <w:t xml:space="preserve"> וגו', ומדכתיב ובחרס - הרי גרב לח אמור, </w:t>
      </w:r>
    </w:p>
    <w:p w14:paraId="51EE1859" w14:textId="3B878E9C" w:rsidR="00A9472E" w:rsidRDefault="00F63065" w:rsidP="00F63065">
      <w:pPr>
        <w:rPr>
          <w:rtl/>
        </w:rPr>
      </w:pPr>
      <w:r>
        <w:rPr>
          <w:rtl/>
        </w:rPr>
        <w:t xml:space="preserve">ואומר אשר לא תוכל להרפא! אלא: שלושה היו, </w:t>
      </w:r>
    </w:p>
    <w:p w14:paraId="3628EF5D" w14:textId="77777777" w:rsidR="00A9472E" w:rsidRDefault="00F63065" w:rsidP="00F63065">
      <w:pPr>
        <w:rPr>
          <w:rtl/>
        </w:rPr>
      </w:pPr>
      <w:r>
        <w:rPr>
          <w:rtl/>
        </w:rPr>
        <w:t xml:space="preserve">דקרא - יבש בין מבפנים בין מבחוץ, </w:t>
      </w:r>
    </w:p>
    <w:p w14:paraId="5B73A53D" w14:textId="77777777" w:rsidR="00B874E6" w:rsidRDefault="00F63065" w:rsidP="00C5567C">
      <w:pPr>
        <w:pStyle w:val="011"/>
        <w:rPr>
          <w:rtl/>
        </w:rPr>
      </w:pPr>
      <w:r>
        <w:rPr>
          <w:rtl/>
        </w:rPr>
        <w:t>דמתנ</w:t>
      </w:r>
      <w:r w:rsidR="00A9472E">
        <w:rPr>
          <w:rtl/>
        </w:rPr>
        <w:t xml:space="preserve">י' - לח מבחוץ ומבפנים, דמצרים </w:t>
      </w:r>
      <w:r>
        <w:rPr>
          <w:rtl/>
        </w:rPr>
        <w:t>יבש מבפנים ולח מבחוץ, ד</w:t>
      </w:r>
      <w:r w:rsidR="00A9472E">
        <w:rPr>
          <w:rFonts w:hint="cs"/>
          <w:rtl/>
        </w:rPr>
        <w:t>'</w:t>
      </w:r>
      <w:r>
        <w:rPr>
          <w:rtl/>
        </w:rPr>
        <w:t>ויהי שחין</w:t>
      </w:r>
      <w:r w:rsidR="00A9472E">
        <w:rPr>
          <w:rFonts w:hint="cs"/>
          <w:rtl/>
        </w:rPr>
        <w:t xml:space="preserve"> </w:t>
      </w:r>
      <w:r>
        <w:rPr>
          <w:rtl/>
        </w:rPr>
        <w:t>אבעבועות פו</w:t>
      </w:r>
      <w:r w:rsidR="00A9472E">
        <w:rPr>
          <w:rtl/>
        </w:rPr>
        <w:t>רח</w:t>
      </w:r>
      <w:r w:rsidR="00A9472E">
        <w:rPr>
          <w:rFonts w:hint="cs"/>
          <w:rtl/>
        </w:rPr>
        <w:t xml:space="preserve"> </w:t>
      </w:r>
      <w:r>
        <w:rPr>
          <w:rtl/>
        </w:rPr>
        <w:t>באדם</w:t>
      </w:r>
      <w:r w:rsidR="0057284B">
        <w:rPr>
          <w:rtl/>
        </w:rPr>
        <w:t>.</w:t>
      </w:r>
    </w:p>
    <w:p w14:paraId="033E37EE" w14:textId="15DB55DD" w:rsidR="00B874E6" w:rsidRDefault="0057284B" w:rsidP="00A9472E">
      <w:pPr>
        <w:pStyle w:val="afffd"/>
        <w:rPr>
          <w:rtl/>
        </w:rPr>
      </w:pPr>
      <w:r>
        <w:rPr>
          <w:rtl/>
        </w:rPr>
        <w:t xml:space="preserve">  </w:t>
      </w:r>
      <w:r w:rsidR="00F63065">
        <w:rPr>
          <w:rStyle w:val="afffff0"/>
        </w:rPr>
        <w:t xml:space="preserve">ו. </w:t>
      </w:r>
      <w:r w:rsidR="00F63065">
        <w:rPr>
          <w:rtl/>
        </w:rPr>
        <w:t>והזקן והחולה והמזוהם</w:t>
      </w:r>
      <w:r>
        <w:rPr>
          <w:rtl/>
        </w:rPr>
        <w:t>.</w:t>
      </w:r>
    </w:p>
    <w:p w14:paraId="04F4520C" w14:textId="49197C88" w:rsidR="00B874E6" w:rsidRDefault="00F63065" w:rsidP="00A9472E">
      <w:pPr>
        <w:rPr>
          <w:rtl/>
        </w:rPr>
      </w:pPr>
      <w:r>
        <w:rPr>
          <w:rtl/>
        </w:rPr>
        <w:t>מנ</w:t>
      </w:r>
      <w:r>
        <w:rPr>
          <w:rFonts w:hint="cs"/>
          <w:rtl/>
        </w:rPr>
        <w:t>ה"צ</w:t>
      </w:r>
      <w:r w:rsidR="00A9472E">
        <w:rPr>
          <w:rFonts w:hint="cs"/>
          <w:rtl/>
        </w:rPr>
        <w:t xml:space="preserve"> ד</w:t>
      </w:r>
      <w:r>
        <w:rPr>
          <w:rFonts w:hint="cs"/>
          <w:rtl/>
        </w:rPr>
        <w:t>ת"ר</w:t>
      </w:r>
      <w:r>
        <w:rPr>
          <w:rtl/>
        </w:rPr>
        <w:t>: מן הצאן ומן הכשבים [או] מן העזים - פרט לזקן ולחולה ולמזוהם</w:t>
      </w:r>
      <w:r w:rsidR="0057284B">
        <w:rPr>
          <w:rtl/>
        </w:rPr>
        <w:t>.</w:t>
      </w:r>
    </w:p>
    <w:p w14:paraId="2BFC4CC3" w14:textId="3DBEA7BF" w:rsidR="00B874E6" w:rsidRDefault="00F63065" w:rsidP="00A9472E">
      <w:pPr>
        <w:rPr>
          <w:rtl/>
        </w:rPr>
      </w:pPr>
      <w:r>
        <w:rPr>
          <w:rtl/>
        </w:rPr>
        <w:t xml:space="preserve">וצריכי, </w:t>
      </w:r>
      <w:r w:rsidR="00A9472E">
        <w:rPr>
          <w:rFonts w:hint="cs"/>
          <w:rtl/>
        </w:rPr>
        <w:t xml:space="preserve">חולה </w:t>
      </w:r>
      <w:r>
        <w:rPr>
          <w:rFonts w:hint="cs"/>
          <w:rtl/>
        </w:rPr>
        <w:t>אף</w:t>
      </w:r>
      <w:r w:rsidR="00A9472E">
        <w:rPr>
          <w:rFonts w:hint="cs"/>
          <w:rtl/>
        </w:rPr>
        <w:t xml:space="preserve"> </w:t>
      </w:r>
      <w:r>
        <w:rPr>
          <w:rtl/>
        </w:rPr>
        <w:t>דהדר בריא -</w:t>
      </w:r>
      <w:r w:rsidR="00A9472E">
        <w:rPr>
          <w:rFonts w:hint="cs"/>
          <w:rtl/>
        </w:rPr>
        <w:t xml:space="preserve"> וזקל א</w:t>
      </w:r>
      <w:r>
        <w:rPr>
          <w:rFonts w:hint="cs"/>
          <w:rtl/>
        </w:rPr>
        <w:t>ע"ד</w:t>
      </w:r>
      <w:r w:rsidR="00A9472E">
        <w:rPr>
          <w:rFonts w:hint="cs"/>
          <w:rtl/>
        </w:rPr>
        <w:t xml:space="preserve"> </w:t>
      </w:r>
      <w:r>
        <w:rPr>
          <w:rFonts w:hint="cs"/>
          <w:rtl/>
        </w:rPr>
        <w:t xml:space="preserve">דדרכו </w:t>
      </w:r>
      <w:r w:rsidR="00A9472E">
        <w:rPr>
          <w:rFonts w:hint="cs"/>
          <w:rtl/>
        </w:rPr>
        <w:t>ומזוהם אפ' דלא כחיש וכן אחרים דלא מאיסי</w:t>
      </w:r>
      <w:r>
        <w:rPr>
          <w:rFonts w:hint="cs"/>
          <w:rtl/>
        </w:rPr>
        <w:t xml:space="preserve"> </w:t>
      </w:r>
      <w:r>
        <w:rPr>
          <w:rtl/>
        </w:rPr>
        <w:t>צריכי</w:t>
      </w:r>
      <w:r w:rsidR="0057284B">
        <w:rPr>
          <w:rtl/>
        </w:rPr>
        <w:t>.</w:t>
      </w:r>
    </w:p>
    <w:p w14:paraId="3643C1F5" w14:textId="15739262" w:rsidR="00B874E6" w:rsidRDefault="0057284B" w:rsidP="00A9472E">
      <w:pPr>
        <w:pStyle w:val="afffd"/>
        <w:rPr>
          <w:rtl/>
        </w:rPr>
      </w:pPr>
      <w:r>
        <w:rPr>
          <w:rtl/>
        </w:rPr>
        <w:t xml:space="preserve">  </w:t>
      </w:r>
      <w:r w:rsidR="00F63065">
        <w:rPr>
          <w:rStyle w:val="afffff0"/>
        </w:rPr>
        <w:t xml:space="preserve">ז. </w:t>
      </w:r>
      <w:r w:rsidR="00F63065">
        <w:rPr>
          <w:rtl/>
        </w:rPr>
        <w:t>ושנעבדה בו עבירה וכו'</w:t>
      </w:r>
      <w:r>
        <w:rPr>
          <w:rtl/>
        </w:rPr>
        <w:t>.</w:t>
      </w:r>
    </w:p>
    <w:p w14:paraId="60749FDE" w14:textId="64F4913F" w:rsidR="00B874E6" w:rsidRDefault="00F63065" w:rsidP="00F63065">
      <w:pPr>
        <w:rPr>
          <w:rtl/>
        </w:rPr>
      </w:pPr>
      <w:r>
        <w:rPr>
          <w:rtl/>
        </w:rPr>
        <w:t xml:space="preserve">דת"ר: </w:t>
      </w:r>
      <w:r w:rsidR="00546316">
        <w:rPr>
          <w:rFonts w:hint="cs"/>
          <w:rtl/>
        </w:rPr>
        <w:t>'</w:t>
      </w:r>
      <w:r>
        <w:rPr>
          <w:rStyle w:val="affffe"/>
          <w:rtl/>
        </w:rPr>
        <w:t>מִן הַבְּהֵמָה</w:t>
      </w:r>
      <w:r w:rsidR="00546316">
        <w:rPr>
          <w:rFonts w:hint="cs"/>
          <w:rtl/>
        </w:rPr>
        <w:t>'</w:t>
      </w:r>
      <w:r>
        <w:rPr>
          <w:rtl/>
        </w:rPr>
        <w:t xml:space="preserve"> - להוציא רובע ונרבע, </w:t>
      </w:r>
      <w:r w:rsidR="00546316">
        <w:rPr>
          <w:rFonts w:hint="cs"/>
          <w:rtl/>
        </w:rPr>
        <w:t>'</w:t>
      </w:r>
      <w:r>
        <w:rPr>
          <w:rStyle w:val="affffe"/>
          <w:rtl/>
        </w:rPr>
        <w:t>מִן הַבָּקָר</w:t>
      </w:r>
      <w:r w:rsidR="00546316">
        <w:rPr>
          <w:rFonts w:hint="cs"/>
          <w:rtl/>
        </w:rPr>
        <w:t>'</w:t>
      </w:r>
      <w:r>
        <w:rPr>
          <w:rtl/>
        </w:rPr>
        <w:t xml:space="preserve"> - להוציא את הנעבד, </w:t>
      </w:r>
      <w:r w:rsidR="00546316">
        <w:rPr>
          <w:rFonts w:hint="cs"/>
          <w:rtl/>
        </w:rPr>
        <w:t>'</w:t>
      </w:r>
      <w:r>
        <w:rPr>
          <w:rStyle w:val="affffe"/>
          <w:rtl/>
        </w:rPr>
        <w:t>מִן הַצֹּאן</w:t>
      </w:r>
      <w:r w:rsidR="00546316">
        <w:rPr>
          <w:rFonts w:hint="cs"/>
          <w:rtl/>
        </w:rPr>
        <w:t>'</w:t>
      </w:r>
      <w:r>
        <w:rPr>
          <w:rtl/>
        </w:rPr>
        <w:t xml:space="preserve"> - להוציא את המוקצה, </w:t>
      </w:r>
      <w:r w:rsidR="00546316">
        <w:rPr>
          <w:rFonts w:hint="cs"/>
          <w:rtl/>
        </w:rPr>
        <w:t>'</w:t>
      </w:r>
      <w:r>
        <w:rPr>
          <w:rStyle w:val="affffe"/>
          <w:rtl/>
        </w:rPr>
        <w:t>וּמִן הַצֹּאן</w:t>
      </w:r>
      <w:r w:rsidR="00546316">
        <w:rPr>
          <w:rFonts w:hint="cs"/>
          <w:rtl/>
        </w:rPr>
        <w:t>'</w:t>
      </w:r>
      <w:r>
        <w:rPr>
          <w:rtl/>
        </w:rPr>
        <w:t xml:space="preserve"> - להוציא את הנוגח</w:t>
      </w:r>
      <w:r w:rsidR="0057284B">
        <w:rPr>
          <w:rtl/>
        </w:rPr>
        <w:t>.</w:t>
      </w:r>
    </w:p>
    <w:p w14:paraId="7525F14B" w14:textId="475E1D8E" w:rsidR="00B874E6" w:rsidRDefault="00F63065" w:rsidP="00F63065">
      <w:pPr>
        <w:rPr>
          <w:rtl/>
        </w:rPr>
      </w:pPr>
      <w:r>
        <w:rPr>
          <w:rtl/>
        </w:rPr>
        <w:t>אלו בני קטלא הם! ע"פ עד אחד או ע"פ הבעלים</w:t>
      </w:r>
      <w:r w:rsidR="0057284B">
        <w:rPr>
          <w:rtl/>
        </w:rPr>
        <w:t>.</w:t>
      </w:r>
    </w:p>
    <w:p w14:paraId="4BA6CECB" w14:textId="533248ED" w:rsidR="00546316" w:rsidRDefault="00F63065" w:rsidP="00F63065">
      <w:pPr>
        <w:rPr>
          <w:rtl/>
        </w:rPr>
      </w:pPr>
      <w:r>
        <w:rPr>
          <w:rtl/>
        </w:rPr>
        <w:t>טומטום, במקדש לא - שמא נקבה היא, במדינה לא - שמא זכר הוא ואין בה מומא,</w:t>
      </w:r>
    </w:p>
    <w:p w14:paraId="59582806" w14:textId="544FAD0E" w:rsidR="00546316" w:rsidRDefault="00F63065" w:rsidP="00546316">
      <w:pPr>
        <w:rPr>
          <w:rtl/>
        </w:rPr>
      </w:pPr>
      <w:r>
        <w:rPr>
          <w:rtl/>
        </w:rPr>
        <w:t xml:space="preserve">אנדרוגינוס, במקדש לא - שמא נקבה היא, </w:t>
      </w:r>
      <w:r w:rsidRPr="00546316">
        <w:rPr>
          <w:b/>
          <w:bCs/>
          <w:rtl/>
        </w:rPr>
        <w:t>אלא</w:t>
      </w:r>
      <w:r>
        <w:rPr>
          <w:rtl/>
        </w:rPr>
        <w:t xml:space="preserve"> במדינה, גם נהי דז</w:t>
      </w:r>
      <w:r w:rsidR="00546316">
        <w:rPr>
          <w:rtl/>
        </w:rPr>
        <w:t xml:space="preserve">כר הוא </w:t>
      </w:r>
      <w:r>
        <w:rPr>
          <w:rtl/>
        </w:rPr>
        <w:t xml:space="preserve">תעשה נקבות חריץ וישחוט עלה! </w:t>
      </w:r>
    </w:p>
    <w:p w14:paraId="260445B3" w14:textId="77777777" w:rsidR="006542AA" w:rsidRDefault="00000000">
      <w:pPr>
        <w:pStyle w:val="36"/>
        <w:framePr w:wrap="notBeside"/>
      </w:pPr>
      <w:r w:rsidRPr="002A3504">
        <w:t>אביי</w:t>
      </w:r>
      <w:r>
        <w:t>:</w:t>
      </w:r>
    </w:p>
    <w:p w14:paraId="0CF29D80" w14:textId="41DA5D5D" w:rsidR="00B874E6" w:rsidRDefault="00546316" w:rsidP="00546316">
      <w:pPr>
        <w:rPr>
          <w:rtl/>
        </w:rPr>
      </w:pPr>
      <w:r>
        <w:rPr>
          <w:rFonts w:hint="cs"/>
          <w:rtl/>
        </w:rPr>
        <w:t>'</w:t>
      </w:r>
      <w:r w:rsidR="00F63065">
        <w:rPr>
          <w:rStyle w:val="affffe"/>
          <w:rtl/>
        </w:rPr>
        <w:t>אוֹ חָרוּץ אוֹ שָׁבוּר</w:t>
      </w:r>
      <w:r>
        <w:rPr>
          <w:rFonts w:hint="cs"/>
          <w:rtl/>
        </w:rPr>
        <w:t>'</w:t>
      </w:r>
      <w:r w:rsidR="00F63065">
        <w:rPr>
          <w:rtl/>
        </w:rPr>
        <w:t>, חרוץ דומיא דשבור, מה שבור - במקום עצם, אף חרוץ - במקום עצם</w:t>
      </w:r>
      <w:r w:rsidR="0057284B">
        <w:rPr>
          <w:rtl/>
        </w:rPr>
        <w:t>.</w:t>
      </w:r>
    </w:p>
    <w:p w14:paraId="5290F730" w14:textId="77777777" w:rsidR="006542AA" w:rsidRDefault="00000000">
      <w:pPr>
        <w:pStyle w:val="36"/>
        <w:framePr w:wrap="notBeside"/>
      </w:pPr>
      <w:r w:rsidRPr="002A3504">
        <w:t>רבא</w:t>
      </w:r>
      <w:r>
        <w:t>:</w:t>
      </w:r>
    </w:p>
    <w:p w14:paraId="1E67D56A" w14:textId="393413EE" w:rsidR="00546316" w:rsidRDefault="00F63065" w:rsidP="002A3504">
      <w:pPr>
        <w:rPr>
          <w:rtl/>
        </w:rPr>
      </w:pPr>
      <w:r>
        <w:rPr>
          <w:rtl/>
        </w:rPr>
        <w:t xml:space="preserve">בלא שבור גם לא מצית אמרת חרוץ במקום בשר הוי מומא, </w:t>
      </w:r>
    </w:p>
    <w:p w14:paraId="10730958" w14:textId="3C4F3419" w:rsidR="00B874E6" w:rsidRDefault="00F63065" w:rsidP="00546316">
      <w:pPr>
        <w:rPr>
          <w:rtl/>
        </w:rPr>
      </w:pPr>
      <w:r>
        <w:rPr>
          <w:rtl/>
        </w:rPr>
        <w:t>דאם ס"ד</w:t>
      </w:r>
      <w:r w:rsidR="00546316">
        <w:rPr>
          <w:rFonts w:hint="cs"/>
          <w:rtl/>
        </w:rPr>
        <w:t xml:space="preserve"> הוי</w:t>
      </w:r>
      <w:r w:rsidR="00546316">
        <w:rPr>
          <w:rtl/>
        </w:rPr>
        <w:t xml:space="preserve"> מומא, כיון דאמר גרב </w:t>
      </w:r>
      <w:r>
        <w:rPr>
          <w:rtl/>
        </w:rPr>
        <w:t>זהו חרס, מיחרץ חריץ, ד</w:t>
      </w:r>
      <w:r w:rsidR="00546316">
        <w:rPr>
          <w:rFonts w:hint="cs"/>
          <w:rtl/>
        </w:rPr>
        <w:t>'</w:t>
      </w:r>
      <w:r>
        <w:rPr>
          <w:rStyle w:val="affffe"/>
          <w:rtl/>
        </w:rPr>
        <w:t>וּמַרְאֵהוּ עָמוֹק מִן הָעוֹר</w:t>
      </w:r>
      <w:r w:rsidR="00546316">
        <w:rPr>
          <w:rFonts w:hint="cs"/>
          <w:rtl/>
        </w:rPr>
        <w:t>'</w:t>
      </w:r>
      <w:r>
        <w:rPr>
          <w:rtl/>
        </w:rPr>
        <w:t xml:space="preserve"> - כמראה חמה העמוקה מן הצל, </w:t>
      </w:r>
      <w:r w:rsidR="00546316">
        <w:rPr>
          <w:rFonts w:hint="cs"/>
          <w:rtl/>
        </w:rPr>
        <w:t xml:space="preserve">כתב </w:t>
      </w:r>
      <w:r>
        <w:rPr>
          <w:rFonts w:hint="cs"/>
          <w:rtl/>
        </w:rPr>
        <w:t>התורה</w:t>
      </w:r>
      <w:r w:rsidR="00546316">
        <w:rPr>
          <w:rFonts w:hint="cs"/>
          <w:rtl/>
        </w:rPr>
        <w:t xml:space="preserve"> גם גרב </w:t>
      </w:r>
      <w:r>
        <w:rPr>
          <w:rFonts w:hint="cs"/>
          <w:rtl/>
        </w:rPr>
        <w:t>לומר</w:t>
      </w:r>
      <w:r w:rsidR="00546316">
        <w:rPr>
          <w:rFonts w:hint="cs"/>
          <w:rtl/>
        </w:rPr>
        <w:t xml:space="preserve"> דחרוץ במקום בשר לא הוי מומא </w:t>
      </w:r>
    </w:p>
    <w:p w14:paraId="283A3389" w14:textId="3EC175CB" w:rsidR="0057284B" w:rsidRDefault="0057284B" w:rsidP="009F73ED">
      <w:pPr>
        <w:pStyle w:val="affff7"/>
        <w:rPr>
          <w:rtl/>
        </w:rPr>
      </w:pPr>
      <w:r>
        <w:rPr>
          <w:rtl/>
        </w:rPr>
        <w:lastRenderedPageBreak/>
        <w:t xml:space="preserve">  </w:t>
      </w:r>
      <w:r>
        <w:rPr>
          <w:color w:val="7B3F00"/>
        </w:rPr>
        <w:t>מום במקום מינכר, וספק אנדרוגינוס</w:t>
      </w:r>
    </w:p>
    <w:p w14:paraId="5BD7DBF2" w14:textId="77777777" w:rsidR="00B874E6" w:rsidRDefault="00F63065" w:rsidP="00F63065">
      <w:pPr>
        <w:rPr>
          <w:rtl/>
        </w:rPr>
      </w:pPr>
      <w:r>
        <w:rPr>
          <w:rtl/>
        </w:rPr>
        <w:t>(</w:t>
      </w:r>
      <w:r>
        <w:rPr>
          <w:rStyle w:val="27"/>
          <w:rtl/>
        </w:rPr>
        <w:t>רבי ישמעאל</w:t>
      </w:r>
      <w:r>
        <w:rPr>
          <w:rtl/>
        </w:rPr>
        <w:t xml:space="preserve"> אומר אין לך מום גדול מזה)</w:t>
      </w:r>
      <w:r w:rsidR="0057284B">
        <w:rPr>
          <w:rtl/>
        </w:rPr>
        <w:t>.</w:t>
      </w:r>
    </w:p>
    <w:p w14:paraId="031DB034" w14:textId="1ED0BBCC" w:rsidR="00546316" w:rsidRDefault="00F63065" w:rsidP="00F63065">
      <w:pPr>
        <w:rPr>
          <w:rtl/>
        </w:rPr>
      </w:pPr>
      <w:r>
        <w:rPr>
          <w:rStyle w:val="27"/>
          <w:rtl/>
        </w:rPr>
        <w:t>כאביי</w:t>
      </w:r>
      <w:r>
        <w:rPr>
          <w:rtl/>
        </w:rPr>
        <w:t xml:space="preserve"> לא אמר - חרוץ דומיא דשבור לא אומרים,</w:t>
      </w:r>
    </w:p>
    <w:p w14:paraId="24FD73D7" w14:textId="0CE85359" w:rsidR="00B874E6" w:rsidRDefault="00F63065" w:rsidP="00F63065">
      <w:pPr>
        <w:rPr>
          <w:rtl/>
        </w:rPr>
      </w:pPr>
      <w:r>
        <w:rPr>
          <w:rStyle w:val="27"/>
          <w:rtl/>
        </w:rPr>
        <w:t>כרבא</w:t>
      </w:r>
      <w:r>
        <w:rPr>
          <w:rtl/>
        </w:rPr>
        <w:t xml:space="preserve"> גם לא אמר - שמא מקום דלא מינכרא, אבל מקום דמינכר - מום רע קרינא בו</w:t>
      </w:r>
      <w:r w:rsidR="0057284B">
        <w:rPr>
          <w:rtl/>
        </w:rPr>
        <w:t>.</w:t>
      </w:r>
    </w:p>
    <w:p w14:paraId="2A51B462" w14:textId="77777777" w:rsidR="00546316" w:rsidRDefault="00546316" w:rsidP="00546316">
      <w:pPr>
        <w:pStyle w:val="afff0"/>
        <w:framePr w:wrap="around"/>
        <w:rPr>
          <w:rtl/>
        </w:rPr>
      </w:pPr>
      <w:r>
        <w:rPr>
          <w:rFonts w:hint="cs"/>
          <w:rtl/>
        </w:rPr>
        <w:t>מא:</w:t>
      </w:r>
    </w:p>
    <w:p w14:paraId="1B81E3B4" w14:textId="77777777" w:rsidR="006542AA" w:rsidRDefault="00000000">
      <w:pPr>
        <w:pStyle w:val="36"/>
        <w:framePr w:wrap="notBeside"/>
      </w:pPr>
      <w:r>
        <w:t>בעי רבא:</w:t>
      </w:r>
    </w:p>
    <w:p w14:paraId="61092A89" w14:textId="42F30FA0" w:rsidR="00546316" w:rsidRDefault="00F63065" w:rsidP="00546316">
      <w:pPr>
        <w:rPr>
          <w:rtl/>
        </w:rPr>
      </w:pPr>
      <w:r>
        <w:rPr>
          <w:rtl/>
        </w:rPr>
        <w:t>מ"ט</w:t>
      </w:r>
      <w:r w:rsidR="00546316">
        <w:rPr>
          <w:rFonts w:hint="cs"/>
          <w:rtl/>
        </w:rPr>
        <w:t xml:space="preserve"> </w:t>
      </w:r>
      <w:r w:rsidR="00546316">
        <w:rPr>
          <w:rStyle w:val="27"/>
          <w:rFonts w:hint="cs"/>
          <w:rtl/>
        </w:rPr>
        <w:t>דר</w:t>
      </w:r>
      <w:r>
        <w:rPr>
          <w:rStyle w:val="27"/>
          <w:rFonts w:hint="cs"/>
          <w:rtl/>
        </w:rPr>
        <w:t>י"ש</w:t>
      </w:r>
      <w:r w:rsidR="00546316">
        <w:rPr>
          <w:rFonts w:hint="cs"/>
          <w:rtl/>
        </w:rPr>
        <w:t xml:space="preserve"> </w:t>
      </w:r>
      <w:r>
        <w:rPr>
          <w:rtl/>
        </w:rPr>
        <w:t xml:space="preserve">מיפשט פשיטא לו אנדרוגינוס - בכור הוא ומומו עמו, </w:t>
      </w:r>
    </w:p>
    <w:p w14:paraId="37B1A1D0" w14:textId="74F0E894" w:rsidR="00546316" w:rsidRDefault="00546316" w:rsidP="00546316">
      <w:pPr>
        <w:rPr>
          <w:rtl/>
        </w:rPr>
      </w:pPr>
      <w:r w:rsidRPr="00D25F87">
        <w:rPr>
          <w:b/>
          <w:bCs/>
          <w:rtl/>
        </w:rPr>
        <w:t>א</w:t>
      </w:r>
      <w:r>
        <w:rPr>
          <w:b/>
          <w:bCs/>
          <w:rtl/>
        </w:rPr>
        <w:t>ו"ד</w:t>
      </w:r>
      <w:r w:rsidR="00F63065">
        <w:rPr>
          <w:rtl/>
        </w:rPr>
        <w:t xml:space="preserve"> ספוקי מספקא </w:t>
      </w:r>
      <w:r>
        <w:rPr>
          <w:rtl/>
        </w:rPr>
        <w:t>לו</w:t>
      </w:r>
      <w:r w:rsidR="00F63065">
        <w:rPr>
          <w:rtl/>
        </w:rPr>
        <w:t xml:space="preserve"> וא</w:t>
      </w:r>
      <w:r>
        <w:rPr>
          <w:rFonts w:hint="cs"/>
          <w:rtl/>
        </w:rPr>
        <w:t xml:space="preserve">ת"ל </w:t>
      </w:r>
      <w:r w:rsidR="00F63065">
        <w:rPr>
          <w:rtl/>
        </w:rPr>
        <w:t xml:space="preserve">לומר </w:t>
      </w:r>
      <w:r>
        <w:rPr>
          <w:rtl/>
        </w:rPr>
        <w:t>אומר</w:t>
      </w:r>
      <w:r w:rsidR="00F63065">
        <w:rPr>
          <w:rtl/>
        </w:rPr>
        <w:t xml:space="preserve">, אם תימצא לומר בכור הוא - הרי מומו עמו? </w:t>
      </w:r>
    </w:p>
    <w:p w14:paraId="34996C73" w14:textId="4A7BD837" w:rsidR="00B874E6" w:rsidRDefault="00546316" w:rsidP="00546316">
      <w:pPr>
        <w:rPr>
          <w:rtl/>
        </w:rPr>
      </w:pPr>
      <w:r>
        <w:rPr>
          <w:rFonts w:hint="cs"/>
          <w:rtl/>
        </w:rPr>
        <w:t xml:space="preserve">נפק"מ </w:t>
      </w:r>
      <w:r w:rsidR="00F63065">
        <w:rPr>
          <w:rtl/>
        </w:rPr>
        <w:t xml:space="preserve">- </w:t>
      </w:r>
      <w:r>
        <w:rPr>
          <w:rtl/>
        </w:rPr>
        <w:t>ללקות</w:t>
      </w:r>
      <w:r w:rsidR="00F63065">
        <w:rPr>
          <w:rtl/>
        </w:rPr>
        <w:t xml:space="preserve"> </w:t>
      </w:r>
      <w:r>
        <w:rPr>
          <w:rtl/>
        </w:rPr>
        <w:t>עליו</w:t>
      </w:r>
      <w:r w:rsidR="00F63065">
        <w:rPr>
          <w:rtl/>
        </w:rPr>
        <w:t xml:space="preserve"> משום גיזה ועבודה, </w:t>
      </w:r>
      <w:r>
        <w:rPr>
          <w:rtl/>
        </w:rPr>
        <w:t>אם גם</w:t>
      </w:r>
      <w:r w:rsidR="00F63065">
        <w:rPr>
          <w:rtl/>
        </w:rPr>
        <w:t xml:space="preserve"> - </w:t>
      </w:r>
      <w:r>
        <w:rPr>
          <w:rtl/>
        </w:rPr>
        <w:t>לתת</w:t>
      </w:r>
      <w:r w:rsidR="00F63065">
        <w:rPr>
          <w:rtl/>
        </w:rPr>
        <w:t xml:space="preserve"> לכהן</w:t>
      </w:r>
      <w:r w:rsidR="0057284B">
        <w:rPr>
          <w:rtl/>
        </w:rPr>
        <w:t>.</w:t>
      </w:r>
    </w:p>
    <w:p w14:paraId="7CE240FB" w14:textId="77777777" w:rsidR="006542AA" w:rsidRDefault="00000000">
      <w:pPr>
        <w:pStyle w:val="36"/>
        <w:framePr w:wrap="notBeside"/>
      </w:pPr>
      <w:r>
        <w:t xml:space="preserve">ת"ש, ר' אילעאי </w:t>
      </w:r>
      <w:r w:rsidR="00546316">
        <w:t>מ</w:t>
      </w:r>
      <w:r>
        <w:t>ר' ישמעאל:</w:t>
      </w:r>
    </w:p>
    <w:p w14:paraId="0EE3C8C9" w14:textId="26E58697" w:rsidR="00546316" w:rsidRDefault="00F63065" w:rsidP="00546316">
      <w:pPr>
        <w:rPr>
          <w:rtl/>
        </w:rPr>
      </w:pPr>
      <w:r>
        <w:rPr>
          <w:rtl/>
        </w:rPr>
        <w:t>אנדרוגינוס בכור הוא - ומומו עמו,</w:t>
      </w:r>
    </w:p>
    <w:p w14:paraId="539A7433" w14:textId="77777777" w:rsidR="006542AA" w:rsidRDefault="00000000">
      <w:pPr>
        <w:pStyle w:val="36"/>
        <w:framePr w:wrap="notBeside"/>
      </w:pPr>
      <w:r>
        <w:t>ש"מ:</w:t>
      </w:r>
    </w:p>
    <w:p w14:paraId="6768B6AB" w14:textId="2D2D8E8D" w:rsidR="00B874E6" w:rsidRDefault="00F63065" w:rsidP="00546316">
      <w:pPr>
        <w:rPr>
          <w:rtl/>
        </w:rPr>
      </w:pPr>
      <w:r>
        <w:rPr>
          <w:rtl/>
        </w:rPr>
        <w:t>מיפשט פשיטא לו,</w:t>
      </w:r>
      <w:r w:rsidR="00546316">
        <w:rPr>
          <w:rFonts w:hint="cs"/>
          <w:rtl/>
        </w:rPr>
        <w:t xml:space="preserve"> </w:t>
      </w:r>
      <w:r>
        <w:rPr>
          <w:rtl/>
        </w:rPr>
        <w:t>ושמא א</w:t>
      </w:r>
      <w:r>
        <w:rPr>
          <w:rFonts w:hint="cs"/>
          <w:rtl/>
        </w:rPr>
        <w:t>ת"ל</w:t>
      </w:r>
      <w:r>
        <w:rPr>
          <w:rtl/>
        </w:rPr>
        <w:t>? ת"ש: זכר - ולא נקבה, כשהוא אומר למטה זכר, שאין ת"ל, מה ת"ל - להוציא טומטום ואנדרוגינוס</w:t>
      </w:r>
      <w:r w:rsidR="0057284B">
        <w:rPr>
          <w:rtl/>
        </w:rPr>
        <w:t>.</w:t>
      </w:r>
    </w:p>
    <w:p w14:paraId="3734BEC6" w14:textId="77777777" w:rsidR="00546316" w:rsidRDefault="00F63065" w:rsidP="00F63065">
      <w:pPr>
        <w:rPr>
          <w:rtl/>
        </w:rPr>
      </w:pPr>
      <w:r>
        <w:rPr>
          <w:rtl/>
        </w:rPr>
        <w:t xml:space="preserve">מני? אילימא </w:t>
      </w:r>
      <w:r>
        <w:rPr>
          <w:rStyle w:val="27"/>
          <w:rtl/>
        </w:rPr>
        <w:t>ת"ק</w:t>
      </w:r>
      <w:r>
        <w:rPr>
          <w:rtl/>
        </w:rPr>
        <w:t xml:space="preserve"> - ספיקא הוא, ואתי קרא למעוטי ספיקא? </w:t>
      </w:r>
    </w:p>
    <w:p w14:paraId="7D87870B" w14:textId="77777777" w:rsidR="006542AA" w:rsidRDefault="00000000">
      <w:pPr>
        <w:pStyle w:val="36"/>
        <w:framePr w:wrap="notBeside"/>
      </w:pPr>
      <w:r>
        <w:t>אלא</w:t>
      </w:r>
    </w:p>
    <w:p w14:paraId="5354BE63" w14:textId="0FF5B217" w:rsidR="00BD6C19" w:rsidRDefault="00F63065" w:rsidP="00BD6C19">
      <w:pPr>
        <w:rPr>
          <w:rtl/>
        </w:rPr>
      </w:pPr>
      <w:r>
        <w:rPr>
          <w:rtl/>
        </w:rPr>
        <w:t xml:space="preserve">רבנן בתראי - מחד קרא יצאו שהרי גבי בכור חד זכר הוא דכתיב, קא מעטי כולם מהם! אלא פשיטא </w:t>
      </w:r>
      <w:r>
        <w:rPr>
          <w:rStyle w:val="27"/>
          <w:rtl/>
        </w:rPr>
        <w:t>ר' ישמעאל</w:t>
      </w:r>
      <w:r>
        <w:rPr>
          <w:rtl/>
        </w:rPr>
        <w:t>,</w:t>
      </w:r>
      <w:r w:rsidR="00546316">
        <w:rPr>
          <w:rFonts w:hint="cs"/>
          <w:rtl/>
        </w:rPr>
        <w:t xml:space="preserve"> </w:t>
      </w:r>
      <w:r>
        <w:rPr>
          <w:rtl/>
        </w:rPr>
        <w:t xml:space="preserve">ואם אמרת בשלמא </w:t>
      </w:r>
      <w:r>
        <w:rPr>
          <w:rStyle w:val="27"/>
          <w:rtl/>
        </w:rPr>
        <w:t>רבי ישמעאל</w:t>
      </w:r>
      <w:r>
        <w:rPr>
          <w:rtl/>
        </w:rPr>
        <w:t xml:space="preserve"> </w:t>
      </w:r>
      <w:r w:rsidR="00BD6C19">
        <w:rPr>
          <w:rFonts w:hint="cs"/>
          <w:rtl/>
        </w:rPr>
        <w:t>מדפשי</w:t>
      </w:r>
      <w:r>
        <w:rPr>
          <w:rtl/>
        </w:rPr>
        <w:t xml:space="preserve">טא לו - היינו שהוצרך קרא למעוטי, </w:t>
      </w:r>
    </w:p>
    <w:p w14:paraId="7518AC83" w14:textId="77777777" w:rsidR="006542AA" w:rsidRDefault="00000000">
      <w:pPr>
        <w:pStyle w:val="36"/>
        <w:framePr w:wrap="notBeside"/>
      </w:pPr>
      <w:r>
        <w:t>אלא</w:t>
      </w:r>
    </w:p>
    <w:p w14:paraId="4E9F018B" w14:textId="5EC188DB" w:rsidR="00BD6C19" w:rsidRDefault="00F63065" w:rsidP="00BD6C19">
      <w:pPr>
        <w:rPr>
          <w:rtl/>
        </w:rPr>
      </w:pPr>
      <w:r>
        <w:rPr>
          <w:rtl/>
        </w:rPr>
        <w:t xml:space="preserve">אם </w:t>
      </w:r>
      <w:r w:rsidR="00BD6C19">
        <w:rPr>
          <w:rFonts w:hint="cs"/>
          <w:rtl/>
        </w:rPr>
        <w:t>מ</w:t>
      </w:r>
      <w:r>
        <w:rPr>
          <w:rtl/>
        </w:rPr>
        <w:t xml:space="preserve">ספקא לו - אצטריך קרא למעוטי ספיקא? </w:t>
      </w:r>
    </w:p>
    <w:p w14:paraId="450B1753" w14:textId="77777777" w:rsidR="00B874E6" w:rsidRDefault="00F63065" w:rsidP="00BD6C19">
      <w:pPr>
        <w:rPr>
          <w:rtl/>
        </w:rPr>
      </w:pPr>
      <w:r w:rsidRPr="00BD6C19">
        <w:rPr>
          <w:b/>
          <w:bCs/>
          <w:rtl/>
        </w:rPr>
        <w:t>לעולם רבנן בתראי,</w:t>
      </w:r>
      <w:r>
        <w:rPr>
          <w:rtl/>
        </w:rPr>
        <w:t xml:space="preserve"> וגבי בכור תרתי קראי כתיב הזכר והזכרים</w:t>
      </w:r>
      <w:r w:rsidR="0057284B">
        <w:rPr>
          <w:rtl/>
        </w:rPr>
        <w:t>.</w:t>
      </w:r>
    </w:p>
    <w:p w14:paraId="420B1FE7" w14:textId="555FC8D4" w:rsidR="00B874E6" w:rsidRDefault="0057284B" w:rsidP="00BD6C19">
      <w:pPr>
        <w:pStyle w:val="afffd"/>
        <w:rPr>
          <w:rtl/>
        </w:rPr>
      </w:pPr>
      <w:r>
        <w:rPr>
          <w:rtl/>
        </w:rPr>
        <w:t xml:space="preserve">  </w:t>
      </w:r>
      <w:r w:rsidR="00F63065">
        <w:rPr>
          <w:rStyle w:val="afffff0"/>
        </w:rPr>
        <w:t xml:space="preserve">ב. </w:t>
      </w:r>
      <w:r w:rsidR="00F63065">
        <w:rPr>
          <w:rtl/>
        </w:rPr>
        <w:t>וחכ"א אינו בכור כו'</w:t>
      </w:r>
      <w:r>
        <w:rPr>
          <w:rtl/>
        </w:rPr>
        <w:t>.</w:t>
      </w:r>
    </w:p>
    <w:p w14:paraId="3FD3C4B9" w14:textId="34D40F81" w:rsidR="006542AA" w:rsidRDefault="00000000">
      <w:pPr>
        <w:pStyle w:val="36"/>
        <w:framePr w:wrap="notBeside"/>
      </w:pPr>
      <w:r>
        <w:t>אר"ח:</w:t>
      </w:r>
    </w:p>
    <w:p w14:paraId="3A2EC4F3" w14:textId="72F81955" w:rsidR="00BD6C19" w:rsidRDefault="00F63065" w:rsidP="00BD6C19">
      <w:pPr>
        <w:rPr>
          <w:rtl/>
        </w:rPr>
      </w:pPr>
      <w:r>
        <w:rPr>
          <w:rtl/>
        </w:rPr>
        <w:t>מחלוקת באנדרוגינוס, אבל בטומטום - דברי הכל ספיקא הוא וקדוש מספיקא,</w:t>
      </w:r>
    </w:p>
    <w:p w14:paraId="2F466CA7" w14:textId="32F0CEDC" w:rsidR="00BD6C19" w:rsidRDefault="00F63065" w:rsidP="00BD6C19">
      <w:pPr>
        <w:rPr>
          <w:rtl/>
        </w:rPr>
      </w:pPr>
      <w:r>
        <w:rPr>
          <w:rtl/>
        </w:rPr>
        <w:t xml:space="preserve">א"ל </w:t>
      </w:r>
      <w:r>
        <w:rPr>
          <w:rStyle w:val="27"/>
          <w:rtl/>
        </w:rPr>
        <w:t>רבא</w:t>
      </w:r>
      <w:r>
        <w:rPr>
          <w:rtl/>
        </w:rPr>
        <w:t xml:space="preserve">,אלא מעתה - בערכין יערך, </w:t>
      </w:r>
    </w:p>
    <w:p w14:paraId="3BC31C5C" w14:textId="77777777" w:rsidR="00BD6C19" w:rsidRDefault="00BD6C19" w:rsidP="00BD6C19">
      <w:pPr>
        <w:pStyle w:val="afff0"/>
        <w:framePr w:wrap="around"/>
        <w:rPr>
          <w:rtl/>
        </w:rPr>
      </w:pPr>
      <w:r>
        <w:rPr>
          <w:rFonts w:hint="cs"/>
          <w:rtl/>
        </w:rPr>
        <w:t xml:space="preserve">מב. </w:t>
      </w:r>
    </w:p>
    <w:p w14:paraId="4723B928" w14:textId="77777777" w:rsidR="006542AA" w:rsidRDefault="00000000">
      <w:pPr>
        <w:pStyle w:val="36"/>
        <w:framePr w:wrap="notBeside"/>
      </w:pPr>
      <w:r>
        <w:t>אלמה תניא:</w:t>
      </w:r>
    </w:p>
    <w:p w14:paraId="4083152A" w14:textId="5B3CA6DC" w:rsidR="00B874E6" w:rsidRDefault="00F63065" w:rsidP="00BD6C19">
      <w:pPr>
        <w:rPr>
          <w:rtl/>
        </w:rPr>
      </w:pPr>
      <w:r>
        <w:rPr>
          <w:rtl/>
        </w:rPr>
        <w:t>הזכר - ולא טומטום ואנדרוגינוס? סמי מיכן טומטום</w:t>
      </w:r>
      <w:r w:rsidR="0057284B">
        <w:rPr>
          <w:rtl/>
        </w:rPr>
        <w:t>.</w:t>
      </w:r>
    </w:p>
    <w:p w14:paraId="7FCFB9BB" w14:textId="77777777" w:rsidR="006542AA" w:rsidRDefault="00000000">
      <w:pPr>
        <w:pStyle w:val="36"/>
        <w:framePr w:wrap="notBeside"/>
      </w:pPr>
      <w:r>
        <w:t>ת"ש:</w:t>
      </w:r>
    </w:p>
    <w:p w14:paraId="5F153417" w14:textId="40DA3710" w:rsidR="00BD6C19" w:rsidRDefault="00F63065" w:rsidP="00F63065">
      <w:pPr>
        <w:rPr>
          <w:rtl/>
        </w:rPr>
      </w:pPr>
      <w:r>
        <w:rPr>
          <w:rtl/>
        </w:rPr>
        <w:t xml:space="preserve">יכול לא יהא בערך איש, אבל יהא בערך אשה, </w:t>
      </w:r>
    </w:p>
    <w:p w14:paraId="4B7C4B9E" w14:textId="77777777" w:rsidR="00B874E6" w:rsidRDefault="00F63065" w:rsidP="00F63065">
      <w:pPr>
        <w:rPr>
          <w:rtl/>
        </w:rPr>
      </w:pPr>
      <w:r>
        <w:rPr>
          <w:rtl/>
        </w:rPr>
        <w:t>ת"ל הזכר אם נקבה - ולא טומטום ואנדרוגינוס! סמי מיכן טומטום</w:t>
      </w:r>
      <w:r w:rsidR="0057284B">
        <w:rPr>
          <w:rtl/>
        </w:rPr>
        <w:t>.</w:t>
      </w:r>
    </w:p>
    <w:p w14:paraId="7A6DD080" w14:textId="77777777" w:rsidR="006542AA" w:rsidRDefault="00000000">
      <w:pPr>
        <w:pStyle w:val="36"/>
        <w:framePr w:wrap="notBeside"/>
      </w:pPr>
      <w:r>
        <w:t>ת"ש:</w:t>
      </w:r>
    </w:p>
    <w:p w14:paraId="61E4B21D" w14:textId="439217FA" w:rsidR="00B874E6" w:rsidRDefault="00F63065" w:rsidP="00F63065">
      <w:pPr>
        <w:rPr>
          <w:rtl/>
        </w:rPr>
      </w:pPr>
      <w:r>
        <w:rPr>
          <w:rtl/>
        </w:rPr>
        <w:t>אם זכר אם נקבה זכר ודאי נקבה ודיש, ולא טומטום ואנדרוגינוס! סמי מיכן טומטום</w:t>
      </w:r>
      <w:r w:rsidR="0057284B">
        <w:rPr>
          <w:rtl/>
        </w:rPr>
        <w:t>.</w:t>
      </w:r>
    </w:p>
    <w:p w14:paraId="1D91E6DE" w14:textId="77777777" w:rsidR="006542AA" w:rsidRDefault="00000000">
      <w:pPr>
        <w:pStyle w:val="36"/>
        <w:framePr w:wrap="notBeside"/>
      </w:pPr>
      <w:r>
        <w:lastRenderedPageBreak/>
        <w:t>ת"ש:</w:t>
      </w:r>
    </w:p>
    <w:p w14:paraId="01528E72" w14:textId="56AEA178" w:rsidR="00B874E6" w:rsidRDefault="00F63065" w:rsidP="00F63065">
      <w:pPr>
        <w:rPr>
          <w:rtl/>
        </w:rPr>
      </w:pPr>
      <w:r>
        <w:rPr>
          <w:rtl/>
        </w:rPr>
        <w:t>הזכר - ולא נקבה, כשהוא אומר למטה, זכר שאין ת"ל, מה ת"ל - להוציא טומטום ואנדרוגינוס! סמי מיכן טומטום</w:t>
      </w:r>
      <w:r w:rsidR="0057284B">
        <w:rPr>
          <w:rtl/>
        </w:rPr>
        <w:t>.</w:t>
      </w:r>
    </w:p>
    <w:p w14:paraId="572F5CF1" w14:textId="77777777" w:rsidR="006542AA" w:rsidRDefault="00000000">
      <w:pPr>
        <w:pStyle w:val="36"/>
        <w:framePr w:wrap="notBeside"/>
      </w:pPr>
      <w:r>
        <w:t>ת"ש:</w:t>
      </w:r>
    </w:p>
    <w:p w14:paraId="4F0D65DD" w14:textId="047555A9" w:rsidR="00BD6C19" w:rsidRDefault="00F63065" w:rsidP="00F63065">
      <w:pPr>
        <w:rPr>
          <w:rtl/>
        </w:rPr>
      </w:pPr>
      <w:r>
        <w:rPr>
          <w:rtl/>
        </w:rPr>
        <w:t xml:space="preserve">הנעבד והמוקצה והאתנן והמחיר וטומטום ואנדרוגינוס - כולן מטמאין בגדים אבית הבליעה, </w:t>
      </w:r>
    </w:p>
    <w:p w14:paraId="5009AC32" w14:textId="25730254" w:rsidR="006542AA" w:rsidRDefault="00000000">
      <w:pPr>
        <w:pStyle w:val="36"/>
        <w:framePr w:wrap="notBeside"/>
      </w:pPr>
      <w:r>
        <w:t>ר"א:</w:t>
      </w:r>
    </w:p>
    <w:p w14:paraId="1E1FDCFF" w14:textId="482D087D" w:rsidR="00BD6C19" w:rsidRDefault="00F63065" w:rsidP="00F63065">
      <w:pPr>
        <w:rPr>
          <w:rtl/>
        </w:rPr>
      </w:pPr>
      <w:r>
        <w:rPr>
          <w:rtl/>
        </w:rPr>
        <w:t xml:space="preserve">טומטום ואנדרוגינוס - אין מטמאין בגדים אבית הבליעה, </w:t>
      </w:r>
    </w:p>
    <w:p w14:paraId="476DEC84" w14:textId="062206BF" w:rsidR="006542AA" w:rsidRDefault="00000000">
      <w:pPr>
        <w:pStyle w:val="36"/>
        <w:framePr w:wrap="notBeside"/>
      </w:pPr>
      <w:r>
        <w:t>שהיה ר"א:</w:t>
      </w:r>
    </w:p>
    <w:p w14:paraId="5F176189" w14:textId="62698BBA" w:rsidR="00BD6C19" w:rsidRDefault="00F63065" w:rsidP="00F63065">
      <w:pPr>
        <w:rPr>
          <w:rtl/>
        </w:rPr>
      </w:pPr>
      <w:r>
        <w:rPr>
          <w:rtl/>
        </w:rPr>
        <w:t xml:space="preserve">כל מקום שנאמר זכר ונקבה אתה מוציא טומטום ואנדרוגינוס מביניהם, </w:t>
      </w:r>
    </w:p>
    <w:p w14:paraId="1F05BFF4" w14:textId="77777777" w:rsidR="00B874E6" w:rsidRDefault="00F63065" w:rsidP="005576F9">
      <w:pPr>
        <w:pStyle w:val="021"/>
        <w:rPr>
          <w:rtl/>
        </w:rPr>
      </w:pPr>
      <w:r>
        <w:rPr>
          <w:rtl/>
        </w:rPr>
        <w:t>ועוף הואיל ולא נאמר - בו זכר ונקבה - אין אתה מוציא טומטום ואנדרוגינוס מביניהם! סמי מיכן טומטום</w:t>
      </w:r>
      <w:r w:rsidR="0057284B">
        <w:rPr>
          <w:rtl/>
        </w:rPr>
        <w:t>.</w:t>
      </w:r>
    </w:p>
    <w:p w14:paraId="3AA1BECB" w14:textId="06225434" w:rsidR="00BD6C19" w:rsidRDefault="00F63065" w:rsidP="005576F9">
      <w:pPr>
        <w:pStyle w:val="011"/>
        <w:rPr>
          <w:rtl/>
        </w:rPr>
      </w:pPr>
      <w:r>
        <w:rPr>
          <w:rtl/>
        </w:rPr>
        <w:t>ת"ש</w:t>
      </w:r>
      <w:r w:rsidR="0057284B">
        <w:rPr>
          <w:rtl/>
        </w:rPr>
        <w:t>.</w:t>
      </w:r>
      <w:r w:rsidR="00BD6C19">
        <w:rPr>
          <w:rFonts w:hint="cs"/>
          <w:rtl/>
        </w:rPr>
        <w:t xml:space="preserve"> </w:t>
      </w:r>
      <w:r>
        <w:rPr>
          <w:rStyle w:val="27"/>
          <w:rtl/>
        </w:rPr>
        <w:t>ר' אלעזר</w:t>
      </w:r>
      <w:r>
        <w:rPr>
          <w:rtl/>
        </w:rPr>
        <w:t xml:space="preserve"> אומר: הטריפה והכלאים ויוצא דופן טומטום ואנדרוגינוס - לא קדושים ולא מקדישין,</w:t>
      </w:r>
    </w:p>
    <w:p w14:paraId="6A2152B3" w14:textId="77777777" w:rsidR="006542AA" w:rsidRDefault="00000000">
      <w:pPr>
        <w:pStyle w:val="36"/>
        <w:framePr w:wrap="notBeside"/>
      </w:pPr>
      <w:r>
        <w:t>ואמר שמואל:</w:t>
      </w:r>
    </w:p>
    <w:p w14:paraId="1B6E9EE1" w14:textId="6E04F9D2" w:rsidR="00B874E6" w:rsidRDefault="00F63065" w:rsidP="00BD6C19">
      <w:pPr>
        <w:rPr>
          <w:rtl/>
        </w:rPr>
      </w:pPr>
      <w:r>
        <w:rPr>
          <w:rtl/>
        </w:rPr>
        <w:t>לא קדושים - בתמורה, ולא מקדישין - לעשות תמורה! סמי מיכן טומטום</w:t>
      </w:r>
      <w:r w:rsidR="0057284B">
        <w:rPr>
          <w:rtl/>
        </w:rPr>
        <w:t>.</w:t>
      </w:r>
    </w:p>
    <w:p w14:paraId="7DD1EF42" w14:textId="6949A724" w:rsidR="006542AA" w:rsidRDefault="00000000">
      <w:pPr>
        <w:pStyle w:val="36"/>
        <w:framePr w:wrap="notBeside"/>
      </w:pPr>
      <w:r>
        <w:t>ת"ש, ר' אלעזר:</w:t>
      </w:r>
    </w:p>
    <w:p w14:paraId="79D4A8CA" w14:textId="499E0052" w:rsidR="00BD6C19" w:rsidRDefault="00F63065" w:rsidP="00F63065">
      <w:pPr>
        <w:rPr>
          <w:rtl/>
        </w:rPr>
      </w:pPr>
      <w:r>
        <w:rPr>
          <w:rtl/>
        </w:rPr>
        <w:t xml:space="preserve">חמשה לא קדושים ולא מקדישין, </w:t>
      </w:r>
    </w:p>
    <w:p w14:paraId="6E5C4A49" w14:textId="77777777" w:rsidR="006542AA" w:rsidRDefault="00000000">
      <w:pPr>
        <w:pStyle w:val="36"/>
        <w:framePr w:wrap="notBeside"/>
      </w:pPr>
      <w:r>
        <w:t>ואלו הן:</w:t>
      </w:r>
    </w:p>
    <w:p w14:paraId="659ACAED" w14:textId="4D7F2760" w:rsidR="00B874E6" w:rsidRDefault="00F63065" w:rsidP="00F63065">
      <w:pPr>
        <w:rPr>
          <w:rtl/>
        </w:rPr>
      </w:pPr>
      <w:r>
        <w:rPr>
          <w:rtl/>
        </w:rPr>
        <w:t>הטריפה, והכלאים, ויוצא דופן, וטומטום, ואנדרוגינוס</w:t>
      </w:r>
      <w:r w:rsidR="0057284B">
        <w:rPr>
          <w:rtl/>
        </w:rPr>
        <w:t>.</w:t>
      </w:r>
    </w:p>
    <w:p w14:paraId="7E67E266" w14:textId="3C195FE2" w:rsidR="00B874E6" w:rsidRDefault="00F63065" w:rsidP="00F63065">
      <w:pPr>
        <w:rPr>
          <w:rtl/>
        </w:rPr>
      </w:pPr>
      <w:r>
        <w:rPr>
          <w:rtl/>
        </w:rPr>
        <w:t>וכי תימא ה"נ סמי מיכן טומטום, היו להם ארבעה! אפיק טומטום ונכנס יתום</w:t>
      </w:r>
      <w:r w:rsidR="0057284B">
        <w:rPr>
          <w:rtl/>
        </w:rPr>
        <w:t>.</w:t>
      </w:r>
    </w:p>
    <w:p w14:paraId="7265705E" w14:textId="77777777" w:rsidR="006542AA" w:rsidRDefault="00000000">
      <w:pPr>
        <w:pStyle w:val="36"/>
        <w:framePr w:wrap="notBeside"/>
      </w:pPr>
      <w:r>
        <w:t>לימא כתנאי,</w:t>
      </w:r>
    </w:p>
    <w:p w14:paraId="3894B62B" w14:textId="34803C97" w:rsidR="00BD6C19" w:rsidRDefault="00F63065" w:rsidP="00F63065">
      <w:pPr>
        <w:rPr>
          <w:rtl/>
        </w:rPr>
      </w:pPr>
      <w:r>
        <w:rPr>
          <w:rStyle w:val="27"/>
          <w:rtl/>
        </w:rPr>
        <w:t>רבי</w:t>
      </w:r>
      <w:r>
        <w:rPr>
          <w:rtl/>
        </w:rPr>
        <w:t xml:space="preserve"> אילעאי אומר משום </w:t>
      </w:r>
      <w:r>
        <w:rPr>
          <w:rStyle w:val="27"/>
          <w:rtl/>
        </w:rPr>
        <w:t>ר' ישמעאל</w:t>
      </w:r>
      <w:r>
        <w:rPr>
          <w:rtl/>
        </w:rPr>
        <w:t xml:space="preserve">: אנדרוגינוס בכור הוא ומומו עמו, </w:t>
      </w:r>
    </w:p>
    <w:p w14:paraId="3C1D5861" w14:textId="77777777" w:rsidR="00B874E6" w:rsidRDefault="00F63065" w:rsidP="00F63065">
      <w:pPr>
        <w:rPr>
          <w:rtl/>
        </w:rPr>
      </w:pPr>
      <w:r>
        <w:rPr>
          <w:rtl/>
        </w:rPr>
        <w:t xml:space="preserve">וחכמים אומרים: אין קדושה חלה עליו, </w:t>
      </w:r>
      <w:r>
        <w:rPr>
          <w:rStyle w:val="27"/>
          <w:rtl/>
        </w:rPr>
        <w:t>ר"ש</w:t>
      </w:r>
      <w:r>
        <w:rPr>
          <w:rtl/>
        </w:rPr>
        <w:t xml:space="preserve"> בן יהודה אומר משום </w:t>
      </w:r>
      <w:r>
        <w:rPr>
          <w:rStyle w:val="27"/>
          <w:rtl/>
        </w:rPr>
        <w:t>ר"ש</w:t>
      </w:r>
      <w:r>
        <w:rPr>
          <w:rtl/>
        </w:rPr>
        <w:t>: הרי הוא אומר הזכר, וכל מקום שנאמר זכר - אינו אלא להוציא טומטום ואנדרוגינוס</w:t>
      </w:r>
      <w:r w:rsidR="0057284B">
        <w:rPr>
          <w:rtl/>
        </w:rPr>
        <w:t>.</w:t>
      </w:r>
    </w:p>
    <w:p w14:paraId="4CD44306" w14:textId="33EC8EC5" w:rsidR="00BD6C19" w:rsidRDefault="00F63065" w:rsidP="00F63065">
      <w:pPr>
        <w:rPr>
          <w:rtl/>
        </w:rPr>
      </w:pPr>
      <w:r>
        <w:rPr>
          <w:rtl/>
        </w:rPr>
        <w:t xml:space="preserve">וכי תימא סמי מיכן טומטום, </w:t>
      </w:r>
      <w:r>
        <w:rPr>
          <w:rStyle w:val="27"/>
          <w:rtl/>
        </w:rPr>
        <w:t>ר"ש</w:t>
      </w:r>
      <w:r>
        <w:rPr>
          <w:rtl/>
        </w:rPr>
        <w:t xml:space="preserve"> בן יהודה היינו רבנן! אלא לא - טומטום יש ביניהם, </w:t>
      </w:r>
      <w:r>
        <w:rPr>
          <w:rStyle w:val="27"/>
          <w:rtl/>
        </w:rPr>
        <w:t>דת"ק</w:t>
      </w:r>
      <w:r>
        <w:rPr>
          <w:rtl/>
        </w:rPr>
        <w:t xml:space="preserve"> סבר: אין קדושה חלה עליו - אאנדרוגינוס, אבל טומטום - ספיקא הוא וקדוש מספיקא, </w:t>
      </w:r>
    </w:p>
    <w:p w14:paraId="061C2974" w14:textId="77777777" w:rsidR="00BD6C19" w:rsidRDefault="00BD6C19" w:rsidP="00BD6C19">
      <w:pPr>
        <w:pStyle w:val="afff0"/>
        <w:framePr w:wrap="around"/>
        <w:rPr>
          <w:rtl/>
        </w:rPr>
      </w:pPr>
      <w:r>
        <w:rPr>
          <w:rFonts w:hint="cs"/>
          <w:rtl/>
        </w:rPr>
        <w:t>מב:</w:t>
      </w:r>
    </w:p>
    <w:p w14:paraId="016F0CAE" w14:textId="6EB8C6CF" w:rsidR="006542AA" w:rsidRDefault="00000000">
      <w:pPr>
        <w:pStyle w:val="36"/>
        <w:framePr w:wrap="notBeside"/>
      </w:pPr>
      <w:r>
        <w:t>ובא ר"ש בן יהודה לומר:</w:t>
      </w:r>
    </w:p>
    <w:p w14:paraId="1C4611E8" w14:textId="41AFE0D2" w:rsidR="00BD6C19" w:rsidRDefault="00F63065" w:rsidP="00BD6C19">
      <w:pPr>
        <w:rPr>
          <w:rtl/>
        </w:rPr>
      </w:pPr>
      <w:r>
        <w:rPr>
          <w:rtl/>
        </w:rPr>
        <w:t xml:space="preserve">טומטום בריה הוא ולא קדוש! </w:t>
      </w:r>
    </w:p>
    <w:p w14:paraId="4729A894" w14:textId="77777777" w:rsidR="006542AA" w:rsidRDefault="00000000">
      <w:pPr>
        <w:pStyle w:val="36"/>
        <w:framePr w:wrap="notBeside"/>
      </w:pPr>
      <w:r>
        <w:t>לא,</w:t>
      </w:r>
    </w:p>
    <w:p w14:paraId="24351D0E" w14:textId="6BC4237A" w:rsidR="00BD6C19" w:rsidRDefault="00F63065" w:rsidP="00C5567C">
      <w:pPr>
        <w:pStyle w:val="a"/>
      </w:pPr>
      <w:r>
        <w:rPr>
          <w:rtl/>
        </w:rPr>
        <w:t>דכו"ע</w:t>
      </w:r>
      <w:r w:rsidR="00BD6C19">
        <w:rPr>
          <w:rFonts w:hint="cs"/>
          <w:rtl/>
        </w:rPr>
        <w:t xml:space="preserve"> </w:t>
      </w:r>
      <w:r>
        <w:rPr>
          <w:rtl/>
        </w:rPr>
        <w:t>- טומטום בבריה לא מספקא, זכר ונקבה - הוא דמספקא,</w:t>
      </w:r>
    </w:p>
    <w:p w14:paraId="24A877CE" w14:textId="594F1799" w:rsidR="00B874E6" w:rsidRDefault="00F63065" w:rsidP="00C5567C">
      <w:pPr>
        <w:pStyle w:val="a"/>
        <w:rPr>
          <w:rtl/>
        </w:rPr>
      </w:pPr>
      <w:r>
        <w:rPr>
          <w:rtl/>
        </w:rPr>
        <w:t xml:space="preserve">מטיל מים במקום זכרות - דכולי עולם לא חלקו דזכר הוא, כי חלקו - במטיל מים במקום נקבות, מ"ד: חוששים שמא נהפכה זכרותו לנקבותו, ומר סבר: לא חוששים כי הא שהורה </w:t>
      </w:r>
      <w:r>
        <w:rPr>
          <w:rStyle w:val="27"/>
          <w:rtl/>
        </w:rPr>
        <w:t>ר"א</w:t>
      </w:r>
      <w:r>
        <w:rPr>
          <w:rtl/>
        </w:rPr>
        <w:t>: בבהמה מטיל מים במקום נקבות - חולין</w:t>
      </w:r>
      <w:r w:rsidR="0057284B">
        <w:rPr>
          <w:rtl/>
        </w:rPr>
        <w:t>.</w:t>
      </w:r>
    </w:p>
    <w:p w14:paraId="6E08EBE1" w14:textId="77777777" w:rsidR="006542AA" w:rsidRDefault="00000000">
      <w:pPr>
        <w:pStyle w:val="36"/>
        <w:framePr w:wrap="notBeside"/>
      </w:pPr>
      <w:r>
        <w:lastRenderedPageBreak/>
        <w:t>תהי בה ר' יוחנן:</w:t>
      </w:r>
    </w:p>
    <w:p w14:paraId="674E12F8" w14:textId="7339B11C" w:rsidR="00BD6C19" w:rsidRDefault="00F63065" w:rsidP="00F63065">
      <w:pPr>
        <w:rPr>
          <w:rtl/>
        </w:rPr>
      </w:pPr>
      <w:r>
        <w:rPr>
          <w:rtl/>
        </w:rPr>
        <w:t xml:space="preserve">מאן דלא חש לתנא ראשון </w:t>
      </w:r>
      <w:r>
        <w:rPr>
          <w:rStyle w:val="27"/>
          <w:rtl/>
        </w:rPr>
        <w:t>ולרבי ישמעאל</w:t>
      </w:r>
      <w:r>
        <w:rPr>
          <w:rtl/>
        </w:rPr>
        <w:t xml:space="preserve">? ולימא </w:t>
      </w:r>
      <w:r>
        <w:rPr>
          <w:rStyle w:val="27"/>
          <w:rtl/>
        </w:rPr>
        <w:t>רי"ו</w:t>
      </w:r>
      <w:r>
        <w:rPr>
          <w:rtl/>
        </w:rPr>
        <w:t xml:space="preserve"> גם: מאן דלא חש לרבנן בתראי, דא"ר חסדא מחלוקת - באנדרוגינוס, אבל בטומטום - דברי הכל ספיקא! </w:t>
      </w:r>
    </w:p>
    <w:p w14:paraId="393A943A" w14:textId="31E87545" w:rsidR="00BD6C19" w:rsidRDefault="00F63065" w:rsidP="00F63065">
      <w:pPr>
        <w:rPr>
          <w:rtl/>
        </w:rPr>
      </w:pPr>
      <w:r>
        <w:rPr>
          <w:rStyle w:val="27"/>
          <w:rtl/>
        </w:rPr>
        <w:t>רי"ו</w:t>
      </w:r>
      <w:r>
        <w:rPr>
          <w:rtl/>
        </w:rPr>
        <w:t xml:space="preserve"> לא סבר </w:t>
      </w:r>
      <w:r>
        <w:rPr>
          <w:rStyle w:val="27"/>
          <w:rtl/>
        </w:rPr>
        <w:t>דרב חסדא</w:t>
      </w:r>
      <w:r>
        <w:rPr>
          <w:rtl/>
        </w:rPr>
        <w:t xml:space="preserve"> אם לא סבר, לימא הוא דאמר כרבנן בתראי? כך גם אומר, מאן שביק שני ועשה כחד? </w:t>
      </w:r>
    </w:p>
    <w:p w14:paraId="175550A3" w14:textId="7ACC5808" w:rsidR="00B874E6" w:rsidRDefault="00F63065" w:rsidP="00F63065">
      <w:pPr>
        <w:rPr>
          <w:rtl/>
        </w:rPr>
      </w:pPr>
      <w:r>
        <w:rPr>
          <w:rStyle w:val="27"/>
          <w:rtl/>
        </w:rPr>
        <w:t>ור"א</w:t>
      </w:r>
      <w:r>
        <w:rPr>
          <w:rtl/>
        </w:rPr>
        <w:t xml:space="preserve"> כמאן סברא - כי הא דאמר </w:t>
      </w:r>
      <w:r>
        <w:rPr>
          <w:rStyle w:val="27"/>
          <w:rtl/>
        </w:rPr>
        <w:t>רשב"ל</w:t>
      </w:r>
      <w:r>
        <w:rPr>
          <w:rtl/>
        </w:rPr>
        <w:t>: לא אמרו טומטום ספק - אלא באדם הואיל וזכרותו ונקבותו במקום אחד, אבל בהמה, מטיל מים במקום זכרות זכר, מטיל מים במקום נקבות - נקבה</w:t>
      </w:r>
      <w:r w:rsidR="0057284B">
        <w:rPr>
          <w:rtl/>
        </w:rPr>
        <w:t>.</w:t>
      </w:r>
    </w:p>
    <w:p w14:paraId="3F032F58" w14:textId="77777777" w:rsidR="006542AA" w:rsidRDefault="00000000">
      <w:pPr>
        <w:pStyle w:val="36"/>
        <w:framePr w:wrap="notBeside"/>
      </w:pPr>
      <w:r>
        <w:t>מתקיף לה רב אושעיא:</w:t>
      </w:r>
    </w:p>
    <w:p w14:paraId="783C0A4C" w14:textId="0C5A17DB" w:rsidR="00BD6C19" w:rsidRDefault="00F63065" w:rsidP="00F63065">
      <w:pPr>
        <w:rPr>
          <w:rtl/>
        </w:rPr>
      </w:pPr>
      <w:r>
        <w:rPr>
          <w:rtl/>
        </w:rPr>
        <w:t>וליחוש שמא נהפכה זכרותו לנקבותו?</w:t>
      </w:r>
    </w:p>
    <w:p w14:paraId="326402D1" w14:textId="7751E43A" w:rsidR="006542AA" w:rsidRDefault="00000000">
      <w:pPr>
        <w:pStyle w:val="36"/>
        <w:framePr w:wrap="notBeside"/>
      </w:pPr>
      <w:r>
        <w:t>א"ל:</w:t>
      </w:r>
    </w:p>
    <w:p w14:paraId="41CCD37C" w14:textId="6354D062" w:rsidR="00B874E6" w:rsidRDefault="00F63065" w:rsidP="00F63065">
      <w:pPr>
        <w:rPr>
          <w:rtl/>
        </w:rPr>
      </w:pPr>
      <w:r>
        <w:rPr>
          <w:rtl/>
        </w:rPr>
        <w:t xml:space="preserve">כמאן - </w:t>
      </w:r>
      <w:r>
        <w:rPr>
          <w:rStyle w:val="27"/>
          <w:rtl/>
        </w:rPr>
        <w:t>כר"מ</w:t>
      </w:r>
      <w:r>
        <w:rPr>
          <w:rtl/>
        </w:rPr>
        <w:t xml:space="preserve"> דחייש למיעוט? </w:t>
      </w:r>
      <w:r>
        <w:rPr>
          <w:rStyle w:val="27"/>
          <w:rtl/>
        </w:rPr>
        <w:t>אביי</w:t>
      </w:r>
      <w:r>
        <w:rPr>
          <w:rtl/>
        </w:rPr>
        <w:t xml:space="preserve"> בר אבין </w:t>
      </w:r>
      <w:r>
        <w:rPr>
          <w:rStyle w:val="27"/>
          <w:rtl/>
        </w:rPr>
        <w:t>ורב</w:t>
      </w:r>
      <w:r>
        <w:rPr>
          <w:rtl/>
        </w:rPr>
        <w:t xml:space="preserve"> חנניא בר אבין דאמרו שניהם: אפי' תימא רבנן, הואיל ואישתני - אישתני! יש דאמר - אישתני, ויש דאמר - לא אישתני</w:t>
      </w:r>
      <w:r w:rsidR="0057284B">
        <w:rPr>
          <w:rtl/>
        </w:rPr>
        <w:t>.</w:t>
      </w:r>
    </w:p>
    <w:p w14:paraId="69DA016E" w14:textId="77777777" w:rsidR="00B874E6" w:rsidRDefault="00F63065" w:rsidP="005576F9">
      <w:pPr>
        <w:pStyle w:val="021"/>
        <w:rPr>
          <w:rtl/>
        </w:rPr>
      </w:pPr>
      <w:r>
        <w:rPr>
          <w:rtl/>
        </w:rPr>
        <w:t>לימא אישתני ולא אישתני תנאי, דתניא: טומטום שקידש - קדושיו קדושין, נתקדש - קדושיו קדושין</w:t>
      </w:r>
      <w:r w:rsidR="0057284B">
        <w:rPr>
          <w:rtl/>
        </w:rPr>
        <w:t>.</w:t>
      </w:r>
    </w:p>
    <w:p w14:paraId="6B75BA71" w14:textId="77777777" w:rsidR="00B874E6" w:rsidRDefault="00F63065" w:rsidP="00F63065">
      <w:pPr>
        <w:rPr>
          <w:rtl/>
        </w:rPr>
      </w:pPr>
      <w:r>
        <w:rPr>
          <w:rtl/>
        </w:rPr>
        <w:t>וחולץ וחולצין לאשתו ומיבמים לאשתו</w:t>
      </w:r>
      <w:r w:rsidR="0057284B">
        <w:rPr>
          <w:rtl/>
        </w:rPr>
        <w:t>.</w:t>
      </w:r>
    </w:p>
    <w:p w14:paraId="1E7E66F5" w14:textId="77777777" w:rsidR="006542AA" w:rsidRDefault="00000000">
      <w:pPr>
        <w:pStyle w:val="36"/>
        <w:framePr w:wrap="notBeside"/>
      </w:pPr>
      <w:r>
        <w:t>ותניא אידך:</w:t>
      </w:r>
    </w:p>
    <w:p w14:paraId="724079AD" w14:textId="47CB188B" w:rsidR="00B874E6" w:rsidRDefault="00F63065" w:rsidP="00F63065">
      <w:pPr>
        <w:rPr>
          <w:rtl/>
        </w:rPr>
      </w:pPr>
      <w:r>
        <w:rPr>
          <w:rtl/>
        </w:rPr>
        <w:t>אשת טומטום - חולצת ולא מתייבמת</w:t>
      </w:r>
      <w:r w:rsidR="0057284B">
        <w:rPr>
          <w:rtl/>
        </w:rPr>
        <w:t>.</w:t>
      </w:r>
    </w:p>
    <w:p w14:paraId="529192D9" w14:textId="05944061" w:rsidR="006542AA" w:rsidRDefault="00000000">
      <w:pPr>
        <w:pStyle w:val="36"/>
        <w:framePr w:wrap="notBeside"/>
      </w:pPr>
      <w:r>
        <w:t>סברוה, דלכ"ע כר"ע, דאמר:</w:t>
      </w:r>
    </w:p>
    <w:p w14:paraId="35BB70FD" w14:textId="12145BBE" w:rsidR="00BD6C19" w:rsidRDefault="00F63065" w:rsidP="00F63065">
      <w:pPr>
        <w:rPr>
          <w:rtl/>
        </w:rPr>
      </w:pPr>
      <w:r>
        <w:rPr>
          <w:rtl/>
        </w:rPr>
        <w:t>סריס חמה - לא חולץ ולא מייבם,</w:t>
      </w:r>
    </w:p>
    <w:p w14:paraId="72EA71CC" w14:textId="1D5103F4" w:rsidR="00BD6C19" w:rsidRDefault="00F63065" w:rsidP="00F63065">
      <w:pPr>
        <w:rPr>
          <w:rtl/>
        </w:rPr>
      </w:pPr>
      <w:r>
        <w:rPr>
          <w:rtl/>
        </w:rPr>
        <w:t xml:space="preserve">מה לא בזה חלקו, דמ"ד חולץ וחולצין לאשתו ומיבמים את אשתו - לא אומרים הואיל ואישתני אישתני, ומ"ד חולצת ולא מתייבמת אומרים הואיל ואישתני אישתני! </w:t>
      </w:r>
    </w:p>
    <w:p w14:paraId="271CA1C9" w14:textId="77777777" w:rsidR="006542AA" w:rsidRDefault="00000000">
      <w:pPr>
        <w:pStyle w:val="36"/>
        <w:framePr w:wrap="notBeside"/>
      </w:pPr>
      <w:r>
        <w:t>לא,</w:t>
      </w:r>
    </w:p>
    <w:p w14:paraId="10776D78" w14:textId="6E4B2E43" w:rsidR="00B874E6" w:rsidRDefault="00F63065" w:rsidP="00C5567C">
      <w:pPr>
        <w:pStyle w:val="a"/>
        <w:rPr>
          <w:rtl/>
        </w:rPr>
      </w:pPr>
      <w:r>
        <w:rPr>
          <w:rtl/>
        </w:rPr>
        <w:t xml:space="preserve">דלכ"ע אומרים הואיל ואישתני אישתני, הא - </w:t>
      </w:r>
      <w:r>
        <w:rPr>
          <w:rStyle w:val="27"/>
          <w:rtl/>
        </w:rPr>
        <w:t>ר"א</w:t>
      </w:r>
      <w:r>
        <w:rPr>
          <w:rtl/>
        </w:rPr>
        <w:t xml:space="preserve">, והא - </w:t>
      </w:r>
      <w:r>
        <w:rPr>
          <w:rStyle w:val="27"/>
          <w:rtl/>
        </w:rPr>
        <w:t>ר"ע</w:t>
      </w:r>
      <w:r w:rsidR="0057284B">
        <w:rPr>
          <w:rtl/>
        </w:rPr>
        <w:t>.</w:t>
      </w:r>
    </w:p>
    <w:p w14:paraId="50AF5914" w14:textId="77777777" w:rsidR="006542AA" w:rsidRDefault="00000000">
      <w:pPr>
        <w:pStyle w:val="36"/>
        <w:framePr w:wrap="notBeside"/>
      </w:pPr>
      <w:r>
        <w:t>ומאן תנא אליבא דר"ע?</w:t>
      </w:r>
    </w:p>
    <w:p w14:paraId="71F92EDA" w14:textId="458CD932" w:rsidR="00BD6C19" w:rsidRDefault="00F63065" w:rsidP="00F63065">
      <w:pPr>
        <w:rPr>
          <w:rtl/>
        </w:rPr>
      </w:pPr>
      <w:r>
        <w:rPr>
          <w:rtl/>
        </w:rPr>
        <w:t xml:space="preserve">אילימא </w:t>
      </w:r>
      <w:r>
        <w:rPr>
          <w:rStyle w:val="27"/>
          <w:rtl/>
          <w:rPrChange w:id="9303" w:author="עריכה מהאתר" w:date="2026-10-19T06:44:48Z">
            <w:rPr>
              <w:rStyle w:val="27"/>
              <w:rtl/>
            </w:rPr>
          </w:rPrChange>
        </w:rPr>
        <w:t xml:space="preserve">ר' יהודה</w:t>
      </w:r>
      <w:r>
        <w:rPr>
          <w:rtl/>
        </w:rPr>
        <w:t xml:space="preserve"> - הא ודאי סריס משוי לו! </w:t>
      </w:r>
    </w:p>
    <w:p w14:paraId="7F87522F" w14:textId="61B40B9C" w:rsidR="006542AA" w:rsidRDefault="00000000">
      <w:pPr>
        <w:pStyle w:val="36"/>
        <w:framePr w:wrap="notBeside"/>
      </w:pPr>
      <w:r>
        <w:t>דתנן, ר"י:</w:t>
      </w:r>
    </w:p>
    <w:p w14:paraId="0568D1FC" w14:textId="3274C4D4" w:rsidR="00BD6C19" w:rsidRDefault="00F63065" w:rsidP="00F63065">
      <w:pPr>
        <w:rPr>
          <w:rtl/>
        </w:rPr>
      </w:pPr>
      <w:r>
        <w:rPr>
          <w:rtl/>
        </w:rPr>
        <w:t xml:space="preserve">טומטום שנקרע ונמצא זכר - ה"ז לא יחלוץ, מפני שהוא כסריס! אלא </w:t>
      </w:r>
      <w:r>
        <w:rPr>
          <w:rStyle w:val="27"/>
          <w:rtl/>
        </w:rPr>
        <w:t>רבי יוסי</w:t>
      </w:r>
      <w:r>
        <w:rPr>
          <w:rtl/>
        </w:rPr>
        <w:t xml:space="preserve"> ברבי יהודה היא, דתניא, </w:t>
      </w:r>
      <w:r>
        <w:rPr>
          <w:rStyle w:val="27"/>
          <w:rtl/>
        </w:rPr>
        <w:t>ר' יוסי</w:t>
      </w:r>
      <w:r>
        <w:rPr>
          <w:rtl/>
        </w:rPr>
        <w:t xml:space="preserve"> בר' יהודה אומר: טומטום לא חולץ - שמא יקרע וימצא סריס חמה אטו כל דמיקרע זכר משתכח, נקבה לא משתכח? שמא אומר, </w:t>
      </w:r>
    </w:p>
    <w:p w14:paraId="214C5C3B" w14:textId="44AFC1C5" w:rsidR="00B71933" w:rsidRDefault="00F63065" w:rsidP="00F63065">
      <w:pPr>
        <w:rPr>
          <w:rtl/>
        </w:rPr>
      </w:pPr>
      <w:r>
        <w:rPr>
          <w:rtl/>
        </w:rPr>
        <w:t>שמא יקרע וימצא נקבה, א"נ - זכר, גם - שמא ימצא סריס חמה</w:t>
      </w:r>
    </w:p>
    <w:p w14:paraId="097B194E" w14:textId="77777777" w:rsidR="00B874E6" w:rsidRDefault="00B71933" w:rsidP="00B71933">
      <w:pPr>
        <w:pStyle w:val="afff0"/>
        <w:framePr w:wrap="around"/>
        <w:rPr>
          <w:rtl/>
        </w:rPr>
      </w:pPr>
      <w:r>
        <w:rPr>
          <w:rFonts w:hint="cs"/>
          <w:rtl/>
        </w:rPr>
        <w:t>מג</w:t>
      </w:r>
      <w:r w:rsidR="0057284B">
        <w:rPr>
          <w:rtl/>
        </w:rPr>
        <w:t>.</w:t>
      </w:r>
    </w:p>
    <w:p w14:paraId="52867EF4" w14:textId="25A98AB8" w:rsidR="006542AA" w:rsidRDefault="00000000">
      <w:pPr>
        <w:pStyle w:val="36"/>
        <w:framePr w:wrap="notBeside"/>
      </w:pPr>
      <w:r>
        <w:t>מה בינייהו? אמר רבא:</w:t>
      </w:r>
    </w:p>
    <w:p w14:paraId="0CC14AA2" w14:textId="5B55C05C" w:rsidR="00B874E6" w:rsidRDefault="00F63065" w:rsidP="00B71933">
      <w:pPr>
        <w:rPr>
          <w:rtl/>
        </w:rPr>
      </w:pPr>
      <w:r>
        <w:rPr>
          <w:rtl/>
        </w:rPr>
        <w:t>לפסול במקום אחים, ולחלוץ שלא במקום אחים, יש ביניהם</w:t>
      </w:r>
      <w:r w:rsidR="0057284B">
        <w:rPr>
          <w:rtl/>
        </w:rPr>
        <w:t>.</w:t>
      </w:r>
    </w:p>
    <w:p w14:paraId="6E58E338" w14:textId="77777777" w:rsidR="0057284B" w:rsidRDefault="00F63065" w:rsidP="009F73ED">
      <w:pPr>
        <w:pStyle w:val="afffff7"/>
        <w:rPr>
          <w:rtl/>
        </w:rPr>
      </w:pPr>
      <w:r>
        <w:rPr>
          <w:rtl/>
        </w:rPr>
        <w:lastRenderedPageBreak/>
        <w:t>הדרן עלך על אלו מומין</w:t>
      </w:r>
      <w:r w:rsidR="0057284B">
        <w:rPr>
          <w:rtl/>
        </w:rPr>
        <w:t>.</w:t>
      </w:r>
    </w:p>
    <w:p w14:paraId="4A603501" w14:textId="77777777" w:rsidR="002464C5" w:rsidRDefault="002464C5" w:rsidP="00F63065">
      <w:pPr>
        <w:sectPr w:rsidR="002464C5" w:rsidSect="00F63065">
          <w:pgSz w:w="6804" w:h="9072" w:code="8"/>
          <w:pgMar w:top="567" w:right="567" w:bottom="284" w:left="567" w:header="284" w:footer="284" w:gutter="0"/>
          <w:pgNumType w:start="1"/>
          <w:cols w:space="284"/>
          <w:bidi/>
          <w:rtlGutter/>
          <w:docGrid w:linePitch="360"/>
        </w:sectPr>
      </w:pPr>
    </w:p>
    <w:p w14:paraId="7BA6D708" w14:textId="77777777" w:rsidR="006542AA" w:rsidRDefault="00000000">
      <w:pPr>
        <w:pStyle w:val="afffff6"/>
      </w:pPr>
      <w:r>
        <w:rPr>
          <w:rFonts w:hint="cs"/>
          <w:rtl/>
        </w:rPr>
        <w:lastRenderedPageBreak/>
        <w:t>פרק שביעי - מומין אלו</w:t>
      </w:r>
    </w:p>
    <w:p w14:paraId="4A944AF6" w14:textId="77777777" w:rsidR="006542AA" w:rsidRDefault="00000000">
      <w:pPr>
        <w:pStyle w:val="afffff5"/>
        <w:framePr w:wrap="around"/>
      </w:pPr>
      <w:r>
        <w:t>משנה א</w:t>
      </w:r>
    </w:p>
    <w:p w14:paraId="360C9F5A" w14:textId="77777777" w:rsidR="00B874E6" w:rsidRDefault="00F40753" w:rsidP="009F73ED">
      <w:pPr>
        <w:pStyle w:val="afff5"/>
        <w:spacing w:before="120"/>
        <w:rPr>
          <w:rtl/>
        </w:rPr>
      </w:pPr>
      <w:r>
        <w:rPr>
          <w:rtl/>
        </w:rPr>
        <w:t>/מתני'/</w:t>
      </w:r>
      <w:r w:rsidR="0057284B">
        <w:rPr>
          <w:rtl/>
        </w:rPr>
        <w:t>.</w:t>
      </w:r>
    </w:p>
    <w:p w14:paraId="1D4A0D53" w14:textId="77777777" w:rsidR="00B874E6" w:rsidRDefault="00F40753" w:rsidP="00B35F2C">
      <w:pPr>
        <w:pStyle w:val="afff5"/>
        <w:rPr>
          <w:rtl/>
        </w:rPr>
      </w:pPr>
      <w:r>
        <w:rPr>
          <w:rtl/>
        </w:rPr>
        <w:t>מומין אלו, בין קבועין בין עוברים - פוסלין באדם</w:t>
      </w:r>
      <w:r w:rsidR="0057284B">
        <w:rPr>
          <w:rtl/>
        </w:rPr>
        <w:t>.</w:t>
      </w:r>
    </w:p>
    <w:p w14:paraId="3CEDE386" w14:textId="77777777" w:rsidR="00B874E6" w:rsidRDefault="00F40753" w:rsidP="00B35F2C">
      <w:pPr>
        <w:pStyle w:val="afff5"/>
        <w:rPr>
          <w:rtl/>
        </w:rPr>
      </w:pPr>
      <w:r>
        <w:rPr>
          <w:rtl/>
        </w:rPr>
        <w:t xml:space="preserve">ויתר עליהן: הכילון והלפתן והמקבן, ושראשו שקוט, וסקיפת, ובעלי חטרות - </w:t>
      </w:r>
      <w:r w:rsidRPr="009F73ED">
        <w:rPr>
          <w:rStyle w:val="afffff3"/>
          <w:rtl/>
        </w:rPr>
        <w:t>רבי יהודה</w:t>
      </w:r>
      <w:r>
        <w:rPr>
          <w:rtl/>
        </w:rPr>
        <w:t xml:space="preserve"> מכשיר, ו</w:t>
      </w:r>
      <w:r w:rsidRPr="009F73ED">
        <w:rPr>
          <w:rStyle w:val="afffff3"/>
          <w:rtl/>
        </w:rPr>
        <w:t>חכמים</w:t>
      </w:r>
      <w:r>
        <w:rPr>
          <w:rtl/>
        </w:rPr>
        <w:t xml:space="preserve"> פוסלין</w:t>
      </w:r>
      <w:r w:rsidR="0057284B">
        <w:rPr>
          <w:rtl/>
        </w:rPr>
        <w:t>.</w:t>
      </w:r>
    </w:p>
    <w:p w14:paraId="0D3E5244" w14:textId="77777777" w:rsidR="008D192A" w:rsidRDefault="00F40753" w:rsidP="00B35F2C">
      <w:pPr>
        <w:pStyle w:val="afff5"/>
        <w:rPr>
          <w:rtl/>
        </w:rPr>
      </w:pPr>
      <w:r>
        <w:rPr>
          <w:rtl/>
        </w:rPr>
        <w:t xml:space="preserve">הקרח - פסול, </w:t>
      </w:r>
    </w:p>
    <w:p w14:paraId="2AE6B23A" w14:textId="77777777" w:rsidR="00B874E6" w:rsidRDefault="00F40753" w:rsidP="00B35F2C">
      <w:pPr>
        <w:pStyle w:val="afff5"/>
        <w:rPr>
          <w:rtl/>
        </w:rPr>
      </w:pPr>
      <w:r>
        <w:rPr>
          <w:rtl/>
        </w:rPr>
        <w:t>איזהו קרח - כל שאין לו שיטה של שע</w:t>
      </w:r>
      <w:r w:rsidR="008D192A">
        <w:rPr>
          <w:rtl/>
        </w:rPr>
        <w:t xml:space="preserve">ר מוקפת מאוזן לאוזן, אם יש לו </w:t>
      </w:r>
      <w:r>
        <w:rPr>
          <w:rtl/>
        </w:rPr>
        <w:t>ה"ז כשר</w:t>
      </w:r>
      <w:r w:rsidR="0057284B">
        <w:rPr>
          <w:rtl/>
        </w:rPr>
        <w:t>.</w:t>
      </w:r>
    </w:p>
    <w:p w14:paraId="6F502566" w14:textId="1AED7E41" w:rsidR="00B874E6" w:rsidRDefault="0057284B" w:rsidP="009F73ED">
      <w:pPr>
        <w:pStyle w:val="affff9"/>
        <w:rPr>
          <w:rtl/>
        </w:rPr>
      </w:pPr>
      <w:r>
        <w:rPr>
          <w:rtl/>
        </w:rPr>
        <w:t>• • •</w:t>
      </w:r>
    </w:p>
    <w:p w14:paraId="70B79B16" w14:textId="24113538" w:rsidR="005E0764" w:rsidRDefault="005E0764" w:rsidP="005E0764">
      <w:pPr>
        <w:rPr>
          <w:rtl/>
        </w:rPr>
      </w:pPr>
      <w:r>
        <w:rPr>
          <w:rFonts w:hint="cs"/>
          <w:rtl/>
        </w:rPr>
        <w:t xml:space="preserve">ואפי' דיש יבלת דלא כתיב באדם ודק תבלולל דלא כתיב בבהמה </w:t>
      </w:r>
    </w:p>
    <w:p w14:paraId="4EC57D86" w14:textId="77777777" w:rsidR="00D0302C" w:rsidRDefault="00F40753" w:rsidP="00C5567C">
      <w:pPr>
        <w:pStyle w:val="a"/>
      </w:pPr>
      <w:r>
        <w:rPr>
          <w:rtl/>
        </w:rPr>
        <w:t xml:space="preserve">מילף ילפי מהדדי, דתניא: באדם לא נאמר בו יבלת, בבהמה לא נאמר דק תבלול, </w:t>
      </w:r>
    </w:p>
    <w:p w14:paraId="096D5221" w14:textId="77777777" w:rsidR="00B874E6" w:rsidRDefault="00F40753" w:rsidP="00C5567C">
      <w:pPr>
        <w:pStyle w:val="a"/>
        <w:rPr>
          <w:rtl/>
        </w:rPr>
      </w:pPr>
      <w:r>
        <w:rPr>
          <w:rtl/>
        </w:rPr>
        <w:t>ת"ל גרב גרב ילפת ילפת לגזירה שוה</w:t>
      </w:r>
      <w:r w:rsidR="00D0302C">
        <w:rPr>
          <w:rFonts w:hint="cs"/>
          <w:rtl/>
        </w:rPr>
        <w:t xml:space="preserve"> ליתן של זה בזה</w:t>
      </w:r>
      <w:r w:rsidR="0057284B">
        <w:rPr>
          <w:rtl/>
        </w:rPr>
        <w:t>.</w:t>
      </w:r>
    </w:p>
    <w:p w14:paraId="41F4644D" w14:textId="270E71FB" w:rsidR="00D0302C" w:rsidRDefault="00D0302C" w:rsidP="00D0302C">
      <w:pPr>
        <w:rPr>
          <w:rtl/>
        </w:rPr>
      </w:pPr>
      <w:r>
        <w:rPr>
          <w:rtl/>
        </w:rPr>
        <w:tab/>
      </w:r>
      <w:r w:rsidR="005E0764">
        <w:rPr>
          <w:rFonts w:hint="cs"/>
          <w:rtl/>
        </w:rPr>
        <w:t>ו</w:t>
      </w:r>
      <w:r w:rsidR="00F40753" w:rsidRPr="00D0302C">
        <w:rPr>
          <w:b/>
          <w:bCs/>
          <w:rtl/>
        </w:rPr>
        <w:t>מפני</w:t>
      </w:r>
      <w:r w:rsidR="00F40753">
        <w:rPr>
          <w:rtl/>
        </w:rPr>
        <w:t xml:space="preserve">, </w:t>
      </w:r>
      <w:r>
        <w:rPr>
          <w:rtl/>
        </w:rPr>
        <w:t xml:space="preserve">דאם </w:t>
      </w:r>
      <w:r w:rsidR="00F40753">
        <w:rPr>
          <w:rtl/>
        </w:rPr>
        <w:t xml:space="preserve">לא מפני </w:t>
      </w:r>
      <w:r>
        <w:rPr>
          <w:rtl/>
        </w:rPr>
        <w:t>יש</w:t>
      </w:r>
      <w:r w:rsidR="00F40753">
        <w:rPr>
          <w:rtl/>
        </w:rPr>
        <w:t xml:space="preserve"> </w:t>
      </w:r>
      <w:r>
        <w:rPr>
          <w:rtl/>
        </w:rPr>
        <w:t>להקשות</w:t>
      </w:r>
      <w:r w:rsidR="00F40753">
        <w:rPr>
          <w:rtl/>
        </w:rPr>
        <w:t xml:space="preserve">: אדם מבהמה </w:t>
      </w:r>
      <w:r>
        <w:rPr>
          <w:rFonts w:hint="cs"/>
          <w:rtl/>
        </w:rPr>
        <w:t>ש</w:t>
      </w:r>
      <w:r w:rsidR="00F40753">
        <w:rPr>
          <w:rtl/>
        </w:rPr>
        <w:t xml:space="preserve">קריבה לגבי מזבח, </w:t>
      </w:r>
    </w:p>
    <w:p w14:paraId="57B8AD2C" w14:textId="77777777" w:rsidR="00D0302C" w:rsidRDefault="00D0302C" w:rsidP="00D0302C">
      <w:pPr>
        <w:rPr>
          <w:rtl/>
        </w:rPr>
      </w:pPr>
      <w:r>
        <w:rPr>
          <w:rtl/>
        </w:rPr>
        <w:tab/>
      </w:r>
      <w:r>
        <w:rPr>
          <w:rtl/>
        </w:rPr>
        <w:tab/>
      </w:r>
      <w:r>
        <w:rPr>
          <w:rtl/>
        </w:rPr>
        <w:tab/>
      </w:r>
      <w:r>
        <w:rPr>
          <w:rtl/>
        </w:rPr>
        <w:tab/>
      </w:r>
      <w:r>
        <w:rPr>
          <w:rtl/>
        </w:rPr>
        <w:tab/>
      </w:r>
      <w:r>
        <w:rPr>
          <w:rtl/>
        </w:rPr>
        <w:tab/>
      </w:r>
      <w:r w:rsidR="00F40753">
        <w:rPr>
          <w:rtl/>
        </w:rPr>
        <w:t xml:space="preserve">בהמה מאדם שכן נתרבה במצות, </w:t>
      </w:r>
    </w:p>
    <w:p w14:paraId="62D84A99" w14:textId="7037813F" w:rsidR="00D0302C" w:rsidRDefault="00D0302C" w:rsidP="00D0302C">
      <w:pPr>
        <w:rPr>
          <w:rtl/>
        </w:rPr>
      </w:pPr>
      <w:r>
        <w:rPr>
          <w:rtl/>
        </w:rPr>
        <w:tab/>
      </w:r>
      <w:r>
        <w:rPr>
          <w:rFonts w:hint="cs"/>
          <w:rtl/>
        </w:rPr>
        <w:t>וגרב מופני דיכלנו ללמוד מילפת דלא מאיסה הוי מום כ"ש גרב</w:t>
      </w:r>
    </w:p>
    <w:p w14:paraId="487ED5DF" w14:textId="544E3B39" w:rsidR="00D0302C" w:rsidRDefault="005E0764" w:rsidP="00D0302C">
      <w:pPr>
        <w:rPr>
          <w:rtl/>
        </w:rPr>
      </w:pPr>
      <w:r>
        <w:rPr>
          <w:rFonts w:hint="cs"/>
          <w:rtl/>
        </w:rPr>
        <w:t xml:space="preserve">ואם </w:t>
      </w:r>
      <w:r w:rsidR="00F40753">
        <w:rPr>
          <w:rtl/>
        </w:rPr>
        <w:t xml:space="preserve">כתב באדם </w:t>
      </w:r>
      <w:r>
        <w:rPr>
          <w:rtl/>
        </w:rPr>
        <w:t>-</w:t>
      </w:r>
      <w:r w:rsidR="00F40753">
        <w:rPr>
          <w:rtl/>
        </w:rPr>
        <w:t xml:space="preserve"> ה</w:t>
      </w:r>
      <w:r>
        <w:rPr>
          <w:rtl/>
        </w:rPr>
        <w:t>ו"א</w:t>
      </w:r>
      <w:r w:rsidR="00F40753">
        <w:rPr>
          <w:rtl/>
        </w:rPr>
        <w:t xml:space="preserve">, כל דפסול באדם - פסול בבהמה, </w:t>
      </w:r>
    </w:p>
    <w:p w14:paraId="44DF991D" w14:textId="185E20A7" w:rsidR="00D0302C" w:rsidRDefault="00F40753" w:rsidP="00D0302C">
      <w:pPr>
        <w:rPr>
          <w:rtl/>
        </w:rPr>
      </w:pPr>
      <w:r>
        <w:rPr>
          <w:rtl/>
        </w:rPr>
        <w:t xml:space="preserve">קלוט וחוטין דאינם באדם - בבהמה גם לא ליפסלו! </w:t>
      </w:r>
    </w:p>
    <w:p w14:paraId="5101C3DA" w14:textId="3E3CFB12" w:rsidR="00D0302C" w:rsidRDefault="005E0764" w:rsidP="005E0764">
      <w:pPr>
        <w:rPr>
          <w:rtl/>
        </w:rPr>
      </w:pPr>
      <w:r>
        <w:rPr>
          <w:rFonts w:hint="cs"/>
          <w:rtl/>
        </w:rPr>
        <w:t xml:space="preserve">ואם כתב </w:t>
      </w:r>
      <w:r>
        <w:rPr>
          <w:rtl/>
        </w:rPr>
        <w:t>התורה</w:t>
      </w:r>
      <w:r w:rsidR="00F40753">
        <w:rPr>
          <w:rtl/>
        </w:rPr>
        <w:t xml:space="preserve"> </w:t>
      </w:r>
      <w:r>
        <w:rPr>
          <w:rtl/>
        </w:rPr>
        <w:t>כולם</w:t>
      </w:r>
      <w:r w:rsidR="00F40753">
        <w:rPr>
          <w:rtl/>
        </w:rPr>
        <w:t xml:space="preserve"> בבהמה </w:t>
      </w:r>
      <w:r>
        <w:rPr>
          <w:rtl/>
        </w:rPr>
        <w:t>-</w:t>
      </w:r>
      <w:r w:rsidR="00F40753">
        <w:rPr>
          <w:rtl/>
        </w:rPr>
        <w:t xml:space="preserve"> ה</w:t>
      </w:r>
      <w:r>
        <w:rPr>
          <w:rtl/>
        </w:rPr>
        <w:t>ו"א</w:t>
      </w:r>
      <w:r w:rsidR="00D0302C">
        <w:rPr>
          <w:rtl/>
        </w:rPr>
        <w:t xml:space="preserve">, </w:t>
      </w:r>
      <w:r w:rsidR="00D0302C">
        <w:rPr>
          <w:rtl/>
        </w:rPr>
        <w:tab/>
        <w:t xml:space="preserve">כל דפסול בבהמה </w:t>
      </w:r>
      <w:r w:rsidR="00F40753">
        <w:rPr>
          <w:rtl/>
        </w:rPr>
        <w:t xml:space="preserve">פסול באדם, </w:t>
      </w:r>
    </w:p>
    <w:p w14:paraId="4BC365A0" w14:textId="6485E342" w:rsidR="00D0302C" w:rsidRDefault="00D0302C" w:rsidP="00D0302C">
      <w:pPr>
        <w:rPr>
          <w:rtl/>
        </w:rPr>
      </w:pPr>
      <w:r>
        <w:rPr>
          <w:rtl/>
        </w:rPr>
        <w:tab/>
      </w:r>
      <w:r>
        <w:rPr>
          <w:rtl/>
        </w:rPr>
        <w:tab/>
      </w:r>
      <w:r>
        <w:rPr>
          <w:rtl/>
        </w:rPr>
        <w:tab/>
      </w:r>
      <w:r>
        <w:rPr>
          <w:rtl/>
        </w:rPr>
        <w:tab/>
      </w:r>
      <w:r>
        <w:rPr>
          <w:rtl/>
        </w:rPr>
        <w:tab/>
      </w:r>
      <w:r>
        <w:rPr>
          <w:rtl/>
        </w:rPr>
        <w:tab/>
      </w:r>
      <w:r>
        <w:rPr>
          <w:rtl/>
        </w:rPr>
        <w:tab/>
      </w:r>
      <w:r w:rsidR="00F40753">
        <w:rPr>
          <w:rtl/>
        </w:rPr>
        <w:t xml:space="preserve">גבן וחרום </w:t>
      </w:r>
      <w:r>
        <w:rPr>
          <w:rtl/>
        </w:rPr>
        <w:t>דאינם</w:t>
      </w:r>
      <w:r w:rsidR="00F40753">
        <w:rPr>
          <w:rtl/>
        </w:rPr>
        <w:t xml:space="preserve"> בבהמה - באדם </w:t>
      </w:r>
      <w:r>
        <w:rPr>
          <w:rtl/>
        </w:rPr>
        <w:t>גם</w:t>
      </w:r>
      <w:r w:rsidR="00F40753">
        <w:rPr>
          <w:rtl/>
        </w:rPr>
        <w:t xml:space="preserve"> לא לפסלו! </w:t>
      </w:r>
    </w:p>
    <w:p w14:paraId="221E8664" w14:textId="77777777" w:rsidR="006542AA" w:rsidRDefault="00000000">
      <w:pPr>
        <w:pStyle w:val="36"/>
        <w:framePr w:wrap="notBeside"/>
      </w:pPr>
      <w:r>
        <w:t>וא"א</w:t>
      </w:r>
    </w:p>
    <w:p w14:paraId="081666F3" w14:textId="5D60E650" w:rsidR="00D0302C" w:rsidRDefault="005E0764" w:rsidP="005E0764">
      <w:pPr>
        <w:rPr>
          <w:rtl/>
        </w:rPr>
      </w:pPr>
      <w:r>
        <w:rPr>
          <w:rFonts w:hint="cs"/>
          <w:rtl/>
        </w:rPr>
        <w:t xml:space="preserve">דלכתוב </w:t>
      </w:r>
      <w:r>
        <w:rPr>
          <w:rtl/>
        </w:rPr>
        <w:t>התורה</w:t>
      </w:r>
      <w:r w:rsidR="00F40753">
        <w:rPr>
          <w:rtl/>
        </w:rPr>
        <w:t xml:space="preserve"> </w:t>
      </w:r>
      <w:r>
        <w:rPr>
          <w:rtl/>
        </w:rPr>
        <w:t>כולם</w:t>
      </w:r>
      <w:r w:rsidR="00F40753">
        <w:rPr>
          <w:rtl/>
        </w:rPr>
        <w:t xml:space="preserve"> בחד, והנך </w:t>
      </w:r>
      <w:r>
        <w:rPr>
          <w:rtl/>
        </w:rPr>
        <w:t>דאינם</w:t>
      </w:r>
      <w:r w:rsidR="00F40753">
        <w:rPr>
          <w:rtl/>
        </w:rPr>
        <w:t xml:space="preserve"> באידך - לכתוב </w:t>
      </w:r>
      <w:r>
        <w:rPr>
          <w:rtl/>
        </w:rPr>
        <w:t>התורה</w:t>
      </w:r>
      <w:r w:rsidR="00F40753">
        <w:rPr>
          <w:rtl/>
        </w:rPr>
        <w:t xml:space="preserve"> בבהמה, </w:t>
      </w:r>
    </w:p>
    <w:p w14:paraId="5E7829BA" w14:textId="6A238902" w:rsidR="00D0302C" w:rsidRDefault="00F40753" w:rsidP="00D0302C">
      <w:pPr>
        <w:rPr>
          <w:rtl/>
        </w:rPr>
      </w:pPr>
      <w:r>
        <w:rPr>
          <w:rtl/>
        </w:rPr>
        <w:t xml:space="preserve">והנך דאינם באידך - לכתוב באדם וגרב וילפת כאן וכאן, ולילפי מהדדי! </w:t>
      </w:r>
    </w:p>
    <w:p w14:paraId="42E5C047" w14:textId="53853081" w:rsidR="006542AA" w:rsidRDefault="00000000">
      <w:pPr>
        <w:pStyle w:val="36"/>
        <w:framePr w:wrap="notBeside"/>
      </w:pPr>
      <w:r>
        <w:t>אלא כתנא ד</w:t>
      </w:r>
      <w:r w:rsidR="00D0302C">
        <w:t>ר</w:t>
      </w:r>
      <w:r>
        <w:t>י"ש:</w:t>
      </w:r>
    </w:p>
    <w:p w14:paraId="030E395D" w14:textId="37A2AB84" w:rsidR="00B874E6" w:rsidRDefault="00F40753" w:rsidP="00D0302C">
      <w:pPr>
        <w:rPr>
          <w:rtl/>
        </w:rPr>
      </w:pPr>
      <w:r>
        <w:rPr>
          <w:rtl/>
        </w:rPr>
        <w:t>כל פרשה שנאמרה ונשנית, לא נשנית אלא בשביל דבר שנתחדש בה</w:t>
      </w:r>
      <w:r w:rsidR="0057284B">
        <w:rPr>
          <w:rtl/>
        </w:rPr>
        <w:t>.</w:t>
      </w:r>
    </w:p>
    <w:p w14:paraId="57B3F74D" w14:textId="77777777" w:rsidR="006542AA" w:rsidRDefault="00000000">
      <w:pPr>
        <w:pStyle w:val="36"/>
        <w:framePr w:wrap="notBeside"/>
      </w:pPr>
      <w:r w:rsidRPr="00D0302C">
        <w:t>רבא</w:t>
      </w:r>
      <w:r>
        <w:t>:</w:t>
      </w:r>
    </w:p>
    <w:p w14:paraId="2E233B36" w14:textId="2902C782" w:rsidR="00D0302C" w:rsidRDefault="00D0302C" w:rsidP="00D0302C">
      <w:pPr>
        <w:rPr>
          <w:rtl/>
        </w:rPr>
      </w:pPr>
      <w:r>
        <w:rPr>
          <w:rFonts w:hint="cs"/>
          <w:rtl/>
        </w:rPr>
        <w:t xml:space="preserve">צריכי כל </w:t>
      </w:r>
      <w:r w:rsidR="00F40753">
        <w:rPr>
          <w:rFonts w:hint="cs"/>
          <w:rtl/>
        </w:rPr>
        <w:t>אלו</w:t>
      </w:r>
      <w:r>
        <w:rPr>
          <w:rFonts w:hint="cs"/>
          <w:rtl/>
        </w:rPr>
        <w:t xml:space="preserve"> </w:t>
      </w:r>
      <w:r w:rsidRPr="00D0302C">
        <w:rPr>
          <w:rFonts w:hint="cs"/>
          <w:b/>
          <w:bCs/>
          <w:rtl/>
        </w:rPr>
        <w:t>מום באדם</w:t>
      </w:r>
      <w:r>
        <w:rPr>
          <w:rFonts w:hint="cs"/>
          <w:rtl/>
        </w:rPr>
        <w:t xml:space="preserve"> שנתרבה במצוות </w:t>
      </w:r>
    </w:p>
    <w:p w14:paraId="18A35239" w14:textId="77777777" w:rsidR="00D0302C" w:rsidRDefault="00D0302C" w:rsidP="00D0302C">
      <w:pPr>
        <w:rPr>
          <w:rtl/>
        </w:rPr>
      </w:pPr>
      <w:r>
        <w:rPr>
          <w:rtl/>
        </w:rPr>
        <w:tab/>
      </w:r>
      <w:r>
        <w:rPr>
          <w:rtl/>
        </w:rPr>
        <w:tab/>
      </w:r>
      <w:r>
        <w:rPr>
          <w:rtl/>
        </w:rPr>
        <w:tab/>
      </w:r>
      <w:r>
        <w:rPr>
          <w:rFonts w:hint="cs"/>
          <w:rtl/>
        </w:rPr>
        <w:t>בכור בהמה שקרב לגבי מזבח, וקדושתו מרחם</w:t>
      </w:r>
    </w:p>
    <w:p w14:paraId="4C9612BF" w14:textId="77777777" w:rsidR="00D0302C" w:rsidRDefault="00D0302C" w:rsidP="00D0302C">
      <w:pPr>
        <w:rPr>
          <w:rtl/>
        </w:rPr>
      </w:pPr>
      <w:r>
        <w:rPr>
          <w:rtl/>
        </w:rPr>
        <w:lastRenderedPageBreak/>
        <w:tab/>
      </w:r>
      <w:r>
        <w:rPr>
          <w:rtl/>
        </w:rPr>
        <w:tab/>
      </w:r>
      <w:r>
        <w:rPr>
          <w:rtl/>
        </w:rPr>
        <w:tab/>
      </w:r>
      <w:r>
        <w:rPr>
          <w:rFonts w:hint="cs"/>
          <w:rtl/>
        </w:rPr>
        <w:t xml:space="preserve">קדשים הן עצמן קריבין, וקדושתן מרובה </w:t>
      </w:r>
    </w:p>
    <w:p w14:paraId="345A1283" w14:textId="3A1BC2A6" w:rsidR="00B874E6" w:rsidRDefault="00DB6059" w:rsidP="00DB6059">
      <w:pPr>
        <w:rPr>
          <w:rtl/>
        </w:rPr>
      </w:pPr>
      <w:r>
        <w:rPr>
          <w:rFonts w:hint="cs"/>
          <w:rtl/>
        </w:rPr>
        <w:t xml:space="preserve">ולפ"ז גם א"א ללמוד אחת מתרתי </w:t>
      </w:r>
    </w:p>
    <w:p w14:paraId="4F45491C" w14:textId="53663386" w:rsidR="00B874E6" w:rsidRDefault="0057284B" w:rsidP="00DB6059">
      <w:pPr>
        <w:pStyle w:val="afffd"/>
        <w:rPr>
          <w:rtl/>
        </w:rPr>
      </w:pPr>
      <w:r>
        <w:rPr>
          <w:rtl/>
        </w:rPr>
        <w:t xml:space="preserve">  </w:t>
      </w:r>
      <w:r w:rsidR="00F40753">
        <w:rPr>
          <w:rStyle w:val="afffff0"/>
        </w:rPr>
        <w:t xml:space="preserve">ד. </w:t>
      </w:r>
      <w:r w:rsidR="00F40753">
        <w:rPr>
          <w:rtl/>
        </w:rPr>
        <w:t>יתר עליהן באדם</w:t>
      </w:r>
      <w:r>
        <w:rPr>
          <w:rtl/>
        </w:rPr>
        <w:t>.</w:t>
      </w:r>
    </w:p>
    <w:p w14:paraId="3012852C" w14:textId="77777777" w:rsidR="006542AA" w:rsidRDefault="00000000">
      <w:pPr>
        <w:pStyle w:val="36"/>
        <w:framePr w:wrap="notBeside"/>
      </w:pPr>
      <w:r>
        <w:t>מה"מ?</w:t>
      </w:r>
    </w:p>
    <w:p w14:paraId="518BC632" w14:textId="121123D0" w:rsidR="00B874E6" w:rsidRDefault="00DB6059" w:rsidP="00DB6059">
      <w:pPr>
        <w:rPr>
          <w:rtl/>
        </w:rPr>
      </w:pPr>
      <w:r>
        <w:rPr>
          <w:rStyle w:val="27"/>
          <w:rFonts w:hint="cs"/>
          <w:rtl/>
        </w:rPr>
        <w:t>אר</w:t>
      </w:r>
      <w:r w:rsidR="00F40753">
        <w:rPr>
          <w:rStyle w:val="27"/>
          <w:rFonts w:hint="cs"/>
          <w:rtl/>
        </w:rPr>
        <w:t>י"ו</w:t>
      </w:r>
      <w:r w:rsidR="00F40753">
        <w:rPr>
          <w:rtl/>
        </w:rPr>
        <w:t xml:space="preserve"> </w:t>
      </w:r>
      <w:r>
        <w:rPr>
          <w:rFonts w:hint="cs"/>
          <w:rtl/>
        </w:rPr>
        <w:t>'</w:t>
      </w:r>
      <w:r w:rsidR="00F40753">
        <w:rPr>
          <w:rStyle w:val="affffe"/>
          <w:rtl/>
        </w:rPr>
        <w:t>כָּל אִישׁ אֲשֶׁר בּוֹ מוּם מִזֶּרַע אַהֲרֹן</w:t>
      </w:r>
      <w:r>
        <w:rPr>
          <w:rFonts w:hint="cs"/>
          <w:rtl/>
        </w:rPr>
        <w:t>'</w:t>
      </w:r>
      <w:r w:rsidR="00F40753">
        <w:rPr>
          <w:rtl/>
        </w:rPr>
        <w:t xml:space="preserve"> - איש ששוה בזרעו של אהרן</w:t>
      </w:r>
      <w:r w:rsidR="0057284B">
        <w:rPr>
          <w:rtl/>
        </w:rPr>
        <w:t>.</w:t>
      </w:r>
    </w:p>
    <w:p w14:paraId="7A3F4480" w14:textId="77777777" w:rsidR="00DB6059" w:rsidRDefault="00DB6059" w:rsidP="00DB6059">
      <w:pPr>
        <w:pStyle w:val="afff0"/>
        <w:framePr w:wrap="around"/>
        <w:rPr>
          <w:rtl/>
        </w:rPr>
      </w:pPr>
      <w:r>
        <w:rPr>
          <w:rFonts w:hint="cs"/>
          <w:rtl/>
        </w:rPr>
        <w:t>מג:</w:t>
      </w:r>
    </w:p>
    <w:p w14:paraId="6833E89F" w14:textId="2DDEB231" w:rsidR="00B874E6" w:rsidRDefault="005E0764" w:rsidP="005576F9">
      <w:pPr>
        <w:rPr>
          <w:rtl/>
        </w:rPr>
      </w:pPr>
      <w:r>
        <w:rPr>
          <w:rFonts w:hint="cs"/>
          <w:rtl/>
        </w:rPr>
        <w:t>ויש</w:t>
      </w:r>
      <w:r>
        <w:rPr>
          <w:rtl/>
        </w:rPr>
        <w:t xml:space="preserve"> משום אחולי עבודה, מו</w:t>
      </w:r>
      <w:r>
        <w:rPr>
          <w:rFonts w:hint="cs"/>
          <w:rtl/>
        </w:rPr>
        <w:t>ם</w:t>
      </w:r>
      <w:r w:rsidR="005576F9">
        <w:rPr>
          <w:rtl/>
        </w:rPr>
        <w:t xml:space="preserve"> </w:t>
      </w:r>
      <w:r>
        <w:rPr>
          <w:rtl/>
        </w:rPr>
        <w:t>מחיל עבודה</w:t>
      </w:r>
      <w:r w:rsidR="00F40753">
        <w:rPr>
          <w:rtl/>
        </w:rPr>
        <w:t xml:space="preserve"> ד</w:t>
      </w:r>
      <w:r w:rsidR="00DB6059">
        <w:rPr>
          <w:rFonts w:hint="cs"/>
          <w:rtl/>
        </w:rPr>
        <w:t>'</w:t>
      </w:r>
      <w:r>
        <w:rPr>
          <w:rStyle w:val="affffe"/>
          <w:rtl/>
        </w:rPr>
        <w:t>מוּם בּוֹ וְלֹא יְחַלֵּל</w:t>
      </w:r>
      <w:r w:rsidR="00DB6059">
        <w:rPr>
          <w:rFonts w:hint="cs"/>
          <w:rtl/>
        </w:rPr>
        <w:t>'</w:t>
      </w:r>
      <w:r w:rsidR="005576F9">
        <w:rPr>
          <w:rtl/>
        </w:rPr>
        <w:t>, שאינו שוה בזרעו של אהרן</w:t>
      </w:r>
      <w:r w:rsidR="00F40753">
        <w:rPr>
          <w:rtl/>
        </w:rPr>
        <w:t xml:space="preserve"> לא מחיל עבודה</w:t>
      </w:r>
      <w:r w:rsidR="0057284B">
        <w:rPr>
          <w:rtl/>
        </w:rPr>
        <w:t>.</w:t>
      </w:r>
      <w:r w:rsidR="005576F9">
        <w:rPr>
          <w:rFonts w:hint="cs"/>
          <w:rtl/>
        </w:rPr>
        <w:t xml:space="preserve"> </w:t>
      </w:r>
    </w:p>
    <w:p w14:paraId="2A6FFAFF" w14:textId="27B525EA" w:rsidR="00B874E6" w:rsidRDefault="005E0764" w:rsidP="005E0764">
      <w:pPr>
        <w:rPr>
          <w:rtl/>
        </w:rPr>
      </w:pPr>
      <w:r>
        <w:rPr>
          <w:rFonts w:hint="cs"/>
          <w:rtl/>
        </w:rPr>
        <w:t xml:space="preserve">ויש ביניהם עשה </w:t>
      </w:r>
    </w:p>
    <w:p w14:paraId="24FCDD4F" w14:textId="10677FF4" w:rsidR="0057284B" w:rsidRDefault="0057284B" w:rsidP="009F73ED">
      <w:pPr>
        <w:pStyle w:val="affff7"/>
        <w:rPr>
          <w:rtl/>
        </w:rPr>
      </w:pPr>
      <w:r>
        <w:rPr>
          <w:rtl/>
        </w:rPr>
        <w:t xml:space="preserve">  </w:t>
      </w:r>
      <w:r>
        <w:rPr>
          <w:color w:val="7B3F00"/>
        </w:rPr>
        <w:t>סימני ראש בעל מום - כילון, לפת ומקבן</w:t>
      </w:r>
    </w:p>
    <w:p w14:paraId="13C2DCEB" w14:textId="6DA46B76" w:rsidR="00B874E6" w:rsidRDefault="00F40753" w:rsidP="00F40753">
      <w:pPr>
        <w:rPr>
          <w:rtl/>
        </w:rPr>
      </w:pPr>
      <w:r w:rsidRPr="00DB6059">
        <w:rPr>
          <w:rStyle w:val="afffe"/>
          <w:rtl/>
        </w:rPr>
        <w:t>כילון</w:t>
      </w:r>
      <w:r>
        <w:rPr>
          <w:rtl/>
        </w:rPr>
        <w:t xml:space="preserve"> - דדמי ראשו לאכלא</w:t>
      </w:r>
      <w:r w:rsidR="0057284B">
        <w:rPr>
          <w:rtl/>
        </w:rPr>
        <w:t>.</w:t>
      </w:r>
    </w:p>
    <w:p w14:paraId="35A1E635" w14:textId="0C3A5B98" w:rsidR="00B874E6" w:rsidRDefault="005576F9" w:rsidP="005576F9">
      <w:pPr>
        <w:rPr>
          <w:rtl/>
        </w:rPr>
      </w:pPr>
      <w:r>
        <w:rPr>
          <w:rStyle w:val="afffe"/>
          <w:rFonts w:hint="cs"/>
          <w:rtl/>
        </w:rPr>
        <w:t>לפת</w:t>
      </w:r>
      <w:r w:rsidR="00F40753">
        <w:rPr>
          <w:rtl/>
        </w:rPr>
        <w:t xml:space="preserve"> - דדמי </w:t>
      </w:r>
      <w:r>
        <w:rPr>
          <w:rtl/>
        </w:rPr>
        <w:t>ראשו</w:t>
      </w:r>
      <w:r w:rsidR="00F40753">
        <w:rPr>
          <w:rtl/>
        </w:rPr>
        <w:t xml:space="preserve"> לגדגלידא </w:t>
      </w:r>
      <w:r>
        <w:rPr>
          <w:rtl/>
        </w:rPr>
        <w:t>של לפת</w:t>
      </w:r>
      <w:r w:rsidR="0057284B">
        <w:rPr>
          <w:rtl/>
        </w:rPr>
        <w:t>.</w:t>
      </w:r>
      <w:r>
        <w:rPr>
          <w:rFonts w:hint="cs"/>
          <w:rtl/>
        </w:rPr>
        <w:t xml:space="preserve"> </w:t>
      </w:r>
      <w:r w:rsidR="00F40753">
        <w:rPr>
          <w:rtl/>
        </w:rPr>
        <w:t>תנא: וצוארו עומד באמצע ראשו</w:t>
      </w:r>
      <w:r w:rsidR="0057284B">
        <w:rPr>
          <w:rtl/>
        </w:rPr>
        <w:t>.</w:t>
      </w:r>
    </w:p>
    <w:p w14:paraId="1F0959FF" w14:textId="35D89C5A" w:rsidR="00B874E6" w:rsidRDefault="00F40753" w:rsidP="00F40753">
      <w:pPr>
        <w:rPr>
          <w:rtl/>
        </w:rPr>
      </w:pPr>
      <w:r w:rsidRPr="00DB6059">
        <w:rPr>
          <w:rStyle w:val="afffe"/>
          <w:rtl/>
        </w:rPr>
        <w:t xml:space="preserve">מקבן </w:t>
      </w:r>
      <w:r>
        <w:rPr>
          <w:rtl/>
        </w:rPr>
        <w:t>- דדמי ראשו למקבן</w:t>
      </w:r>
      <w:r w:rsidR="00DB6059">
        <w:rPr>
          <w:rFonts w:hint="cs"/>
          <w:rtl/>
        </w:rPr>
        <w:t>[כפטיש מצחו בולט לפניו וערפו לאחוריו]</w:t>
      </w:r>
      <w:r w:rsidR="0057284B">
        <w:rPr>
          <w:rtl/>
        </w:rPr>
        <w:t>.</w:t>
      </w:r>
    </w:p>
    <w:p w14:paraId="44CE3DD7" w14:textId="51F30322" w:rsidR="005E0764" w:rsidRDefault="00F40753" w:rsidP="00DB6059">
      <w:pPr>
        <w:rPr>
          <w:rtl/>
        </w:rPr>
      </w:pPr>
      <w:r w:rsidRPr="005E0764">
        <w:rPr>
          <w:rStyle w:val="afffe"/>
          <w:rtl/>
        </w:rPr>
        <w:t>ושראשו שקוט</w:t>
      </w:r>
      <w:r>
        <w:rPr>
          <w:rtl/>
        </w:rPr>
        <w:t xml:space="preserve"> - מלפניו</w:t>
      </w:r>
      <w:r w:rsidR="005E0764">
        <w:rPr>
          <w:rFonts w:hint="cs"/>
          <w:rtl/>
        </w:rPr>
        <w:t>[באלכסון]</w:t>
      </w:r>
      <w:r w:rsidR="0057284B">
        <w:rPr>
          <w:rtl/>
        </w:rPr>
        <w:t>.</w:t>
      </w:r>
    </w:p>
    <w:p w14:paraId="37272F68" w14:textId="19EAFE91" w:rsidR="005E0764" w:rsidRDefault="00F40753" w:rsidP="005576F9">
      <w:pPr>
        <w:spacing w:line="240" w:lineRule="auto"/>
        <w:rPr>
          <w:rtl/>
        </w:rPr>
      </w:pPr>
      <w:r w:rsidRPr="005E0764">
        <w:rPr>
          <w:rStyle w:val="afffe"/>
          <w:rtl/>
        </w:rPr>
        <w:t xml:space="preserve">וסקיפת </w:t>
      </w:r>
      <w:r>
        <w:rPr>
          <w:rtl/>
        </w:rPr>
        <w:t>- מאחוריו, כדאמרו אנשים שקיל פיסא</w:t>
      </w:r>
      <w:r w:rsidR="0057284B">
        <w:rPr>
          <w:rtl/>
        </w:rPr>
        <w:t>.</w:t>
      </w:r>
      <w:r w:rsidR="005E0764">
        <w:rPr>
          <w:rFonts w:hint="cs"/>
          <w:rtl/>
        </w:rPr>
        <w:t xml:space="preserve"> </w:t>
      </w:r>
    </w:p>
    <w:p w14:paraId="75527B80" w14:textId="6734D1F9" w:rsidR="006542AA" w:rsidRDefault="00F40753">
      <w:pPr>
        <w:pStyle w:val="36"/>
        <w:framePr w:wrap="notBeside"/>
      </w:pPr>
      <w:r>
        <w:t>תנא:</w:t>
      </w:r>
    </w:p>
    <w:p w14:paraId="7858CBB7" w14:textId="64C86AFA" w:rsidR="00B874E6" w:rsidRDefault="00F40753" w:rsidP="005E0764">
      <w:pPr>
        <w:rPr>
          <w:rtl/>
        </w:rPr>
      </w:pPr>
      <w:r>
        <w:rPr>
          <w:rtl/>
        </w:rPr>
        <w:t>וצוארו שקוט ושמוט</w:t>
      </w:r>
      <w:r w:rsidR="00DA20E5">
        <w:rPr>
          <w:rFonts w:hint="cs"/>
          <w:rtl/>
        </w:rPr>
        <w:t xml:space="preserve"> </w:t>
      </w:r>
      <w:r w:rsidRPr="00DB6059">
        <w:rPr>
          <w:b/>
          <w:bCs/>
          <w:rtl/>
        </w:rPr>
        <w:t>שקוט</w:t>
      </w:r>
      <w:r>
        <w:rPr>
          <w:rtl/>
        </w:rPr>
        <w:t xml:space="preserve"> - דחביא, שמוט - דאריך ושמוט</w:t>
      </w:r>
      <w:r w:rsidR="0057284B">
        <w:rPr>
          <w:rtl/>
        </w:rPr>
        <w:t>.</w:t>
      </w:r>
    </w:p>
    <w:p w14:paraId="018C332E" w14:textId="77777777" w:rsidR="00B874E6" w:rsidRDefault="00F40753" w:rsidP="00DB6059">
      <w:pPr>
        <w:pStyle w:val="afffd"/>
        <w:rPr>
          <w:rtl/>
        </w:rPr>
      </w:pPr>
      <w:r>
        <w:rPr>
          <w:rStyle w:val="afffff0"/>
        </w:rPr>
        <w:t xml:space="preserve">ב. </w:t>
      </w:r>
      <w:r>
        <w:rPr>
          <w:rtl/>
        </w:rPr>
        <w:t>ובעלי חטרות ר' יהודה כו'</w:t>
      </w:r>
      <w:r w:rsidR="0057284B">
        <w:rPr>
          <w:rtl/>
        </w:rPr>
        <w:t>.</w:t>
      </w:r>
    </w:p>
    <w:p w14:paraId="7A941D63" w14:textId="64B92728" w:rsidR="00B874E6" w:rsidRDefault="00F40753" w:rsidP="005E0764">
      <w:pPr>
        <w:rPr>
          <w:rtl/>
        </w:rPr>
      </w:pPr>
      <w:r>
        <w:rPr>
          <w:rtl/>
        </w:rPr>
        <w:t xml:space="preserve">דיש בו עצם </w:t>
      </w:r>
      <w:r w:rsidR="005E0764">
        <w:rPr>
          <w:rFonts w:hint="cs"/>
          <w:rtl/>
        </w:rPr>
        <w:t>ל</w:t>
      </w:r>
      <w:r>
        <w:rPr>
          <w:rtl/>
        </w:rPr>
        <w:t>כו"ע</w:t>
      </w:r>
      <w:r w:rsidR="005E0764">
        <w:rPr>
          <w:rFonts w:hint="cs"/>
          <w:rtl/>
        </w:rPr>
        <w:t xml:space="preserve"> </w:t>
      </w:r>
      <w:r>
        <w:rPr>
          <w:rtl/>
        </w:rPr>
        <w:t xml:space="preserve">פסלא, </w:t>
      </w:r>
      <w:r>
        <w:rPr>
          <w:rFonts w:hint="cs"/>
          <w:rtl/>
        </w:rPr>
        <w:t>וחלקו</w:t>
      </w:r>
      <w:r>
        <w:rPr>
          <w:rtl/>
        </w:rPr>
        <w:t xml:space="preserve"> דאין בו עצם</w:t>
      </w:r>
      <w:r w:rsidR="0057284B">
        <w:rPr>
          <w:rtl/>
        </w:rPr>
        <w:t>.</w:t>
      </w:r>
    </w:p>
    <w:p w14:paraId="1F384937" w14:textId="3CB565A3" w:rsidR="006542AA" w:rsidRDefault="00000000">
      <w:pPr>
        <w:pStyle w:val="36"/>
        <w:framePr w:wrap="notBeside"/>
      </w:pPr>
      <w:r>
        <w:t>מ"ד:</w:t>
      </w:r>
    </w:p>
    <w:p w14:paraId="4D5D97B9" w14:textId="73010D28" w:rsidR="00B874E6" w:rsidRDefault="00F40753" w:rsidP="00F40753">
      <w:pPr>
        <w:rPr>
          <w:rtl/>
        </w:rPr>
      </w:pPr>
      <w:r>
        <w:rPr>
          <w:rtl/>
        </w:rPr>
        <w:t>הא אינו שוה בזרעו של אהרן, ומר סבר: קרקורא דבישרא סתם הוא</w:t>
      </w:r>
      <w:r w:rsidR="0057284B">
        <w:rPr>
          <w:rtl/>
        </w:rPr>
        <w:t>.</w:t>
      </w:r>
    </w:p>
    <w:p w14:paraId="01159732" w14:textId="2972A6B7" w:rsidR="00B874E6" w:rsidRDefault="0057284B" w:rsidP="005E0764">
      <w:pPr>
        <w:pStyle w:val="afffd"/>
        <w:rPr>
          <w:rtl/>
        </w:rPr>
      </w:pPr>
      <w:r>
        <w:rPr>
          <w:rtl/>
        </w:rPr>
        <w:t xml:space="preserve">  </w:t>
      </w:r>
      <w:r w:rsidR="00F40753">
        <w:rPr>
          <w:rStyle w:val="afffff0"/>
        </w:rPr>
        <w:t xml:space="preserve">ג. </w:t>
      </w:r>
      <w:r w:rsidR="00F40753">
        <w:rPr>
          <w:rtl/>
        </w:rPr>
        <w:t>הקרח פסול</w:t>
      </w:r>
      <w:r>
        <w:rPr>
          <w:rtl/>
        </w:rPr>
        <w:t>.</w:t>
      </w:r>
    </w:p>
    <w:p w14:paraId="34560DEA" w14:textId="77777777" w:rsidR="006542AA" w:rsidRDefault="00000000">
      <w:pPr>
        <w:pStyle w:val="36"/>
        <w:framePr w:wrap="notBeside"/>
      </w:pPr>
      <w:r>
        <w:t>רבא:</w:t>
      </w:r>
    </w:p>
    <w:p w14:paraId="64609F0D" w14:textId="2E727D8B" w:rsidR="00B874E6" w:rsidRDefault="00F40753" w:rsidP="00F40753">
      <w:pPr>
        <w:rPr>
          <w:rtl/>
        </w:rPr>
      </w:pPr>
      <w:r>
        <w:rPr>
          <w:rtl/>
        </w:rPr>
        <w:t>ל"ש אלא שאין לו לאחריו ויש לו לפניו</w:t>
      </w:r>
      <w:r w:rsidR="0057284B">
        <w:rPr>
          <w:rtl/>
        </w:rPr>
        <w:t>.</w:t>
      </w:r>
    </w:p>
    <w:p w14:paraId="69C2A148" w14:textId="794706C6" w:rsidR="00B874E6" w:rsidRDefault="00F40753" w:rsidP="00F40753">
      <w:pPr>
        <w:rPr>
          <w:rtl/>
        </w:rPr>
      </w:pPr>
      <w:r>
        <w:rPr>
          <w:rtl/>
        </w:rPr>
        <w:t>אבל יש לו לאחריו - כשר, וכ"ש שיש לו לאחריו ואין לו לפניו</w:t>
      </w:r>
      <w:r w:rsidR="0057284B">
        <w:rPr>
          <w:rtl/>
        </w:rPr>
        <w:t>.</w:t>
      </w:r>
    </w:p>
    <w:p w14:paraId="6AB22A5C" w14:textId="34DBCC7F" w:rsidR="00DA20E5" w:rsidRDefault="00F40753" w:rsidP="00F40753">
      <w:pPr>
        <w:rPr>
          <w:rtl/>
        </w:rPr>
      </w:pPr>
      <w:r>
        <w:rPr>
          <w:rtl/>
        </w:rPr>
        <w:t xml:space="preserve">ויש דמתני אסיפא: ואם יש לו ה"ז כשר, </w:t>
      </w:r>
    </w:p>
    <w:p w14:paraId="500FF824" w14:textId="29CF8357" w:rsidR="006542AA" w:rsidRDefault="00000000">
      <w:pPr>
        <w:pStyle w:val="36"/>
        <w:framePr w:wrap="notBeside"/>
      </w:pPr>
      <w:r w:rsidRPr="009F0B17">
        <w:lastRenderedPageBreak/>
        <w:t>רבא</w:t>
      </w:r>
      <w:r>
        <w:t>:</w:t>
      </w:r>
    </w:p>
    <w:p w14:paraId="0FAF6C6D" w14:textId="341F24E1" w:rsidR="00DA20E5" w:rsidRDefault="00F40753" w:rsidP="009F0B17">
      <w:pPr>
        <w:rPr>
          <w:rtl/>
        </w:rPr>
      </w:pPr>
      <w:r>
        <w:rPr>
          <w:rtl/>
        </w:rPr>
        <w:t xml:space="preserve">ל"ש אלא שיש לו לאחריו ואין לו לפניו, </w:t>
      </w:r>
    </w:p>
    <w:p w14:paraId="57DF41ED" w14:textId="29D69C5D" w:rsidR="00B874E6" w:rsidRDefault="00F40753" w:rsidP="00DA20E5">
      <w:pPr>
        <w:rPr>
          <w:rtl/>
        </w:rPr>
      </w:pPr>
      <w:r>
        <w:rPr>
          <w:rtl/>
        </w:rPr>
        <w:t>א</w:t>
      </w:r>
      <w:r w:rsidR="00DA20E5">
        <w:rPr>
          <w:rtl/>
        </w:rPr>
        <w:t xml:space="preserve">בל יש לו בין לאחריו בין לפניו </w:t>
      </w:r>
      <w:r>
        <w:rPr>
          <w:rtl/>
        </w:rPr>
        <w:t xml:space="preserve">פסול, </w:t>
      </w:r>
      <w:r w:rsidR="00DA20E5">
        <w:rPr>
          <w:rFonts w:hint="cs"/>
          <w:rtl/>
        </w:rPr>
        <w:t>ו</w:t>
      </w:r>
      <w:r>
        <w:rPr>
          <w:rFonts w:hint="cs"/>
          <w:rtl/>
        </w:rPr>
        <w:t>כ"ש</w:t>
      </w:r>
      <w:r>
        <w:rPr>
          <w:rtl/>
        </w:rPr>
        <w:t xml:space="preserve"> שיש לו לפניו ואין לו לאחריו, ודאין לו כלל - דפסול</w:t>
      </w:r>
      <w:r w:rsidR="0057284B">
        <w:rPr>
          <w:rtl/>
        </w:rPr>
        <w:t>.</w:t>
      </w:r>
    </w:p>
    <w:p w14:paraId="7AC07061" w14:textId="2C0B8E8D" w:rsidR="006542AA" w:rsidRDefault="00000000">
      <w:pPr>
        <w:pStyle w:val="36"/>
        <w:framePr w:wrap="notBeside"/>
      </w:pPr>
      <w:r w:rsidRPr="009F0B17">
        <w:t>א</w:t>
      </w:r>
      <w:r w:rsidR="00DA20E5" w:rsidRPr="009F0B17">
        <w:t>ר</w:t>
      </w:r>
      <w:r>
        <w:t>י"ו:</w:t>
      </w:r>
    </w:p>
    <w:p w14:paraId="43A44475" w14:textId="52688E24" w:rsidR="00B874E6" w:rsidRDefault="00F40753" w:rsidP="00DA20E5">
      <w:pPr>
        <w:rPr>
          <w:rtl/>
        </w:rPr>
      </w:pPr>
      <w:r>
        <w:rPr>
          <w:rtl/>
        </w:rPr>
        <w:t>הקרחנין והננסין והזבלגנין - פסולין, לפי שאינן שוה בזרעו של אהרן</w:t>
      </w:r>
      <w:r w:rsidR="0057284B">
        <w:rPr>
          <w:rtl/>
        </w:rPr>
        <w:t>.</w:t>
      </w:r>
    </w:p>
    <w:p w14:paraId="0FE302DD" w14:textId="7B3D20B2" w:rsidR="00B874E6" w:rsidRDefault="00F40753" w:rsidP="00DA20E5">
      <w:pPr>
        <w:rPr>
          <w:rtl/>
        </w:rPr>
      </w:pPr>
      <w:r>
        <w:rPr>
          <w:rtl/>
        </w:rPr>
        <w:t>זבלגנין הוצרך להשמיענו, ומהו דתימא משום מראית העין</w:t>
      </w:r>
      <w:r w:rsidR="0057284B">
        <w:rPr>
          <w:rtl/>
        </w:rPr>
        <w:t>.</w:t>
      </w:r>
    </w:p>
    <w:p w14:paraId="12F1A145" w14:textId="77777777" w:rsidR="00B874E6" w:rsidRDefault="009F0B17" w:rsidP="00DA20E5">
      <w:pPr>
        <w:rPr>
          <w:rtl/>
        </w:rPr>
      </w:pPr>
      <w:r>
        <w:rPr>
          <w:rFonts w:hint="cs"/>
          <w:rtl/>
        </w:rPr>
        <w:t>ול</w:t>
      </w:r>
      <w:r w:rsidR="00F40753">
        <w:rPr>
          <w:rtl/>
        </w:rPr>
        <w:t>אפוקי מדתניא</w:t>
      </w:r>
      <w:r w:rsidR="00DA20E5">
        <w:rPr>
          <w:rtl/>
        </w:rPr>
        <w:t>: הקרחנין והננסין והזבלגנין</w:t>
      </w:r>
      <w:r w:rsidR="00F40753">
        <w:rPr>
          <w:rtl/>
        </w:rPr>
        <w:t xml:space="preserve"> כשרים, ולא אמרו פסול אלא משום מראית העין</w:t>
      </w:r>
      <w:r w:rsidR="0057284B">
        <w:rPr>
          <w:rtl/>
        </w:rPr>
        <w:t>.</w:t>
      </w:r>
    </w:p>
    <w:p w14:paraId="5AC48465" w14:textId="731C5901" w:rsidR="00B874E6" w:rsidRDefault="00DA20E5" w:rsidP="00DA20E5">
      <w:pPr>
        <w:rPr>
          <w:rtl/>
        </w:rPr>
      </w:pPr>
      <w:r>
        <w:rPr>
          <w:rFonts w:hint="cs"/>
          <w:rtl/>
        </w:rPr>
        <w:t>ו</w:t>
      </w:r>
      <w:r w:rsidR="00F40753">
        <w:rPr>
          <w:rtl/>
        </w:rPr>
        <w:t>ר</w:t>
      </w:r>
      <w:r>
        <w:rPr>
          <w:rFonts w:hint="cs"/>
          <w:rtl/>
        </w:rPr>
        <w:t xml:space="preserve">'י היא דתניא </w:t>
      </w:r>
      <w:r>
        <w:rPr>
          <w:rStyle w:val="27"/>
          <w:rFonts w:hint="cs"/>
          <w:rtl/>
        </w:rPr>
        <w:t>ר"י</w:t>
      </w:r>
      <w:r w:rsidR="00F40753">
        <w:rPr>
          <w:rtl/>
        </w:rPr>
        <w:t xml:space="preserve"> אומר: הכהני</w:t>
      </w:r>
      <w:r>
        <w:rPr>
          <w:rtl/>
        </w:rPr>
        <w:t>ם</w:t>
      </w:r>
      <w:r w:rsidR="00F40753">
        <w:rPr>
          <w:rtl/>
        </w:rPr>
        <w:t xml:space="preserve"> לרבות הקרחנין</w:t>
      </w:r>
      <w:r w:rsidR="0057284B">
        <w:rPr>
          <w:rtl/>
        </w:rPr>
        <w:t>.</w:t>
      </w:r>
    </w:p>
    <w:p w14:paraId="4017F69A" w14:textId="1400AF6A" w:rsidR="0057284B" w:rsidRDefault="0057284B" w:rsidP="009F73ED">
      <w:pPr>
        <w:pStyle w:val="affff9"/>
        <w:rPr>
          <w:rtl/>
        </w:rPr>
      </w:pPr>
      <w:r>
        <w:rPr>
          <w:rtl/>
        </w:rPr>
        <w:t>• • •</w:t>
      </w:r>
    </w:p>
    <w:p w14:paraId="725C389A" w14:textId="77777777" w:rsidR="006542AA" w:rsidRDefault="00000000">
      <w:pPr>
        <w:pStyle w:val="afffff5"/>
        <w:framePr w:wrap="around"/>
      </w:pPr>
      <w:r>
        <w:t>משנה ב</w:t>
      </w:r>
    </w:p>
    <w:p w14:paraId="75CC8ED4" w14:textId="77777777" w:rsidR="00B874E6" w:rsidRDefault="00F40753" w:rsidP="009F73ED">
      <w:pPr>
        <w:pStyle w:val="afff5"/>
        <w:spacing w:before="120"/>
        <w:rPr>
          <w:rtl/>
        </w:rPr>
      </w:pPr>
      <w:r>
        <w:rPr>
          <w:rtl/>
        </w:rPr>
        <w:t>אין לו גבינין או אין לו אלא גבין אחד - זהו גבן האמור בתורה</w:t>
      </w:r>
      <w:r w:rsidR="0057284B">
        <w:rPr>
          <w:rtl/>
        </w:rPr>
        <w:t>.</w:t>
      </w:r>
    </w:p>
    <w:p w14:paraId="43904A5C" w14:textId="77777777" w:rsidR="001D44FE" w:rsidRDefault="00F40753" w:rsidP="008F41B4">
      <w:pPr>
        <w:pStyle w:val="afff5"/>
        <w:rPr>
          <w:rtl/>
        </w:rPr>
      </w:pPr>
      <w:r w:rsidRPr="009F73ED">
        <w:rPr>
          <w:rStyle w:val="afffff3"/>
          <w:rtl/>
        </w:rPr>
        <w:t>רבי דוסא</w:t>
      </w:r>
      <w:r>
        <w:rPr>
          <w:rtl/>
        </w:rPr>
        <w:t xml:space="preserve"> אומר</w:t>
      </w:r>
      <w:r w:rsidRPr="009F73ED">
        <w:rPr>
          <w:rStyle w:val="afffff3"/>
          <w:rtl/>
        </w:rPr>
        <w:t>:</w:t>
      </w:r>
      <w:r>
        <w:rPr>
          <w:rtl/>
        </w:rPr>
        <w:t xml:space="preserve"> שגבינין שוכבין, </w:t>
      </w:r>
    </w:p>
    <w:p w14:paraId="11818244" w14:textId="35AAB7FC" w:rsidR="00B874E6" w:rsidRDefault="00F40753" w:rsidP="008F41B4">
      <w:pPr>
        <w:pStyle w:val="afff5"/>
        <w:rPr>
          <w:rtl/>
        </w:rPr>
      </w:pPr>
      <w:r>
        <w:rPr>
          <w:rtl/>
        </w:rPr>
        <w:t>ר</w:t>
      </w:r>
      <w:r w:rsidR="001D44FE">
        <w:rPr>
          <w:rFonts w:hint="cs"/>
          <w:rtl/>
        </w:rPr>
        <w:t>ח</w:t>
      </w:r>
      <w:r>
        <w:rPr>
          <w:rFonts w:hint="cs"/>
          <w:rtl/>
        </w:rPr>
        <w:t>ב"א</w:t>
      </w:r>
      <w:r w:rsidR="001D44FE">
        <w:rPr>
          <w:rFonts w:hint="cs"/>
          <w:rtl/>
        </w:rPr>
        <w:t xml:space="preserve"> </w:t>
      </w:r>
      <w:r>
        <w:rPr>
          <w:rtl/>
        </w:rPr>
        <w:t>אומר: שיש לו שני גבין ושתי שדראות</w:t>
      </w:r>
      <w:r w:rsidR="0057284B">
        <w:rPr>
          <w:rtl/>
        </w:rPr>
        <w:t>.</w:t>
      </w:r>
    </w:p>
    <w:p w14:paraId="306F3230" w14:textId="31148C20" w:rsidR="0057284B" w:rsidRDefault="0057284B" w:rsidP="009F73ED">
      <w:pPr>
        <w:pStyle w:val="affff9"/>
        <w:rPr>
          <w:rtl/>
        </w:rPr>
      </w:pPr>
      <w:r>
        <w:rPr>
          <w:rtl/>
        </w:rPr>
        <w:t>• • •</w:t>
      </w:r>
    </w:p>
    <w:p w14:paraId="34E519DB" w14:textId="77777777" w:rsidR="00B874E6" w:rsidRDefault="00F40753" w:rsidP="00F40753">
      <w:pPr>
        <w:rPr>
          <w:rtl/>
        </w:rPr>
      </w:pPr>
      <w:r w:rsidRPr="001D44FE">
        <w:rPr>
          <w:rStyle w:val="afffe"/>
          <w:rtl/>
        </w:rPr>
        <w:t>גמי</w:t>
      </w:r>
      <w:r w:rsidR="0057284B">
        <w:rPr>
          <w:rtl/>
        </w:rPr>
        <w:t>.</w:t>
      </w:r>
    </w:p>
    <w:p w14:paraId="541DA5CC" w14:textId="77777777" w:rsidR="006542AA" w:rsidRDefault="00000000">
      <w:pPr>
        <w:pStyle w:val="36"/>
        <w:framePr w:wrap="notBeside"/>
      </w:pPr>
      <w:r>
        <w:t>והך</w:t>
      </w:r>
    </w:p>
    <w:p w14:paraId="106E68A4" w14:textId="3BB47985" w:rsidR="00B874E6" w:rsidRDefault="001D44FE" w:rsidP="001D44FE">
      <w:pPr>
        <w:rPr>
          <w:rtl/>
        </w:rPr>
      </w:pPr>
      <w:r>
        <w:rPr>
          <w:rFonts w:hint="cs"/>
          <w:rtl/>
        </w:rPr>
        <w:t>ד'</w:t>
      </w:r>
      <w:r>
        <w:rPr>
          <w:rStyle w:val="affffe"/>
          <w:rtl/>
        </w:rPr>
        <w:t>גִּבֵּן</w:t>
      </w:r>
      <w:r>
        <w:rPr>
          <w:rFonts w:hint="cs"/>
          <w:rtl/>
        </w:rPr>
        <w:t>'</w:t>
      </w:r>
      <w:r w:rsidR="00F40753">
        <w:rPr>
          <w:rtl/>
        </w:rPr>
        <w:t xml:space="preserve"> - שיש לו גבינין הרבה, </w:t>
      </w:r>
      <w:r>
        <w:rPr>
          <w:rFonts w:hint="cs"/>
          <w:rtl/>
        </w:rPr>
        <w:t>'</w:t>
      </w:r>
      <w:r>
        <w:rPr>
          <w:rStyle w:val="affffe"/>
          <w:rFonts w:hint="cs"/>
          <w:rtl/>
        </w:rPr>
        <w:t>אוֹ גִבֵּן</w:t>
      </w:r>
      <w:r>
        <w:rPr>
          <w:rFonts w:hint="cs"/>
          <w:rtl/>
        </w:rPr>
        <w:t>' לרבות שא</w:t>
      </w:r>
      <w:r w:rsidR="00F40753">
        <w:rPr>
          <w:rtl/>
        </w:rPr>
        <w:t xml:space="preserve">ין לו </w:t>
      </w:r>
      <w:r>
        <w:rPr>
          <w:rtl/>
        </w:rPr>
        <w:t>גבינין א</w:t>
      </w:r>
      <w:r>
        <w:rPr>
          <w:rFonts w:hint="cs"/>
          <w:rtl/>
        </w:rPr>
        <w:t>ו</w:t>
      </w:r>
      <w:r w:rsidR="00F40753">
        <w:rPr>
          <w:rtl/>
        </w:rPr>
        <w:t xml:space="preserve"> גבין אחד</w:t>
      </w:r>
      <w:r w:rsidR="0057284B">
        <w:rPr>
          <w:rtl/>
        </w:rPr>
        <w:t>.</w:t>
      </w:r>
    </w:p>
    <w:p w14:paraId="76B113C5" w14:textId="377A274D" w:rsidR="006542AA" w:rsidRDefault="00000000">
      <w:pPr>
        <w:pStyle w:val="36"/>
        <w:framePr w:wrap="notBeside"/>
      </w:pPr>
      <w:r>
        <w:t>רבא:</w:t>
      </w:r>
    </w:p>
    <w:p w14:paraId="0250759D" w14:textId="64428332" w:rsidR="00B874E6" w:rsidRDefault="00F40753" w:rsidP="00C5567C">
      <w:pPr>
        <w:pStyle w:val="a"/>
        <w:rPr>
          <w:rtl/>
        </w:rPr>
      </w:pPr>
      <w:r>
        <w:rPr>
          <w:rtl/>
        </w:rPr>
        <w:t xml:space="preserve">זהו מדרש </w:t>
      </w:r>
      <w:r w:rsidRPr="001D44FE">
        <w:rPr>
          <w:rtl/>
        </w:rPr>
        <w:t>או</w:t>
      </w:r>
      <w:r>
        <w:rPr>
          <w:rtl/>
        </w:rPr>
        <w:t xml:space="preserve"> גבן</w:t>
      </w:r>
      <w:r w:rsidR="0057284B">
        <w:rPr>
          <w:rtl/>
        </w:rPr>
        <w:t>.</w:t>
      </w:r>
      <w:r w:rsidR="001D44FE">
        <w:rPr>
          <w:rFonts w:hint="cs"/>
          <w:rtl/>
        </w:rPr>
        <w:t xml:space="preserve"> [ור' דוסא פליג]</w:t>
      </w:r>
    </w:p>
    <w:p w14:paraId="5BBA1385" w14:textId="77777777" w:rsidR="00B874E6" w:rsidRDefault="00F40753" w:rsidP="001D44FE">
      <w:pPr>
        <w:pStyle w:val="afffd"/>
        <w:rPr>
          <w:rtl/>
        </w:rPr>
      </w:pPr>
      <w:r>
        <w:rPr>
          <w:rStyle w:val="afffff0"/>
        </w:rPr>
        <w:t xml:space="preserve">ו. </w:t>
      </w:r>
      <w:r>
        <w:rPr>
          <w:rtl/>
        </w:rPr>
        <w:t>רבי דוסא אומר כו'</w:t>
      </w:r>
      <w:r w:rsidR="0057284B">
        <w:rPr>
          <w:rtl/>
        </w:rPr>
        <w:t>.</w:t>
      </w:r>
    </w:p>
    <w:p w14:paraId="0C8BBC45" w14:textId="77777777" w:rsidR="001D44FE" w:rsidRDefault="00F40753" w:rsidP="00F40753">
      <w:pPr>
        <w:rPr>
          <w:rtl/>
        </w:rPr>
      </w:pPr>
      <w:r>
        <w:rPr>
          <w:rtl/>
        </w:rPr>
        <w:t xml:space="preserve">למימרא דחיי? והא איתמר המפלת בריה שיש לה שני גבין ושתי שדראות, </w:t>
      </w:r>
    </w:p>
    <w:p w14:paraId="67C26C92" w14:textId="77777777" w:rsidR="006542AA" w:rsidRDefault="00000000">
      <w:pPr>
        <w:pStyle w:val="36"/>
        <w:framePr w:wrap="notBeside"/>
      </w:pPr>
      <w:r>
        <w:t>ואמר רב,</w:t>
      </w:r>
    </w:p>
    <w:p w14:paraId="28CBFE26" w14:textId="66B00747" w:rsidR="001D44FE" w:rsidRDefault="00F40753" w:rsidP="00F40753">
      <w:pPr>
        <w:rPr>
          <w:rtl/>
        </w:rPr>
      </w:pPr>
      <w:r>
        <w:rPr>
          <w:rtl/>
        </w:rPr>
        <w:t xml:space="preserve">באשה - אינו וולד, בבהמה - אסור באכילה! </w:t>
      </w:r>
    </w:p>
    <w:p w14:paraId="34E1BADE" w14:textId="4147F63C" w:rsidR="00B874E6" w:rsidRDefault="00F40753" w:rsidP="001D44FE">
      <w:pPr>
        <w:rPr>
          <w:rtl/>
        </w:rPr>
      </w:pPr>
      <w:r>
        <w:rPr>
          <w:rtl/>
        </w:rPr>
        <w:t xml:space="preserve">כבר רמא לו </w:t>
      </w:r>
      <w:r>
        <w:rPr>
          <w:rStyle w:val="27"/>
          <w:rtl/>
        </w:rPr>
        <w:t>ר</w:t>
      </w:r>
      <w:r w:rsidR="001D44FE">
        <w:rPr>
          <w:rStyle w:val="27"/>
          <w:rFonts w:hint="cs"/>
          <w:rtl/>
        </w:rPr>
        <w:t>ש</w:t>
      </w:r>
      <w:r>
        <w:rPr>
          <w:rStyle w:val="27"/>
          <w:rFonts w:hint="cs"/>
          <w:rtl/>
        </w:rPr>
        <w:t>ב"ח</w:t>
      </w:r>
      <w:r w:rsidR="001D44FE">
        <w:rPr>
          <w:rFonts w:hint="cs"/>
          <w:rtl/>
        </w:rPr>
        <w:t xml:space="preserve"> </w:t>
      </w:r>
      <w:r w:rsidR="001D44FE">
        <w:rPr>
          <w:rStyle w:val="27"/>
          <w:rFonts w:hint="cs"/>
          <w:rtl/>
        </w:rPr>
        <w:t>לרב</w:t>
      </w:r>
      <w:r>
        <w:rPr>
          <w:rtl/>
        </w:rPr>
        <w:t>, וא"ל: שימי את</w:t>
      </w:r>
      <w:r w:rsidR="001D44FE">
        <w:rPr>
          <w:rFonts w:hint="cs"/>
          <w:rtl/>
        </w:rPr>
        <w:t>[חכם גדול אתה]</w:t>
      </w:r>
      <w:r>
        <w:rPr>
          <w:rtl/>
        </w:rPr>
        <w:t xml:space="preserve"> אלא בששדרתו עקומה</w:t>
      </w:r>
      <w:r w:rsidR="0057284B">
        <w:rPr>
          <w:rtl/>
        </w:rPr>
        <w:t>.</w:t>
      </w:r>
    </w:p>
    <w:p w14:paraId="52CA9FED" w14:textId="1B506912" w:rsidR="0057284B" w:rsidRDefault="0057284B" w:rsidP="009F73ED">
      <w:pPr>
        <w:pStyle w:val="affff9"/>
        <w:rPr>
          <w:rtl/>
        </w:rPr>
      </w:pPr>
      <w:r>
        <w:rPr>
          <w:rtl/>
        </w:rPr>
        <w:t>• • •</w:t>
      </w:r>
    </w:p>
    <w:p w14:paraId="426639AA" w14:textId="77777777" w:rsidR="006542AA" w:rsidRDefault="00000000">
      <w:pPr>
        <w:pStyle w:val="afffff5"/>
        <w:framePr w:wrap="around"/>
      </w:pPr>
      <w:r>
        <w:t>משנה ג</w:t>
      </w:r>
    </w:p>
    <w:p w14:paraId="482A193B" w14:textId="77777777" w:rsidR="00B874E6" w:rsidRDefault="00F40753" w:rsidP="009F73ED">
      <w:pPr>
        <w:pStyle w:val="afff5"/>
        <w:spacing w:before="120"/>
        <w:rPr>
          <w:rtl/>
        </w:rPr>
      </w:pPr>
      <w:r>
        <w:rPr>
          <w:rtl/>
        </w:rPr>
        <w:t>החרום פסול</w:t>
      </w:r>
      <w:r w:rsidR="0057284B">
        <w:rPr>
          <w:rtl/>
        </w:rPr>
        <w:t>.</w:t>
      </w:r>
    </w:p>
    <w:p w14:paraId="1216C334" w14:textId="77777777" w:rsidR="00B874E6" w:rsidRDefault="00F40753" w:rsidP="001D44FE">
      <w:pPr>
        <w:pStyle w:val="afff5"/>
        <w:rPr>
          <w:rtl/>
        </w:rPr>
      </w:pPr>
      <w:r>
        <w:rPr>
          <w:rtl/>
        </w:rPr>
        <w:lastRenderedPageBreak/>
        <w:t>איזהו חרום הכוחל שתי עיניו כאחת</w:t>
      </w:r>
      <w:r w:rsidR="0057284B">
        <w:rPr>
          <w:rtl/>
        </w:rPr>
        <w:t>.</w:t>
      </w:r>
    </w:p>
    <w:p w14:paraId="0E4B6268" w14:textId="77777777" w:rsidR="00237922" w:rsidRDefault="00F40753" w:rsidP="001D44FE">
      <w:pPr>
        <w:pStyle w:val="afff5"/>
        <w:rPr>
          <w:rtl/>
        </w:rPr>
      </w:pPr>
      <w:r>
        <w:rPr>
          <w:rtl/>
        </w:rPr>
        <w:t xml:space="preserve">שתי עיניו למעלה, ושתי עיניו למטה, עינו אחת למעלה ועינו אחת למטה, </w:t>
      </w:r>
    </w:p>
    <w:p w14:paraId="7D0AF250" w14:textId="77777777" w:rsidR="00B874E6" w:rsidRDefault="00F40753" w:rsidP="001D44FE">
      <w:pPr>
        <w:pStyle w:val="afff5"/>
        <w:rPr>
          <w:rtl/>
        </w:rPr>
      </w:pPr>
      <w:r>
        <w:rPr>
          <w:rtl/>
        </w:rPr>
        <w:t>רואה את החדר ואת העלייה כאחד, סכי שמש, והזגדן, והצירן, ושנשרו ריסי עיניו - פסול מפני מראית העין</w:t>
      </w:r>
      <w:r w:rsidR="0057284B">
        <w:rPr>
          <w:rtl/>
        </w:rPr>
        <w:t>.</w:t>
      </w:r>
    </w:p>
    <w:p w14:paraId="27FEF2A8" w14:textId="75A286AE" w:rsidR="0057284B" w:rsidRDefault="0057284B" w:rsidP="009F73ED">
      <w:pPr>
        <w:pStyle w:val="affff9"/>
        <w:rPr>
          <w:rtl/>
        </w:rPr>
      </w:pPr>
      <w:r>
        <w:rPr>
          <w:rtl/>
        </w:rPr>
        <w:t>• • •</w:t>
      </w:r>
    </w:p>
    <w:p w14:paraId="7AAFD9CA" w14:textId="77777777" w:rsidR="006542AA" w:rsidRDefault="00000000">
      <w:pPr>
        <w:pStyle w:val="36"/>
        <w:framePr w:wrap="notBeside"/>
      </w:pPr>
      <w:r>
        <w:t>ת"ר:</w:t>
      </w:r>
    </w:p>
    <w:p w14:paraId="47431484" w14:textId="15AD33A8" w:rsidR="00B874E6" w:rsidRDefault="00F40753" w:rsidP="00F40753">
      <w:pPr>
        <w:rPr>
          <w:rtl/>
        </w:rPr>
      </w:pPr>
      <w:r>
        <w:rPr>
          <w:rtl/>
        </w:rPr>
        <w:t xml:space="preserve">חרום - שחוטמו שקוע, חוטמו סולד, חוטמו בולם, חוטמו נוטף מנין? ת"ל: </w:t>
      </w:r>
      <w:r w:rsidR="00237922">
        <w:rPr>
          <w:rFonts w:hint="cs"/>
          <w:rtl/>
        </w:rPr>
        <w:t>'</w:t>
      </w:r>
      <w:r>
        <w:rPr>
          <w:rStyle w:val="affffe"/>
          <w:rtl/>
        </w:rPr>
        <w:t>אוֹ חָרוּם</w:t>
      </w:r>
      <w:r w:rsidR="00237922">
        <w:rPr>
          <w:rFonts w:hint="cs"/>
          <w:rtl/>
        </w:rPr>
        <w:t>'</w:t>
      </w:r>
      <w:r w:rsidR="0057284B">
        <w:rPr>
          <w:rtl/>
        </w:rPr>
        <w:t>.</w:t>
      </w:r>
    </w:p>
    <w:p w14:paraId="7376E8C9" w14:textId="0C10C680" w:rsidR="006542AA" w:rsidRDefault="00000000">
      <w:pPr>
        <w:pStyle w:val="36"/>
        <w:framePr w:wrap="notBeside"/>
      </w:pPr>
      <w:r>
        <w:t>ר' יוסי:</w:t>
      </w:r>
    </w:p>
    <w:p w14:paraId="33CD693F" w14:textId="46417E99" w:rsidR="00237922" w:rsidRDefault="00F40753" w:rsidP="00237922">
      <w:pPr>
        <w:rPr>
          <w:rtl/>
        </w:rPr>
      </w:pPr>
      <w:r>
        <w:rPr>
          <w:rtl/>
        </w:rPr>
        <w:t>אין חרום אלא הכוחל שתי עיניו כאחת, אמרו לו: הפלגת, אף שאינו כוחל שתי עיניו כאחת</w:t>
      </w:r>
      <w:r w:rsidR="0057284B">
        <w:rPr>
          <w:rtl/>
        </w:rPr>
        <w:t>.</w:t>
      </w:r>
    </w:p>
    <w:p w14:paraId="6A4B6409" w14:textId="063722B2" w:rsidR="0057284B" w:rsidRDefault="0057284B" w:rsidP="009F73ED">
      <w:pPr>
        <w:pStyle w:val="affff7"/>
        <w:rPr>
          <w:rtl/>
        </w:rPr>
      </w:pPr>
      <w:r>
        <w:rPr>
          <w:rtl/>
        </w:rPr>
        <w:t xml:space="preserve">  </w:t>
      </w:r>
      <w:r>
        <w:rPr>
          <w:color w:val="7B3F00"/>
        </w:rPr>
        <w:t>מומי עיניים: שתי עיניו למעלה או למטה</w:t>
      </w:r>
    </w:p>
    <w:p w14:paraId="6949986A" w14:textId="77777777" w:rsidR="00237922" w:rsidRDefault="00237922" w:rsidP="00237922">
      <w:pPr>
        <w:pStyle w:val="afff0"/>
        <w:framePr w:wrap="around"/>
        <w:rPr>
          <w:rtl/>
        </w:rPr>
      </w:pPr>
      <w:r>
        <w:rPr>
          <w:rFonts w:hint="cs"/>
          <w:rtl/>
        </w:rPr>
        <w:t xml:space="preserve">מד. </w:t>
      </w:r>
    </w:p>
    <w:p w14:paraId="476910F8" w14:textId="77777777" w:rsidR="00237922" w:rsidRDefault="00F40753" w:rsidP="00F40753">
      <w:pPr>
        <w:rPr>
          <w:rtl/>
        </w:rPr>
      </w:pPr>
      <w:r>
        <w:rPr>
          <w:rtl/>
        </w:rPr>
        <w:t xml:space="preserve">[שתי עיניו למעלה] שתי עיניו למטה? מה שתי עיניו למעלה שתי עיניו למטה? </w:t>
      </w:r>
    </w:p>
    <w:p w14:paraId="24BCDA9A" w14:textId="77777777" w:rsidR="00237922" w:rsidRDefault="00F40753" w:rsidP="00F40753">
      <w:pPr>
        <w:rPr>
          <w:rtl/>
        </w:rPr>
      </w:pPr>
      <w:r>
        <w:rPr>
          <w:rtl/>
        </w:rPr>
        <w:t xml:space="preserve">אילימא שתי עיניו למעלה - דחזי למעלה, שתי עיניו למטה - דחזי למטה, עינו אחת למעלה ועינו אחת למטה - דחזאי עינו אחת למטה ועינו אחת למעלה, </w:t>
      </w:r>
    </w:p>
    <w:p w14:paraId="7C1B1DFC" w14:textId="77777777" w:rsidR="00237922" w:rsidRDefault="00F40753" w:rsidP="00F40753">
      <w:pPr>
        <w:rPr>
          <w:rtl/>
        </w:rPr>
      </w:pPr>
      <w:r>
        <w:rPr>
          <w:rtl/>
        </w:rPr>
        <w:t xml:space="preserve">היינו רואה את החדר ואת העלייה כאחת! </w:t>
      </w:r>
    </w:p>
    <w:p w14:paraId="375A36CC" w14:textId="77777777" w:rsidR="006542AA" w:rsidRDefault="00000000">
      <w:pPr>
        <w:pStyle w:val="36"/>
        <w:framePr w:wrap="notBeside"/>
      </w:pPr>
      <w:r>
        <w:t>אלא:</w:t>
      </w:r>
    </w:p>
    <w:p w14:paraId="1AF4F977" w14:textId="0C3AB293" w:rsidR="00237922" w:rsidRDefault="00F40753" w:rsidP="00F40753">
      <w:pPr>
        <w:rPr>
          <w:rtl/>
        </w:rPr>
      </w:pPr>
      <w:r>
        <w:rPr>
          <w:rtl/>
        </w:rPr>
        <w:t xml:space="preserve">שתי עיניו למעלה - דקיימן למעלה, שתי עיניו למטה - דקיימן למטה, </w:t>
      </w:r>
    </w:p>
    <w:p w14:paraId="43131D67" w14:textId="42E175D0" w:rsidR="00B874E6" w:rsidRDefault="00F40753" w:rsidP="00F40753">
      <w:pPr>
        <w:rPr>
          <w:rtl/>
        </w:rPr>
      </w:pPr>
      <w:r>
        <w:rPr>
          <w:rtl/>
        </w:rPr>
        <w:t>עינו אחת למעלה ועינו אחת למטה - דקיימי עינו אחת למעלה ועינו אחת למטה, וקיימי כסדרן גם ורואה את החדר ואת העלייה כאחת</w:t>
      </w:r>
      <w:r w:rsidR="0057284B">
        <w:rPr>
          <w:rtl/>
        </w:rPr>
        <w:t>.</w:t>
      </w:r>
    </w:p>
    <w:p w14:paraId="4F5BC3B8" w14:textId="5635C9D2" w:rsidR="006542AA" w:rsidRDefault="00000000">
      <w:pPr>
        <w:pStyle w:val="36"/>
        <w:framePr w:wrap="notBeside"/>
      </w:pPr>
      <w:r>
        <w:t>מה"מ דת"ר:</w:t>
      </w:r>
    </w:p>
    <w:p w14:paraId="0E7058BE" w14:textId="688C52C8" w:rsidR="00B874E6" w:rsidRDefault="00237922" w:rsidP="00F40753">
      <w:pPr>
        <w:rPr>
          <w:rtl/>
        </w:rPr>
      </w:pPr>
      <w:r>
        <w:rPr>
          <w:rtl/>
        </w:rPr>
        <w:t xml:space="preserve">בעינו </w:t>
      </w:r>
      <w:r w:rsidR="00F40753">
        <w:rPr>
          <w:rtl/>
        </w:rPr>
        <w:t>כל מה שבעינו, מכאן אמרו, שתי עיניו למטה, שתי עיניו למעלה, עינו אחת למעלה ועינו אחת למטה, ורואה את החדר ואת העלייה כאחת, או שמדבר עם חבירו ואחר אומר לי רואה</w:t>
      </w:r>
      <w:r w:rsidR="0057284B">
        <w:rPr>
          <w:rtl/>
        </w:rPr>
        <w:t>.</w:t>
      </w:r>
    </w:p>
    <w:p w14:paraId="03CD1F8E" w14:textId="21E58B7D" w:rsidR="006542AA" w:rsidRDefault="00000000">
      <w:pPr>
        <w:pStyle w:val="36"/>
        <w:framePr w:wrap="notBeside"/>
      </w:pPr>
      <w:r>
        <w:t>ת"ר</w:t>
      </w:r>
      <w:r w:rsidR="00F40753">
        <w:t>:</w:t>
      </w:r>
    </w:p>
    <w:p w14:paraId="6F404EFE" w14:textId="5EBF2437" w:rsidR="00B874E6" w:rsidRDefault="00237922" w:rsidP="00237922">
      <w:pPr>
        <w:rPr>
          <w:rtl/>
        </w:rPr>
      </w:pPr>
      <w:r>
        <w:rPr>
          <w:rFonts w:hint="cs"/>
          <w:rtl/>
        </w:rPr>
        <w:t>'</w:t>
      </w:r>
      <w:r>
        <w:rPr>
          <w:rStyle w:val="affffe"/>
          <w:rtl/>
        </w:rPr>
        <w:t>עִוֵּר</w:t>
      </w:r>
      <w:r>
        <w:rPr>
          <w:rFonts w:hint="cs"/>
          <w:rtl/>
        </w:rPr>
        <w:t>'</w:t>
      </w:r>
      <w:r w:rsidR="00F40753">
        <w:rPr>
          <w:rtl/>
        </w:rPr>
        <w:t xml:space="preserve"> בין סומא בשתי עיניו, בין סומא באחת מעיניו</w:t>
      </w:r>
      <w:r>
        <w:rPr>
          <w:rFonts w:hint="cs"/>
          <w:rtl/>
        </w:rPr>
        <w:t>, '</w:t>
      </w:r>
      <w:r>
        <w:rPr>
          <w:rStyle w:val="affffe"/>
          <w:rFonts w:hint="cs"/>
          <w:rtl/>
        </w:rPr>
        <w:t>אִישׁ עִוֵּר</w:t>
      </w:r>
      <w:r>
        <w:rPr>
          <w:rFonts w:hint="cs"/>
          <w:rtl/>
        </w:rPr>
        <w:t xml:space="preserve">' לרבות </w:t>
      </w:r>
      <w:r w:rsidR="00F40753">
        <w:rPr>
          <w:rtl/>
        </w:rPr>
        <w:t xml:space="preserve">חורוור </w:t>
      </w:r>
      <w:r>
        <w:rPr>
          <w:rtl/>
        </w:rPr>
        <w:t>והמים הקבועין</w:t>
      </w:r>
    </w:p>
    <w:p w14:paraId="153092BB" w14:textId="77777777" w:rsidR="006542AA" w:rsidRDefault="00000000">
      <w:pPr>
        <w:pStyle w:val="36"/>
        <w:framePr w:wrap="notBeside"/>
      </w:pPr>
      <w:r>
        <w:t>רבא:</w:t>
      </w:r>
    </w:p>
    <w:p w14:paraId="0379BFBE" w14:textId="04EB28A3" w:rsidR="00237922" w:rsidRDefault="00F40753" w:rsidP="00237922">
      <w:pPr>
        <w:rPr>
          <w:rtl/>
        </w:rPr>
      </w:pPr>
      <w:r>
        <w:rPr>
          <w:rFonts w:hint="cs"/>
          <w:rtl/>
        </w:rPr>
        <w:t>ל"ל</w:t>
      </w:r>
      <w:r>
        <w:rPr>
          <w:rtl/>
        </w:rPr>
        <w:t xml:space="preserve"> דכתב התורה </w:t>
      </w:r>
      <w:r w:rsidR="00237922">
        <w:rPr>
          <w:rFonts w:hint="cs"/>
          <w:rtl/>
        </w:rPr>
        <w:t>'</w:t>
      </w:r>
      <w:r>
        <w:rPr>
          <w:rtl/>
        </w:rPr>
        <w:t xml:space="preserve">איש עור דק תבלול בעינו? </w:t>
      </w:r>
    </w:p>
    <w:p w14:paraId="70BD8B27" w14:textId="72A93ED8" w:rsidR="00237922" w:rsidRDefault="00F40753" w:rsidP="00237922">
      <w:pPr>
        <w:rPr>
          <w:rtl/>
        </w:rPr>
      </w:pPr>
      <w:r>
        <w:rPr>
          <w:rtl/>
        </w:rPr>
        <w:t xml:space="preserve">צריכי, </w:t>
      </w:r>
      <w:r w:rsidR="00237922">
        <w:rPr>
          <w:rFonts w:hint="cs"/>
          <w:rtl/>
        </w:rPr>
        <w:t>'</w:t>
      </w:r>
      <w:r>
        <w:rPr>
          <w:rStyle w:val="affffe"/>
          <w:rtl/>
        </w:rPr>
        <w:t>עִוֵּר</w:t>
      </w:r>
      <w:r w:rsidR="00237922">
        <w:rPr>
          <w:rFonts w:hint="cs"/>
          <w:rtl/>
        </w:rPr>
        <w:t>'</w:t>
      </w:r>
      <w:r>
        <w:rPr>
          <w:rtl/>
        </w:rPr>
        <w:t xml:space="preserve"> - משום דאינם כלל, </w:t>
      </w:r>
      <w:r w:rsidR="00237922">
        <w:rPr>
          <w:rFonts w:hint="cs"/>
          <w:rtl/>
        </w:rPr>
        <w:t>'</w:t>
      </w:r>
      <w:r>
        <w:rPr>
          <w:rStyle w:val="affffe"/>
          <w:rFonts w:hint="cs"/>
          <w:rtl/>
        </w:rPr>
        <w:t>אִישׁ</w:t>
      </w:r>
      <w:r w:rsidR="00237922">
        <w:rPr>
          <w:rFonts w:hint="cs"/>
          <w:rtl/>
        </w:rPr>
        <w:t>' אפי' לח</w:t>
      </w:r>
      <w:r>
        <w:rPr>
          <w:rtl/>
        </w:rPr>
        <w:t>ורוור והמים הקבו</w:t>
      </w:r>
      <w:r w:rsidR="00237922">
        <w:rPr>
          <w:rtl/>
        </w:rPr>
        <w:t xml:space="preserve">עין </w:t>
      </w:r>
      <w:r>
        <w:rPr>
          <w:rtl/>
        </w:rPr>
        <w:t>דישנם</w:t>
      </w:r>
      <w:r w:rsidR="00237922">
        <w:rPr>
          <w:rtl/>
        </w:rPr>
        <w:t xml:space="preserve"> </w:t>
      </w:r>
      <w:r>
        <w:rPr>
          <w:rtl/>
        </w:rPr>
        <w:t>בו</w:t>
      </w:r>
    </w:p>
    <w:p w14:paraId="32903AAD" w14:textId="61DCCAD2" w:rsidR="00237922" w:rsidRDefault="00237922" w:rsidP="00237922">
      <w:pPr>
        <w:rPr>
          <w:rtl/>
        </w:rPr>
      </w:pPr>
      <w:r>
        <w:rPr>
          <w:rFonts w:hint="cs"/>
          <w:rtl/>
        </w:rPr>
        <w:lastRenderedPageBreak/>
        <w:t>דק אפי' למחסורייתא, תבלול אפי' למבלבליתא, '</w:t>
      </w:r>
      <w:r>
        <w:rPr>
          <w:rStyle w:val="affffe"/>
          <w:rFonts w:hint="cs"/>
          <w:rtl/>
        </w:rPr>
        <w:t>בְּעֵינוֹ</w:t>
      </w:r>
      <w:r>
        <w:rPr>
          <w:rFonts w:hint="cs"/>
          <w:rtl/>
        </w:rPr>
        <w:t>' אפי' ל</w:t>
      </w:r>
      <w:r w:rsidR="00F40753">
        <w:rPr>
          <w:rtl/>
        </w:rPr>
        <w:t>משניותא</w:t>
      </w:r>
    </w:p>
    <w:p w14:paraId="2932DD57" w14:textId="77777777" w:rsidR="006542AA" w:rsidRDefault="00000000">
      <w:pPr>
        <w:pStyle w:val="36"/>
        <w:framePr w:wrap="notBeside"/>
      </w:pPr>
      <w:r>
        <w:t>רבא:</w:t>
      </w:r>
    </w:p>
    <w:p w14:paraId="1F622ACC" w14:textId="1FB0500A" w:rsidR="00B874E6" w:rsidRDefault="00237922" w:rsidP="005576F9">
      <w:pPr>
        <w:pStyle w:val="021"/>
        <w:rPr>
          <w:rtl/>
        </w:rPr>
      </w:pPr>
      <w:r>
        <w:rPr>
          <w:rtl/>
        </w:rPr>
        <w:t>הלכך, כל מחמת כהות באה מאיש, מחסורייתא</w:t>
      </w:r>
      <w:r w:rsidR="00F40753">
        <w:rPr>
          <w:rtl/>
        </w:rPr>
        <w:t xml:space="preserve"> </w:t>
      </w:r>
      <w:r>
        <w:rPr>
          <w:rFonts w:hint="cs"/>
          <w:rtl/>
        </w:rPr>
        <w:t>'</w:t>
      </w:r>
      <w:r>
        <w:rPr>
          <w:rStyle w:val="affffe"/>
          <w:rtl/>
        </w:rPr>
        <w:t>מִדַּק</w:t>
      </w:r>
      <w:r>
        <w:rPr>
          <w:rFonts w:hint="cs"/>
          <w:rtl/>
        </w:rPr>
        <w:t>'</w:t>
      </w:r>
      <w:r>
        <w:rPr>
          <w:rtl/>
        </w:rPr>
        <w:t>, מבלבליתא - מתבלול, משניותא</w:t>
      </w:r>
      <w:r>
        <w:rPr>
          <w:rFonts w:hint="cs"/>
          <w:rtl/>
        </w:rPr>
        <w:t xml:space="preserve"> '</w:t>
      </w:r>
      <w:r>
        <w:rPr>
          <w:rStyle w:val="affffe"/>
          <w:rtl/>
        </w:rPr>
        <w:t>מִבְּעֵינוֹ</w:t>
      </w:r>
      <w:r>
        <w:rPr>
          <w:rFonts w:hint="cs"/>
          <w:rtl/>
        </w:rPr>
        <w:t>'</w:t>
      </w:r>
      <w:r w:rsidR="0057284B">
        <w:rPr>
          <w:rtl/>
        </w:rPr>
        <w:t>.</w:t>
      </w:r>
    </w:p>
    <w:p w14:paraId="5DBA82C9" w14:textId="1B3596DD" w:rsidR="00B874E6" w:rsidRDefault="0057284B" w:rsidP="00237922">
      <w:pPr>
        <w:pStyle w:val="afffd"/>
        <w:rPr>
          <w:rtl/>
        </w:rPr>
      </w:pPr>
      <w:r>
        <w:rPr>
          <w:rtl/>
        </w:rPr>
        <w:t xml:space="preserve">  </w:t>
      </w:r>
      <w:r w:rsidR="00F40753">
        <w:rPr>
          <w:rStyle w:val="afffff0"/>
        </w:rPr>
        <w:t xml:space="preserve">ג. </w:t>
      </w:r>
      <w:r w:rsidR="00F40753">
        <w:rPr>
          <w:rtl/>
        </w:rPr>
        <w:t>סכי שמש</w:t>
      </w:r>
      <w:r>
        <w:rPr>
          <w:rtl/>
        </w:rPr>
        <w:t>.</w:t>
      </w:r>
    </w:p>
    <w:p w14:paraId="5738455D" w14:textId="77777777" w:rsidR="006542AA" w:rsidRDefault="00000000">
      <w:pPr>
        <w:pStyle w:val="36"/>
        <w:framePr w:wrap="notBeside"/>
      </w:pPr>
      <w:r>
        <w:t>תני רב יוסף:</w:t>
      </w:r>
    </w:p>
    <w:p w14:paraId="24C9F3A7" w14:textId="71E968A2" w:rsidR="00B874E6" w:rsidRDefault="00F40753" w:rsidP="00F40753">
      <w:pPr>
        <w:rPr>
          <w:rtl/>
        </w:rPr>
      </w:pPr>
      <w:r>
        <w:rPr>
          <w:rtl/>
        </w:rPr>
        <w:t>סני שמש</w:t>
      </w:r>
      <w:r w:rsidR="00167F24">
        <w:rPr>
          <w:rFonts w:hint="cs"/>
          <w:rtl/>
        </w:rPr>
        <w:t>[שלא יכול לראות השמש]</w:t>
      </w:r>
      <w:r w:rsidR="0057284B">
        <w:rPr>
          <w:rtl/>
        </w:rPr>
        <w:t>.</w:t>
      </w:r>
    </w:p>
    <w:p w14:paraId="72951299" w14:textId="7EC2E577" w:rsidR="006542AA" w:rsidRDefault="00000000">
      <w:pPr>
        <w:pStyle w:val="36"/>
        <w:framePr w:wrap="notBeside"/>
      </w:pPr>
      <w:r>
        <w:t>זגדיין - מחוי ר"ה:</w:t>
      </w:r>
    </w:p>
    <w:p w14:paraId="5BF77BFB" w14:textId="4DAF65F3" w:rsidR="00B874E6" w:rsidRDefault="00F40753" w:rsidP="00F40753">
      <w:pPr>
        <w:rPr>
          <w:rtl/>
        </w:rPr>
      </w:pPr>
      <w:r>
        <w:rPr>
          <w:rtl/>
        </w:rPr>
        <w:t>חד מדידן וחד משלהם</w:t>
      </w:r>
      <w:r w:rsidR="00167F24">
        <w:rPr>
          <w:rFonts w:hint="cs"/>
          <w:rtl/>
        </w:rPr>
        <w:t>[שהיו עיניו משונות]</w:t>
      </w:r>
      <w:r>
        <w:rPr>
          <w:rtl/>
        </w:rPr>
        <w:t xml:space="preserve">, ואיקפד </w:t>
      </w:r>
      <w:r>
        <w:rPr>
          <w:rStyle w:val="27"/>
          <w:rtl/>
        </w:rPr>
        <w:t>רב יהודה</w:t>
      </w:r>
      <w:r w:rsidR="0057284B">
        <w:rPr>
          <w:rtl/>
        </w:rPr>
        <w:t>.</w:t>
      </w:r>
    </w:p>
    <w:p w14:paraId="405C2486" w14:textId="77777777" w:rsidR="006542AA" w:rsidRDefault="00000000">
      <w:pPr>
        <w:pStyle w:val="36"/>
        <w:framePr w:wrap="notBeside"/>
      </w:pPr>
      <w:r>
        <w:t>מיתיבי:</w:t>
      </w:r>
    </w:p>
    <w:p w14:paraId="29F20871" w14:textId="5CE7042D" w:rsidR="00237922" w:rsidRDefault="00F40753" w:rsidP="00F40753">
      <w:pPr>
        <w:rPr>
          <w:rtl/>
        </w:rPr>
      </w:pPr>
      <w:r>
        <w:rPr>
          <w:rtl/>
        </w:rPr>
        <w:t xml:space="preserve">שכבנא - שגביניו שוכבים, זגדום - אחד שחור ואחד לבן! </w:t>
      </w:r>
    </w:p>
    <w:p w14:paraId="453A8FC6" w14:textId="25981794" w:rsidR="00B874E6" w:rsidRDefault="00F40753" w:rsidP="00C5567C">
      <w:pPr>
        <w:pStyle w:val="a"/>
        <w:rPr>
          <w:rtl/>
        </w:rPr>
      </w:pPr>
      <w:r>
        <w:rPr>
          <w:rtl/>
        </w:rPr>
        <w:t>תנא כל זוגא דלא שוי להדדי - זגדום קרי לו</w:t>
      </w:r>
      <w:r w:rsidR="0057284B">
        <w:rPr>
          <w:rtl/>
        </w:rPr>
        <w:t>.</w:t>
      </w:r>
    </w:p>
    <w:p w14:paraId="72AA65A9" w14:textId="77777777" w:rsidR="00B874E6" w:rsidRDefault="00F40753" w:rsidP="00F40753">
      <w:pPr>
        <w:rPr>
          <w:rtl/>
        </w:rPr>
      </w:pPr>
      <w:r w:rsidRPr="00167F24">
        <w:rPr>
          <w:b/>
          <w:bCs/>
          <w:rtl/>
        </w:rPr>
        <w:t>הצירן</w:t>
      </w:r>
      <w:r>
        <w:rPr>
          <w:rtl/>
        </w:rPr>
        <w:t xml:space="preserve"> - עיניו תרוטות וצירניות, דומעות דולפות טורדות</w:t>
      </w:r>
      <w:r w:rsidR="0057284B">
        <w:rPr>
          <w:rtl/>
        </w:rPr>
        <w:t>.</w:t>
      </w:r>
    </w:p>
    <w:p w14:paraId="0E0AF038" w14:textId="77777777" w:rsidR="006542AA" w:rsidRDefault="00000000">
      <w:pPr>
        <w:pStyle w:val="36"/>
        <w:framePr w:wrap="notBeside"/>
      </w:pPr>
      <w:r>
        <w:t>תנא:</w:t>
      </w:r>
    </w:p>
    <w:p w14:paraId="54AE5681" w14:textId="1C8A975C" w:rsidR="00B874E6" w:rsidRDefault="00F40753" w:rsidP="00167F24">
      <w:pPr>
        <w:rPr>
          <w:rtl/>
        </w:rPr>
      </w:pPr>
      <w:r>
        <w:rPr>
          <w:rtl/>
        </w:rPr>
        <w:t xml:space="preserve">הזדיר </w:t>
      </w:r>
      <w:r w:rsidR="00167F24">
        <w:rPr>
          <w:rFonts w:hint="cs"/>
          <w:rtl/>
        </w:rPr>
        <w:t>- פוזל</w:t>
      </w:r>
      <w:r>
        <w:rPr>
          <w:rtl/>
        </w:rPr>
        <w:t>, לופין -</w:t>
      </w:r>
      <w:r w:rsidR="00167F24">
        <w:rPr>
          <w:rFonts w:hint="cs"/>
          <w:rtl/>
        </w:rPr>
        <w:t xml:space="preserve"> מרובים זיפיו</w:t>
      </w:r>
      <w:r>
        <w:rPr>
          <w:rtl/>
        </w:rPr>
        <w:t xml:space="preserve">, תמיר - </w:t>
      </w:r>
      <w:r w:rsidR="00167F24">
        <w:rPr>
          <w:rFonts w:hint="cs"/>
          <w:rtl/>
        </w:rPr>
        <w:t>שכלו ריסיו</w:t>
      </w:r>
      <w:r w:rsidR="0057284B">
        <w:rPr>
          <w:rtl/>
        </w:rPr>
        <w:t>.</w:t>
      </w:r>
    </w:p>
    <w:p w14:paraId="3F397B9D" w14:textId="496A3739" w:rsidR="00167F24" w:rsidRDefault="00F40753" w:rsidP="00F40753">
      <w:pPr>
        <w:rPr>
          <w:rtl/>
        </w:rPr>
      </w:pPr>
      <w:r>
        <w:rPr>
          <w:rtl/>
        </w:rPr>
        <w:t xml:space="preserve">ואלו גבי מומין תנו להם, והתנן: שנשרו ריסי עיניו פסול מפני מראית העין! </w:t>
      </w:r>
    </w:p>
    <w:p w14:paraId="1B480D54" w14:textId="0AD5506A" w:rsidR="006542AA" w:rsidRDefault="00000000">
      <w:pPr>
        <w:pStyle w:val="36"/>
        <w:framePr w:wrap="notBeside"/>
      </w:pPr>
      <w:r>
        <w:t>לא קשה,</w:t>
      </w:r>
    </w:p>
    <w:p w14:paraId="36341A72" w14:textId="60CB5FE1" w:rsidR="00167F24" w:rsidRDefault="00F40753" w:rsidP="00C5567C">
      <w:pPr>
        <w:pStyle w:val="a"/>
        <w:rPr>
          <w:rtl/>
        </w:rPr>
      </w:pPr>
      <w:r>
        <w:rPr>
          <w:rtl/>
        </w:rPr>
        <w:t xml:space="preserve">הא - </w:t>
      </w:r>
      <w:r w:rsidR="00167F24">
        <w:rPr>
          <w:rFonts w:hint="cs"/>
          <w:rtl/>
        </w:rPr>
        <w:t xml:space="preserve">דנשאר מעט משרשם והך דפסול בשלא נשאר </w:t>
      </w:r>
    </w:p>
    <w:p w14:paraId="07E75378" w14:textId="6E8EB374" w:rsidR="0057284B" w:rsidRDefault="0057284B" w:rsidP="009F73ED">
      <w:pPr>
        <w:pStyle w:val="affff9"/>
        <w:ind w:left="0" w:firstLine="0"/>
        <w:rPr>
          <w:rtl/>
        </w:rPr>
      </w:pPr>
      <w:r>
        <w:rPr>
          <w:rtl/>
        </w:rPr>
        <w:t>• • •</w:t>
      </w:r>
    </w:p>
    <w:p w14:paraId="5079E415" w14:textId="77777777" w:rsidR="006542AA" w:rsidRDefault="00000000">
      <w:pPr>
        <w:pStyle w:val="afffff5"/>
        <w:framePr w:wrap="around"/>
      </w:pPr>
      <w:r>
        <w:t>משנה ד</w:t>
      </w:r>
    </w:p>
    <w:p w14:paraId="17664490" w14:textId="77777777" w:rsidR="00167F24" w:rsidRDefault="00F40753" w:rsidP="009F73ED">
      <w:pPr>
        <w:pStyle w:val="afff5"/>
        <w:spacing w:before="120"/>
        <w:rPr>
          <w:rtl/>
        </w:rPr>
      </w:pPr>
      <w:r>
        <w:rPr>
          <w:rtl/>
        </w:rPr>
        <w:t xml:space="preserve">עיניו גדולות כשל עגל או קטנות כשל אווז, </w:t>
      </w:r>
    </w:p>
    <w:p w14:paraId="49610FDE" w14:textId="77777777" w:rsidR="00167F24" w:rsidRDefault="00F40753" w:rsidP="005E0764">
      <w:pPr>
        <w:pStyle w:val="afff5"/>
        <w:rPr>
          <w:rtl/>
        </w:rPr>
      </w:pPr>
      <w:r>
        <w:rPr>
          <w:rtl/>
        </w:rPr>
        <w:t xml:space="preserve">גופו גדול מאבריו, או קטן מאבריו, </w:t>
      </w:r>
    </w:p>
    <w:p w14:paraId="2BAAA366" w14:textId="77777777" w:rsidR="00B874E6" w:rsidRDefault="00F40753" w:rsidP="005E0764">
      <w:pPr>
        <w:pStyle w:val="afff5"/>
        <w:rPr>
          <w:rtl/>
        </w:rPr>
      </w:pPr>
      <w:r>
        <w:rPr>
          <w:rtl/>
        </w:rPr>
        <w:t>חוטמו גדול מאבריו או קטן מאיבריו, הצומם והצומע</w:t>
      </w:r>
      <w:r w:rsidR="0057284B">
        <w:rPr>
          <w:rtl/>
        </w:rPr>
        <w:t>.</w:t>
      </w:r>
    </w:p>
    <w:p w14:paraId="4C4B3B2C" w14:textId="77777777" w:rsidR="00B874E6" w:rsidRDefault="00F40753" w:rsidP="005E0764">
      <w:pPr>
        <w:pStyle w:val="afff5"/>
        <w:rPr>
          <w:rtl/>
        </w:rPr>
      </w:pPr>
      <w:r>
        <w:rPr>
          <w:rtl/>
        </w:rPr>
        <w:t>איזהו צומע - כל שאזניו קטנות, והצומם - כל שאזניו דומות לספוג</w:t>
      </w:r>
      <w:r w:rsidR="0057284B">
        <w:rPr>
          <w:rtl/>
        </w:rPr>
        <w:t>.</w:t>
      </w:r>
    </w:p>
    <w:p w14:paraId="7D29ECE2" w14:textId="77777777" w:rsidR="00532770" w:rsidRDefault="00532770" w:rsidP="005E0764">
      <w:pPr>
        <w:pStyle w:val="afff5"/>
        <w:rPr>
          <w:rtl/>
        </w:rPr>
      </w:pPr>
      <w:r>
        <w:rPr>
          <w:rFonts w:hint="cs"/>
          <w:rtl/>
        </w:rPr>
        <w:t xml:space="preserve"> </w:t>
      </w:r>
      <w:r>
        <w:rPr>
          <w:rFonts w:hint="cs"/>
          <w:rtl/>
        </w:rPr>
        <w:tab/>
      </w:r>
      <w:r w:rsidR="00F40753">
        <w:rPr>
          <w:rtl/>
        </w:rPr>
        <w:t xml:space="preserve">שפתו העליונה עודפת על התחתונה, </w:t>
      </w:r>
    </w:p>
    <w:p w14:paraId="4C719B81" w14:textId="77777777" w:rsidR="00532770" w:rsidRDefault="00532770" w:rsidP="005E0764">
      <w:pPr>
        <w:pStyle w:val="afff5"/>
        <w:rPr>
          <w:rtl/>
        </w:rPr>
      </w:pPr>
      <w:r>
        <w:rPr>
          <w:rFonts w:hint="cs"/>
          <w:rtl/>
        </w:rPr>
        <w:t xml:space="preserve"> </w:t>
      </w:r>
      <w:r>
        <w:rPr>
          <w:rFonts w:hint="cs"/>
          <w:rtl/>
        </w:rPr>
        <w:tab/>
      </w:r>
      <w:r w:rsidR="00F40753">
        <w:rPr>
          <w:rtl/>
        </w:rPr>
        <w:t xml:space="preserve">התחתונה עודפת על העליונה - הרי זה מום, </w:t>
      </w:r>
    </w:p>
    <w:p w14:paraId="3D677204" w14:textId="77777777" w:rsidR="00B874E6" w:rsidRDefault="00532770" w:rsidP="005E0764">
      <w:pPr>
        <w:pStyle w:val="afff5"/>
        <w:rPr>
          <w:rtl/>
        </w:rPr>
      </w:pPr>
      <w:r>
        <w:rPr>
          <w:rFonts w:hint="cs"/>
          <w:rtl/>
        </w:rPr>
        <w:t xml:space="preserve"> </w:t>
      </w:r>
      <w:r>
        <w:rPr>
          <w:rFonts w:hint="cs"/>
          <w:rtl/>
        </w:rPr>
        <w:tab/>
      </w:r>
      <w:r w:rsidR="00F40753">
        <w:rPr>
          <w:rtl/>
        </w:rPr>
        <w:t>ושנשרו שיניו - פסול מפני מראית העין</w:t>
      </w:r>
      <w:r w:rsidR="0057284B">
        <w:rPr>
          <w:rtl/>
        </w:rPr>
        <w:t>.</w:t>
      </w:r>
    </w:p>
    <w:p w14:paraId="448DC83D" w14:textId="0AC88E80" w:rsidR="0057284B" w:rsidRDefault="0057284B" w:rsidP="009F73ED">
      <w:pPr>
        <w:pStyle w:val="affff9"/>
        <w:rPr>
          <w:rtl/>
        </w:rPr>
      </w:pPr>
      <w:r>
        <w:rPr>
          <w:rtl/>
        </w:rPr>
        <w:lastRenderedPageBreak/>
        <w:t>• • •</w:t>
      </w:r>
    </w:p>
    <w:p w14:paraId="0E479C43" w14:textId="2B52454E" w:rsidR="006542AA" w:rsidRDefault="00000000">
      <w:pPr>
        <w:pStyle w:val="36"/>
        <w:framePr w:wrap="notBeside"/>
      </w:pPr>
      <w:r>
        <w:t>רב:</w:t>
      </w:r>
    </w:p>
    <w:p w14:paraId="6C42707B" w14:textId="501780A5" w:rsidR="00532770" w:rsidRDefault="00F40753" w:rsidP="00532770">
      <w:pPr>
        <w:rPr>
          <w:rtl/>
        </w:rPr>
      </w:pPr>
      <w:r>
        <w:rPr>
          <w:rtl/>
        </w:rPr>
        <w:t xml:space="preserve">משה רבינו עשר אמות היה, </w:t>
      </w:r>
      <w:r w:rsidR="00532770">
        <w:rPr>
          <w:rFonts w:hint="cs"/>
          <w:rtl/>
        </w:rPr>
        <w:t>'</w:t>
      </w:r>
      <w:r>
        <w:rPr>
          <w:rStyle w:val="affffe"/>
          <w:rtl/>
        </w:rPr>
        <w:t>וַיִּפְרֹשׂ אֶת הָאֹהֶל עַל הַמִּשְׁכָּן</w:t>
      </w:r>
      <w:r w:rsidR="00532770">
        <w:rPr>
          <w:rFonts w:hint="cs"/>
          <w:rtl/>
        </w:rPr>
        <w:t>'</w:t>
      </w:r>
      <w:r>
        <w:rPr>
          <w:rtl/>
        </w:rPr>
        <w:t xml:space="preserve">, מי פרשו - משה רבינו פרשו, וכתיב </w:t>
      </w:r>
      <w:r w:rsidRPr="009F73ED">
        <w:rPr>
          <w:rStyle w:val="affffe"/>
          <w:rtl/>
        </w:rPr>
        <w:t>עשר אמות אורך הקרש</w:t>
      </w:r>
      <w:r>
        <w:rPr>
          <w:rtl/>
        </w:rPr>
        <w:t xml:space="preserve"> </w:t>
      </w:r>
    </w:p>
    <w:p w14:paraId="4BE21D16" w14:textId="3CE23171" w:rsidR="006542AA" w:rsidRDefault="00532770">
      <w:pPr>
        <w:pStyle w:val="36"/>
        <w:framePr w:wrap="notBeside"/>
      </w:pPr>
      <w:r>
        <w:t>רשב"ח לרב:</w:t>
      </w:r>
    </w:p>
    <w:p w14:paraId="3C82BF51" w14:textId="6719FAD5" w:rsidR="00B874E6" w:rsidRDefault="00F40753" w:rsidP="00532770">
      <w:pPr>
        <w:rPr>
          <w:rtl/>
        </w:rPr>
      </w:pPr>
      <w:r>
        <w:rPr>
          <w:rtl/>
        </w:rPr>
        <w:t>אם כן עשיתו למשה רבינו בעל מום, דתנן גופו גדול מאבריו או קטן מאבריו! אמר לו: שימי, באמה של קרש אומר</w:t>
      </w:r>
      <w:r w:rsidR="0057284B">
        <w:rPr>
          <w:rtl/>
        </w:rPr>
        <w:t>.</w:t>
      </w:r>
    </w:p>
    <w:p w14:paraId="31F1130F" w14:textId="1B9BD318" w:rsidR="00B874E6" w:rsidRDefault="0057284B" w:rsidP="00532770">
      <w:pPr>
        <w:pStyle w:val="afffd"/>
        <w:rPr>
          <w:rtl/>
        </w:rPr>
      </w:pPr>
      <w:r>
        <w:rPr>
          <w:rtl/>
        </w:rPr>
        <w:t xml:space="preserve">  </w:t>
      </w:r>
      <w:r w:rsidR="00F40753">
        <w:rPr>
          <w:rStyle w:val="afffff0"/>
        </w:rPr>
        <w:t xml:space="preserve">ה. </w:t>
      </w:r>
      <w:r w:rsidR="00F40753">
        <w:rPr>
          <w:rtl/>
        </w:rPr>
        <w:t>חוטמו גדול כו'</w:t>
      </w:r>
      <w:r>
        <w:rPr>
          <w:rtl/>
        </w:rPr>
        <w:t>.</w:t>
      </w:r>
    </w:p>
    <w:p w14:paraId="0874FA73" w14:textId="77777777" w:rsidR="006542AA" w:rsidRDefault="00000000">
      <w:pPr>
        <w:pStyle w:val="36"/>
        <w:framePr w:wrap="notBeside"/>
      </w:pPr>
      <w:r>
        <w:t>תנא:</w:t>
      </w:r>
    </w:p>
    <w:p w14:paraId="0AB8B2A5" w14:textId="43FDF8E4" w:rsidR="00B874E6" w:rsidRDefault="00532770" w:rsidP="00F40753">
      <w:pPr>
        <w:rPr>
          <w:rtl/>
        </w:rPr>
      </w:pPr>
      <w:r>
        <w:rPr>
          <w:rFonts w:hint="cs"/>
          <w:rtl/>
        </w:rPr>
        <w:t>[רוחב]</w:t>
      </w:r>
      <w:r w:rsidR="00F40753">
        <w:rPr>
          <w:rtl/>
        </w:rPr>
        <w:t>כאצבע קטנה</w:t>
      </w:r>
      <w:r w:rsidR="0057284B">
        <w:rPr>
          <w:rtl/>
        </w:rPr>
        <w:t>.</w:t>
      </w:r>
    </w:p>
    <w:p w14:paraId="1C6D9D3B" w14:textId="4870BD37" w:rsidR="00B874E6" w:rsidRDefault="0057284B" w:rsidP="00532770">
      <w:pPr>
        <w:pStyle w:val="afffd"/>
        <w:rPr>
          <w:rtl/>
        </w:rPr>
      </w:pPr>
      <w:r>
        <w:rPr>
          <w:rtl/>
        </w:rPr>
        <w:t xml:space="preserve">  </w:t>
      </w:r>
      <w:r w:rsidR="00F40753">
        <w:rPr>
          <w:rStyle w:val="afffff0"/>
        </w:rPr>
        <w:t xml:space="preserve">ו. </w:t>
      </w:r>
      <w:r w:rsidR="00F40753">
        <w:rPr>
          <w:rtl/>
        </w:rPr>
        <w:t>הצימם והצימע</w:t>
      </w:r>
      <w:r>
        <w:rPr>
          <w:rtl/>
        </w:rPr>
        <w:t>.</w:t>
      </w:r>
    </w:p>
    <w:p w14:paraId="3435B255" w14:textId="77777777" w:rsidR="00B874E6" w:rsidRDefault="00F40753" w:rsidP="00F40753">
      <w:pPr>
        <w:rPr>
          <w:rtl/>
        </w:rPr>
      </w:pPr>
      <w:r>
        <w:rPr>
          <w:rtl/>
        </w:rPr>
        <w:t>תנא: אף הצימח</w:t>
      </w:r>
      <w:r w:rsidR="0057284B">
        <w:rPr>
          <w:rtl/>
        </w:rPr>
        <w:t>.</w:t>
      </w:r>
    </w:p>
    <w:p w14:paraId="0B072ED0" w14:textId="305040DA" w:rsidR="00B874E6" w:rsidRDefault="00F40753" w:rsidP="00532770">
      <w:pPr>
        <w:rPr>
          <w:rtl/>
        </w:rPr>
      </w:pPr>
      <w:r>
        <w:rPr>
          <w:rtl/>
        </w:rPr>
        <w:t xml:space="preserve">לא היו ידעי רבנן מה צימח, שמעו לההוא טייעא </w:t>
      </w:r>
      <w:r w:rsidR="00532770">
        <w:rPr>
          <w:rFonts w:hint="cs"/>
          <w:rtl/>
        </w:rPr>
        <w:t>שאמר</w:t>
      </w:r>
      <w:r>
        <w:rPr>
          <w:rtl/>
        </w:rPr>
        <w:t>: מאן דבעי צימח, ו</w:t>
      </w:r>
      <w:r w:rsidR="00532770">
        <w:rPr>
          <w:rFonts w:hint="cs"/>
          <w:rtl/>
        </w:rPr>
        <w:t>נמצא גדי שאזניו ארוכות ללמטה</w:t>
      </w:r>
      <w:r w:rsidR="0057284B">
        <w:rPr>
          <w:rtl/>
        </w:rPr>
        <w:t>.</w:t>
      </w:r>
    </w:p>
    <w:p w14:paraId="2D9BA36D" w14:textId="08584FD6" w:rsidR="006542AA" w:rsidRDefault="00000000">
      <w:pPr>
        <w:pStyle w:val="36"/>
        <w:framePr w:wrap="notBeside"/>
      </w:pPr>
      <w:r>
        <w:t>אר"ח</w:t>
      </w:r>
      <w:r w:rsidR="00F40753">
        <w:t>:</w:t>
      </w:r>
    </w:p>
    <w:p w14:paraId="46D95979" w14:textId="4E90A16A" w:rsidR="00A252EE" w:rsidRDefault="00F40753" w:rsidP="00F40753">
      <w:pPr>
        <w:rPr>
          <w:rtl/>
        </w:rPr>
      </w:pPr>
      <w:r>
        <w:rPr>
          <w:rtl/>
        </w:rPr>
        <w:t>עז שאין לה קרנים, ורחל שיש לה קרנים - כשרים לגבי מזבח</w:t>
      </w:r>
      <w:r w:rsidR="00532770">
        <w:rPr>
          <w:rtl/>
        </w:rPr>
        <w:t>,</w:t>
      </w:r>
    </w:p>
    <w:p w14:paraId="1B4A5EBC" w14:textId="39C1CB11" w:rsidR="006542AA" w:rsidRDefault="00000000">
      <w:pPr>
        <w:pStyle w:val="36"/>
        <w:framePr w:wrap="notBeside"/>
      </w:pPr>
      <w:r>
        <w:t>ותנ"ה</w:t>
      </w:r>
      <w:r w:rsidR="00F40753">
        <w:t>:</w:t>
      </w:r>
    </w:p>
    <w:p w14:paraId="0F211BBB" w14:textId="5A982CE2" w:rsidR="00A252EE" w:rsidRDefault="00F40753" w:rsidP="00A252EE">
      <w:pPr>
        <w:rPr>
          <w:rtl/>
        </w:rPr>
      </w:pPr>
      <w:r>
        <w:rPr>
          <w:rtl/>
        </w:rPr>
        <w:t xml:space="preserve">יש דברים שהן כמומין ואינן כמומין, ושוחטין עליהם במקדש אבל לא במדינה, </w:t>
      </w:r>
    </w:p>
    <w:p w14:paraId="043188B7" w14:textId="77777777" w:rsidR="00B874E6" w:rsidRDefault="00A252EE" w:rsidP="00A252EE">
      <w:pPr>
        <w:rPr>
          <w:rtl/>
        </w:rPr>
      </w:pPr>
      <w:r>
        <w:rPr>
          <w:rtl/>
        </w:rPr>
        <w:tab/>
      </w:r>
      <w:r w:rsidR="00F40753">
        <w:rPr>
          <w:rtl/>
        </w:rPr>
        <w:t>ואלו הן, עז שאין לו קרנים, ורחל שיש לו קרנים, והצימח והצימם והצומע</w:t>
      </w:r>
      <w:r w:rsidR="0057284B">
        <w:rPr>
          <w:rtl/>
        </w:rPr>
        <w:t>.</w:t>
      </w:r>
    </w:p>
    <w:p w14:paraId="7B56754C" w14:textId="04A9F9F9" w:rsidR="006542AA" w:rsidRDefault="00000000">
      <w:pPr>
        <w:pStyle w:val="36"/>
        <w:framePr w:wrap="notBeside"/>
      </w:pPr>
      <w:r>
        <w:t xml:space="preserve">אר"ח </w:t>
      </w:r>
      <w:r w:rsidR="00F40753">
        <w:t>אמר אמימר:</w:t>
      </w:r>
    </w:p>
    <w:p w14:paraId="3EDED3E1" w14:textId="560E9AE2" w:rsidR="00A252EE" w:rsidRDefault="00F40753" w:rsidP="00F40753">
      <w:pPr>
        <w:rPr>
          <w:rtl/>
        </w:rPr>
      </w:pPr>
      <w:r>
        <w:rPr>
          <w:rtl/>
        </w:rPr>
        <w:t>נטלו קרנותן וזכרותן עמהן - פסולה, ואין פודין עליהם</w:t>
      </w:r>
      <w:r w:rsidR="00A252EE">
        <w:rPr>
          <w:rtl/>
        </w:rPr>
        <w:t>,</w:t>
      </w:r>
      <w:r w:rsidR="00A252EE">
        <w:rPr>
          <w:rFonts w:hint="cs"/>
          <w:rtl/>
        </w:rPr>
        <w:t xml:space="preserve"> </w:t>
      </w:r>
    </w:p>
    <w:p w14:paraId="05732E8A" w14:textId="77777777" w:rsidR="00B874E6" w:rsidRDefault="00F40753" w:rsidP="00F40753">
      <w:pPr>
        <w:rPr>
          <w:rtl/>
        </w:rPr>
      </w:pPr>
      <w:r>
        <w:rPr>
          <w:rtl/>
        </w:rPr>
        <w:t>נטלו טלפיים וזכרותם עמהן - פסולין, ונפדין עליהם</w:t>
      </w:r>
      <w:r w:rsidR="0057284B">
        <w:rPr>
          <w:rtl/>
        </w:rPr>
        <w:t>.</w:t>
      </w:r>
    </w:p>
    <w:p w14:paraId="2ECD28C5" w14:textId="77777777" w:rsidR="006542AA" w:rsidRDefault="00000000">
      <w:pPr>
        <w:pStyle w:val="36"/>
        <w:framePr w:wrap="notBeside"/>
      </w:pPr>
      <w:r>
        <w:t>והך</w:t>
      </w:r>
      <w:r w:rsidR="00F40753">
        <w:t>:</w:t>
      </w:r>
    </w:p>
    <w:p w14:paraId="0FA1CFBB" w14:textId="0958B5DC" w:rsidR="00A252EE" w:rsidRDefault="00A252EE" w:rsidP="00A252EE">
      <w:pPr>
        <w:rPr>
          <w:rtl/>
        </w:rPr>
      </w:pPr>
      <w:r>
        <w:rPr>
          <w:rFonts w:hint="cs"/>
          <w:rtl/>
        </w:rPr>
        <w:t>ד</w:t>
      </w:r>
      <w:r w:rsidR="00F40753">
        <w:rPr>
          <w:rtl/>
        </w:rPr>
        <w:t xml:space="preserve">נטלו קרניין וטלפיין וזכרותן עמהן </w:t>
      </w:r>
      <w:r w:rsidR="00F40753" w:rsidRPr="00A252EE">
        <w:rPr>
          <w:b/>
          <w:bCs/>
          <w:rtl/>
        </w:rPr>
        <w:t>פסולין</w:t>
      </w:r>
      <w:r w:rsidR="00F40753">
        <w:rPr>
          <w:rtl/>
        </w:rPr>
        <w:t xml:space="preserve"> ונפדין עליהן! </w:t>
      </w:r>
    </w:p>
    <w:p w14:paraId="4DAAFB52" w14:textId="77777777" w:rsidR="006542AA" w:rsidRDefault="00000000">
      <w:pPr>
        <w:pStyle w:val="36"/>
        <w:framePr w:wrap="notBeside"/>
      </w:pPr>
      <w:r>
        <w:t>ל"ק</w:t>
      </w:r>
    </w:p>
    <w:p w14:paraId="33785015" w14:textId="2B455FA9" w:rsidR="00A252EE" w:rsidRDefault="00A252EE" w:rsidP="00C5567C">
      <w:pPr>
        <w:pStyle w:val="a"/>
      </w:pPr>
      <w:r>
        <w:rPr>
          <w:rFonts w:hint="cs"/>
          <w:rtl/>
        </w:rPr>
        <w:t xml:space="preserve">הא דאיתעקור מהשורש והא דאיגום מלמעלה </w:t>
      </w:r>
    </w:p>
    <w:p w14:paraId="29A5008F" w14:textId="77777777" w:rsidR="006542AA" w:rsidRDefault="00000000">
      <w:pPr>
        <w:pStyle w:val="36"/>
        <w:framePr w:wrap="notBeside"/>
      </w:pPr>
      <w:r>
        <w:t>והך</w:t>
      </w:r>
    </w:p>
    <w:p w14:paraId="3A133A01" w14:textId="1F73ACB7" w:rsidR="00B874E6" w:rsidRDefault="00A252EE" w:rsidP="00615DF5">
      <w:pPr>
        <w:ind w:left="0" w:firstLine="0"/>
        <w:rPr>
          <w:rtl/>
        </w:rPr>
      </w:pPr>
      <w:r>
        <w:rPr>
          <w:rFonts w:hint="cs"/>
          <w:rtl/>
        </w:rPr>
        <w:t>ד</w:t>
      </w:r>
      <w:r w:rsidR="00F40753">
        <w:rPr>
          <w:rtl/>
        </w:rPr>
        <w:t xml:space="preserve">פרה שקרניה </w:t>
      </w:r>
      <w:r>
        <w:rPr>
          <w:rtl/>
        </w:rPr>
        <w:t xml:space="preserve">וטלפיה שחורים </w:t>
      </w:r>
      <w:r w:rsidR="00F40753">
        <w:rPr>
          <w:rtl/>
        </w:rPr>
        <w:t xml:space="preserve">יגוד! </w:t>
      </w:r>
      <w:r>
        <w:rPr>
          <w:rFonts w:hint="cs"/>
          <w:rtl/>
        </w:rPr>
        <w:t>היינו מהחלק העליון הנקרא זכרות [אבל יותר מזה פסולה]</w:t>
      </w:r>
    </w:p>
    <w:p w14:paraId="0EA4F9DB" w14:textId="5A9CC71F" w:rsidR="0057284B" w:rsidRDefault="0057284B" w:rsidP="009F73ED">
      <w:pPr>
        <w:pStyle w:val="affff9"/>
        <w:rPr>
          <w:rtl/>
        </w:rPr>
      </w:pPr>
      <w:r>
        <w:rPr>
          <w:rtl/>
        </w:rPr>
        <w:t>• • •</w:t>
      </w:r>
    </w:p>
    <w:p w14:paraId="6A11F097" w14:textId="77777777" w:rsidR="00A252EE" w:rsidRDefault="00A252EE" w:rsidP="00A252EE">
      <w:pPr>
        <w:pStyle w:val="afff0"/>
        <w:framePr w:wrap="around"/>
        <w:rPr>
          <w:rtl/>
        </w:rPr>
      </w:pPr>
      <w:r>
        <w:rPr>
          <w:rFonts w:hint="cs"/>
          <w:rtl/>
        </w:rPr>
        <w:lastRenderedPageBreak/>
        <w:t>מד:</w:t>
      </w:r>
    </w:p>
    <w:p w14:paraId="4D47CD3C" w14:textId="77777777" w:rsidR="006542AA" w:rsidRDefault="00000000">
      <w:pPr>
        <w:pStyle w:val="afffff5"/>
        <w:framePr w:wrap="around"/>
      </w:pPr>
      <w:r>
        <w:t>משנה ה</w:t>
      </w:r>
    </w:p>
    <w:p w14:paraId="55B9AC3A" w14:textId="77777777" w:rsidR="00B874E6" w:rsidRDefault="00F40753" w:rsidP="009F73ED">
      <w:pPr>
        <w:pStyle w:val="afff5"/>
        <w:spacing w:before="120"/>
        <w:rPr>
          <w:rtl/>
        </w:rPr>
      </w:pPr>
      <w:r>
        <w:rPr>
          <w:rtl/>
        </w:rPr>
        <w:t>דדין שוכבין כשל אשה, כריסו צבה, טיבורו יוצא, נכפה אפילו אחת לימים, רוח קצרה באה עליו, המאושבן, ובעל גבר</w:t>
      </w:r>
      <w:r w:rsidR="0057284B">
        <w:rPr>
          <w:rtl/>
        </w:rPr>
        <w:t>.</w:t>
      </w:r>
    </w:p>
    <w:p w14:paraId="4F110E8D" w14:textId="624D09A9" w:rsidR="00B874E6" w:rsidRDefault="0057284B" w:rsidP="009F73ED">
      <w:pPr>
        <w:pStyle w:val="affff9"/>
        <w:rPr>
          <w:rtl/>
        </w:rPr>
      </w:pPr>
      <w:r>
        <w:rPr>
          <w:rtl/>
        </w:rPr>
        <w:t>• • •</w:t>
      </w:r>
    </w:p>
    <w:p w14:paraId="5C681D20" w14:textId="3E4C97D1" w:rsidR="006542AA" w:rsidRDefault="00000000">
      <w:pPr>
        <w:pStyle w:val="36"/>
        <w:framePr w:wrap="notBeside"/>
      </w:pPr>
      <w:r>
        <w:t>אר"א</w:t>
      </w:r>
      <w:r w:rsidR="00A252EE">
        <w:t xml:space="preserve"> בדרח</w:t>
      </w:r>
      <w:r>
        <w:t>ב"א:</w:t>
      </w:r>
    </w:p>
    <w:p w14:paraId="21322FAA" w14:textId="6F29DD9A" w:rsidR="00A252EE" w:rsidRDefault="00F40753" w:rsidP="00A252EE">
      <w:pPr>
        <w:rPr>
          <w:rtl/>
        </w:rPr>
      </w:pPr>
      <w:r>
        <w:rPr>
          <w:rtl/>
        </w:rPr>
        <w:t>משתינין מים בפני רבים ואין שותין מים בפני רבים,</w:t>
      </w:r>
      <w:r w:rsidR="00A252EE">
        <w:rPr>
          <w:rFonts w:hint="cs"/>
          <w:rtl/>
        </w:rPr>
        <w:t xml:space="preserve"> ות</w:t>
      </w:r>
      <w:r>
        <w:rPr>
          <w:rFonts w:hint="cs"/>
          <w:rtl/>
        </w:rPr>
        <w:t>נ"ה</w:t>
      </w:r>
      <w:r w:rsidR="00A252EE">
        <w:rPr>
          <w:rFonts w:hint="cs"/>
          <w:rtl/>
        </w:rPr>
        <w:t xml:space="preserve"> </w:t>
      </w:r>
    </w:p>
    <w:p w14:paraId="1D5B5AD6" w14:textId="77777777" w:rsidR="00B874E6" w:rsidRDefault="00F40753" w:rsidP="00A252EE">
      <w:pPr>
        <w:rPr>
          <w:rtl/>
        </w:rPr>
      </w:pPr>
      <w:r>
        <w:rPr>
          <w:rtl/>
        </w:rPr>
        <w:t>ומעשה באחד שביקש להשתין מים ולא השתין, ונמצא כריסו צבה</w:t>
      </w:r>
      <w:r w:rsidR="0057284B">
        <w:rPr>
          <w:rtl/>
        </w:rPr>
        <w:t>.</w:t>
      </w:r>
    </w:p>
    <w:p w14:paraId="54B8818F" w14:textId="2E48A89C" w:rsidR="00A252EE" w:rsidRDefault="00A252EE" w:rsidP="00A252EE">
      <w:pPr>
        <w:rPr>
          <w:rtl/>
        </w:rPr>
      </w:pPr>
      <w:r>
        <w:rPr>
          <w:rStyle w:val="27"/>
          <w:rtl/>
        </w:rPr>
        <w:t>שמואל</w:t>
      </w:r>
      <w:r>
        <w:rPr>
          <w:rtl/>
        </w:rPr>
        <w:t xml:space="preserve"> הוצרך לו בשבת</w:t>
      </w:r>
      <w:r>
        <w:rPr>
          <w:rFonts w:hint="cs"/>
          <w:rtl/>
        </w:rPr>
        <w:t xml:space="preserve"> הרגל ועשו לו סדין בינו ובין העם ובא לפני אביו</w:t>
      </w:r>
      <w:r w:rsidR="00F40753">
        <w:rPr>
          <w:rtl/>
        </w:rPr>
        <w:t xml:space="preserve">, א"ל: אתן לך ד' מאה זוזי וזיל אהדר עובדא, את דאפשר לך, דלא אפשר </w:t>
      </w:r>
      <w:r>
        <w:rPr>
          <w:rtl/>
        </w:rPr>
        <w:t>לו</w:t>
      </w:r>
      <w:r w:rsidR="00F40753">
        <w:rPr>
          <w:rtl/>
        </w:rPr>
        <w:t xml:space="preserve"> ליסתכן? </w:t>
      </w:r>
    </w:p>
    <w:p w14:paraId="454F1F2B" w14:textId="27CED1BC" w:rsidR="00B874E6" w:rsidRDefault="00F40753" w:rsidP="005113EA">
      <w:pPr>
        <w:rPr>
          <w:rtl/>
        </w:rPr>
      </w:pPr>
      <w:r>
        <w:rPr>
          <w:rStyle w:val="27"/>
          <w:rtl/>
        </w:rPr>
        <w:t>מר בר רב אשי</w:t>
      </w:r>
      <w:r>
        <w:rPr>
          <w:rtl/>
        </w:rPr>
        <w:t xml:space="preserve"> </w:t>
      </w:r>
      <w:r w:rsidR="005113EA">
        <w:rPr>
          <w:rFonts w:hint="cs"/>
          <w:rtl/>
        </w:rPr>
        <w:t>הוצרך</w:t>
      </w:r>
      <w:r>
        <w:rPr>
          <w:rtl/>
        </w:rPr>
        <w:t xml:space="preserve"> אגודא גמלא אשתין, אמרו לו: חמ</w:t>
      </w:r>
      <w:r w:rsidR="005113EA">
        <w:rPr>
          <w:rFonts w:hint="cs"/>
          <w:rtl/>
        </w:rPr>
        <w:t xml:space="preserve">ותך בא </w:t>
      </w:r>
      <w:r>
        <w:rPr>
          <w:rFonts w:hint="cs"/>
          <w:rtl/>
        </w:rPr>
        <w:t>א"ל</w:t>
      </w:r>
      <w:r w:rsidR="005113EA">
        <w:rPr>
          <w:rFonts w:hint="cs"/>
          <w:rtl/>
        </w:rPr>
        <w:t xml:space="preserve"> אפי' באוזנה </w:t>
      </w:r>
    </w:p>
    <w:p w14:paraId="076B94C2" w14:textId="77777777" w:rsidR="006542AA" w:rsidRDefault="00000000">
      <w:pPr>
        <w:pStyle w:val="36"/>
        <w:framePr w:wrap="notBeside"/>
      </w:pPr>
      <w:r>
        <w:t>ו</w:t>
      </w:r>
      <w:r w:rsidR="005113EA">
        <w:t>הך</w:t>
      </w:r>
    </w:p>
    <w:p w14:paraId="45368BAD" w14:textId="4DC91297" w:rsidR="00A252EE" w:rsidRDefault="005113EA" w:rsidP="005113EA">
      <w:pPr>
        <w:rPr>
          <w:rtl/>
        </w:rPr>
      </w:pPr>
      <w:r>
        <w:rPr>
          <w:rFonts w:hint="cs"/>
          <w:rtl/>
        </w:rPr>
        <w:t xml:space="preserve">דכרסו צבה </w:t>
      </w:r>
      <w:r w:rsidR="00F40753">
        <w:rPr>
          <w:rFonts w:hint="cs"/>
          <w:rtl/>
        </w:rPr>
        <w:t>לא</w:t>
      </w:r>
      <w:r>
        <w:rPr>
          <w:rFonts w:hint="cs"/>
          <w:rtl/>
        </w:rPr>
        <w:t xml:space="preserve"> משום עלקא </w:t>
      </w:r>
      <w:r w:rsidR="00F40753">
        <w:rPr>
          <w:rFonts w:hint="cs"/>
          <w:rtl/>
        </w:rPr>
        <w:t>שהרי</w:t>
      </w:r>
      <w:r>
        <w:rPr>
          <w:rFonts w:hint="cs"/>
          <w:rtl/>
        </w:rPr>
        <w:t xml:space="preserve"> ראייה שהיה שותת ובהכרח שמחמת שנתאפק </w:t>
      </w:r>
    </w:p>
    <w:p w14:paraId="58994456" w14:textId="77777777" w:rsidR="006542AA" w:rsidRDefault="00000000">
      <w:pPr>
        <w:pStyle w:val="36"/>
        <w:framePr w:wrap="notBeside"/>
      </w:pPr>
      <w:r>
        <w:t>ת"ר:</w:t>
      </w:r>
    </w:p>
    <w:p w14:paraId="0ADF84F1" w14:textId="35DB08BE" w:rsidR="005113EA" w:rsidRDefault="00F40753" w:rsidP="00F40753">
      <w:pPr>
        <w:rPr>
          <w:rtl/>
        </w:rPr>
      </w:pPr>
      <w:r>
        <w:rPr>
          <w:rtl/>
        </w:rPr>
        <w:t xml:space="preserve">שני נקבים יש בו באדם, אחד מוציא שתן ואחד מוציא שכבת זרע, </w:t>
      </w:r>
    </w:p>
    <w:p w14:paraId="3BFBC208" w14:textId="77777777" w:rsidR="00B874E6" w:rsidRDefault="00F40753" w:rsidP="00F40753">
      <w:pPr>
        <w:rPr>
          <w:rtl/>
        </w:rPr>
      </w:pPr>
      <w:r>
        <w:rPr>
          <w:rtl/>
        </w:rPr>
        <w:t>ואין בין זה לזה אלא כקליפת השום, בשעה שאדם נצרך אם נקבו זה לתוך זה נמצא עקר</w:t>
      </w:r>
      <w:r w:rsidR="0057284B">
        <w:rPr>
          <w:rtl/>
        </w:rPr>
        <w:t>.</w:t>
      </w:r>
    </w:p>
    <w:p w14:paraId="444F7463" w14:textId="77777777" w:rsidR="006542AA" w:rsidRDefault="00000000">
      <w:pPr>
        <w:pStyle w:val="36"/>
        <w:framePr w:wrap="notBeside"/>
      </w:pPr>
      <w:r>
        <w:t>א</w:t>
      </w:r>
      <w:r w:rsidR="00F40753">
        <w:t>ר"ל:</w:t>
      </w:r>
    </w:p>
    <w:p w14:paraId="3730DEBF" w14:textId="0EEAFCBB" w:rsidR="00B874E6" w:rsidRDefault="005113EA" w:rsidP="005113EA">
      <w:pPr>
        <w:rPr>
          <w:rtl/>
        </w:rPr>
      </w:pPr>
      <w:r>
        <w:rPr>
          <w:rFonts w:hint="cs"/>
          <w:rtl/>
        </w:rPr>
        <w:t>'</w:t>
      </w:r>
      <w:r>
        <w:rPr>
          <w:rStyle w:val="affffe"/>
          <w:rtl/>
        </w:rPr>
        <w:t>לֹא יִהְיֶה בְךָ עָקָר וַעֲקָרָה וּבִבְהֶמְתֶּךָ</w:t>
      </w:r>
      <w:r>
        <w:rPr>
          <w:rFonts w:hint="cs"/>
          <w:rtl/>
        </w:rPr>
        <w:t>'</w:t>
      </w:r>
      <w:r w:rsidR="00F40753">
        <w:rPr>
          <w:rtl/>
        </w:rPr>
        <w:t>, אימתי לא יהיה בך עקר - בזמן שבבהמתך</w:t>
      </w:r>
      <w:r w:rsidR="0057284B">
        <w:rPr>
          <w:rtl/>
        </w:rPr>
        <w:t>.</w:t>
      </w:r>
    </w:p>
    <w:p w14:paraId="68DE04A0" w14:textId="392022BE" w:rsidR="006542AA" w:rsidRDefault="00000000">
      <w:pPr>
        <w:pStyle w:val="36"/>
        <w:framePr w:wrap="notBeside"/>
      </w:pPr>
      <w:r>
        <w:t>א</w:t>
      </w:r>
      <w:r w:rsidR="005113EA">
        <w:t>רי</w:t>
      </w:r>
      <w:r>
        <w:t>ב"ל:</w:t>
      </w:r>
    </w:p>
    <w:p w14:paraId="286453A8" w14:textId="6C396173" w:rsidR="00B874E6" w:rsidRDefault="005113EA" w:rsidP="005113EA">
      <w:pPr>
        <w:rPr>
          <w:rtl/>
        </w:rPr>
      </w:pPr>
      <w:r>
        <w:rPr>
          <w:rFonts w:hint="cs"/>
          <w:rtl/>
        </w:rPr>
        <w:t>'</w:t>
      </w:r>
      <w:r w:rsidR="00F40753">
        <w:rPr>
          <w:rStyle w:val="affffe"/>
          <w:rtl/>
        </w:rPr>
        <w:t>לֹא יִהְיֶה בְךָ עָקָר</w:t>
      </w:r>
      <w:r>
        <w:rPr>
          <w:rFonts w:hint="cs"/>
          <w:rtl/>
        </w:rPr>
        <w:t>'</w:t>
      </w:r>
      <w:r w:rsidR="00F40753">
        <w:rPr>
          <w:rtl/>
        </w:rPr>
        <w:t xml:space="preserve"> - מן התלמידים, </w:t>
      </w:r>
      <w:r>
        <w:rPr>
          <w:rFonts w:hint="cs"/>
          <w:rtl/>
        </w:rPr>
        <w:t>'</w:t>
      </w:r>
      <w:r w:rsidR="00F40753">
        <w:rPr>
          <w:rStyle w:val="affffe"/>
          <w:rtl/>
        </w:rPr>
        <w:t>וַעֲקָרָה</w:t>
      </w:r>
      <w:r>
        <w:rPr>
          <w:rFonts w:hint="cs"/>
          <w:rtl/>
        </w:rPr>
        <w:t>'</w:t>
      </w:r>
      <w:r w:rsidR="00F40753">
        <w:rPr>
          <w:rtl/>
        </w:rPr>
        <w:t xml:space="preserve"> - שלא תהא תפלתך עקורה לפני המקום, אימתי - בזמן שאתה משים עצמך כבהמה</w:t>
      </w:r>
      <w:r w:rsidR="0057284B">
        <w:rPr>
          <w:rtl/>
        </w:rPr>
        <w:t>.</w:t>
      </w:r>
    </w:p>
    <w:p w14:paraId="2BEA0C3B" w14:textId="1FB13E49" w:rsidR="006542AA" w:rsidRDefault="00000000">
      <w:pPr>
        <w:pStyle w:val="36"/>
        <w:framePr w:wrap="notBeside"/>
      </w:pPr>
      <w:r>
        <w:t>אר"פ</w:t>
      </w:r>
      <w:r w:rsidR="00F40753">
        <w:t>:</w:t>
      </w:r>
    </w:p>
    <w:p w14:paraId="4CE3EFC0" w14:textId="78EFD37F" w:rsidR="005113EA" w:rsidRDefault="00F40753" w:rsidP="005113EA">
      <w:pPr>
        <w:rPr>
          <w:rtl/>
        </w:rPr>
      </w:pPr>
      <w:r>
        <w:rPr>
          <w:rtl/>
        </w:rPr>
        <w:t xml:space="preserve">לא ישתין אדם מים לא על כלי חרס, ולא על מקום קשה, דאמר </w:t>
      </w:r>
      <w:r>
        <w:rPr>
          <w:rStyle w:val="27"/>
          <w:rtl/>
        </w:rPr>
        <w:t>רב</w:t>
      </w:r>
      <w:r>
        <w:rPr>
          <w:rtl/>
        </w:rPr>
        <w:t xml:space="preserve">: </w:t>
      </w:r>
      <w:r w:rsidR="005113EA">
        <w:rPr>
          <w:rtl/>
        </w:rPr>
        <w:t>אלו</w:t>
      </w:r>
      <w:r>
        <w:rPr>
          <w:rtl/>
        </w:rPr>
        <w:t xml:space="preserve"> מדורי דבבל מהדרי מיא לעין עיטם אמר </w:t>
      </w:r>
      <w:r>
        <w:rPr>
          <w:rStyle w:val="27"/>
          <w:rtl/>
        </w:rPr>
        <w:t>אביי</w:t>
      </w:r>
      <w:r>
        <w:rPr>
          <w:rtl/>
        </w:rPr>
        <w:t xml:space="preserve">: </w:t>
      </w:r>
      <w:r w:rsidR="005113EA">
        <w:rPr>
          <w:rFonts w:hint="cs"/>
          <w:rtl/>
        </w:rPr>
        <w:t xml:space="preserve">אשה לא תפנה בפני תינוק, אבל אם מצדדת עצמה לא </w:t>
      </w:r>
    </w:p>
    <w:p w14:paraId="5F717B0E" w14:textId="26D8302A" w:rsidR="006542AA" w:rsidRDefault="00000000">
      <w:pPr>
        <w:pStyle w:val="36"/>
        <w:framePr w:wrap="notBeside"/>
      </w:pPr>
      <w:r>
        <w:t>תניא, רשב"ג:</w:t>
      </w:r>
    </w:p>
    <w:p w14:paraId="1F8AADEA" w14:textId="4EBC8895" w:rsidR="00B874E6" w:rsidRDefault="00F40753" w:rsidP="005113EA">
      <w:pPr>
        <w:rPr>
          <w:rtl/>
        </w:rPr>
      </w:pPr>
      <w:r>
        <w:rPr>
          <w:rtl/>
        </w:rPr>
        <w:t>עמוד החוזר - מביא אדם לידי הדרוקן, סילון החוזר - מביא אדם לידי ירקון</w:t>
      </w:r>
      <w:r w:rsidR="0057284B">
        <w:rPr>
          <w:rtl/>
        </w:rPr>
        <w:t>.</w:t>
      </w:r>
    </w:p>
    <w:p w14:paraId="263EBE14" w14:textId="0376E6B2" w:rsidR="006542AA" w:rsidRDefault="00000000">
      <w:pPr>
        <w:pStyle w:val="36"/>
        <w:framePr w:wrap="notBeside"/>
      </w:pPr>
      <w:r>
        <w:t>רבר"ה מר"ק מר"ל</w:t>
      </w:r>
      <w:r w:rsidR="00F40753">
        <w:t>:</w:t>
      </w:r>
    </w:p>
    <w:p w14:paraId="500ED776" w14:textId="037CF470" w:rsidR="00B874E6" w:rsidRDefault="00F40753" w:rsidP="00F40753">
      <w:pPr>
        <w:rPr>
          <w:rtl/>
        </w:rPr>
      </w:pPr>
      <w:r>
        <w:rPr>
          <w:rtl/>
        </w:rPr>
        <w:t xml:space="preserve">דם </w:t>
      </w:r>
      <w:r>
        <w:rPr>
          <w:rStyle w:val="27"/>
          <w:rtl/>
        </w:rPr>
        <w:t>רבה</w:t>
      </w:r>
      <w:r>
        <w:rPr>
          <w:rtl/>
        </w:rPr>
        <w:t xml:space="preserve"> - שחין </w:t>
      </w:r>
      <w:r>
        <w:rPr>
          <w:rStyle w:val="27"/>
          <w:rtl/>
        </w:rPr>
        <w:t>רבה</w:t>
      </w:r>
      <w:r>
        <w:rPr>
          <w:rtl/>
        </w:rPr>
        <w:t xml:space="preserve">, שכבת זרע </w:t>
      </w:r>
      <w:r>
        <w:rPr>
          <w:rStyle w:val="27"/>
          <w:rtl/>
        </w:rPr>
        <w:t>רבה</w:t>
      </w:r>
      <w:r>
        <w:rPr>
          <w:rtl/>
        </w:rPr>
        <w:t xml:space="preserve"> צרעת </w:t>
      </w:r>
      <w:r>
        <w:rPr>
          <w:rStyle w:val="27"/>
          <w:rtl/>
        </w:rPr>
        <w:t>רבה</w:t>
      </w:r>
      <w:r>
        <w:rPr>
          <w:rtl/>
        </w:rPr>
        <w:t xml:space="preserve">, צואה </w:t>
      </w:r>
      <w:r>
        <w:rPr>
          <w:rStyle w:val="27"/>
          <w:rtl/>
        </w:rPr>
        <w:t>רבה</w:t>
      </w:r>
      <w:r>
        <w:rPr>
          <w:rtl/>
        </w:rPr>
        <w:t xml:space="preserve"> - הדרוקן </w:t>
      </w:r>
      <w:r>
        <w:rPr>
          <w:rStyle w:val="27"/>
          <w:rtl/>
        </w:rPr>
        <w:t>רבה</w:t>
      </w:r>
      <w:r>
        <w:rPr>
          <w:rtl/>
        </w:rPr>
        <w:t xml:space="preserve">, מי רגלים </w:t>
      </w:r>
      <w:r>
        <w:rPr>
          <w:rStyle w:val="27"/>
          <w:rtl/>
        </w:rPr>
        <w:t>רבין</w:t>
      </w:r>
      <w:r>
        <w:rPr>
          <w:rtl/>
        </w:rPr>
        <w:t xml:space="preserve"> ירקון </w:t>
      </w:r>
      <w:r>
        <w:rPr>
          <w:rStyle w:val="27"/>
          <w:rtl/>
        </w:rPr>
        <w:t>רבה</w:t>
      </w:r>
      <w:r w:rsidR="0057284B">
        <w:rPr>
          <w:rtl/>
        </w:rPr>
        <w:t>.</w:t>
      </w:r>
    </w:p>
    <w:p w14:paraId="646CADAB" w14:textId="5EB2D9F4" w:rsidR="0057284B" w:rsidRDefault="0057284B" w:rsidP="009F73ED">
      <w:pPr>
        <w:pStyle w:val="affff9"/>
        <w:rPr>
          <w:rtl/>
        </w:rPr>
      </w:pPr>
      <w:r>
        <w:rPr>
          <w:rtl/>
        </w:rPr>
        <w:t>• • •</w:t>
      </w:r>
    </w:p>
    <w:p w14:paraId="384F773A" w14:textId="77777777" w:rsidR="00B874E6" w:rsidRDefault="00F40753" w:rsidP="005113EA">
      <w:pPr>
        <w:rPr>
          <w:rtl/>
        </w:rPr>
      </w:pPr>
      <w:r w:rsidRPr="005113EA">
        <w:rPr>
          <w:rStyle w:val="afffe"/>
          <w:rtl/>
        </w:rPr>
        <w:t>רוח קצרית באה עליו</w:t>
      </w:r>
      <w:r w:rsidR="0057284B">
        <w:rPr>
          <w:rtl/>
        </w:rPr>
        <w:t>.</w:t>
      </w:r>
      <w:r w:rsidR="005113EA">
        <w:rPr>
          <w:rFonts w:hint="cs"/>
          <w:rtl/>
        </w:rPr>
        <w:t xml:space="preserve"> - </w:t>
      </w:r>
      <w:r>
        <w:rPr>
          <w:rtl/>
        </w:rPr>
        <w:t>תנא: רוח בן נפלים באה עליו</w:t>
      </w:r>
      <w:r w:rsidR="0057284B">
        <w:rPr>
          <w:rtl/>
        </w:rPr>
        <w:t>.</w:t>
      </w:r>
    </w:p>
    <w:p w14:paraId="4D06811A" w14:textId="75F092FC" w:rsidR="00B874E6" w:rsidRDefault="0057284B" w:rsidP="005113EA">
      <w:pPr>
        <w:pStyle w:val="afffd"/>
        <w:rPr>
          <w:rtl/>
        </w:rPr>
      </w:pPr>
      <w:r>
        <w:rPr>
          <w:rtl/>
        </w:rPr>
        <w:lastRenderedPageBreak/>
        <w:t xml:space="preserve">  </w:t>
      </w:r>
      <w:r w:rsidR="00F40753">
        <w:rPr>
          <w:rStyle w:val="afffff0"/>
        </w:rPr>
        <w:t xml:space="preserve">ג. </w:t>
      </w:r>
      <w:r w:rsidR="00F40753">
        <w:rPr>
          <w:rtl/>
        </w:rPr>
        <w:t>המאושבן ובעל גבר</w:t>
      </w:r>
      <w:r>
        <w:rPr>
          <w:rtl/>
        </w:rPr>
        <w:t>.</w:t>
      </w:r>
    </w:p>
    <w:p w14:paraId="0D93AC8C" w14:textId="77777777" w:rsidR="006542AA" w:rsidRDefault="00000000">
      <w:pPr>
        <w:pStyle w:val="36"/>
        <w:framePr w:wrap="notBeside"/>
      </w:pPr>
      <w:r>
        <w:t>תנא:</w:t>
      </w:r>
    </w:p>
    <w:p w14:paraId="754F3220" w14:textId="2943D458" w:rsidR="00B874E6" w:rsidRDefault="00F40753" w:rsidP="00F40753">
      <w:pPr>
        <w:rPr>
          <w:rtl/>
        </w:rPr>
      </w:pPr>
      <w:r>
        <w:rPr>
          <w:rtl/>
        </w:rPr>
        <w:t>משובן - בביצים, ובעל גבר - בגיד</w:t>
      </w:r>
      <w:r w:rsidR="0057284B">
        <w:rPr>
          <w:rtl/>
        </w:rPr>
        <w:t>.</w:t>
      </w:r>
    </w:p>
    <w:p w14:paraId="7A42E976" w14:textId="77777777" w:rsidR="006542AA" w:rsidRDefault="00000000">
      <w:pPr>
        <w:pStyle w:val="36"/>
        <w:framePr w:wrap="notBeside"/>
      </w:pPr>
      <w:r>
        <w:t>תנא:</w:t>
      </w:r>
    </w:p>
    <w:p w14:paraId="74034D2C" w14:textId="2A36051E" w:rsidR="00B874E6" w:rsidRDefault="00F40753" w:rsidP="00F40753">
      <w:pPr>
        <w:rPr>
          <w:rtl/>
        </w:rPr>
      </w:pPr>
      <w:r>
        <w:rPr>
          <w:rtl/>
        </w:rPr>
        <w:t>משובן - זה הקיין, הגרבתן - זה בעל קיק, קיין - בביצים, גרבתא - בגיד</w:t>
      </w:r>
      <w:r w:rsidR="0057284B">
        <w:rPr>
          <w:rtl/>
        </w:rPr>
        <w:t>.</w:t>
      </w:r>
      <w:r w:rsidR="005113EA">
        <w:rPr>
          <w:rFonts w:hint="cs"/>
          <w:rtl/>
        </w:rPr>
        <w:t>- ועד רכובה</w:t>
      </w:r>
    </w:p>
    <w:p w14:paraId="53A5AB03" w14:textId="7B0DE132" w:rsidR="006542AA" w:rsidRDefault="00000000">
      <w:pPr>
        <w:pStyle w:val="36"/>
        <w:framePr w:wrap="notBeside"/>
      </w:pPr>
      <w:r>
        <w:t>תניא ראב"י</w:t>
      </w:r>
      <w:r w:rsidR="00F40753">
        <w:t>:</w:t>
      </w:r>
    </w:p>
    <w:p w14:paraId="159E6710" w14:textId="352CDA63" w:rsidR="005113EA" w:rsidRDefault="00F40753" w:rsidP="00F40753">
      <w:pPr>
        <w:rPr>
          <w:rtl/>
        </w:rPr>
      </w:pPr>
      <w:r>
        <w:rPr>
          <w:rtl/>
        </w:rPr>
        <w:t>עד רכובה - פסול, למעלה מן רכובה - כשר</w:t>
      </w:r>
      <w:r w:rsidR="005113EA">
        <w:rPr>
          <w:rtl/>
        </w:rPr>
        <w:t>,</w:t>
      </w:r>
    </w:p>
    <w:p w14:paraId="78E48389" w14:textId="31F53DF8" w:rsidR="006542AA" w:rsidRDefault="00000000">
      <w:pPr>
        <w:pStyle w:val="36"/>
        <w:framePr w:wrap="notBeside"/>
      </w:pPr>
      <w:r>
        <w:tab/>
        <w:t>א"ד</w:t>
      </w:r>
      <w:r w:rsidR="00F40753">
        <w:t>:</w:t>
      </w:r>
    </w:p>
    <w:p w14:paraId="71971DD8" w14:textId="285713C2" w:rsidR="00B874E6" w:rsidRDefault="00F40753" w:rsidP="00F40753">
      <w:pPr>
        <w:rPr>
          <w:rtl/>
        </w:rPr>
      </w:pPr>
      <w:r>
        <w:rPr>
          <w:rtl/>
        </w:rPr>
        <w:t>עד רכובה - כשר, למטה מן הרכובה - פסול</w:t>
      </w:r>
      <w:r w:rsidR="0057284B">
        <w:rPr>
          <w:rtl/>
        </w:rPr>
        <w:t>.</w:t>
      </w:r>
    </w:p>
    <w:p w14:paraId="4D60EA11" w14:textId="53594C43" w:rsidR="0057284B" w:rsidRDefault="0057284B" w:rsidP="009F73ED">
      <w:pPr>
        <w:pStyle w:val="affff9"/>
        <w:rPr>
          <w:rtl/>
        </w:rPr>
      </w:pPr>
      <w:r>
        <w:rPr>
          <w:rtl/>
        </w:rPr>
        <w:t>• • •</w:t>
      </w:r>
    </w:p>
    <w:p w14:paraId="1A007F18" w14:textId="77777777" w:rsidR="006542AA" w:rsidRDefault="00000000">
      <w:pPr>
        <w:pStyle w:val="afffff5"/>
        <w:framePr w:wrap="around"/>
      </w:pPr>
      <w:r>
        <w:t>משנה ה</w:t>
      </w:r>
    </w:p>
    <w:p w14:paraId="68A49256" w14:textId="77777777" w:rsidR="005113EA" w:rsidRDefault="00F40753" w:rsidP="009F73ED">
      <w:pPr>
        <w:pStyle w:val="afff5"/>
        <w:spacing w:before="120"/>
        <w:rPr>
          <w:rtl/>
        </w:rPr>
      </w:pPr>
      <w:r>
        <w:rPr>
          <w:rtl/>
        </w:rPr>
        <w:t>אין לו ביצים, או אין לו אלא ביצה אחת, הרי זה מרוח אשך האמור בתורה</w:t>
      </w:r>
      <w:r w:rsidR="000B5F7F">
        <w:rPr>
          <w:rtl/>
        </w:rPr>
        <w:t>;</w:t>
      </w:r>
    </w:p>
    <w:p w14:paraId="0C8EE222" w14:textId="77777777" w:rsidR="005113EA" w:rsidRDefault="00F40753" w:rsidP="005113EA">
      <w:pPr>
        <w:pStyle w:val="afff5"/>
        <w:rPr>
          <w:rtl/>
        </w:rPr>
      </w:pPr>
      <w:r w:rsidRPr="009F73ED">
        <w:rPr>
          <w:rStyle w:val="afffff3"/>
          <w:rtl/>
        </w:rPr>
        <w:t>רבי ישמעאל</w:t>
      </w:r>
      <w:r>
        <w:rPr>
          <w:rtl/>
        </w:rPr>
        <w:t xml:space="preserve"> אומר</w:t>
      </w:r>
      <w:r w:rsidRPr="009F73ED">
        <w:rPr>
          <w:rStyle w:val="afffff3"/>
          <w:rtl/>
        </w:rPr>
        <w:t>:</w:t>
      </w:r>
      <w:r>
        <w:rPr>
          <w:rtl/>
        </w:rPr>
        <w:t xml:space="preserve"> כל שנימוחו אשכיו, </w:t>
      </w:r>
    </w:p>
    <w:p w14:paraId="6085F39D" w14:textId="77777777" w:rsidR="005113EA" w:rsidRDefault="00F40753" w:rsidP="005113EA">
      <w:pPr>
        <w:pStyle w:val="afff5"/>
        <w:rPr>
          <w:rtl/>
        </w:rPr>
      </w:pPr>
      <w:r w:rsidRPr="009F73ED">
        <w:rPr>
          <w:rStyle w:val="afffff3"/>
          <w:rtl/>
        </w:rPr>
        <w:t>ר"ע</w:t>
      </w:r>
      <w:r>
        <w:rPr>
          <w:rtl/>
        </w:rPr>
        <w:t xml:space="preserve"> אומר</w:t>
      </w:r>
      <w:r w:rsidRPr="009F73ED">
        <w:rPr>
          <w:rStyle w:val="afffff3"/>
          <w:rtl/>
        </w:rPr>
        <w:t>:</w:t>
      </w:r>
      <w:r>
        <w:rPr>
          <w:rtl/>
        </w:rPr>
        <w:t xml:space="preserve"> כל שרוח באשכיו, </w:t>
      </w:r>
    </w:p>
    <w:p w14:paraId="0DDFAFE5" w14:textId="77777777" w:rsidR="00B874E6" w:rsidRDefault="00F40753" w:rsidP="005113EA">
      <w:pPr>
        <w:pStyle w:val="afff5"/>
        <w:rPr>
          <w:rtl/>
        </w:rPr>
      </w:pPr>
      <w:r w:rsidRPr="009F73ED">
        <w:rPr>
          <w:rStyle w:val="afffff3"/>
          <w:rtl/>
        </w:rPr>
        <w:t>רבי חנינא</w:t>
      </w:r>
      <w:r>
        <w:rPr>
          <w:rtl/>
        </w:rPr>
        <w:t xml:space="preserve"> בן אנטיגנוס אומר: כל שמראיו חשוכין</w:t>
      </w:r>
      <w:r w:rsidR="0057284B">
        <w:rPr>
          <w:rtl/>
        </w:rPr>
        <w:t>.</w:t>
      </w:r>
    </w:p>
    <w:p w14:paraId="596BA035" w14:textId="4D80C650" w:rsidR="0057284B" w:rsidRDefault="0057284B" w:rsidP="009F73ED">
      <w:pPr>
        <w:pStyle w:val="affff9"/>
        <w:rPr>
          <w:rtl/>
        </w:rPr>
      </w:pPr>
      <w:r>
        <w:rPr>
          <w:rtl/>
        </w:rPr>
        <w:t>• • •</w:t>
      </w:r>
    </w:p>
    <w:p w14:paraId="10EDFE0E" w14:textId="4C1CC2BE" w:rsidR="006542AA" w:rsidRDefault="00000000">
      <w:pPr>
        <w:pStyle w:val="36"/>
        <w:framePr w:wrap="notBeside"/>
      </w:pPr>
      <w:r>
        <w:t>קשה</w:t>
      </w:r>
      <w:r w:rsidR="00F40753">
        <w:t xml:space="preserve"> לרבי ישמעאל:</w:t>
      </w:r>
    </w:p>
    <w:p w14:paraId="153808AD" w14:textId="2FA7B004" w:rsidR="00B874E6" w:rsidRDefault="00F40753" w:rsidP="005113EA">
      <w:pPr>
        <w:rPr>
          <w:rtl/>
        </w:rPr>
      </w:pPr>
      <w:r>
        <w:rPr>
          <w:rtl/>
        </w:rPr>
        <w:t xml:space="preserve">הא חסר אשך </w:t>
      </w:r>
      <w:r w:rsidR="005113EA">
        <w:rPr>
          <w:rtl/>
        </w:rPr>
        <w:t>צריך</w:t>
      </w:r>
      <w:r>
        <w:rPr>
          <w:rtl/>
        </w:rPr>
        <w:t xml:space="preserve"> </w:t>
      </w:r>
      <w:r w:rsidR="005113EA">
        <w:rPr>
          <w:rtl/>
        </w:rPr>
        <w:t>לו</w:t>
      </w:r>
      <w:r>
        <w:rPr>
          <w:rtl/>
        </w:rPr>
        <w:t xml:space="preserve">! תני: </w:t>
      </w:r>
      <w:r w:rsidRPr="005113EA">
        <w:rPr>
          <w:b/>
          <w:bCs/>
          <w:rtl/>
        </w:rPr>
        <w:t>שנמרחו</w:t>
      </w:r>
      <w:r>
        <w:rPr>
          <w:rtl/>
        </w:rPr>
        <w:t xml:space="preserve"> אשכיו</w:t>
      </w:r>
      <w:r w:rsidR="0057284B">
        <w:rPr>
          <w:rtl/>
        </w:rPr>
        <w:t>.</w:t>
      </w:r>
    </w:p>
    <w:p w14:paraId="21B1810F" w14:textId="18E88281" w:rsidR="006542AA" w:rsidRDefault="00000000">
      <w:pPr>
        <w:pStyle w:val="36"/>
        <w:framePr w:wrap="notBeside"/>
      </w:pPr>
      <w:r>
        <w:t>קשה לר"ע:</w:t>
      </w:r>
    </w:p>
    <w:p w14:paraId="31B0D65F" w14:textId="69A8EE49" w:rsidR="00B874E6" w:rsidRDefault="00F40753" w:rsidP="005113EA">
      <w:pPr>
        <w:rPr>
          <w:rtl/>
        </w:rPr>
      </w:pPr>
      <w:r>
        <w:rPr>
          <w:rtl/>
        </w:rPr>
        <w:t xml:space="preserve">זה ממרוח אשך צריך לו! תני: </w:t>
      </w:r>
      <w:r w:rsidRPr="005113EA">
        <w:rPr>
          <w:b/>
          <w:bCs/>
          <w:rtl/>
        </w:rPr>
        <w:t>שהרוח</w:t>
      </w:r>
      <w:r>
        <w:rPr>
          <w:rtl/>
        </w:rPr>
        <w:t xml:space="preserve"> באשכיו</w:t>
      </w:r>
      <w:r w:rsidR="0057284B">
        <w:rPr>
          <w:rtl/>
        </w:rPr>
        <w:t>.</w:t>
      </w:r>
    </w:p>
    <w:p w14:paraId="681CBDA5" w14:textId="233F16EE" w:rsidR="006542AA" w:rsidRDefault="00000000">
      <w:pPr>
        <w:pStyle w:val="36"/>
        <w:framePr w:wrap="notBeside"/>
      </w:pPr>
      <w:r>
        <w:t xml:space="preserve">קשה </w:t>
      </w:r>
      <w:r w:rsidR="005113EA">
        <w:t>לרח</w:t>
      </w:r>
      <w:r>
        <w:t>ב"א:</w:t>
      </w:r>
    </w:p>
    <w:p w14:paraId="31A4598E" w14:textId="1167CBD1" w:rsidR="005113EA" w:rsidRDefault="00F40753" w:rsidP="005113EA">
      <w:pPr>
        <w:rPr>
          <w:rtl/>
        </w:rPr>
      </w:pPr>
      <w:r>
        <w:rPr>
          <w:rtl/>
        </w:rPr>
        <w:t xml:space="preserve">זה רוח אשך צריך לו! תני: </w:t>
      </w:r>
      <w:r w:rsidRPr="005113EA">
        <w:rPr>
          <w:b/>
          <w:bCs/>
          <w:rtl/>
        </w:rPr>
        <w:t>שמראיו</w:t>
      </w:r>
      <w:r>
        <w:rPr>
          <w:rtl/>
        </w:rPr>
        <w:t xml:space="preserve"> חשוכין, סבר גורעין ומוסיפין ודורשין,</w:t>
      </w:r>
    </w:p>
    <w:p w14:paraId="090C64AC" w14:textId="5602C5C0" w:rsidR="00B874E6" w:rsidRDefault="005113EA" w:rsidP="005113EA">
      <w:pPr>
        <w:rPr>
          <w:rtl/>
        </w:rPr>
      </w:pPr>
      <w:r>
        <w:rPr>
          <w:rFonts w:hint="cs"/>
          <w:rtl/>
        </w:rPr>
        <w:t>[ואפי' ד</w:t>
      </w:r>
      <w:r w:rsidR="00F40753">
        <w:rPr>
          <w:rtl/>
        </w:rPr>
        <w:t>היינו כושי</w:t>
      </w:r>
      <w:r>
        <w:rPr>
          <w:rFonts w:hint="cs"/>
          <w:rtl/>
        </w:rPr>
        <w:t xml:space="preserve">- </w:t>
      </w:r>
      <w:r>
        <w:rPr>
          <w:rStyle w:val="27"/>
          <w:rFonts w:hint="cs"/>
          <w:rtl/>
        </w:rPr>
        <w:t>רחב"א</w:t>
      </w:r>
      <w:r w:rsidR="00F40753">
        <w:rPr>
          <w:rtl/>
        </w:rPr>
        <w:t xml:space="preserve"> לא תני כושי</w:t>
      </w:r>
      <w:r w:rsidR="0057284B">
        <w:rPr>
          <w:rtl/>
        </w:rPr>
        <w:t>.</w:t>
      </w:r>
      <w:r>
        <w:rPr>
          <w:rFonts w:hint="cs"/>
          <w:rtl/>
        </w:rPr>
        <w:t>]</w:t>
      </w:r>
    </w:p>
    <w:p w14:paraId="3B7EC3EC" w14:textId="35CD3EC7" w:rsidR="0057284B" w:rsidRDefault="0057284B" w:rsidP="009F73ED">
      <w:pPr>
        <w:pStyle w:val="affff9"/>
        <w:rPr>
          <w:rtl/>
        </w:rPr>
      </w:pPr>
      <w:r>
        <w:rPr>
          <w:rtl/>
        </w:rPr>
        <w:t>• • •</w:t>
      </w:r>
    </w:p>
    <w:p w14:paraId="092EF95F" w14:textId="77777777" w:rsidR="005113EA" w:rsidRDefault="005113EA" w:rsidP="00AC5AE4">
      <w:pPr>
        <w:pStyle w:val="afff0"/>
        <w:framePr w:wrap="around"/>
        <w:rPr>
          <w:rtl/>
        </w:rPr>
      </w:pPr>
      <w:r>
        <w:rPr>
          <w:rFonts w:hint="cs"/>
          <w:rtl/>
        </w:rPr>
        <w:t xml:space="preserve">מה. </w:t>
      </w:r>
    </w:p>
    <w:p w14:paraId="6A2173AC" w14:textId="77777777" w:rsidR="006542AA" w:rsidRDefault="00000000">
      <w:pPr>
        <w:pStyle w:val="afffff5"/>
        <w:framePr w:wrap="around"/>
      </w:pPr>
      <w:r>
        <w:t>משנה ו</w:t>
      </w:r>
    </w:p>
    <w:p w14:paraId="0947B318" w14:textId="77777777" w:rsidR="00B874E6" w:rsidRDefault="00F40753" w:rsidP="009F73ED">
      <w:pPr>
        <w:pStyle w:val="afff5"/>
        <w:spacing w:before="120"/>
        <w:rPr>
          <w:rtl/>
        </w:rPr>
      </w:pPr>
      <w:r>
        <w:rPr>
          <w:rtl/>
        </w:rPr>
        <w:t>מקיש בקרסוליו ובארכבותיו, ובעל הפיקים, העיקל</w:t>
      </w:r>
      <w:r w:rsidR="0057284B">
        <w:rPr>
          <w:rtl/>
        </w:rPr>
        <w:t>.</w:t>
      </w:r>
    </w:p>
    <w:p w14:paraId="1EAE4449" w14:textId="77777777" w:rsidR="00B874E6" w:rsidRDefault="00F40753" w:rsidP="00AC5AE4">
      <w:pPr>
        <w:pStyle w:val="afff5"/>
        <w:rPr>
          <w:rtl/>
        </w:rPr>
      </w:pPr>
      <w:r>
        <w:rPr>
          <w:rtl/>
        </w:rPr>
        <w:lastRenderedPageBreak/>
        <w:t>איזהו העיקל - כל שהוא מקיף פרסותיו ואין ארכבותיו נוקשות זו לזו</w:t>
      </w:r>
      <w:r w:rsidR="0057284B">
        <w:rPr>
          <w:rtl/>
        </w:rPr>
        <w:t>.</w:t>
      </w:r>
    </w:p>
    <w:p w14:paraId="1E7E7093" w14:textId="77777777" w:rsidR="00AC5AE4" w:rsidRDefault="00F40753" w:rsidP="00AC5AE4">
      <w:pPr>
        <w:pStyle w:val="afff5"/>
        <w:rPr>
          <w:rtl/>
        </w:rPr>
      </w:pPr>
      <w:r>
        <w:rPr>
          <w:rtl/>
        </w:rPr>
        <w:t xml:space="preserve">פיקה יוצא מגודלו, עקיבו יוצא לאחוריו, פרסותיו רחבות כשל אווז, אצבעותיו מורכבות זו על זו או קלוטות, </w:t>
      </w:r>
    </w:p>
    <w:p w14:paraId="73B178E3" w14:textId="77777777" w:rsidR="00B874E6" w:rsidRDefault="00F40753" w:rsidP="00AC5AE4">
      <w:pPr>
        <w:pStyle w:val="afff5"/>
        <w:rPr>
          <w:rtl/>
        </w:rPr>
      </w:pPr>
      <w:r>
        <w:rPr>
          <w:rtl/>
        </w:rPr>
        <w:t>למעלה עד הפרק - כשר, למטה מן הפרק וחתכה - כשר</w:t>
      </w:r>
      <w:r w:rsidR="0057284B">
        <w:rPr>
          <w:rtl/>
        </w:rPr>
        <w:t>.</w:t>
      </w:r>
    </w:p>
    <w:p w14:paraId="7A779339" w14:textId="77777777" w:rsidR="00B874E6" w:rsidRDefault="00F40753" w:rsidP="00AC5AE4">
      <w:pPr>
        <w:pStyle w:val="afff5"/>
        <w:rPr>
          <w:rtl/>
        </w:rPr>
      </w:pPr>
      <w:r>
        <w:rPr>
          <w:rtl/>
        </w:rPr>
        <w:t>היתה בה יתרת וחתכה, אם יש בה עצם פסול, ואם לאו - כשר</w:t>
      </w:r>
      <w:r w:rsidR="0057284B">
        <w:rPr>
          <w:rtl/>
        </w:rPr>
        <w:t>.</w:t>
      </w:r>
    </w:p>
    <w:p w14:paraId="5857EE29" w14:textId="77777777" w:rsidR="00B874E6" w:rsidRDefault="00F40753" w:rsidP="00AC5AE4">
      <w:pPr>
        <w:pStyle w:val="afff5"/>
        <w:rPr>
          <w:rtl/>
        </w:rPr>
      </w:pPr>
      <w:r>
        <w:rPr>
          <w:rtl/>
        </w:rPr>
        <w:t xml:space="preserve">יתר בידיו וברגליו שש ושש עשרים וארבע, </w:t>
      </w:r>
      <w:r w:rsidRPr="009F73ED">
        <w:rPr>
          <w:rStyle w:val="afffff3"/>
          <w:rtl/>
        </w:rPr>
        <w:t>ר' יהודה</w:t>
      </w:r>
      <w:r>
        <w:rPr>
          <w:rtl/>
        </w:rPr>
        <w:t xml:space="preserve"> מכשיר, ו</w:t>
      </w:r>
      <w:r w:rsidRPr="009F73ED">
        <w:rPr>
          <w:rStyle w:val="afffff3"/>
          <w:rtl/>
        </w:rPr>
        <w:t>חכמים</w:t>
      </w:r>
      <w:r>
        <w:rPr>
          <w:rtl/>
        </w:rPr>
        <w:t xml:space="preserve"> פוסלין</w:t>
      </w:r>
      <w:r w:rsidR="0057284B">
        <w:rPr>
          <w:rtl/>
        </w:rPr>
        <w:t>.</w:t>
      </w:r>
    </w:p>
    <w:p w14:paraId="40588FDC" w14:textId="77777777" w:rsidR="00B874E6" w:rsidRDefault="00F40753" w:rsidP="00AC5AE4">
      <w:pPr>
        <w:pStyle w:val="afff5"/>
        <w:rPr>
          <w:rtl/>
        </w:rPr>
      </w:pPr>
      <w:r>
        <w:rPr>
          <w:rtl/>
        </w:rPr>
        <w:t>השולט בשתי ידיו - רבי פוסל, ו</w:t>
      </w:r>
      <w:r w:rsidRPr="009F73ED">
        <w:rPr>
          <w:rStyle w:val="afffff3"/>
          <w:rtl/>
        </w:rPr>
        <w:t>חכמים</w:t>
      </w:r>
      <w:r>
        <w:rPr>
          <w:rtl/>
        </w:rPr>
        <w:t xml:space="preserve"> מכשירין</w:t>
      </w:r>
      <w:r w:rsidR="0057284B">
        <w:rPr>
          <w:rtl/>
        </w:rPr>
        <w:t>.</w:t>
      </w:r>
    </w:p>
    <w:p w14:paraId="2093B328" w14:textId="52D65990" w:rsidR="0057284B" w:rsidRDefault="0057284B" w:rsidP="009F73ED">
      <w:pPr>
        <w:pStyle w:val="affff9"/>
        <w:rPr>
          <w:rtl/>
        </w:rPr>
      </w:pPr>
      <w:r>
        <w:rPr>
          <w:rtl/>
        </w:rPr>
        <w:t>• • •</w:t>
      </w:r>
    </w:p>
    <w:p w14:paraId="5D4CBCE7" w14:textId="77777777" w:rsidR="00B874E6" w:rsidRDefault="00F40753" w:rsidP="00AC5AE4">
      <w:pPr>
        <w:rPr>
          <w:rtl/>
        </w:rPr>
      </w:pPr>
      <w:r>
        <w:rPr>
          <w:rtl/>
        </w:rPr>
        <w:t xml:space="preserve">גמ' ת"ר: </w:t>
      </w:r>
      <w:r w:rsidR="00AC5AE4">
        <w:rPr>
          <w:rFonts w:hint="cs"/>
          <w:rtl/>
        </w:rPr>
        <w:t xml:space="preserve">'או </w:t>
      </w:r>
      <w:r>
        <w:rPr>
          <w:rtl/>
        </w:rPr>
        <w:t>שבר רגל</w:t>
      </w:r>
      <w:r w:rsidR="00AC5AE4">
        <w:rPr>
          <w:rFonts w:hint="cs"/>
          <w:rtl/>
        </w:rPr>
        <w:t>'</w:t>
      </w:r>
      <w:r>
        <w:rPr>
          <w:rtl/>
        </w:rPr>
        <w:t xml:space="preserve"> לרבות הקישן והעיקל והקילבן </w:t>
      </w:r>
    </w:p>
    <w:p w14:paraId="63F7CCAC" w14:textId="77777777" w:rsidR="006542AA" w:rsidRDefault="00000000">
      <w:pPr>
        <w:pStyle w:val="36"/>
        <w:framePr w:wrap="notBeside"/>
      </w:pPr>
      <w:r>
        <w:t>תנא:</w:t>
      </w:r>
    </w:p>
    <w:p w14:paraId="3473CBC2" w14:textId="726687D3" w:rsidR="00AC5AE4" w:rsidRDefault="00F40753" w:rsidP="00AC5AE4">
      <w:pPr>
        <w:rPr>
          <w:rtl/>
        </w:rPr>
      </w:pPr>
      <w:r>
        <w:rPr>
          <w:rtl/>
        </w:rPr>
        <w:t xml:space="preserve">בעל הפיקין </w:t>
      </w:r>
      <w:r w:rsidR="00AC5AE4">
        <w:rPr>
          <w:rFonts w:hint="cs"/>
          <w:rtl/>
        </w:rPr>
        <w:t>שיש לו כסתות הרבה,</w:t>
      </w:r>
      <w:r>
        <w:rPr>
          <w:rFonts w:hint="cs"/>
          <w:rtl/>
        </w:rPr>
        <w:t xml:space="preserve"> </w:t>
      </w:r>
      <w:r>
        <w:rPr>
          <w:rtl/>
        </w:rPr>
        <w:t>והשופנר</w:t>
      </w:r>
      <w:r w:rsidR="00AC5AE4">
        <w:rPr>
          <w:rFonts w:hint="cs"/>
          <w:rtl/>
        </w:rPr>
        <w:t>- שאין לו כסתות כל עיקר</w:t>
      </w:r>
      <w:r>
        <w:rPr>
          <w:rFonts w:hint="cs"/>
          <w:rtl/>
        </w:rPr>
        <w:t>,</w:t>
      </w:r>
    </w:p>
    <w:p w14:paraId="5452E684" w14:textId="49A060B4" w:rsidR="00B874E6" w:rsidRDefault="0057284B" w:rsidP="00AC5AE4">
      <w:pPr>
        <w:pStyle w:val="afffd"/>
        <w:rPr>
          <w:rtl/>
        </w:rPr>
      </w:pPr>
      <w:r>
        <w:rPr>
          <w:rtl/>
        </w:rPr>
        <w:t xml:space="preserve">  </w:t>
      </w:r>
      <w:r w:rsidR="00F40753">
        <w:rPr>
          <w:rStyle w:val="afffff0"/>
        </w:rPr>
        <w:t xml:space="preserve">א. </w:t>
      </w:r>
      <w:r w:rsidR="00F40753">
        <w:rPr>
          <w:rtl/>
        </w:rPr>
        <w:t>פיקה יוצא מגודלו ועקיבו יוצא לאחוריו</w:t>
      </w:r>
      <w:r>
        <w:rPr>
          <w:rtl/>
        </w:rPr>
        <w:t>.</w:t>
      </w:r>
    </w:p>
    <w:p w14:paraId="0B624AFF" w14:textId="77777777" w:rsidR="006542AA" w:rsidRDefault="00000000">
      <w:pPr>
        <w:pStyle w:val="36"/>
        <w:framePr w:wrap="notBeside"/>
      </w:pPr>
      <w:r>
        <w:t>א"ר אלעזר:</w:t>
      </w:r>
    </w:p>
    <w:p w14:paraId="54E3C179" w14:textId="28AAAF8F" w:rsidR="00B874E6" w:rsidRDefault="00F40753" w:rsidP="00F40753">
      <w:pPr>
        <w:rPr>
          <w:rtl/>
        </w:rPr>
      </w:pPr>
      <w:r>
        <w:rPr>
          <w:rtl/>
        </w:rPr>
        <w:t>שוקו יוצא באמצע רגלו</w:t>
      </w:r>
      <w:r w:rsidR="0057284B">
        <w:rPr>
          <w:rtl/>
        </w:rPr>
        <w:t>.</w:t>
      </w:r>
    </w:p>
    <w:p w14:paraId="59F57C2B" w14:textId="68CCB170" w:rsidR="00B874E6" w:rsidRDefault="0057284B" w:rsidP="00AC5AE4">
      <w:pPr>
        <w:pStyle w:val="afffd"/>
        <w:rPr>
          <w:rtl/>
        </w:rPr>
      </w:pPr>
      <w:r>
        <w:rPr>
          <w:rtl/>
        </w:rPr>
        <w:t xml:space="preserve">  </w:t>
      </w:r>
      <w:r w:rsidR="00F40753">
        <w:rPr>
          <w:rStyle w:val="afffff0"/>
        </w:rPr>
        <w:t xml:space="preserve">א. </w:t>
      </w:r>
      <w:r w:rsidR="00F40753">
        <w:rPr>
          <w:rtl/>
        </w:rPr>
        <w:t>פרסותיו רחבות כשל אווז</w:t>
      </w:r>
      <w:r>
        <w:rPr>
          <w:rtl/>
        </w:rPr>
        <w:t>.</w:t>
      </w:r>
    </w:p>
    <w:p w14:paraId="39A96360" w14:textId="4999BD30" w:rsidR="006542AA" w:rsidRDefault="00000000">
      <w:pPr>
        <w:pStyle w:val="36"/>
        <w:framePr w:wrap="notBeside"/>
      </w:pPr>
      <w:r>
        <w:t>אר"פ:</w:t>
      </w:r>
    </w:p>
    <w:p w14:paraId="325626FA" w14:textId="3ADD9B55" w:rsidR="00B874E6" w:rsidRDefault="00F40753" w:rsidP="00AC5AE4">
      <w:pPr>
        <w:rPr>
          <w:rtl/>
        </w:rPr>
      </w:pPr>
      <w:r>
        <w:rPr>
          <w:rtl/>
        </w:rPr>
        <w:t>לא תימא דטריפה ולא סדיקא, אלא כיון דטריפה אף דסדיקא</w:t>
      </w:r>
      <w:r w:rsidR="0057284B">
        <w:rPr>
          <w:rtl/>
        </w:rPr>
        <w:t>.</w:t>
      </w:r>
    </w:p>
    <w:p w14:paraId="6D77F124" w14:textId="4BFC4350" w:rsidR="00B874E6" w:rsidRDefault="0057284B" w:rsidP="00AC5AE4">
      <w:pPr>
        <w:pStyle w:val="afffd"/>
        <w:rPr>
          <w:rtl/>
        </w:rPr>
      </w:pPr>
      <w:r>
        <w:rPr>
          <w:rtl/>
        </w:rPr>
        <w:t xml:space="preserve">  </w:t>
      </w:r>
      <w:r w:rsidR="00F40753">
        <w:rPr>
          <w:rStyle w:val="afffff0"/>
        </w:rPr>
        <w:t xml:space="preserve">א. </w:t>
      </w:r>
      <w:r w:rsidR="00F40753">
        <w:rPr>
          <w:rtl/>
        </w:rPr>
        <w:t>אצבעותיו מורכבות זו על גב זו או קלוטות</w:t>
      </w:r>
      <w:r>
        <w:rPr>
          <w:rtl/>
        </w:rPr>
        <w:t>.</w:t>
      </w:r>
    </w:p>
    <w:p w14:paraId="2D6AF3B5" w14:textId="27AF33F9" w:rsidR="00B874E6" w:rsidRDefault="00AC5AE4" w:rsidP="008457D9">
      <w:pPr>
        <w:rPr>
          <w:rtl/>
        </w:rPr>
      </w:pPr>
      <w:r>
        <w:rPr>
          <w:rFonts w:hint="cs"/>
          <w:rtl/>
        </w:rPr>
        <w:t>'</w:t>
      </w:r>
      <w:r>
        <w:rPr>
          <w:rStyle w:val="affffe"/>
          <w:rFonts w:hint="cs"/>
          <w:rtl/>
        </w:rPr>
        <w:t>אוֹ שֶׁבֶר יָד</w:t>
      </w:r>
      <w:r>
        <w:rPr>
          <w:rFonts w:hint="cs"/>
          <w:rtl/>
        </w:rPr>
        <w:t xml:space="preserve">' לרבות </w:t>
      </w:r>
      <w:r>
        <w:rPr>
          <w:rtl/>
        </w:rPr>
        <w:t>אצבעות מורכבות</w:t>
      </w:r>
      <w:r w:rsidR="00F40753">
        <w:rPr>
          <w:rtl/>
        </w:rPr>
        <w:t xml:space="preserve"> או קלוטות למעלה מן הפרק וחתכן,</w:t>
      </w:r>
    </w:p>
    <w:p w14:paraId="4EA38B12" w14:textId="2E146A35" w:rsidR="00B874E6" w:rsidRDefault="0057284B" w:rsidP="008457D9">
      <w:pPr>
        <w:pStyle w:val="afffd"/>
        <w:rPr>
          <w:rtl/>
        </w:rPr>
      </w:pPr>
      <w:r>
        <w:rPr>
          <w:rtl/>
        </w:rPr>
        <w:t xml:space="preserve">  </w:t>
      </w:r>
      <w:r w:rsidR="00F40753">
        <w:rPr>
          <w:rStyle w:val="afffff0"/>
        </w:rPr>
        <w:t xml:space="preserve">ב. </w:t>
      </w:r>
      <w:r w:rsidR="00F40753">
        <w:rPr>
          <w:rtl/>
        </w:rPr>
        <w:t>היתה בו יתרת וחתכה, אם יש בה עצם - פסול, ואם לאו - כשר</w:t>
      </w:r>
      <w:r>
        <w:rPr>
          <w:rtl/>
        </w:rPr>
        <w:t>.</w:t>
      </w:r>
    </w:p>
    <w:p w14:paraId="731AFECA" w14:textId="0B5B3246" w:rsidR="006542AA" w:rsidRDefault="00000000">
      <w:pPr>
        <w:pStyle w:val="36"/>
        <w:framePr w:wrap="notBeside"/>
      </w:pPr>
      <w:r>
        <w:lastRenderedPageBreak/>
        <w:t>רבב"ח מרי"ו</w:t>
      </w:r>
      <w:r w:rsidR="00F40753">
        <w:t>:</w:t>
      </w:r>
    </w:p>
    <w:p w14:paraId="6DAD6FA2" w14:textId="44A4537D" w:rsidR="00B874E6" w:rsidRDefault="00F40753" w:rsidP="008457D9">
      <w:pPr>
        <w:rPr>
          <w:rtl/>
        </w:rPr>
      </w:pPr>
      <w:r>
        <w:rPr>
          <w:rtl/>
        </w:rPr>
        <w:t>והוא שנספרת ע"ג היד</w:t>
      </w:r>
      <w:r w:rsidR="0057284B">
        <w:rPr>
          <w:rtl/>
        </w:rPr>
        <w:t>.</w:t>
      </w:r>
    </w:p>
    <w:p w14:paraId="31A09B8E" w14:textId="77777777" w:rsidR="006542AA" w:rsidRDefault="00000000">
      <w:pPr>
        <w:pStyle w:val="36"/>
        <w:framePr w:wrap="notBeside"/>
      </w:pPr>
      <w:r>
        <w:t>ת"ר:</w:t>
      </w:r>
    </w:p>
    <w:p w14:paraId="797C5A3E" w14:textId="47DA41DB" w:rsidR="008457D9" w:rsidRDefault="00F40753" w:rsidP="00F40753">
      <w:pPr>
        <w:rPr>
          <w:rtl/>
        </w:rPr>
      </w:pPr>
      <w:r>
        <w:rPr>
          <w:rtl/>
        </w:rPr>
        <w:t>ית</w:t>
      </w:r>
      <w:r w:rsidR="008457D9">
        <w:rPr>
          <w:rtl/>
        </w:rPr>
        <w:t xml:space="preserve">ירה שיש בה עצם, ואין בה צפורן </w:t>
      </w:r>
      <w:r>
        <w:rPr>
          <w:rtl/>
        </w:rPr>
        <w:t>מטמא במגע ובמשא, ומטמא באהל, ועולה למנין קכ"ה,</w:t>
      </w:r>
    </w:p>
    <w:p w14:paraId="329EFD8D" w14:textId="1DA3583C" w:rsidR="006542AA" w:rsidRDefault="00000000">
      <w:pPr>
        <w:pStyle w:val="36"/>
        <w:framePr w:wrap="notBeside"/>
      </w:pPr>
      <w:r>
        <w:t>רבב"ח מרי"ו</w:t>
      </w:r>
      <w:r w:rsidR="00F40753">
        <w:t>:</w:t>
      </w:r>
    </w:p>
    <w:p w14:paraId="1871DBF9" w14:textId="1E7CC513" w:rsidR="00B874E6" w:rsidRDefault="00F40753" w:rsidP="00F40753">
      <w:pPr>
        <w:rPr>
          <w:rtl/>
        </w:rPr>
      </w:pPr>
      <w:r>
        <w:rPr>
          <w:rtl/>
        </w:rPr>
        <w:t>ובנספרת על גב היד</w:t>
      </w:r>
      <w:r w:rsidR="0057284B">
        <w:rPr>
          <w:rtl/>
        </w:rPr>
        <w:t>.</w:t>
      </w:r>
    </w:p>
    <w:p w14:paraId="63109973" w14:textId="77777777" w:rsidR="006542AA" w:rsidRDefault="00000000">
      <w:pPr>
        <w:pStyle w:val="36"/>
        <w:framePr w:wrap="notBeside"/>
      </w:pPr>
      <w:r>
        <w:t>א"ר יוחנן:</w:t>
      </w:r>
    </w:p>
    <w:p w14:paraId="0EDBC13F" w14:textId="07F8E964" w:rsidR="008457D9" w:rsidRDefault="00F40753" w:rsidP="00F40753">
      <w:pPr>
        <w:rPr>
          <w:rtl/>
        </w:rPr>
      </w:pPr>
      <w:r>
        <w:rPr>
          <w:rtl/>
        </w:rPr>
        <w:t xml:space="preserve">עשו דבריהם כדברי נביאות, מה נפשך, אם אבר הוא - באהל גם תטמא, ואם לא אבר הוא - במגע ובמשא גם לא ליטמי! </w:t>
      </w:r>
    </w:p>
    <w:p w14:paraId="1F915A04" w14:textId="07525639" w:rsidR="006542AA" w:rsidRDefault="00000000">
      <w:pPr>
        <w:pStyle w:val="36"/>
        <w:framePr w:wrap="notBeside"/>
      </w:pPr>
      <w:r>
        <w:t>ארהב"מ מדראבדר"א</w:t>
      </w:r>
      <w:r w:rsidR="00F40753">
        <w:t>:</w:t>
      </w:r>
    </w:p>
    <w:p w14:paraId="263713E9" w14:textId="4ECC2A18" w:rsidR="008457D9" w:rsidRDefault="00F40753" w:rsidP="008457D9">
      <w:pPr>
        <w:rPr>
          <w:rtl/>
        </w:rPr>
      </w:pPr>
      <w:r>
        <w:rPr>
          <w:rtl/>
        </w:rPr>
        <w:t>משום עצם כשעורה נגעו בה</w:t>
      </w:r>
      <w:r w:rsidR="008457D9">
        <w:rPr>
          <w:rtl/>
        </w:rPr>
        <w:t>,</w:t>
      </w:r>
    </w:p>
    <w:p w14:paraId="2A039DEC" w14:textId="50F914CF" w:rsidR="006542AA" w:rsidRDefault="00000000">
      <w:pPr>
        <w:pStyle w:val="36"/>
        <w:framePr w:wrap="notBeside"/>
      </w:pPr>
      <w:r>
        <w:t>ר"פ:</w:t>
      </w:r>
    </w:p>
    <w:p w14:paraId="67CE3D20" w14:textId="638F0439" w:rsidR="008457D9" w:rsidRDefault="00F40753" w:rsidP="008457D9">
      <w:pPr>
        <w:rPr>
          <w:rtl/>
        </w:rPr>
      </w:pPr>
      <w:r>
        <w:rPr>
          <w:rtl/>
        </w:rPr>
        <w:t>גזירה שאינה נספרת אטו נספרת,</w:t>
      </w:r>
    </w:p>
    <w:p w14:paraId="6E0BDF05" w14:textId="6CFB11B3" w:rsidR="006542AA" w:rsidRDefault="00000000">
      <w:pPr>
        <w:pStyle w:val="36"/>
        <w:framePr w:wrap="notBeside"/>
      </w:pPr>
      <w:r>
        <w:t>א"כ,</w:t>
      </w:r>
    </w:p>
    <w:p w14:paraId="5877C052" w14:textId="0203A853" w:rsidR="00B874E6" w:rsidRDefault="008457D9" w:rsidP="00C96C37">
      <w:pPr>
        <w:pStyle w:val="021"/>
        <w:rPr>
          <w:rtl/>
        </w:rPr>
      </w:pPr>
      <w:r>
        <w:rPr>
          <w:rtl/>
        </w:rPr>
        <w:t>שאינה נספרת</w:t>
      </w:r>
      <w:r w:rsidR="00F40753">
        <w:rPr>
          <w:rtl/>
        </w:rPr>
        <w:t xml:space="preserve"> באהל </w:t>
      </w:r>
      <w:r>
        <w:rPr>
          <w:rtl/>
        </w:rPr>
        <w:t>גם</w:t>
      </w:r>
      <w:r w:rsidR="00F40753">
        <w:rPr>
          <w:rtl/>
        </w:rPr>
        <w:t xml:space="preserve"> תטמא! עבדו רבנן היכירא, כי </w:t>
      </w:r>
      <w:r>
        <w:rPr>
          <w:rtl/>
        </w:rPr>
        <w:t>איך</w:t>
      </w:r>
      <w:r w:rsidR="00F40753">
        <w:rPr>
          <w:rtl/>
        </w:rPr>
        <w:t xml:space="preserve"> דלא לישרפו </w:t>
      </w:r>
      <w:r>
        <w:rPr>
          <w:rtl/>
        </w:rPr>
        <w:t>עליהם</w:t>
      </w:r>
      <w:r w:rsidR="00F40753">
        <w:rPr>
          <w:rtl/>
        </w:rPr>
        <w:t xml:space="preserve"> תרומה וקדשים</w:t>
      </w:r>
      <w:r w:rsidR="0057284B">
        <w:rPr>
          <w:rtl/>
        </w:rPr>
        <w:t>.</w:t>
      </w:r>
    </w:p>
    <w:p w14:paraId="0519ED39" w14:textId="615D378A" w:rsidR="006542AA" w:rsidRDefault="00000000">
      <w:pPr>
        <w:pStyle w:val="36"/>
        <w:framePr w:wrap="notBeside"/>
      </w:pPr>
      <w:r>
        <w:t>תנן שם:</w:t>
      </w:r>
    </w:p>
    <w:p w14:paraId="4EAE589B" w14:textId="410C86E7" w:rsidR="00B874E6" w:rsidRDefault="00F40753" w:rsidP="00F40753">
      <w:pPr>
        <w:rPr>
          <w:rtl/>
        </w:rPr>
      </w:pPr>
      <w:r>
        <w:rPr>
          <w:rtl/>
        </w:rPr>
        <w:t>רוב בנינו ורוב מנינו של מת, אף שאין בו רובע - טמאין</w:t>
      </w:r>
      <w:r w:rsidR="0057284B">
        <w:rPr>
          <w:rtl/>
        </w:rPr>
        <w:t>.</w:t>
      </w:r>
    </w:p>
    <w:p w14:paraId="795F8FB2" w14:textId="77777777" w:rsidR="006542AA" w:rsidRDefault="00000000">
      <w:pPr>
        <w:pStyle w:val="36"/>
        <w:framePr w:wrap="notBeside"/>
      </w:pPr>
      <w:r>
        <w:t>ת"ר:</w:t>
      </w:r>
    </w:p>
    <w:p w14:paraId="62189B5E" w14:textId="18A02649" w:rsidR="00B874E6" w:rsidRDefault="00F40753" w:rsidP="00F40753">
      <w:pPr>
        <w:rPr>
          <w:rtl/>
        </w:rPr>
      </w:pPr>
      <w:r>
        <w:rPr>
          <w:rtl/>
        </w:rPr>
        <w:t>איזהו רוב בנינו - שני שוקיים וירך אחד הואיל ורוב גובהו בגדול, איזהו רוב מנינו - קכ"ה</w:t>
      </w:r>
      <w:r w:rsidR="0057284B">
        <w:rPr>
          <w:rtl/>
        </w:rPr>
        <w:t>.</w:t>
      </w:r>
    </w:p>
    <w:p w14:paraId="650D6127" w14:textId="21EA13AA" w:rsidR="006542AA" w:rsidRDefault="00000000">
      <w:pPr>
        <w:pStyle w:val="36"/>
        <w:framePr w:wrap="notBeside"/>
      </w:pPr>
      <w:r>
        <w:t>רבינא לרבא:</w:t>
      </w:r>
    </w:p>
    <w:p w14:paraId="4D55069C" w14:textId="4B27DEC8" w:rsidR="008457D9" w:rsidRDefault="00F40753" w:rsidP="00F40753">
      <w:pPr>
        <w:rPr>
          <w:rtl/>
        </w:rPr>
      </w:pPr>
      <w:r>
        <w:rPr>
          <w:rtl/>
        </w:rPr>
        <w:t xml:space="preserve">תנא מניינא בא להשמיענו? </w:t>
      </w:r>
    </w:p>
    <w:p w14:paraId="51EB68A9" w14:textId="77777777" w:rsidR="006542AA" w:rsidRDefault="00000000">
      <w:pPr>
        <w:pStyle w:val="36"/>
        <w:framePr w:wrap="notBeside"/>
      </w:pPr>
      <w:r>
        <w:t>קמ"ל כדתניא:</w:t>
      </w:r>
    </w:p>
    <w:p w14:paraId="4F1AFB01" w14:textId="0604879D" w:rsidR="00B874E6" w:rsidRDefault="00F40753" w:rsidP="00C5567C">
      <w:pPr>
        <w:pStyle w:val="a"/>
        <w:rPr>
          <w:rtl/>
        </w:rPr>
      </w:pPr>
      <w:r>
        <w:rPr>
          <w:rtl/>
        </w:rPr>
        <w:t>חסר שאין בו אלא מאתים, ויתר שיש בו מאתים ושמונים וא', כולן עולין למנין קכ"ה,</w:t>
      </w:r>
      <w:r w:rsidR="00DA02D6">
        <w:rPr>
          <w:rFonts w:hint="cs"/>
          <w:rtl/>
        </w:rPr>
        <w:t xml:space="preserve"> </w:t>
      </w:r>
      <w:r>
        <w:rPr>
          <w:rtl/>
        </w:rPr>
        <w:t>זיל בתר רוב דאנשים</w:t>
      </w:r>
      <w:r w:rsidR="0057284B">
        <w:rPr>
          <w:rtl/>
        </w:rPr>
        <w:t>.</w:t>
      </w:r>
    </w:p>
    <w:p w14:paraId="591C2682" w14:textId="3E9A43FC" w:rsidR="006542AA" w:rsidRDefault="00000000">
      <w:pPr>
        <w:pStyle w:val="36"/>
        <w:framePr w:wrap="notBeside"/>
      </w:pPr>
      <w:r>
        <w:t>אריא"ש:</w:t>
      </w:r>
    </w:p>
    <w:p w14:paraId="27FE3E91" w14:textId="24726D3D" w:rsidR="00B874E6" w:rsidRDefault="00F40753" w:rsidP="00DA02D6">
      <w:pPr>
        <w:rPr>
          <w:rtl/>
        </w:rPr>
      </w:pPr>
      <w:r>
        <w:rPr>
          <w:rtl/>
        </w:rPr>
        <w:t xml:space="preserve">מעשה בתלמידיו של </w:t>
      </w:r>
      <w:r>
        <w:rPr>
          <w:rStyle w:val="27"/>
          <w:rtl/>
        </w:rPr>
        <w:t>ר' ישמעאל</w:t>
      </w:r>
      <w:r>
        <w:rPr>
          <w:rtl/>
        </w:rPr>
        <w:t xml:space="preserve"> ששלקו זונה אחת שנתחייבה שריפה למלך, בדקו ומצאו בה </w:t>
      </w:r>
      <w:r w:rsidR="00DA02D6">
        <w:rPr>
          <w:rStyle w:val="27"/>
          <w:rFonts w:hint="cs"/>
          <w:rtl/>
        </w:rPr>
        <w:t>ר</w:t>
      </w:r>
      <w:r w:rsidR="008457D9">
        <w:rPr>
          <w:rStyle w:val="27"/>
          <w:rFonts w:hint="cs"/>
          <w:rtl/>
        </w:rPr>
        <w:t>נ"ב</w:t>
      </w:r>
      <w:r>
        <w:rPr>
          <w:rtl/>
        </w:rPr>
        <w:t>, אמר להם: שמא באשה בדקתם, שהוסיף לה הכתוב שני צירים ושני דלתות</w:t>
      </w:r>
      <w:r w:rsidR="0057284B">
        <w:rPr>
          <w:rtl/>
        </w:rPr>
        <w:t>.</w:t>
      </w:r>
    </w:p>
    <w:p w14:paraId="5FB30562" w14:textId="1D1CB885" w:rsidR="006542AA" w:rsidRDefault="00000000">
      <w:pPr>
        <w:pStyle w:val="36"/>
        <w:framePr w:wrap="notBeside"/>
      </w:pPr>
      <w:r>
        <w:t>תניא, ר"א:</w:t>
      </w:r>
    </w:p>
    <w:p w14:paraId="71E27018" w14:textId="2586CFF6" w:rsidR="00DA02D6" w:rsidRDefault="00F40753" w:rsidP="00DA02D6">
      <w:pPr>
        <w:rPr>
          <w:rtl/>
        </w:rPr>
      </w:pPr>
      <w:r>
        <w:rPr>
          <w:rtl/>
        </w:rPr>
        <w:t xml:space="preserve">כשם שצירים לבית כך צירים לאשה, </w:t>
      </w:r>
      <w:r w:rsidR="00DA02D6">
        <w:rPr>
          <w:rFonts w:hint="cs"/>
          <w:rtl/>
        </w:rPr>
        <w:t>ד'</w:t>
      </w:r>
      <w:r>
        <w:rPr>
          <w:rStyle w:val="affffe"/>
          <w:rtl/>
        </w:rPr>
        <w:t>ותכרע ותלד כי נהפכו עליו ציריה</w:t>
      </w:r>
      <w:r w:rsidR="00DA02D6">
        <w:rPr>
          <w:rFonts w:hint="cs"/>
          <w:rtl/>
        </w:rPr>
        <w:t>'</w:t>
      </w:r>
      <w:r>
        <w:rPr>
          <w:rtl/>
        </w:rPr>
        <w:t xml:space="preserve">, </w:t>
      </w:r>
    </w:p>
    <w:p w14:paraId="16F32D5A" w14:textId="4BAF084A" w:rsidR="006542AA" w:rsidRDefault="00000000">
      <w:pPr>
        <w:pStyle w:val="36"/>
        <w:framePr w:wrap="notBeside"/>
      </w:pPr>
      <w:r>
        <w:t>רבי יהושע:</w:t>
      </w:r>
    </w:p>
    <w:p w14:paraId="0A1F8714" w14:textId="1C8E115E" w:rsidR="00DA02D6" w:rsidRDefault="00F40753" w:rsidP="00DA02D6">
      <w:pPr>
        <w:rPr>
          <w:rtl/>
        </w:rPr>
      </w:pPr>
      <w:r>
        <w:rPr>
          <w:rtl/>
        </w:rPr>
        <w:t xml:space="preserve">כשם שדלתות לבית כך דלתות לאשה, שנאמר </w:t>
      </w:r>
      <w:r w:rsidR="00DA02D6">
        <w:rPr>
          <w:rFonts w:hint="cs"/>
          <w:rtl/>
        </w:rPr>
        <w:t>'</w:t>
      </w:r>
      <w:r>
        <w:rPr>
          <w:rStyle w:val="affffe"/>
          <w:rtl/>
        </w:rPr>
        <w:t>כִּי לֹא סָגַר דַּלְתֵי בִטְנִי</w:t>
      </w:r>
      <w:r w:rsidR="00DA02D6">
        <w:rPr>
          <w:rFonts w:hint="cs"/>
          <w:rtl/>
        </w:rPr>
        <w:t>'</w:t>
      </w:r>
      <w:r>
        <w:rPr>
          <w:rtl/>
        </w:rPr>
        <w:t xml:space="preserve">, </w:t>
      </w:r>
    </w:p>
    <w:p w14:paraId="768DB246" w14:textId="209F50E3" w:rsidR="006542AA" w:rsidRDefault="00000000">
      <w:pPr>
        <w:pStyle w:val="36"/>
        <w:framePr w:wrap="notBeside"/>
      </w:pPr>
      <w:r>
        <w:t>ר"ע:</w:t>
      </w:r>
    </w:p>
    <w:p w14:paraId="34FD277C" w14:textId="5664EF9E" w:rsidR="00B874E6" w:rsidRDefault="00F40753" w:rsidP="00DA02D6">
      <w:pPr>
        <w:rPr>
          <w:rtl/>
        </w:rPr>
      </w:pPr>
      <w:r>
        <w:rPr>
          <w:rtl/>
        </w:rPr>
        <w:lastRenderedPageBreak/>
        <w:t xml:space="preserve">כשם שמפתח לבית כך מפתח לאשה, שנאמר </w:t>
      </w:r>
      <w:r w:rsidR="00DA02D6">
        <w:rPr>
          <w:rFonts w:hint="cs"/>
          <w:rtl/>
        </w:rPr>
        <w:t>'</w:t>
      </w:r>
      <w:r>
        <w:rPr>
          <w:rStyle w:val="affffe"/>
          <w:rtl/>
        </w:rPr>
        <w:t>וַיִּפְתַּח אֶת רַחְמָהּ</w:t>
      </w:r>
      <w:r w:rsidR="00DA02D6">
        <w:rPr>
          <w:rFonts w:hint="cs"/>
          <w:rtl/>
        </w:rPr>
        <w:t>'</w:t>
      </w:r>
      <w:r w:rsidR="0057284B">
        <w:rPr>
          <w:rtl/>
        </w:rPr>
        <w:t>.</w:t>
      </w:r>
    </w:p>
    <w:p w14:paraId="6EE083DB" w14:textId="5DDC7DDC" w:rsidR="00B874E6" w:rsidRDefault="00F40753" w:rsidP="00F40753">
      <w:pPr>
        <w:rPr>
          <w:rtl/>
        </w:rPr>
      </w:pPr>
      <w:r>
        <w:rPr>
          <w:rStyle w:val="27"/>
          <w:rtl/>
        </w:rPr>
        <w:t>לר"ע</w:t>
      </w:r>
      <w:r>
        <w:rPr>
          <w:rtl/>
        </w:rPr>
        <w:t xml:space="preserve"> קשה דתלמידי </w:t>
      </w:r>
      <w:r>
        <w:rPr>
          <w:rStyle w:val="27"/>
          <w:rtl/>
        </w:rPr>
        <w:t>רבי ישמעאל</w:t>
      </w:r>
      <w:r>
        <w:rPr>
          <w:rtl/>
        </w:rPr>
        <w:t>! שמא איידי דזוטרא - אתמוחי מתמח</w:t>
      </w:r>
      <w:r w:rsidR="0057284B">
        <w:rPr>
          <w:rtl/>
        </w:rPr>
        <w:t>.</w:t>
      </w:r>
    </w:p>
    <w:p w14:paraId="50495B40" w14:textId="77777777" w:rsidR="006542AA" w:rsidRDefault="00000000">
      <w:pPr>
        <w:pStyle w:val="36"/>
        <w:framePr w:wrap="notBeside"/>
      </w:pPr>
      <w:r>
        <w:t>רב:</w:t>
      </w:r>
    </w:p>
    <w:p w14:paraId="293E796C" w14:textId="6257F759" w:rsidR="00DA02D6" w:rsidRDefault="00F40753" w:rsidP="00F40753">
      <w:pPr>
        <w:rPr>
          <w:rtl/>
        </w:rPr>
      </w:pPr>
      <w:r>
        <w:rPr>
          <w:rtl/>
        </w:rPr>
        <w:t xml:space="preserve">וכולן אין מטמאין באהל, שנאמר </w:t>
      </w:r>
      <w:r w:rsidR="00DA02D6">
        <w:rPr>
          <w:rFonts w:hint="cs"/>
          <w:rtl/>
        </w:rPr>
        <w:t>'</w:t>
      </w:r>
      <w:r>
        <w:rPr>
          <w:rStyle w:val="affffe"/>
          <w:rtl/>
        </w:rPr>
        <w:t>זֹאת הַתּוֹרָה אָדָם כִּי יָמוּת בְּאֹהֶל</w:t>
      </w:r>
      <w:r w:rsidR="00DA02D6">
        <w:rPr>
          <w:rFonts w:hint="cs"/>
          <w:rtl/>
        </w:rPr>
        <w:t>'</w:t>
      </w:r>
      <w:r>
        <w:rPr>
          <w:rtl/>
        </w:rPr>
        <w:t xml:space="preserve"> - דבר השוה לכל אדם,</w:t>
      </w:r>
    </w:p>
    <w:p w14:paraId="5CC4EF89" w14:textId="17A0496B" w:rsidR="006542AA" w:rsidRDefault="00000000">
      <w:pPr>
        <w:pStyle w:val="36"/>
        <w:framePr w:wrap="notBeside"/>
      </w:pPr>
      <w:r>
        <w:t xml:space="preserve">א"ל </w:t>
      </w:r>
      <w:r w:rsidR="00F40753">
        <w:t xml:space="preserve">אביי ובאיש </w:t>
      </w:r>
      <w:r>
        <w:t>אין</w:t>
      </w:r>
      <w:r w:rsidR="00F40753">
        <w:t>? והכתיב:</w:t>
      </w:r>
    </w:p>
    <w:p w14:paraId="0A2649AB" w14:textId="44C8B4E8" w:rsidR="00DA02D6" w:rsidRDefault="00DA02D6" w:rsidP="00F40753">
      <w:pPr>
        <w:rPr>
          <w:rtl/>
        </w:rPr>
      </w:pPr>
      <w:r>
        <w:rPr>
          <w:rFonts w:hint="cs"/>
          <w:rtl/>
        </w:rPr>
        <w:t>'</w:t>
      </w:r>
      <w:r>
        <w:rPr>
          <w:rStyle w:val="affffe"/>
          <w:rtl/>
        </w:rPr>
        <w:t>צִירִים אֲחָזוּנִי כְּצִירֵי יוֹלֵדָה</w:t>
      </w:r>
      <w:r>
        <w:rPr>
          <w:rFonts w:hint="cs"/>
          <w:rtl/>
        </w:rPr>
        <w:t>'</w:t>
      </w:r>
      <w:r w:rsidR="00F40753">
        <w:rPr>
          <w:rtl/>
        </w:rPr>
        <w:t>! צירי בשר</w:t>
      </w:r>
      <w:r>
        <w:rPr>
          <w:rtl/>
        </w:rPr>
        <w:t>,</w:t>
      </w:r>
    </w:p>
    <w:p w14:paraId="79E4D200" w14:textId="729FDE05" w:rsidR="00B874E6" w:rsidRDefault="00F40753" w:rsidP="00DA02D6">
      <w:pPr>
        <w:rPr>
          <w:rtl/>
        </w:rPr>
      </w:pPr>
      <w:r>
        <w:rPr>
          <w:rtl/>
        </w:rPr>
        <w:t>והכתיב: אדני במראה נהפכו צירי! ה"נ צירי בשר, ה"נ</w:t>
      </w:r>
      <w:r w:rsidR="00DA02D6">
        <w:rPr>
          <w:rFonts w:hint="cs"/>
          <w:rtl/>
        </w:rPr>
        <w:t xml:space="preserve"> </w:t>
      </w:r>
      <w:r>
        <w:rPr>
          <w:rtl/>
        </w:rPr>
        <w:t>מסתבר</w:t>
      </w:r>
      <w:r w:rsidR="00DA02D6">
        <w:rPr>
          <w:rtl/>
        </w:rPr>
        <w:t>, ד</w:t>
      </w:r>
      <w:r w:rsidR="00DA02D6">
        <w:rPr>
          <w:rFonts w:hint="cs"/>
          <w:rtl/>
        </w:rPr>
        <w:t>אל</w:t>
      </w:r>
      <w:r>
        <w:rPr>
          <w:rFonts w:hint="cs"/>
          <w:rtl/>
        </w:rPr>
        <w:t>ת"ה</w:t>
      </w:r>
      <w:r w:rsidR="00DA02D6">
        <w:rPr>
          <w:rFonts w:hint="cs"/>
          <w:rtl/>
        </w:rPr>
        <w:t xml:space="preserve"> </w:t>
      </w:r>
      <w:r w:rsidR="00DA02D6">
        <w:rPr>
          <w:rStyle w:val="27"/>
          <w:rFonts w:hint="cs"/>
          <w:rtl/>
        </w:rPr>
        <w:t>ר</w:t>
      </w:r>
      <w:r>
        <w:rPr>
          <w:rStyle w:val="27"/>
          <w:rFonts w:hint="cs"/>
          <w:rtl/>
        </w:rPr>
        <w:t>מ"ח</w:t>
      </w:r>
      <w:r>
        <w:rPr>
          <w:rtl/>
        </w:rPr>
        <w:t xml:space="preserve"> איך משכחת לה? לא באיש ולא באשה</w:t>
      </w:r>
      <w:r w:rsidR="0057284B">
        <w:rPr>
          <w:rtl/>
        </w:rPr>
        <w:t>.</w:t>
      </w:r>
    </w:p>
    <w:p w14:paraId="2D5E2BC7" w14:textId="3EF27609" w:rsidR="00DA02D6" w:rsidRDefault="0057284B" w:rsidP="00DA02D6">
      <w:pPr>
        <w:pStyle w:val="afff0"/>
        <w:framePr w:wrap="around"/>
        <w:rPr>
          <w:rtl/>
        </w:rPr>
      </w:pPr>
      <w:r>
        <w:rPr>
          <w:rtl/>
        </w:rPr>
        <w:t xml:space="preserve">  </w:t>
      </w:r>
      <w:r w:rsidR="00DA02D6">
        <w:rPr>
          <w:rFonts w:hint="cs"/>
          <w:rtl/>
        </w:rPr>
        <w:t>מה:</w:t>
      </w:r>
    </w:p>
    <w:p w14:paraId="10C22C7D" w14:textId="77777777" w:rsidR="00B874E6" w:rsidRDefault="00F40753" w:rsidP="00AD25D8">
      <w:pPr>
        <w:pStyle w:val="afffd"/>
        <w:rPr>
          <w:rtl/>
        </w:rPr>
      </w:pPr>
      <w:r>
        <w:rPr>
          <w:rStyle w:val="afffff0"/>
        </w:rPr>
        <w:t xml:space="preserve">א. </w:t>
      </w:r>
      <w:r>
        <w:rPr>
          <w:rtl/>
        </w:rPr>
        <w:t>יתר בידיו וברגליו</w:t>
      </w:r>
      <w:r w:rsidR="0057284B">
        <w:rPr>
          <w:rtl/>
        </w:rPr>
        <w:t>.</w:t>
      </w:r>
    </w:p>
    <w:p w14:paraId="04317DEC" w14:textId="76A70352" w:rsidR="00B874E6" w:rsidRDefault="00DA02D6" w:rsidP="00F40753">
      <w:pPr>
        <w:rPr>
          <w:rtl/>
        </w:rPr>
      </w:pPr>
      <w:r>
        <w:rPr>
          <w:rFonts w:hint="cs"/>
          <w:rtl/>
        </w:rPr>
        <w:t>ארי''</w:t>
      </w:r>
      <w:r w:rsidR="00F40753">
        <w:rPr>
          <w:rtl/>
        </w:rPr>
        <w:t xml:space="preserve">: ושניהם מקרא אחד דרשו, ותהי עוד מלחמה, וכתי' ויהי איש מדון אצבע ידיו ואצבע רגליו שש ושש, </w:t>
      </w:r>
      <w:r>
        <w:rPr>
          <w:rtl/>
        </w:rPr>
        <w:t>מ"ד</w:t>
      </w:r>
      <w:r w:rsidR="00F40753">
        <w:rPr>
          <w:rtl/>
        </w:rPr>
        <w:t>: בגנותיה משתעי, ומר סבר: בשבחיה משתעי</w:t>
      </w:r>
      <w:r w:rsidR="0057284B">
        <w:rPr>
          <w:rtl/>
        </w:rPr>
        <w:t>.</w:t>
      </w:r>
    </w:p>
    <w:p w14:paraId="79B87749" w14:textId="77777777" w:rsidR="006542AA" w:rsidRDefault="00000000">
      <w:pPr>
        <w:pStyle w:val="36"/>
        <w:framePr w:wrap="notBeside"/>
      </w:pPr>
      <w:r>
        <w:t>רבה:</w:t>
      </w:r>
    </w:p>
    <w:p w14:paraId="34C52055" w14:textId="003748A5" w:rsidR="00AD25D8" w:rsidRDefault="00AD25D8" w:rsidP="00AD25D8">
      <w:pPr>
        <w:rPr>
          <w:rtl/>
        </w:rPr>
      </w:pPr>
      <w:r>
        <w:rPr>
          <w:rtl/>
        </w:rPr>
        <w:tab/>
      </w:r>
      <w:r>
        <w:rPr>
          <w:rFonts w:hint="cs"/>
          <w:rtl/>
        </w:rPr>
        <w:t>'</w:t>
      </w:r>
      <w:r>
        <w:rPr>
          <w:rStyle w:val="affffe"/>
          <w:rFonts w:hint="cs"/>
          <w:rtl/>
        </w:rPr>
        <w:t>עשרים וארבע</w:t>
      </w:r>
      <w:r>
        <w:rPr>
          <w:rFonts w:hint="cs"/>
          <w:rtl/>
        </w:rPr>
        <w:t xml:space="preserve">' דלא נחשוב שית דיד, ושש דרגל </w:t>
      </w:r>
    </w:p>
    <w:p w14:paraId="09763D9D" w14:textId="77777777" w:rsidR="00AD25D8" w:rsidRDefault="00AD25D8" w:rsidP="00AD25D8">
      <w:pPr>
        <w:rPr>
          <w:rtl/>
        </w:rPr>
      </w:pPr>
      <w:r>
        <w:rPr>
          <w:rtl/>
        </w:rPr>
        <w:tab/>
      </w:r>
      <w:r>
        <w:rPr>
          <w:rFonts w:hint="cs"/>
          <w:rtl/>
        </w:rPr>
        <w:t>'</w:t>
      </w:r>
      <w:r>
        <w:rPr>
          <w:rStyle w:val="affffe"/>
          <w:rFonts w:hint="cs"/>
          <w:rtl/>
        </w:rPr>
        <w:t>שש שש</w:t>
      </w:r>
      <w:r>
        <w:rPr>
          <w:rFonts w:hint="cs"/>
          <w:rtl/>
        </w:rPr>
        <w:t>' שלא נחשוב ח</w:t>
      </w:r>
      <w:r w:rsidR="00F40753">
        <w:rPr>
          <w:rtl/>
        </w:rPr>
        <w:t xml:space="preserve">מש </w:t>
      </w:r>
      <w:r>
        <w:rPr>
          <w:rFonts w:hint="cs"/>
          <w:rtl/>
        </w:rPr>
        <w:t>מצד אחד וחמש מצד אחר</w:t>
      </w:r>
      <w:r w:rsidR="00F40753">
        <w:rPr>
          <w:rtl/>
        </w:rPr>
        <w:t xml:space="preserve"> </w:t>
      </w:r>
    </w:p>
    <w:p w14:paraId="1826769F" w14:textId="63EA8C20" w:rsidR="00B874E6" w:rsidRDefault="00AD25D8" w:rsidP="00AD25D8">
      <w:pPr>
        <w:rPr>
          <w:rtl/>
        </w:rPr>
      </w:pPr>
      <w:r>
        <w:rPr>
          <w:rtl/>
        </w:rPr>
        <w:tab/>
      </w:r>
      <w:r>
        <w:rPr>
          <w:rFonts w:hint="cs"/>
          <w:rtl/>
        </w:rPr>
        <w:t>'</w:t>
      </w:r>
      <w:r>
        <w:rPr>
          <w:rStyle w:val="affffe"/>
          <w:rtl/>
        </w:rPr>
        <w:t>מִסְפָּר</w:t>
      </w:r>
      <w:r>
        <w:rPr>
          <w:rFonts w:hint="cs"/>
          <w:rtl/>
        </w:rPr>
        <w:t>'</w:t>
      </w:r>
      <w:r w:rsidR="00F40753">
        <w:rPr>
          <w:rtl/>
        </w:rPr>
        <w:t xml:space="preserve"> - בנספרת ע"ג היד</w:t>
      </w:r>
      <w:r w:rsidR="0057284B">
        <w:rPr>
          <w:rtl/>
        </w:rPr>
        <w:t>.</w:t>
      </w:r>
    </w:p>
    <w:p w14:paraId="16A16949" w14:textId="22DFCCB8" w:rsidR="006542AA" w:rsidRDefault="00000000">
      <w:pPr>
        <w:pStyle w:val="36"/>
        <w:framePr w:wrap="notBeside"/>
      </w:pPr>
      <w:r>
        <w:t>תניא</w:t>
      </w:r>
      <w:r w:rsidR="00AD25D8">
        <w:t xml:space="preserve"> א</w:t>
      </w:r>
      <w:r>
        <w:t>ר"י:</w:t>
      </w:r>
    </w:p>
    <w:p w14:paraId="4950DFD9" w14:textId="7EBD714D" w:rsidR="00AD25D8" w:rsidRDefault="00F40753" w:rsidP="00AD25D8">
      <w:pPr>
        <w:rPr>
          <w:rtl/>
        </w:rPr>
      </w:pPr>
      <w:r>
        <w:rPr>
          <w:rtl/>
        </w:rPr>
        <w:t xml:space="preserve">מעשה באדם אחד שבא לפני </w:t>
      </w:r>
      <w:r>
        <w:rPr>
          <w:rStyle w:val="27"/>
          <w:rtl/>
        </w:rPr>
        <w:t>רבי</w:t>
      </w:r>
      <w:r>
        <w:rPr>
          <w:rtl/>
        </w:rPr>
        <w:t xml:space="preserve"> טרפון יתר בידיו וברגליו שש ושש עשרים וארבע, אמר לו כמותך ירבה בישראל! </w:t>
      </w:r>
    </w:p>
    <w:p w14:paraId="3EA868DD" w14:textId="39EA9F7F" w:rsidR="006542AA" w:rsidRDefault="00000000">
      <w:pPr>
        <w:pStyle w:val="36"/>
        <w:framePr w:wrap="notBeside"/>
      </w:pPr>
      <w:r>
        <w:t xml:space="preserve">א"ל </w:t>
      </w:r>
      <w:r w:rsidR="00F40753">
        <w:t>ר' יוסי:</w:t>
      </w:r>
    </w:p>
    <w:p w14:paraId="5DCBC8BD" w14:textId="78F5A738" w:rsidR="00B874E6" w:rsidRDefault="00F40753" w:rsidP="00AD25D8">
      <w:pPr>
        <w:rPr>
          <w:rtl/>
        </w:rPr>
      </w:pPr>
      <w:r>
        <w:rPr>
          <w:rtl/>
        </w:rPr>
        <w:t>משם ראיה? כך אמר לו כמותך יתמעטו ממזירי ונתיני מישראל</w:t>
      </w:r>
      <w:r w:rsidR="0057284B">
        <w:rPr>
          <w:rtl/>
        </w:rPr>
        <w:t>.</w:t>
      </w:r>
      <w:r w:rsidR="00AD25D8">
        <w:rPr>
          <w:rFonts w:hint="cs"/>
          <w:rtl/>
        </w:rPr>
        <w:t>[שמטיפה פסולה הן]</w:t>
      </w:r>
    </w:p>
    <w:p w14:paraId="6927976C" w14:textId="2A9CC5BB" w:rsidR="00B874E6" w:rsidRDefault="0057284B" w:rsidP="00AD25D8">
      <w:pPr>
        <w:pStyle w:val="afffd"/>
        <w:rPr>
          <w:rtl/>
        </w:rPr>
      </w:pPr>
      <w:r>
        <w:rPr>
          <w:rtl/>
        </w:rPr>
        <w:t xml:space="preserve">  </w:t>
      </w:r>
      <w:r w:rsidR="00F40753">
        <w:rPr>
          <w:rStyle w:val="afffff0"/>
        </w:rPr>
        <w:t xml:space="preserve">ב. </w:t>
      </w:r>
      <w:r w:rsidR="00F40753">
        <w:rPr>
          <w:rtl/>
        </w:rPr>
        <w:t>השולט בשתי ידיו</w:t>
      </w:r>
      <w:r>
        <w:rPr>
          <w:rtl/>
        </w:rPr>
        <w:t>.</w:t>
      </w:r>
    </w:p>
    <w:p w14:paraId="2EE9038B" w14:textId="77777777" w:rsidR="006542AA" w:rsidRDefault="00000000">
      <w:pPr>
        <w:pStyle w:val="36"/>
        <w:framePr w:wrap="notBeside"/>
      </w:pPr>
      <w:r>
        <w:t>ת"ר:</w:t>
      </w:r>
    </w:p>
    <w:p w14:paraId="3C39C842" w14:textId="5B5A4DDB" w:rsidR="00AD25D8" w:rsidRDefault="00F40753" w:rsidP="00F40753">
      <w:pPr>
        <w:rPr>
          <w:rtl/>
        </w:rPr>
      </w:pPr>
      <w:r>
        <w:rPr>
          <w:rtl/>
        </w:rPr>
        <w:t xml:space="preserve">איטר בין ביד בין ברגל - פסול, </w:t>
      </w:r>
    </w:p>
    <w:p w14:paraId="0FC460E0" w14:textId="77777777" w:rsidR="00B874E6" w:rsidRDefault="00F40753" w:rsidP="00F40753">
      <w:pPr>
        <w:rPr>
          <w:rtl/>
        </w:rPr>
      </w:pPr>
      <w:r>
        <w:rPr>
          <w:rtl/>
        </w:rPr>
        <w:t xml:space="preserve">השולט בשתי ידיו - </w:t>
      </w:r>
      <w:r>
        <w:rPr>
          <w:rStyle w:val="27"/>
          <w:rtl/>
        </w:rPr>
        <w:t>רבי</w:t>
      </w:r>
      <w:r>
        <w:rPr>
          <w:rtl/>
        </w:rPr>
        <w:t xml:space="preserve"> פוסל וחכמים מכשירין</w:t>
      </w:r>
      <w:r w:rsidR="0057284B">
        <w:rPr>
          <w:rtl/>
        </w:rPr>
        <w:t>.</w:t>
      </w:r>
    </w:p>
    <w:p w14:paraId="7BC51D21" w14:textId="015420FB" w:rsidR="006542AA" w:rsidRDefault="00000000">
      <w:pPr>
        <w:pStyle w:val="36"/>
        <w:framePr w:wrap="notBeside"/>
      </w:pPr>
      <w:r>
        <w:t>מ"ד:</w:t>
      </w:r>
    </w:p>
    <w:p w14:paraId="53FB7E30" w14:textId="13820066" w:rsidR="00B874E6" w:rsidRDefault="00F40753" w:rsidP="00F40753">
      <w:pPr>
        <w:rPr>
          <w:rtl/>
        </w:rPr>
      </w:pPr>
      <w:r>
        <w:rPr>
          <w:rtl/>
        </w:rPr>
        <w:t>כחישותא אתחלא בימין, ומר סבר: בריותא אתחלא בשמאל</w:t>
      </w:r>
      <w:r w:rsidR="0057284B">
        <w:rPr>
          <w:rtl/>
        </w:rPr>
        <w:t>.</w:t>
      </w:r>
    </w:p>
    <w:p w14:paraId="7224D35F" w14:textId="66612F1B" w:rsidR="0057284B" w:rsidRDefault="0057284B" w:rsidP="009F73ED">
      <w:pPr>
        <w:pStyle w:val="affff9"/>
        <w:rPr>
          <w:rtl/>
        </w:rPr>
      </w:pPr>
      <w:r>
        <w:rPr>
          <w:rtl/>
        </w:rPr>
        <w:t>• • •</w:t>
      </w:r>
    </w:p>
    <w:p w14:paraId="09CDDED9" w14:textId="77777777" w:rsidR="006542AA" w:rsidRDefault="00000000">
      <w:pPr>
        <w:pStyle w:val="afffff5"/>
        <w:framePr w:wrap="around"/>
      </w:pPr>
      <w:r>
        <w:t>משנה ו</w:t>
      </w:r>
    </w:p>
    <w:p w14:paraId="02484F69" w14:textId="77777777" w:rsidR="00B874E6" w:rsidRDefault="00F40753" w:rsidP="009F73ED">
      <w:pPr>
        <w:pStyle w:val="afff5"/>
        <w:spacing w:before="120"/>
        <w:rPr>
          <w:rtl/>
        </w:rPr>
      </w:pPr>
      <w:r>
        <w:rPr>
          <w:rtl/>
        </w:rPr>
        <w:lastRenderedPageBreak/>
        <w:t>הכושי, הגיחור, והלבקן, והקפח, והננס, והחרש, והשוטה, והשיכור, ובעלי נגעים טהורים - פסולין באדם וכשרים בבהמה</w:t>
      </w:r>
      <w:r w:rsidR="0057284B">
        <w:rPr>
          <w:rtl/>
        </w:rPr>
        <w:t>.</w:t>
      </w:r>
    </w:p>
    <w:p w14:paraId="2B1B1CC7" w14:textId="77777777" w:rsidR="00B874E6" w:rsidRDefault="00F40753" w:rsidP="00AD25D8">
      <w:pPr>
        <w:pStyle w:val="afff5"/>
        <w:rPr>
          <w:rtl/>
        </w:rPr>
      </w:pPr>
      <w:r>
        <w:rPr>
          <w:rtl/>
        </w:rPr>
        <w:t>רשב"ג אומר: שוטה מן הבהמה אינה מן המובחר</w:t>
      </w:r>
      <w:r w:rsidR="0057284B">
        <w:rPr>
          <w:rtl/>
        </w:rPr>
        <w:t>.</w:t>
      </w:r>
    </w:p>
    <w:p w14:paraId="4A2BC986" w14:textId="77777777" w:rsidR="00B874E6" w:rsidRDefault="00F40753" w:rsidP="00AD25D8">
      <w:pPr>
        <w:pStyle w:val="afff5"/>
        <w:rPr>
          <w:rtl/>
        </w:rPr>
      </w:pPr>
      <w:r w:rsidRPr="009F73ED">
        <w:rPr>
          <w:rStyle w:val="afffff3"/>
          <w:rtl/>
        </w:rPr>
        <w:t>רבי אלעזר</w:t>
      </w:r>
      <w:r>
        <w:rPr>
          <w:rtl/>
        </w:rPr>
        <w:t xml:space="preserve"> אומר</w:t>
      </w:r>
      <w:r w:rsidRPr="009F73ED">
        <w:rPr>
          <w:rStyle w:val="afffff3"/>
          <w:rtl/>
        </w:rPr>
        <w:t>:</w:t>
      </w:r>
      <w:r>
        <w:rPr>
          <w:rtl/>
        </w:rPr>
        <w:t xml:space="preserve"> אף בעלי הדלדולין - פסולין באדם וכשרין בבהמה</w:t>
      </w:r>
      <w:r w:rsidR="0057284B">
        <w:rPr>
          <w:rtl/>
        </w:rPr>
        <w:t>.</w:t>
      </w:r>
    </w:p>
    <w:p w14:paraId="0CDEF240" w14:textId="2D51D453" w:rsidR="0057284B" w:rsidRDefault="0057284B" w:rsidP="009F73ED">
      <w:pPr>
        <w:pStyle w:val="affff9"/>
        <w:rPr>
          <w:rtl/>
        </w:rPr>
      </w:pPr>
      <w:r>
        <w:rPr>
          <w:rtl/>
        </w:rPr>
        <w:t>• • •</w:t>
      </w:r>
    </w:p>
    <w:p w14:paraId="6000292F" w14:textId="5C277B89" w:rsidR="00AD25D8" w:rsidRDefault="00F40753" w:rsidP="00F40753">
      <w:pPr>
        <w:rPr>
          <w:rtl/>
        </w:rPr>
      </w:pPr>
      <w:r w:rsidRPr="00AD25D8">
        <w:rPr>
          <w:rStyle w:val="afffe"/>
          <w:rtl/>
        </w:rPr>
        <w:t>כושי</w:t>
      </w:r>
      <w:r w:rsidR="00AD25D8" w:rsidRPr="00AD25D8">
        <w:rPr>
          <w:rStyle w:val="afffe"/>
          <w:rFonts w:hint="cs"/>
          <w:rtl/>
        </w:rPr>
        <w:t>-</w:t>
      </w:r>
      <w:r>
        <w:rPr>
          <w:rtl/>
        </w:rPr>
        <w:t xml:space="preserve"> אוכמא, </w:t>
      </w:r>
      <w:r w:rsidRPr="00AD25D8">
        <w:rPr>
          <w:rStyle w:val="afffe"/>
          <w:rtl/>
        </w:rPr>
        <w:t>גיחור</w:t>
      </w:r>
      <w:r>
        <w:rPr>
          <w:rtl/>
        </w:rPr>
        <w:t xml:space="preserve"> - סומקא, כדאמרו אנשים סומקא גיחיא, </w:t>
      </w:r>
    </w:p>
    <w:p w14:paraId="0138E92A" w14:textId="71BB12DB" w:rsidR="00B874E6" w:rsidRDefault="00F40753" w:rsidP="00F40753">
      <w:pPr>
        <w:rPr>
          <w:rtl/>
        </w:rPr>
      </w:pPr>
      <w:r w:rsidRPr="00AD25D8">
        <w:rPr>
          <w:rStyle w:val="afffe"/>
          <w:rtl/>
        </w:rPr>
        <w:t xml:space="preserve">לבקן </w:t>
      </w:r>
      <w:r>
        <w:rPr>
          <w:rtl/>
        </w:rPr>
        <w:t>- חיוורא, כההוא דאמר להם מאן בעי לוקיאני ואישתכח חיוורי</w:t>
      </w:r>
      <w:r w:rsidR="0057284B">
        <w:rPr>
          <w:rtl/>
        </w:rPr>
        <w:t>.</w:t>
      </w:r>
    </w:p>
    <w:p w14:paraId="7F5591BF" w14:textId="77777777" w:rsidR="00B874E6" w:rsidRDefault="00F40753" w:rsidP="00AD25D8">
      <w:pPr>
        <w:pStyle w:val="afffd"/>
        <w:rPr>
          <w:rtl/>
        </w:rPr>
      </w:pPr>
      <w:r>
        <w:rPr>
          <w:rStyle w:val="afffff0"/>
        </w:rPr>
        <w:t xml:space="preserve">ה. </w:t>
      </w:r>
      <w:r>
        <w:rPr>
          <w:rtl/>
        </w:rPr>
        <w:t>קפח</w:t>
      </w:r>
      <w:r w:rsidR="0057284B">
        <w:rPr>
          <w:rtl/>
        </w:rPr>
        <w:t>.</w:t>
      </w:r>
    </w:p>
    <w:p w14:paraId="10C55403" w14:textId="77777777" w:rsidR="00B874E6" w:rsidRDefault="00F40753" w:rsidP="00F40753">
      <w:pPr>
        <w:rPr>
          <w:rtl/>
        </w:rPr>
      </w:pPr>
      <w:r>
        <w:rPr>
          <w:rtl/>
        </w:rPr>
        <w:t xml:space="preserve">תני </w:t>
      </w:r>
      <w:r>
        <w:rPr>
          <w:rStyle w:val="27"/>
          <w:rtl/>
        </w:rPr>
        <w:t>רב זביד</w:t>
      </w:r>
      <w:r>
        <w:rPr>
          <w:rtl/>
        </w:rPr>
        <w:t>: גבוה</w:t>
      </w:r>
      <w:r w:rsidR="0057284B">
        <w:rPr>
          <w:rtl/>
        </w:rPr>
        <w:t>.</w:t>
      </w:r>
    </w:p>
    <w:p w14:paraId="7D34AD42" w14:textId="77777777" w:rsidR="006542AA" w:rsidRDefault="00000000">
      <w:pPr>
        <w:pStyle w:val="36"/>
        <w:framePr w:wrap="notBeside"/>
      </w:pPr>
      <w:r>
        <w:t xml:space="preserve">והך דתני </w:t>
      </w:r>
      <w:r w:rsidR="00F40753">
        <w:t>התני ר' אבהו:</w:t>
      </w:r>
    </w:p>
    <w:p w14:paraId="68E7C9B1" w14:textId="1753D4BC" w:rsidR="00B874E6" w:rsidRDefault="00AD25D8" w:rsidP="00AD25D8">
      <w:pPr>
        <w:rPr>
          <w:rtl/>
        </w:rPr>
      </w:pPr>
      <w:r>
        <w:rPr>
          <w:rtl/>
        </w:rPr>
        <w:t xml:space="preserve">מנין שהקב"ה משתבח בבעלי קומה - שנאמר </w:t>
      </w:r>
      <w:r w:rsidRPr="009F73ED">
        <w:rPr>
          <w:rStyle w:val="affffe"/>
          <w:rtl/>
        </w:rPr>
        <w:t>ואנכי השמדתי את האמורי מפניהם אשר כגובה ארזים גבהו</w:t>
      </w:r>
      <w:r>
        <w:rPr>
          <w:rtl/>
        </w:rPr>
        <w:t xml:space="preserve">! </w:t>
      </w:r>
      <w:r>
        <w:rPr>
          <w:rFonts w:hint="cs"/>
          <w:rtl/>
        </w:rPr>
        <w:t xml:space="preserve">- </w:t>
      </w:r>
      <w:r w:rsidR="00F40753">
        <w:rPr>
          <w:rtl/>
        </w:rPr>
        <w:t xml:space="preserve">אמר </w:t>
      </w:r>
      <w:r>
        <w:rPr>
          <w:rStyle w:val="27"/>
          <w:rtl/>
        </w:rPr>
        <w:t>ר"פ</w:t>
      </w:r>
      <w:r w:rsidR="00F40753">
        <w:rPr>
          <w:rtl/>
        </w:rPr>
        <w:t>: באר</w:t>
      </w:r>
      <w:r>
        <w:rPr>
          <w:rFonts w:hint="cs"/>
          <w:rtl/>
        </w:rPr>
        <w:t>וך כלום שונא</w:t>
      </w:r>
      <w:r w:rsidR="0057284B">
        <w:rPr>
          <w:rtl/>
        </w:rPr>
        <w:t>.</w:t>
      </w:r>
    </w:p>
    <w:p w14:paraId="1F3169F0" w14:textId="77777777" w:rsidR="006542AA" w:rsidRDefault="00000000">
      <w:pPr>
        <w:pStyle w:val="36"/>
        <w:framePr w:wrap="notBeside"/>
      </w:pPr>
      <w:r>
        <w:t>א</w:t>
      </w:r>
      <w:r w:rsidR="00F40753">
        <w:t>ר"ל:</w:t>
      </w:r>
    </w:p>
    <w:p w14:paraId="45B9DF79" w14:textId="0614DF22" w:rsidR="00FC3C06" w:rsidRDefault="00F40753" w:rsidP="00F40753">
      <w:pPr>
        <w:rPr>
          <w:rtl/>
        </w:rPr>
      </w:pPr>
      <w:r>
        <w:rPr>
          <w:rtl/>
        </w:rPr>
        <w:t xml:space="preserve">גבוה לא ישא גבוהית - שמא יצא מהן תורן, ננס לא ישא ננסת - שמא יצא מהם אצבעי, </w:t>
      </w:r>
    </w:p>
    <w:p w14:paraId="06BF0325" w14:textId="77777777" w:rsidR="00B874E6" w:rsidRDefault="00FC3C06" w:rsidP="00F40753">
      <w:pPr>
        <w:rPr>
          <w:rtl/>
        </w:rPr>
      </w:pPr>
      <w:r>
        <w:rPr>
          <w:rtl/>
        </w:rPr>
        <w:tab/>
      </w:r>
      <w:r w:rsidR="00F40753">
        <w:rPr>
          <w:rtl/>
        </w:rPr>
        <w:t>לבן לא ישא לבנה - שמא יצא מהם בוהק, שחור לא ישא שחורה - שמא יצא מהן טפוח</w:t>
      </w:r>
      <w:r w:rsidR="0057284B">
        <w:rPr>
          <w:rtl/>
        </w:rPr>
        <w:t>.</w:t>
      </w:r>
    </w:p>
    <w:p w14:paraId="68E86247" w14:textId="77777777" w:rsidR="00B874E6" w:rsidRDefault="00F40753" w:rsidP="00FC3C06">
      <w:pPr>
        <w:pStyle w:val="afffd"/>
        <w:rPr>
          <w:rtl/>
        </w:rPr>
      </w:pPr>
      <w:r>
        <w:rPr>
          <w:rStyle w:val="afffff0"/>
        </w:rPr>
        <w:t xml:space="preserve">ו. </w:t>
      </w:r>
      <w:r>
        <w:rPr>
          <w:rtl/>
        </w:rPr>
        <w:t>החרש השוטה והשכור</w:t>
      </w:r>
      <w:r w:rsidR="0057284B">
        <w:rPr>
          <w:rtl/>
        </w:rPr>
        <w:t>.</w:t>
      </w:r>
    </w:p>
    <w:p w14:paraId="360F34B5" w14:textId="2210EC1E" w:rsidR="00B874E6" w:rsidRDefault="00F40753" w:rsidP="00FC3C06">
      <w:pPr>
        <w:rPr>
          <w:rtl/>
        </w:rPr>
      </w:pPr>
      <w:r>
        <w:rPr>
          <w:rtl/>
        </w:rPr>
        <w:t xml:space="preserve">שכור </w:t>
      </w:r>
      <w:r w:rsidR="00FC3C06">
        <w:rPr>
          <w:rFonts w:hint="cs"/>
          <w:rtl/>
        </w:rPr>
        <w:t>ק</w:t>
      </w:r>
      <w:r>
        <w:rPr>
          <w:rFonts w:hint="cs"/>
          <w:rtl/>
        </w:rPr>
        <w:t>מ"ל</w:t>
      </w:r>
      <w:r w:rsidR="00FC3C06">
        <w:rPr>
          <w:rFonts w:hint="cs"/>
          <w:rtl/>
        </w:rPr>
        <w:t xml:space="preserve"> אפי' בשאר דברים המשכרים ודלא </w:t>
      </w:r>
      <w:r w:rsidR="00FC3C06">
        <w:rPr>
          <w:rStyle w:val="27"/>
          <w:rFonts w:hint="cs"/>
          <w:rtl/>
        </w:rPr>
        <w:t>כ</w:t>
      </w:r>
      <w:r>
        <w:rPr>
          <w:rStyle w:val="27"/>
          <w:rFonts w:hint="cs"/>
          <w:rtl/>
        </w:rPr>
        <w:t>ר"י</w:t>
      </w:r>
      <w:r w:rsidR="00FC3C06">
        <w:rPr>
          <w:rFonts w:hint="cs"/>
          <w:rtl/>
        </w:rPr>
        <w:t xml:space="preserve"> </w:t>
      </w:r>
      <w:r>
        <w:rPr>
          <w:rtl/>
        </w:rPr>
        <w:t>דתניא: אכל דבילה קעילית, ושתה חלב או דבש, נכנס למקדש - חייב</w:t>
      </w:r>
      <w:r w:rsidR="0057284B">
        <w:rPr>
          <w:rtl/>
        </w:rPr>
        <w:t>.</w:t>
      </w:r>
    </w:p>
    <w:p w14:paraId="0065C159" w14:textId="4FD2C478" w:rsidR="0057284B" w:rsidRDefault="0057284B" w:rsidP="009F73ED">
      <w:pPr>
        <w:pStyle w:val="affff9"/>
        <w:rPr>
          <w:rtl/>
        </w:rPr>
      </w:pPr>
      <w:r>
        <w:rPr>
          <w:rtl/>
        </w:rPr>
        <w:t>• • •</w:t>
      </w:r>
    </w:p>
    <w:p w14:paraId="5AB732A5" w14:textId="77777777" w:rsidR="006542AA" w:rsidRDefault="00000000">
      <w:pPr>
        <w:pStyle w:val="afffff5"/>
        <w:framePr w:wrap="around"/>
      </w:pPr>
      <w:r>
        <w:t>משנה ז</w:t>
      </w:r>
    </w:p>
    <w:p w14:paraId="562F4183" w14:textId="77777777" w:rsidR="00FC3C06" w:rsidRDefault="00F40753" w:rsidP="009F73ED">
      <w:pPr>
        <w:pStyle w:val="afff5"/>
        <w:spacing w:before="120"/>
        <w:rPr>
          <w:rtl/>
        </w:rPr>
      </w:pPr>
      <w:r>
        <w:rPr>
          <w:rtl/>
        </w:rPr>
        <w:t xml:space="preserve">אלו כשרין באדם ופסולין בבהמה: אותו ואת בנו, טריפה, ויוצא דופן, </w:t>
      </w:r>
    </w:p>
    <w:p w14:paraId="6DF11CD9" w14:textId="77777777" w:rsidR="00FC3C06" w:rsidRDefault="00F40753" w:rsidP="00FC3C06">
      <w:pPr>
        <w:pStyle w:val="afff5"/>
        <w:rPr>
          <w:rtl/>
        </w:rPr>
      </w:pPr>
      <w:r>
        <w:rPr>
          <w:rtl/>
        </w:rPr>
        <w:t xml:space="preserve">והנושא נשים בעבירה - פסול עד שידירנה הנאה, </w:t>
      </w:r>
    </w:p>
    <w:p w14:paraId="55EC9E00" w14:textId="77777777" w:rsidR="00B874E6" w:rsidRDefault="00F40753" w:rsidP="00FC3C06">
      <w:pPr>
        <w:pStyle w:val="afff5"/>
        <w:rPr>
          <w:rtl/>
        </w:rPr>
      </w:pPr>
      <w:r>
        <w:rPr>
          <w:rtl/>
        </w:rPr>
        <w:lastRenderedPageBreak/>
        <w:t>והמטמא למתים - פסול עד שיקבל עליו שלא יהא מטמא למתים</w:t>
      </w:r>
      <w:r w:rsidR="0057284B">
        <w:rPr>
          <w:rtl/>
        </w:rPr>
        <w:t>.</w:t>
      </w:r>
    </w:p>
    <w:p w14:paraId="717658DD" w14:textId="40F05D93" w:rsidR="00B874E6" w:rsidRDefault="0057284B" w:rsidP="009F73ED">
      <w:pPr>
        <w:pStyle w:val="affff9"/>
        <w:rPr>
          <w:rtl/>
        </w:rPr>
      </w:pPr>
      <w:r>
        <w:rPr>
          <w:rtl/>
        </w:rPr>
        <w:t>• • •</w:t>
      </w:r>
    </w:p>
    <w:p w14:paraId="643C0195" w14:textId="60429F73" w:rsidR="00FC3C06" w:rsidRDefault="00F40753" w:rsidP="00FC3C06">
      <w:pPr>
        <w:rPr>
          <w:rtl/>
        </w:rPr>
      </w:pPr>
      <w:r>
        <w:rPr>
          <w:rtl/>
        </w:rPr>
        <w:t xml:space="preserve">ואלו כשירין באדם, מה באותו ואת בנו? </w:t>
      </w:r>
    </w:p>
    <w:p w14:paraId="6D158F29" w14:textId="54826D4C" w:rsidR="00B874E6" w:rsidRDefault="00F40753" w:rsidP="00FC3C06">
      <w:pPr>
        <w:rPr>
          <w:rtl/>
        </w:rPr>
      </w:pPr>
      <w:r>
        <w:rPr>
          <w:rtl/>
        </w:rPr>
        <w:t>אהרן ובניו, דכוותה כאן - תייש ובנו, אמרו במערבא מ</w:t>
      </w:r>
      <w:r w:rsidR="00FC3C06">
        <w:rPr>
          <w:rFonts w:hint="cs"/>
          <w:rtl/>
        </w:rPr>
        <w:t xml:space="preserve">דריב'''א </w:t>
      </w:r>
      <w:r>
        <w:rPr>
          <w:rtl/>
        </w:rPr>
        <w:t>עדא אמרה - חנניה היא, דתניא: אותו ואת בנו נוהג בנקבות ואינו נוהג בזכרים, חנניה אומר נוהג בזכרים ובנקבות</w:t>
      </w:r>
      <w:r w:rsidR="0057284B">
        <w:rPr>
          <w:rtl/>
        </w:rPr>
        <w:t>.</w:t>
      </w:r>
    </w:p>
    <w:p w14:paraId="6F221685" w14:textId="77777777" w:rsidR="00B874E6" w:rsidRDefault="00F40753" w:rsidP="00FC3C06">
      <w:pPr>
        <w:pStyle w:val="afffd"/>
        <w:rPr>
          <w:rtl/>
        </w:rPr>
      </w:pPr>
      <w:r>
        <w:rPr>
          <w:rStyle w:val="afffff0"/>
        </w:rPr>
        <w:t xml:space="preserve">ט. </w:t>
      </w:r>
      <w:r>
        <w:rPr>
          <w:rtl/>
        </w:rPr>
        <w:t>והנושא נשים כו'</w:t>
      </w:r>
      <w:r w:rsidR="0057284B">
        <w:rPr>
          <w:rtl/>
        </w:rPr>
        <w:t>.</w:t>
      </w:r>
    </w:p>
    <w:p w14:paraId="09C6EBA0" w14:textId="77777777" w:rsidR="006542AA" w:rsidRDefault="00000000">
      <w:pPr>
        <w:pStyle w:val="36"/>
        <w:framePr w:wrap="notBeside"/>
      </w:pPr>
      <w:r>
        <w:t>תנא:</w:t>
      </w:r>
    </w:p>
    <w:p w14:paraId="2F49FD9E" w14:textId="2AA7E1B0" w:rsidR="00B874E6" w:rsidRDefault="00F40753" w:rsidP="00F40753">
      <w:pPr>
        <w:rPr>
          <w:rtl/>
        </w:rPr>
      </w:pPr>
      <w:r>
        <w:rPr>
          <w:rtl/>
        </w:rPr>
        <w:t>נודר ועובד, יורד ומגרש</w:t>
      </w:r>
      <w:r w:rsidR="0057284B">
        <w:rPr>
          <w:rtl/>
        </w:rPr>
        <w:t>.</w:t>
      </w:r>
    </w:p>
    <w:p w14:paraId="44935B7B" w14:textId="5E7E4242" w:rsidR="00FC3C06" w:rsidRDefault="00F40753" w:rsidP="00F40753">
      <w:pPr>
        <w:rPr>
          <w:rtl/>
        </w:rPr>
      </w:pPr>
      <w:r>
        <w:rPr>
          <w:rtl/>
        </w:rPr>
        <w:t xml:space="preserve">וליחוש שמא אזיל לגבי חכם ושרי לו! סבר: צריך לפרט את הנדר, </w:t>
      </w:r>
    </w:p>
    <w:p w14:paraId="642969A7" w14:textId="1FF6304C" w:rsidR="00FC3C06" w:rsidRDefault="00FC3C06" w:rsidP="00FC3C06">
      <w:pPr>
        <w:rPr>
          <w:rtl/>
        </w:rPr>
      </w:pPr>
      <w:r>
        <w:rPr>
          <w:rFonts w:hint="cs"/>
          <w:rtl/>
        </w:rPr>
        <w:t xml:space="preserve">ואפי' למ"ד א"צ </w:t>
      </w:r>
      <w:r w:rsidR="00F40753">
        <w:rPr>
          <w:rtl/>
        </w:rPr>
        <w:t xml:space="preserve">לפרט את הנדר </w:t>
      </w:r>
      <w:r>
        <w:rPr>
          <w:rFonts w:hint="cs"/>
          <w:rtl/>
        </w:rPr>
        <w:t>-</w:t>
      </w:r>
      <w:r>
        <w:rPr>
          <w:rtl/>
        </w:rPr>
        <w:t>שמדירים</w:t>
      </w:r>
      <w:r w:rsidR="00F40753">
        <w:rPr>
          <w:rtl/>
        </w:rPr>
        <w:t xml:space="preserve"> </w:t>
      </w:r>
      <w:r>
        <w:rPr>
          <w:rtl/>
        </w:rPr>
        <w:t>לו</w:t>
      </w:r>
      <w:r w:rsidR="00F40753">
        <w:rPr>
          <w:rtl/>
        </w:rPr>
        <w:t xml:space="preserve"> ברבים</w:t>
      </w:r>
      <w:r>
        <w:rPr>
          <w:rtl/>
        </w:rPr>
        <w:t>,</w:t>
      </w:r>
    </w:p>
    <w:p w14:paraId="23C7220F" w14:textId="7FAA27ED" w:rsidR="00B874E6" w:rsidRDefault="00FC3C06" w:rsidP="00FC3C06">
      <w:pPr>
        <w:rPr>
          <w:rtl/>
        </w:rPr>
      </w:pPr>
      <w:r>
        <w:rPr>
          <w:rFonts w:hint="cs"/>
          <w:rtl/>
        </w:rPr>
        <w:t xml:space="preserve">ואפי' למ"ד </w:t>
      </w:r>
      <w:r w:rsidR="00F40753">
        <w:rPr>
          <w:rtl/>
        </w:rPr>
        <w:t xml:space="preserve">יש לו הפרה </w:t>
      </w:r>
      <w:r>
        <w:rPr>
          <w:rFonts w:hint="cs"/>
          <w:rtl/>
        </w:rPr>
        <w:t>-</w:t>
      </w:r>
      <w:r>
        <w:rPr>
          <w:rtl/>
        </w:rPr>
        <w:t>מדירים</w:t>
      </w:r>
      <w:r w:rsidR="00F40753">
        <w:rPr>
          <w:rtl/>
        </w:rPr>
        <w:t xml:space="preserve"> </w:t>
      </w:r>
      <w:r>
        <w:rPr>
          <w:rtl/>
        </w:rPr>
        <w:t>לו</w:t>
      </w:r>
      <w:r w:rsidR="00F40753">
        <w:rPr>
          <w:rtl/>
        </w:rPr>
        <w:t xml:space="preserve"> אדעת רבים</w:t>
      </w:r>
      <w:r w:rsidR="0057284B">
        <w:rPr>
          <w:rtl/>
        </w:rPr>
        <w:t>.</w:t>
      </w:r>
    </w:p>
    <w:p w14:paraId="29724CA0" w14:textId="77777777" w:rsidR="00FC3C06" w:rsidRDefault="00FC3C06" w:rsidP="00FC3C06">
      <w:pPr>
        <w:pStyle w:val="afff0"/>
        <w:framePr w:wrap="around"/>
        <w:rPr>
          <w:rtl/>
        </w:rPr>
      </w:pPr>
      <w:r>
        <w:rPr>
          <w:rFonts w:hint="cs"/>
          <w:rtl/>
        </w:rPr>
        <w:t>מו.</w:t>
      </w:r>
    </w:p>
    <w:p w14:paraId="20F2724A" w14:textId="77777777" w:rsidR="006542AA" w:rsidRDefault="00000000">
      <w:pPr>
        <w:pStyle w:val="36"/>
        <w:framePr w:wrap="notBeside"/>
      </w:pPr>
      <w:r>
        <w:t>אמימר:</w:t>
      </w:r>
    </w:p>
    <w:p w14:paraId="10174465" w14:textId="3DCABC6A" w:rsidR="00B874E6" w:rsidRDefault="00F40753" w:rsidP="00F40753">
      <w:pPr>
        <w:rPr>
          <w:rtl/>
        </w:rPr>
      </w:pPr>
      <w:r>
        <w:rPr>
          <w:rtl/>
        </w:rPr>
        <w:t>הלכתא, אפי' למ"ד נדר שהודר ברבים - יש לו הפרה, על דעת הרבים - אין לו הפרה</w:t>
      </w:r>
      <w:r w:rsidR="0057284B">
        <w:rPr>
          <w:rtl/>
        </w:rPr>
        <w:t>.</w:t>
      </w:r>
    </w:p>
    <w:p w14:paraId="67A7A36A" w14:textId="77777777" w:rsidR="00FC3C06" w:rsidRDefault="00F40753" w:rsidP="00F40753">
      <w:pPr>
        <w:rPr>
          <w:rtl/>
        </w:rPr>
      </w:pPr>
      <w:r>
        <w:rPr>
          <w:rtl/>
        </w:rPr>
        <w:t xml:space="preserve">וה"מ - לדבר הרשות, אבל לדבר מצוה - יש לו הפרה, </w:t>
      </w:r>
    </w:p>
    <w:p w14:paraId="253519B6" w14:textId="77777777" w:rsidR="00B874E6" w:rsidRDefault="00F40753" w:rsidP="00FC3C06">
      <w:pPr>
        <w:rPr>
          <w:rtl/>
        </w:rPr>
      </w:pPr>
      <w:r>
        <w:rPr>
          <w:rtl/>
        </w:rPr>
        <w:t xml:space="preserve">כי ההוא דמקרי דרדקי אדריה </w:t>
      </w:r>
      <w:r>
        <w:rPr>
          <w:rStyle w:val="27"/>
          <w:rtl/>
        </w:rPr>
        <w:t>רב אחא</w:t>
      </w:r>
      <w:r>
        <w:rPr>
          <w:rtl/>
        </w:rPr>
        <w:t xml:space="preserve"> </w:t>
      </w:r>
      <w:r w:rsidR="00FC3C06">
        <w:rPr>
          <w:rtl/>
        </w:rPr>
        <w:t xml:space="preserve">דקא פשע בינוקי, ואהדריה </w:t>
      </w:r>
      <w:r w:rsidR="00FC3C06">
        <w:rPr>
          <w:rStyle w:val="27"/>
          <w:rtl/>
        </w:rPr>
        <w:t>רבינא</w:t>
      </w:r>
      <w:r w:rsidR="00FC3C06">
        <w:rPr>
          <w:rFonts w:hint="cs"/>
          <w:rtl/>
        </w:rPr>
        <w:t xml:space="preserve"> </w:t>
      </w:r>
      <w:r>
        <w:rPr>
          <w:rtl/>
        </w:rPr>
        <w:t xml:space="preserve">דלא </w:t>
      </w:r>
      <w:r w:rsidR="00FC3C06">
        <w:rPr>
          <w:rFonts w:hint="cs"/>
          <w:rtl/>
        </w:rPr>
        <w:t xml:space="preserve">נמצא מדקדק כמותו </w:t>
      </w:r>
    </w:p>
    <w:p w14:paraId="7D4B1AC5" w14:textId="060997B0" w:rsidR="00B874E6" w:rsidRDefault="0057284B" w:rsidP="00FC3C06">
      <w:pPr>
        <w:pStyle w:val="afffd"/>
        <w:rPr>
          <w:rtl/>
        </w:rPr>
      </w:pPr>
      <w:r>
        <w:rPr>
          <w:rtl/>
        </w:rPr>
        <w:t xml:space="preserve">  </w:t>
      </w:r>
      <w:r w:rsidR="00F40753">
        <w:rPr>
          <w:rStyle w:val="afffff0"/>
        </w:rPr>
        <w:t xml:space="preserve">א. </w:t>
      </w:r>
      <w:r w:rsidR="00F40753">
        <w:rPr>
          <w:rtl/>
        </w:rPr>
        <w:t>והמטמא למתים כו'</w:t>
      </w:r>
      <w:r>
        <w:rPr>
          <w:rtl/>
        </w:rPr>
        <w:t>.</w:t>
      </w:r>
    </w:p>
    <w:p w14:paraId="454EEC28" w14:textId="545590D0" w:rsidR="00FC3C06" w:rsidRDefault="00FC3C06" w:rsidP="00FC3C06">
      <w:pPr>
        <w:rPr>
          <w:rtl/>
        </w:rPr>
      </w:pPr>
      <w:r>
        <w:rPr>
          <w:rFonts w:hint="cs"/>
          <w:rtl/>
        </w:rPr>
        <w:t xml:space="preserve">כאן סגי שיקבל על עצמו אבל שם מדירים לו משום שיצרו תקפו </w:t>
      </w:r>
    </w:p>
    <w:p w14:paraId="7FC691D2" w14:textId="77777777" w:rsidR="00B874E6" w:rsidRDefault="00F40753" w:rsidP="009F73ED">
      <w:pPr>
        <w:pStyle w:val="afffff7"/>
        <w:rPr>
          <w:rtl/>
        </w:rPr>
      </w:pPr>
      <w:r>
        <w:rPr>
          <w:rtl/>
        </w:rPr>
        <w:t>הדרן עלך מומין אלו</w:t>
      </w:r>
      <w:r w:rsidR="0057284B">
        <w:rPr>
          <w:rtl/>
        </w:rPr>
        <w:t>.</w:t>
      </w:r>
    </w:p>
    <w:p w14:paraId="7FD51694" w14:textId="77777777" w:rsidR="00F40753" w:rsidRDefault="00F40753" w:rsidP="00F40753">
      <w:pPr>
        <w:rPr>
          <w:rtl/>
        </w:rPr>
        <w:sectPr w:rsidR="00F40753" w:rsidSect="00F63065">
          <w:pgSz w:w="6804" w:h="9072" w:code="8"/>
          <w:pgMar w:top="567" w:right="567" w:bottom="284" w:left="567" w:header="284" w:footer="284" w:gutter="0"/>
          <w:pgNumType w:start="1"/>
          <w:cols w:space="284"/>
          <w:bidi/>
          <w:rtlGutter/>
          <w:docGrid w:linePitch="360"/>
        </w:sectPr>
      </w:pPr>
    </w:p>
    <w:p w14:paraId="192BEE95" w14:textId="77777777" w:rsidR="006542AA" w:rsidRDefault="00000000">
      <w:pPr>
        <w:pStyle w:val="afffff6"/>
      </w:pPr>
      <w:r>
        <w:rPr>
          <w:rFonts w:hint="cs"/>
          <w:rtl/>
        </w:rPr>
        <w:lastRenderedPageBreak/>
        <w:t>פרק שמיני - יש בכור</w:t>
      </w:r>
    </w:p>
    <w:p w14:paraId="456C9C07" w14:textId="77777777" w:rsidR="006542AA" w:rsidRDefault="00000000">
      <w:pPr>
        <w:pStyle w:val="afffff5"/>
        <w:framePr w:wrap="around"/>
      </w:pPr>
      <w:r>
        <w:t>משנה א</w:t>
      </w:r>
    </w:p>
    <w:p w14:paraId="120F8A2F" w14:textId="77777777" w:rsidR="008F41B4" w:rsidRDefault="00F40753" w:rsidP="009F73ED">
      <w:pPr>
        <w:pStyle w:val="afff5"/>
        <w:spacing w:before="120"/>
        <w:rPr>
          <w:rtl/>
        </w:rPr>
      </w:pPr>
      <w:r>
        <w:rPr>
          <w:rtl/>
        </w:rPr>
        <w:t xml:space="preserve">יש בכור לנחלה ואינו בכור לכהן, בכור לכהן ואינו בכור לנחלה, </w:t>
      </w:r>
    </w:p>
    <w:p w14:paraId="7934FA06" w14:textId="77777777" w:rsidR="00B874E6" w:rsidRDefault="00F40753" w:rsidP="008F41B4">
      <w:pPr>
        <w:pStyle w:val="afff5"/>
        <w:rPr>
          <w:rtl/>
        </w:rPr>
      </w:pPr>
      <w:r>
        <w:rPr>
          <w:rtl/>
        </w:rPr>
        <w:t>בכור לנחלה ולכהן, ויש שאינו בכור לא לנחלה ולא לכהן</w:t>
      </w:r>
      <w:r w:rsidR="0057284B">
        <w:rPr>
          <w:rtl/>
        </w:rPr>
        <w:t>.</w:t>
      </w:r>
    </w:p>
    <w:p w14:paraId="0068A6EE" w14:textId="77777777" w:rsidR="008F41B4" w:rsidRDefault="00F40753" w:rsidP="008F41B4">
      <w:pPr>
        <w:pStyle w:val="afff5"/>
        <w:rPr>
          <w:rtl/>
        </w:rPr>
      </w:pPr>
      <w:r>
        <w:rPr>
          <w:rtl/>
        </w:rPr>
        <w:t xml:space="preserve">איזהו בכור לנחלה ואינו בכור לכהן: הבא אחר נפלים, </w:t>
      </w:r>
      <w:r w:rsidR="00FA1A10">
        <w:rPr>
          <w:rtl/>
        </w:rPr>
        <w:t>אע"פ</w:t>
      </w:r>
      <w:r>
        <w:rPr>
          <w:rtl/>
        </w:rPr>
        <w:t xml:space="preserve"> שיצא את ראשו חי, ובן תשעה שיצא ראשו מת, </w:t>
      </w:r>
    </w:p>
    <w:p w14:paraId="49D8978E" w14:textId="77777777" w:rsidR="00B73991" w:rsidRDefault="00F40753" w:rsidP="008F41B4">
      <w:pPr>
        <w:pStyle w:val="afff5"/>
        <w:rPr>
          <w:rtl/>
        </w:rPr>
      </w:pPr>
      <w:r>
        <w:rPr>
          <w:rtl/>
        </w:rPr>
        <w:t xml:space="preserve">המפלת כמין בהמה חיה ועוף - דברי </w:t>
      </w:r>
      <w:r w:rsidRPr="009F73ED">
        <w:rPr>
          <w:rStyle w:val="afffff3"/>
          <w:rtl/>
        </w:rPr>
        <w:t>רבי מאיר</w:t>
      </w:r>
      <w:r>
        <w:rPr>
          <w:rtl/>
        </w:rPr>
        <w:t>,</w:t>
      </w:r>
    </w:p>
    <w:p w14:paraId="153B0B0A" w14:textId="77777777" w:rsidR="00B874E6" w:rsidRDefault="00F40753" w:rsidP="008F41B4">
      <w:pPr>
        <w:pStyle w:val="afff5"/>
        <w:rPr>
          <w:rtl/>
        </w:rPr>
      </w:pPr>
      <w:r>
        <w:rPr>
          <w:rtl/>
        </w:rPr>
        <w:t>וחכ"א: עד שיהא בו מצורת אדם</w:t>
      </w:r>
      <w:r w:rsidR="0057284B">
        <w:rPr>
          <w:rtl/>
        </w:rPr>
        <w:t>.</w:t>
      </w:r>
    </w:p>
    <w:p w14:paraId="15234871" w14:textId="77777777" w:rsidR="00B874E6" w:rsidRDefault="00F40753" w:rsidP="008F41B4">
      <w:pPr>
        <w:pStyle w:val="afff5"/>
        <w:rPr>
          <w:rtl/>
        </w:rPr>
      </w:pPr>
      <w:r>
        <w:rPr>
          <w:rtl/>
        </w:rPr>
        <w:t>המפלת סנדל או שלי</w:t>
      </w:r>
      <w:r w:rsidR="008F41B4">
        <w:rPr>
          <w:rtl/>
        </w:rPr>
        <w:t xml:space="preserve">א או שפיר מרוקם, והיוצא מחותך </w:t>
      </w:r>
      <w:r>
        <w:rPr>
          <w:rtl/>
        </w:rPr>
        <w:t>הבא אחריהם בכור לנחלה ואין בכור לכהן</w:t>
      </w:r>
      <w:r w:rsidR="0057284B">
        <w:rPr>
          <w:rtl/>
        </w:rPr>
        <w:t>.</w:t>
      </w:r>
    </w:p>
    <w:p w14:paraId="059EC74F" w14:textId="77777777" w:rsidR="00B73991" w:rsidRDefault="00B73991" w:rsidP="008F41B4">
      <w:pPr>
        <w:pStyle w:val="afff5"/>
        <w:rPr>
          <w:rtl/>
        </w:rPr>
      </w:pPr>
    </w:p>
    <w:p w14:paraId="3750D447" w14:textId="77777777" w:rsidR="00B73991" w:rsidRDefault="00F40753" w:rsidP="008F41B4">
      <w:pPr>
        <w:pStyle w:val="afff5"/>
        <w:rPr>
          <w:rtl/>
        </w:rPr>
      </w:pPr>
      <w:r>
        <w:rPr>
          <w:rtl/>
        </w:rPr>
        <w:t xml:space="preserve">מי שלא היו לו בנים, ונשא אשה שכבר ילדה עודה שפחה ונשתחררה, עודה עובדת כוכבים ונתגיירה, </w:t>
      </w:r>
    </w:p>
    <w:p w14:paraId="32EC7293" w14:textId="77777777" w:rsidR="008F41B4" w:rsidRDefault="00F40753" w:rsidP="008F41B4">
      <w:pPr>
        <w:pStyle w:val="afff5"/>
        <w:rPr>
          <w:rtl/>
        </w:rPr>
      </w:pPr>
      <w:r>
        <w:rPr>
          <w:rtl/>
        </w:rPr>
        <w:t xml:space="preserve">משבאת לישראל ילדה - בכור לנחלה ואין בכור לכהן, </w:t>
      </w:r>
    </w:p>
    <w:p w14:paraId="33F42F85" w14:textId="77777777" w:rsidR="00B874E6" w:rsidRDefault="00F40753" w:rsidP="008F41B4">
      <w:pPr>
        <w:pStyle w:val="afff5"/>
        <w:rPr>
          <w:rtl/>
        </w:rPr>
      </w:pPr>
      <w:r w:rsidRPr="009F73ED">
        <w:rPr>
          <w:rStyle w:val="afffff3"/>
          <w:rtl/>
        </w:rPr>
        <w:t>רבי יוסי</w:t>
      </w:r>
      <w:r>
        <w:rPr>
          <w:rtl/>
        </w:rPr>
        <w:t xml:space="preserve"> הגלילי אומר</w:t>
      </w:r>
      <w:r w:rsidRPr="009F73ED">
        <w:rPr>
          <w:rStyle w:val="afffff3"/>
          <w:rtl/>
        </w:rPr>
        <w:t>:</w:t>
      </w:r>
      <w:r>
        <w:rPr>
          <w:rtl/>
        </w:rPr>
        <w:t xml:space="preserve"> בכור לנחלה ולכהן, שנאמר פטר רחם בישראל - עד שיפטרו רחם מישראל</w:t>
      </w:r>
      <w:r w:rsidR="0057284B">
        <w:rPr>
          <w:rtl/>
        </w:rPr>
        <w:t>.</w:t>
      </w:r>
    </w:p>
    <w:p w14:paraId="39CFCB0C" w14:textId="77777777" w:rsidR="00B73991" w:rsidRDefault="00B73991" w:rsidP="008F41B4">
      <w:pPr>
        <w:pStyle w:val="afff5"/>
        <w:rPr>
          <w:rtl/>
        </w:rPr>
      </w:pPr>
    </w:p>
    <w:p w14:paraId="73AD5B01" w14:textId="77777777" w:rsidR="008F41B4" w:rsidRDefault="00F40753" w:rsidP="00C96C37">
      <w:pPr>
        <w:pStyle w:val="03"/>
        <w:rPr>
          <w:rtl/>
        </w:rPr>
      </w:pPr>
      <w:r>
        <w:rPr>
          <w:rtl/>
        </w:rPr>
        <w:t>מי שהיו לו בנים ונשא אשה שלא ילדה, נתגיירה מעוברת, נשתחררה מעוברת וילדה</w:t>
      </w:r>
      <w:r w:rsidR="000B5F7F">
        <w:rPr>
          <w:rtl/>
        </w:rPr>
        <w:t>;</w:t>
      </w:r>
    </w:p>
    <w:p w14:paraId="5C8938C9" w14:textId="77777777" w:rsidR="008F41B4" w:rsidRDefault="00F40753" w:rsidP="009F73ED">
      <w:pPr>
        <w:pStyle w:val="afff5"/>
        <w:spacing w:before="120"/>
        <w:rPr>
          <w:rtl/>
        </w:rPr>
      </w:pPr>
      <w:r>
        <w:rPr>
          <w:rtl/>
        </w:rPr>
        <w:t xml:space="preserve">היא וכהנת, היא ולויה, היא ואשה שכבר ילדה, </w:t>
      </w:r>
    </w:p>
    <w:p w14:paraId="175467F0" w14:textId="77777777" w:rsidR="00B874E6" w:rsidRDefault="00F40753" w:rsidP="008F41B4">
      <w:pPr>
        <w:pStyle w:val="afff5"/>
        <w:rPr>
          <w:rtl/>
        </w:rPr>
      </w:pPr>
      <w:r>
        <w:rPr>
          <w:rtl/>
        </w:rPr>
        <w:lastRenderedPageBreak/>
        <w:t>וכן מי שלא שהתה לאחר בעלה שלשה חדשים ונשאת וילדה ואינו ידוע אם בן תשעה לראשון אם בן שבעה לאחרון - בכור לכהן ואינו בכור לנחלה</w:t>
      </w:r>
      <w:r w:rsidR="0057284B">
        <w:rPr>
          <w:rtl/>
        </w:rPr>
        <w:t>.</w:t>
      </w:r>
    </w:p>
    <w:p w14:paraId="1C2431C4" w14:textId="610768F6" w:rsidR="0057284B" w:rsidRDefault="0057284B" w:rsidP="009F73ED">
      <w:pPr>
        <w:pStyle w:val="affff9"/>
        <w:rPr>
          <w:rtl/>
        </w:rPr>
      </w:pPr>
      <w:r>
        <w:rPr>
          <w:rtl/>
        </w:rPr>
        <w:t>• • •</w:t>
      </w:r>
    </w:p>
    <w:p w14:paraId="3395DBEF" w14:textId="77777777" w:rsidR="00B874E6" w:rsidRDefault="008F41B4" w:rsidP="008F41B4">
      <w:pPr>
        <w:pStyle w:val="afff0"/>
        <w:framePr w:wrap="around"/>
        <w:rPr>
          <w:rtl/>
        </w:rPr>
      </w:pPr>
      <w:r>
        <w:rPr>
          <w:rFonts w:hint="cs"/>
          <w:rtl/>
        </w:rPr>
        <w:t>מו:</w:t>
      </w:r>
    </w:p>
    <w:p w14:paraId="17232E5A" w14:textId="77777777" w:rsidR="006542AA" w:rsidRDefault="00000000">
      <w:pPr>
        <w:pStyle w:val="36"/>
        <w:framePr w:wrap="notBeside"/>
      </w:pPr>
      <w:r>
        <w:t>שמואל:</w:t>
      </w:r>
    </w:p>
    <w:p w14:paraId="3BB5F3F5" w14:textId="253E7F66" w:rsidR="00B73991" w:rsidRDefault="00F40753" w:rsidP="00C96C37">
      <w:pPr>
        <w:pStyle w:val="011"/>
        <w:rPr>
          <w:rtl/>
        </w:rPr>
      </w:pPr>
      <w:r>
        <w:rPr>
          <w:rtl/>
        </w:rPr>
        <w:t xml:space="preserve">אין הראש פוטר בנפלים </w:t>
      </w:r>
      <w:r w:rsidR="00B73991">
        <w:rPr>
          <w:rFonts w:hint="cs"/>
          <w:rtl/>
        </w:rPr>
        <w:t>'</w:t>
      </w:r>
      <w:r>
        <w:rPr>
          <w:rStyle w:val="affffe"/>
          <w:rtl/>
        </w:rPr>
        <w:t>כֹּל אֲשֶׁר נִשְׁמַת רוּחַ חַיִּים בְּאַפָּיו</w:t>
      </w:r>
      <w:r w:rsidR="00B73991">
        <w:rPr>
          <w:rFonts w:hint="cs"/>
          <w:rtl/>
        </w:rPr>
        <w:t>'</w:t>
      </w:r>
      <w:r>
        <w:rPr>
          <w:rtl/>
        </w:rPr>
        <w:t xml:space="preserve"> </w:t>
      </w:r>
      <w:r w:rsidR="00461FA2">
        <w:rPr>
          <w:rFonts w:hint="cs"/>
          <w:rtl/>
        </w:rPr>
        <w:t xml:space="preserve">אבל כל דבר אחר לא חשיב </w:t>
      </w:r>
      <w:r>
        <w:rPr>
          <w:rFonts w:hint="cs"/>
          <w:rtl/>
        </w:rPr>
        <w:t>ראשו</w:t>
      </w:r>
    </w:p>
    <w:p w14:paraId="4E5CDFDC" w14:textId="69AA2F57" w:rsidR="00461FA2" w:rsidRDefault="00F40753" w:rsidP="00461FA2">
      <w:pPr>
        <w:rPr>
          <w:rtl/>
        </w:rPr>
      </w:pPr>
      <w:r>
        <w:rPr>
          <w:rtl/>
        </w:rPr>
        <w:t xml:space="preserve">תנן הבא אחר נפלים שיצא ראשו חי ובן תשעה שיצא </w:t>
      </w:r>
      <w:r w:rsidRPr="00461FA2">
        <w:rPr>
          <w:b/>
          <w:bCs/>
          <w:rtl/>
        </w:rPr>
        <w:t>ראשו</w:t>
      </w:r>
      <w:r>
        <w:rPr>
          <w:rtl/>
        </w:rPr>
        <w:t xml:space="preserve"> מת</w:t>
      </w:r>
      <w:r w:rsidR="00461FA2">
        <w:rPr>
          <w:rFonts w:hint="cs"/>
          <w:rtl/>
        </w:rPr>
        <w:t>,</w:t>
      </w:r>
      <w:r>
        <w:rPr>
          <w:rtl/>
        </w:rPr>
        <w:t xml:space="preserve"> </w:t>
      </w:r>
      <w:r w:rsidR="00461FA2">
        <w:rPr>
          <w:rFonts w:hint="cs"/>
          <w:rtl/>
        </w:rPr>
        <w:t xml:space="preserve">- </w:t>
      </w:r>
      <w:r>
        <w:rPr>
          <w:rtl/>
        </w:rPr>
        <w:t xml:space="preserve">ראשו </w:t>
      </w:r>
      <w:r w:rsidR="00461FA2">
        <w:rPr>
          <w:rFonts w:hint="cs"/>
          <w:rtl/>
        </w:rPr>
        <w:t>היינו</w:t>
      </w:r>
      <w:r>
        <w:rPr>
          <w:rtl/>
        </w:rPr>
        <w:t xml:space="preserve"> רובו,</w:t>
      </w:r>
    </w:p>
    <w:p w14:paraId="5C04DD4D" w14:textId="782FFD95" w:rsidR="00B73991" w:rsidRDefault="00461FA2" w:rsidP="00461FA2">
      <w:pPr>
        <w:rPr>
          <w:rtl/>
        </w:rPr>
      </w:pPr>
      <w:r>
        <w:rPr>
          <w:rFonts w:hint="cs"/>
          <w:rtl/>
        </w:rPr>
        <w:t xml:space="preserve">ותני ראשו איידי דסיפא </w:t>
      </w:r>
      <w:r>
        <w:rPr>
          <w:rtl/>
        </w:rPr>
        <w:t>בן תשעה שיצא ראשו מת, טעמא</w:t>
      </w:r>
      <w:r w:rsidR="00F40753">
        <w:rPr>
          <w:rtl/>
        </w:rPr>
        <w:t xml:space="preserve"> דראשו מת, הא ראשו חי - הבא אחריו בכור לנחלה </w:t>
      </w:r>
      <w:r>
        <w:rPr>
          <w:rtl/>
        </w:rPr>
        <w:t>גם</w:t>
      </w:r>
      <w:r w:rsidR="00F40753">
        <w:rPr>
          <w:rtl/>
        </w:rPr>
        <w:t xml:space="preserve"> לא הוי, תנא רישא </w:t>
      </w:r>
      <w:r>
        <w:rPr>
          <w:rtl/>
        </w:rPr>
        <w:t>גם</w:t>
      </w:r>
      <w:r w:rsidR="00F40753">
        <w:rPr>
          <w:rtl/>
        </w:rPr>
        <w:t xml:space="preserve"> ראשו, </w:t>
      </w:r>
    </w:p>
    <w:p w14:paraId="41AABFC5" w14:textId="41BF0B0A" w:rsidR="00257D66" w:rsidRDefault="00257D66" w:rsidP="00B73991">
      <w:pPr>
        <w:rPr>
          <w:rtl/>
        </w:rPr>
      </w:pPr>
      <w:r>
        <w:rPr>
          <w:rFonts w:hint="cs"/>
          <w:rtl/>
        </w:rPr>
        <w:t>ו</w:t>
      </w:r>
      <w:r>
        <w:rPr>
          <w:rtl/>
        </w:rPr>
        <w:t xml:space="preserve">קמ"ל </w:t>
      </w:r>
      <w:r w:rsidR="00F40753">
        <w:rPr>
          <w:rtl/>
        </w:rPr>
        <w:t xml:space="preserve">דכיון </w:t>
      </w:r>
      <w:r>
        <w:rPr>
          <w:rtl/>
        </w:rPr>
        <w:t>שהוציא</w:t>
      </w:r>
      <w:r>
        <w:rPr>
          <w:rFonts w:hint="cs"/>
          <w:rtl/>
        </w:rPr>
        <w:t xml:space="preserve"> ראשו היה לידה </w:t>
      </w:r>
    </w:p>
    <w:p w14:paraId="4E8BB884" w14:textId="77777777" w:rsidR="006542AA" w:rsidRDefault="00000000">
      <w:pPr>
        <w:pStyle w:val="36"/>
        <w:framePr w:wrap="notBeside"/>
      </w:pPr>
      <w:r w:rsidRPr="00257D66">
        <w:t>ויקשה</w:t>
      </w:r>
    </w:p>
    <w:p w14:paraId="61327286" w14:textId="761D97AA" w:rsidR="00257D66" w:rsidRDefault="00257D66" w:rsidP="00257D66">
      <w:pPr>
        <w:rPr>
          <w:rtl/>
        </w:rPr>
      </w:pPr>
      <w:r>
        <w:rPr>
          <w:rFonts w:hint="cs"/>
          <w:rtl/>
        </w:rPr>
        <w:t xml:space="preserve">דתנינא כבר דאע"פ שהחזירו הר"ז כילוד </w:t>
      </w:r>
    </w:p>
    <w:p w14:paraId="67605EF6" w14:textId="77777777" w:rsidR="006542AA" w:rsidRDefault="00000000">
      <w:pPr>
        <w:pStyle w:val="36"/>
        <w:framePr w:wrap="notBeside"/>
      </w:pPr>
      <w:r>
        <w:t>ואין לומר</w:t>
      </w:r>
    </w:p>
    <w:p w14:paraId="7727ECDD" w14:textId="56DDBF93" w:rsidR="00257D66" w:rsidRDefault="00257D66" w:rsidP="00257D66">
      <w:pPr>
        <w:rPr>
          <w:rtl/>
        </w:rPr>
      </w:pPr>
      <w:r>
        <w:rPr>
          <w:rFonts w:hint="cs"/>
          <w:rtl/>
        </w:rPr>
        <w:t>דקמ"ל באדם דא"א ללמוד מבהמה דאין לה פרוזדור, ו</w:t>
      </w:r>
      <w:r w:rsidR="00F40753">
        <w:rPr>
          <w:rtl/>
        </w:rPr>
        <w:t xml:space="preserve">בהמה מאדם </w:t>
      </w:r>
      <w:r>
        <w:rPr>
          <w:rFonts w:hint="cs"/>
          <w:rtl/>
        </w:rPr>
        <w:t xml:space="preserve">א"א ללמוד </w:t>
      </w:r>
      <w:r w:rsidR="00F40753">
        <w:rPr>
          <w:rtl/>
        </w:rPr>
        <w:t xml:space="preserve">דחשיב פרצוף פנים </w:t>
      </w:r>
      <w:r>
        <w:rPr>
          <w:rtl/>
        </w:rPr>
        <w:t>שלו</w:t>
      </w:r>
      <w:r w:rsidR="00F40753">
        <w:rPr>
          <w:rtl/>
        </w:rPr>
        <w:t xml:space="preserve">, </w:t>
      </w:r>
    </w:p>
    <w:p w14:paraId="51B6D0E5" w14:textId="235ABA1D" w:rsidR="00257D66" w:rsidRDefault="00257D66" w:rsidP="00B73991">
      <w:pPr>
        <w:rPr>
          <w:rtl/>
        </w:rPr>
      </w:pPr>
      <w:r>
        <w:rPr>
          <w:rFonts w:hint="cs"/>
          <w:rtl/>
        </w:rPr>
        <w:t>שהרי</w:t>
      </w:r>
      <w:r w:rsidR="00F40753">
        <w:rPr>
          <w:rtl/>
        </w:rPr>
        <w:t xml:space="preserve"> </w:t>
      </w:r>
      <w:r>
        <w:rPr>
          <w:rtl/>
        </w:rPr>
        <w:t>גם</w:t>
      </w:r>
      <w:r w:rsidR="00F40753">
        <w:rPr>
          <w:rtl/>
        </w:rPr>
        <w:t xml:space="preserve"> תנינא: יצא כדרכו</w:t>
      </w:r>
      <w:r>
        <w:rPr>
          <w:rtl/>
        </w:rPr>
        <w:t xml:space="preserve"> </w:t>
      </w:r>
      <w:r w:rsidR="00F40753">
        <w:rPr>
          <w:rtl/>
        </w:rPr>
        <w:t>מש</w:t>
      </w:r>
      <w:r>
        <w:rPr>
          <w:rtl/>
        </w:rPr>
        <w:t xml:space="preserve">יצא רוב ראשו, ואיזהו רוב ראשו </w:t>
      </w:r>
      <w:r w:rsidR="00F40753">
        <w:rPr>
          <w:rtl/>
        </w:rPr>
        <w:t xml:space="preserve">משתצא פדחתו! </w:t>
      </w:r>
    </w:p>
    <w:p w14:paraId="6D78CFB5" w14:textId="77777777" w:rsidR="00B874E6" w:rsidRDefault="00F40753" w:rsidP="00B73991">
      <w:pPr>
        <w:rPr>
          <w:b/>
          <w:bCs/>
          <w:rtl/>
        </w:rPr>
      </w:pPr>
      <w:r w:rsidRPr="00257D66">
        <w:rPr>
          <w:b/>
          <w:bCs/>
          <w:rtl/>
        </w:rPr>
        <w:t xml:space="preserve">תיובתא </w:t>
      </w:r>
      <w:r w:rsidRPr="00257D66">
        <w:rPr>
          <w:rStyle w:val="27"/>
          <w:b/>
          <w:bCs/>
          <w:rtl/>
        </w:rPr>
        <w:t>דשמואל</w:t>
      </w:r>
      <w:r w:rsidRPr="00257D66">
        <w:rPr>
          <w:b/>
          <w:bCs/>
          <w:rtl/>
        </w:rPr>
        <w:t>, תיובתא</w:t>
      </w:r>
      <w:r w:rsidR="0057284B" w:rsidRPr="00257D66">
        <w:rPr>
          <w:b/>
          <w:bCs/>
          <w:rtl/>
        </w:rPr>
        <w:t>.</w:t>
      </w:r>
    </w:p>
    <w:p w14:paraId="02967822" w14:textId="4E4F43EB" w:rsidR="006542AA" w:rsidRDefault="00000000">
      <w:pPr>
        <w:pStyle w:val="36"/>
        <w:framePr w:wrap="notBeside"/>
      </w:pPr>
      <w:r>
        <w:t>א</w:t>
      </w:r>
      <w:r w:rsidR="00257D66">
        <w:t>רש</w:t>
      </w:r>
      <w:r>
        <w:t>ב"ל:</w:t>
      </w:r>
    </w:p>
    <w:p w14:paraId="618B5A76" w14:textId="179EB891" w:rsidR="00B874E6" w:rsidRDefault="00F40753" w:rsidP="00257D66">
      <w:pPr>
        <w:rPr>
          <w:rtl/>
        </w:rPr>
      </w:pPr>
      <w:r>
        <w:rPr>
          <w:rtl/>
        </w:rPr>
        <w:t xml:space="preserve">פדחת פוטרת בכל מקום, חוץ מן הנחלה, </w:t>
      </w:r>
      <w:r w:rsidR="00257D66">
        <w:rPr>
          <w:rFonts w:hint="cs"/>
          <w:rtl/>
        </w:rPr>
        <w:t>ד'</w:t>
      </w:r>
      <w:r>
        <w:rPr>
          <w:rStyle w:val="affffe"/>
          <w:rtl/>
        </w:rPr>
        <w:t>יַכִּיר</w:t>
      </w:r>
      <w:r w:rsidR="00257D66">
        <w:rPr>
          <w:rFonts w:hint="cs"/>
          <w:rtl/>
        </w:rPr>
        <w:t>'</w:t>
      </w:r>
      <w:r>
        <w:rPr>
          <w:rtl/>
        </w:rPr>
        <w:t xml:space="preserve"> אמר התורה</w:t>
      </w:r>
      <w:r w:rsidR="0057284B">
        <w:rPr>
          <w:rtl/>
        </w:rPr>
        <w:t>.</w:t>
      </w:r>
    </w:p>
    <w:p w14:paraId="3A1A3DDB" w14:textId="5A690C75" w:rsidR="006542AA" w:rsidRDefault="00000000">
      <w:pPr>
        <w:pStyle w:val="36"/>
        <w:framePr w:wrap="notBeside"/>
      </w:pPr>
      <w:r>
        <w:t>ורי"ו:</w:t>
      </w:r>
    </w:p>
    <w:p w14:paraId="1BC3D500" w14:textId="0B0FBCB3" w:rsidR="00B874E6" w:rsidRDefault="00F40753" w:rsidP="00257D66">
      <w:pPr>
        <w:rPr>
          <w:rtl/>
        </w:rPr>
      </w:pPr>
      <w:r>
        <w:rPr>
          <w:rtl/>
        </w:rPr>
        <w:t>אפי' לנחלה</w:t>
      </w:r>
      <w:r w:rsidR="0057284B">
        <w:rPr>
          <w:rtl/>
        </w:rPr>
        <w:t>.</w:t>
      </w:r>
    </w:p>
    <w:p w14:paraId="42CF1DB1" w14:textId="6652DE5F" w:rsidR="00B874E6" w:rsidRDefault="00F40753" w:rsidP="00257D66">
      <w:pPr>
        <w:rPr>
          <w:rtl/>
        </w:rPr>
      </w:pPr>
      <w:r>
        <w:rPr>
          <w:rtl/>
        </w:rPr>
        <w:t>בכל מקום לאיתויי הא דת"ר: גיורת שיצאה פדחת ולדה בהיותה נכרית, ואח"כ נתגיירה - אין נותנין לה ימי טומאה וימי טהרה, ואינה מביאה קרבן לידה</w:t>
      </w:r>
      <w:r w:rsidR="0057284B">
        <w:rPr>
          <w:rtl/>
        </w:rPr>
        <w:t>.</w:t>
      </w:r>
    </w:p>
    <w:p w14:paraId="1EB2EE16" w14:textId="77777777" w:rsidR="006542AA" w:rsidRDefault="00000000">
      <w:pPr>
        <w:pStyle w:val="36"/>
        <w:framePr w:wrap="notBeside"/>
      </w:pPr>
      <w:r>
        <w:t>מיתיבי:</w:t>
      </w:r>
    </w:p>
    <w:p w14:paraId="51649337" w14:textId="22F47A4C" w:rsidR="00B874E6" w:rsidRDefault="00994662" w:rsidP="00994662">
      <w:pPr>
        <w:rPr>
          <w:rtl/>
        </w:rPr>
      </w:pPr>
      <w:r>
        <w:rPr>
          <w:rFonts w:hint="cs"/>
          <w:rtl/>
        </w:rPr>
        <w:t>'</w:t>
      </w:r>
      <w:r w:rsidR="00F40753">
        <w:rPr>
          <w:rStyle w:val="affffe"/>
          <w:rtl/>
        </w:rPr>
        <w:t>יַכִּיר</w:t>
      </w:r>
      <w:r>
        <w:rPr>
          <w:rFonts w:hint="cs"/>
          <w:rtl/>
        </w:rPr>
        <w:t>'</w:t>
      </w:r>
      <w:r w:rsidR="00F40753">
        <w:rPr>
          <w:rtl/>
        </w:rPr>
        <w:t xml:space="preserve"> - זו הכרת פנים, - פרצוף פנים עם החוטם! תני: </w:t>
      </w:r>
      <w:r w:rsidR="00F40753" w:rsidRPr="00994662">
        <w:rPr>
          <w:b/>
          <w:bCs/>
          <w:rtl/>
        </w:rPr>
        <w:t>עד</w:t>
      </w:r>
      <w:r w:rsidR="00F40753">
        <w:rPr>
          <w:rtl/>
        </w:rPr>
        <w:t xml:space="preserve"> החוטם</w:t>
      </w:r>
      <w:r w:rsidR="0057284B">
        <w:rPr>
          <w:rtl/>
        </w:rPr>
        <w:t>.</w:t>
      </w:r>
    </w:p>
    <w:p w14:paraId="1A707AED" w14:textId="77777777" w:rsidR="006542AA" w:rsidRDefault="00000000">
      <w:pPr>
        <w:pStyle w:val="36"/>
        <w:framePr w:wrap="notBeside"/>
      </w:pPr>
      <w:r>
        <w:t>והך</w:t>
      </w:r>
    </w:p>
    <w:p w14:paraId="682896AF" w14:textId="7E3FEBA4" w:rsidR="00257D66" w:rsidRDefault="00994662" w:rsidP="00994662">
      <w:pPr>
        <w:rPr>
          <w:rtl/>
        </w:rPr>
      </w:pPr>
      <w:r>
        <w:rPr>
          <w:rFonts w:hint="cs"/>
          <w:rtl/>
        </w:rPr>
        <w:t>ד</w:t>
      </w:r>
      <w:r w:rsidR="00F40753">
        <w:rPr>
          <w:rtl/>
        </w:rPr>
        <w:t>פדחת בלא פרצוף פנים, פרצוף פנים בלא פדחת - אין מעידין, עד שיהו שניהם עם החוטם</w:t>
      </w:r>
      <w:r>
        <w:rPr>
          <w:rtl/>
        </w:rPr>
        <w:t>,</w:t>
      </w:r>
    </w:p>
    <w:p w14:paraId="7829A770" w14:textId="5BCE9349" w:rsidR="006542AA" w:rsidRDefault="00000000">
      <w:pPr>
        <w:pStyle w:val="36"/>
        <w:framePr w:wrap="notBeside"/>
      </w:pPr>
      <w:r>
        <w:t xml:space="preserve">אביי </w:t>
      </w:r>
      <w:r w:rsidR="00994662">
        <w:t>[</w:t>
      </w:r>
      <w:r>
        <w:t>ר"כ</w:t>
      </w:r>
      <w:r w:rsidR="00994662">
        <w:t>]</w:t>
      </w:r>
      <w:r>
        <w:t>:</w:t>
      </w:r>
    </w:p>
    <w:p w14:paraId="71097B28" w14:textId="401180FB" w:rsidR="00B874E6" w:rsidRDefault="00994662" w:rsidP="00C5567C">
      <w:pPr>
        <w:pStyle w:val="a"/>
        <w:rPr>
          <w:rtl/>
        </w:rPr>
      </w:pPr>
      <w:r>
        <w:rPr>
          <w:rFonts w:hint="cs"/>
          <w:rtl/>
        </w:rPr>
        <w:t>'</w:t>
      </w:r>
      <w:r w:rsidR="00F40753">
        <w:rPr>
          <w:rStyle w:val="affffe"/>
          <w:rtl/>
        </w:rPr>
        <w:t>הַכָּרַת פְּנֵיהֶם עָנְתָה בָּם</w:t>
      </w:r>
      <w:r>
        <w:rPr>
          <w:rFonts w:hint="cs"/>
          <w:rtl/>
        </w:rPr>
        <w:t>'</w:t>
      </w:r>
      <w:r w:rsidR="00F40753">
        <w:rPr>
          <w:rtl/>
        </w:rPr>
        <w:t>! שאני עדות אשה דאחמירו בה רבנן</w:t>
      </w:r>
      <w:r w:rsidR="0057284B">
        <w:rPr>
          <w:rtl/>
        </w:rPr>
        <w:t>.</w:t>
      </w:r>
    </w:p>
    <w:p w14:paraId="13C696F5" w14:textId="77777777" w:rsidR="006542AA" w:rsidRDefault="00000000">
      <w:pPr>
        <w:pStyle w:val="36"/>
        <w:framePr w:wrap="notBeside"/>
      </w:pPr>
      <w:r>
        <w:lastRenderedPageBreak/>
        <w:t>והך</w:t>
      </w:r>
    </w:p>
    <w:p w14:paraId="4499FE5C" w14:textId="736BE42D" w:rsidR="00B874E6" w:rsidRDefault="00994662" w:rsidP="00C96C37">
      <w:pPr>
        <w:pStyle w:val="021"/>
        <w:rPr>
          <w:rtl/>
        </w:rPr>
      </w:pPr>
      <w:r>
        <w:rPr>
          <w:rFonts w:hint="cs"/>
          <w:rtl/>
        </w:rPr>
        <w:t>שהוחזקו</w:t>
      </w:r>
      <w:r w:rsidR="00F40753">
        <w:rPr>
          <w:rtl/>
        </w:rPr>
        <w:t xml:space="preserve"> להיות משיאים עד מפי עד מפי אשה מפי עבד מפי שפחה! </w:t>
      </w:r>
      <w:r>
        <w:rPr>
          <w:rtl/>
        </w:rPr>
        <w:t xml:space="preserve">אקילו רבנן </w:t>
      </w:r>
      <w:r w:rsidR="00F40753">
        <w:rPr>
          <w:rtl/>
        </w:rPr>
        <w:t>בסופה</w:t>
      </w:r>
      <w:r>
        <w:rPr>
          <w:rFonts w:hint="cs"/>
          <w:rtl/>
        </w:rPr>
        <w:t xml:space="preserve"> ולא בתחילתה</w:t>
      </w:r>
      <w:r w:rsidR="0057284B">
        <w:rPr>
          <w:rtl/>
        </w:rPr>
        <w:t>.</w:t>
      </w:r>
    </w:p>
    <w:p w14:paraId="62BFE297" w14:textId="77777777" w:rsidR="00994662" w:rsidRDefault="00994662" w:rsidP="00994662">
      <w:pPr>
        <w:pStyle w:val="afff0"/>
        <w:framePr w:wrap="around"/>
        <w:rPr>
          <w:rtl/>
        </w:rPr>
      </w:pPr>
      <w:r>
        <w:rPr>
          <w:rFonts w:hint="cs"/>
          <w:rtl/>
        </w:rPr>
        <w:t>מז.</w:t>
      </w:r>
    </w:p>
    <w:p w14:paraId="7664AC85" w14:textId="1BF8D4AC" w:rsidR="006542AA" w:rsidRDefault="00000000">
      <w:pPr>
        <w:pStyle w:val="36"/>
        <w:framePr w:wrap="notBeside"/>
      </w:pPr>
      <w:r>
        <w:t>ואב"א</w:t>
      </w:r>
      <w:r w:rsidR="00F40753">
        <w:t>:</w:t>
      </w:r>
    </w:p>
    <w:p w14:paraId="0F3B5937" w14:textId="34037951" w:rsidR="00B874E6" w:rsidRDefault="00F40753" w:rsidP="00994662">
      <w:pPr>
        <w:rPr>
          <w:rtl/>
        </w:rPr>
      </w:pPr>
      <w:r>
        <w:rPr>
          <w:rtl/>
        </w:rPr>
        <w:t>יכיר לחוד, והכרת פנים לחוד</w:t>
      </w:r>
      <w:r w:rsidR="0057284B">
        <w:rPr>
          <w:rtl/>
        </w:rPr>
        <w:t>.</w:t>
      </w:r>
    </w:p>
    <w:p w14:paraId="39D0D38F" w14:textId="0451E010" w:rsidR="00994662" w:rsidRDefault="00F40753" w:rsidP="00F40753">
      <w:pPr>
        <w:rPr>
          <w:rtl/>
        </w:rPr>
      </w:pPr>
      <w:r w:rsidRPr="00994662">
        <w:rPr>
          <w:b/>
          <w:bCs/>
          <w:rtl/>
        </w:rPr>
        <w:t>איתמר</w:t>
      </w:r>
      <w:r>
        <w:rPr>
          <w:rtl/>
        </w:rPr>
        <w:t xml:space="preserve">, היו לו בנים בהיותו נכרי ונתגייר, </w:t>
      </w:r>
    </w:p>
    <w:p w14:paraId="1B50D983" w14:textId="2DA7F5A8" w:rsidR="006542AA" w:rsidRDefault="00000000">
      <w:pPr>
        <w:pStyle w:val="36"/>
        <w:framePr w:wrap="notBeside"/>
      </w:pPr>
      <w:r w:rsidRPr="00994662">
        <w:t>ר</w:t>
      </w:r>
      <w:r>
        <w:t>י"ו</w:t>
      </w:r>
      <w:r w:rsidR="00F40753">
        <w:t>:</w:t>
      </w:r>
    </w:p>
    <w:p w14:paraId="07B531C9" w14:textId="448AE4AB" w:rsidR="00994662" w:rsidRDefault="00F40753" w:rsidP="00994662">
      <w:pPr>
        <w:rPr>
          <w:rtl/>
        </w:rPr>
      </w:pPr>
      <w:r>
        <w:rPr>
          <w:rtl/>
        </w:rPr>
        <w:t xml:space="preserve">אין לו בכור לנחלה, </w:t>
      </w:r>
      <w:r w:rsidR="00994662">
        <w:rPr>
          <w:rFonts w:hint="cs"/>
          <w:rtl/>
        </w:rPr>
        <w:t>דהיה</w:t>
      </w:r>
      <w:r>
        <w:rPr>
          <w:rtl/>
        </w:rPr>
        <w:t xml:space="preserve"> </w:t>
      </w:r>
      <w:r w:rsidR="00994662">
        <w:rPr>
          <w:rtl/>
        </w:rPr>
        <w:t>לו</w:t>
      </w:r>
      <w:r>
        <w:rPr>
          <w:rtl/>
        </w:rPr>
        <w:t xml:space="preserve"> ראשית אונו, </w:t>
      </w:r>
    </w:p>
    <w:p w14:paraId="4D43B287" w14:textId="29D8B83D" w:rsidR="006542AA" w:rsidRDefault="00000000">
      <w:pPr>
        <w:pStyle w:val="36"/>
        <w:framePr w:wrap="notBeside"/>
      </w:pPr>
      <w:r w:rsidRPr="00994662">
        <w:t>ורש</w:t>
      </w:r>
      <w:r>
        <w:t>ב"ל:</w:t>
      </w:r>
    </w:p>
    <w:p w14:paraId="3924BBF6" w14:textId="7A20B314" w:rsidR="00B874E6" w:rsidRDefault="00F40753" w:rsidP="00994662">
      <w:pPr>
        <w:rPr>
          <w:rtl/>
        </w:rPr>
      </w:pPr>
      <w:r>
        <w:rPr>
          <w:rtl/>
        </w:rPr>
        <w:t xml:space="preserve">יש לו בכור לנחלה - </w:t>
      </w:r>
      <w:r w:rsidR="00994662">
        <w:rPr>
          <w:rFonts w:hint="cs"/>
          <w:rtl/>
        </w:rPr>
        <w:t>ד</w:t>
      </w:r>
      <w:r>
        <w:rPr>
          <w:rtl/>
        </w:rPr>
        <w:t>גר שנתגייר כקטן שנולד דמי</w:t>
      </w:r>
      <w:r w:rsidR="0057284B">
        <w:rPr>
          <w:rtl/>
        </w:rPr>
        <w:t>.</w:t>
      </w:r>
    </w:p>
    <w:p w14:paraId="514B9AD1" w14:textId="53830BF0" w:rsidR="006542AA" w:rsidRDefault="00000000">
      <w:pPr>
        <w:pStyle w:val="36"/>
        <w:framePr w:wrap="notBeside"/>
      </w:pPr>
      <w:r w:rsidRPr="00994662">
        <w:t xml:space="preserve">ואזדו </w:t>
      </w:r>
      <w:r>
        <w:t>לשיטתם</w:t>
      </w:r>
      <w:r w:rsidRPr="00994662">
        <w:t>,</w:t>
      </w:r>
    </w:p>
    <w:p w14:paraId="5C7F2495" w14:textId="3A74FABF" w:rsidR="00B528D6" w:rsidRDefault="00F40753" w:rsidP="00B528D6">
      <w:pPr>
        <w:rPr>
          <w:rtl/>
        </w:rPr>
      </w:pPr>
      <w:r>
        <w:rPr>
          <w:rtl/>
        </w:rPr>
        <w:t xml:space="preserve">דהיו לו בנים בהיותו נכרי ונתגייר, </w:t>
      </w:r>
      <w:r w:rsidR="00994662">
        <w:rPr>
          <w:rStyle w:val="27"/>
          <w:rFonts w:hint="cs"/>
          <w:rtl/>
        </w:rPr>
        <w:t>ר</w:t>
      </w:r>
      <w:r>
        <w:rPr>
          <w:rStyle w:val="27"/>
          <w:rFonts w:hint="cs"/>
          <w:rtl/>
        </w:rPr>
        <w:t>י"ו</w:t>
      </w:r>
      <w:r w:rsidR="00994662">
        <w:rPr>
          <w:rFonts w:hint="cs"/>
          <w:rtl/>
        </w:rPr>
        <w:t>:</w:t>
      </w:r>
      <w:r>
        <w:rPr>
          <w:rtl/>
        </w:rPr>
        <w:t xml:space="preserve"> קיים לא תוהו בראה לשבת יצרה, </w:t>
      </w:r>
    </w:p>
    <w:p w14:paraId="14AB4E1C" w14:textId="7E270CA2" w:rsidR="006542AA" w:rsidRDefault="00000000">
      <w:pPr>
        <w:pStyle w:val="36"/>
        <w:framePr w:wrap="notBeside"/>
      </w:pPr>
      <w:r>
        <w:tab/>
      </w:r>
      <w:r>
        <w:tab/>
      </w:r>
      <w:r>
        <w:tab/>
      </w:r>
      <w:r>
        <w:tab/>
      </w:r>
      <w:r>
        <w:tab/>
      </w:r>
      <w:r>
        <w:tab/>
      </w:r>
      <w:r>
        <w:tab/>
      </w:r>
      <w:r>
        <w:tab/>
      </w:r>
      <w:r w:rsidR="00F40753">
        <w:t>ור</w:t>
      </w:r>
      <w:r w:rsidR="00994662">
        <w:t>ש</w:t>
      </w:r>
      <w:r>
        <w:t>ב"ל</w:t>
      </w:r>
      <w:r w:rsidR="00994662">
        <w:t>:</w:t>
      </w:r>
    </w:p>
    <w:p w14:paraId="0AE043D2" w14:textId="3B1C9D23" w:rsidR="00B874E6" w:rsidRDefault="00994662" w:rsidP="00C96C37">
      <w:pPr>
        <w:pStyle w:val="011"/>
        <w:rPr>
          <w:rtl/>
        </w:rPr>
      </w:pPr>
      <w:r>
        <w:rPr>
          <w:rtl/>
        </w:rPr>
        <w:t>לא קיים פ</w:t>
      </w:r>
      <w:r w:rsidR="00B528D6">
        <w:rPr>
          <w:rFonts w:hint="cs"/>
          <w:rtl/>
        </w:rPr>
        <w:t>ו"</w:t>
      </w:r>
      <w:r>
        <w:rPr>
          <w:rtl/>
        </w:rPr>
        <w:t>ר</w:t>
      </w:r>
      <w:r w:rsidR="00F40753">
        <w:rPr>
          <w:rtl/>
        </w:rPr>
        <w:t xml:space="preserve"> </w:t>
      </w:r>
      <w:r>
        <w:rPr>
          <w:rFonts w:hint="cs"/>
          <w:rtl/>
        </w:rPr>
        <w:t>ד</w:t>
      </w:r>
      <w:r w:rsidR="00F40753">
        <w:rPr>
          <w:rtl/>
        </w:rPr>
        <w:t>גר שנתגייר כקטן שנולד דמי</w:t>
      </w:r>
      <w:r w:rsidR="0057284B">
        <w:rPr>
          <w:rtl/>
        </w:rPr>
        <w:t>.</w:t>
      </w:r>
    </w:p>
    <w:p w14:paraId="589672E1" w14:textId="77777777" w:rsidR="006542AA" w:rsidRDefault="00000000">
      <w:pPr>
        <w:pStyle w:val="36"/>
        <w:framePr w:wrap="notBeside"/>
      </w:pPr>
      <w:r w:rsidRPr="00B528D6">
        <w:t>וצריכא</w:t>
      </w:r>
      <w:r>
        <w:t>,</w:t>
      </w:r>
    </w:p>
    <w:p w14:paraId="1EC2064B" w14:textId="18F9086A" w:rsidR="00B528D6" w:rsidRDefault="00B528D6" w:rsidP="00B528D6">
      <w:pPr>
        <w:rPr>
          <w:rtl/>
        </w:rPr>
      </w:pPr>
      <w:r>
        <w:rPr>
          <w:rFonts w:hint="cs"/>
          <w:rtl/>
        </w:rPr>
        <w:t xml:space="preserve">לרשב'ל אפי' </w:t>
      </w:r>
      <w:r w:rsidR="00F40753">
        <w:rPr>
          <w:rFonts w:hint="cs"/>
          <w:rtl/>
        </w:rPr>
        <w:t>מקום</w:t>
      </w:r>
      <w:r>
        <w:rPr>
          <w:rFonts w:hint="cs"/>
          <w:rtl/>
        </w:rPr>
        <w:t xml:space="preserve"> </w:t>
      </w:r>
      <w:r w:rsidR="00F40753">
        <w:rPr>
          <w:rFonts w:hint="cs"/>
          <w:rtl/>
        </w:rPr>
        <w:t>דלא</w:t>
      </w:r>
      <w:r>
        <w:rPr>
          <w:rFonts w:hint="cs"/>
          <w:rtl/>
        </w:rPr>
        <w:t xml:space="preserve"> בני נחלה לא מודה </w:t>
      </w:r>
      <w:r>
        <w:rPr>
          <w:rStyle w:val="27"/>
          <w:rFonts w:hint="cs"/>
          <w:rtl/>
        </w:rPr>
        <w:t>לר</w:t>
      </w:r>
      <w:r w:rsidR="00F40753">
        <w:rPr>
          <w:rStyle w:val="27"/>
          <w:rFonts w:hint="cs"/>
          <w:rtl/>
        </w:rPr>
        <w:t>י"ו</w:t>
      </w:r>
      <w:r>
        <w:rPr>
          <w:rFonts w:hint="cs"/>
          <w:rtl/>
        </w:rPr>
        <w:t xml:space="preserve">, </w:t>
      </w:r>
      <w:r>
        <w:rPr>
          <w:rStyle w:val="27"/>
          <w:rFonts w:hint="cs"/>
          <w:rtl/>
        </w:rPr>
        <w:t>ול</w:t>
      </w:r>
      <w:r w:rsidR="00F40753">
        <w:rPr>
          <w:rStyle w:val="27"/>
          <w:rFonts w:hint="cs"/>
          <w:rtl/>
        </w:rPr>
        <w:t>ר"ל</w:t>
      </w:r>
      <w:r>
        <w:rPr>
          <w:rFonts w:hint="cs"/>
          <w:rtl/>
        </w:rPr>
        <w:t xml:space="preserve"> אימא מודה </w:t>
      </w:r>
      <w:r>
        <w:rPr>
          <w:rStyle w:val="27"/>
          <w:rFonts w:hint="cs"/>
          <w:rtl/>
        </w:rPr>
        <w:t>לר</w:t>
      </w:r>
      <w:r w:rsidR="00F40753">
        <w:rPr>
          <w:rStyle w:val="27"/>
          <w:rFonts w:hint="cs"/>
          <w:rtl/>
        </w:rPr>
        <w:t>י"ו</w:t>
      </w:r>
      <w:r>
        <w:rPr>
          <w:rFonts w:hint="cs"/>
          <w:rtl/>
        </w:rPr>
        <w:t xml:space="preserve"> צריכא. </w:t>
      </w:r>
    </w:p>
    <w:p w14:paraId="63A07E71" w14:textId="77777777" w:rsidR="006542AA" w:rsidRDefault="00000000">
      <w:pPr>
        <w:pStyle w:val="36"/>
        <w:framePr w:wrap="notBeside"/>
      </w:pPr>
      <w:r>
        <w:t>תנן:</w:t>
      </w:r>
    </w:p>
    <w:p w14:paraId="1F1F927D" w14:textId="24C482A2" w:rsidR="007C3ABE" w:rsidRDefault="00F40753" w:rsidP="00F40753">
      <w:pPr>
        <w:rPr>
          <w:rtl/>
        </w:rPr>
      </w:pPr>
      <w:r>
        <w:rPr>
          <w:rtl/>
        </w:rPr>
        <w:t xml:space="preserve">מי שלא היו לו בנים, ונשא אשה שכבר ילדה עודה שפחה ונשתחררה, </w:t>
      </w:r>
    </w:p>
    <w:p w14:paraId="19438C4C" w14:textId="77777777" w:rsidR="00B874E6" w:rsidRDefault="00F40753" w:rsidP="00F40753">
      <w:pPr>
        <w:rPr>
          <w:rtl/>
        </w:rPr>
      </w:pPr>
      <w:r>
        <w:rPr>
          <w:rtl/>
        </w:rPr>
        <w:t>עודה עובדת כוכבים ונתגיירה, ומשבאתה לישראל ילדה - ולדה בכור לנחלה ואינו בכור לכהן</w:t>
      </w:r>
      <w:r w:rsidR="0057284B">
        <w:rPr>
          <w:rtl/>
        </w:rPr>
        <w:t>.</w:t>
      </w:r>
    </w:p>
    <w:p w14:paraId="4F69ECA4" w14:textId="21D43634" w:rsidR="00B874E6" w:rsidRDefault="00F40753" w:rsidP="007C3ABE">
      <w:pPr>
        <w:rPr>
          <w:rtl/>
        </w:rPr>
      </w:pPr>
      <w:r>
        <w:rPr>
          <w:rtl/>
        </w:rPr>
        <w:t xml:space="preserve">ילדה </w:t>
      </w:r>
      <w:r w:rsidR="007C3ABE">
        <w:rPr>
          <w:rFonts w:hint="cs"/>
          <w:rtl/>
        </w:rPr>
        <w:t xml:space="preserve">בהכרח מישראל שלא היו לו בנים ואינו בכור לכהן </w:t>
      </w:r>
      <w:r w:rsidR="007C3ABE" w:rsidRPr="00533A69">
        <w:rPr>
          <w:rFonts w:hint="cs"/>
          <w:b/>
          <w:bCs/>
          <w:rtl/>
        </w:rPr>
        <w:t>צריכא</w:t>
      </w:r>
      <w:r w:rsidR="007C3ABE">
        <w:rPr>
          <w:rFonts w:hint="cs"/>
          <w:rtl/>
        </w:rPr>
        <w:t xml:space="preserve"> </w:t>
      </w:r>
      <w:r>
        <w:rPr>
          <w:rtl/>
        </w:rPr>
        <w:t xml:space="preserve">לאפוקי </w:t>
      </w:r>
      <w:r>
        <w:rPr>
          <w:rStyle w:val="27"/>
          <w:rtl/>
        </w:rPr>
        <w:t>מדר</w:t>
      </w:r>
      <w:r w:rsidR="007C3ABE">
        <w:rPr>
          <w:rStyle w:val="27"/>
          <w:rFonts w:hint="cs"/>
          <w:rtl/>
        </w:rPr>
        <w:t>י</w:t>
      </w:r>
      <w:r>
        <w:rPr>
          <w:rStyle w:val="27"/>
          <w:rFonts w:hint="cs"/>
          <w:rtl/>
        </w:rPr>
        <w:t>ה"ג</w:t>
      </w:r>
      <w:r w:rsidR="007C3ABE">
        <w:rPr>
          <w:rFonts w:hint="cs"/>
          <w:rtl/>
        </w:rPr>
        <w:t xml:space="preserve"> ד</w:t>
      </w:r>
      <w:r>
        <w:rPr>
          <w:rtl/>
        </w:rPr>
        <w:t>בכור לנחלה ולכהן, שנא</w:t>
      </w:r>
      <w:r w:rsidR="007C3ABE">
        <w:rPr>
          <w:rFonts w:hint="cs"/>
          <w:rtl/>
        </w:rPr>
        <w:t>'</w:t>
      </w:r>
      <w:r w:rsidR="007C3ABE">
        <w:rPr>
          <w:rtl/>
        </w:rPr>
        <w:t xml:space="preserve"> פטר רחם בישראל </w:t>
      </w:r>
      <w:r>
        <w:rPr>
          <w:rtl/>
        </w:rPr>
        <w:t>עד שיפטרו רחם מישראל, קמ"ל דלא</w:t>
      </w:r>
      <w:r w:rsidR="0057284B">
        <w:rPr>
          <w:rtl/>
        </w:rPr>
        <w:t>.</w:t>
      </w:r>
    </w:p>
    <w:p w14:paraId="2DA82FCA" w14:textId="77777777" w:rsidR="006542AA" w:rsidRDefault="00000000">
      <w:pPr>
        <w:pStyle w:val="36"/>
        <w:framePr w:wrap="notBeside"/>
      </w:pPr>
      <w:r>
        <w:t>ת"ש:</w:t>
      </w:r>
    </w:p>
    <w:p w14:paraId="283E148D" w14:textId="039FFE19" w:rsidR="007C3ABE" w:rsidRDefault="00F40753" w:rsidP="007C3ABE">
      <w:pPr>
        <w:rPr>
          <w:rtl/>
        </w:rPr>
      </w:pPr>
      <w:r>
        <w:rPr>
          <w:rtl/>
        </w:rPr>
        <w:t xml:space="preserve">היו לו בנים בהיותו נכרי, ונתגייר יש לו בכור לנחלה! </w:t>
      </w:r>
    </w:p>
    <w:p w14:paraId="70A73997" w14:textId="77777777" w:rsidR="006542AA" w:rsidRDefault="00000000">
      <w:pPr>
        <w:pStyle w:val="36"/>
        <w:framePr w:wrap="notBeside"/>
      </w:pPr>
      <w:r>
        <w:t xml:space="preserve">רבינא </w:t>
      </w:r>
      <w:r w:rsidR="007C3ABE">
        <w:t>מר</w:t>
      </w:r>
      <w:r>
        <w:t>ב אחא:</w:t>
      </w:r>
    </w:p>
    <w:p w14:paraId="5A5943ED" w14:textId="7C529F6E" w:rsidR="00B874E6" w:rsidRDefault="00F40753" w:rsidP="00C96C37">
      <w:pPr>
        <w:pStyle w:val="021"/>
        <w:rPr>
          <w:rtl/>
        </w:rPr>
      </w:pPr>
      <w:r>
        <w:rPr>
          <w:rtl/>
        </w:rPr>
        <w:t xml:space="preserve">הא ודאי </w:t>
      </w:r>
      <w:r>
        <w:rPr>
          <w:rStyle w:val="27"/>
          <w:rtl/>
        </w:rPr>
        <w:t>ר</w:t>
      </w:r>
      <w:r w:rsidR="007C3ABE">
        <w:rPr>
          <w:rStyle w:val="27"/>
          <w:rFonts w:hint="cs"/>
          <w:rtl/>
        </w:rPr>
        <w:t>י</w:t>
      </w:r>
      <w:r>
        <w:rPr>
          <w:rStyle w:val="27"/>
          <w:rFonts w:hint="cs"/>
          <w:rtl/>
        </w:rPr>
        <w:t>ה"ג</w:t>
      </w:r>
      <w:r w:rsidR="007C3ABE">
        <w:rPr>
          <w:rFonts w:hint="cs"/>
          <w:rtl/>
        </w:rPr>
        <w:t xml:space="preserve"> </w:t>
      </w:r>
      <w:r w:rsidR="00C96C37">
        <w:rPr>
          <w:rtl/>
        </w:rPr>
        <w:t>הוא, דפטר רחם בישראל</w:t>
      </w:r>
      <w:r w:rsidR="00C96C37">
        <w:rPr>
          <w:rFonts w:hint="cs"/>
          <w:rtl/>
        </w:rPr>
        <w:t xml:space="preserve"> </w:t>
      </w:r>
      <w:r>
        <w:rPr>
          <w:rtl/>
        </w:rPr>
        <w:t>עד שיפטרו רחם מישראל, ויליף הוא מינה דידה</w:t>
      </w:r>
      <w:r w:rsidR="0057284B">
        <w:rPr>
          <w:rtl/>
        </w:rPr>
        <w:t>.</w:t>
      </w:r>
    </w:p>
    <w:p w14:paraId="7C25F7FA" w14:textId="7EF2BDF0" w:rsidR="006542AA" w:rsidRDefault="00000000">
      <w:pPr>
        <w:pStyle w:val="36"/>
        <w:framePr w:wrap="notBeside"/>
      </w:pPr>
      <w:r>
        <w:t>ראב"א</w:t>
      </w:r>
      <w:r w:rsidR="00F40753">
        <w:t>:</w:t>
      </w:r>
    </w:p>
    <w:p w14:paraId="57A73AB7" w14:textId="416D8D5C" w:rsidR="00B874E6" w:rsidRDefault="00F40753" w:rsidP="00F40753">
      <w:pPr>
        <w:rPr>
          <w:rtl/>
        </w:rPr>
      </w:pPr>
      <w:r>
        <w:rPr>
          <w:rtl/>
        </w:rPr>
        <w:t>לוייה שילדה - בנה פטור מה' סלעים</w:t>
      </w:r>
      <w:r w:rsidR="0057284B">
        <w:rPr>
          <w:rtl/>
        </w:rPr>
        <w:t>.</w:t>
      </w:r>
    </w:p>
    <w:p w14:paraId="458452ED" w14:textId="4D9A53F1" w:rsidR="00933C77" w:rsidRDefault="00933C77" w:rsidP="00933C77">
      <w:pPr>
        <w:rPr>
          <w:rtl/>
        </w:rPr>
      </w:pPr>
      <w:r>
        <w:rPr>
          <w:rFonts w:hint="cs"/>
          <w:rtl/>
        </w:rPr>
        <w:t>לא מכהן ולוי דא"ה אפי' ישראלית גם ואלו מישראל ד'</w:t>
      </w:r>
      <w:r w:rsidR="00F40753">
        <w:rPr>
          <w:rtl/>
        </w:rPr>
        <w:t>למשפחותם לבית אבותם</w:t>
      </w:r>
      <w:r>
        <w:rPr>
          <w:rFonts w:hint="cs"/>
          <w:rtl/>
        </w:rPr>
        <w:t>'</w:t>
      </w:r>
      <w:r w:rsidR="00F40753">
        <w:rPr>
          <w:rtl/>
        </w:rPr>
        <w:t xml:space="preserve"> </w:t>
      </w:r>
    </w:p>
    <w:p w14:paraId="006E1CC7" w14:textId="77777777" w:rsidR="006542AA" w:rsidRDefault="00000000">
      <w:pPr>
        <w:pStyle w:val="36"/>
        <w:framePr w:wrap="notBeside"/>
      </w:pPr>
      <w:r>
        <w:t>אלא</w:t>
      </w:r>
    </w:p>
    <w:p w14:paraId="1B52A722" w14:textId="10F8AF98" w:rsidR="00B874E6" w:rsidRDefault="00F40753" w:rsidP="00933C77">
      <w:pPr>
        <w:rPr>
          <w:rtl/>
        </w:rPr>
      </w:pPr>
      <w:r>
        <w:rPr>
          <w:rtl/>
        </w:rPr>
        <w:t xml:space="preserve">דאיעבר </w:t>
      </w:r>
      <w:r w:rsidR="00933C77">
        <w:rPr>
          <w:rtl/>
        </w:rPr>
        <w:t>מנכרי,</w:t>
      </w:r>
      <w:r w:rsidR="00933C77">
        <w:rPr>
          <w:rFonts w:hint="cs"/>
          <w:rtl/>
        </w:rPr>
        <w:t xml:space="preserve"> ואפי' למ"ד </w:t>
      </w:r>
      <w:r>
        <w:rPr>
          <w:rtl/>
        </w:rPr>
        <w:t>מזהמין את הולד - לוי פסול מיקרי</w:t>
      </w:r>
      <w:r w:rsidR="0057284B">
        <w:rPr>
          <w:rtl/>
        </w:rPr>
        <w:t>.</w:t>
      </w:r>
    </w:p>
    <w:p w14:paraId="26ECE094" w14:textId="1E19583A" w:rsidR="006542AA" w:rsidRDefault="00000000">
      <w:pPr>
        <w:pStyle w:val="36"/>
        <w:framePr w:wrap="notBeside"/>
      </w:pPr>
      <w:r>
        <w:t>מ</w:t>
      </w:r>
      <w:r w:rsidR="00933C77">
        <w:t>בד</w:t>
      </w:r>
      <w:r>
        <w:t>ר"י</w:t>
      </w:r>
      <w:r w:rsidR="00933C77">
        <w:t>ו מדרבא:</w:t>
      </w:r>
    </w:p>
    <w:p w14:paraId="68705BD7" w14:textId="2D747825" w:rsidR="00B874E6" w:rsidRDefault="00F40753" w:rsidP="00933C77">
      <w:pPr>
        <w:rPr>
          <w:rtl/>
        </w:rPr>
      </w:pPr>
      <w:r>
        <w:rPr>
          <w:rtl/>
        </w:rPr>
        <w:t>לעולם דאיעבר מישראל, ושאני שם ד</w:t>
      </w:r>
      <w:r w:rsidR="00933C77">
        <w:rPr>
          <w:rFonts w:hint="cs"/>
          <w:rtl/>
        </w:rPr>
        <w:t>'</w:t>
      </w:r>
      <w:r>
        <w:rPr>
          <w:rStyle w:val="affffe"/>
          <w:rtl/>
        </w:rPr>
        <w:t>פֶּטֶר רֶחֶם</w:t>
      </w:r>
      <w:r w:rsidR="00933C77">
        <w:rPr>
          <w:rFonts w:hint="cs"/>
          <w:rtl/>
        </w:rPr>
        <w:t>'</w:t>
      </w:r>
      <w:r>
        <w:rPr>
          <w:rtl/>
        </w:rPr>
        <w:t xml:space="preserve"> - בפטר רחם תלא התורה</w:t>
      </w:r>
      <w:r w:rsidR="0057284B">
        <w:rPr>
          <w:rtl/>
        </w:rPr>
        <w:t>.</w:t>
      </w:r>
    </w:p>
    <w:p w14:paraId="39802B49" w14:textId="77777777" w:rsidR="006542AA" w:rsidRDefault="00000000">
      <w:pPr>
        <w:pStyle w:val="36"/>
        <w:framePr w:wrap="notBeside"/>
      </w:pPr>
      <w:r>
        <w:t>תנן:</w:t>
      </w:r>
    </w:p>
    <w:p w14:paraId="050963BE" w14:textId="6831DC3C" w:rsidR="00933C77" w:rsidRDefault="00F40753" w:rsidP="00F40753">
      <w:pPr>
        <w:rPr>
          <w:rtl/>
        </w:rPr>
      </w:pPr>
      <w:r>
        <w:rPr>
          <w:rtl/>
        </w:rPr>
        <w:lastRenderedPageBreak/>
        <w:t xml:space="preserve">מי שהיו לו בנים ונשא אשה שלא ילדה, נתגיירה מעוברת, נשתחררה מעוברת, וילדה היא וכהנת, היא ולויה, היא ואשה שכבר ילדה, </w:t>
      </w:r>
    </w:p>
    <w:p w14:paraId="544429CB" w14:textId="77777777" w:rsidR="00933C77" w:rsidRDefault="00F40753" w:rsidP="00F40753">
      <w:pPr>
        <w:rPr>
          <w:rtl/>
        </w:rPr>
      </w:pPr>
      <w:r>
        <w:rPr>
          <w:rtl/>
        </w:rPr>
        <w:t xml:space="preserve">וכן מי שלא שהתה אחרי בעלה ג' חדשים ונשאת, וילדה ואין ידוע אם בן ט' לראשון אם בן ז' לאחרון - בכור לכהן ואינו בכור לנחלה, מכלל דכהונה ולויה פטורין, </w:t>
      </w:r>
    </w:p>
    <w:p w14:paraId="56042C4F" w14:textId="77777777" w:rsidR="006542AA" w:rsidRDefault="00000000">
      <w:pPr>
        <w:pStyle w:val="36"/>
        <w:framePr w:wrap="notBeside"/>
      </w:pPr>
      <w:r>
        <w:t>והך</w:t>
      </w:r>
    </w:p>
    <w:p w14:paraId="7924AB30" w14:textId="767E289F" w:rsidR="00FB2C1A" w:rsidRDefault="00FB2C1A" w:rsidP="00FB2C1A">
      <w:pPr>
        <w:rPr>
          <w:rtl/>
        </w:rPr>
      </w:pPr>
      <w:r>
        <w:rPr>
          <w:rFonts w:hint="cs"/>
          <w:rtl/>
        </w:rPr>
        <w:t>דאיעבר</w:t>
      </w:r>
      <w:r w:rsidR="00F40753">
        <w:rPr>
          <w:rtl/>
        </w:rPr>
        <w:t xml:space="preserve">! בשלמא לויה - בקדושתה </w:t>
      </w:r>
      <w:r>
        <w:rPr>
          <w:rtl/>
        </w:rPr>
        <w:t>עומדת</w:t>
      </w:r>
      <w:r w:rsidR="00F40753">
        <w:rPr>
          <w:rtl/>
        </w:rPr>
        <w:t>,</w:t>
      </w:r>
      <w:r>
        <w:rPr>
          <w:rFonts w:hint="cs"/>
          <w:rtl/>
        </w:rPr>
        <w:t xml:space="preserve"> ד</w:t>
      </w:r>
      <w:r w:rsidR="00F40753">
        <w:rPr>
          <w:rtl/>
        </w:rPr>
        <w:t xml:space="preserve">שנשבית או שנבעלה בעילת זנות נותנין לה מן המעשר ואוכלת, </w:t>
      </w:r>
    </w:p>
    <w:p w14:paraId="0EC83E23" w14:textId="77777777" w:rsidR="006542AA" w:rsidRDefault="00000000">
      <w:pPr>
        <w:pStyle w:val="36"/>
        <w:framePr w:wrap="notBeside"/>
      </w:pPr>
      <w:r>
        <w:tab/>
      </w:r>
      <w:r>
        <w:tab/>
      </w:r>
      <w:r>
        <w:tab/>
      </w:r>
      <w:r>
        <w:tab/>
      </w:r>
      <w:r>
        <w:tab/>
      </w:r>
      <w:r w:rsidR="00F40753">
        <w:t>אלא</w:t>
      </w:r>
    </w:p>
    <w:p w14:paraId="33047532" w14:textId="6FF90CD3" w:rsidR="00933C77" w:rsidRDefault="00F40753" w:rsidP="00FB2C1A">
      <w:pPr>
        <w:rPr>
          <w:rtl/>
        </w:rPr>
      </w:pPr>
      <w:r>
        <w:rPr>
          <w:rtl/>
        </w:rPr>
        <w:t xml:space="preserve">כהנת, כיון </w:t>
      </w:r>
      <w:r w:rsidR="00FB2C1A">
        <w:rPr>
          <w:rtl/>
        </w:rPr>
        <w:t xml:space="preserve">דאם </w:t>
      </w:r>
      <w:r>
        <w:rPr>
          <w:rtl/>
        </w:rPr>
        <w:t xml:space="preserve">בעיל לה - הויא זרה! </w:t>
      </w:r>
    </w:p>
    <w:p w14:paraId="4D10C6A5" w14:textId="406DEECB" w:rsidR="00FB2C1A" w:rsidRDefault="00F40753" w:rsidP="00FB2C1A">
      <w:pPr>
        <w:rPr>
          <w:rtl/>
        </w:rPr>
      </w:pPr>
      <w:r>
        <w:rPr>
          <w:rtl/>
        </w:rPr>
        <w:t xml:space="preserve">הניחא </w:t>
      </w:r>
      <w:r>
        <w:rPr>
          <w:rStyle w:val="27"/>
          <w:rtl/>
        </w:rPr>
        <w:t>למ</w:t>
      </w:r>
      <w:r w:rsidR="00FB2C1A">
        <w:rPr>
          <w:rStyle w:val="27"/>
          <w:rFonts w:hint="cs"/>
          <w:rtl/>
        </w:rPr>
        <w:t>בד</w:t>
      </w:r>
      <w:r>
        <w:rPr>
          <w:rStyle w:val="27"/>
          <w:rFonts w:hint="cs"/>
          <w:rtl/>
        </w:rPr>
        <w:t>ר"י</w:t>
      </w:r>
      <w:r w:rsidR="00FB2C1A">
        <w:rPr>
          <w:rFonts w:hint="cs"/>
          <w:rtl/>
        </w:rPr>
        <w:t xml:space="preserve"> מדרבא ד</w:t>
      </w:r>
      <w:r>
        <w:rPr>
          <w:rtl/>
        </w:rPr>
        <w:t xml:space="preserve">איעבר מישראל - מוקי לה בדאיעבר מישראל, </w:t>
      </w:r>
    </w:p>
    <w:p w14:paraId="17A18CB9" w14:textId="546EAA33" w:rsidR="00B874E6" w:rsidRDefault="00FB2C1A" w:rsidP="00FB2C1A">
      <w:pPr>
        <w:rPr>
          <w:rtl/>
        </w:rPr>
      </w:pPr>
      <w:r>
        <w:rPr>
          <w:rStyle w:val="27"/>
          <w:rFonts w:hint="cs"/>
          <w:rtl/>
        </w:rPr>
        <w:t>ולר"פ</w:t>
      </w:r>
      <w:r>
        <w:rPr>
          <w:rFonts w:hint="cs"/>
          <w:rtl/>
        </w:rPr>
        <w:t xml:space="preserve"> </w:t>
      </w:r>
      <w:r w:rsidR="00F40753">
        <w:rPr>
          <w:rtl/>
        </w:rPr>
        <w:t>לעולם דאיעבר מכהן והיא בת ישראל, וקרי לה כהנת - דבנה כהן</w:t>
      </w:r>
      <w:r w:rsidR="0057284B">
        <w:rPr>
          <w:rtl/>
        </w:rPr>
        <w:t>.</w:t>
      </w:r>
    </w:p>
    <w:p w14:paraId="2BA05473" w14:textId="77777777" w:rsidR="00933C77" w:rsidRDefault="00FB2C1A" w:rsidP="00FB2C1A">
      <w:pPr>
        <w:pStyle w:val="afff0"/>
        <w:framePr w:wrap="around"/>
        <w:rPr>
          <w:rtl/>
        </w:rPr>
      </w:pPr>
      <w:r>
        <w:rPr>
          <w:rFonts w:hint="cs"/>
          <w:rtl/>
        </w:rPr>
        <w:t>מז:</w:t>
      </w:r>
    </w:p>
    <w:p w14:paraId="3316C21D" w14:textId="77777777" w:rsidR="00FB2C1A" w:rsidRDefault="00F40753" w:rsidP="00F40753">
      <w:pPr>
        <w:rPr>
          <w:rtl/>
        </w:rPr>
      </w:pPr>
      <w:r w:rsidRPr="00FB2C1A">
        <w:rPr>
          <w:b/>
          <w:bCs/>
          <w:rtl/>
        </w:rPr>
        <w:t>איתמר</w:t>
      </w:r>
      <w:r>
        <w:rPr>
          <w:rtl/>
        </w:rPr>
        <w:t xml:space="preserve">, כהן שמת והניח בן חלל, </w:t>
      </w:r>
    </w:p>
    <w:p w14:paraId="0B218EDB" w14:textId="265D667D" w:rsidR="006542AA" w:rsidRDefault="00000000">
      <w:pPr>
        <w:pStyle w:val="36"/>
        <w:framePr w:wrap="notBeside"/>
      </w:pPr>
      <w:r w:rsidRPr="00EB1A59">
        <w:t>ל</w:t>
      </w:r>
      <w:r>
        <w:t>ר"ח</w:t>
      </w:r>
      <w:r w:rsidR="00F40753">
        <w:t>:</w:t>
      </w:r>
    </w:p>
    <w:p w14:paraId="21722381" w14:textId="52E92494" w:rsidR="00B874E6" w:rsidRDefault="00F40753" w:rsidP="00FB2C1A">
      <w:pPr>
        <w:rPr>
          <w:rtl/>
        </w:rPr>
      </w:pPr>
      <w:r>
        <w:rPr>
          <w:rtl/>
        </w:rPr>
        <w:t xml:space="preserve">הבן חייב לפדות את עצמו, </w:t>
      </w:r>
      <w:r w:rsidR="00FB2C1A">
        <w:rPr>
          <w:rtl/>
        </w:rPr>
        <w:tab/>
      </w:r>
      <w:r w:rsidR="00FB2C1A" w:rsidRPr="00EB1A59">
        <w:rPr>
          <w:rStyle w:val="27"/>
          <w:rFonts w:hint="cs"/>
          <w:b/>
          <w:bCs/>
          <w:rtl/>
        </w:rPr>
        <w:t>לרב</w:t>
      </w:r>
      <w:r w:rsidR="00FB2C1A">
        <w:rPr>
          <w:rStyle w:val="27"/>
          <w:rFonts w:hint="cs"/>
          <w:b/>
          <w:bCs/>
          <w:rtl/>
        </w:rPr>
        <w:t>ר"ה</w:t>
      </w:r>
      <w:r>
        <w:rPr>
          <w:rtl/>
        </w:rPr>
        <w:t>: אין חייב לפדות את עצמו</w:t>
      </w:r>
      <w:r w:rsidR="0057284B">
        <w:rPr>
          <w:rtl/>
        </w:rPr>
        <w:t>.</w:t>
      </w:r>
    </w:p>
    <w:p w14:paraId="32C8CB54" w14:textId="552D160F" w:rsidR="00B874E6" w:rsidRDefault="00F40753" w:rsidP="00F40753">
      <w:pPr>
        <w:rPr>
          <w:rtl/>
        </w:rPr>
      </w:pPr>
      <w:r>
        <w:rPr>
          <w:rtl/>
        </w:rPr>
        <w:t>כל מקום דמת האב לאחר שלשים</w:t>
      </w:r>
      <w:r w:rsidR="0057284B">
        <w:rPr>
          <w:rtl/>
        </w:rPr>
        <w:t>.</w:t>
      </w:r>
    </w:p>
    <w:p w14:paraId="5C2D2995" w14:textId="4E51AE9F" w:rsidR="00B874E6" w:rsidRDefault="00FB2C1A" w:rsidP="00F40753">
      <w:pPr>
        <w:rPr>
          <w:rtl/>
        </w:rPr>
      </w:pPr>
      <w:r>
        <w:rPr>
          <w:rtl/>
        </w:rPr>
        <w:t>דכו"ע</w:t>
      </w:r>
      <w:r>
        <w:rPr>
          <w:rFonts w:hint="cs"/>
          <w:rtl/>
        </w:rPr>
        <w:t xml:space="preserve"> </w:t>
      </w:r>
      <w:r w:rsidR="00F40753">
        <w:rPr>
          <w:rtl/>
        </w:rPr>
        <w:t xml:space="preserve">לא </w:t>
      </w:r>
      <w:r>
        <w:rPr>
          <w:rtl/>
        </w:rPr>
        <w:t>חלקו</w:t>
      </w:r>
      <w:r w:rsidR="00F40753">
        <w:rPr>
          <w:rtl/>
        </w:rPr>
        <w:t xml:space="preserve"> דאין הבן חייב לפדות את עצמו - שהרי זכה אביו בפדיונו</w:t>
      </w:r>
      <w:r w:rsidR="0057284B">
        <w:rPr>
          <w:rtl/>
        </w:rPr>
        <w:t>.</w:t>
      </w:r>
    </w:p>
    <w:p w14:paraId="4BA131B0" w14:textId="77777777" w:rsidR="006542AA" w:rsidRDefault="00000000">
      <w:pPr>
        <w:pStyle w:val="36"/>
        <w:framePr w:wrap="notBeside"/>
      </w:pPr>
      <w:r>
        <w:t>וחלקו</w:t>
      </w:r>
    </w:p>
    <w:p w14:paraId="01FC10BF" w14:textId="302049D0" w:rsidR="00FB2C1A" w:rsidRDefault="00F40753" w:rsidP="00FB2C1A">
      <w:pPr>
        <w:rPr>
          <w:rtl/>
        </w:rPr>
      </w:pPr>
      <w:r>
        <w:rPr>
          <w:rtl/>
        </w:rPr>
        <w:t xml:space="preserve">- </w:t>
      </w:r>
      <w:r w:rsidR="00FB2C1A">
        <w:rPr>
          <w:rtl/>
        </w:rPr>
        <w:t>מקום</w:t>
      </w:r>
      <w:r>
        <w:rPr>
          <w:rtl/>
        </w:rPr>
        <w:t xml:space="preserve"> דמת האב בתוך שלשים יום, </w:t>
      </w:r>
    </w:p>
    <w:p w14:paraId="3E1B20C4" w14:textId="5614D7BD" w:rsidR="006542AA" w:rsidRDefault="00000000">
      <w:pPr>
        <w:pStyle w:val="36"/>
        <w:framePr w:wrap="notBeside"/>
      </w:pPr>
      <w:r>
        <w:t>לר"ח</w:t>
      </w:r>
      <w:r w:rsidR="00F40753">
        <w:t>:</w:t>
      </w:r>
    </w:p>
    <w:p w14:paraId="31C4CD95" w14:textId="76AF36F0" w:rsidR="00FB2C1A" w:rsidRDefault="00F40753" w:rsidP="00FB2C1A">
      <w:pPr>
        <w:rPr>
          <w:rtl/>
        </w:rPr>
      </w:pPr>
      <w:r>
        <w:rPr>
          <w:rtl/>
        </w:rPr>
        <w:t xml:space="preserve">הבן חייב לפדות את עצמו - </w:t>
      </w:r>
      <w:r w:rsidR="00FB2C1A">
        <w:rPr>
          <w:rtl/>
        </w:rPr>
        <w:t>שהרי</w:t>
      </w:r>
      <w:r>
        <w:rPr>
          <w:rtl/>
        </w:rPr>
        <w:t xml:space="preserve"> לא זכה אביו לפדיונו, </w:t>
      </w:r>
    </w:p>
    <w:p w14:paraId="660F9775" w14:textId="6224E961" w:rsidR="006542AA" w:rsidRDefault="00000000">
      <w:pPr>
        <w:pStyle w:val="36"/>
        <w:framePr w:wrap="notBeside"/>
      </w:pPr>
      <w:r w:rsidRPr="00EB1A59">
        <w:t>רב</w:t>
      </w:r>
      <w:r>
        <w:t>ר"ה</w:t>
      </w:r>
      <w:r w:rsidR="00F40753">
        <w:t>:</w:t>
      </w:r>
    </w:p>
    <w:p w14:paraId="7F324488" w14:textId="2D1BDD43" w:rsidR="00FB2C1A" w:rsidRDefault="00F40753" w:rsidP="00FB2C1A">
      <w:pPr>
        <w:rPr>
          <w:rtl/>
        </w:rPr>
      </w:pPr>
      <w:r>
        <w:rPr>
          <w:rtl/>
        </w:rPr>
        <w:t xml:space="preserve">אין הבן חייב לפדות עצמו </w:t>
      </w:r>
      <w:r w:rsidR="00FB2C1A">
        <w:rPr>
          <w:rtl/>
        </w:rPr>
        <w:t>-</w:t>
      </w:r>
      <w:r>
        <w:rPr>
          <w:rtl/>
        </w:rPr>
        <w:t xml:space="preserve"> דא</w:t>
      </w:r>
      <w:r w:rsidR="00FB2C1A">
        <w:rPr>
          <w:rFonts w:hint="cs"/>
          <w:rtl/>
        </w:rPr>
        <w:t xml:space="preserve">"ל באת מכח אדם שאינך יכול לבוא עמו בדין </w:t>
      </w:r>
    </w:p>
    <w:p w14:paraId="22A064A0" w14:textId="77777777" w:rsidR="006542AA" w:rsidRDefault="00000000">
      <w:pPr>
        <w:pStyle w:val="36"/>
        <w:framePr w:wrap="notBeside"/>
      </w:pPr>
      <w:r>
        <w:t>תנן:</w:t>
      </w:r>
    </w:p>
    <w:p w14:paraId="7E410186" w14:textId="38460F62" w:rsidR="00D04A22" w:rsidRDefault="00FB2C1A" w:rsidP="00FB2C1A">
      <w:pPr>
        <w:rPr>
          <w:rtl/>
        </w:rPr>
      </w:pPr>
      <w:r>
        <w:rPr>
          <w:rtl/>
        </w:rPr>
        <w:t>נתגיירה מעוברת</w:t>
      </w:r>
      <w:r w:rsidR="00F40753">
        <w:rPr>
          <w:rtl/>
        </w:rPr>
        <w:t xml:space="preserve"> בכור לכהן </w:t>
      </w:r>
      <w:r>
        <w:rPr>
          <w:rtl/>
        </w:rPr>
        <w:t>ולמה</w:t>
      </w:r>
      <w:r w:rsidR="00F40753">
        <w:rPr>
          <w:rtl/>
        </w:rPr>
        <w:t xml:space="preserve">? </w:t>
      </w:r>
    </w:p>
    <w:p w14:paraId="1EE462C0" w14:textId="6AD6D1BC" w:rsidR="00B874E6" w:rsidRDefault="00F40753" w:rsidP="00FB2C1A">
      <w:pPr>
        <w:rPr>
          <w:rtl/>
        </w:rPr>
      </w:pPr>
      <w:r>
        <w:rPr>
          <w:rtl/>
        </w:rPr>
        <w:t>לימא לו אתינא מכח אדם דלא מצית לאשתעויי דינא בהדיה! שאני נכרי - דאין לו חייס</w:t>
      </w:r>
      <w:r w:rsidR="0057284B">
        <w:rPr>
          <w:rtl/>
        </w:rPr>
        <w:t>.</w:t>
      </w:r>
    </w:p>
    <w:p w14:paraId="3AAD16F9" w14:textId="5422D5EE" w:rsidR="006542AA" w:rsidRDefault="00000000">
      <w:pPr>
        <w:pStyle w:val="36"/>
        <w:framePr w:wrap="notBeside"/>
      </w:pPr>
      <w:r>
        <w:t>ר"ש י</w:t>
      </w:r>
      <w:r w:rsidR="00F40753">
        <w:t xml:space="preserve">אסיניא </w:t>
      </w:r>
      <w:r>
        <w:t>מרשב"ל</w:t>
      </w:r>
      <w:r w:rsidR="00F40753">
        <w:t>:</w:t>
      </w:r>
    </w:p>
    <w:p w14:paraId="1D572347" w14:textId="5775DB2F" w:rsidR="00EB1A59" w:rsidRDefault="00F40753" w:rsidP="00EB1A59">
      <w:pPr>
        <w:rPr>
          <w:rtl/>
        </w:rPr>
      </w:pPr>
      <w:r>
        <w:rPr>
          <w:rtl/>
        </w:rPr>
        <w:t>כ</w:t>
      </w:r>
      <w:r w:rsidR="00590B02">
        <w:rPr>
          <w:rtl/>
        </w:rPr>
        <w:t>הן שמת בתוך שלשים והניח בן חלל</w:t>
      </w:r>
      <w:r>
        <w:rPr>
          <w:rtl/>
        </w:rPr>
        <w:t xml:space="preserve"> הבן חייב לפדות את עצמו שלא זכה האב בפדיונו, </w:t>
      </w:r>
    </w:p>
    <w:p w14:paraId="32F125F2" w14:textId="77777777" w:rsidR="00B874E6" w:rsidRDefault="00F40753" w:rsidP="00EB1A59">
      <w:pPr>
        <w:rPr>
          <w:rtl/>
        </w:rPr>
      </w:pPr>
      <w:r>
        <w:rPr>
          <w:rtl/>
        </w:rPr>
        <w:t>מת לאחר שלשים יום - אין הבן חייב לפדות עצמו, שהרי זכה האב בפדיונו</w:t>
      </w:r>
      <w:r w:rsidR="0057284B">
        <w:rPr>
          <w:rtl/>
        </w:rPr>
        <w:t>.</w:t>
      </w:r>
    </w:p>
    <w:p w14:paraId="6A07677F" w14:textId="03FB11CF" w:rsidR="00590B02" w:rsidRDefault="0057284B" w:rsidP="00D04A22">
      <w:pPr>
        <w:pStyle w:val="afffd"/>
        <w:rPr>
          <w:rtl/>
        </w:rPr>
      </w:pPr>
      <w:r>
        <w:rPr>
          <w:rtl/>
        </w:rPr>
        <w:t xml:space="preserve">  </w:t>
      </w:r>
      <w:r w:rsidR="00F40753">
        <w:rPr>
          <w:rStyle w:val="afffff0"/>
        </w:rPr>
        <w:t xml:space="preserve">ב. </w:t>
      </w:r>
      <w:r w:rsidR="00F40753">
        <w:rPr>
          <w:rtl/>
        </w:rPr>
        <w:t xml:space="preserve">וכן מי שלא שהתה אחרי בעלה ג' חדשים וכו': </w:t>
      </w:r>
    </w:p>
    <w:p w14:paraId="391A6B06" w14:textId="7030DD01" w:rsidR="00EB1A59" w:rsidRDefault="00F40753" w:rsidP="00F40753">
      <w:pPr>
        <w:rPr>
          <w:rtl/>
        </w:rPr>
      </w:pPr>
      <w:r>
        <w:rPr>
          <w:rtl/>
        </w:rPr>
        <w:t xml:space="preserve">בכור לנחלה הוא דלא הוי, הא כפשוט שקיל! ולמה? ליזיל </w:t>
      </w:r>
      <w:r w:rsidR="00590B02">
        <w:rPr>
          <w:rtl/>
        </w:rPr>
        <w:t xml:space="preserve">לגבי </w:t>
      </w:r>
      <w:r>
        <w:rPr>
          <w:rtl/>
        </w:rPr>
        <w:t>זה</w:t>
      </w:r>
      <w:r w:rsidR="00590B02">
        <w:rPr>
          <w:rtl/>
        </w:rPr>
        <w:t xml:space="preserve"> ולידחייה, ולגבי </w:t>
      </w:r>
      <w:r>
        <w:rPr>
          <w:rtl/>
        </w:rPr>
        <w:t xml:space="preserve">זה ולידחייה! </w:t>
      </w:r>
    </w:p>
    <w:p w14:paraId="458890A2" w14:textId="1D9B65AD" w:rsidR="00EB1A59" w:rsidRDefault="00F40753" w:rsidP="00EB1A59">
      <w:pPr>
        <w:rPr>
          <w:rtl/>
        </w:rPr>
      </w:pPr>
      <w:r>
        <w:rPr>
          <w:rStyle w:val="27"/>
          <w:rtl/>
        </w:rPr>
        <w:lastRenderedPageBreak/>
        <w:t>א</w:t>
      </w:r>
      <w:r w:rsidR="00EB1A59">
        <w:rPr>
          <w:rStyle w:val="27"/>
          <w:rFonts w:hint="cs"/>
          <w:rtl/>
        </w:rPr>
        <w:t>ר</w:t>
      </w:r>
      <w:r>
        <w:rPr>
          <w:rStyle w:val="27"/>
          <w:rFonts w:hint="cs"/>
          <w:rtl/>
        </w:rPr>
        <w:t>י"ר</w:t>
      </w:r>
      <w:r w:rsidR="00EB1A59">
        <w:rPr>
          <w:rFonts w:hint="cs"/>
          <w:rtl/>
        </w:rPr>
        <w:t>:</w:t>
      </w:r>
      <w:r>
        <w:rPr>
          <w:rtl/>
        </w:rPr>
        <w:t xml:space="preserve"> לא נצרכא אלא לבא אחריו, וה"ק בכור לכהן, והבא אחריו אין בכור לנחלה </w:t>
      </w:r>
    </w:p>
    <w:p w14:paraId="23216D52" w14:textId="6D98707E" w:rsidR="00EB1A59" w:rsidRDefault="00F40753" w:rsidP="00EB1A59">
      <w:pPr>
        <w:rPr>
          <w:rtl/>
        </w:rPr>
      </w:pPr>
      <w:r>
        <w:rPr>
          <w:rtl/>
        </w:rPr>
        <w:t xml:space="preserve">ולכתבו הרשאה להדדי! וכי תימא מתני' שלא בהרשאה, הא מעמידים לה קמן דבהרשאה! </w:t>
      </w:r>
    </w:p>
    <w:p w14:paraId="546BADCB" w14:textId="77777777" w:rsidR="006542AA" w:rsidRDefault="00000000">
      <w:pPr>
        <w:pStyle w:val="36"/>
        <w:framePr w:wrap="notBeside"/>
      </w:pPr>
      <w:r>
        <w:t xml:space="preserve">מסייע </w:t>
      </w:r>
      <w:r w:rsidR="00EB1A59">
        <w:t>לר' ינאי:</w:t>
      </w:r>
    </w:p>
    <w:p w14:paraId="41F717C4" w14:textId="0C207907" w:rsidR="00B874E6" w:rsidRDefault="00EB1A59" w:rsidP="00EB1A59">
      <w:pPr>
        <w:rPr>
          <w:rtl/>
        </w:rPr>
      </w:pPr>
      <w:r>
        <w:rPr>
          <w:rtl/>
        </w:rPr>
        <w:t xml:space="preserve">הוכרו ולבסוף נתערבו </w:t>
      </w:r>
      <w:r w:rsidR="00F40753">
        <w:rPr>
          <w:rtl/>
        </w:rPr>
        <w:t xml:space="preserve">כותבין הרשאה </w:t>
      </w:r>
      <w:r>
        <w:rPr>
          <w:rtl/>
        </w:rPr>
        <w:t xml:space="preserve">זה לזה, לא הוכרו ובסוף נתערבו </w:t>
      </w:r>
      <w:r w:rsidR="00F40753">
        <w:rPr>
          <w:rtl/>
        </w:rPr>
        <w:t>אין כותבין הרשאה זה לזה</w:t>
      </w:r>
      <w:r w:rsidR="0057284B">
        <w:rPr>
          <w:rtl/>
        </w:rPr>
        <w:t>.</w:t>
      </w:r>
    </w:p>
    <w:p w14:paraId="3F579DEF" w14:textId="4120BE50" w:rsidR="0057284B" w:rsidRDefault="0057284B" w:rsidP="009F73ED">
      <w:pPr>
        <w:pStyle w:val="affff9"/>
        <w:rPr>
          <w:rtl/>
        </w:rPr>
      </w:pPr>
      <w:r>
        <w:rPr>
          <w:rtl/>
        </w:rPr>
        <w:t>• • •</w:t>
      </w:r>
    </w:p>
    <w:p w14:paraId="1F52AA99" w14:textId="77777777" w:rsidR="006542AA" w:rsidRDefault="00000000">
      <w:pPr>
        <w:pStyle w:val="afffff5"/>
        <w:framePr w:wrap="around"/>
      </w:pPr>
      <w:r>
        <w:t>משנה א</w:t>
      </w:r>
    </w:p>
    <w:p w14:paraId="3AF61295" w14:textId="77777777" w:rsidR="00B874E6" w:rsidRDefault="00F40753" w:rsidP="009F73ED">
      <w:pPr>
        <w:pStyle w:val="afff5"/>
        <w:spacing w:before="120"/>
        <w:rPr>
          <w:rtl/>
        </w:rPr>
      </w:pPr>
      <w:r>
        <w:rPr>
          <w:rtl/>
        </w:rPr>
        <w:t>אי זהו בכור לנחלה ולכהן: המפלת שפיר מלא מים, מלא דם, מלא גנינין</w:t>
      </w:r>
      <w:r w:rsidR="0057284B">
        <w:rPr>
          <w:rtl/>
        </w:rPr>
        <w:t>.</w:t>
      </w:r>
    </w:p>
    <w:p w14:paraId="0D33A564" w14:textId="77777777" w:rsidR="00590B02" w:rsidRDefault="00F40753" w:rsidP="00EB1A59">
      <w:pPr>
        <w:pStyle w:val="afff5"/>
        <w:rPr>
          <w:rtl/>
        </w:rPr>
      </w:pPr>
      <w:r>
        <w:rPr>
          <w:rtl/>
        </w:rPr>
        <w:t xml:space="preserve">המפלת כמין דגים וחגבים שקצים ורמשים, והמפלת ליום ארבעים </w:t>
      </w:r>
    </w:p>
    <w:p w14:paraId="115C96D7" w14:textId="77777777" w:rsidR="00B874E6" w:rsidRDefault="00F40753" w:rsidP="00EB1A59">
      <w:pPr>
        <w:pStyle w:val="afff5"/>
        <w:rPr>
          <w:rtl/>
        </w:rPr>
      </w:pPr>
      <w:r>
        <w:rPr>
          <w:rtl/>
        </w:rPr>
        <w:t>- הבא אחריהם בכור לנחלה ולכהן</w:t>
      </w:r>
      <w:r w:rsidR="0057284B">
        <w:rPr>
          <w:rtl/>
        </w:rPr>
        <w:t>.</w:t>
      </w:r>
    </w:p>
    <w:p w14:paraId="281381B6" w14:textId="77777777" w:rsidR="00590B02" w:rsidRDefault="00F40753" w:rsidP="00EB1A59">
      <w:pPr>
        <w:pStyle w:val="afff5"/>
        <w:rPr>
          <w:rtl/>
        </w:rPr>
      </w:pPr>
      <w:r>
        <w:rPr>
          <w:rtl/>
        </w:rPr>
        <w:t xml:space="preserve">יוצא דופן והבא אחריו - שניהן אינן בכור לא לנחלה ולא לכהן, </w:t>
      </w:r>
    </w:p>
    <w:p w14:paraId="0F63E129" w14:textId="77777777" w:rsidR="00B874E6" w:rsidRDefault="00F40753" w:rsidP="00EB1A59">
      <w:pPr>
        <w:pStyle w:val="afff5"/>
        <w:rPr>
          <w:rtl/>
        </w:rPr>
      </w:pPr>
      <w:r w:rsidRPr="009F73ED">
        <w:rPr>
          <w:rStyle w:val="afffff3"/>
          <w:rtl/>
        </w:rPr>
        <w:t>ר"ש</w:t>
      </w:r>
      <w:r>
        <w:rPr>
          <w:rtl/>
        </w:rPr>
        <w:t xml:space="preserve"> אומר</w:t>
      </w:r>
      <w:r w:rsidRPr="009F73ED">
        <w:rPr>
          <w:rStyle w:val="afffff3"/>
          <w:rtl/>
        </w:rPr>
        <w:t>:</w:t>
      </w:r>
      <w:r>
        <w:rPr>
          <w:rtl/>
        </w:rPr>
        <w:t xml:space="preserve"> הראשון - לנחלה, והשני - לחמש סלעים</w:t>
      </w:r>
      <w:r w:rsidR="0057284B">
        <w:rPr>
          <w:rtl/>
        </w:rPr>
        <w:t>.</w:t>
      </w:r>
    </w:p>
    <w:p w14:paraId="05C1A4A9" w14:textId="74E3F1D1" w:rsidR="0057284B" w:rsidRDefault="0057284B" w:rsidP="009F73ED">
      <w:pPr>
        <w:pStyle w:val="affff9"/>
        <w:rPr>
          <w:rtl/>
        </w:rPr>
      </w:pPr>
      <w:r>
        <w:rPr>
          <w:rtl/>
        </w:rPr>
        <w:t>• • •</w:t>
      </w:r>
    </w:p>
    <w:p w14:paraId="70D694CC" w14:textId="3FED65B7" w:rsidR="00D04A22" w:rsidRDefault="00F40753" w:rsidP="00F40753">
      <w:pPr>
        <w:rPr>
          <w:rtl/>
        </w:rPr>
      </w:pPr>
      <w:r>
        <w:rPr>
          <w:rtl/>
        </w:rPr>
        <w:t xml:space="preserve">ראשון לנחלה לא - וילדו לו צריך, לחמש סלעים גם לא - פטר רחם צריך, </w:t>
      </w:r>
    </w:p>
    <w:p w14:paraId="73175928" w14:textId="1164039C" w:rsidR="00D04A22" w:rsidRDefault="00F40753" w:rsidP="00F40753">
      <w:pPr>
        <w:rPr>
          <w:rtl/>
        </w:rPr>
      </w:pPr>
      <w:r>
        <w:rPr>
          <w:rtl/>
        </w:rPr>
        <w:t xml:space="preserve">שני לנחלה לא - ראשית אונו צריך, </w:t>
      </w:r>
    </w:p>
    <w:p w14:paraId="61C447E5" w14:textId="10331C54" w:rsidR="00B874E6" w:rsidRDefault="00F40753" w:rsidP="00F40753">
      <w:pPr>
        <w:rPr>
          <w:rtl/>
        </w:rPr>
      </w:pPr>
      <w:r>
        <w:rPr>
          <w:rtl/>
        </w:rPr>
        <w:t>לחמש סלעים גם לא - סבר: בכור לדבר אחד - לא הוי בכור</w:t>
      </w:r>
      <w:r w:rsidR="0057284B">
        <w:rPr>
          <w:rtl/>
        </w:rPr>
        <w:t>.</w:t>
      </w:r>
    </w:p>
    <w:p w14:paraId="4206F97A" w14:textId="13D28175" w:rsidR="00D04A22" w:rsidRDefault="00F40753" w:rsidP="00F40753">
      <w:pPr>
        <w:rPr>
          <w:rtl/>
        </w:rPr>
      </w:pPr>
      <w:r>
        <w:rPr>
          <w:rStyle w:val="27"/>
          <w:rtl/>
        </w:rPr>
        <w:t>רש"א</w:t>
      </w:r>
      <w:r>
        <w:rPr>
          <w:rtl/>
        </w:rPr>
        <w:t>: הראשון - לנחלה, והשני - לחמש סלעים,</w:t>
      </w:r>
    </w:p>
    <w:p w14:paraId="209D9CA2" w14:textId="2DC70094" w:rsidR="00B874E6" w:rsidRDefault="00F40753" w:rsidP="00D04A22">
      <w:pPr>
        <w:rPr>
          <w:rtl/>
        </w:rPr>
      </w:pPr>
      <w:r>
        <w:rPr>
          <w:rStyle w:val="27"/>
          <w:rtl/>
        </w:rPr>
        <w:t>ר"ש</w:t>
      </w:r>
      <w:r>
        <w:rPr>
          <w:rtl/>
        </w:rPr>
        <w:t xml:space="preserve"> לשיטתו, ד</w:t>
      </w:r>
      <w:r w:rsidR="00D04A22">
        <w:rPr>
          <w:rFonts w:hint="cs"/>
          <w:rtl/>
        </w:rPr>
        <w:t>'</w:t>
      </w:r>
      <w:r>
        <w:rPr>
          <w:rStyle w:val="affffe"/>
          <w:rtl/>
        </w:rPr>
        <w:t>תלד</w:t>
      </w:r>
      <w:r w:rsidR="00D04A22">
        <w:rPr>
          <w:rFonts w:hint="cs"/>
          <w:rtl/>
        </w:rPr>
        <w:t>'</w:t>
      </w:r>
      <w:r>
        <w:rPr>
          <w:rtl/>
        </w:rPr>
        <w:t xml:space="preserve"> - לרבות יוצא דופן והשני לחמש סלעים סבר: בכור לדבר אחד - הוי בכור</w:t>
      </w:r>
      <w:r w:rsidR="0057284B">
        <w:rPr>
          <w:rtl/>
        </w:rPr>
        <w:t>.</w:t>
      </w:r>
    </w:p>
    <w:p w14:paraId="598EA820" w14:textId="01808C87" w:rsidR="0057284B" w:rsidRDefault="0057284B" w:rsidP="009F73ED">
      <w:pPr>
        <w:pStyle w:val="affff9"/>
        <w:rPr>
          <w:rtl/>
        </w:rPr>
      </w:pPr>
      <w:r>
        <w:rPr>
          <w:rtl/>
        </w:rPr>
        <w:t>• • •</w:t>
      </w:r>
    </w:p>
    <w:p w14:paraId="50D4B315" w14:textId="77777777" w:rsidR="00D04A22" w:rsidRDefault="00D04A22" w:rsidP="00D04A22">
      <w:pPr>
        <w:pStyle w:val="afff0"/>
        <w:framePr w:wrap="around"/>
        <w:rPr>
          <w:rtl/>
        </w:rPr>
      </w:pPr>
      <w:r>
        <w:rPr>
          <w:rFonts w:hint="cs"/>
          <w:rtl/>
        </w:rPr>
        <w:t>מח.</w:t>
      </w:r>
    </w:p>
    <w:p w14:paraId="0AE71635" w14:textId="77777777" w:rsidR="006542AA" w:rsidRDefault="00000000">
      <w:pPr>
        <w:pStyle w:val="afffff5"/>
        <w:framePr w:wrap="around"/>
      </w:pPr>
      <w:r>
        <w:t>משנה ג</w:t>
      </w:r>
    </w:p>
    <w:p w14:paraId="164A1622" w14:textId="77777777" w:rsidR="008E0BCD" w:rsidRDefault="00F40753" w:rsidP="009F73ED">
      <w:pPr>
        <w:pStyle w:val="afff5"/>
        <w:spacing w:before="120"/>
        <w:rPr>
          <w:rtl/>
        </w:rPr>
      </w:pPr>
      <w:r>
        <w:rPr>
          <w:rtl/>
        </w:rPr>
        <w:t xml:space="preserve">מי שלא בכרה אשתו, וילדה שני זכרים - נותן ה' סלעים לכהן, </w:t>
      </w:r>
    </w:p>
    <w:p w14:paraId="333FE687" w14:textId="77777777" w:rsidR="00B874E6" w:rsidRDefault="00F40753" w:rsidP="00D04A22">
      <w:pPr>
        <w:pStyle w:val="afff5"/>
        <w:rPr>
          <w:rtl/>
        </w:rPr>
      </w:pPr>
      <w:r>
        <w:rPr>
          <w:rtl/>
        </w:rPr>
        <w:t>מת אחד מהן בתוך שלשים יום - האב פטור</w:t>
      </w:r>
      <w:r w:rsidR="0057284B">
        <w:rPr>
          <w:rtl/>
        </w:rPr>
        <w:t>.</w:t>
      </w:r>
    </w:p>
    <w:p w14:paraId="357B8A28" w14:textId="77777777" w:rsidR="008E0BCD" w:rsidRDefault="00F40753" w:rsidP="00D04A22">
      <w:pPr>
        <w:pStyle w:val="afff5"/>
        <w:rPr>
          <w:rtl/>
        </w:rPr>
      </w:pPr>
      <w:r>
        <w:rPr>
          <w:rtl/>
        </w:rPr>
        <w:t xml:space="preserve">מת האב והבנים קיימים, </w:t>
      </w:r>
    </w:p>
    <w:p w14:paraId="5F6FF473" w14:textId="77777777" w:rsidR="00D04A22" w:rsidRDefault="00F40753" w:rsidP="00D04A22">
      <w:pPr>
        <w:pStyle w:val="afff5"/>
        <w:rPr>
          <w:rtl/>
        </w:rPr>
      </w:pPr>
      <w:r w:rsidRPr="009F73ED">
        <w:rPr>
          <w:rStyle w:val="afffff3"/>
          <w:rtl/>
        </w:rPr>
        <w:t>ר"מ</w:t>
      </w:r>
      <w:r>
        <w:rPr>
          <w:rtl/>
        </w:rPr>
        <w:t xml:space="preserve"> אומר</w:t>
      </w:r>
      <w:r w:rsidRPr="009F73ED">
        <w:rPr>
          <w:rStyle w:val="afffff3"/>
          <w:rtl/>
        </w:rPr>
        <w:t>:</w:t>
      </w:r>
      <w:r>
        <w:rPr>
          <w:rtl/>
        </w:rPr>
        <w:t xml:space="preserve"> אם נתנו עד שלא חלקו - נתנו, ואם לאו - פטורין</w:t>
      </w:r>
      <w:r w:rsidR="000B5F7F">
        <w:rPr>
          <w:rtl/>
        </w:rPr>
        <w:t>;</w:t>
      </w:r>
    </w:p>
    <w:p w14:paraId="6501CA66" w14:textId="77777777" w:rsidR="00B874E6" w:rsidRDefault="00F40753" w:rsidP="008E0BCD">
      <w:pPr>
        <w:pStyle w:val="afff5"/>
        <w:rPr>
          <w:rtl/>
        </w:rPr>
      </w:pPr>
      <w:r w:rsidRPr="009F73ED">
        <w:rPr>
          <w:rStyle w:val="afffff3"/>
          <w:rtl/>
        </w:rPr>
        <w:lastRenderedPageBreak/>
        <w:t>ר' יהודה</w:t>
      </w:r>
      <w:r>
        <w:rPr>
          <w:rtl/>
        </w:rPr>
        <w:t xml:space="preserve"> אומר</w:t>
      </w:r>
      <w:r w:rsidRPr="009F73ED">
        <w:rPr>
          <w:rStyle w:val="afffff3"/>
          <w:rtl/>
        </w:rPr>
        <w:t>:</w:t>
      </w:r>
      <w:r>
        <w:rPr>
          <w:rtl/>
        </w:rPr>
        <w:t xml:space="preserve"> נתחייבו נכסים</w:t>
      </w:r>
      <w:r w:rsidR="0057284B">
        <w:rPr>
          <w:rtl/>
        </w:rPr>
        <w:t>.</w:t>
      </w:r>
      <w:r w:rsidR="008E0BCD">
        <w:rPr>
          <w:rFonts w:hint="cs"/>
          <w:rtl/>
        </w:rPr>
        <w:t xml:space="preserve"> </w:t>
      </w:r>
      <w:r>
        <w:rPr>
          <w:rtl/>
        </w:rPr>
        <w:t>זכר ונקבה - אין כאן לכהן כלום</w:t>
      </w:r>
      <w:r w:rsidR="0057284B">
        <w:rPr>
          <w:rtl/>
        </w:rPr>
        <w:t>.</w:t>
      </w:r>
    </w:p>
    <w:p w14:paraId="10BE971B" w14:textId="4B14CAD9" w:rsidR="0057284B" w:rsidRDefault="0057284B" w:rsidP="009F73ED">
      <w:pPr>
        <w:pStyle w:val="affff9"/>
        <w:rPr>
          <w:rtl/>
        </w:rPr>
      </w:pPr>
      <w:r>
        <w:rPr>
          <w:rtl/>
        </w:rPr>
        <w:t>• • •</w:t>
      </w:r>
    </w:p>
    <w:p w14:paraId="7AB7976F" w14:textId="3C3AB36E" w:rsidR="008E0BCD" w:rsidRDefault="00F40753" w:rsidP="008E0BCD">
      <w:pPr>
        <w:rPr>
          <w:rtl/>
        </w:rPr>
      </w:pPr>
      <w:r>
        <w:rPr>
          <w:rtl/>
        </w:rPr>
        <w:t xml:space="preserve">דמית האב מתי? אילימא דמית לאחר ל' יום - בזה </w:t>
      </w:r>
      <w:r>
        <w:rPr>
          <w:rStyle w:val="27"/>
          <w:rtl/>
        </w:rPr>
        <w:t>אר"מ</w:t>
      </w:r>
      <w:r>
        <w:rPr>
          <w:rtl/>
        </w:rPr>
        <w:t xml:space="preserve"> כי חלקו פטורין? </w:t>
      </w:r>
    </w:p>
    <w:p w14:paraId="7039791A" w14:textId="26888FB3" w:rsidR="008E0BCD" w:rsidRDefault="00F40753" w:rsidP="008E0BCD">
      <w:pPr>
        <w:rPr>
          <w:rtl/>
        </w:rPr>
      </w:pPr>
      <w:r>
        <w:rPr>
          <w:rtl/>
        </w:rPr>
        <w:t xml:space="preserve">והא אשתעבדן להם לנכסי! אלא דמית בתוך ל' יום, מ"ש כי חלקו - דאזיל לגבי זה - ומדחי לו, </w:t>
      </w:r>
    </w:p>
    <w:p w14:paraId="67E7DD58" w14:textId="1DBB90E5" w:rsidR="008E0BCD" w:rsidRDefault="00F40753" w:rsidP="008E0BCD">
      <w:pPr>
        <w:rPr>
          <w:rtl/>
        </w:rPr>
      </w:pPr>
      <w:r>
        <w:rPr>
          <w:rtl/>
        </w:rPr>
        <w:t xml:space="preserve">דאזיל לגבי זה - ומדחי לו, כי לא חלקו גם, </w:t>
      </w:r>
      <w:r w:rsidR="008E0BCD">
        <w:rPr>
          <w:rtl/>
        </w:rPr>
        <w:t xml:space="preserve">ליזיל לגבי </w:t>
      </w:r>
      <w:r>
        <w:rPr>
          <w:rtl/>
        </w:rPr>
        <w:t xml:space="preserve">זה ולידחייה, וליזיל לגבי זה ולידחייה! </w:t>
      </w:r>
    </w:p>
    <w:p w14:paraId="790F8B24" w14:textId="77777777" w:rsidR="006542AA" w:rsidRDefault="00000000">
      <w:pPr>
        <w:pStyle w:val="36"/>
        <w:framePr w:wrap="notBeside"/>
      </w:pPr>
      <w:r w:rsidRPr="00C96C37">
        <w:t>א"ר ירמיה:</w:t>
      </w:r>
    </w:p>
    <w:p w14:paraId="6459E208" w14:textId="0985D539" w:rsidR="008E0BCD" w:rsidRDefault="00F40753" w:rsidP="008E0BCD">
      <w:pPr>
        <w:rPr>
          <w:rtl/>
        </w:rPr>
      </w:pPr>
      <w:r w:rsidRPr="00C96C37">
        <w:rPr>
          <w:b/>
          <w:bCs/>
          <w:rtl/>
        </w:rPr>
        <w:t>זאת אומרת</w:t>
      </w:r>
      <w:r>
        <w:rPr>
          <w:rtl/>
        </w:rPr>
        <w:t>, שני יוסף בן שמעון שה</w:t>
      </w:r>
      <w:r w:rsidR="008E0BCD">
        <w:rPr>
          <w:rtl/>
        </w:rPr>
        <w:t xml:space="preserve">יו בעיר אחת ולקחו שדה בשותפות </w:t>
      </w:r>
      <w:r>
        <w:rPr>
          <w:rtl/>
        </w:rPr>
        <w:t xml:space="preserve">בע"ח גובה אותה מהם, </w:t>
      </w:r>
    </w:p>
    <w:p w14:paraId="674133C8" w14:textId="36E517AB" w:rsidR="00532DDB" w:rsidRDefault="00F40753" w:rsidP="00532DDB">
      <w:pPr>
        <w:rPr>
          <w:rtl/>
        </w:rPr>
      </w:pPr>
      <w:r>
        <w:rPr>
          <w:rtl/>
        </w:rPr>
        <w:t>דא"ל</w:t>
      </w:r>
      <w:r w:rsidR="008E0BCD">
        <w:rPr>
          <w:rtl/>
        </w:rPr>
        <w:t xml:space="preserve">, </w:t>
      </w:r>
      <w:r>
        <w:rPr>
          <w:rtl/>
        </w:rPr>
        <w:t xml:space="preserve">אם </w:t>
      </w:r>
      <w:r w:rsidR="008E0BCD">
        <w:rPr>
          <w:rtl/>
        </w:rPr>
        <w:t>בך מסיקנא</w:t>
      </w:r>
      <w:r w:rsidR="00532DDB">
        <w:rPr>
          <w:rtl/>
        </w:rPr>
        <w:t xml:space="preserve"> </w:t>
      </w:r>
      <w:r w:rsidR="00532DDB">
        <w:rPr>
          <w:rFonts w:hint="cs"/>
          <w:rtl/>
        </w:rPr>
        <w:t xml:space="preserve">את שלך לקחתי </w:t>
      </w:r>
      <w:r>
        <w:rPr>
          <w:rFonts w:hint="cs"/>
          <w:rtl/>
        </w:rPr>
        <w:t xml:space="preserve">ואם </w:t>
      </w:r>
      <w:r w:rsidR="00532DDB">
        <w:rPr>
          <w:rFonts w:hint="cs"/>
          <w:rtl/>
        </w:rPr>
        <w:t xml:space="preserve">בחברך מסיקנא מחברך לקחתי </w:t>
      </w:r>
    </w:p>
    <w:p w14:paraId="4B6C688E" w14:textId="77777777" w:rsidR="006542AA" w:rsidRDefault="00000000">
      <w:pPr>
        <w:pStyle w:val="36"/>
        <w:framePr w:wrap="notBeside"/>
      </w:pPr>
      <w:r>
        <w:t>רבא:</w:t>
      </w:r>
    </w:p>
    <w:p w14:paraId="18F3F4D1" w14:textId="6FC21CC1" w:rsidR="008E0BCD" w:rsidRDefault="00F40753" w:rsidP="00532DDB">
      <w:pPr>
        <w:rPr>
          <w:rtl/>
        </w:rPr>
      </w:pPr>
      <w:r>
        <w:rPr>
          <w:rtl/>
        </w:rPr>
        <w:t xml:space="preserve">מכדי, נכסי </w:t>
      </w:r>
      <w:r w:rsidR="00532DDB">
        <w:rPr>
          <w:rFonts w:hint="cs"/>
          <w:rtl/>
        </w:rPr>
        <w:t>אדם ערבין עליו</w:t>
      </w:r>
      <w:r>
        <w:rPr>
          <w:rtl/>
        </w:rPr>
        <w:t xml:space="preserve">, מי יש כלום דלו לא מצי תבע לו, ולערב מצי תבע לו? </w:t>
      </w:r>
    </w:p>
    <w:p w14:paraId="6203B89C" w14:textId="77777777" w:rsidR="006542AA" w:rsidRDefault="00000000">
      <w:pPr>
        <w:pStyle w:val="36"/>
        <w:framePr w:wrap="notBeside"/>
      </w:pPr>
      <w:r>
        <w:t>והתנן:</w:t>
      </w:r>
    </w:p>
    <w:p w14:paraId="43CE2BD6" w14:textId="04D60955" w:rsidR="008E0BCD" w:rsidRDefault="00F40753" w:rsidP="00F40753">
      <w:pPr>
        <w:rPr>
          <w:rtl/>
        </w:rPr>
      </w:pPr>
      <w:r>
        <w:rPr>
          <w:rtl/>
        </w:rPr>
        <w:t xml:space="preserve">המלוה את חבירו על ידי ערב - לא יפרע מן הערב, וקי"ל: דלא יתבע מן הערב תחלה! </w:t>
      </w:r>
    </w:p>
    <w:p w14:paraId="5774918C" w14:textId="77777777" w:rsidR="006542AA" w:rsidRDefault="00000000">
      <w:pPr>
        <w:pStyle w:val="36"/>
        <w:framePr w:wrap="notBeside"/>
      </w:pPr>
      <w:r>
        <w:t>אלא אמר רבא:</w:t>
      </w:r>
    </w:p>
    <w:p w14:paraId="2E009BC6" w14:textId="572ACE3B" w:rsidR="00532DDB" w:rsidRDefault="00F40753" w:rsidP="00165FBC">
      <w:pPr>
        <w:rPr>
          <w:rtl/>
        </w:rPr>
      </w:pPr>
      <w:r>
        <w:rPr>
          <w:rtl/>
        </w:rPr>
        <w:t xml:space="preserve">לעולם שמת לאחר ל' יום, ואם דיש נכסי הרבה - ה"נ דשקיל, </w:t>
      </w:r>
    </w:p>
    <w:p w14:paraId="6864D4B1" w14:textId="22D98CBA" w:rsidR="00165FBC" w:rsidRDefault="00F40753" w:rsidP="00165FBC">
      <w:pPr>
        <w:rPr>
          <w:rtl/>
        </w:rPr>
      </w:pPr>
      <w:r>
        <w:rPr>
          <w:rtl/>
        </w:rPr>
        <w:t>וכאן</w:t>
      </w:r>
      <w:r w:rsidR="008E0BCD">
        <w:rPr>
          <w:rFonts w:hint="cs"/>
          <w:rtl/>
        </w:rPr>
        <w:t xml:space="preserve"> אין לו אלא חמש סלעים ולכ</w:t>
      </w:r>
      <w:r>
        <w:rPr>
          <w:rFonts w:hint="cs"/>
          <w:rtl/>
        </w:rPr>
        <w:t>ו"ע</w:t>
      </w:r>
      <w:r w:rsidR="008E0BCD">
        <w:rPr>
          <w:rFonts w:hint="cs"/>
          <w:rtl/>
        </w:rPr>
        <w:t xml:space="preserve"> </w:t>
      </w:r>
      <w:r>
        <w:rPr>
          <w:rFonts w:hint="cs"/>
          <w:rtl/>
        </w:rPr>
        <w:t>יש</w:t>
      </w:r>
      <w:r w:rsidR="008E0BCD">
        <w:rPr>
          <w:rFonts w:hint="cs"/>
          <w:rtl/>
        </w:rPr>
        <w:t xml:space="preserve"> </w:t>
      </w:r>
      <w:r w:rsidR="008E0BCD">
        <w:rPr>
          <w:rStyle w:val="27"/>
          <w:rFonts w:hint="cs"/>
          <w:rtl/>
        </w:rPr>
        <w:t>דרב אסי</w:t>
      </w:r>
      <w:r w:rsidR="008E0BCD">
        <w:rPr>
          <w:rFonts w:hint="cs"/>
          <w:rtl/>
        </w:rPr>
        <w:t xml:space="preserve"> ד</w:t>
      </w:r>
      <w:r w:rsidR="00532DDB">
        <w:rPr>
          <w:rtl/>
        </w:rPr>
        <w:t xml:space="preserve">האחין שחלקו </w:t>
      </w:r>
      <w:r>
        <w:rPr>
          <w:rtl/>
        </w:rPr>
        <w:t xml:space="preserve">מחצה יורשין ומחצה לקוחות, </w:t>
      </w:r>
    </w:p>
    <w:p w14:paraId="7F407B5D" w14:textId="77777777" w:rsidR="00165FBC" w:rsidRDefault="00165FBC" w:rsidP="00165FBC">
      <w:pPr>
        <w:pStyle w:val="afff0"/>
        <w:framePr w:wrap="around"/>
        <w:rPr>
          <w:rtl/>
        </w:rPr>
      </w:pPr>
      <w:r>
        <w:rPr>
          <w:rFonts w:hint="cs"/>
          <w:rtl/>
        </w:rPr>
        <w:t>מח:</w:t>
      </w:r>
    </w:p>
    <w:p w14:paraId="67C9A2A8" w14:textId="4A58D2F0" w:rsidR="00165FBC" w:rsidRDefault="00F40753" w:rsidP="00165FBC">
      <w:pPr>
        <w:rPr>
          <w:rtl/>
        </w:rPr>
      </w:pPr>
      <w:r>
        <w:rPr>
          <w:rtl/>
        </w:rPr>
        <w:t>ודכו"ע: מלוה הכתובה בתורה לא ככתובה בשטר דמיא: ודכו"ע</w:t>
      </w:r>
      <w:r w:rsidR="00165FBC">
        <w:rPr>
          <w:rFonts w:hint="cs"/>
          <w:rtl/>
        </w:rPr>
        <w:t xml:space="preserve"> </w:t>
      </w:r>
      <w:r>
        <w:rPr>
          <w:rFonts w:hint="cs"/>
          <w:rtl/>
        </w:rPr>
        <w:t>יש</w:t>
      </w:r>
      <w:r>
        <w:rPr>
          <w:rtl/>
        </w:rPr>
        <w:t xml:space="preserve"> </w:t>
      </w:r>
      <w:r w:rsidR="00165FBC">
        <w:rPr>
          <w:rStyle w:val="27"/>
          <w:rFonts w:hint="cs"/>
          <w:rtl/>
        </w:rPr>
        <w:t>ל</w:t>
      </w:r>
      <w:r w:rsidR="00165FBC">
        <w:rPr>
          <w:rStyle w:val="27"/>
          <w:rtl/>
        </w:rPr>
        <w:t>ד</w:t>
      </w:r>
      <w:r>
        <w:rPr>
          <w:rStyle w:val="27"/>
          <w:rtl/>
        </w:rPr>
        <w:t>ר"פ</w:t>
      </w:r>
      <w:r>
        <w:rPr>
          <w:rtl/>
        </w:rPr>
        <w:t xml:space="preserve"> </w:t>
      </w:r>
    </w:p>
    <w:p w14:paraId="3D71FB3F" w14:textId="4C8ADB75" w:rsidR="006542AA" w:rsidRDefault="00000000">
      <w:pPr>
        <w:pStyle w:val="36"/>
        <w:framePr w:wrap="notBeside"/>
      </w:pPr>
      <w:r>
        <w:t>דאר"פ:</w:t>
      </w:r>
    </w:p>
    <w:p w14:paraId="58C06F29" w14:textId="0611FEC2" w:rsidR="00B874E6" w:rsidRDefault="00F40753" w:rsidP="00165FBC">
      <w:pPr>
        <w:rPr>
          <w:rtl/>
        </w:rPr>
      </w:pPr>
      <w:r>
        <w:rPr>
          <w:rtl/>
        </w:rPr>
        <w:t>מלוה על פה - גובה מן היורשין, ואינו גובה מן הלקוחות</w:t>
      </w:r>
      <w:r w:rsidR="0057284B">
        <w:rPr>
          <w:rtl/>
        </w:rPr>
        <w:t>.</w:t>
      </w:r>
    </w:p>
    <w:p w14:paraId="6975587A" w14:textId="3CFD0D66" w:rsidR="00B874E6" w:rsidRDefault="00F40753" w:rsidP="00C96C37">
      <w:pPr>
        <w:pStyle w:val="021"/>
        <w:rPr>
          <w:rtl/>
        </w:rPr>
      </w:pPr>
      <w:r>
        <w:rPr>
          <w:rtl/>
        </w:rPr>
        <w:t xml:space="preserve">וכאן בחמש ולא בחצי חמש חלקו, </w:t>
      </w:r>
      <w:r>
        <w:rPr>
          <w:rStyle w:val="27"/>
          <w:rtl/>
        </w:rPr>
        <w:t>דר"מ</w:t>
      </w:r>
      <w:r>
        <w:rPr>
          <w:rtl/>
        </w:rPr>
        <w:t xml:space="preserve"> סבר: חמש ולא חצי חמש, ור' יהודה סבר: חמש ואפי' חצי חמש</w:t>
      </w:r>
    </w:p>
    <w:p w14:paraId="55D01F54" w14:textId="7B827A93" w:rsidR="00CB40BD" w:rsidRDefault="00F40753" w:rsidP="00CB40BD">
      <w:pPr>
        <w:rPr>
          <w:rtl/>
        </w:rPr>
      </w:pPr>
      <w:r>
        <w:rPr>
          <w:rtl/>
        </w:rPr>
        <w:t xml:space="preserve">א"כ </w:t>
      </w:r>
      <w:r>
        <w:rPr>
          <w:rStyle w:val="27"/>
          <w:rtl/>
        </w:rPr>
        <w:t>ר"י</w:t>
      </w:r>
      <w:r w:rsidR="00165FBC">
        <w:rPr>
          <w:rFonts w:hint="cs"/>
          <w:rtl/>
        </w:rPr>
        <w:t xml:space="preserve"> </w:t>
      </w:r>
      <w:r>
        <w:rPr>
          <w:rtl/>
        </w:rPr>
        <w:t xml:space="preserve">אומר נתחייבו נכסים, נתחייב אדם צריך לו! </w:t>
      </w:r>
    </w:p>
    <w:p w14:paraId="2C4EBFA5" w14:textId="08EEEBB8" w:rsidR="006542AA" w:rsidRDefault="00000000">
      <w:pPr>
        <w:pStyle w:val="36"/>
        <w:framePr w:wrap="notBeside"/>
      </w:pPr>
      <w:r>
        <w:t>ועוד, תניא ר"י:</w:t>
      </w:r>
    </w:p>
    <w:p w14:paraId="641AE685" w14:textId="20A568F8" w:rsidR="00CB40BD" w:rsidRDefault="00F40753" w:rsidP="00D0256F">
      <w:pPr>
        <w:rPr>
          <w:rtl/>
        </w:rPr>
      </w:pPr>
      <w:r>
        <w:rPr>
          <w:rtl/>
        </w:rPr>
        <w:t xml:space="preserve">האחין שחלקו, אם </w:t>
      </w:r>
      <w:r w:rsidR="00D0256F">
        <w:rPr>
          <w:rtl/>
        </w:rPr>
        <w:t xml:space="preserve">יש עשרה זוז לזה ועשרה זוז לזה </w:t>
      </w:r>
      <w:r>
        <w:rPr>
          <w:rtl/>
        </w:rPr>
        <w:t>חייבין, ואם לא פטורין,</w:t>
      </w:r>
    </w:p>
    <w:p w14:paraId="770A6464" w14:textId="32943A59" w:rsidR="00CB40BD" w:rsidRDefault="00F40753" w:rsidP="00CB40BD">
      <w:pPr>
        <w:rPr>
          <w:rtl/>
        </w:rPr>
      </w:pPr>
      <w:r>
        <w:rPr>
          <w:rtl/>
        </w:rPr>
        <w:t>מה</w:t>
      </w:r>
      <w:r w:rsidR="00CB40BD">
        <w:rPr>
          <w:rtl/>
        </w:rPr>
        <w:t xml:space="preserve"> עשרה זוז לזה ועשרה זוז לזה? </w:t>
      </w:r>
      <w:r w:rsidR="00CB40BD">
        <w:rPr>
          <w:rFonts w:hint="cs"/>
          <w:rtl/>
        </w:rPr>
        <w:t>א</w:t>
      </w:r>
      <w:r>
        <w:rPr>
          <w:rtl/>
        </w:rPr>
        <w:t xml:space="preserve">ילימא בין דירושה בין דלקוחות, וחמש ואפי' חצי חמש, א"כ - מה איריא עשרה? אפי' בציר מעשרה גם! </w:t>
      </w:r>
    </w:p>
    <w:p w14:paraId="64BA35A1" w14:textId="77777777" w:rsidR="006542AA" w:rsidRDefault="00000000">
      <w:pPr>
        <w:pStyle w:val="36"/>
        <w:framePr w:wrap="notBeside"/>
      </w:pPr>
      <w:r>
        <w:t>אלא</w:t>
      </w:r>
    </w:p>
    <w:p w14:paraId="56A85181" w14:textId="7B8F3C06" w:rsidR="00CB40BD" w:rsidRDefault="00F40753" w:rsidP="00CB40BD">
      <w:pPr>
        <w:rPr>
          <w:rtl/>
        </w:rPr>
      </w:pPr>
      <w:r>
        <w:rPr>
          <w:rtl/>
        </w:rPr>
        <w:t xml:space="preserve">פשיטא עשרה זוז דירושה לזה, ועשרה זוז דירושה לזה, </w:t>
      </w:r>
    </w:p>
    <w:p w14:paraId="124BB0E9" w14:textId="40FEAE43" w:rsidR="00D0256F" w:rsidRDefault="00F40753" w:rsidP="00CB40BD">
      <w:pPr>
        <w:rPr>
          <w:rtl/>
        </w:rPr>
      </w:pPr>
      <w:r>
        <w:rPr>
          <w:rtl/>
        </w:rPr>
        <w:t xml:space="preserve">אלמא: חמש ולא חצי חמש סבירא לו! </w:t>
      </w:r>
    </w:p>
    <w:p w14:paraId="7CCE9576" w14:textId="77777777" w:rsidR="006542AA" w:rsidRDefault="00000000">
      <w:pPr>
        <w:pStyle w:val="36"/>
        <w:framePr w:wrap="notBeside"/>
      </w:pPr>
      <w:r w:rsidRPr="00532DDB">
        <w:t>אלא</w:t>
      </w:r>
    </w:p>
    <w:p w14:paraId="1C48C043" w14:textId="5AD8452D" w:rsidR="00CB40BD" w:rsidRDefault="00F40753" w:rsidP="00CB40BD">
      <w:pPr>
        <w:rPr>
          <w:rtl/>
        </w:rPr>
      </w:pPr>
      <w:r>
        <w:rPr>
          <w:rtl/>
        </w:rPr>
        <w:t xml:space="preserve">דכו"ע חמש ולא חצי חמש, וכאן </w:t>
      </w:r>
      <w:r>
        <w:rPr>
          <w:rStyle w:val="27"/>
          <w:rtl/>
        </w:rPr>
        <w:t>בדר"א</w:t>
      </w:r>
      <w:r w:rsidR="00CB40BD">
        <w:rPr>
          <w:rFonts w:hint="cs"/>
          <w:rtl/>
        </w:rPr>
        <w:t xml:space="preserve"> </w:t>
      </w:r>
      <w:r w:rsidR="00CB40BD">
        <w:rPr>
          <w:rStyle w:val="27"/>
          <w:rFonts w:hint="cs"/>
          <w:rtl/>
        </w:rPr>
        <w:t>ו</w:t>
      </w:r>
      <w:r>
        <w:rPr>
          <w:rStyle w:val="27"/>
          <w:rFonts w:hint="cs"/>
          <w:rtl/>
        </w:rPr>
        <w:t>ר"פ</w:t>
      </w:r>
      <w:r w:rsidR="00CB40BD">
        <w:rPr>
          <w:rFonts w:hint="cs"/>
          <w:rtl/>
        </w:rPr>
        <w:t xml:space="preserve"> </w:t>
      </w:r>
      <w:r>
        <w:rPr>
          <w:rFonts w:hint="cs"/>
          <w:rtl/>
        </w:rPr>
        <w:t>חלקו</w:t>
      </w:r>
      <w:r w:rsidR="00CB40BD">
        <w:rPr>
          <w:rFonts w:hint="cs"/>
          <w:rtl/>
        </w:rPr>
        <w:t xml:space="preserve"> </w:t>
      </w:r>
    </w:p>
    <w:p w14:paraId="2E048F80" w14:textId="54955BB1" w:rsidR="00D0256F" w:rsidRDefault="00CB40BD" w:rsidP="00532DDB">
      <w:pPr>
        <w:rPr>
          <w:rtl/>
        </w:rPr>
      </w:pPr>
      <w:r>
        <w:rPr>
          <w:rFonts w:hint="cs"/>
          <w:rtl/>
        </w:rPr>
        <w:t>ויש דמת</w:t>
      </w:r>
      <w:r w:rsidR="00532DDB">
        <w:rPr>
          <w:rtl/>
        </w:rPr>
        <w:t xml:space="preserve">ני </w:t>
      </w:r>
      <w:r w:rsidR="00F40753">
        <w:rPr>
          <w:rtl/>
        </w:rPr>
        <w:t xml:space="preserve">אסיפא: נתחייבו הנכסים, דמית האב </w:t>
      </w:r>
      <w:r>
        <w:rPr>
          <w:rtl/>
        </w:rPr>
        <w:t>מתי</w:t>
      </w:r>
      <w:r w:rsidR="00F40753">
        <w:rPr>
          <w:rtl/>
        </w:rPr>
        <w:t xml:space="preserve">? </w:t>
      </w:r>
    </w:p>
    <w:p w14:paraId="0001EE15" w14:textId="00EB8912" w:rsidR="00D0256F" w:rsidRDefault="00F40753" w:rsidP="00CB40BD">
      <w:pPr>
        <w:rPr>
          <w:rtl/>
        </w:rPr>
      </w:pPr>
      <w:r>
        <w:rPr>
          <w:rtl/>
        </w:rPr>
        <w:lastRenderedPageBreak/>
        <w:t xml:space="preserve">אילימא דמית לאחר שלשים - מכלל </w:t>
      </w:r>
      <w:r>
        <w:rPr>
          <w:rStyle w:val="27"/>
          <w:rtl/>
        </w:rPr>
        <w:t>דר"מ</w:t>
      </w:r>
      <w:r>
        <w:rPr>
          <w:rtl/>
        </w:rPr>
        <w:t xml:space="preserve"> סבר כי חלקו פטורין? הא אישתעבדי להם נכסי! </w:t>
      </w:r>
    </w:p>
    <w:p w14:paraId="6517412B" w14:textId="77777777" w:rsidR="006542AA" w:rsidRDefault="00000000">
      <w:pPr>
        <w:pStyle w:val="36"/>
        <w:framePr w:wrap="notBeside"/>
      </w:pPr>
      <w:r>
        <w:t>אלא</w:t>
      </w:r>
    </w:p>
    <w:p w14:paraId="482BE889" w14:textId="67DC68F9" w:rsidR="00D0256F" w:rsidRDefault="00F40753" w:rsidP="00CB40BD">
      <w:pPr>
        <w:rPr>
          <w:rtl/>
        </w:rPr>
      </w:pPr>
      <w:r>
        <w:rPr>
          <w:rtl/>
        </w:rPr>
        <w:t xml:space="preserve">בתוך שלשים כי חלקו למה מחייב ר' יהודה? ליזיל לגבי זה - לידחייה, וגבי זה - ולידחייה! </w:t>
      </w:r>
    </w:p>
    <w:p w14:paraId="1951617E" w14:textId="53DCD635" w:rsidR="00D0256F" w:rsidRDefault="00532DDB" w:rsidP="00C96C37">
      <w:pPr>
        <w:pStyle w:val="021"/>
        <w:rPr>
          <w:rtl/>
        </w:rPr>
      </w:pPr>
      <w:r>
        <w:rPr>
          <w:rStyle w:val="27"/>
          <w:rFonts w:hint="cs"/>
          <w:rtl/>
        </w:rPr>
        <w:t>ארי"ר</w:t>
      </w:r>
      <w:r w:rsidR="00F40753">
        <w:rPr>
          <w:rtl/>
        </w:rPr>
        <w:t xml:space="preserve">: זאת אומרת, שני יוסף בן שמעון שהיו בעיר אחת </w:t>
      </w:r>
      <w:r>
        <w:rPr>
          <w:rtl/>
        </w:rPr>
        <w:t>ולקח אחד מהם שדה מחבירו, בע"ח</w:t>
      </w:r>
      <w:r w:rsidR="00F40753">
        <w:rPr>
          <w:rtl/>
        </w:rPr>
        <w:t xml:space="preserve"> גובה ממנו, </w:t>
      </w:r>
    </w:p>
    <w:p w14:paraId="6215CBE1" w14:textId="5CDC2556" w:rsidR="00B874E6" w:rsidRDefault="00F40753" w:rsidP="00D0256F">
      <w:pPr>
        <w:rPr>
          <w:rtl/>
        </w:rPr>
      </w:pPr>
      <w:r>
        <w:rPr>
          <w:rtl/>
        </w:rPr>
        <w:t>דא</w:t>
      </w:r>
      <w:r w:rsidR="00D0256F">
        <w:rPr>
          <w:rFonts w:hint="cs"/>
          <w:rtl/>
        </w:rPr>
        <w:t>"ל</w:t>
      </w:r>
      <w:r w:rsidR="00D0256F">
        <w:rPr>
          <w:rtl/>
        </w:rPr>
        <w:t xml:space="preserve"> </w:t>
      </w:r>
      <w:r>
        <w:rPr>
          <w:rtl/>
        </w:rPr>
        <w:t xml:space="preserve">אם </w:t>
      </w:r>
      <w:r w:rsidR="00D0256F">
        <w:rPr>
          <w:rtl/>
        </w:rPr>
        <w:t>בדידך מסיקנ</w:t>
      </w:r>
      <w:r w:rsidR="00D0256F">
        <w:rPr>
          <w:rFonts w:hint="cs"/>
          <w:rtl/>
        </w:rPr>
        <w:t>א</w:t>
      </w:r>
      <w:r>
        <w:rPr>
          <w:rtl/>
        </w:rPr>
        <w:t xml:space="preserve"> חלק די</w:t>
      </w:r>
      <w:r w:rsidR="00D0256F">
        <w:rPr>
          <w:rtl/>
        </w:rPr>
        <w:t xml:space="preserve">דך קא שקילנא, </w:t>
      </w:r>
      <w:r>
        <w:rPr>
          <w:rtl/>
        </w:rPr>
        <w:t xml:space="preserve">ואם </w:t>
      </w:r>
      <w:r w:rsidR="00D0256F">
        <w:rPr>
          <w:rtl/>
        </w:rPr>
        <w:t>בחברך מסיקנא</w:t>
      </w:r>
      <w:r>
        <w:rPr>
          <w:rtl/>
        </w:rPr>
        <w:t xml:space="preserve"> משתעבדא לי מקמי דידך</w:t>
      </w:r>
      <w:r w:rsidR="0057284B">
        <w:rPr>
          <w:rtl/>
        </w:rPr>
        <w:t>.</w:t>
      </w:r>
    </w:p>
    <w:p w14:paraId="793B5DE9" w14:textId="52CF5436" w:rsidR="006542AA" w:rsidRDefault="00000000">
      <w:pPr>
        <w:pStyle w:val="36"/>
        <w:framePr w:wrap="notBeside"/>
      </w:pPr>
      <w:r>
        <w:t>רבא:</w:t>
      </w:r>
    </w:p>
    <w:p w14:paraId="758EB86A" w14:textId="50275159" w:rsidR="00B874E6" w:rsidRDefault="00F40753" w:rsidP="00532DDB">
      <w:pPr>
        <w:rPr>
          <w:rtl/>
        </w:rPr>
      </w:pPr>
      <w:r>
        <w:rPr>
          <w:rtl/>
        </w:rPr>
        <w:t>מכדי נכס</w:t>
      </w:r>
      <w:r w:rsidR="00532DDB">
        <w:rPr>
          <w:rFonts w:hint="cs"/>
          <w:rtl/>
        </w:rPr>
        <w:t>י אדם ערבין עליו</w:t>
      </w:r>
      <w:r>
        <w:rPr>
          <w:rtl/>
        </w:rPr>
        <w:t>, וכולה כלישנא ראשון</w:t>
      </w:r>
      <w:r w:rsidR="0057284B">
        <w:rPr>
          <w:rtl/>
        </w:rPr>
        <w:t>.</w:t>
      </w:r>
    </w:p>
    <w:p w14:paraId="7F45B59D" w14:textId="3A657E0A" w:rsidR="0057284B" w:rsidRDefault="0057284B" w:rsidP="009F73ED">
      <w:pPr>
        <w:pStyle w:val="affff9"/>
        <w:rPr>
          <w:rtl/>
        </w:rPr>
      </w:pPr>
      <w:r>
        <w:rPr>
          <w:rtl/>
        </w:rPr>
        <w:t>• • •</w:t>
      </w:r>
    </w:p>
    <w:p w14:paraId="305532A9" w14:textId="77777777" w:rsidR="006542AA" w:rsidRDefault="00000000">
      <w:pPr>
        <w:pStyle w:val="afffff5"/>
        <w:framePr w:wrap="around"/>
      </w:pPr>
      <w:r>
        <w:t>משנה ד</w:t>
      </w:r>
    </w:p>
    <w:p w14:paraId="466E0D21" w14:textId="77777777" w:rsidR="00CD7CEA" w:rsidRDefault="00F40753" w:rsidP="009F73ED">
      <w:pPr>
        <w:pStyle w:val="afff5"/>
        <w:spacing w:before="120"/>
        <w:rPr>
          <w:rtl/>
        </w:rPr>
      </w:pPr>
      <w:r>
        <w:rPr>
          <w:rtl/>
        </w:rPr>
        <w:t>שתי נ</w:t>
      </w:r>
      <w:r w:rsidR="00CD7CEA">
        <w:rPr>
          <w:rtl/>
        </w:rPr>
        <w:t xml:space="preserve">שים שלא בכרו, וילדו שני זכרים </w:t>
      </w:r>
      <w:r>
        <w:rPr>
          <w:rtl/>
        </w:rPr>
        <w:t>נותן י' סלעים לכהן</w:t>
      </w:r>
      <w:r w:rsidR="000B5F7F">
        <w:rPr>
          <w:rtl/>
        </w:rPr>
        <w:t>;</w:t>
      </w:r>
      <w:r w:rsidR="00CD7CEA">
        <w:rPr>
          <w:rFonts w:hint="cs"/>
          <w:rtl/>
        </w:rPr>
        <w:t xml:space="preserve"> </w:t>
      </w:r>
    </w:p>
    <w:p w14:paraId="06FA7C4A" w14:textId="77777777" w:rsidR="00CD7CEA" w:rsidRDefault="00F40753" w:rsidP="00CD7CEA">
      <w:pPr>
        <w:pStyle w:val="afff5"/>
        <w:rPr>
          <w:rtl/>
        </w:rPr>
      </w:pPr>
      <w:r>
        <w:rPr>
          <w:rtl/>
        </w:rPr>
        <w:t xml:space="preserve">מת אחד מהן בתוך שלשים יום, אם לכהן אחד נתן יחזיר לו חמש סלעים, </w:t>
      </w:r>
    </w:p>
    <w:p w14:paraId="527ED96E" w14:textId="77777777" w:rsidR="00B874E6" w:rsidRDefault="00CD7CEA" w:rsidP="00CD7CEA">
      <w:pPr>
        <w:pStyle w:val="afff5"/>
        <w:rPr>
          <w:rtl/>
        </w:rPr>
      </w:pPr>
      <w:r>
        <w:rPr>
          <w:rtl/>
        </w:rPr>
        <w:tab/>
      </w:r>
      <w:r>
        <w:rPr>
          <w:rtl/>
        </w:rPr>
        <w:tab/>
      </w:r>
      <w:r>
        <w:rPr>
          <w:rtl/>
        </w:rPr>
        <w:tab/>
      </w:r>
      <w:r>
        <w:rPr>
          <w:rtl/>
        </w:rPr>
        <w:tab/>
      </w:r>
      <w:r>
        <w:rPr>
          <w:rtl/>
        </w:rPr>
        <w:tab/>
      </w:r>
      <w:r>
        <w:rPr>
          <w:rtl/>
        </w:rPr>
        <w:tab/>
      </w:r>
      <w:r>
        <w:rPr>
          <w:rFonts w:hint="cs"/>
          <w:rtl/>
        </w:rPr>
        <w:t xml:space="preserve">     </w:t>
      </w:r>
      <w:r w:rsidR="00F40753">
        <w:rPr>
          <w:rtl/>
        </w:rPr>
        <w:t>ואם לשני כהנים נתן - אינו יכול להוציא מידם</w:t>
      </w:r>
      <w:r w:rsidR="0057284B">
        <w:rPr>
          <w:rtl/>
        </w:rPr>
        <w:t>.</w:t>
      </w:r>
    </w:p>
    <w:p w14:paraId="676833CA" w14:textId="77777777" w:rsidR="00B874E6" w:rsidRDefault="00F40753" w:rsidP="00CD7CEA">
      <w:pPr>
        <w:pStyle w:val="afff5"/>
        <w:rPr>
          <w:rtl/>
        </w:rPr>
      </w:pPr>
      <w:r>
        <w:rPr>
          <w:rtl/>
        </w:rPr>
        <w:t>זכר ונקבה, או שני זכרים ונקבה נותן חמש סלעים לכהן</w:t>
      </w:r>
      <w:r w:rsidR="0057284B">
        <w:rPr>
          <w:rtl/>
        </w:rPr>
        <w:t>.</w:t>
      </w:r>
    </w:p>
    <w:p w14:paraId="2397BCA1" w14:textId="77777777" w:rsidR="00B874E6" w:rsidRDefault="00F40753" w:rsidP="00CD7CEA">
      <w:pPr>
        <w:pStyle w:val="afff5"/>
        <w:rPr>
          <w:rtl/>
        </w:rPr>
      </w:pPr>
      <w:r>
        <w:rPr>
          <w:rtl/>
        </w:rPr>
        <w:t>שתי נקבות וזכר, או שני זכרים ושתי נקבות - אין כאן לכהן כלום</w:t>
      </w:r>
      <w:r w:rsidR="0057284B">
        <w:rPr>
          <w:rtl/>
        </w:rPr>
        <w:t>.</w:t>
      </w:r>
    </w:p>
    <w:p w14:paraId="0F2C23B7" w14:textId="77777777" w:rsidR="00CD7CEA" w:rsidRDefault="00F40753" w:rsidP="00CD7CEA">
      <w:pPr>
        <w:pStyle w:val="afff5"/>
        <w:rPr>
          <w:rtl/>
        </w:rPr>
      </w:pPr>
      <w:r>
        <w:rPr>
          <w:rtl/>
        </w:rPr>
        <w:t>אחת בכרה ו</w:t>
      </w:r>
      <w:r w:rsidR="00CD7CEA">
        <w:rPr>
          <w:rtl/>
        </w:rPr>
        <w:t xml:space="preserve">אחת שלא בכרה, וילדו שני זכרים </w:t>
      </w:r>
      <w:r>
        <w:rPr>
          <w:rtl/>
        </w:rPr>
        <w:t>נותן חמש סלעים לכהן</w:t>
      </w:r>
      <w:r w:rsidR="000B5F7F">
        <w:rPr>
          <w:rtl/>
        </w:rPr>
        <w:t>;</w:t>
      </w:r>
    </w:p>
    <w:p w14:paraId="2B62D1F0" w14:textId="77777777" w:rsidR="00B874E6" w:rsidRDefault="00F40753" w:rsidP="00CD7CEA">
      <w:pPr>
        <w:pStyle w:val="afff5"/>
        <w:rPr>
          <w:rtl/>
        </w:rPr>
      </w:pPr>
      <w:r>
        <w:rPr>
          <w:rtl/>
        </w:rPr>
        <w:t>מת אחד מהן בתוך שלשים יום - האב פטור</w:t>
      </w:r>
      <w:r w:rsidR="0057284B">
        <w:rPr>
          <w:rtl/>
        </w:rPr>
        <w:t>.</w:t>
      </w:r>
    </w:p>
    <w:p w14:paraId="091CAF58" w14:textId="77777777" w:rsidR="00CD7CEA" w:rsidRDefault="00F40753" w:rsidP="00C96C37">
      <w:pPr>
        <w:pStyle w:val="01"/>
        <w:rPr>
          <w:rtl/>
        </w:rPr>
      </w:pPr>
      <w:r>
        <w:rPr>
          <w:rtl/>
        </w:rPr>
        <w:t xml:space="preserve">מת האב והבנים קיימים, </w:t>
      </w:r>
      <w:r w:rsidRPr="009F73ED">
        <w:rPr>
          <w:rStyle w:val="afffff3"/>
          <w:rtl/>
        </w:rPr>
        <w:t>ר"מ</w:t>
      </w:r>
      <w:r>
        <w:rPr>
          <w:rtl/>
        </w:rPr>
        <w:t xml:space="preserve"> אומר</w:t>
      </w:r>
      <w:r w:rsidRPr="009F73ED">
        <w:rPr>
          <w:rStyle w:val="afffff3"/>
          <w:rtl/>
        </w:rPr>
        <w:t>:</w:t>
      </w:r>
      <w:r>
        <w:rPr>
          <w:rtl/>
        </w:rPr>
        <w:t xml:space="preserve"> אם נתנו עד שלא חלקו נתנו, ואם לאו פטורין, </w:t>
      </w:r>
    </w:p>
    <w:p w14:paraId="2C7F7D90" w14:textId="77777777" w:rsidR="00B874E6" w:rsidRDefault="00F40753" w:rsidP="00CD7CEA">
      <w:pPr>
        <w:pStyle w:val="afff5"/>
        <w:rPr>
          <w:rtl/>
        </w:rPr>
      </w:pPr>
      <w:r w:rsidRPr="009F73ED">
        <w:rPr>
          <w:rStyle w:val="afffff3"/>
          <w:rtl/>
        </w:rPr>
        <w:t>ר' יהודה</w:t>
      </w:r>
      <w:r>
        <w:rPr>
          <w:rtl/>
        </w:rPr>
        <w:t xml:space="preserve"> אומר</w:t>
      </w:r>
      <w:r w:rsidRPr="009F73ED">
        <w:rPr>
          <w:rStyle w:val="afffff3"/>
          <w:rtl/>
        </w:rPr>
        <w:t>:</w:t>
      </w:r>
      <w:r>
        <w:rPr>
          <w:rtl/>
        </w:rPr>
        <w:t xml:space="preserve"> נתחייבו נכסים</w:t>
      </w:r>
      <w:r w:rsidR="0057284B">
        <w:rPr>
          <w:rtl/>
        </w:rPr>
        <w:t>.</w:t>
      </w:r>
    </w:p>
    <w:p w14:paraId="3200D8CD" w14:textId="77777777" w:rsidR="00B874E6" w:rsidRDefault="00F40753" w:rsidP="00CD7CEA">
      <w:pPr>
        <w:pStyle w:val="afff5"/>
        <w:rPr>
          <w:rtl/>
        </w:rPr>
      </w:pPr>
      <w:r>
        <w:rPr>
          <w:rtl/>
        </w:rPr>
        <w:lastRenderedPageBreak/>
        <w:t>זכר ונקבה - אין לכהן כלום</w:t>
      </w:r>
      <w:r w:rsidR="0057284B">
        <w:rPr>
          <w:rtl/>
        </w:rPr>
        <w:t>.</w:t>
      </w:r>
    </w:p>
    <w:p w14:paraId="658A01FE" w14:textId="77777777" w:rsidR="00B874E6" w:rsidRDefault="00F40753" w:rsidP="00CD7CEA">
      <w:pPr>
        <w:pStyle w:val="afff5"/>
        <w:rPr>
          <w:rtl/>
        </w:rPr>
      </w:pPr>
      <w:r>
        <w:rPr>
          <w:rtl/>
        </w:rPr>
        <w:t>שתי נשים של שני א</w:t>
      </w:r>
      <w:r w:rsidR="00CD7CEA">
        <w:rPr>
          <w:rtl/>
        </w:rPr>
        <w:t xml:space="preserve">נשים שלא בכרו, וילדו ב' זכרים </w:t>
      </w:r>
      <w:r>
        <w:rPr>
          <w:rtl/>
        </w:rPr>
        <w:t>זה נותן חמש סלעים לכהן וזה נותן חמש סלעים</w:t>
      </w:r>
      <w:r w:rsidR="0057284B">
        <w:rPr>
          <w:rtl/>
        </w:rPr>
        <w:t>.</w:t>
      </w:r>
    </w:p>
    <w:p w14:paraId="7A7B5F16" w14:textId="77777777" w:rsidR="00B874E6" w:rsidRDefault="00F40753" w:rsidP="00CD7CEA">
      <w:pPr>
        <w:pStyle w:val="afff5"/>
        <w:rPr>
          <w:rtl/>
        </w:rPr>
      </w:pPr>
      <w:r>
        <w:rPr>
          <w:rtl/>
        </w:rPr>
        <w:t>מת אחד מהם</w:t>
      </w:r>
      <w:r w:rsidR="00CD7CEA">
        <w:rPr>
          <w:rtl/>
        </w:rPr>
        <w:t xml:space="preserve"> בתוך שלשים, אם לכהן אחד נתנו </w:t>
      </w:r>
      <w:r>
        <w:rPr>
          <w:rtl/>
        </w:rPr>
        <w:t>יחזיר להם חמש סלעים, אם לשני כהנים נתנו - אינן יכולין להוציא מידם</w:t>
      </w:r>
      <w:r w:rsidR="0057284B">
        <w:rPr>
          <w:rtl/>
        </w:rPr>
        <w:t>.</w:t>
      </w:r>
    </w:p>
    <w:p w14:paraId="69FBCBD2" w14:textId="77777777" w:rsidR="00B874E6" w:rsidRDefault="00F40753" w:rsidP="00CD7CEA">
      <w:pPr>
        <w:pStyle w:val="afff5"/>
        <w:rPr>
          <w:rtl/>
        </w:rPr>
      </w:pPr>
      <w:r>
        <w:rPr>
          <w:rtl/>
        </w:rPr>
        <w:t>זכר ונקבה - האבות פטורין, והבן חייב לפדות את עצמו</w:t>
      </w:r>
      <w:r w:rsidR="0057284B">
        <w:rPr>
          <w:rtl/>
        </w:rPr>
        <w:t>.</w:t>
      </w:r>
    </w:p>
    <w:p w14:paraId="7BC728CD" w14:textId="77777777" w:rsidR="00B874E6" w:rsidRDefault="00F40753" w:rsidP="00CD7CEA">
      <w:pPr>
        <w:pStyle w:val="afff5"/>
        <w:rPr>
          <w:rtl/>
        </w:rPr>
      </w:pPr>
      <w:r>
        <w:rPr>
          <w:rtl/>
        </w:rPr>
        <w:t>שתי נקבות וזכר, או שתי נקבות ושני זכרים - אין כאן לכהן כלום</w:t>
      </w:r>
      <w:r w:rsidR="0057284B">
        <w:rPr>
          <w:rtl/>
        </w:rPr>
        <w:t>.</w:t>
      </w:r>
    </w:p>
    <w:p w14:paraId="227547CC" w14:textId="77777777" w:rsidR="00551453" w:rsidRDefault="00F40753" w:rsidP="00CD7CEA">
      <w:pPr>
        <w:pStyle w:val="afff5"/>
        <w:rPr>
          <w:rtl/>
        </w:rPr>
      </w:pPr>
      <w:r>
        <w:rPr>
          <w:rtl/>
        </w:rPr>
        <w:t xml:space="preserve">אחת בכרה ואחת שלא בכרה של שני אנשים, וילדו שני זכרים </w:t>
      </w:r>
    </w:p>
    <w:p w14:paraId="08501263" w14:textId="157813F4" w:rsidR="00551453" w:rsidRDefault="00551453" w:rsidP="00551453">
      <w:pPr>
        <w:pStyle w:val="afff5"/>
        <w:rPr>
          <w:rtl/>
        </w:rPr>
      </w:pPr>
      <w:r>
        <w:rPr>
          <w:rtl/>
        </w:rPr>
        <w:t>-</w:t>
      </w:r>
      <w:r w:rsidR="00F40753">
        <w:rPr>
          <w:rtl/>
        </w:rPr>
        <w:t xml:space="preserve"> זה שלא בכרה אשתו נותן חמש סלעים לכהן, </w:t>
      </w:r>
    </w:p>
    <w:p w14:paraId="02DE1910" w14:textId="77777777" w:rsidR="00B874E6" w:rsidRDefault="00F40753" w:rsidP="00CD7CEA">
      <w:pPr>
        <w:pStyle w:val="afff5"/>
        <w:rPr>
          <w:rtl/>
        </w:rPr>
      </w:pPr>
      <w:r>
        <w:rPr>
          <w:rtl/>
        </w:rPr>
        <w:t>זכר ונקבה - אין כאן לכהן כלום</w:t>
      </w:r>
      <w:r w:rsidR="0057284B">
        <w:rPr>
          <w:rtl/>
        </w:rPr>
        <w:t>.</w:t>
      </w:r>
    </w:p>
    <w:p w14:paraId="1D743E07" w14:textId="7BCFBEE2" w:rsidR="0057284B" w:rsidRDefault="0057284B" w:rsidP="009F73ED">
      <w:pPr>
        <w:pStyle w:val="affff9"/>
        <w:rPr>
          <w:rtl/>
        </w:rPr>
      </w:pPr>
      <w:r>
        <w:rPr>
          <w:rtl/>
        </w:rPr>
        <w:t>• • •</w:t>
      </w:r>
    </w:p>
    <w:p w14:paraId="0F7C4367" w14:textId="77777777" w:rsidR="00551453" w:rsidRDefault="00551453" w:rsidP="00F40753">
      <w:pPr>
        <w:rPr>
          <w:rtl/>
        </w:rPr>
      </w:pPr>
      <w:r>
        <w:rPr>
          <w:rFonts w:hint="cs"/>
          <w:rtl/>
        </w:rPr>
        <w:t>ב</w:t>
      </w:r>
      <w:r w:rsidR="00F40753">
        <w:rPr>
          <w:rtl/>
        </w:rPr>
        <w:t>שני כהנים, ד</w:t>
      </w:r>
      <w:r>
        <w:rPr>
          <w:rFonts w:hint="cs"/>
          <w:rtl/>
        </w:rPr>
        <w:t xml:space="preserve">כל אחד דוחהו אצל השני </w:t>
      </w:r>
    </w:p>
    <w:p w14:paraId="2D327B05" w14:textId="77777777" w:rsidR="00551453" w:rsidRDefault="00551453" w:rsidP="00F40753">
      <w:pPr>
        <w:rPr>
          <w:rtl/>
        </w:rPr>
      </w:pPr>
      <w:r>
        <w:rPr>
          <w:rFonts w:hint="cs"/>
          <w:rtl/>
        </w:rPr>
        <w:t xml:space="preserve">אבל בכהן אחד מיירי בבא בהרשאה </w:t>
      </w:r>
    </w:p>
    <w:p w14:paraId="04A635ED" w14:textId="77777777" w:rsidR="00551453" w:rsidRDefault="00551453" w:rsidP="00551453">
      <w:pPr>
        <w:pStyle w:val="afff0"/>
        <w:framePr w:wrap="around"/>
        <w:rPr>
          <w:rtl/>
        </w:rPr>
      </w:pPr>
      <w:r>
        <w:rPr>
          <w:rFonts w:hint="cs"/>
          <w:rtl/>
        </w:rPr>
        <w:t>מט.</w:t>
      </w:r>
    </w:p>
    <w:p w14:paraId="776F8708" w14:textId="77777777" w:rsidR="006542AA" w:rsidRDefault="00000000">
      <w:pPr>
        <w:pStyle w:val="36"/>
        <w:framePr w:wrap="notBeside"/>
      </w:pPr>
      <w:r>
        <w:t>והך</w:t>
      </w:r>
    </w:p>
    <w:p w14:paraId="0C9C381E" w14:textId="201466EF" w:rsidR="00B874E6" w:rsidRDefault="00551453" w:rsidP="00551453">
      <w:pPr>
        <w:rPr>
          <w:rtl/>
        </w:rPr>
      </w:pPr>
      <w:r>
        <w:rPr>
          <w:rFonts w:hint="cs"/>
          <w:rtl/>
        </w:rPr>
        <w:t>דאמרו נהרדעא ד</w:t>
      </w:r>
      <w:r>
        <w:rPr>
          <w:rtl/>
        </w:rPr>
        <w:t>לא כותבים אדרכתא אמטלטלי! ה"מ</w:t>
      </w:r>
      <w:r w:rsidR="00F40753">
        <w:rPr>
          <w:rtl/>
        </w:rPr>
        <w:t xml:space="preserve"> </w:t>
      </w:r>
      <w:r>
        <w:rPr>
          <w:rtl/>
        </w:rPr>
        <w:t>מקום דכפריה, אבל מקום דלא כפריה כותבים</w:t>
      </w:r>
      <w:r w:rsidR="0057284B">
        <w:rPr>
          <w:rtl/>
        </w:rPr>
        <w:t>.</w:t>
      </w:r>
    </w:p>
    <w:p w14:paraId="0341C57B" w14:textId="2A7AF129" w:rsidR="00B874E6" w:rsidRDefault="0057284B" w:rsidP="00551453">
      <w:pPr>
        <w:pStyle w:val="afffd"/>
        <w:rPr>
          <w:rtl/>
        </w:rPr>
      </w:pPr>
      <w:r>
        <w:rPr>
          <w:rtl/>
        </w:rPr>
        <w:t xml:space="preserve">  </w:t>
      </w:r>
      <w:r w:rsidR="00F40753">
        <w:rPr>
          <w:rStyle w:val="afffff0"/>
        </w:rPr>
        <w:t xml:space="preserve">א. </w:t>
      </w:r>
      <w:r w:rsidR="00F40753">
        <w:rPr>
          <w:rtl/>
        </w:rPr>
        <w:t>זכר ונקבה אין כאן לכהן כלום</w:t>
      </w:r>
      <w:r>
        <w:rPr>
          <w:rtl/>
        </w:rPr>
        <w:t>.</w:t>
      </w:r>
    </w:p>
    <w:p w14:paraId="0D41ABD2" w14:textId="667BA6DF" w:rsidR="006542AA" w:rsidRDefault="00000000">
      <w:pPr>
        <w:pStyle w:val="36"/>
        <w:framePr w:wrap="notBeside"/>
      </w:pPr>
      <w:r>
        <w:t>תנא ר"ה:</w:t>
      </w:r>
    </w:p>
    <w:p w14:paraId="2B694A3F" w14:textId="30BD96F9" w:rsidR="00B874E6" w:rsidRDefault="00F40753" w:rsidP="00F40753">
      <w:pPr>
        <w:rPr>
          <w:rtl/>
        </w:rPr>
      </w:pPr>
      <w:r>
        <w:rPr>
          <w:rtl/>
        </w:rPr>
        <w:t>שני זכרים ונקבה - אין כאן לכהן כלום</w:t>
      </w:r>
      <w:r w:rsidR="0057284B">
        <w:rPr>
          <w:rtl/>
        </w:rPr>
        <w:t>.</w:t>
      </w:r>
    </w:p>
    <w:p w14:paraId="01520AC7" w14:textId="6CD960AD" w:rsidR="00B874E6" w:rsidRDefault="00551453" w:rsidP="00551453">
      <w:pPr>
        <w:rPr>
          <w:rtl/>
        </w:rPr>
      </w:pPr>
      <w:r>
        <w:rPr>
          <w:rtl/>
        </w:rPr>
        <w:t xml:space="preserve">ותנא דידן </w:t>
      </w:r>
      <w:r w:rsidR="00F40753">
        <w:rPr>
          <w:rtl/>
        </w:rPr>
        <w:t>כיון דבשני אנשים הוא דמשכ</w:t>
      </w:r>
      <w:r>
        <w:rPr>
          <w:rtl/>
        </w:rPr>
        <w:t>ח"ל</w:t>
      </w:r>
      <w:r w:rsidR="00F40753">
        <w:rPr>
          <w:rtl/>
        </w:rPr>
        <w:t>, באיש אחד ושתי נשים לא משכ</w:t>
      </w:r>
      <w:r>
        <w:rPr>
          <w:rtl/>
        </w:rPr>
        <w:t>ח"ל</w:t>
      </w:r>
      <w:r w:rsidR="00F40753">
        <w:rPr>
          <w:rtl/>
        </w:rPr>
        <w:t xml:space="preserve"> - לא מתני </w:t>
      </w:r>
      <w:r>
        <w:rPr>
          <w:rtl/>
        </w:rPr>
        <w:t>לו</w:t>
      </w:r>
      <w:r w:rsidR="0057284B">
        <w:rPr>
          <w:rtl/>
        </w:rPr>
        <w:t>.</w:t>
      </w:r>
    </w:p>
    <w:p w14:paraId="43742BDA" w14:textId="512CA60F" w:rsidR="0057284B" w:rsidRDefault="0057284B" w:rsidP="009F73ED">
      <w:pPr>
        <w:pStyle w:val="affff9"/>
        <w:rPr>
          <w:rtl/>
        </w:rPr>
      </w:pPr>
      <w:r>
        <w:rPr>
          <w:rtl/>
        </w:rPr>
        <w:t>• • •</w:t>
      </w:r>
    </w:p>
    <w:p w14:paraId="5AC32B31" w14:textId="77777777" w:rsidR="006542AA" w:rsidRDefault="00000000">
      <w:pPr>
        <w:pStyle w:val="afffff5"/>
        <w:framePr w:wrap="around"/>
      </w:pPr>
      <w:r>
        <w:t>משנה ו</w:t>
      </w:r>
    </w:p>
    <w:p w14:paraId="5F5B39A5" w14:textId="77777777" w:rsidR="00551453" w:rsidRDefault="00F40753" w:rsidP="009F73ED">
      <w:pPr>
        <w:pStyle w:val="afff5"/>
        <w:spacing w:before="120"/>
        <w:rPr>
          <w:rtl/>
        </w:rPr>
      </w:pPr>
      <w:r>
        <w:rPr>
          <w:rtl/>
        </w:rPr>
        <w:t xml:space="preserve">מת הבן בתוך שלשים יום - </w:t>
      </w:r>
      <w:r w:rsidR="00FA1A10">
        <w:rPr>
          <w:rtl/>
        </w:rPr>
        <w:t>אע"פ</w:t>
      </w:r>
      <w:r w:rsidR="00551453">
        <w:rPr>
          <w:rtl/>
        </w:rPr>
        <w:t xml:space="preserve"> שנתן לכהן יחזיר, </w:t>
      </w:r>
    </w:p>
    <w:p w14:paraId="49BF615B" w14:textId="77777777" w:rsidR="00B874E6" w:rsidRDefault="00551453" w:rsidP="00590B02">
      <w:pPr>
        <w:pStyle w:val="afff5"/>
        <w:rPr>
          <w:rtl/>
        </w:rPr>
      </w:pPr>
      <w:r>
        <w:rPr>
          <w:rtl/>
        </w:rPr>
        <w:lastRenderedPageBreak/>
        <w:tab/>
      </w:r>
      <w:r>
        <w:rPr>
          <w:rtl/>
        </w:rPr>
        <w:tab/>
      </w:r>
      <w:r>
        <w:rPr>
          <w:rtl/>
        </w:rPr>
        <w:tab/>
        <w:t xml:space="preserve">לאחר ל' יום </w:t>
      </w:r>
      <w:r w:rsidR="00FA1A10">
        <w:rPr>
          <w:rtl/>
        </w:rPr>
        <w:t>אע"פ</w:t>
      </w:r>
      <w:r w:rsidR="00F40753">
        <w:rPr>
          <w:rtl/>
        </w:rPr>
        <w:t xml:space="preserve"> שלא נתן יתן</w:t>
      </w:r>
      <w:r w:rsidR="0057284B">
        <w:rPr>
          <w:rtl/>
        </w:rPr>
        <w:t>.</w:t>
      </w:r>
    </w:p>
    <w:p w14:paraId="4E06C7E9" w14:textId="77777777" w:rsidR="00551453" w:rsidRDefault="00F40753" w:rsidP="00590B02">
      <w:pPr>
        <w:pStyle w:val="afff5"/>
        <w:rPr>
          <w:rtl/>
        </w:rPr>
      </w:pPr>
      <w:r>
        <w:rPr>
          <w:rtl/>
        </w:rPr>
        <w:t xml:space="preserve">מת ביום שלשים - כיום שלפניו, </w:t>
      </w:r>
    </w:p>
    <w:p w14:paraId="7530060A" w14:textId="77777777" w:rsidR="0057284B" w:rsidRDefault="00F40753" w:rsidP="00551453">
      <w:pPr>
        <w:pStyle w:val="afff5"/>
        <w:rPr>
          <w:rtl/>
        </w:rPr>
      </w:pPr>
      <w:r w:rsidRPr="009F73ED">
        <w:rPr>
          <w:rStyle w:val="afffff3"/>
          <w:rtl/>
        </w:rPr>
        <w:t>ר' עקיבא</w:t>
      </w:r>
      <w:r>
        <w:rPr>
          <w:rtl/>
        </w:rPr>
        <w:t xml:space="preserve"> אומר</w:t>
      </w:r>
      <w:r w:rsidRPr="009F73ED">
        <w:rPr>
          <w:rStyle w:val="afffff3"/>
          <w:rtl/>
        </w:rPr>
        <w:t>:</w:t>
      </w:r>
      <w:r>
        <w:rPr>
          <w:rtl/>
        </w:rPr>
        <w:t xml:space="preserve"> אם נתן - לא יטול, ואם לא נתן - לא יתן: </w:t>
      </w:r>
    </w:p>
    <w:p w14:paraId="4E64AA03" w14:textId="4302542B" w:rsidR="006542AA" w:rsidRDefault="00000000">
      <w:pPr>
        <w:pStyle w:val="36"/>
        <w:framePr w:wrap="notBeside"/>
      </w:pPr>
      <w:r>
        <w:t>טעמם דר</w:t>
      </w:r>
      <w:r w:rsidR="00C94E8B">
        <w:t>בנן:</w:t>
      </w:r>
    </w:p>
    <w:p w14:paraId="06DB2303" w14:textId="6EA294F8" w:rsidR="00551453" w:rsidRDefault="00F40753" w:rsidP="00F40753">
      <w:pPr>
        <w:rPr>
          <w:rtl/>
        </w:rPr>
      </w:pPr>
      <w:r>
        <w:rPr>
          <w:rtl/>
        </w:rPr>
        <w:t xml:space="preserve">גמרי </w:t>
      </w:r>
      <w:r w:rsidR="00C94E8B">
        <w:rPr>
          <w:rFonts w:hint="cs"/>
          <w:rtl/>
        </w:rPr>
        <w:t>'</w:t>
      </w:r>
      <w:r>
        <w:rPr>
          <w:rtl/>
        </w:rPr>
        <w:t>חדש חדש</w:t>
      </w:r>
      <w:r w:rsidR="00C94E8B">
        <w:rPr>
          <w:rFonts w:hint="cs"/>
          <w:rtl/>
        </w:rPr>
        <w:t>'</w:t>
      </w:r>
      <w:r>
        <w:rPr>
          <w:rtl/>
        </w:rPr>
        <w:t xml:space="preserve"> ממדבר, מה </w:t>
      </w:r>
      <w:r w:rsidR="00551453">
        <w:rPr>
          <w:rtl/>
        </w:rPr>
        <w:t>שם</w:t>
      </w:r>
      <w:r>
        <w:rPr>
          <w:rtl/>
        </w:rPr>
        <w:t xml:space="preserve"> - ומעלה, אף </w:t>
      </w:r>
      <w:r w:rsidR="00551453">
        <w:rPr>
          <w:rtl/>
        </w:rPr>
        <w:t>כאן</w:t>
      </w:r>
      <w:r>
        <w:rPr>
          <w:rtl/>
        </w:rPr>
        <w:t xml:space="preserve"> </w:t>
      </w:r>
      <w:r w:rsidR="00551453">
        <w:rPr>
          <w:rtl/>
        </w:rPr>
        <w:t>גם</w:t>
      </w:r>
      <w:r>
        <w:rPr>
          <w:rtl/>
        </w:rPr>
        <w:t xml:space="preserve"> - ומעלה</w:t>
      </w:r>
      <w:r w:rsidR="00551453">
        <w:rPr>
          <w:rtl/>
        </w:rPr>
        <w:t>,</w:t>
      </w:r>
    </w:p>
    <w:p w14:paraId="1FDAEF7A" w14:textId="210AF18A" w:rsidR="00551453" w:rsidRDefault="00F40753" w:rsidP="00C94E8B">
      <w:pPr>
        <w:rPr>
          <w:rtl/>
        </w:rPr>
      </w:pPr>
      <w:r>
        <w:rPr>
          <w:rStyle w:val="27"/>
          <w:rtl/>
        </w:rPr>
        <w:t>ור"ע</w:t>
      </w:r>
      <w:r>
        <w:rPr>
          <w:rtl/>
        </w:rPr>
        <w:t xml:space="preserve"> מספק"ל, מדאיצטריך למכתב </w:t>
      </w:r>
      <w:r w:rsidR="00C94E8B">
        <w:rPr>
          <w:rFonts w:hint="cs"/>
          <w:rtl/>
        </w:rPr>
        <w:t>'</w:t>
      </w:r>
      <w:r>
        <w:rPr>
          <w:rStyle w:val="affffe"/>
          <w:rtl/>
        </w:rPr>
        <w:t>וָמַעְלָה</w:t>
      </w:r>
      <w:r w:rsidR="00C94E8B">
        <w:rPr>
          <w:rFonts w:hint="cs"/>
          <w:rtl/>
        </w:rPr>
        <w:t>'</w:t>
      </w:r>
      <w:r>
        <w:rPr>
          <w:rtl/>
        </w:rPr>
        <w:t xml:space="preserve"> גבי ערכין, ולא גמרי ממדבר, הו</w:t>
      </w:r>
      <w:r w:rsidR="00C94E8B">
        <w:rPr>
          <w:rFonts w:hint="cs"/>
          <w:rtl/>
        </w:rPr>
        <w:t xml:space="preserve">"ל </w:t>
      </w:r>
      <w:r>
        <w:rPr>
          <w:rtl/>
        </w:rPr>
        <w:t>שני כתובים הבאים כאחד</w:t>
      </w:r>
      <w:r w:rsidR="00C94E8B">
        <w:rPr>
          <w:rFonts w:hint="cs"/>
          <w:rtl/>
        </w:rPr>
        <w:t xml:space="preserve"> ד</w:t>
      </w:r>
      <w:r>
        <w:rPr>
          <w:rtl/>
        </w:rPr>
        <w:t>אין מלמדין,</w:t>
      </w:r>
    </w:p>
    <w:p w14:paraId="2D21D671" w14:textId="77777777" w:rsidR="006542AA" w:rsidRDefault="00000000">
      <w:pPr>
        <w:pStyle w:val="36"/>
        <w:framePr w:wrap="notBeside"/>
      </w:pPr>
      <w:r>
        <w:tab/>
      </w:r>
      <w:r>
        <w:tab/>
      </w:r>
      <w:r w:rsidR="00002A62" w:rsidRPr="00D25F87">
        <w:t>או"ד</w:t>
      </w:r>
      <w:r w:rsidR="00F40753">
        <w:t>:</w:t>
      </w:r>
    </w:p>
    <w:p w14:paraId="062C6C98" w14:textId="1835E562" w:rsidR="00B874E6" w:rsidRDefault="00F40753" w:rsidP="00551453">
      <w:pPr>
        <w:rPr>
          <w:rtl/>
        </w:rPr>
      </w:pPr>
      <w:r>
        <w:rPr>
          <w:rtl/>
        </w:rPr>
        <w:t xml:space="preserve">כי אין מלמדין - </w:t>
      </w:r>
      <w:r w:rsidR="00C94E8B">
        <w:rPr>
          <w:rtl/>
        </w:rPr>
        <w:t>לעולם</w:t>
      </w:r>
      <w:r>
        <w:rPr>
          <w:rtl/>
        </w:rPr>
        <w:t xml:space="preserve">, אבל </w:t>
      </w:r>
      <w:r w:rsidR="00C94E8B">
        <w:rPr>
          <w:rtl/>
        </w:rPr>
        <w:t>לעצמם</w:t>
      </w:r>
      <w:r>
        <w:rPr>
          <w:rtl/>
        </w:rPr>
        <w:t xml:space="preserve"> - מלמדין? ומשום </w:t>
      </w:r>
      <w:r w:rsidR="00C94E8B">
        <w:rPr>
          <w:rtl/>
        </w:rPr>
        <w:t>כך</w:t>
      </w:r>
      <w:r>
        <w:rPr>
          <w:rtl/>
        </w:rPr>
        <w:t xml:space="preserve">: </w:t>
      </w:r>
      <w:r w:rsidR="00C94E8B">
        <w:rPr>
          <w:rtl/>
        </w:rPr>
        <w:t>מספקים</w:t>
      </w:r>
      <w:r>
        <w:rPr>
          <w:rtl/>
        </w:rPr>
        <w:t xml:space="preserve"> </w:t>
      </w:r>
      <w:r w:rsidR="00C94E8B">
        <w:rPr>
          <w:rtl/>
        </w:rPr>
        <w:t>לו</w:t>
      </w:r>
      <w:r w:rsidR="0057284B">
        <w:rPr>
          <w:rtl/>
        </w:rPr>
        <w:t>.</w:t>
      </w:r>
    </w:p>
    <w:p w14:paraId="714EB7E4" w14:textId="6745A725" w:rsidR="006542AA" w:rsidRDefault="00000000">
      <w:pPr>
        <w:pStyle w:val="36"/>
        <w:framePr w:wrap="notBeside"/>
      </w:pPr>
      <w:r>
        <w:t>אר"א:</w:t>
      </w:r>
    </w:p>
    <w:p w14:paraId="73F19A44" w14:textId="762A27BB" w:rsidR="00B874E6" w:rsidRDefault="00F40753" w:rsidP="00C96C37">
      <w:pPr>
        <w:pStyle w:val="011"/>
        <w:rPr>
          <w:rtl/>
        </w:rPr>
      </w:pPr>
      <w:r>
        <w:rPr>
          <w:rtl/>
        </w:rPr>
        <w:t>הכל</w:t>
      </w:r>
      <w:r w:rsidR="00C94E8B">
        <w:rPr>
          <w:rtl/>
        </w:rPr>
        <w:t xml:space="preserve"> מודים לענין אבילות יום שלשים</w:t>
      </w:r>
      <w:r w:rsidR="00C94E8B">
        <w:rPr>
          <w:rFonts w:hint="cs"/>
          <w:rtl/>
        </w:rPr>
        <w:t xml:space="preserve"> </w:t>
      </w:r>
      <w:r>
        <w:rPr>
          <w:rtl/>
        </w:rPr>
        <w:t xml:space="preserve">כיום שלפניו, ואמר </w:t>
      </w:r>
      <w:r>
        <w:rPr>
          <w:rStyle w:val="27"/>
          <w:rtl/>
        </w:rPr>
        <w:t>שמואל</w:t>
      </w:r>
      <w:r>
        <w:rPr>
          <w:rtl/>
        </w:rPr>
        <w:t>: הלכה כדברי המיקל באבל</w:t>
      </w:r>
      <w:r w:rsidR="0057284B">
        <w:rPr>
          <w:rtl/>
        </w:rPr>
        <w:t>.</w:t>
      </w:r>
    </w:p>
    <w:p w14:paraId="16B80709" w14:textId="0CAFF543" w:rsidR="0057284B" w:rsidRDefault="0057284B" w:rsidP="009F73ED">
      <w:pPr>
        <w:pStyle w:val="affff9"/>
        <w:rPr>
          <w:rtl/>
        </w:rPr>
      </w:pPr>
      <w:r>
        <w:rPr>
          <w:rtl/>
        </w:rPr>
        <w:t>• • •</w:t>
      </w:r>
    </w:p>
    <w:p w14:paraId="2CF2A024" w14:textId="77777777" w:rsidR="006542AA" w:rsidRDefault="00000000">
      <w:pPr>
        <w:pStyle w:val="afffff5"/>
        <w:framePr w:wrap="around"/>
      </w:pPr>
      <w:r>
        <w:t>משנה ו</w:t>
      </w:r>
    </w:p>
    <w:p w14:paraId="6BA50897" w14:textId="77777777" w:rsidR="00C94E8B" w:rsidRDefault="00C94E8B" w:rsidP="009F73ED">
      <w:pPr>
        <w:pStyle w:val="afff5"/>
        <w:spacing w:before="120"/>
        <w:rPr>
          <w:rtl/>
        </w:rPr>
      </w:pPr>
      <w:r>
        <w:rPr>
          <w:rtl/>
        </w:rPr>
        <w:t xml:space="preserve">מת האב בתוך שלשים </w:t>
      </w:r>
      <w:r w:rsidR="00F40753">
        <w:rPr>
          <w:rtl/>
        </w:rPr>
        <w:t>בחזקת שלא נפדה, עד שיביא ראיה שנפדה</w:t>
      </w:r>
      <w:r w:rsidR="000B5F7F">
        <w:rPr>
          <w:rtl/>
        </w:rPr>
        <w:t>;</w:t>
      </w:r>
    </w:p>
    <w:p w14:paraId="3547811E" w14:textId="77777777" w:rsidR="00B874E6" w:rsidRDefault="00F40753" w:rsidP="00C94E8B">
      <w:pPr>
        <w:pStyle w:val="afff5"/>
        <w:rPr>
          <w:rtl/>
        </w:rPr>
      </w:pPr>
      <w:r>
        <w:rPr>
          <w:rtl/>
        </w:rPr>
        <w:t>לאחר שלשים יום - בחזקת שנפדה, עד שיאמרו לו שלא נפדה</w:t>
      </w:r>
      <w:r w:rsidR="0057284B">
        <w:rPr>
          <w:rtl/>
        </w:rPr>
        <w:t>.</w:t>
      </w:r>
    </w:p>
    <w:p w14:paraId="133123E8" w14:textId="77777777" w:rsidR="00872B76" w:rsidRDefault="00F40753" w:rsidP="00C94E8B">
      <w:pPr>
        <w:pStyle w:val="afff5"/>
        <w:rPr>
          <w:rtl/>
        </w:rPr>
      </w:pPr>
      <w:r>
        <w:rPr>
          <w:rtl/>
        </w:rPr>
        <w:t xml:space="preserve">הוא לפדות ובנו לפדות - הוא קודם לבנו, </w:t>
      </w:r>
    </w:p>
    <w:p w14:paraId="5F3B441C" w14:textId="77777777" w:rsidR="00B874E6" w:rsidRDefault="00F40753" w:rsidP="00C94E8B">
      <w:pPr>
        <w:pStyle w:val="afff5"/>
        <w:rPr>
          <w:rtl/>
        </w:rPr>
      </w:pPr>
      <w:r w:rsidRPr="009F73ED">
        <w:rPr>
          <w:rStyle w:val="afffff3"/>
          <w:rtl/>
        </w:rPr>
        <w:t>רבי יהודה</w:t>
      </w:r>
      <w:r>
        <w:rPr>
          <w:rtl/>
        </w:rPr>
        <w:t xml:space="preserve"> אומר</w:t>
      </w:r>
      <w:r w:rsidRPr="009F73ED">
        <w:rPr>
          <w:rStyle w:val="afffff3"/>
          <w:rtl/>
        </w:rPr>
        <w:t>:</w:t>
      </w:r>
      <w:r>
        <w:rPr>
          <w:rtl/>
        </w:rPr>
        <w:t xml:space="preserve"> בנו קודמו, שמצותו - על אביו, ומצות בנו - עליו</w:t>
      </w:r>
      <w:r w:rsidR="0057284B">
        <w:rPr>
          <w:rtl/>
        </w:rPr>
        <w:t>.</w:t>
      </w:r>
    </w:p>
    <w:p w14:paraId="7FB0D549" w14:textId="61ED7894" w:rsidR="0057284B" w:rsidRDefault="0057284B" w:rsidP="009F73ED">
      <w:pPr>
        <w:pStyle w:val="affff9"/>
        <w:rPr>
          <w:rtl/>
        </w:rPr>
      </w:pPr>
      <w:r>
        <w:rPr>
          <w:rtl/>
        </w:rPr>
        <w:t>• • •</w:t>
      </w:r>
    </w:p>
    <w:p w14:paraId="3DF36009" w14:textId="77777777" w:rsidR="00B874E6" w:rsidRDefault="00F40753" w:rsidP="00F40753">
      <w:pPr>
        <w:rPr>
          <w:rtl/>
        </w:rPr>
      </w:pPr>
      <w:r>
        <w:rPr>
          <w:rtl/>
        </w:rPr>
        <w:t xml:space="preserve">איתמר, הפודה את בנו בתוך שלשים יום, </w:t>
      </w:r>
      <w:r>
        <w:rPr>
          <w:rStyle w:val="27"/>
          <w:rtl/>
        </w:rPr>
        <w:t>רב</w:t>
      </w:r>
      <w:r>
        <w:rPr>
          <w:rtl/>
        </w:rPr>
        <w:t xml:space="preserve"> אמר: בנו פדוי, </w:t>
      </w:r>
      <w:r>
        <w:rPr>
          <w:rStyle w:val="27"/>
          <w:rtl/>
        </w:rPr>
        <w:t>ושמואל</w:t>
      </w:r>
      <w:r>
        <w:rPr>
          <w:rtl/>
        </w:rPr>
        <w:t xml:space="preserve"> אמר: אין בנו פדוי</w:t>
      </w:r>
      <w:r w:rsidR="0057284B">
        <w:rPr>
          <w:rtl/>
        </w:rPr>
        <w:t>.</w:t>
      </w:r>
    </w:p>
    <w:p w14:paraId="3CB7FF54" w14:textId="6A3D0916" w:rsidR="00872B76" w:rsidRDefault="00872B76" w:rsidP="00F40753">
      <w:pPr>
        <w:rPr>
          <w:rtl/>
        </w:rPr>
      </w:pPr>
      <w:r>
        <w:rPr>
          <w:rFonts w:hint="cs"/>
          <w:rtl/>
        </w:rPr>
        <w:t>לכו"ע</w:t>
      </w:r>
      <w:r w:rsidR="00F40753">
        <w:rPr>
          <w:rtl/>
        </w:rPr>
        <w:t xml:space="preserve">: מעכשיו - אין בנו פדוי, לאחר שלשים יום </w:t>
      </w:r>
      <w:r>
        <w:rPr>
          <w:rtl/>
        </w:rPr>
        <w:t>וישנם</w:t>
      </w:r>
      <w:r w:rsidR="00F40753">
        <w:rPr>
          <w:rtl/>
        </w:rPr>
        <w:t xml:space="preserve"> למעות - ודאי בנו פדוי, </w:t>
      </w:r>
    </w:p>
    <w:p w14:paraId="79CB0CFC" w14:textId="09101CEA" w:rsidR="00872B76" w:rsidRDefault="00F40753" w:rsidP="00F40753">
      <w:pPr>
        <w:rPr>
          <w:rtl/>
        </w:rPr>
      </w:pPr>
      <w:r>
        <w:rPr>
          <w:rtl/>
        </w:rPr>
        <w:t>כי חלקו - לאחר שלשים יום ונתעכלו המעות,</w:t>
      </w:r>
    </w:p>
    <w:p w14:paraId="7DBE06B8" w14:textId="76C16F4A" w:rsidR="006542AA" w:rsidRDefault="00000000">
      <w:pPr>
        <w:pStyle w:val="36"/>
        <w:framePr w:wrap="notBeside"/>
      </w:pPr>
      <w:r>
        <w:tab/>
        <w:t>ל</w:t>
      </w:r>
      <w:r w:rsidR="00F40753">
        <w:t>רב:</w:t>
      </w:r>
    </w:p>
    <w:p w14:paraId="7E14C5B0" w14:textId="4CFE8FC5" w:rsidR="00872B76" w:rsidRDefault="00F40753" w:rsidP="00872B76">
      <w:pPr>
        <w:rPr>
          <w:rtl/>
        </w:rPr>
      </w:pPr>
      <w:r>
        <w:rPr>
          <w:rtl/>
        </w:rPr>
        <w:t xml:space="preserve">בנו פדוי </w:t>
      </w:r>
      <w:r w:rsidR="00872B76">
        <w:rPr>
          <w:rtl/>
        </w:rPr>
        <w:t>-</w:t>
      </w:r>
      <w:r>
        <w:rPr>
          <w:rtl/>
        </w:rPr>
        <w:t xml:space="preserve"> </w:t>
      </w:r>
      <w:r w:rsidR="00872B76">
        <w:rPr>
          <w:rFonts w:hint="cs"/>
          <w:rtl/>
        </w:rPr>
        <w:t>כקידושי אשה דמהני בכה"ג</w:t>
      </w:r>
    </w:p>
    <w:p w14:paraId="7DF0F316" w14:textId="77777777" w:rsidR="00B874E6" w:rsidRDefault="00872B76" w:rsidP="00872B76">
      <w:pPr>
        <w:pStyle w:val="afff0"/>
        <w:framePr w:wrap="around"/>
        <w:rPr>
          <w:rtl/>
        </w:rPr>
      </w:pPr>
      <w:r>
        <w:rPr>
          <w:rFonts w:hint="cs"/>
          <w:rtl/>
        </w:rPr>
        <w:t>מט:</w:t>
      </w:r>
    </w:p>
    <w:p w14:paraId="1FAA8077" w14:textId="77777777" w:rsidR="006542AA" w:rsidRDefault="00000000">
      <w:pPr>
        <w:pStyle w:val="36"/>
        <w:framePr w:wrap="notBeside"/>
      </w:pPr>
      <w:r>
        <w:tab/>
      </w:r>
      <w:r w:rsidR="00F40753">
        <w:t>ו</w:t>
      </w:r>
      <w:r>
        <w:t>ל</w:t>
      </w:r>
      <w:r w:rsidR="00F40753">
        <w:t>שמואל:</w:t>
      </w:r>
    </w:p>
    <w:p w14:paraId="6B0F173D" w14:textId="4789FBC2" w:rsidR="00B874E6" w:rsidRDefault="00872B76" w:rsidP="00872B76">
      <w:pPr>
        <w:rPr>
          <w:rtl/>
        </w:rPr>
      </w:pPr>
      <w:r>
        <w:rPr>
          <w:rtl/>
        </w:rPr>
        <w:t>שם</w:t>
      </w:r>
      <w:r w:rsidR="00F40753">
        <w:rPr>
          <w:rtl/>
        </w:rPr>
        <w:t xml:space="preserve"> - בידו לקדשה מעכשיו, </w:t>
      </w:r>
      <w:r>
        <w:rPr>
          <w:rtl/>
        </w:rPr>
        <w:t>כאן</w:t>
      </w:r>
      <w:r w:rsidR="00F40753">
        <w:rPr>
          <w:rtl/>
        </w:rPr>
        <w:t xml:space="preserve"> - אין בידו לפדותו מעכשיו</w:t>
      </w:r>
      <w:r w:rsidR="0057284B">
        <w:rPr>
          <w:rtl/>
        </w:rPr>
        <w:t>.</w:t>
      </w:r>
    </w:p>
    <w:p w14:paraId="3CFB8056" w14:textId="03F7A1F6" w:rsidR="00B323CF" w:rsidRDefault="00F40753" w:rsidP="00872B76">
      <w:pPr>
        <w:rPr>
          <w:rtl/>
        </w:rPr>
      </w:pPr>
      <w:r>
        <w:rPr>
          <w:rtl/>
        </w:rPr>
        <w:t>ו</w:t>
      </w:r>
      <w:r w:rsidR="00FA1A10">
        <w:rPr>
          <w:rtl/>
        </w:rPr>
        <w:t>אע"ג</w:t>
      </w:r>
      <w:r>
        <w:rPr>
          <w:rtl/>
        </w:rPr>
        <w:t xml:space="preserve"> דקיימ</w:t>
      </w:r>
      <w:r w:rsidR="00872B76">
        <w:rPr>
          <w:rFonts w:hint="cs"/>
          <w:rtl/>
        </w:rPr>
        <w:t xml:space="preserve">"ל </w:t>
      </w:r>
      <w:r w:rsidR="001E07F0">
        <w:rPr>
          <w:rtl/>
        </w:rPr>
        <w:t xml:space="preserve">דכל </w:t>
      </w:r>
      <w:r>
        <w:rPr>
          <w:rtl/>
        </w:rPr>
        <w:t>מקום</w:t>
      </w:r>
      <w:r w:rsidR="001E07F0">
        <w:rPr>
          <w:rtl/>
        </w:rPr>
        <w:t xml:space="preserve"> </w:t>
      </w:r>
      <w:r>
        <w:rPr>
          <w:rtl/>
        </w:rPr>
        <w:t>דחלקו</w:t>
      </w:r>
      <w:r w:rsidR="001E07F0">
        <w:rPr>
          <w:rtl/>
        </w:rPr>
        <w:t xml:space="preserve"> </w:t>
      </w:r>
      <w:r w:rsidR="001E07F0">
        <w:rPr>
          <w:rStyle w:val="27"/>
          <w:rtl/>
        </w:rPr>
        <w:t>רב</w:t>
      </w:r>
      <w:r w:rsidR="001E07F0">
        <w:rPr>
          <w:rtl/>
        </w:rPr>
        <w:t xml:space="preserve"> </w:t>
      </w:r>
      <w:r w:rsidR="001E07F0">
        <w:rPr>
          <w:rStyle w:val="27"/>
          <w:rtl/>
        </w:rPr>
        <w:t>ושמואל</w:t>
      </w:r>
      <w:r w:rsidR="001E07F0">
        <w:rPr>
          <w:rtl/>
        </w:rPr>
        <w:t xml:space="preserve"> </w:t>
      </w:r>
      <w:r>
        <w:rPr>
          <w:rtl/>
        </w:rPr>
        <w:t xml:space="preserve">הלכתא </w:t>
      </w:r>
      <w:r>
        <w:rPr>
          <w:rStyle w:val="27"/>
          <w:rtl/>
        </w:rPr>
        <w:t>כרב</w:t>
      </w:r>
      <w:r>
        <w:rPr>
          <w:rtl/>
        </w:rPr>
        <w:t xml:space="preserve"> באיסורי </w:t>
      </w:r>
      <w:r>
        <w:rPr>
          <w:rStyle w:val="27"/>
          <w:rtl/>
        </w:rPr>
        <w:t>וכשמואל</w:t>
      </w:r>
      <w:r>
        <w:rPr>
          <w:rtl/>
        </w:rPr>
        <w:t xml:space="preserve"> בדיני, </w:t>
      </w:r>
    </w:p>
    <w:p w14:paraId="177742C7" w14:textId="63B6C1B6" w:rsidR="00B874E6" w:rsidRPr="00B323CF" w:rsidRDefault="00F40753" w:rsidP="00872B76">
      <w:pPr>
        <w:rPr>
          <w:b/>
          <w:bCs/>
          <w:rtl/>
        </w:rPr>
      </w:pPr>
      <w:r>
        <w:rPr>
          <w:b/>
          <w:bCs/>
          <w:rtl/>
        </w:rPr>
        <w:t>כאן</w:t>
      </w:r>
      <w:r w:rsidRPr="00B323CF">
        <w:rPr>
          <w:b/>
          <w:bCs/>
          <w:rtl/>
        </w:rPr>
        <w:t xml:space="preserve"> הלכתא </w:t>
      </w:r>
      <w:r>
        <w:rPr>
          <w:b/>
          <w:bCs/>
          <w:rtl/>
        </w:rPr>
        <w:t>כמותו</w:t>
      </w:r>
      <w:r w:rsidRPr="00B323CF">
        <w:rPr>
          <w:b/>
          <w:bCs/>
          <w:rtl/>
        </w:rPr>
        <w:t xml:space="preserve"> </w:t>
      </w:r>
      <w:r w:rsidRPr="00B323CF">
        <w:rPr>
          <w:rStyle w:val="27"/>
          <w:b/>
          <w:bCs/>
          <w:rtl/>
        </w:rPr>
        <w:t>דשמואל</w:t>
      </w:r>
      <w:r w:rsidR="0057284B" w:rsidRPr="00B323CF">
        <w:rPr>
          <w:b/>
          <w:bCs/>
          <w:rtl/>
        </w:rPr>
        <w:t>.</w:t>
      </w:r>
    </w:p>
    <w:p w14:paraId="55499679" w14:textId="77777777" w:rsidR="006542AA" w:rsidRDefault="00000000">
      <w:pPr>
        <w:pStyle w:val="36"/>
        <w:framePr w:wrap="notBeside"/>
      </w:pPr>
      <w:r>
        <w:lastRenderedPageBreak/>
        <w:t>תנן:</w:t>
      </w:r>
    </w:p>
    <w:p w14:paraId="031E730E" w14:textId="3A8C7D7E" w:rsidR="00B874E6" w:rsidRDefault="00D674D8" w:rsidP="00872B76">
      <w:pPr>
        <w:rPr>
          <w:rtl/>
        </w:rPr>
      </w:pPr>
      <w:r>
        <w:rPr>
          <w:rtl/>
        </w:rPr>
        <w:t>מת בתוך ל' יום</w:t>
      </w:r>
      <w:r w:rsidR="00F40753">
        <w:rPr>
          <w:rtl/>
        </w:rPr>
        <w:t xml:space="preserve"> </w:t>
      </w:r>
      <w:r>
        <w:rPr>
          <w:rtl/>
        </w:rPr>
        <w:t>אף</w:t>
      </w:r>
      <w:r w:rsidR="00F40753">
        <w:rPr>
          <w:rtl/>
        </w:rPr>
        <w:t xml:space="preserve"> שנתן</w:t>
      </w:r>
      <w:r w:rsidR="00872B76">
        <w:rPr>
          <w:rtl/>
        </w:rPr>
        <w:t xml:space="preserve"> לכהן יחזיר לו חמש סלעים, טעמא דמת, הא לא מת </w:t>
      </w:r>
      <w:r w:rsidR="00F40753">
        <w:rPr>
          <w:rtl/>
        </w:rPr>
        <w:t xml:space="preserve">בנו פדוי! </w:t>
      </w:r>
      <w:r>
        <w:rPr>
          <w:rFonts w:hint="cs"/>
          <w:rtl/>
        </w:rPr>
        <w:t>כאן</w:t>
      </w:r>
      <w:r w:rsidR="00872B76">
        <w:rPr>
          <w:rFonts w:hint="cs"/>
          <w:rtl/>
        </w:rPr>
        <w:t xml:space="preserve"> מיירי </w:t>
      </w:r>
      <w:r>
        <w:rPr>
          <w:rtl/>
        </w:rPr>
        <w:t>דישנם</w:t>
      </w:r>
      <w:r w:rsidR="00F40753">
        <w:rPr>
          <w:rtl/>
        </w:rPr>
        <w:t xml:space="preserve"> למעות</w:t>
      </w:r>
      <w:r w:rsidR="0057284B">
        <w:rPr>
          <w:rtl/>
        </w:rPr>
        <w:t>.</w:t>
      </w:r>
    </w:p>
    <w:p w14:paraId="5F208FE3" w14:textId="77777777" w:rsidR="006542AA" w:rsidRDefault="00000000">
      <w:pPr>
        <w:pStyle w:val="36"/>
        <w:framePr w:wrap="notBeside"/>
      </w:pPr>
      <w:r>
        <w:t>ת"ש</w:t>
      </w:r>
      <w:r w:rsidR="00F40753">
        <w:t>:</w:t>
      </w:r>
    </w:p>
    <w:p w14:paraId="7F3CE156" w14:textId="426F71B9" w:rsidR="00B874E6" w:rsidRDefault="00F40753" w:rsidP="001E07F0">
      <w:pPr>
        <w:rPr>
          <w:rtl/>
        </w:rPr>
      </w:pPr>
      <w:r>
        <w:rPr>
          <w:rtl/>
        </w:rPr>
        <w:t xml:space="preserve">בחזקת שלא נפדה עד שיביא ראיה שנפדה! </w:t>
      </w:r>
      <w:r w:rsidR="00AC43C5">
        <w:rPr>
          <w:rtl/>
        </w:rPr>
        <w:t>שם</w:t>
      </w:r>
      <w:r>
        <w:rPr>
          <w:rtl/>
        </w:rPr>
        <w:t xml:space="preserve"> </w:t>
      </w:r>
      <w:r w:rsidR="00AC43C5">
        <w:rPr>
          <w:rtl/>
        </w:rPr>
        <w:t>גם</w:t>
      </w:r>
      <w:r>
        <w:rPr>
          <w:rtl/>
        </w:rPr>
        <w:t xml:space="preserve"> - </w:t>
      </w:r>
      <w:r w:rsidR="00AC43C5">
        <w:rPr>
          <w:rtl/>
        </w:rPr>
        <w:t>דישנם</w:t>
      </w:r>
      <w:r>
        <w:rPr>
          <w:rtl/>
        </w:rPr>
        <w:t xml:space="preserve"> למעות </w:t>
      </w:r>
      <w:r w:rsidR="00AC43C5">
        <w:rPr>
          <w:rtl/>
        </w:rPr>
        <w:t>בעינם</w:t>
      </w:r>
      <w:r w:rsidR="0057284B">
        <w:rPr>
          <w:rtl/>
        </w:rPr>
        <w:t>.</w:t>
      </w:r>
    </w:p>
    <w:p w14:paraId="5D9D9355" w14:textId="239E1DD8" w:rsidR="006542AA" w:rsidRDefault="00000000">
      <w:pPr>
        <w:pStyle w:val="36"/>
        <w:framePr w:wrap="notBeside"/>
      </w:pPr>
      <w:r>
        <w:t>תני תנא לפניו דר"י:</w:t>
      </w:r>
    </w:p>
    <w:p w14:paraId="0129FDB9" w14:textId="69EA9EC2" w:rsidR="00B874E6" w:rsidRDefault="00F40753" w:rsidP="00A52C26">
      <w:pPr>
        <w:rPr>
          <w:rtl/>
        </w:rPr>
      </w:pPr>
      <w:r>
        <w:rPr>
          <w:rtl/>
        </w:rPr>
        <w:t xml:space="preserve">הפודה את בנו בתוך </w:t>
      </w:r>
      <w:r w:rsidR="00A52C26">
        <w:rPr>
          <w:rFonts w:hint="cs"/>
          <w:rtl/>
        </w:rPr>
        <w:t>ל'</w:t>
      </w:r>
      <w:r w:rsidR="00073928">
        <w:rPr>
          <w:rtl/>
        </w:rPr>
        <w:t xml:space="preserve"> יום </w:t>
      </w:r>
      <w:r>
        <w:rPr>
          <w:rtl/>
        </w:rPr>
        <w:t>בנו פדוי, א</w:t>
      </w:r>
      <w:r w:rsidR="00A52C26">
        <w:rPr>
          <w:rFonts w:hint="cs"/>
          <w:rtl/>
        </w:rPr>
        <w:t>"ל</w:t>
      </w:r>
      <w:r>
        <w:rPr>
          <w:rtl/>
        </w:rPr>
        <w:t xml:space="preserve">: </w:t>
      </w:r>
      <w:r>
        <w:rPr>
          <w:rStyle w:val="27"/>
          <w:rtl/>
        </w:rPr>
        <w:t>שמואל</w:t>
      </w:r>
      <w:r>
        <w:rPr>
          <w:rtl/>
        </w:rPr>
        <w:t xml:space="preserve"> אמר אין בנו פדוי ואת אמרת בנו פדוי? ו</w:t>
      </w:r>
      <w:r w:rsidR="00FA1A10">
        <w:rPr>
          <w:rtl/>
        </w:rPr>
        <w:t>אע"ג</w:t>
      </w:r>
      <w:r>
        <w:rPr>
          <w:rtl/>
        </w:rPr>
        <w:t xml:space="preserve"> דעומדת לן </w:t>
      </w:r>
      <w:r>
        <w:rPr>
          <w:rStyle w:val="27"/>
          <w:rtl/>
        </w:rPr>
        <w:t>כרב</w:t>
      </w:r>
      <w:r>
        <w:rPr>
          <w:rtl/>
        </w:rPr>
        <w:t xml:space="preserve"> באיסורי </w:t>
      </w:r>
      <w:r>
        <w:rPr>
          <w:rStyle w:val="27"/>
          <w:rtl/>
        </w:rPr>
        <w:t>וכשמואל</w:t>
      </w:r>
      <w:r>
        <w:rPr>
          <w:rtl/>
        </w:rPr>
        <w:t xml:space="preserve"> בדיני, כאן הלכתא כותיה </w:t>
      </w:r>
      <w:r>
        <w:rPr>
          <w:rStyle w:val="27"/>
          <w:rtl/>
        </w:rPr>
        <w:t>דשמואל</w:t>
      </w:r>
      <w:r w:rsidR="0057284B">
        <w:rPr>
          <w:rtl/>
        </w:rPr>
        <w:t>.</w:t>
      </w:r>
    </w:p>
    <w:p w14:paraId="24659A59" w14:textId="65FC266F" w:rsidR="00B874E6" w:rsidRDefault="0057284B" w:rsidP="00092C04">
      <w:pPr>
        <w:pStyle w:val="afffd"/>
        <w:rPr>
          <w:rtl/>
        </w:rPr>
      </w:pPr>
      <w:r>
        <w:rPr>
          <w:rtl/>
        </w:rPr>
        <w:t xml:space="preserve">  </w:t>
      </w:r>
      <w:r w:rsidR="00F40753">
        <w:rPr>
          <w:rStyle w:val="afffff0"/>
        </w:rPr>
        <w:t xml:space="preserve">א. </w:t>
      </w:r>
      <w:r w:rsidR="00F40753">
        <w:rPr>
          <w:rtl/>
        </w:rPr>
        <w:t>הוא לפדות ובנו לפדות הוא קודם לבנו וכו'</w:t>
      </w:r>
      <w:r>
        <w:rPr>
          <w:rtl/>
        </w:rPr>
        <w:t>.</w:t>
      </w:r>
    </w:p>
    <w:p w14:paraId="68DEFBA8" w14:textId="4CF49FB1" w:rsidR="00401830" w:rsidRDefault="0054454F" w:rsidP="00F40753">
      <w:pPr>
        <w:rPr>
          <w:rtl/>
        </w:rPr>
      </w:pPr>
      <w:r>
        <w:rPr>
          <w:rStyle w:val="27"/>
          <w:rFonts w:hint="cs"/>
          <w:rtl/>
        </w:rPr>
        <w:t>ארי"ר</w:t>
      </w:r>
      <w:r w:rsidR="00F40753">
        <w:rPr>
          <w:rtl/>
        </w:rPr>
        <w:t xml:space="preserve">: הכל מודים </w:t>
      </w:r>
      <w:r>
        <w:rPr>
          <w:rtl/>
        </w:rPr>
        <w:t>מקום</w:t>
      </w:r>
      <w:r w:rsidR="00F40753">
        <w:rPr>
          <w:rtl/>
        </w:rPr>
        <w:t xml:space="preserve"> </w:t>
      </w:r>
      <w:r>
        <w:rPr>
          <w:rtl/>
        </w:rPr>
        <w:t>דאין</w:t>
      </w:r>
      <w:r w:rsidR="00F40753">
        <w:rPr>
          <w:rtl/>
        </w:rPr>
        <w:t xml:space="preserve"> אלא חמש סלעים - </w:t>
      </w:r>
      <w:r w:rsidR="00970EF3">
        <w:rPr>
          <w:rtl/>
        </w:rPr>
        <w:t xml:space="preserve">הוא קודם לבנו, </w:t>
      </w:r>
      <w:r w:rsidR="00F40753">
        <w:rPr>
          <w:rtl/>
        </w:rPr>
        <w:t xml:space="preserve">דמצוה </w:t>
      </w:r>
      <w:r>
        <w:rPr>
          <w:rtl/>
        </w:rPr>
        <w:t>שלו</w:t>
      </w:r>
      <w:r w:rsidR="00F40753">
        <w:rPr>
          <w:rtl/>
        </w:rPr>
        <w:t xml:space="preserve"> עדיף, </w:t>
      </w:r>
    </w:p>
    <w:p w14:paraId="4D694621" w14:textId="77777777" w:rsidR="006542AA" w:rsidRDefault="00000000">
      <w:pPr>
        <w:pStyle w:val="36"/>
        <w:framePr w:wrap="notBeside"/>
      </w:pPr>
      <w:r>
        <w:t>וחלקו</w:t>
      </w:r>
    </w:p>
    <w:p w14:paraId="5AB4419E" w14:textId="55315D2A" w:rsidR="00401830" w:rsidRDefault="00401830" w:rsidP="00401830">
      <w:pPr>
        <w:rPr>
          <w:rtl/>
        </w:rPr>
      </w:pPr>
      <w:r>
        <w:rPr>
          <w:rtl/>
        </w:rPr>
        <w:t>מקום</w:t>
      </w:r>
      <w:r w:rsidR="00F40753">
        <w:rPr>
          <w:rtl/>
        </w:rPr>
        <w:t xml:space="preserve"> </w:t>
      </w:r>
      <w:r>
        <w:rPr>
          <w:rtl/>
        </w:rPr>
        <w:t>דיש</w:t>
      </w:r>
      <w:r w:rsidR="00F40753">
        <w:rPr>
          <w:rtl/>
        </w:rPr>
        <w:t xml:space="preserve"> חמש משועבדות וחמש בני חורין</w:t>
      </w:r>
      <w:r>
        <w:rPr>
          <w:rtl/>
        </w:rPr>
        <w:t>,</w:t>
      </w:r>
    </w:p>
    <w:p w14:paraId="50463E3D" w14:textId="0B28108F" w:rsidR="006542AA" w:rsidRDefault="00000000">
      <w:pPr>
        <w:pStyle w:val="36"/>
        <w:framePr w:wrap="notBeside"/>
      </w:pPr>
      <w:r>
        <w:t>לר"י</w:t>
      </w:r>
      <w:r w:rsidR="00C14B58">
        <w:t>:</w:t>
      </w:r>
    </w:p>
    <w:p w14:paraId="31CE7CF5" w14:textId="25105CF9" w:rsidR="00B874E6" w:rsidRDefault="00C14B58" w:rsidP="00C14B58">
      <w:pPr>
        <w:rPr>
          <w:rtl/>
        </w:rPr>
      </w:pPr>
      <w:r>
        <w:rPr>
          <w:rtl/>
        </w:rPr>
        <w:t xml:space="preserve">מלוה הכתובה בתורה ככתובה בשטר דמיא, </w:t>
      </w:r>
      <w:r w:rsidR="00401830">
        <w:rPr>
          <w:rtl/>
        </w:rPr>
        <w:t>ושלו</w:t>
      </w:r>
      <w:r>
        <w:rPr>
          <w:rtl/>
        </w:rPr>
        <w:t xml:space="preserve"> </w:t>
      </w:r>
      <w:r w:rsidR="00F40753">
        <w:rPr>
          <w:rtl/>
        </w:rPr>
        <w:t xml:space="preserve">אזיל וטריף ממשעבדי, ובהני חמש בני חורין </w:t>
      </w:r>
      <w:r w:rsidR="00401830">
        <w:rPr>
          <w:rtl/>
        </w:rPr>
        <w:t>-</w:t>
      </w:r>
      <w:r w:rsidR="00F40753">
        <w:rPr>
          <w:rtl/>
        </w:rPr>
        <w:t xml:space="preserve"> פ</w:t>
      </w:r>
      <w:r>
        <w:rPr>
          <w:rFonts w:hint="cs"/>
          <w:rtl/>
        </w:rPr>
        <w:t>ודה לבנו</w:t>
      </w:r>
      <w:r w:rsidR="0057284B">
        <w:rPr>
          <w:rtl/>
        </w:rPr>
        <w:t>.</w:t>
      </w:r>
    </w:p>
    <w:p w14:paraId="599C91D4" w14:textId="77777777" w:rsidR="006542AA" w:rsidRDefault="00000000">
      <w:pPr>
        <w:pStyle w:val="36"/>
        <w:framePr w:wrap="notBeside"/>
      </w:pPr>
      <w:r>
        <w:t>ורבנן סברי:</w:t>
      </w:r>
    </w:p>
    <w:p w14:paraId="66934F26" w14:textId="0A3FA738" w:rsidR="00B874E6" w:rsidRDefault="00C14B58" w:rsidP="00F40753">
      <w:pPr>
        <w:rPr>
          <w:rtl/>
        </w:rPr>
      </w:pPr>
      <w:r>
        <w:rPr>
          <w:rtl/>
        </w:rPr>
        <w:t>מלוה הכתובה בתורה לא</w:t>
      </w:r>
      <w:r w:rsidR="00F40753">
        <w:rPr>
          <w:rtl/>
        </w:rPr>
        <w:t xml:space="preserve"> ככתובה בשטר דמיא, הלכך - מצוה </w:t>
      </w:r>
      <w:r>
        <w:rPr>
          <w:rtl/>
        </w:rPr>
        <w:t>שלו</w:t>
      </w:r>
      <w:r w:rsidR="00F40753">
        <w:rPr>
          <w:rtl/>
        </w:rPr>
        <w:t xml:space="preserve"> עדיף</w:t>
      </w:r>
      <w:r w:rsidR="0057284B">
        <w:rPr>
          <w:rtl/>
        </w:rPr>
        <w:t>.</w:t>
      </w:r>
    </w:p>
    <w:p w14:paraId="3C505C8A" w14:textId="39000761" w:rsidR="0057284B" w:rsidRDefault="0057284B" w:rsidP="009F73ED">
      <w:pPr>
        <w:pStyle w:val="affff9"/>
        <w:rPr>
          <w:rtl/>
        </w:rPr>
      </w:pPr>
      <w:r>
        <w:rPr>
          <w:rtl/>
        </w:rPr>
        <w:t>• • •</w:t>
      </w:r>
    </w:p>
    <w:p w14:paraId="71FAFE02" w14:textId="77777777" w:rsidR="006542AA" w:rsidRDefault="00000000">
      <w:pPr>
        <w:pStyle w:val="afffff5"/>
        <w:framePr w:wrap="around"/>
      </w:pPr>
      <w:r>
        <w:t>משנה ז</w:t>
      </w:r>
    </w:p>
    <w:p w14:paraId="369F5DBA" w14:textId="77777777" w:rsidR="00C14B58" w:rsidRDefault="00F40753" w:rsidP="009F73ED">
      <w:pPr>
        <w:pStyle w:val="afff5"/>
        <w:spacing w:before="120"/>
        <w:rPr>
          <w:rtl/>
        </w:rPr>
      </w:pPr>
      <w:r>
        <w:rPr>
          <w:rtl/>
        </w:rPr>
        <w:t>חמש סלעים של בן - במנה צורי</w:t>
      </w:r>
      <w:r w:rsidR="000B5F7F">
        <w:rPr>
          <w:rtl/>
        </w:rPr>
        <w:t>;</w:t>
      </w:r>
      <w:r w:rsidR="00092C04">
        <w:rPr>
          <w:rFonts w:hint="cs"/>
          <w:rtl/>
        </w:rPr>
        <w:t xml:space="preserve"> </w:t>
      </w:r>
    </w:p>
    <w:p w14:paraId="1ADB82A3" w14:textId="77777777" w:rsidR="00C14B58" w:rsidRDefault="00F40753" w:rsidP="00C14B58">
      <w:pPr>
        <w:pStyle w:val="afff5"/>
        <w:rPr>
          <w:rtl/>
        </w:rPr>
      </w:pPr>
      <w:r>
        <w:rPr>
          <w:rtl/>
        </w:rPr>
        <w:t xml:space="preserve">שלשים של עבד, חמשים של אונס ושל מפתה, ומאה של מוציא שם רע </w:t>
      </w:r>
    </w:p>
    <w:p w14:paraId="722F676D" w14:textId="77777777" w:rsidR="00B874E6" w:rsidRDefault="00F40753" w:rsidP="00C14B58">
      <w:pPr>
        <w:pStyle w:val="afff5"/>
        <w:rPr>
          <w:rtl/>
        </w:rPr>
      </w:pPr>
      <w:r>
        <w:rPr>
          <w:rtl/>
        </w:rPr>
        <w:t>כולם בשקל הקדש במנה צורי, וכולן נפדין בכסף ובשוה כסף חוץ משקלים</w:t>
      </w:r>
      <w:r w:rsidR="0057284B">
        <w:rPr>
          <w:rtl/>
        </w:rPr>
        <w:t>.</w:t>
      </w:r>
    </w:p>
    <w:p w14:paraId="1F9FB3FD" w14:textId="227D3ECA" w:rsidR="0057284B" w:rsidRDefault="0057284B" w:rsidP="009F73ED">
      <w:pPr>
        <w:pStyle w:val="affff9"/>
        <w:rPr>
          <w:rtl/>
        </w:rPr>
      </w:pPr>
      <w:r>
        <w:rPr>
          <w:rtl/>
        </w:rPr>
        <w:t>• • •</w:t>
      </w:r>
    </w:p>
    <w:p w14:paraId="4CC8C042" w14:textId="2C027E10" w:rsidR="006542AA" w:rsidRDefault="00000000">
      <w:pPr>
        <w:pStyle w:val="36"/>
        <w:framePr w:wrap="notBeside"/>
      </w:pPr>
      <w:r w:rsidRPr="00C14B58">
        <w:t>מנה צורי</w:t>
      </w:r>
      <w:r>
        <w:t xml:space="preserve"> אמר רבי אסי:</w:t>
      </w:r>
    </w:p>
    <w:p w14:paraId="4C848B87" w14:textId="76AAFFBB" w:rsidR="00C14B58" w:rsidRDefault="00F40753" w:rsidP="00F40753">
      <w:pPr>
        <w:rPr>
          <w:rtl/>
        </w:rPr>
      </w:pPr>
      <w:r>
        <w:rPr>
          <w:rtl/>
        </w:rPr>
        <w:t xml:space="preserve">מנה של צורי, </w:t>
      </w:r>
      <w:r>
        <w:rPr>
          <w:rStyle w:val="27"/>
          <w:rtl/>
        </w:rPr>
        <w:t>רבי אמי</w:t>
      </w:r>
      <w:r>
        <w:rPr>
          <w:rtl/>
        </w:rPr>
        <w:t xml:space="preserve"> אמר: דינרא ערבא, </w:t>
      </w:r>
    </w:p>
    <w:p w14:paraId="13E994EF" w14:textId="3C09EFB7" w:rsidR="006542AA" w:rsidRDefault="00000000">
      <w:pPr>
        <w:pStyle w:val="36"/>
        <w:framePr w:wrap="notBeside"/>
      </w:pPr>
      <w:r>
        <w:t>ר"ח</w:t>
      </w:r>
      <w:r w:rsidR="00F40753">
        <w:t>:</w:t>
      </w:r>
    </w:p>
    <w:p w14:paraId="030354F8" w14:textId="3C167F34" w:rsidR="00B874E6" w:rsidRDefault="00F40753" w:rsidP="00C14B58">
      <w:pPr>
        <w:rPr>
          <w:rtl/>
        </w:rPr>
      </w:pPr>
      <w:r>
        <w:rPr>
          <w:rtl/>
        </w:rPr>
        <w:lastRenderedPageBreak/>
        <w:t xml:space="preserve">איסתרא סרסיא דמיזדבנא </w:t>
      </w:r>
      <w:r w:rsidR="00C14B58">
        <w:rPr>
          <w:rFonts w:hint="cs"/>
          <w:rtl/>
        </w:rPr>
        <w:t>שמונה בדינר</w:t>
      </w:r>
      <w:r>
        <w:rPr>
          <w:rtl/>
        </w:rPr>
        <w:t xml:space="preserve">, חמש </w:t>
      </w:r>
      <w:r w:rsidR="00C14B58">
        <w:rPr>
          <w:rtl/>
        </w:rPr>
        <w:t>מהם</w:t>
      </w:r>
      <w:r>
        <w:rPr>
          <w:rtl/>
        </w:rPr>
        <w:t xml:space="preserve"> לפדיון הבן</w:t>
      </w:r>
      <w:r w:rsidR="0057284B">
        <w:rPr>
          <w:rtl/>
        </w:rPr>
        <w:t>.</w:t>
      </w:r>
    </w:p>
    <w:p w14:paraId="31DF4DCA" w14:textId="77777777" w:rsidR="00C14B58" w:rsidRDefault="00C14B58" w:rsidP="00C14B58">
      <w:pPr>
        <w:pStyle w:val="afff0"/>
        <w:framePr w:wrap="around"/>
        <w:rPr>
          <w:rtl/>
        </w:rPr>
      </w:pPr>
      <w:r>
        <w:rPr>
          <w:rFonts w:hint="cs"/>
          <w:rtl/>
        </w:rPr>
        <w:t>נ.</w:t>
      </w:r>
    </w:p>
    <w:p w14:paraId="5EB811DB" w14:textId="02D71095" w:rsidR="006542AA" w:rsidRDefault="00000000">
      <w:pPr>
        <w:pStyle w:val="36"/>
        <w:framePr w:wrap="notBeside"/>
      </w:pPr>
      <w:r>
        <w:t>רי"ו:</w:t>
      </w:r>
    </w:p>
    <w:p w14:paraId="5691D660" w14:textId="440C0457" w:rsidR="00B874E6" w:rsidRDefault="00F40753" w:rsidP="00C14B58">
      <w:pPr>
        <w:rPr>
          <w:rtl/>
        </w:rPr>
      </w:pPr>
      <w:r>
        <w:rPr>
          <w:rtl/>
        </w:rPr>
        <w:t xml:space="preserve">דינרא הדריינא טריינא שייפא, </w:t>
      </w:r>
      <w:r w:rsidR="00C14B58">
        <w:rPr>
          <w:rFonts w:hint="cs"/>
          <w:rtl/>
        </w:rPr>
        <w:t>הנמכר ב</w:t>
      </w:r>
      <w:r>
        <w:rPr>
          <w:rFonts w:hint="cs"/>
          <w:rtl/>
        </w:rPr>
        <w:t>כ"ה</w:t>
      </w:r>
      <w:r w:rsidR="00C14B58">
        <w:rPr>
          <w:rtl/>
        </w:rPr>
        <w:t xml:space="preserve"> זוז, דל </w:t>
      </w:r>
      <w:r>
        <w:rPr>
          <w:rtl/>
        </w:rPr>
        <w:t>מהם</w:t>
      </w:r>
      <w:r w:rsidR="00C14B58">
        <w:rPr>
          <w:rtl/>
        </w:rPr>
        <w:t xml:space="preserve"> </w:t>
      </w:r>
      <w:r>
        <w:rPr>
          <w:rtl/>
        </w:rPr>
        <w:t>שתות</w:t>
      </w:r>
      <w:r w:rsidR="00C14B58">
        <w:rPr>
          <w:rtl/>
        </w:rPr>
        <w:t xml:space="preserve"> </w:t>
      </w:r>
      <w:r>
        <w:rPr>
          <w:rtl/>
        </w:rPr>
        <w:t>והנך לפדיון הבן</w:t>
      </w:r>
      <w:r w:rsidR="0057284B">
        <w:rPr>
          <w:rtl/>
        </w:rPr>
        <w:t>.</w:t>
      </w:r>
    </w:p>
    <w:p w14:paraId="4BC797E9" w14:textId="15FC0251" w:rsidR="00C14B58" w:rsidRDefault="00F40753" w:rsidP="00F40753">
      <w:pPr>
        <w:rPr>
          <w:rtl/>
        </w:rPr>
      </w:pPr>
      <w:r>
        <w:rPr>
          <w:rtl/>
        </w:rPr>
        <w:t>אלו עשרין וחד נכי דנקא הוי! אלא: דל שתות וזוזא, והנך לפדיון הבן,</w:t>
      </w:r>
    </w:p>
    <w:p w14:paraId="431BB01E" w14:textId="77777777" w:rsidR="00C14B58" w:rsidRDefault="00F40753" w:rsidP="00F40753">
      <w:pPr>
        <w:rPr>
          <w:rtl/>
        </w:rPr>
      </w:pPr>
      <w:r>
        <w:rPr>
          <w:rtl/>
        </w:rPr>
        <w:t xml:space="preserve">אכתי עשרין נכי דנקא הוי! </w:t>
      </w:r>
    </w:p>
    <w:p w14:paraId="18404D03" w14:textId="77777777" w:rsidR="006542AA" w:rsidRDefault="00000000">
      <w:pPr>
        <w:pStyle w:val="36"/>
        <w:framePr w:wrap="notBeside"/>
      </w:pPr>
      <w:r>
        <w:t>אלא,</w:t>
      </w:r>
    </w:p>
    <w:p w14:paraId="75D724F5" w14:textId="7A584535" w:rsidR="00B874E6" w:rsidRDefault="00F40753" w:rsidP="00C96C37">
      <w:pPr>
        <w:pStyle w:val="021"/>
        <w:rPr>
          <w:rtl/>
        </w:rPr>
      </w:pPr>
      <w:r>
        <w:rPr>
          <w:rtl/>
        </w:rPr>
        <w:t xml:space="preserve">דל זוז ושתות, והנך לפדיון הבן, דהוי להם </w:t>
      </w:r>
      <w:r w:rsidR="00D025F3">
        <w:rPr>
          <w:rFonts w:hint="cs"/>
          <w:rtl/>
        </w:rPr>
        <w:t>כ' שקלים בשקל דינר שהם</w:t>
      </w:r>
      <w:r>
        <w:rPr>
          <w:rFonts w:hint="cs"/>
          <w:rtl/>
        </w:rPr>
        <w:t xml:space="preserve"> כ"ח</w:t>
      </w:r>
      <w:r w:rsidR="00C14B58">
        <w:rPr>
          <w:rFonts w:hint="cs"/>
          <w:rtl/>
        </w:rPr>
        <w:t xml:space="preserve"> </w:t>
      </w:r>
      <w:r>
        <w:rPr>
          <w:rtl/>
        </w:rPr>
        <w:t>זוזי ופלגי ופלגא דנקא</w:t>
      </w:r>
      <w:r w:rsidR="0057284B">
        <w:rPr>
          <w:rtl/>
        </w:rPr>
        <w:t>.</w:t>
      </w:r>
    </w:p>
    <w:p w14:paraId="14072B01" w14:textId="77777777" w:rsidR="006542AA" w:rsidRDefault="00000000">
      <w:pPr>
        <w:pStyle w:val="36"/>
        <w:framePr w:wrap="notBeside"/>
      </w:pPr>
      <w:r>
        <w:t>ר</w:t>
      </w:r>
      <w:r w:rsidR="00F40753">
        <w:t>בא:</w:t>
      </w:r>
    </w:p>
    <w:p w14:paraId="72096FC5" w14:textId="579A9420" w:rsidR="00B874E6" w:rsidRDefault="00F40753" w:rsidP="00C96C37">
      <w:pPr>
        <w:pStyle w:val="021"/>
        <w:rPr>
          <w:rtl/>
        </w:rPr>
      </w:pPr>
      <w:r>
        <w:rPr>
          <w:rtl/>
        </w:rPr>
        <w:t xml:space="preserve">סילעים דאורייתא </w:t>
      </w:r>
      <w:r w:rsidR="00C14B58">
        <w:rPr>
          <w:rFonts w:hint="cs"/>
          <w:rtl/>
        </w:rPr>
        <w:t>ל"ג</w:t>
      </w:r>
      <w:r>
        <w:rPr>
          <w:rtl/>
        </w:rPr>
        <w:t xml:space="preserve"> הוי, דעשרים גרה השקל</w:t>
      </w:r>
      <w:r w:rsidR="00D025F3">
        <w:rPr>
          <w:rFonts w:hint="cs"/>
          <w:rtl/>
        </w:rPr>
        <w:t>'</w:t>
      </w:r>
      <w:r>
        <w:rPr>
          <w:rtl/>
        </w:rPr>
        <w:t xml:space="preserve"> </w:t>
      </w:r>
      <w:r w:rsidR="00C14B58">
        <w:rPr>
          <w:rtl/>
        </w:rPr>
        <w:t>ומתרגמים</w:t>
      </w:r>
      <w:r>
        <w:rPr>
          <w:rtl/>
        </w:rPr>
        <w:t xml:space="preserve"> עשרין מעין, ותניא שש מעה כסף - דינר</w:t>
      </w:r>
      <w:r w:rsidR="0057284B">
        <w:rPr>
          <w:rtl/>
        </w:rPr>
        <w:t>.</w:t>
      </w:r>
    </w:p>
    <w:p w14:paraId="6F11D16C" w14:textId="77777777" w:rsidR="006542AA" w:rsidRDefault="00000000">
      <w:pPr>
        <w:pStyle w:val="36"/>
        <w:framePr w:wrap="notBeside"/>
      </w:pPr>
      <w:r>
        <w:t>מיתיבי:</w:t>
      </w:r>
    </w:p>
    <w:p w14:paraId="199C1BFD" w14:textId="648AB62C" w:rsidR="00B874E6" w:rsidRDefault="00F40753" w:rsidP="00F40753">
      <w:pPr>
        <w:rPr>
          <w:rtl/>
        </w:rPr>
      </w:pPr>
      <w:r>
        <w:rPr>
          <w:rtl/>
        </w:rPr>
        <w:t>והלא סלע של קדש ארבעים ושמנה פונדיונין, פונדיון זה מה טיבו - קילבון לפרוטרוט! בתר דאוסיפו עליהם, דתניא: עשרים גרה השקל, למדנו לשקל שהוא עשרים גרה, ומנין שאם רצה להוסיף יוסיף - ת"ל יהיה, יכול יפחות - ת"ל הוא</w:t>
      </w:r>
      <w:r w:rsidR="0057284B">
        <w:rPr>
          <w:rtl/>
        </w:rPr>
        <w:t>.</w:t>
      </w:r>
    </w:p>
    <w:p w14:paraId="14EA8737" w14:textId="5CC240CD" w:rsidR="00D025F3" w:rsidRDefault="00F40753" w:rsidP="00D025F3">
      <w:pPr>
        <w:rPr>
          <w:rtl/>
        </w:rPr>
      </w:pPr>
      <w:r>
        <w:rPr>
          <w:rStyle w:val="27"/>
          <w:rtl/>
        </w:rPr>
        <w:t>ר"א</w:t>
      </w:r>
      <w:r>
        <w:rPr>
          <w:rtl/>
        </w:rPr>
        <w:t xml:space="preserve"> שדר לו </w:t>
      </w:r>
      <w:r>
        <w:rPr>
          <w:rFonts w:hint="cs"/>
          <w:rtl/>
        </w:rPr>
        <w:t>י"ז</w:t>
      </w:r>
      <w:r w:rsidR="00D025F3">
        <w:rPr>
          <w:rtl/>
        </w:rPr>
        <w:t xml:space="preserve"> זוז</w:t>
      </w:r>
      <w:r>
        <w:rPr>
          <w:rtl/>
        </w:rPr>
        <w:t xml:space="preserve"> </w:t>
      </w:r>
      <w:r>
        <w:rPr>
          <w:rStyle w:val="27"/>
          <w:rtl/>
        </w:rPr>
        <w:t>לר</w:t>
      </w:r>
      <w:r w:rsidR="00D025F3">
        <w:rPr>
          <w:rStyle w:val="27"/>
          <w:rFonts w:hint="cs"/>
          <w:rtl/>
        </w:rPr>
        <w:t>אב</w:t>
      </w:r>
      <w:r>
        <w:rPr>
          <w:rStyle w:val="27"/>
          <w:rFonts w:hint="cs"/>
          <w:rtl/>
        </w:rPr>
        <w:t>ד"ר</w:t>
      </w:r>
      <w:r w:rsidR="00D025F3">
        <w:rPr>
          <w:rFonts w:hint="cs"/>
          <w:rtl/>
        </w:rPr>
        <w:t xml:space="preserve"> </w:t>
      </w:r>
      <w:r>
        <w:rPr>
          <w:rtl/>
        </w:rPr>
        <w:t xml:space="preserve">בפדיון הבן, שלח לו: לישדר לי מר שלושה יתרים דיש עליהם! </w:t>
      </w:r>
    </w:p>
    <w:p w14:paraId="0451F558" w14:textId="233CE3B2" w:rsidR="006542AA" w:rsidRDefault="00000000">
      <w:pPr>
        <w:pStyle w:val="36"/>
        <w:framePr w:wrap="notBeside"/>
      </w:pPr>
      <w:r>
        <w:t>שלח לו:</w:t>
      </w:r>
    </w:p>
    <w:p w14:paraId="573DD276" w14:textId="74707540" w:rsidR="00D025F3" w:rsidRDefault="00F40753" w:rsidP="00D025F3">
      <w:pPr>
        <w:rPr>
          <w:rtl/>
        </w:rPr>
      </w:pPr>
      <w:r>
        <w:rPr>
          <w:rtl/>
        </w:rPr>
        <w:t xml:space="preserve">לשדר לי מר שלושה אחרינא דאוסיפו עליהם! </w:t>
      </w:r>
      <w:r w:rsidR="00D025F3">
        <w:rPr>
          <w:rStyle w:val="27"/>
          <w:rFonts w:hint="cs"/>
          <w:rtl/>
        </w:rPr>
        <w:t>א</w:t>
      </w:r>
      <w:r>
        <w:rPr>
          <w:rStyle w:val="27"/>
          <w:rFonts w:hint="cs"/>
          <w:rtl/>
        </w:rPr>
        <w:t>ר"ח</w:t>
      </w:r>
      <w:r>
        <w:rPr>
          <w:rtl/>
        </w:rPr>
        <w:t>: כל כסף האמור בתורה סתם - סלע, דנביאים - ליטרין, דכתובין - קינטרין,</w:t>
      </w:r>
    </w:p>
    <w:p w14:paraId="79BFDA1F" w14:textId="07A9ABA7" w:rsidR="00B874E6" w:rsidRDefault="00F40753" w:rsidP="00D025F3">
      <w:pPr>
        <w:rPr>
          <w:rtl/>
        </w:rPr>
      </w:pPr>
      <w:r>
        <w:rPr>
          <w:rtl/>
        </w:rPr>
        <w:t>חוץ מן כספו של עפרון, שאע"פ שכתוב בתורה סתם - קינטרין, דארבע מאות שקל כסף עובר לסוחר</w:t>
      </w:r>
      <w:r w:rsidR="00D025F3">
        <w:rPr>
          <w:rFonts w:hint="cs"/>
          <w:rtl/>
        </w:rPr>
        <w:t>'</w:t>
      </w:r>
      <w:r>
        <w:rPr>
          <w:rtl/>
        </w:rPr>
        <w:t>, ויש מקום דקא קרו לקינטרא תיקלא</w:t>
      </w:r>
      <w:r w:rsidR="0057284B">
        <w:rPr>
          <w:rtl/>
        </w:rPr>
        <w:t>.</w:t>
      </w:r>
    </w:p>
    <w:p w14:paraId="501FCE9F" w14:textId="73E87466" w:rsidR="006542AA" w:rsidRDefault="00000000">
      <w:pPr>
        <w:pStyle w:val="36"/>
        <w:framePr w:wrap="notBeside"/>
      </w:pPr>
      <w:r>
        <w:t>אר"א:</w:t>
      </w:r>
    </w:p>
    <w:p w14:paraId="6F46913C" w14:textId="37C66F0E" w:rsidR="00B874E6" w:rsidRDefault="00F40753" w:rsidP="00D025F3">
      <w:pPr>
        <w:rPr>
          <w:rtl/>
        </w:rPr>
      </w:pPr>
      <w:r>
        <w:rPr>
          <w:rtl/>
        </w:rPr>
        <w:t>ביקשו לגנוז כל כסף וזהב שבעולם מפני כספה וזהבה של ירושלים, עד שמצאו ל</w:t>
      </w:r>
      <w:r w:rsidR="00D025F3">
        <w:rPr>
          <w:rtl/>
        </w:rPr>
        <w:t>ו מקרא מן התורה שהוא מותר, שנא</w:t>
      </w:r>
      <w:r w:rsidR="00D025F3">
        <w:rPr>
          <w:rFonts w:hint="cs"/>
          <w:rtl/>
        </w:rPr>
        <w:t>'</w:t>
      </w:r>
      <w:r>
        <w:rPr>
          <w:rtl/>
        </w:rPr>
        <w:t xml:space="preserve"> ובאו בה פריצים וחללוה</w:t>
      </w:r>
      <w:r w:rsidR="0057284B">
        <w:rPr>
          <w:rtl/>
        </w:rPr>
        <w:t>.</w:t>
      </w:r>
    </w:p>
    <w:p w14:paraId="013EA516" w14:textId="4424DCF1" w:rsidR="00D025F3" w:rsidRDefault="00F40753" w:rsidP="00F40753">
      <w:pPr>
        <w:rPr>
          <w:rtl/>
        </w:rPr>
      </w:pPr>
      <w:r>
        <w:rPr>
          <w:rtl/>
        </w:rPr>
        <w:t xml:space="preserve">וירושלים הויא רוב דעולם? </w:t>
      </w:r>
    </w:p>
    <w:p w14:paraId="5B4FDAE3" w14:textId="77777777" w:rsidR="006542AA" w:rsidRDefault="00000000">
      <w:pPr>
        <w:pStyle w:val="36"/>
        <w:framePr w:wrap="notBeside"/>
      </w:pPr>
      <w:r>
        <w:t>אלא אמר אביי:</w:t>
      </w:r>
    </w:p>
    <w:p w14:paraId="218D2284" w14:textId="553CDCA5" w:rsidR="00B874E6" w:rsidRDefault="00F40753" w:rsidP="00F40753">
      <w:pPr>
        <w:rPr>
          <w:rtl/>
        </w:rPr>
      </w:pPr>
      <w:r>
        <w:rPr>
          <w:rtl/>
        </w:rPr>
        <w:t xml:space="preserve">בקשו לגנוז דינרא הדריינא טירייאנא שייאפא מפני טבעה של ירושלים, עד שמצאו לה מקרא מן התורה שהוא מותר, שנאמר </w:t>
      </w:r>
      <w:r w:rsidRPr="009F73ED">
        <w:rPr>
          <w:rStyle w:val="affffe"/>
          <w:rtl/>
        </w:rPr>
        <w:t>ובאו בה פריצים וחללוה</w:t>
      </w:r>
      <w:r w:rsidR="0057284B">
        <w:rPr>
          <w:rtl/>
        </w:rPr>
        <w:t>.</w:t>
      </w:r>
    </w:p>
    <w:p w14:paraId="3E71DE0C" w14:textId="77777777" w:rsidR="00D025F3" w:rsidRDefault="00D025F3" w:rsidP="00D025F3">
      <w:pPr>
        <w:pStyle w:val="afff0"/>
        <w:framePr w:wrap="around"/>
        <w:rPr>
          <w:rtl/>
        </w:rPr>
      </w:pPr>
      <w:r>
        <w:rPr>
          <w:rFonts w:hint="cs"/>
          <w:rtl/>
        </w:rPr>
        <w:t>נ:</w:t>
      </w:r>
    </w:p>
    <w:p w14:paraId="31603FC3" w14:textId="052EEF1D" w:rsidR="006542AA" w:rsidRDefault="00000000">
      <w:pPr>
        <w:pStyle w:val="36"/>
        <w:framePr w:wrap="notBeside"/>
      </w:pPr>
      <w:r>
        <w:t>ר"י מר"א</w:t>
      </w:r>
      <w:r w:rsidR="00F40753">
        <w:t>:</w:t>
      </w:r>
    </w:p>
    <w:p w14:paraId="547AE7AB" w14:textId="7497E59A" w:rsidR="00B874E6" w:rsidRDefault="00F40753" w:rsidP="00F40753">
      <w:pPr>
        <w:rPr>
          <w:rtl/>
        </w:rPr>
      </w:pPr>
      <w:r>
        <w:rPr>
          <w:rtl/>
        </w:rPr>
        <w:t>כל כסף האמור בתורה סתם - כסף צורי, ושל דבריהם - כסף מדינה</w:t>
      </w:r>
      <w:r w:rsidR="0057284B">
        <w:rPr>
          <w:rtl/>
        </w:rPr>
        <w:t>.</w:t>
      </w:r>
    </w:p>
    <w:p w14:paraId="0A165E12" w14:textId="02503C63" w:rsidR="00D025F3" w:rsidRDefault="00F40753" w:rsidP="00D025F3">
      <w:pPr>
        <w:rPr>
          <w:rtl/>
        </w:rPr>
      </w:pPr>
      <w:r>
        <w:rPr>
          <w:rtl/>
        </w:rPr>
        <w:t>וכללא הוא? והרי</w:t>
      </w:r>
      <w:r w:rsidR="00D025F3">
        <w:rPr>
          <w:rtl/>
        </w:rPr>
        <w:t xml:space="preserve"> טענה, </w:t>
      </w:r>
      <w:r w:rsidR="00D025F3">
        <w:rPr>
          <w:rFonts w:hint="cs"/>
          <w:rtl/>
        </w:rPr>
        <w:t>'</w:t>
      </w:r>
      <w:r>
        <w:rPr>
          <w:rStyle w:val="affffe"/>
          <w:rtl/>
        </w:rPr>
        <w:t>כִּי יִתֵּן אִישׁ אֶל רֵעֵהוּ כֶּסֶף אוֹ כֵלִים לִשְׁמוֹר</w:t>
      </w:r>
      <w:r w:rsidR="00D025F3">
        <w:rPr>
          <w:rFonts w:hint="cs"/>
          <w:rtl/>
        </w:rPr>
        <w:t>'</w:t>
      </w:r>
      <w:r>
        <w:rPr>
          <w:rtl/>
        </w:rPr>
        <w:t xml:space="preserve">, ותנן: שבועת הדיינין, הטענה שתי כסף? </w:t>
      </w:r>
    </w:p>
    <w:p w14:paraId="17238EF1" w14:textId="5B2943C2" w:rsidR="006542AA" w:rsidRDefault="00000000">
      <w:pPr>
        <w:pStyle w:val="36"/>
        <w:framePr w:wrap="notBeside"/>
      </w:pPr>
      <w:r>
        <w:t>שאני שם ד</w:t>
      </w:r>
      <w:r w:rsidR="00F40753">
        <w:t>כסף או כלים,</w:t>
      </w:r>
    </w:p>
    <w:p w14:paraId="4A2F6215" w14:textId="5919403F" w:rsidR="00B874E6" w:rsidRDefault="00F40753" w:rsidP="00C5567C">
      <w:pPr>
        <w:pStyle w:val="a"/>
        <w:rPr>
          <w:rtl/>
        </w:rPr>
      </w:pPr>
      <w:r>
        <w:rPr>
          <w:rtl/>
        </w:rPr>
        <w:t>מה כלים - שנים, אף כסף - שנים, ומה כסף - דבר חשוב, אף כלים - דבר חשוב</w:t>
      </w:r>
      <w:r w:rsidR="0057284B">
        <w:rPr>
          <w:rtl/>
        </w:rPr>
        <w:t>.</w:t>
      </w:r>
    </w:p>
    <w:p w14:paraId="16D291C1" w14:textId="19F7B741" w:rsidR="00D025F3" w:rsidRDefault="00F40753" w:rsidP="00D025F3">
      <w:pPr>
        <w:rPr>
          <w:rtl/>
        </w:rPr>
      </w:pPr>
      <w:r>
        <w:rPr>
          <w:rtl/>
        </w:rPr>
        <w:lastRenderedPageBreak/>
        <w:t>והרי מעשר, ד</w:t>
      </w:r>
      <w:r w:rsidR="00D025F3">
        <w:rPr>
          <w:rFonts w:hint="cs"/>
          <w:rtl/>
        </w:rPr>
        <w:t>'</w:t>
      </w:r>
      <w:r>
        <w:rPr>
          <w:rStyle w:val="affffe"/>
          <w:rtl/>
        </w:rPr>
        <w:t>וְצַרְתָּ הַכֶּסֶף בְּיָדֶךָ</w:t>
      </w:r>
      <w:r w:rsidR="00D025F3">
        <w:rPr>
          <w:rFonts w:hint="cs"/>
          <w:rtl/>
        </w:rPr>
        <w:t>'</w:t>
      </w:r>
      <w:r>
        <w:rPr>
          <w:rtl/>
        </w:rPr>
        <w:t xml:space="preserve">, ותנן: הפורט סלע </w:t>
      </w:r>
      <w:r w:rsidR="00D025F3">
        <w:rPr>
          <w:rtl/>
        </w:rPr>
        <w:t>ממעות</w:t>
      </w:r>
      <w:r>
        <w:rPr>
          <w:rtl/>
        </w:rPr>
        <w:t xml:space="preserve"> מעשר שני, כסף כסף ריבה,</w:t>
      </w:r>
    </w:p>
    <w:p w14:paraId="272E4F97" w14:textId="4F3DF84D" w:rsidR="00D025F3" w:rsidRDefault="00F40753" w:rsidP="00D025F3">
      <w:pPr>
        <w:rPr>
          <w:rtl/>
        </w:rPr>
      </w:pPr>
      <w:r>
        <w:rPr>
          <w:rtl/>
        </w:rPr>
        <w:t>והרי הקדש, ד</w:t>
      </w:r>
      <w:r w:rsidR="00D025F3">
        <w:rPr>
          <w:rFonts w:hint="cs"/>
          <w:rtl/>
        </w:rPr>
        <w:t>'</w:t>
      </w:r>
      <w:r>
        <w:rPr>
          <w:rStyle w:val="affffe"/>
          <w:rtl/>
        </w:rPr>
        <w:t>וְנָתַן הַכֶּסֶף וְקָם לוֹ</w:t>
      </w:r>
      <w:r w:rsidR="00D025F3">
        <w:rPr>
          <w:rFonts w:hint="cs"/>
          <w:rtl/>
        </w:rPr>
        <w:t xml:space="preserve">' </w:t>
      </w:r>
    </w:p>
    <w:p w14:paraId="36B0095B" w14:textId="77777777" w:rsidR="006542AA" w:rsidRDefault="00000000">
      <w:pPr>
        <w:pStyle w:val="36"/>
        <w:framePr w:wrap="notBeside"/>
      </w:pPr>
      <w:r>
        <w:t>ואמר שמואל:</w:t>
      </w:r>
    </w:p>
    <w:p w14:paraId="1A63B610" w14:textId="13BE521D" w:rsidR="00B874E6" w:rsidRDefault="00F40753" w:rsidP="00D025F3">
      <w:pPr>
        <w:rPr>
          <w:rtl/>
        </w:rPr>
      </w:pPr>
      <w:r>
        <w:rPr>
          <w:rtl/>
        </w:rPr>
        <w:t>הקדש שוה מנה שחיללו על שוה פרוטה מחולל! הקדש גם, יליף קדש קדש ממעשר</w:t>
      </w:r>
      <w:r w:rsidR="0057284B">
        <w:rPr>
          <w:rtl/>
        </w:rPr>
        <w:t>.</w:t>
      </w:r>
    </w:p>
    <w:p w14:paraId="7E4C3AA8" w14:textId="0760E11B" w:rsidR="00D025F3" w:rsidRDefault="00F40753" w:rsidP="00D025F3">
      <w:pPr>
        <w:rPr>
          <w:rtl/>
        </w:rPr>
      </w:pPr>
      <w:r>
        <w:rPr>
          <w:rtl/>
        </w:rPr>
        <w:t>והרי קידושי אשה, ד</w:t>
      </w:r>
      <w:r w:rsidR="00D025F3">
        <w:rPr>
          <w:rFonts w:hint="cs"/>
          <w:rtl/>
        </w:rPr>
        <w:t>'</w:t>
      </w:r>
      <w:r>
        <w:rPr>
          <w:rStyle w:val="affffe"/>
          <w:rtl/>
        </w:rPr>
        <w:t>וְיָצְאָה חִנָּם אֵין כָּסֶף</w:t>
      </w:r>
      <w:r w:rsidR="00D025F3">
        <w:rPr>
          <w:rFonts w:hint="cs"/>
          <w:rtl/>
        </w:rPr>
        <w:t>'</w:t>
      </w:r>
      <w:r>
        <w:rPr>
          <w:rtl/>
        </w:rPr>
        <w:t xml:space="preserve">, ותנן: בש"א בדינר ובשוה דינר, וב"ה אומרים בפרוטה ובשוה פרוטה, </w:t>
      </w:r>
    </w:p>
    <w:p w14:paraId="4D733DBC" w14:textId="1ACF040D" w:rsidR="00D025F3" w:rsidRDefault="00F40753" w:rsidP="00D025F3">
      <w:pPr>
        <w:rPr>
          <w:rtl/>
        </w:rPr>
      </w:pPr>
      <w:r>
        <w:rPr>
          <w:rtl/>
        </w:rPr>
        <w:t xml:space="preserve">לימא </w:t>
      </w:r>
      <w:r>
        <w:rPr>
          <w:rStyle w:val="27"/>
          <w:rtl/>
        </w:rPr>
        <w:t>רב אסי</w:t>
      </w:r>
      <w:r>
        <w:rPr>
          <w:rtl/>
        </w:rPr>
        <w:t xml:space="preserve"> דאמר כב"ש? אלא, אם איתמר כך איתמר, </w:t>
      </w:r>
    </w:p>
    <w:p w14:paraId="59143521" w14:textId="7CD0922B" w:rsidR="006542AA" w:rsidRDefault="00000000">
      <w:pPr>
        <w:pStyle w:val="36"/>
        <w:framePr w:wrap="notBeside"/>
      </w:pPr>
      <w:r>
        <w:t>אר"י מר"א</w:t>
      </w:r>
      <w:r w:rsidR="00F40753">
        <w:t>:</w:t>
      </w:r>
    </w:p>
    <w:p w14:paraId="7747190A" w14:textId="688472E8" w:rsidR="00B874E6" w:rsidRDefault="00F40753" w:rsidP="00D025F3">
      <w:pPr>
        <w:rPr>
          <w:rtl/>
        </w:rPr>
      </w:pPr>
      <w:r>
        <w:rPr>
          <w:rtl/>
        </w:rPr>
        <w:t>כל כסף קצוב האמור בתורה - כסף צורי, ושל דבריהם - כסף מדינה</w:t>
      </w:r>
      <w:r w:rsidR="0057284B">
        <w:rPr>
          <w:rtl/>
        </w:rPr>
        <w:t>.</w:t>
      </w:r>
    </w:p>
    <w:p w14:paraId="7D987D9B" w14:textId="4BF03697" w:rsidR="006542AA" w:rsidRDefault="00000000">
      <w:pPr>
        <w:pStyle w:val="36"/>
        <w:framePr w:wrap="notBeside"/>
      </w:pPr>
      <w:r>
        <w:t>וקמ"ל</w:t>
      </w:r>
      <w:r w:rsidR="00F40753">
        <w:t xml:space="preserve"> </w:t>
      </w:r>
      <w:r>
        <w:t>ד</w:t>
      </w:r>
      <w:r w:rsidR="00F40753">
        <w:t>תנינא:</w:t>
      </w:r>
    </w:p>
    <w:p w14:paraId="5E178F94" w14:textId="596B2E1F" w:rsidR="00D025F3" w:rsidRDefault="00F40753" w:rsidP="00F40753">
      <w:pPr>
        <w:rPr>
          <w:rtl/>
        </w:rPr>
      </w:pPr>
      <w:r>
        <w:rPr>
          <w:rtl/>
        </w:rPr>
        <w:t xml:space="preserve">חמש סלעים של בן וכו', ושל דבריהם - כסף מדינה! </w:t>
      </w:r>
    </w:p>
    <w:p w14:paraId="48EC0CBD" w14:textId="22876125" w:rsidR="00B874E6" w:rsidRDefault="00037F3B" w:rsidP="00F40753">
      <w:pPr>
        <w:rPr>
          <w:rtl/>
        </w:rPr>
      </w:pPr>
      <w:r>
        <w:rPr>
          <w:rtl/>
        </w:rPr>
        <w:t>הוצרך</w:t>
      </w:r>
      <w:r w:rsidR="00F40753">
        <w:rPr>
          <w:rtl/>
        </w:rPr>
        <w:t xml:space="preserve"> דתנן: התוקע לחבירו - נותן לו סלע, ולא תימא סלע - ארבע זוזי, אלא פלגא דזוזא, דקרי </w:t>
      </w:r>
      <w:r>
        <w:rPr>
          <w:rtl/>
        </w:rPr>
        <w:t>אנשים</w:t>
      </w:r>
      <w:r w:rsidR="00F40753">
        <w:rPr>
          <w:rtl/>
        </w:rPr>
        <w:t xml:space="preserve"> סלע - פלגא דזוזא</w:t>
      </w:r>
      <w:r w:rsidR="0057284B">
        <w:rPr>
          <w:rtl/>
        </w:rPr>
        <w:t>.</w:t>
      </w:r>
    </w:p>
    <w:p w14:paraId="22B17EB0" w14:textId="2B4C7975" w:rsidR="00D025F3" w:rsidRDefault="00F40753" w:rsidP="00D025F3">
      <w:pPr>
        <w:rPr>
          <w:rtl/>
        </w:rPr>
      </w:pPr>
      <w:r>
        <w:rPr>
          <w:rtl/>
        </w:rPr>
        <w:t>חנן בישא תקע</w:t>
      </w:r>
      <w:r w:rsidR="00D025F3">
        <w:rPr>
          <w:rFonts w:hint="cs"/>
          <w:rtl/>
        </w:rPr>
        <w:t xml:space="preserve"> </w:t>
      </w:r>
      <w:r>
        <w:rPr>
          <w:rtl/>
        </w:rPr>
        <w:t xml:space="preserve">לההוא אדם, בא ללפניו </w:t>
      </w:r>
      <w:r>
        <w:rPr>
          <w:rStyle w:val="27"/>
          <w:rtl/>
        </w:rPr>
        <w:t>דר"ה</w:t>
      </w:r>
    </w:p>
    <w:p w14:paraId="0E55D91E" w14:textId="77777777" w:rsidR="00D025F3" w:rsidRDefault="00D025F3" w:rsidP="00D025F3">
      <w:pPr>
        <w:pStyle w:val="afff0"/>
        <w:framePr w:wrap="around"/>
        <w:rPr>
          <w:rtl/>
        </w:rPr>
      </w:pPr>
      <w:r>
        <w:rPr>
          <w:rFonts w:hint="cs"/>
          <w:rtl/>
        </w:rPr>
        <w:t>נא.</w:t>
      </w:r>
    </w:p>
    <w:p w14:paraId="0E7709B3" w14:textId="79758D64" w:rsidR="006542AA" w:rsidRDefault="00000000">
      <w:pPr>
        <w:pStyle w:val="36"/>
        <w:framePr w:wrap="notBeside"/>
      </w:pPr>
      <w:r>
        <w:t>א"ל</w:t>
      </w:r>
      <w:r w:rsidR="00F40753">
        <w:t>:</w:t>
      </w:r>
    </w:p>
    <w:p w14:paraId="07BBDB8B" w14:textId="5EF3E7D4" w:rsidR="00B874E6" w:rsidRDefault="00F40753" w:rsidP="00037F3B">
      <w:pPr>
        <w:rPr>
          <w:rtl/>
        </w:rPr>
      </w:pPr>
      <w:r>
        <w:rPr>
          <w:rtl/>
        </w:rPr>
        <w:t xml:space="preserve">הב </w:t>
      </w:r>
      <w:r w:rsidR="00D025F3">
        <w:rPr>
          <w:rtl/>
        </w:rPr>
        <w:t>לו</w:t>
      </w:r>
      <w:r>
        <w:rPr>
          <w:rtl/>
        </w:rPr>
        <w:t xml:space="preserve"> </w:t>
      </w:r>
      <w:r w:rsidR="00037F3B">
        <w:rPr>
          <w:rFonts w:hint="cs"/>
          <w:rtl/>
        </w:rPr>
        <w:t xml:space="preserve">חצי </w:t>
      </w:r>
      <w:r>
        <w:rPr>
          <w:rtl/>
        </w:rPr>
        <w:t xml:space="preserve">זוז, </w:t>
      </w:r>
      <w:r w:rsidR="00D025F3">
        <w:rPr>
          <w:rFonts w:hint="cs"/>
          <w:rtl/>
        </w:rPr>
        <w:t xml:space="preserve">הו"ל </w:t>
      </w:r>
      <w:r w:rsidR="00037F3B">
        <w:rPr>
          <w:rtl/>
        </w:rPr>
        <w:t>זוז</w:t>
      </w:r>
      <w:r>
        <w:rPr>
          <w:rtl/>
        </w:rPr>
        <w:t xml:space="preserve"> מאכא בהדיה דלא נפיק, תקע </w:t>
      </w:r>
      <w:r w:rsidR="00D025F3">
        <w:rPr>
          <w:rtl/>
        </w:rPr>
        <w:t>לו</w:t>
      </w:r>
      <w:r>
        <w:rPr>
          <w:rtl/>
        </w:rPr>
        <w:t xml:space="preserve"> אחרינא ו</w:t>
      </w:r>
      <w:r w:rsidR="00037F3B">
        <w:rPr>
          <w:rFonts w:hint="cs"/>
          <w:rtl/>
        </w:rPr>
        <w:t xml:space="preserve">הביא לו שלם </w:t>
      </w:r>
    </w:p>
    <w:p w14:paraId="16A116C4" w14:textId="77777777" w:rsidR="00B874E6" w:rsidRDefault="00F40753" w:rsidP="00D025F3">
      <w:pPr>
        <w:pStyle w:val="afffd"/>
        <w:rPr>
          <w:rtl/>
        </w:rPr>
      </w:pPr>
      <w:r>
        <w:rPr>
          <w:rStyle w:val="afffff0"/>
        </w:rPr>
        <w:t xml:space="preserve">א. </w:t>
      </w:r>
      <w:r>
        <w:rPr>
          <w:rtl/>
        </w:rPr>
        <w:t>שלשים של עבד חמשים של אונס ושל מפתה וכו'</w:t>
      </w:r>
      <w:r w:rsidR="0057284B">
        <w:rPr>
          <w:rtl/>
        </w:rPr>
        <w:t>.</w:t>
      </w:r>
    </w:p>
    <w:p w14:paraId="3CF30883" w14:textId="0A4E6A65" w:rsidR="00B874E6" w:rsidRDefault="00037F3B" w:rsidP="00037F3B">
      <w:pPr>
        <w:rPr>
          <w:rtl/>
        </w:rPr>
      </w:pPr>
      <w:r>
        <w:rPr>
          <w:rFonts w:hint="cs"/>
          <w:rtl/>
        </w:rPr>
        <w:t xml:space="preserve">ואפי' דתני אונס ומוציא ש"ר </w:t>
      </w:r>
      <w:r>
        <w:rPr>
          <w:rtl/>
        </w:rPr>
        <w:t>הוצרך</w:t>
      </w:r>
      <w:r w:rsidR="00F40753">
        <w:rPr>
          <w:rtl/>
        </w:rPr>
        <w:t xml:space="preserve"> ס</w:t>
      </w:r>
      <w:r>
        <w:rPr>
          <w:rFonts w:hint="cs"/>
          <w:rtl/>
        </w:rPr>
        <w:t xml:space="preserve">ד"א </w:t>
      </w:r>
      <w:r w:rsidR="00F40753">
        <w:rPr>
          <w:rtl/>
        </w:rPr>
        <w:t xml:space="preserve">כיון דלא כתיב </w:t>
      </w:r>
      <w:r>
        <w:rPr>
          <w:rtl/>
        </w:rPr>
        <w:t>בהם</w:t>
      </w:r>
      <w:r w:rsidR="00F40753">
        <w:rPr>
          <w:rtl/>
        </w:rPr>
        <w:t xml:space="preserve"> שקלים אימא זוזי </w:t>
      </w:r>
      <w:r>
        <w:rPr>
          <w:rtl/>
        </w:rPr>
        <w:t>סתם</w:t>
      </w:r>
      <w:r w:rsidR="00F40753">
        <w:rPr>
          <w:rtl/>
        </w:rPr>
        <w:t xml:space="preserve"> קמ"ל דמילף קא ילפי מהדדי</w:t>
      </w:r>
      <w:r w:rsidR="0057284B">
        <w:rPr>
          <w:rtl/>
        </w:rPr>
        <w:t>.</w:t>
      </w:r>
    </w:p>
    <w:p w14:paraId="529A62FA" w14:textId="77777777" w:rsidR="00B874E6" w:rsidRDefault="00F40753" w:rsidP="00037F3B">
      <w:pPr>
        <w:pStyle w:val="afffd"/>
        <w:rPr>
          <w:rtl/>
        </w:rPr>
      </w:pPr>
      <w:r>
        <w:rPr>
          <w:rStyle w:val="afffff0"/>
        </w:rPr>
        <w:t xml:space="preserve">ב. </w:t>
      </w:r>
      <w:r>
        <w:rPr>
          <w:rtl/>
        </w:rPr>
        <w:t>חוץ מן השקלים</w:t>
      </w:r>
      <w:r w:rsidR="0057284B">
        <w:rPr>
          <w:rtl/>
        </w:rPr>
        <w:t>.</w:t>
      </w:r>
    </w:p>
    <w:p w14:paraId="07D4056A" w14:textId="77777777" w:rsidR="006542AA" w:rsidRDefault="00000000">
      <w:pPr>
        <w:pStyle w:val="36"/>
        <w:framePr w:wrap="notBeside"/>
      </w:pPr>
      <w:r>
        <w:t>תנא:</w:t>
      </w:r>
    </w:p>
    <w:p w14:paraId="6BE058E5" w14:textId="7D546AE5" w:rsidR="00B874E6" w:rsidRDefault="00F40753" w:rsidP="00F40753">
      <w:pPr>
        <w:rPr>
          <w:rtl/>
        </w:rPr>
      </w:pPr>
      <w:r>
        <w:rPr>
          <w:rtl/>
        </w:rPr>
        <w:t>חוץ מן השקלים ומעשר והראיון</w:t>
      </w:r>
      <w:r w:rsidR="0057284B">
        <w:rPr>
          <w:rtl/>
        </w:rPr>
        <w:t>.</w:t>
      </w:r>
    </w:p>
    <w:p w14:paraId="18BF3B89" w14:textId="77777777" w:rsidR="00B874E6" w:rsidRDefault="00F40753" w:rsidP="00F40753">
      <w:pPr>
        <w:rPr>
          <w:rtl/>
        </w:rPr>
      </w:pPr>
      <w:r w:rsidRPr="00037F3B">
        <w:rPr>
          <w:b/>
          <w:bCs/>
          <w:rtl/>
        </w:rPr>
        <w:t>שקלים</w:t>
      </w:r>
      <w:r>
        <w:rPr>
          <w:rtl/>
        </w:rPr>
        <w:t xml:space="preserve"> דתנן: מצרפין שקלים לדרבונות - מפני משאוי הדרך</w:t>
      </w:r>
      <w:r w:rsidR="0057284B">
        <w:rPr>
          <w:rtl/>
        </w:rPr>
        <w:t>.</w:t>
      </w:r>
    </w:p>
    <w:p w14:paraId="7B5BB16F" w14:textId="2A95DAF7" w:rsidR="00B874E6" w:rsidRDefault="00F40753" w:rsidP="00037F3B">
      <w:pPr>
        <w:rPr>
          <w:rtl/>
        </w:rPr>
      </w:pPr>
      <w:r w:rsidRPr="00037F3B">
        <w:rPr>
          <w:b/>
          <w:bCs/>
          <w:rtl/>
        </w:rPr>
        <w:t>מעשר</w:t>
      </w:r>
      <w:r>
        <w:rPr>
          <w:rtl/>
        </w:rPr>
        <w:t>, ד</w:t>
      </w:r>
      <w:r w:rsidR="00037F3B">
        <w:rPr>
          <w:rFonts w:hint="cs"/>
          <w:rtl/>
        </w:rPr>
        <w:t>'</w:t>
      </w:r>
      <w:r>
        <w:rPr>
          <w:rStyle w:val="affffe"/>
          <w:rtl/>
        </w:rPr>
        <w:t>וְצַרְתָּ הַכֶּסֶף בְּיָדֶךָ</w:t>
      </w:r>
      <w:r w:rsidR="00037F3B">
        <w:rPr>
          <w:rFonts w:hint="cs"/>
          <w:rtl/>
        </w:rPr>
        <w:t>'</w:t>
      </w:r>
      <w:r w:rsidR="0057284B">
        <w:rPr>
          <w:rtl/>
        </w:rPr>
        <w:t>.</w:t>
      </w:r>
    </w:p>
    <w:p w14:paraId="07B2F826" w14:textId="77777777" w:rsidR="006542AA" w:rsidRDefault="00000000">
      <w:pPr>
        <w:pStyle w:val="36"/>
        <w:framePr w:wrap="notBeside"/>
      </w:pPr>
      <w:r w:rsidRPr="00037F3B">
        <w:t>והראיון</w:t>
      </w:r>
      <w:r>
        <w:t xml:space="preserve"> - תני רב יוסף:</w:t>
      </w:r>
    </w:p>
    <w:p w14:paraId="77E670FD" w14:textId="51FDEE4D" w:rsidR="00B874E6" w:rsidRDefault="00F40753" w:rsidP="00F40753">
      <w:pPr>
        <w:rPr>
          <w:rtl/>
        </w:rPr>
      </w:pPr>
      <w:r>
        <w:rPr>
          <w:rtl/>
        </w:rPr>
        <w:t>שלא יביא סיגה לעזרה</w:t>
      </w:r>
      <w:r w:rsidR="0057284B">
        <w:rPr>
          <w:rtl/>
        </w:rPr>
        <w:t>.</w:t>
      </w:r>
    </w:p>
    <w:p w14:paraId="5E899A09" w14:textId="7D9BE90C" w:rsidR="0057284B" w:rsidRDefault="0057284B" w:rsidP="009F73ED">
      <w:pPr>
        <w:pStyle w:val="affff9"/>
        <w:rPr>
          <w:rtl/>
        </w:rPr>
      </w:pPr>
      <w:r>
        <w:rPr>
          <w:rtl/>
        </w:rPr>
        <w:t>• • •</w:t>
      </w:r>
    </w:p>
    <w:p w14:paraId="5FE73C7C" w14:textId="77777777" w:rsidR="006542AA" w:rsidRDefault="00000000">
      <w:pPr>
        <w:pStyle w:val="afffff5"/>
        <w:framePr w:wrap="around"/>
      </w:pPr>
      <w:r>
        <w:t>משנה ח</w:t>
      </w:r>
    </w:p>
    <w:p w14:paraId="6A6B69BE" w14:textId="77777777" w:rsidR="00B874E6" w:rsidRDefault="00F40753" w:rsidP="009F73ED">
      <w:pPr>
        <w:pStyle w:val="afff5"/>
        <w:spacing w:before="120"/>
        <w:rPr>
          <w:rtl/>
        </w:rPr>
      </w:pPr>
      <w:r>
        <w:rPr>
          <w:rtl/>
        </w:rPr>
        <w:lastRenderedPageBreak/>
        <w:t>אין פודין לא בעבדים ולא בשטרות ולא בקרקעות ולא בהקדשות</w:t>
      </w:r>
      <w:r w:rsidR="0057284B">
        <w:rPr>
          <w:rtl/>
        </w:rPr>
        <w:t>.</w:t>
      </w:r>
    </w:p>
    <w:p w14:paraId="35C49469" w14:textId="77777777" w:rsidR="00037F3B" w:rsidRDefault="00F40753" w:rsidP="00037F3B">
      <w:pPr>
        <w:pStyle w:val="afff5"/>
        <w:rPr>
          <w:rtl/>
        </w:rPr>
      </w:pPr>
      <w:r>
        <w:rPr>
          <w:rtl/>
        </w:rPr>
        <w:t xml:space="preserve">כתב לכהן שהוא חייב ליתן חמשה סלעים - חייב ליתן לו, ובנו אינו פדוי, </w:t>
      </w:r>
    </w:p>
    <w:p w14:paraId="517E59AF" w14:textId="77777777" w:rsidR="00B874E6" w:rsidRDefault="00F40753" w:rsidP="00037F3B">
      <w:pPr>
        <w:pStyle w:val="afff5"/>
        <w:rPr>
          <w:rtl/>
        </w:rPr>
      </w:pPr>
      <w:r>
        <w:rPr>
          <w:rtl/>
        </w:rPr>
        <w:t>לפיכך אם רצה הכהן ליתן לו במתנה רשאי</w:t>
      </w:r>
      <w:r w:rsidR="0057284B">
        <w:rPr>
          <w:rtl/>
        </w:rPr>
        <w:t>.</w:t>
      </w:r>
    </w:p>
    <w:p w14:paraId="77436ABC" w14:textId="77777777" w:rsidR="00B874E6" w:rsidRDefault="00F40753" w:rsidP="00037F3B">
      <w:pPr>
        <w:pStyle w:val="afff5"/>
        <w:rPr>
          <w:rtl/>
        </w:rPr>
      </w:pPr>
      <w:r>
        <w:rPr>
          <w:rtl/>
        </w:rPr>
        <w:t>המפריש פדיון בנו ואבד - חייב באחריותו, שנאמר: יהיה לך ופדה תפדה</w:t>
      </w:r>
      <w:r w:rsidR="0057284B">
        <w:rPr>
          <w:rtl/>
        </w:rPr>
        <w:t>.</w:t>
      </w:r>
    </w:p>
    <w:p w14:paraId="7062982B" w14:textId="329C10E1" w:rsidR="0057284B" w:rsidRDefault="0057284B" w:rsidP="009F73ED">
      <w:pPr>
        <w:pStyle w:val="affff9"/>
        <w:rPr>
          <w:rtl/>
        </w:rPr>
      </w:pPr>
      <w:r>
        <w:rPr>
          <w:rtl/>
        </w:rPr>
        <w:t>• • •</w:t>
      </w:r>
    </w:p>
    <w:p w14:paraId="11749CCA" w14:textId="77777777" w:rsidR="00B874E6" w:rsidRDefault="00F40753" w:rsidP="00F40753">
      <w:pPr>
        <w:rPr>
          <w:rtl/>
        </w:rPr>
      </w:pPr>
      <w:r>
        <w:rPr>
          <w:rtl/>
        </w:rPr>
        <w:t xml:space="preserve">מתני' דלא </w:t>
      </w:r>
      <w:r>
        <w:rPr>
          <w:rStyle w:val="27"/>
          <w:rtl/>
        </w:rPr>
        <w:t>כרבי</w:t>
      </w:r>
      <w:r>
        <w:rPr>
          <w:rtl/>
        </w:rPr>
        <w:t xml:space="preserve">, דתניא, </w:t>
      </w:r>
      <w:r>
        <w:rPr>
          <w:rStyle w:val="27"/>
          <w:rtl/>
        </w:rPr>
        <w:t>רבי</w:t>
      </w:r>
      <w:r>
        <w:rPr>
          <w:rtl/>
        </w:rPr>
        <w:t xml:space="preserve"> אומר: בכל פודין בכור אדם, חוץ מן השטרות</w:t>
      </w:r>
      <w:r w:rsidR="0057284B">
        <w:rPr>
          <w:rtl/>
        </w:rPr>
        <w:t>.</w:t>
      </w:r>
    </w:p>
    <w:p w14:paraId="41AFABE7" w14:textId="493E97F4" w:rsidR="006542AA" w:rsidRDefault="00000000">
      <w:pPr>
        <w:pStyle w:val="36"/>
        <w:framePr w:wrap="notBeside"/>
      </w:pPr>
      <w:r>
        <w:t>מ"ט</w:t>
      </w:r>
      <w:r w:rsidR="00F40753">
        <w:t xml:space="preserve"> דרבי?</w:t>
      </w:r>
    </w:p>
    <w:p w14:paraId="0B629171" w14:textId="33D5A131" w:rsidR="00EE07CF" w:rsidRDefault="00F40753" w:rsidP="00F40753">
      <w:pPr>
        <w:rPr>
          <w:rtl/>
        </w:rPr>
      </w:pPr>
      <w:r>
        <w:rPr>
          <w:rtl/>
        </w:rPr>
        <w:t xml:space="preserve">דריש ריבויי ומיעוטי, </w:t>
      </w:r>
      <w:r w:rsidR="00EE07CF">
        <w:rPr>
          <w:rFonts w:hint="cs"/>
          <w:rtl/>
        </w:rPr>
        <w:t>'</w:t>
      </w:r>
      <w:r w:rsidR="00EE07CF">
        <w:rPr>
          <w:rStyle w:val="affffe"/>
          <w:rtl/>
        </w:rPr>
        <w:t>וּפְדוּיָו מִבֶּן חֹדֶשׁ תִּפְדֶּה</w:t>
      </w:r>
      <w:r w:rsidR="00EE07CF">
        <w:rPr>
          <w:rFonts w:hint="cs"/>
          <w:rtl/>
        </w:rPr>
        <w:t>'</w:t>
      </w:r>
      <w:r>
        <w:rPr>
          <w:rtl/>
        </w:rPr>
        <w:t xml:space="preserve"> - ריבה, </w:t>
      </w:r>
    </w:p>
    <w:p w14:paraId="5F724B54" w14:textId="77D2E3D9" w:rsidR="00EE07CF" w:rsidRDefault="00EE07CF" w:rsidP="00F40753">
      <w:pPr>
        <w:rPr>
          <w:rtl/>
        </w:rPr>
      </w:pPr>
      <w:r>
        <w:rPr>
          <w:rFonts w:hint="cs"/>
          <w:rtl/>
        </w:rPr>
        <w:t>'</w:t>
      </w:r>
      <w:r>
        <w:rPr>
          <w:rStyle w:val="affffe"/>
          <w:rtl/>
        </w:rPr>
        <w:t>בְּעֶרְכְּךָ כֶּסֶף חֲמֵשֶׁת שְׁקָלִים</w:t>
      </w:r>
      <w:r>
        <w:rPr>
          <w:rFonts w:hint="cs"/>
          <w:rtl/>
        </w:rPr>
        <w:t>'</w:t>
      </w:r>
      <w:r w:rsidR="00F40753">
        <w:rPr>
          <w:rtl/>
        </w:rPr>
        <w:t xml:space="preserve"> - מיעט, </w:t>
      </w:r>
      <w:r>
        <w:rPr>
          <w:rFonts w:hint="cs"/>
          <w:rtl/>
        </w:rPr>
        <w:t>'</w:t>
      </w:r>
      <w:r>
        <w:rPr>
          <w:rStyle w:val="affffe"/>
          <w:rtl/>
        </w:rPr>
        <w:t>תִּפְדֶּה</w:t>
      </w:r>
      <w:r>
        <w:rPr>
          <w:rFonts w:hint="cs"/>
          <w:rtl/>
        </w:rPr>
        <w:t>'</w:t>
      </w:r>
      <w:r w:rsidR="00F40753">
        <w:rPr>
          <w:rtl/>
        </w:rPr>
        <w:t xml:space="preserve"> - ריבה, </w:t>
      </w:r>
    </w:p>
    <w:p w14:paraId="3EC0C6F5" w14:textId="76321BB2" w:rsidR="00B874E6" w:rsidRDefault="00EE07CF" w:rsidP="00F40753">
      <w:pPr>
        <w:rPr>
          <w:rtl/>
        </w:rPr>
      </w:pPr>
      <w:r>
        <w:rPr>
          <w:rFonts w:hint="cs"/>
          <w:rtl/>
        </w:rPr>
        <w:t>'</w:t>
      </w:r>
      <w:r w:rsidR="00F40753">
        <w:rPr>
          <w:rtl/>
        </w:rPr>
        <w:t>ריבה ומיעט וריבה</w:t>
      </w:r>
      <w:r>
        <w:rPr>
          <w:rFonts w:hint="cs"/>
          <w:rtl/>
        </w:rPr>
        <w:t>'</w:t>
      </w:r>
      <w:r w:rsidR="00F40753">
        <w:rPr>
          <w:rtl/>
        </w:rPr>
        <w:t xml:space="preserve"> - ריבה הכל, </w:t>
      </w:r>
      <w:r>
        <w:rPr>
          <w:rtl/>
        </w:rPr>
        <w:t>מה</w:t>
      </w:r>
      <w:r w:rsidR="00F40753">
        <w:rPr>
          <w:rtl/>
        </w:rPr>
        <w:t xml:space="preserve"> </w:t>
      </w:r>
      <w:r w:rsidR="00F40753">
        <w:rPr>
          <w:rStyle w:val="27"/>
          <w:rtl/>
        </w:rPr>
        <w:t>רבי</w:t>
      </w:r>
      <w:r w:rsidR="00F40753">
        <w:rPr>
          <w:rtl/>
        </w:rPr>
        <w:t xml:space="preserve"> - </w:t>
      </w:r>
      <w:r w:rsidR="00F40753">
        <w:rPr>
          <w:rStyle w:val="27"/>
          <w:rtl/>
        </w:rPr>
        <w:t>רבי</w:t>
      </w:r>
      <w:r w:rsidR="00F40753">
        <w:rPr>
          <w:rtl/>
        </w:rPr>
        <w:t xml:space="preserve"> כל </w:t>
      </w:r>
      <w:r>
        <w:rPr>
          <w:rtl/>
        </w:rPr>
        <w:t>דברים</w:t>
      </w:r>
      <w:r w:rsidR="00F40753">
        <w:rPr>
          <w:rtl/>
        </w:rPr>
        <w:t xml:space="preserve">, </w:t>
      </w:r>
      <w:r>
        <w:rPr>
          <w:rtl/>
        </w:rPr>
        <w:t>ומה</w:t>
      </w:r>
      <w:r w:rsidR="00F40753">
        <w:rPr>
          <w:rtl/>
        </w:rPr>
        <w:t xml:space="preserve"> מיעט - מיעט שטרות</w:t>
      </w:r>
      <w:r w:rsidR="0057284B">
        <w:rPr>
          <w:rtl/>
        </w:rPr>
        <w:t>.</w:t>
      </w:r>
    </w:p>
    <w:p w14:paraId="049D7EFF" w14:textId="7B5D7CD6" w:rsidR="00EE07CF" w:rsidRDefault="00F40753" w:rsidP="00F40753">
      <w:pPr>
        <w:rPr>
          <w:rtl/>
        </w:rPr>
      </w:pPr>
      <w:r>
        <w:rPr>
          <w:rtl/>
        </w:rPr>
        <w:t>ורבנן דרשי כלל ופרט,</w:t>
      </w:r>
      <w:r w:rsidR="00EE07CF">
        <w:rPr>
          <w:rFonts w:hint="cs"/>
          <w:rtl/>
        </w:rPr>
        <w:t xml:space="preserve"> </w:t>
      </w:r>
    </w:p>
    <w:p w14:paraId="291DB5E2" w14:textId="72A30971" w:rsidR="00EE07CF" w:rsidRDefault="00EE07CF" w:rsidP="00EE07CF">
      <w:pPr>
        <w:rPr>
          <w:rtl/>
        </w:rPr>
      </w:pPr>
      <w:r>
        <w:rPr>
          <w:rFonts w:hint="cs"/>
          <w:rtl/>
        </w:rPr>
        <w:t>'</w:t>
      </w:r>
      <w:r>
        <w:rPr>
          <w:rStyle w:val="affffe"/>
          <w:rtl/>
        </w:rPr>
        <w:t>וּפְדוּיָו מִבֶּן חֹדֶשׁ</w:t>
      </w:r>
      <w:r>
        <w:rPr>
          <w:rFonts w:hint="cs"/>
          <w:rtl/>
        </w:rPr>
        <w:t>'</w:t>
      </w:r>
      <w:r w:rsidR="00F40753">
        <w:rPr>
          <w:rtl/>
        </w:rPr>
        <w:t xml:space="preserve"> - כלל, </w:t>
      </w:r>
      <w:r>
        <w:rPr>
          <w:rFonts w:hint="cs"/>
          <w:rtl/>
        </w:rPr>
        <w:t>'</w:t>
      </w:r>
      <w:r>
        <w:rPr>
          <w:rStyle w:val="affffe"/>
          <w:rtl/>
        </w:rPr>
        <w:t>בְּעֶרְכְּךָ כֶּסֶף חֲמֵשֶׁת שְׁקָלִים</w:t>
      </w:r>
      <w:r>
        <w:rPr>
          <w:rFonts w:hint="cs"/>
          <w:rtl/>
        </w:rPr>
        <w:t>'</w:t>
      </w:r>
      <w:r w:rsidR="00F40753">
        <w:rPr>
          <w:rtl/>
        </w:rPr>
        <w:t xml:space="preserve"> - פרט, </w:t>
      </w:r>
      <w:r>
        <w:rPr>
          <w:rFonts w:hint="cs"/>
          <w:rtl/>
        </w:rPr>
        <w:t>'</w:t>
      </w:r>
      <w:r>
        <w:rPr>
          <w:rStyle w:val="affffe"/>
          <w:rtl/>
        </w:rPr>
        <w:t>תִּפְדֶּה</w:t>
      </w:r>
      <w:r>
        <w:rPr>
          <w:rFonts w:hint="cs"/>
          <w:rtl/>
        </w:rPr>
        <w:t>'</w:t>
      </w:r>
      <w:r w:rsidR="00F40753">
        <w:rPr>
          <w:rtl/>
        </w:rPr>
        <w:t xml:space="preserve"> - חזר וכלל, </w:t>
      </w:r>
    </w:p>
    <w:p w14:paraId="73D7703F" w14:textId="77777777" w:rsidR="00EE07CF" w:rsidRDefault="00F40753" w:rsidP="00EE07CF">
      <w:pPr>
        <w:rPr>
          <w:rtl/>
        </w:rPr>
      </w:pPr>
      <w:r>
        <w:rPr>
          <w:rtl/>
        </w:rPr>
        <w:t xml:space="preserve">כלל ופרט וכלל אי אתה דן אלא כעין הפרט, מה הפרט מפורש - דבר המטלטל וגופו ממון, </w:t>
      </w:r>
    </w:p>
    <w:p w14:paraId="2AFA163A" w14:textId="77777777" w:rsidR="00EE07CF" w:rsidRDefault="00F40753" w:rsidP="00F40753">
      <w:pPr>
        <w:rPr>
          <w:rtl/>
        </w:rPr>
      </w:pPr>
      <w:r>
        <w:rPr>
          <w:rtl/>
        </w:rPr>
        <w:t xml:space="preserve">אף כל דבר המטלטל וגופו ממון, </w:t>
      </w:r>
    </w:p>
    <w:p w14:paraId="573373EE" w14:textId="77777777" w:rsidR="00B874E6" w:rsidRDefault="00EE07CF" w:rsidP="00F40753">
      <w:pPr>
        <w:rPr>
          <w:rtl/>
        </w:rPr>
      </w:pPr>
      <w:r>
        <w:rPr>
          <w:rtl/>
        </w:rPr>
        <w:t>יצאו קרקעות שאין מטלטלין, יצאו עבדים שהוקשו לקרקעות, יצאו שטרות</w:t>
      </w:r>
      <w:r w:rsidR="00F40753">
        <w:rPr>
          <w:rtl/>
        </w:rPr>
        <w:t xml:space="preserve"> ש</w:t>
      </w:r>
      <w:r w:rsidR="00FA1A10">
        <w:rPr>
          <w:rtl/>
        </w:rPr>
        <w:t>אע"פ</w:t>
      </w:r>
      <w:r w:rsidR="00F40753">
        <w:rPr>
          <w:rtl/>
        </w:rPr>
        <w:t xml:space="preserve"> שמטלטלין, אין גופן ממון</w:t>
      </w:r>
      <w:r w:rsidR="0057284B">
        <w:rPr>
          <w:rtl/>
        </w:rPr>
        <w:t>.</w:t>
      </w:r>
    </w:p>
    <w:p w14:paraId="6F323F6D" w14:textId="58AAA852" w:rsidR="006542AA" w:rsidRDefault="00F40753">
      <w:pPr>
        <w:pStyle w:val="36"/>
        <w:framePr w:wrap="notBeside"/>
      </w:pPr>
      <w:r>
        <w:t>רבינא למרימר:</w:t>
      </w:r>
    </w:p>
    <w:p w14:paraId="75B83773" w14:textId="26083C57" w:rsidR="00EE07CF" w:rsidRDefault="00F40753" w:rsidP="00F40753">
      <w:pPr>
        <w:rPr>
          <w:rtl/>
        </w:rPr>
      </w:pPr>
      <w:r>
        <w:rPr>
          <w:rStyle w:val="27"/>
          <w:rtl/>
        </w:rPr>
        <w:t>ורבי</w:t>
      </w:r>
      <w:r>
        <w:rPr>
          <w:rtl/>
        </w:rPr>
        <w:t xml:space="preserve"> ריבויי ומיעוטי דריש? והא </w:t>
      </w:r>
      <w:r>
        <w:rPr>
          <w:rStyle w:val="27"/>
          <w:rtl/>
        </w:rPr>
        <w:t>רבי</w:t>
      </w:r>
      <w:r>
        <w:rPr>
          <w:rtl/>
        </w:rPr>
        <w:t xml:space="preserve"> כללי ופרטי דריש במרצע, </w:t>
      </w:r>
    </w:p>
    <w:p w14:paraId="3734248C" w14:textId="77777777" w:rsidR="006542AA" w:rsidRDefault="00000000">
      <w:pPr>
        <w:pStyle w:val="36"/>
        <w:framePr w:wrap="notBeside"/>
      </w:pPr>
      <w:r>
        <w:t>דתניא:</w:t>
      </w:r>
    </w:p>
    <w:p w14:paraId="666AECBE" w14:textId="2C7BBD10" w:rsidR="00B874E6" w:rsidRDefault="00EE07CF" w:rsidP="00EE07CF">
      <w:pPr>
        <w:rPr>
          <w:rtl/>
        </w:rPr>
      </w:pPr>
      <w:r>
        <w:rPr>
          <w:rFonts w:hint="cs"/>
          <w:rtl/>
        </w:rPr>
        <w:t>'</w:t>
      </w:r>
      <w:r w:rsidR="00F40753">
        <w:rPr>
          <w:rStyle w:val="affffe"/>
          <w:rtl/>
        </w:rPr>
        <w:t>מַרְצֵעַ</w:t>
      </w:r>
      <w:r>
        <w:rPr>
          <w:rFonts w:hint="cs"/>
          <w:rtl/>
        </w:rPr>
        <w:t>'</w:t>
      </w:r>
      <w:r w:rsidR="00F40753">
        <w:rPr>
          <w:rtl/>
        </w:rPr>
        <w:t xml:space="preserve"> - </w:t>
      </w:r>
      <w:r>
        <w:rPr>
          <w:rStyle w:val="27"/>
          <w:rFonts w:hint="cs"/>
          <w:rtl/>
        </w:rPr>
        <w:t>לרי</w:t>
      </w:r>
      <w:r w:rsidR="00F40753">
        <w:rPr>
          <w:rStyle w:val="27"/>
          <w:rFonts w:hint="cs"/>
          <w:rtl/>
        </w:rPr>
        <w:t>ב"י</w:t>
      </w:r>
      <w:r>
        <w:rPr>
          <w:rFonts w:hint="cs"/>
          <w:rtl/>
        </w:rPr>
        <w:t xml:space="preserve">: </w:t>
      </w:r>
      <w:r w:rsidR="00F40753">
        <w:rPr>
          <w:rtl/>
        </w:rPr>
        <w:t xml:space="preserve">אין לי אלא מרצע, מנין לרבות הסול והסירא והמחט והמקדח והמכתב - ת"ל </w:t>
      </w:r>
      <w:r>
        <w:rPr>
          <w:rFonts w:hint="cs"/>
          <w:rtl/>
        </w:rPr>
        <w:t>'</w:t>
      </w:r>
      <w:r w:rsidR="00F40753">
        <w:rPr>
          <w:rStyle w:val="affffe"/>
          <w:rtl/>
        </w:rPr>
        <w:t>וְלָקַחְתָּ</w:t>
      </w:r>
      <w:r>
        <w:rPr>
          <w:rFonts w:hint="cs"/>
          <w:rtl/>
        </w:rPr>
        <w:t>'</w:t>
      </w:r>
      <w:r w:rsidR="00F40753">
        <w:rPr>
          <w:rtl/>
        </w:rPr>
        <w:t xml:space="preserve"> - לרבות כל דבר שנלקח ביד,</w:t>
      </w:r>
    </w:p>
    <w:p w14:paraId="2F0925B8" w14:textId="7D8662AA" w:rsidR="006542AA" w:rsidRDefault="00000000">
      <w:pPr>
        <w:pStyle w:val="36"/>
        <w:framePr w:wrap="notBeside"/>
      </w:pPr>
      <w:r>
        <w:t>רבי:</w:t>
      </w:r>
    </w:p>
    <w:p w14:paraId="0CF8BE84" w14:textId="278410F7" w:rsidR="00B874E6" w:rsidRDefault="00F40753" w:rsidP="00F40753">
      <w:pPr>
        <w:rPr>
          <w:rtl/>
        </w:rPr>
      </w:pPr>
      <w:r>
        <w:rPr>
          <w:rtl/>
        </w:rPr>
        <w:t>מרצע - מה מרצע מיוחד - של מתכת, אף כל - של מתכת</w:t>
      </w:r>
      <w:r w:rsidR="0057284B">
        <w:rPr>
          <w:rtl/>
        </w:rPr>
        <w:t>.</w:t>
      </w:r>
    </w:p>
    <w:p w14:paraId="3DB18A0C" w14:textId="108B9B4A" w:rsidR="006542AA" w:rsidRDefault="00000000">
      <w:pPr>
        <w:pStyle w:val="36"/>
        <w:framePr w:wrap="notBeside"/>
      </w:pPr>
      <w:r>
        <w:t>ואומרים:</w:t>
      </w:r>
    </w:p>
    <w:p w14:paraId="5F09BBC2" w14:textId="4BE717FF" w:rsidR="00EE07CF" w:rsidRDefault="00F40753" w:rsidP="00EE07CF">
      <w:pPr>
        <w:rPr>
          <w:rtl/>
        </w:rPr>
      </w:pPr>
      <w:r>
        <w:rPr>
          <w:rFonts w:hint="cs"/>
          <w:rtl/>
        </w:rPr>
        <w:t xml:space="preserve">דחלקו </w:t>
      </w:r>
      <w:r w:rsidR="00EE07CF">
        <w:rPr>
          <w:rStyle w:val="27"/>
          <w:rFonts w:hint="cs"/>
          <w:rtl/>
        </w:rPr>
        <w:t>ד</w:t>
      </w:r>
      <w:r>
        <w:rPr>
          <w:rStyle w:val="27"/>
          <w:rtl/>
        </w:rPr>
        <w:t>רבי</w:t>
      </w:r>
      <w:r>
        <w:rPr>
          <w:rtl/>
        </w:rPr>
        <w:t xml:space="preserve"> דריש כללי ופרטי, </w:t>
      </w:r>
      <w:r>
        <w:rPr>
          <w:rStyle w:val="27"/>
          <w:rtl/>
        </w:rPr>
        <w:t>ר</w:t>
      </w:r>
      <w:r w:rsidR="00EE07CF">
        <w:rPr>
          <w:rStyle w:val="27"/>
          <w:rFonts w:hint="cs"/>
          <w:rtl/>
        </w:rPr>
        <w:t>י</w:t>
      </w:r>
      <w:r>
        <w:rPr>
          <w:rStyle w:val="27"/>
          <w:rFonts w:hint="cs"/>
          <w:rtl/>
        </w:rPr>
        <w:t>ב"י</w:t>
      </w:r>
      <w:r w:rsidR="00EE07CF">
        <w:rPr>
          <w:rFonts w:hint="cs"/>
          <w:rtl/>
        </w:rPr>
        <w:t xml:space="preserve"> </w:t>
      </w:r>
      <w:r>
        <w:rPr>
          <w:rtl/>
        </w:rPr>
        <w:t xml:space="preserve">דריש ריבויי ומיעוטי! אין, </w:t>
      </w:r>
    </w:p>
    <w:p w14:paraId="1374F3AC" w14:textId="7B9075D0" w:rsidR="00EE07CF" w:rsidRDefault="00F40753" w:rsidP="00EE07CF">
      <w:pPr>
        <w:rPr>
          <w:rtl/>
        </w:rPr>
      </w:pPr>
      <w:r>
        <w:rPr>
          <w:rtl/>
        </w:rPr>
        <w:t xml:space="preserve">סתם </w:t>
      </w:r>
      <w:r>
        <w:rPr>
          <w:rStyle w:val="27"/>
          <w:rtl/>
        </w:rPr>
        <w:t>רבי</w:t>
      </w:r>
      <w:r>
        <w:rPr>
          <w:rtl/>
        </w:rPr>
        <w:t xml:space="preserve"> כללי ופרטי דריש, </w:t>
      </w:r>
    </w:p>
    <w:p w14:paraId="08B4BA12" w14:textId="4B711C2A" w:rsidR="006542AA" w:rsidRDefault="00000000">
      <w:pPr>
        <w:pStyle w:val="36"/>
        <w:framePr w:wrap="notBeside"/>
      </w:pPr>
      <w:r>
        <w:lastRenderedPageBreak/>
        <w:t>וכאן - כדתנא דר"י</w:t>
      </w:r>
      <w:r w:rsidR="00EE07CF">
        <w:t>ש</w:t>
      </w:r>
      <w:r>
        <w:t>:</w:t>
      </w:r>
    </w:p>
    <w:p w14:paraId="1852FAF1" w14:textId="4D5267CD" w:rsidR="00B874E6" w:rsidRDefault="00EE07CF" w:rsidP="00EE07CF">
      <w:pPr>
        <w:rPr>
          <w:rtl/>
        </w:rPr>
      </w:pPr>
      <w:r>
        <w:rPr>
          <w:rFonts w:hint="cs"/>
          <w:rtl/>
        </w:rPr>
        <w:t>'</w:t>
      </w:r>
      <w:r w:rsidR="00F40753">
        <w:rPr>
          <w:rtl/>
        </w:rPr>
        <w:t>במים במים</w:t>
      </w:r>
      <w:r>
        <w:rPr>
          <w:rFonts w:hint="cs"/>
          <w:rtl/>
        </w:rPr>
        <w:t>'</w:t>
      </w:r>
      <w:r w:rsidR="00F40753">
        <w:rPr>
          <w:rtl/>
        </w:rPr>
        <w:t xml:space="preserve"> שתי פעמים, אין זה כלל ופרט אלא ריבה ומיעט</w:t>
      </w:r>
      <w:r w:rsidR="0057284B">
        <w:rPr>
          <w:rtl/>
        </w:rPr>
        <w:t>.</w:t>
      </w:r>
    </w:p>
    <w:p w14:paraId="42719E15" w14:textId="5554035F" w:rsidR="00B874E6" w:rsidRDefault="00F40753" w:rsidP="00F40753">
      <w:pPr>
        <w:rPr>
          <w:rtl/>
        </w:rPr>
      </w:pPr>
      <w:r>
        <w:rPr>
          <w:rtl/>
        </w:rPr>
        <w:t xml:space="preserve">ורבנן - אמרו כדאומרים במערבא: כ"מ שאתה </w:t>
      </w:r>
      <w:r w:rsidR="00EE07CF">
        <w:rPr>
          <w:rtl/>
        </w:rPr>
        <w:t xml:space="preserve">מוצא שתי כללות הסמוכים זה לזה </w:t>
      </w:r>
      <w:r>
        <w:rPr>
          <w:rtl/>
        </w:rPr>
        <w:t>הטל פרט ביניהם ודונם בכלל ופרט</w:t>
      </w:r>
      <w:r w:rsidR="0057284B">
        <w:rPr>
          <w:rtl/>
        </w:rPr>
        <w:t>.</w:t>
      </w:r>
    </w:p>
    <w:p w14:paraId="1BCA5DC1" w14:textId="3F287BEA" w:rsidR="0057284B" w:rsidRDefault="0057284B" w:rsidP="009F73ED">
      <w:pPr>
        <w:pStyle w:val="affff9"/>
        <w:rPr>
          <w:rtl/>
        </w:rPr>
      </w:pPr>
      <w:r>
        <w:rPr>
          <w:rtl/>
        </w:rPr>
        <w:t>• • •</w:t>
      </w:r>
    </w:p>
    <w:p w14:paraId="3D7B6B96" w14:textId="77777777" w:rsidR="00EE07CF" w:rsidRDefault="00EE07CF" w:rsidP="00110923">
      <w:pPr>
        <w:pStyle w:val="afff0"/>
        <w:framePr w:wrap="around"/>
        <w:rPr>
          <w:rtl/>
        </w:rPr>
      </w:pPr>
      <w:r>
        <w:rPr>
          <w:rFonts w:hint="cs"/>
          <w:rtl/>
        </w:rPr>
        <w:t>נא:</w:t>
      </w:r>
    </w:p>
    <w:p w14:paraId="42DB355B" w14:textId="77777777" w:rsidR="00B874E6" w:rsidRDefault="00F40753" w:rsidP="00F40753">
      <w:pPr>
        <w:rPr>
          <w:rtl/>
        </w:rPr>
      </w:pPr>
      <w:r w:rsidRPr="00110923">
        <w:rPr>
          <w:rStyle w:val="afffe"/>
          <w:rtl/>
        </w:rPr>
        <w:t>ולא בהקדשות</w:t>
      </w:r>
      <w:r w:rsidR="0057284B">
        <w:rPr>
          <w:rtl/>
        </w:rPr>
        <w:t>.</w:t>
      </w:r>
    </w:p>
    <w:p w14:paraId="6E9AB20E" w14:textId="7DC53727" w:rsidR="00B874E6" w:rsidRDefault="00F40753" w:rsidP="00110923">
      <w:pPr>
        <w:rPr>
          <w:rtl/>
        </w:rPr>
      </w:pPr>
      <w:r>
        <w:rPr>
          <w:rtl/>
        </w:rPr>
        <w:t xml:space="preserve">פשיטא, לא שלו הם! אימא: </w:t>
      </w:r>
      <w:r w:rsidRPr="00110923">
        <w:rPr>
          <w:b/>
          <w:bCs/>
          <w:rtl/>
        </w:rPr>
        <w:t>ולא הקדשות בכל אלו</w:t>
      </w:r>
      <w:r w:rsidR="0057284B" w:rsidRPr="00110923">
        <w:rPr>
          <w:b/>
          <w:bCs/>
          <w:rtl/>
        </w:rPr>
        <w:t>.</w:t>
      </w:r>
    </w:p>
    <w:p w14:paraId="08AB19BD" w14:textId="343AD38E" w:rsidR="00110923" w:rsidRDefault="0057284B" w:rsidP="00110923">
      <w:pPr>
        <w:pStyle w:val="afffd"/>
        <w:rPr>
          <w:rtl/>
        </w:rPr>
      </w:pPr>
      <w:r>
        <w:rPr>
          <w:rtl/>
        </w:rPr>
        <w:t xml:space="preserve">  </w:t>
      </w:r>
      <w:r w:rsidR="00F40753">
        <w:rPr>
          <w:rStyle w:val="afffff0"/>
        </w:rPr>
        <w:t xml:space="preserve">א. </w:t>
      </w:r>
      <w:r w:rsidR="00F40753">
        <w:rPr>
          <w:rtl/>
        </w:rPr>
        <w:t xml:space="preserve">כתב לכהן שהוא חייב לו חמשה סלעים חייב ליתן לו כו': </w:t>
      </w:r>
    </w:p>
    <w:p w14:paraId="2707210F" w14:textId="77777777" w:rsidR="006542AA" w:rsidRDefault="00000000">
      <w:pPr>
        <w:pStyle w:val="36"/>
        <w:framePr w:wrap="notBeside"/>
      </w:pPr>
      <w:r>
        <w:t>עולא:</w:t>
      </w:r>
    </w:p>
    <w:p w14:paraId="578BF52B" w14:textId="4FD2AFC6" w:rsidR="00B874E6" w:rsidRDefault="00F40753" w:rsidP="00110923">
      <w:pPr>
        <w:rPr>
          <w:rtl/>
        </w:rPr>
      </w:pPr>
      <w:r>
        <w:rPr>
          <w:rtl/>
        </w:rPr>
        <w:t>דבר תורה בנו פדוי לכשיתן, מ"ט אין בנו פדוי - גזירה שמא יאמרו פודין בשטר</w:t>
      </w:r>
      <w:r w:rsidR="0057284B">
        <w:rPr>
          <w:rtl/>
        </w:rPr>
        <w:t>.</w:t>
      </w:r>
    </w:p>
    <w:p w14:paraId="2F495FB8" w14:textId="1179024A" w:rsidR="006542AA" w:rsidRDefault="00000000">
      <w:pPr>
        <w:pStyle w:val="36"/>
        <w:framePr w:wrap="notBeside"/>
      </w:pPr>
      <w:r>
        <w:t>תני תנא לפניו דר"נ:</w:t>
      </w:r>
    </w:p>
    <w:p w14:paraId="2CE9DB4E" w14:textId="6A5991B2" w:rsidR="00B874E6" w:rsidRDefault="00F40753" w:rsidP="00F40753">
      <w:pPr>
        <w:rPr>
          <w:rtl/>
        </w:rPr>
      </w:pPr>
      <w:r>
        <w:rPr>
          <w:rtl/>
        </w:rPr>
        <w:t>בנו פדוי לכשיתן</w:t>
      </w:r>
      <w:r w:rsidR="0057284B">
        <w:rPr>
          <w:rtl/>
        </w:rPr>
        <w:t>.</w:t>
      </w:r>
    </w:p>
    <w:p w14:paraId="228F016D" w14:textId="0C38757E" w:rsidR="006542AA" w:rsidRDefault="00000000">
      <w:pPr>
        <w:pStyle w:val="36"/>
        <w:framePr w:wrap="notBeside"/>
      </w:pPr>
      <w:r>
        <w:t>א"ל ר"נ:</w:t>
      </w:r>
    </w:p>
    <w:p w14:paraId="63366E04" w14:textId="39119386" w:rsidR="00110923" w:rsidRDefault="00F40753" w:rsidP="00F40753">
      <w:pPr>
        <w:rPr>
          <w:rtl/>
        </w:rPr>
      </w:pPr>
      <w:r>
        <w:rPr>
          <w:rtl/>
        </w:rPr>
        <w:t xml:space="preserve">זו דברי </w:t>
      </w:r>
      <w:r>
        <w:rPr>
          <w:rStyle w:val="27"/>
          <w:rtl/>
        </w:rPr>
        <w:t>רבי יוסי</w:t>
      </w:r>
      <w:r>
        <w:rPr>
          <w:rtl/>
        </w:rPr>
        <w:t xml:space="preserve"> ברבי יהודה סתימתא,</w:t>
      </w:r>
      <w:r w:rsidR="00110923">
        <w:rPr>
          <w:rFonts w:hint="cs"/>
          <w:rtl/>
        </w:rPr>
        <w:t xml:space="preserve"> </w:t>
      </w:r>
    </w:p>
    <w:p w14:paraId="3A276ADE" w14:textId="725550B8" w:rsidR="006542AA" w:rsidRDefault="00000000">
      <w:pPr>
        <w:pStyle w:val="36"/>
        <w:framePr w:wrap="notBeside"/>
      </w:pPr>
      <w:r>
        <w:t>ואמרו לה:</w:t>
      </w:r>
    </w:p>
    <w:p w14:paraId="153B9134" w14:textId="70986A72" w:rsidR="00110923" w:rsidRDefault="00F40753" w:rsidP="00F40753">
      <w:pPr>
        <w:rPr>
          <w:rtl/>
        </w:rPr>
      </w:pPr>
      <w:r>
        <w:rPr>
          <w:rtl/>
        </w:rPr>
        <w:t xml:space="preserve">זו דברי </w:t>
      </w:r>
      <w:r>
        <w:rPr>
          <w:rStyle w:val="27"/>
          <w:rtl/>
        </w:rPr>
        <w:t>ר"א</w:t>
      </w:r>
      <w:r>
        <w:rPr>
          <w:rtl/>
        </w:rPr>
        <w:t xml:space="preserve"> ברבי שמעון סתימתא, </w:t>
      </w:r>
    </w:p>
    <w:p w14:paraId="293E4777" w14:textId="77777777" w:rsidR="00B874E6" w:rsidRDefault="00F40753" w:rsidP="00F40753">
      <w:pPr>
        <w:rPr>
          <w:rtl/>
        </w:rPr>
      </w:pPr>
      <w:r>
        <w:rPr>
          <w:rtl/>
        </w:rPr>
        <w:t>אבל חכמים אומרים: אין בנו פדוי</w:t>
      </w:r>
      <w:r w:rsidR="0057284B">
        <w:rPr>
          <w:rtl/>
        </w:rPr>
        <w:t>.</w:t>
      </w:r>
    </w:p>
    <w:p w14:paraId="55487652" w14:textId="77777777" w:rsidR="006542AA" w:rsidRDefault="00000000">
      <w:pPr>
        <w:pStyle w:val="36"/>
        <w:framePr w:wrap="notBeside"/>
      </w:pPr>
      <w:r w:rsidRPr="00110923">
        <w:t>והלכתא:</w:t>
      </w:r>
    </w:p>
    <w:p w14:paraId="57F01CAD" w14:textId="223881F7" w:rsidR="00B874E6" w:rsidRPr="00110923" w:rsidRDefault="00F40753" w:rsidP="00F40753">
      <w:pPr>
        <w:rPr>
          <w:b/>
          <w:bCs/>
          <w:rtl/>
        </w:rPr>
      </w:pPr>
      <w:r w:rsidRPr="00110923">
        <w:rPr>
          <w:b/>
          <w:bCs/>
          <w:rtl/>
        </w:rPr>
        <w:t>אין בנו פדוי</w:t>
      </w:r>
      <w:r w:rsidR="0057284B" w:rsidRPr="00110923">
        <w:rPr>
          <w:b/>
          <w:bCs/>
          <w:rtl/>
        </w:rPr>
        <w:t>.</w:t>
      </w:r>
    </w:p>
    <w:p w14:paraId="6FE403D0" w14:textId="50987054" w:rsidR="00B874E6" w:rsidRDefault="0057284B" w:rsidP="00110923">
      <w:pPr>
        <w:pStyle w:val="afffd"/>
        <w:rPr>
          <w:rtl/>
        </w:rPr>
      </w:pPr>
      <w:r>
        <w:rPr>
          <w:rtl/>
        </w:rPr>
        <w:t xml:space="preserve">  </w:t>
      </w:r>
      <w:r w:rsidR="00F40753">
        <w:rPr>
          <w:rStyle w:val="afffff0"/>
        </w:rPr>
        <w:t xml:space="preserve">ב. </w:t>
      </w:r>
      <w:r w:rsidR="00F40753">
        <w:rPr>
          <w:rtl/>
        </w:rPr>
        <w:t>לפיכך אם רצה הכהן ליתן לו במתנה רשאי</w:t>
      </w:r>
      <w:r>
        <w:rPr>
          <w:rtl/>
        </w:rPr>
        <w:t>.</w:t>
      </w:r>
    </w:p>
    <w:p w14:paraId="197324F2" w14:textId="77777777" w:rsidR="006542AA" w:rsidRDefault="00000000">
      <w:pPr>
        <w:pStyle w:val="36"/>
        <w:framePr w:wrap="notBeside"/>
      </w:pPr>
      <w:r>
        <w:t>תנינא להא ד</w:t>
      </w:r>
      <w:r w:rsidR="00110923">
        <w:t>ת"ר:</w:t>
      </w:r>
    </w:p>
    <w:p w14:paraId="715D1E6B" w14:textId="031A3796" w:rsidR="00110923" w:rsidRDefault="00110923" w:rsidP="00110923">
      <w:pPr>
        <w:rPr>
          <w:rtl/>
        </w:rPr>
      </w:pPr>
      <w:r>
        <w:rPr>
          <w:rtl/>
        </w:rPr>
        <w:t xml:space="preserve">נתנו לעשרה כהנים בבת אחת יצא, בזה אחר זה </w:t>
      </w:r>
      <w:r w:rsidR="00F40753">
        <w:rPr>
          <w:rtl/>
        </w:rPr>
        <w:t xml:space="preserve">יצא, נטלו והחזירו לו - יצא, </w:t>
      </w:r>
    </w:p>
    <w:p w14:paraId="1C64EC27" w14:textId="77777777" w:rsidR="00B874E6" w:rsidRDefault="00F40753" w:rsidP="00C96C37">
      <w:pPr>
        <w:pStyle w:val="021"/>
        <w:rPr>
          <w:rtl/>
        </w:rPr>
      </w:pPr>
      <w:r>
        <w:rPr>
          <w:rtl/>
        </w:rPr>
        <w:t xml:space="preserve">וכך היה מנהגו של </w:t>
      </w:r>
      <w:r>
        <w:rPr>
          <w:rStyle w:val="27"/>
          <w:rtl/>
        </w:rPr>
        <w:t>רבי</w:t>
      </w:r>
      <w:r>
        <w:rPr>
          <w:rtl/>
        </w:rPr>
        <w:t xml:space="preserve"> טרפון שהיה נוטל ומחזיר, וכששמעו חכמים בדבר אמרו: קיים זה </w:t>
      </w:r>
      <w:r w:rsidR="00110923">
        <w:rPr>
          <w:rFonts w:hint="cs"/>
          <w:rtl/>
        </w:rPr>
        <w:t xml:space="preserve">אף </w:t>
      </w:r>
      <w:r>
        <w:rPr>
          <w:rtl/>
        </w:rPr>
        <w:t>הלכה זו</w:t>
      </w:r>
      <w:r w:rsidR="0057284B">
        <w:rPr>
          <w:rtl/>
        </w:rPr>
        <w:t>.</w:t>
      </w:r>
    </w:p>
    <w:p w14:paraId="66C4629E" w14:textId="03645D6F" w:rsidR="00110923" w:rsidRDefault="00F40753" w:rsidP="00110923">
      <w:pPr>
        <w:rPr>
          <w:rtl/>
        </w:rPr>
      </w:pPr>
      <w:r>
        <w:rPr>
          <w:rStyle w:val="27"/>
          <w:rtl/>
        </w:rPr>
        <w:t>ר"ח</w:t>
      </w:r>
      <w:r>
        <w:rPr>
          <w:rtl/>
        </w:rPr>
        <w:t xml:space="preserve"> היה רגיל </w:t>
      </w:r>
      <w:r w:rsidR="00110923">
        <w:rPr>
          <w:rFonts w:hint="cs"/>
          <w:rtl/>
        </w:rPr>
        <w:t>לקחת ולהחזיר</w:t>
      </w:r>
      <w:r w:rsidR="00110923">
        <w:rPr>
          <w:rtl/>
        </w:rPr>
        <w:t xml:space="preserve">, </w:t>
      </w:r>
      <w:r w:rsidR="00110923">
        <w:rPr>
          <w:rFonts w:hint="cs"/>
          <w:rtl/>
        </w:rPr>
        <w:t xml:space="preserve">ראה לאחד דהיה הולך ובא לפניו </w:t>
      </w:r>
    </w:p>
    <w:p w14:paraId="1708280F" w14:textId="6F6EBEAE" w:rsidR="006542AA" w:rsidRDefault="00000000">
      <w:pPr>
        <w:pStyle w:val="36"/>
        <w:framePr w:wrap="notBeside"/>
      </w:pPr>
      <w:r>
        <w:t>א"ל:</w:t>
      </w:r>
    </w:p>
    <w:p w14:paraId="2EF58711" w14:textId="72D2B104" w:rsidR="00B874E6" w:rsidRDefault="00110923" w:rsidP="00110923">
      <w:pPr>
        <w:rPr>
          <w:rtl/>
        </w:rPr>
      </w:pPr>
      <w:r>
        <w:rPr>
          <w:rtl/>
        </w:rPr>
        <w:t xml:space="preserve">לא גמרת </w:t>
      </w:r>
      <w:r>
        <w:rPr>
          <w:rFonts w:hint="cs"/>
          <w:rtl/>
        </w:rPr>
        <w:t>בדעתך ליתן ואי"ז ראוי.</w:t>
      </w:r>
      <w:r w:rsidR="00F40753">
        <w:rPr>
          <w:rtl/>
        </w:rPr>
        <w:t xml:space="preserve"> </w:t>
      </w:r>
      <w:r>
        <w:rPr>
          <w:rtl/>
        </w:rPr>
        <w:t>לפיכך</w:t>
      </w:r>
      <w:r w:rsidR="00F40753">
        <w:rPr>
          <w:rtl/>
        </w:rPr>
        <w:t xml:space="preserve"> אין בנו פדוי</w:t>
      </w:r>
      <w:r w:rsidR="0057284B">
        <w:rPr>
          <w:rtl/>
        </w:rPr>
        <w:t>.</w:t>
      </w:r>
    </w:p>
    <w:p w14:paraId="10B50C3F" w14:textId="1727329C" w:rsidR="00B874E6" w:rsidRDefault="0057284B" w:rsidP="00110923">
      <w:pPr>
        <w:pStyle w:val="afffd"/>
        <w:rPr>
          <w:rtl/>
        </w:rPr>
      </w:pPr>
      <w:r>
        <w:rPr>
          <w:rtl/>
        </w:rPr>
        <w:t xml:space="preserve">  </w:t>
      </w:r>
      <w:r w:rsidR="00F40753">
        <w:rPr>
          <w:rStyle w:val="afffff0"/>
        </w:rPr>
        <w:t xml:space="preserve">ג. </w:t>
      </w:r>
      <w:r w:rsidR="00F40753">
        <w:rPr>
          <w:rtl/>
        </w:rPr>
        <w:t>המפריש פדיון בנו ואבד חייב באחריותו</w:t>
      </w:r>
      <w:r>
        <w:rPr>
          <w:rtl/>
        </w:rPr>
        <w:t>.</w:t>
      </w:r>
    </w:p>
    <w:p w14:paraId="0CA38B15" w14:textId="55CD4A96" w:rsidR="00B874E6" w:rsidRDefault="00110923" w:rsidP="00F40753">
      <w:pPr>
        <w:rPr>
          <w:rtl/>
        </w:rPr>
      </w:pPr>
      <w:r>
        <w:rPr>
          <w:rFonts w:hint="cs"/>
          <w:rtl/>
        </w:rPr>
        <w:lastRenderedPageBreak/>
        <w:t>ארשב'''ל</w:t>
      </w:r>
      <w:r w:rsidR="00F40753">
        <w:rPr>
          <w:rtl/>
        </w:rPr>
        <w:t xml:space="preserve">: </w:t>
      </w:r>
      <w:r>
        <w:rPr>
          <w:rtl/>
        </w:rPr>
        <w:t>באה</w:t>
      </w:r>
      <w:r w:rsidR="00F40753">
        <w:rPr>
          <w:rtl/>
        </w:rPr>
        <w:t xml:space="preserve"> ערך ערך מערכין</w:t>
      </w:r>
      <w:r w:rsidR="0057284B">
        <w:rPr>
          <w:rtl/>
        </w:rPr>
        <w:t>.</w:t>
      </w:r>
    </w:p>
    <w:p w14:paraId="791B4EF6" w14:textId="008B2401" w:rsidR="006542AA" w:rsidRDefault="00000000">
      <w:pPr>
        <w:pStyle w:val="36"/>
        <w:framePr w:wrap="notBeside"/>
      </w:pPr>
      <w:r>
        <w:t>ר"ד</w:t>
      </w:r>
      <w:r w:rsidR="00110923">
        <w:t xml:space="preserve"> מר'</w:t>
      </w:r>
      <w:r>
        <w:t xml:space="preserve"> יונתן:</w:t>
      </w:r>
    </w:p>
    <w:p w14:paraId="27B12543" w14:textId="5C25C8A7" w:rsidR="00112F92" w:rsidRDefault="00110923" w:rsidP="00110923">
      <w:pPr>
        <w:rPr>
          <w:rtl/>
        </w:rPr>
      </w:pPr>
      <w:r>
        <w:rPr>
          <w:rFonts w:hint="cs"/>
          <w:rtl/>
        </w:rPr>
        <w:t>'</w:t>
      </w:r>
      <w:r w:rsidR="00F40753">
        <w:rPr>
          <w:rStyle w:val="affffe"/>
          <w:rtl/>
        </w:rPr>
        <w:t>וְכֹל בְּכוֹר בָּנֶיךָ תִּפְדֶּה וְלֹא יֵרָאוּ פָנַי רֵיקָם</w:t>
      </w:r>
      <w:r>
        <w:rPr>
          <w:rFonts w:hint="cs"/>
          <w:rtl/>
        </w:rPr>
        <w:t>'</w:t>
      </w:r>
      <w:r w:rsidR="00F40753">
        <w:rPr>
          <w:rtl/>
        </w:rPr>
        <w:t xml:space="preserve">, ויליף ריקם ריקם מעולת ראייה, </w:t>
      </w:r>
    </w:p>
    <w:p w14:paraId="51EF3269" w14:textId="77777777" w:rsidR="00B874E6" w:rsidRDefault="00F40753" w:rsidP="00110923">
      <w:pPr>
        <w:rPr>
          <w:rtl/>
        </w:rPr>
      </w:pPr>
      <w:r>
        <w:rPr>
          <w:rtl/>
        </w:rPr>
        <w:t>מה עולת ראייה - חייב באחריותו, אף פדיון הבן - חייב באחריותו</w:t>
      </w:r>
      <w:r w:rsidR="0057284B">
        <w:rPr>
          <w:rtl/>
        </w:rPr>
        <w:t>.</w:t>
      </w:r>
    </w:p>
    <w:p w14:paraId="606DD363" w14:textId="685D9FEC" w:rsidR="006542AA" w:rsidRDefault="00000000">
      <w:pPr>
        <w:pStyle w:val="36"/>
        <w:framePr w:wrap="notBeside"/>
      </w:pPr>
      <w:r>
        <w:t>מתקיף ר"פ</w:t>
      </w:r>
      <w:r w:rsidR="00110923">
        <w:t xml:space="preserve"> קרא לקרא</w:t>
      </w:r>
      <w:r>
        <w:t>:</w:t>
      </w:r>
    </w:p>
    <w:p w14:paraId="705376B8" w14:textId="6ACD135F" w:rsidR="00110923" w:rsidRDefault="00F40753" w:rsidP="00110923">
      <w:pPr>
        <w:rPr>
          <w:rtl/>
        </w:rPr>
      </w:pPr>
      <w:r>
        <w:rPr>
          <w:rtl/>
        </w:rPr>
        <w:t xml:space="preserve">הא כדקתני טעמא </w:t>
      </w:r>
      <w:r w:rsidR="00110923">
        <w:rPr>
          <w:rFonts w:hint="cs"/>
          <w:rtl/>
        </w:rPr>
        <w:t>'</w:t>
      </w:r>
      <w:r>
        <w:rPr>
          <w:rStyle w:val="affffe"/>
          <w:rtl/>
        </w:rPr>
        <w:t>יהיה לך אך פדה תפדה</w:t>
      </w:r>
      <w:r w:rsidR="00110923">
        <w:rPr>
          <w:rFonts w:hint="cs"/>
          <w:rtl/>
        </w:rPr>
        <w:t>'</w:t>
      </w:r>
      <w:r>
        <w:rPr>
          <w:rtl/>
        </w:rPr>
        <w:t xml:space="preserve">, </w:t>
      </w:r>
    </w:p>
    <w:p w14:paraId="4CFE776A" w14:textId="3EC88B75" w:rsidR="00110923" w:rsidRDefault="00110923" w:rsidP="00110923">
      <w:pPr>
        <w:rPr>
          <w:rtl/>
        </w:rPr>
      </w:pPr>
      <w:r>
        <w:rPr>
          <w:rFonts w:hint="cs"/>
          <w:rtl/>
        </w:rPr>
        <w:t xml:space="preserve">וכי איתמר </w:t>
      </w:r>
      <w:r>
        <w:rPr>
          <w:rStyle w:val="27"/>
          <w:rFonts w:hint="cs"/>
          <w:rtl/>
        </w:rPr>
        <w:t>דר"ל</w:t>
      </w:r>
      <w:r w:rsidR="00F40753">
        <w:rPr>
          <w:rtl/>
        </w:rPr>
        <w:t xml:space="preserve"> - ארישא איתמר מת לאחר שלשים יום - </w:t>
      </w:r>
      <w:r>
        <w:rPr>
          <w:rtl/>
        </w:rPr>
        <w:t>אף</w:t>
      </w:r>
      <w:r w:rsidR="00F40753">
        <w:rPr>
          <w:rtl/>
        </w:rPr>
        <w:t xml:space="preserve"> שלא נתן יתן </w:t>
      </w:r>
      <w:r>
        <w:rPr>
          <w:rtl/>
        </w:rPr>
        <w:t>מנין</w:t>
      </w:r>
      <w:r w:rsidR="00F40753">
        <w:rPr>
          <w:rtl/>
        </w:rPr>
        <w:t xml:space="preserve"> לן? </w:t>
      </w:r>
    </w:p>
    <w:p w14:paraId="5938000A" w14:textId="22433B19" w:rsidR="006542AA" w:rsidRDefault="00000000">
      <w:pPr>
        <w:pStyle w:val="36"/>
        <w:framePr w:wrap="notBeside"/>
      </w:pPr>
      <w:r>
        <w:t>ארשב"ל</w:t>
      </w:r>
      <w:r w:rsidR="00F40753">
        <w:t>:</w:t>
      </w:r>
    </w:p>
    <w:p w14:paraId="54665400" w14:textId="71AD421B" w:rsidR="00B874E6" w:rsidRDefault="00E761C5" w:rsidP="00110923">
      <w:pPr>
        <w:rPr>
          <w:rtl/>
        </w:rPr>
      </w:pPr>
      <w:r>
        <w:rPr>
          <w:rtl/>
        </w:rPr>
        <w:t>באה</w:t>
      </w:r>
      <w:r w:rsidR="00F40753">
        <w:rPr>
          <w:rtl/>
        </w:rPr>
        <w:t xml:space="preserve"> ערך ערך מערכין</w:t>
      </w:r>
      <w:r w:rsidR="0057284B">
        <w:rPr>
          <w:rtl/>
        </w:rPr>
        <w:t>.</w:t>
      </w:r>
    </w:p>
    <w:p w14:paraId="74B17211" w14:textId="4602F71C" w:rsidR="006542AA" w:rsidRDefault="00000000">
      <w:pPr>
        <w:pStyle w:val="36"/>
        <w:framePr w:wrap="notBeside"/>
      </w:pPr>
      <w:r>
        <w:t>ר"ד</w:t>
      </w:r>
      <w:r w:rsidR="00E761C5">
        <w:t xml:space="preserve"> מר</w:t>
      </w:r>
      <w:r>
        <w:t>י"ו:</w:t>
      </w:r>
    </w:p>
    <w:p w14:paraId="5671EFDC" w14:textId="6B509D44" w:rsidR="00B874E6" w:rsidRDefault="00E761C5" w:rsidP="00E761C5">
      <w:pPr>
        <w:rPr>
          <w:rtl/>
        </w:rPr>
      </w:pPr>
      <w:r>
        <w:rPr>
          <w:rFonts w:hint="cs"/>
          <w:rtl/>
        </w:rPr>
        <w:t>'</w:t>
      </w:r>
      <w:r w:rsidR="00F40753">
        <w:rPr>
          <w:rStyle w:val="affffe"/>
          <w:rtl/>
        </w:rPr>
        <w:t>וְכֹל בְּכוֹר בָּנֶיךָ תִּפְדֶּה וְלֹא יֵרָאוּ פָנַי רֵיקָם</w:t>
      </w:r>
      <w:r>
        <w:rPr>
          <w:rFonts w:hint="cs"/>
          <w:rtl/>
        </w:rPr>
        <w:t>'</w:t>
      </w:r>
      <w:r>
        <w:rPr>
          <w:rtl/>
        </w:rPr>
        <w:t xml:space="preserve">, מה להלן </w:t>
      </w:r>
      <w:r w:rsidR="00F40753">
        <w:rPr>
          <w:rtl/>
        </w:rPr>
        <w:t>יורשין חייבין, אף כאן יורשין חייבין</w:t>
      </w:r>
      <w:r w:rsidR="0057284B">
        <w:rPr>
          <w:rtl/>
        </w:rPr>
        <w:t>.</w:t>
      </w:r>
    </w:p>
    <w:p w14:paraId="6C0BA429" w14:textId="4ACE2399" w:rsidR="0057284B" w:rsidRDefault="0057284B" w:rsidP="009F73ED">
      <w:pPr>
        <w:pStyle w:val="affff9"/>
        <w:rPr>
          <w:rtl/>
        </w:rPr>
      </w:pPr>
      <w:r>
        <w:rPr>
          <w:rtl/>
        </w:rPr>
        <w:t>• • •</w:t>
      </w:r>
    </w:p>
    <w:p w14:paraId="15A59F8D" w14:textId="77777777" w:rsidR="001D601B" w:rsidRDefault="001D601B" w:rsidP="001D601B">
      <w:pPr>
        <w:pStyle w:val="afff0"/>
        <w:framePr w:wrap="around"/>
        <w:rPr>
          <w:rtl/>
        </w:rPr>
      </w:pPr>
      <w:r>
        <w:rPr>
          <w:rFonts w:hint="cs"/>
          <w:rtl/>
        </w:rPr>
        <w:t xml:space="preserve">נב. </w:t>
      </w:r>
    </w:p>
    <w:p w14:paraId="0DE69202" w14:textId="77777777" w:rsidR="006542AA" w:rsidRDefault="00000000">
      <w:pPr>
        <w:pStyle w:val="afffff5"/>
        <w:framePr w:wrap="around"/>
      </w:pPr>
      <w:r>
        <w:t>משנה ט</w:t>
      </w:r>
    </w:p>
    <w:p w14:paraId="6E865FB9" w14:textId="77777777" w:rsidR="00B874E6" w:rsidRDefault="00F40753" w:rsidP="009F73ED">
      <w:pPr>
        <w:pStyle w:val="afff5"/>
        <w:spacing w:before="120"/>
        <w:rPr>
          <w:rtl/>
        </w:rPr>
      </w:pPr>
      <w:r>
        <w:rPr>
          <w:rtl/>
        </w:rPr>
        <w:t>הבכור נוטל פי שנים בנכסי האב, ואינו נוטל פי שנים בנכסי האם, ואינו נוטל בשבח, ולא בראוי כבמוחזק ולא האשה בכתובתה,</w:t>
      </w:r>
      <w:r w:rsidR="001D601B">
        <w:rPr>
          <w:rtl/>
        </w:rPr>
        <w:t xml:space="preserve"> ולא הבנות במזונותיהן, ולא את</w:t>
      </w:r>
      <w:r w:rsidR="001D601B">
        <w:rPr>
          <w:rFonts w:hint="cs"/>
          <w:rtl/>
        </w:rPr>
        <w:t xml:space="preserve"> </w:t>
      </w:r>
      <w:r>
        <w:rPr>
          <w:rtl/>
        </w:rPr>
        <w:t>היבם, וכולם אין נוטלין בשבח ולא בראוי כבמוחזק</w:t>
      </w:r>
      <w:r w:rsidR="0057284B">
        <w:rPr>
          <w:rtl/>
        </w:rPr>
        <w:t>.</w:t>
      </w:r>
    </w:p>
    <w:p w14:paraId="34133AB0" w14:textId="338BEE34" w:rsidR="0057284B" w:rsidRDefault="0057284B" w:rsidP="009F73ED">
      <w:pPr>
        <w:pStyle w:val="affff9"/>
        <w:rPr>
          <w:rtl/>
        </w:rPr>
      </w:pPr>
      <w:r>
        <w:rPr>
          <w:rtl/>
        </w:rPr>
        <w:t>• • •</w:t>
      </w:r>
    </w:p>
    <w:p w14:paraId="60BF3CCA" w14:textId="1A3E0EAB" w:rsidR="00B874E6" w:rsidRDefault="00CB2F17" w:rsidP="00F40753">
      <w:pPr>
        <w:rPr>
          <w:rtl/>
        </w:rPr>
      </w:pPr>
      <w:r>
        <w:rPr>
          <w:rFonts w:hint="cs"/>
          <w:rtl/>
        </w:rPr>
        <w:t>'</w:t>
      </w:r>
      <w:r>
        <w:rPr>
          <w:rStyle w:val="affffe"/>
          <w:rtl/>
        </w:rPr>
        <w:t>וְלוֹ מִשְׁפַּט הַבְּכוֹרָה</w:t>
      </w:r>
      <w:r>
        <w:rPr>
          <w:rFonts w:hint="cs"/>
          <w:rtl/>
        </w:rPr>
        <w:t>'</w:t>
      </w:r>
      <w:r w:rsidR="00F40753">
        <w:rPr>
          <w:rtl/>
        </w:rPr>
        <w:t xml:space="preserve"> - משפט הבכורה לאיש ואין משפט הבכורה לאשה</w:t>
      </w:r>
      <w:r w:rsidR="0057284B">
        <w:rPr>
          <w:rtl/>
        </w:rPr>
        <w:t>.</w:t>
      </w:r>
    </w:p>
    <w:p w14:paraId="238BFCD5" w14:textId="59C57E6D" w:rsidR="00B874E6" w:rsidRDefault="00112F92" w:rsidP="00F40753">
      <w:pPr>
        <w:rPr>
          <w:rtl/>
        </w:rPr>
      </w:pPr>
      <w:r>
        <w:rPr>
          <w:rtl/>
        </w:rPr>
        <w:t>ואינו נוטל בשבח ד</w:t>
      </w:r>
      <w:r>
        <w:rPr>
          <w:rFonts w:hint="cs"/>
          <w:rtl/>
        </w:rPr>
        <w:t>'</w:t>
      </w:r>
      <w:r>
        <w:rPr>
          <w:rStyle w:val="affffe"/>
          <w:rtl/>
        </w:rPr>
        <w:t>בְּכֹל אֲשֶׁר יִמָּצֵא לוֹ</w:t>
      </w:r>
      <w:r>
        <w:rPr>
          <w:rFonts w:hint="cs"/>
          <w:rtl/>
        </w:rPr>
        <w:t>'</w:t>
      </w:r>
      <w:r w:rsidR="0057284B">
        <w:rPr>
          <w:rtl/>
        </w:rPr>
        <w:t>.</w:t>
      </w:r>
    </w:p>
    <w:p w14:paraId="4C6F3CFD" w14:textId="0890004E" w:rsidR="00B874E6" w:rsidRDefault="00F40753" w:rsidP="00112F92">
      <w:pPr>
        <w:rPr>
          <w:rtl/>
        </w:rPr>
      </w:pPr>
      <w:r>
        <w:rPr>
          <w:rtl/>
        </w:rPr>
        <w:t>ולא בראוי כבמוחזק ד</w:t>
      </w:r>
      <w:r w:rsidR="00112F92">
        <w:rPr>
          <w:rFonts w:hint="cs"/>
          <w:rtl/>
        </w:rPr>
        <w:t>'</w:t>
      </w:r>
      <w:r>
        <w:rPr>
          <w:rStyle w:val="affffe"/>
          <w:rtl/>
        </w:rPr>
        <w:t>בְּכֹל אֲשֶׁר יִמָּצֵא לוֹ</w:t>
      </w:r>
      <w:r w:rsidR="00112F92">
        <w:rPr>
          <w:rFonts w:hint="cs"/>
          <w:rtl/>
        </w:rPr>
        <w:t>'</w:t>
      </w:r>
      <w:r w:rsidR="0057284B">
        <w:rPr>
          <w:rtl/>
        </w:rPr>
        <w:t>.</w:t>
      </w:r>
    </w:p>
    <w:p w14:paraId="628385EF" w14:textId="77777777" w:rsidR="00B874E6" w:rsidRDefault="00F40753" w:rsidP="00112F92">
      <w:pPr>
        <w:rPr>
          <w:rtl/>
        </w:rPr>
      </w:pPr>
      <w:r>
        <w:rPr>
          <w:rtl/>
        </w:rPr>
        <w:t xml:space="preserve">ולא האשה בכתובתה, </w:t>
      </w:r>
      <w:r w:rsidR="00112F92">
        <w:rPr>
          <w:rFonts w:hint="cs"/>
          <w:rtl/>
        </w:rPr>
        <w:t xml:space="preserve">והך </w:t>
      </w:r>
      <w:r w:rsidR="00112F92">
        <w:rPr>
          <w:rStyle w:val="27"/>
          <w:rFonts w:hint="cs"/>
          <w:rtl/>
        </w:rPr>
        <w:t>דשמואל</w:t>
      </w:r>
      <w:r w:rsidR="00112F92">
        <w:rPr>
          <w:rFonts w:hint="cs"/>
          <w:rtl/>
        </w:rPr>
        <w:t xml:space="preserve"> </w:t>
      </w:r>
      <w:r>
        <w:rPr>
          <w:rtl/>
        </w:rPr>
        <w:t>בעל חוב גובה את השבח! א"ר אבא: מקולי כתובה שנו כאן</w:t>
      </w:r>
      <w:r w:rsidR="0057284B">
        <w:rPr>
          <w:rtl/>
        </w:rPr>
        <w:t>.</w:t>
      </w:r>
    </w:p>
    <w:p w14:paraId="6278FAF2" w14:textId="733DD694" w:rsidR="00B874E6" w:rsidRDefault="0057284B" w:rsidP="001D601B">
      <w:pPr>
        <w:pStyle w:val="afffd"/>
        <w:rPr>
          <w:rtl/>
        </w:rPr>
      </w:pPr>
      <w:r>
        <w:rPr>
          <w:rtl/>
        </w:rPr>
        <w:t xml:space="preserve">  </w:t>
      </w:r>
      <w:r w:rsidR="00F40753">
        <w:rPr>
          <w:rStyle w:val="afffff0"/>
        </w:rPr>
        <w:t xml:space="preserve">א. </w:t>
      </w:r>
      <w:r w:rsidR="00F40753">
        <w:rPr>
          <w:rtl/>
        </w:rPr>
        <w:t>ולא הבנות במזונותיהן</w:t>
      </w:r>
      <w:r>
        <w:rPr>
          <w:rtl/>
        </w:rPr>
        <w:t>.</w:t>
      </w:r>
    </w:p>
    <w:p w14:paraId="563FFFC9" w14:textId="77777777" w:rsidR="006542AA" w:rsidRDefault="00000000">
      <w:pPr>
        <w:pStyle w:val="36"/>
        <w:framePr w:wrap="notBeside"/>
      </w:pPr>
      <w:r>
        <w:t>מ"ט?</w:t>
      </w:r>
    </w:p>
    <w:p w14:paraId="7044B51B" w14:textId="265DD172" w:rsidR="00B874E6" w:rsidRDefault="00F40753" w:rsidP="00F40753">
      <w:pPr>
        <w:rPr>
          <w:rtl/>
        </w:rPr>
      </w:pPr>
      <w:r>
        <w:rPr>
          <w:rtl/>
        </w:rPr>
        <w:t>תנאי כתובה ככתובה דמי</w:t>
      </w:r>
      <w:r w:rsidR="0057284B">
        <w:rPr>
          <w:rtl/>
        </w:rPr>
        <w:t>.</w:t>
      </w:r>
    </w:p>
    <w:p w14:paraId="6299BDD6" w14:textId="084ADF70" w:rsidR="00B874E6" w:rsidRDefault="0057284B" w:rsidP="00112F92">
      <w:pPr>
        <w:pStyle w:val="afffd"/>
        <w:rPr>
          <w:rtl/>
        </w:rPr>
      </w:pPr>
      <w:r>
        <w:rPr>
          <w:rtl/>
        </w:rPr>
        <w:t xml:space="preserve">  </w:t>
      </w:r>
      <w:r w:rsidR="00F40753">
        <w:rPr>
          <w:rStyle w:val="afffff0"/>
        </w:rPr>
        <w:t xml:space="preserve">א. </w:t>
      </w:r>
      <w:r w:rsidR="00F40753">
        <w:rPr>
          <w:rtl/>
        </w:rPr>
        <w:t>ולא (את) היבם</w:t>
      </w:r>
      <w:r>
        <w:rPr>
          <w:rtl/>
        </w:rPr>
        <w:t>.</w:t>
      </w:r>
    </w:p>
    <w:p w14:paraId="3F149B1A" w14:textId="3B6A85E8" w:rsidR="00B874E6" w:rsidRDefault="00112F92" w:rsidP="00F40753">
      <w:pPr>
        <w:rPr>
          <w:rtl/>
        </w:rPr>
      </w:pPr>
      <w:r>
        <w:rPr>
          <w:rFonts w:hint="cs"/>
          <w:rtl/>
        </w:rPr>
        <w:t>ד</w:t>
      </w:r>
      <w:r w:rsidR="00F40753">
        <w:rPr>
          <w:rtl/>
        </w:rPr>
        <w:t xml:space="preserve">בכור קרייה </w:t>
      </w:r>
      <w:r>
        <w:rPr>
          <w:rtl/>
        </w:rPr>
        <w:t>התורה</w:t>
      </w:r>
      <w:r w:rsidR="0057284B">
        <w:rPr>
          <w:rtl/>
        </w:rPr>
        <w:t>.</w:t>
      </w:r>
    </w:p>
    <w:p w14:paraId="148EFE8D" w14:textId="77777777" w:rsidR="006542AA" w:rsidRDefault="00000000">
      <w:pPr>
        <w:pStyle w:val="36"/>
        <w:framePr w:wrap="notBeside"/>
      </w:pPr>
      <w:r>
        <w:t>אביי:</w:t>
      </w:r>
    </w:p>
    <w:p w14:paraId="4CC83359" w14:textId="009FF44B" w:rsidR="00112F92" w:rsidRDefault="00F40753" w:rsidP="00F40753">
      <w:pPr>
        <w:rPr>
          <w:rtl/>
        </w:rPr>
      </w:pPr>
      <w:r>
        <w:rPr>
          <w:rtl/>
        </w:rPr>
        <w:lastRenderedPageBreak/>
        <w:t xml:space="preserve">ל"ש אלא בשבח ששבחו נכסים בין מיתה ליבום, אבל דבין יבום לחלוקה - שקיל, </w:t>
      </w:r>
    </w:p>
    <w:p w14:paraId="3766CC27" w14:textId="136BA103" w:rsidR="00B874E6" w:rsidRDefault="00112F92" w:rsidP="00112F92">
      <w:pPr>
        <w:rPr>
          <w:rtl/>
        </w:rPr>
      </w:pPr>
      <w:r>
        <w:rPr>
          <w:rFonts w:hint="cs"/>
          <w:rtl/>
        </w:rPr>
        <w:t>ד'</w:t>
      </w:r>
      <w:r>
        <w:rPr>
          <w:rStyle w:val="affffe"/>
          <w:rtl/>
        </w:rPr>
        <w:t>יָקוּם עַל שֵׁם אָחִיו הַמֵּת</w:t>
      </w:r>
      <w:r>
        <w:rPr>
          <w:rFonts w:hint="cs"/>
          <w:rtl/>
        </w:rPr>
        <w:t>'</w:t>
      </w:r>
      <w:r w:rsidR="00F40753">
        <w:rPr>
          <w:rtl/>
        </w:rPr>
        <w:t xml:space="preserve"> - והרי קם</w:t>
      </w:r>
      <w:r w:rsidR="0057284B">
        <w:rPr>
          <w:rtl/>
        </w:rPr>
        <w:t>.</w:t>
      </w:r>
    </w:p>
    <w:p w14:paraId="7DB2C071" w14:textId="77777777" w:rsidR="006542AA" w:rsidRDefault="00000000">
      <w:pPr>
        <w:pStyle w:val="36"/>
        <w:framePr w:wrap="notBeside"/>
      </w:pPr>
      <w:r>
        <w:t>רבא:</w:t>
      </w:r>
    </w:p>
    <w:p w14:paraId="4D8DABCE" w14:textId="228F489E" w:rsidR="00B874E6" w:rsidRDefault="00F40753" w:rsidP="009A5148">
      <w:pPr>
        <w:rPr>
          <w:rtl/>
        </w:rPr>
      </w:pPr>
      <w:r>
        <w:rPr>
          <w:rtl/>
        </w:rPr>
        <w:t xml:space="preserve">אפי' דבין יבום לחלוקה גם לא שקיל, </w:t>
      </w:r>
      <w:r w:rsidR="009A5148">
        <w:rPr>
          <w:rFonts w:hint="cs"/>
          <w:rtl/>
        </w:rPr>
        <w:t>ד</w:t>
      </w:r>
      <w:r w:rsidR="009A5148">
        <w:rPr>
          <w:rtl/>
        </w:rPr>
        <w:t xml:space="preserve">כבכור, מה בכור </w:t>
      </w:r>
      <w:r>
        <w:rPr>
          <w:rtl/>
        </w:rPr>
        <w:t>אין לו קודם חלוקה, אף יבם גם אין לו קודם חלוקה</w:t>
      </w:r>
      <w:r w:rsidR="0057284B">
        <w:rPr>
          <w:rtl/>
        </w:rPr>
        <w:t>.</w:t>
      </w:r>
    </w:p>
    <w:p w14:paraId="0A50FCD0" w14:textId="4375276C" w:rsidR="00B874E6" w:rsidRDefault="0057284B" w:rsidP="00112F92">
      <w:pPr>
        <w:pStyle w:val="afffd"/>
        <w:rPr>
          <w:rtl/>
        </w:rPr>
      </w:pPr>
      <w:r>
        <w:rPr>
          <w:rtl/>
        </w:rPr>
        <w:t xml:space="preserve">  </w:t>
      </w:r>
      <w:r w:rsidR="00F40753">
        <w:rPr>
          <w:rStyle w:val="afffff0"/>
        </w:rPr>
        <w:t xml:space="preserve">א. </w:t>
      </w:r>
      <w:r w:rsidR="00F40753">
        <w:rPr>
          <w:rtl/>
        </w:rPr>
        <w:t>וכולם אין נוטלין בשבח</w:t>
      </w:r>
      <w:r>
        <w:rPr>
          <w:rtl/>
        </w:rPr>
        <w:t>.</w:t>
      </w:r>
    </w:p>
    <w:p w14:paraId="5FFF706E" w14:textId="77777777" w:rsidR="00112F92" w:rsidRDefault="00112F92" w:rsidP="00112F92">
      <w:pPr>
        <w:pStyle w:val="afff0"/>
        <w:framePr w:wrap="around"/>
        <w:rPr>
          <w:rtl/>
        </w:rPr>
      </w:pPr>
      <w:r>
        <w:rPr>
          <w:rFonts w:hint="cs"/>
          <w:rtl/>
        </w:rPr>
        <w:t>נב:</w:t>
      </w:r>
    </w:p>
    <w:p w14:paraId="658926FE" w14:textId="50821C8A" w:rsidR="00B874E6" w:rsidRDefault="00F40753" w:rsidP="00F40753">
      <w:pPr>
        <w:rPr>
          <w:rtl/>
        </w:rPr>
      </w:pPr>
      <w:r>
        <w:rPr>
          <w:rtl/>
        </w:rPr>
        <w:t>לאיתויי שבחא דממילא, חפורה והיו שובלי, שלפופי והיו תמרי</w:t>
      </w:r>
      <w:r w:rsidR="0057284B">
        <w:rPr>
          <w:rtl/>
        </w:rPr>
        <w:t>.</w:t>
      </w:r>
    </w:p>
    <w:p w14:paraId="59A9C1DA" w14:textId="77777777" w:rsidR="00B874E6" w:rsidRDefault="00F40753" w:rsidP="00F40753">
      <w:pPr>
        <w:rPr>
          <w:rtl/>
        </w:rPr>
      </w:pPr>
      <w:r>
        <w:rPr>
          <w:rtl/>
        </w:rPr>
        <w:t>ולא בראוי כבמוחזק: לאיתויי נכסי דאבי אבא</w:t>
      </w:r>
      <w:r w:rsidR="0057284B">
        <w:rPr>
          <w:rtl/>
        </w:rPr>
        <w:t>.</w:t>
      </w:r>
    </w:p>
    <w:p w14:paraId="607EB165" w14:textId="1CA24D8A" w:rsidR="0057284B" w:rsidRDefault="0057284B" w:rsidP="009F73ED">
      <w:pPr>
        <w:pStyle w:val="affff9"/>
        <w:rPr>
          <w:rtl/>
        </w:rPr>
      </w:pPr>
      <w:r>
        <w:rPr>
          <w:rtl/>
        </w:rPr>
        <w:t>• • •</w:t>
      </w:r>
    </w:p>
    <w:p w14:paraId="76FC3686" w14:textId="77777777" w:rsidR="006542AA" w:rsidRDefault="00000000">
      <w:pPr>
        <w:pStyle w:val="afffff5"/>
        <w:framePr w:wrap="around"/>
      </w:pPr>
      <w:r>
        <w:t>משנה י</w:t>
      </w:r>
    </w:p>
    <w:p w14:paraId="44C4A77E" w14:textId="77777777" w:rsidR="00F916A7" w:rsidRDefault="00F40753" w:rsidP="009F73ED">
      <w:pPr>
        <w:pStyle w:val="afff5"/>
        <w:spacing w:before="120"/>
        <w:rPr>
          <w:rtl/>
        </w:rPr>
      </w:pPr>
      <w:r>
        <w:rPr>
          <w:rtl/>
        </w:rPr>
        <w:t>ואלו שאין חוזרין ביובל</w:t>
      </w:r>
      <w:r w:rsidR="000B5F7F">
        <w:rPr>
          <w:rtl/>
        </w:rPr>
        <w:t>;</w:t>
      </w:r>
    </w:p>
    <w:p w14:paraId="475A6D81" w14:textId="77777777" w:rsidR="00F916A7" w:rsidRPr="00756EDC" w:rsidRDefault="00F40753" w:rsidP="00F916A7">
      <w:pPr>
        <w:pStyle w:val="afff5"/>
        <w:rPr>
          <w:rtl/>
        </w:rPr>
      </w:pPr>
      <w:r>
        <w:rPr>
          <w:rtl/>
        </w:rPr>
        <w:t>הבכורה, והיורש את אשתו, והמייבם את אשת אחיו</w:t>
      </w:r>
      <w:r w:rsidR="000B5F7F">
        <w:rPr>
          <w:rtl/>
        </w:rPr>
        <w:t>;</w:t>
      </w:r>
    </w:p>
    <w:p w14:paraId="7327DACE" w14:textId="77777777" w:rsidR="00F916A7" w:rsidRDefault="00F40753" w:rsidP="00F916A7">
      <w:pPr>
        <w:pStyle w:val="afff5"/>
        <w:rPr>
          <w:rtl/>
        </w:rPr>
      </w:pPr>
      <w:r>
        <w:rPr>
          <w:rtl/>
        </w:rPr>
        <w:t xml:space="preserve">והמתנה - דברי </w:t>
      </w:r>
      <w:r w:rsidRPr="009F73ED">
        <w:rPr>
          <w:rStyle w:val="afffff3"/>
          <w:rtl/>
        </w:rPr>
        <w:t>ר"מ</w:t>
      </w:r>
      <w:r>
        <w:rPr>
          <w:rtl/>
        </w:rPr>
        <w:t xml:space="preserve">, </w:t>
      </w:r>
    </w:p>
    <w:p w14:paraId="5B021515" w14:textId="77777777" w:rsidR="00B874E6" w:rsidRDefault="00F40753" w:rsidP="00F916A7">
      <w:pPr>
        <w:pStyle w:val="afff5"/>
        <w:rPr>
          <w:rtl/>
        </w:rPr>
      </w:pPr>
      <w:r>
        <w:rPr>
          <w:rtl/>
        </w:rPr>
        <w:t>ו</w:t>
      </w:r>
      <w:r w:rsidRPr="009F73ED">
        <w:rPr>
          <w:rStyle w:val="afffff3"/>
          <w:rtl/>
        </w:rPr>
        <w:t>חכמים</w:t>
      </w:r>
      <w:r>
        <w:rPr>
          <w:rtl/>
        </w:rPr>
        <w:t xml:space="preserve"> אומרים</w:t>
      </w:r>
      <w:r w:rsidRPr="009F73ED">
        <w:rPr>
          <w:rStyle w:val="afffff3"/>
          <w:rtl/>
        </w:rPr>
        <w:t>:</w:t>
      </w:r>
      <w:r>
        <w:rPr>
          <w:rtl/>
        </w:rPr>
        <w:t xml:space="preserve"> המתנה כמכר</w:t>
      </w:r>
      <w:r w:rsidR="0057284B">
        <w:rPr>
          <w:rtl/>
        </w:rPr>
        <w:t>.</w:t>
      </w:r>
    </w:p>
    <w:p w14:paraId="79EFB765" w14:textId="77777777" w:rsidR="00B874E6" w:rsidRDefault="00F40753" w:rsidP="00F916A7">
      <w:pPr>
        <w:pStyle w:val="afff5"/>
        <w:rPr>
          <w:rtl/>
        </w:rPr>
      </w:pPr>
      <w:r w:rsidRPr="009F73ED">
        <w:rPr>
          <w:rStyle w:val="afffff3"/>
          <w:rtl/>
        </w:rPr>
        <w:t>רבי אלעזר</w:t>
      </w:r>
      <w:r>
        <w:rPr>
          <w:rtl/>
        </w:rPr>
        <w:t xml:space="preserve"> אומר</w:t>
      </w:r>
      <w:r w:rsidRPr="009F73ED">
        <w:rPr>
          <w:rStyle w:val="afffff3"/>
          <w:rtl/>
        </w:rPr>
        <w:t>:</w:t>
      </w:r>
      <w:r>
        <w:rPr>
          <w:rtl/>
        </w:rPr>
        <w:t xml:space="preserve"> כולם חוזרין ביובל</w:t>
      </w:r>
      <w:r w:rsidR="0057284B">
        <w:rPr>
          <w:rtl/>
        </w:rPr>
        <w:t>.</w:t>
      </w:r>
    </w:p>
    <w:p w14:paraId="7C5B85B0" w14:textId="7F676C70" w:rsidR="00112F92" w:rsidRDefault="00F40753" w:rsidP="00F916A7">
      <w:pPr>
        <w:pStyle w:val="afff5"/>
        <w:rPr>
          <w:rtl/>
        </w:rPr>
      </w:pPr>
      <w:r>
        <w:rPr>
          <w:rtl/>
        </w:rPr>
        <w:t>ר</w:t>
      </w:r>
      <w:r w:rsidR="00F916A7">
        <w:rPr>
          <w:rFonts w:hint="cs"/>
          <w:rtl/>
        </w:rPr>
        <w:t>י</w:t>
      </w:r>
      <w:r>
        <w:rPr>
          <w:rFonts w:hint="cs"/>
          <w:rtl/>
        </w:rPr>
        <w:t>ב"ב</w:t>
      </w:r>
      <w:r>
        <w:rPr>
          <w:rtl/>
        </w:rPr>
        <w:t xml:space="preserve"> אומר: אף היורש את אשתו יחזיר לבני משפחה, וינכה מהן את הדמים: </w:t>
      </w:r>
    </w:p>
    <w:p w14:paraId="5E24B5A2" w14:textId="59D996F8" w:rsidR="0057284B" w:rsidRDefault="0057284B" w:rsidP="009F73ED">
      <w:pPr>
        <w:pStyle w:val="affff9"/>
        <w:rPr>
          <w:rtl/>
        </w:rPr>
      </w:pPr>
      <w:r>
        <w:rPr>
          <w:rtl/>
        </w:rPr>
        <w:t>• • •</w:t>
      </w:r>
    </w:p>
    <w:p w14:paraId="4158FC11" w14:textId="01CFE619" w:rsidR="009A5148" w:rsidRDefault="009A5148" w:rsidP="00F40753">
      <w:pPr>
        <w:rPr>
          <w:rtl/>
        </w:rPr>
      </w:pPr>
      <w:r>
        <w:rPr>
          <w:rFonts w:hint="cs"/>
          <w:rtl/>
        </w:rPr>
        <w:t xml:space="preserve">טעמא </w:t>
      </w:r>
      <w:r>
        <w:rPr>
          <w:rStyle w:val="27"/>
          <w:rFonts w:hint="cs"/>
          <w:rtl/>
        </w:rPr>
        <w:t>דר"מ</w:t>
      </w:r>
      <w:r>
        <w:rPr>
          <w:rFonts w:hint="cs"/>
          <w:rtl/>
        </w:rPr>
        <w:t xml:space="preserve"> </w:t>
      </w:r>
      <w:r w:rsidR="00F40753">
        <w:rPr>
          <w:rtl/>
        </w:rPr>
        <w:t xml:space="preserve">מכר הוא דאמר </w:t>
      </w:r>
      <w:r>
        <w:rPr>
          <w:rtl/>
        </w:rPr>
        <w:t>התורה</w:t>
      </w:r>
      <w:r w:rsidR="00F40753">
        <w:rPr>
          <w:rtl/>
        </w:rPr>
        <w:t xml:space="preserve"> ליהדר ביובל מתנה וירושה - לא, </w:t>
      </w:r>
    </w:p>
    <w:p w14:paraId="0DCAE774" w14:textId="610082ED" w:rsidR="00B874E6" w:rsidRDefault="00F40753" w:rsidP="009A5148">
      <w:pPr>
        <w:rPr>
          <w:rtl/>
        </w:rPr>
      </w:pPr>
      <w:r>
        <w:rPr>
          <w:rtl/>
        </w:rPr>
        <w:t>ואלו מירושה י</w:t>
      </w:r>
      <w:r w:rsidR="009A5148">
        <w:rPr>
          <w:rtl/>
        </w:rPr>
        <w:t>רושה דמתנה מתנה, בכור לתת לו פי שנים</w:t>
      </w:r>
      <w:r>
        <w:rPr>
          <w:rtl/>
        </w:rPr>
        <w:t xml:space="preserve"> מתנה קרייה התורה</w:t>
      </w:r>
      <w:r w:rsidR="0057284B">
        <w:rPr>
          <w:rtl/>
        </w:rPr>
        <w:t>.</w:t>
      </w:r>
    </w:p>
    <w:p w14:paraId="670D336E" w14:textId="2576CED1" w:rsidR="00B874E6" w:rsidRDefault="0057284B" w:rsidP="009A5148">
      <w:pPr>
        <w:pStyle w:val="afffd"/>
        <w:rPr>
          <w:rtl/>
        </w:rPr>
      </w:pPr>
      <w:r>
        <w:rPr>
          <w:rtl/>
        </w:rPr>
        <w:t xml:space="preserve">  </w:t>
      </w:r>
      <w:r w:rsidR="00F40753">
        <w:rPr>
          <w:rtl/>
        </w:rPr>
        <w:t>והיורש את אשתו</w:t>
      </w:r>
      <w:r>
        <w:rPr>
          <w:rtl/>
        </w:rPr>
        <w:t>.</w:t>
      </w:r>
    </w:p>
    <w:p w14:paraId="007AE918" w14:textId="77777777" w:rsidR="00B874E6" w:rsidRDefault="00F40753" w:rsidP="00F40753">
      <w:pPr>
        <w:rPr>
          <w:rtl/>
        </w:rPr>
      </w:pPr>
      <w:r>
        <w:rPr>
          <w:rtl/>
        </w:rPr>
        <w:t>ירושת הבעל דאורייתא</w:t>
      </w:r>
      <w:r w:rsidR="0057284B">
        <w:rPr>
          <w:rtl/>
        </w:rPr>
        <w:t>.</w:t>
      </w:r>
    </w:p>
    <w:p w14:paraId="064CE0F0" w14:textId="77777777" w:rsidR="00B874E6" w:rsidRDefault="00F40753" w:rsidP="00F40753">
      <w:pPr>
        <w:rPr>
          <w:rtl/>
        </w:rPr>
      </w:pPr>
      <w:r>
        <w:rPr>
          <w:rtl/>
        </w:rPr>
        <w:t>והמייבם את אשת אחיו</w:t>
      </w:r>
      <w:r w:rsidR="0057284B">
        <w:rPr>
          <w:rtl/>
        </w:rPr>
        <w:t>.</w:t>
      </w:r>
    </w:p>
    <w:p w14:paraId="4E5E18E6" w14:textId="59E8E134" w:rsidR="00B874E6" w:rsidRDefault="00F40753" w:rsidP="00F40753">
      <w:pPr>
        <w:rPr>
          <w:rtl/>
        </w:rPr>
      </w:pPr>
      <w:r>
        <w:rPr>
          <w:rtl/>
        </w:rPr>
        <w:t>בכור קרייה התורה</w:t>
      </w:r>
      <w:r w:rsidR="0057284B">
        <w:rPr>
          <w:rtl/>
        </w:rPr>
        <w:t>.</w:t>
      </w:r>
    </w:p>
    <w:p w14:paraId="6C5C13C1" w14:textId="1813EA93" w:rsidR="00B874E6" w:rsidRDefault="0057284B" w:rsidP="009A5148">
      <w:pPr>
        <w:pStyle w:val="afffd"/>
        <w:rPr>
          <w:rtl/>
        </w:rPr>
      </w:pPr>
      <w:r>
        <w:rPr>
          <w:rtl/>
        </w:rPr>
        <w:lastRenderedPageBreak/>
        <w:t xml:space="preserve">  </w:t>
      </w:r>
      <w:r w:rsidR="00F40753">
        <w:rPr>
          <w:rtl/>
        </w:rPr>
        <w:t>וחכמים אומרים מתנה כמכר</w:t>
      </w:r>
      <w:r>
        <w:rPr>
          <w:rtl/>
        </w:rPr>
        <w:t>.</w:t>
      </w:r>
    </w:p>
    <w:p w14:paraId="236EC502" w14:textId="10487C2A" w:rsidR="001C5788" w:rsidRDefault="00F40753" w:rsidP="001C5788">
      <w:pPr>
        <w:rPr>
          <w:rtl/>
        </w:rPr>
      </w:pPr>
      <w:r>
        <w:rPr>
          <w:rtl/>
        </w:rPr>
        <w:t xml:space="preserve">טעמם דרבנן </w:t>
      </w:r>
      <w:r w:rsidR="001C5788">
        <w:rPr>
          <w:rFonts w:hint="cs"/>
          <w:rtl/>
        </w:rPr>
        <w:t>'</w:t>
      </w:r>
      <w:r>
        <w:rPr>
          <w:rStyle w:val="affffe"/>
          <w:rtl/>
        </w:rPr>
        <w:t>תשובו</w:t>
      </w:r>
      <w:r w:rsidR="001C5788">
        <w:rPr>
          <w:rFonts w:hint="cs"/>
          <w:rtl/>
        </w:rPr>
        <w:t>'</w:t>
      </w:r>
      <w:r>
        <w:rPr>
          <w:rtl/>
        </w:rPr>
        <w:t xml:space="preserve"> - לרבות את המתנה, ואלו כולם - ירושה הם, </w:t>
      </w:r>
    </w:p>
    <w:p w14:paraId="6B8894CC" w14:textId="47D0129A" w:rsidR="009A5148" w:rsidRDefault="009A5148" w:rsidP="001C5788">
      <w:pPr>
        <w:rPr>
          <w:rtl/>
        </w:rPr>
      </w:pPr>
      <w:r>
        <w:rPr>
          <w:rFonts w:hint="cs"/>
          <w:rtl/>
        </w:rPr>
        <w:t>'</w:t>
      </w:r>
      <w:r w:rsidR="00F40753">
        <w:rPr>
          <w:rStyle w:val="affffe"/>
          <w:rtl/>
        </w:rPr>
        <w:t>בכור</w:t>
      </w:r>
      <w:r>
        <w:rPr>
          <w:rFonts w:hint="cs"/>
          <w:rtl/>
        </w:rPr>
        <w:t>'</w:t>
      </w:r>
      <w:r w:rsidR="00F40753">
        <w:rPr>
          <w:rtl/>
        </w:rPr>
        <w:t xml:space="preserve"> </w:t>
      </w:r>
      <w:r>
        <w:rPr>
          <w:rFonts w:hint="cs"/>
          <w:rtl/>
        </w:rPr>
        <w:t>'</w:t>
      </w:r>
      <w:r>
        <w:rPr>
          <w:rStyle w:val="affffe"/>
          <w:rtl/>
        </w:rPr>
        <w:t>לָתֶת לוֹ פִּי שְׁנָיִם</w:t>
      </w:r>
      <w:r>
        <w:rPr>
          <w:rFonts w:hint="cs"/>
          <w:rtl/>
        </w:rPr>
        <w:t>'</w:t>
      </w:r>
      <w:r w:rsidR="00F40753">
        <w:rPr>
          <w:rtl/>
        </w:rPr>
        <w:t xml:space="preserve"> - מקיש חלק בכורה לחלק פשוט, </w:t>
      </w:r>
    </w:p>
    <w:p w14:paraId="71C1435A" w14:textId="14667264" w:rsidR="00B874E6" w:rsidRDefault="00F40753" w:rsidP="009A5148">
      <w:pPr>
        <w:rPr>
          <w:rtl/>
        </w:rPr>
      </w:pPr>
      <w:r>
        <w:rPr>
          <w:rtl/>
        </w:rPr>
        <w:t xml:space="preserve">מה חלק פשוט - ירושה, אף חלק בכורה ירושה: </w:t>
      </w:r>
      <w:r>
        <w:rPr>
          <w:rStyle w:val="27"/>
          <w:rtl/>
        </w:rPr>
        <w:t>ר"א</w:t>
      </w:r>
      <w:r>
        <w:rPr>
          <w:rtl/>
        </w:rPr>
        <w:t xml:space="preserve"> אומר כולם חוזרים ביובל</w:t>
      </w:r>
      <w:r w:rsidR="0057284B">
        <w:rPr>
          <w:rtl/>
        </w:rPr>
        <w:t>.</w:t>
      </w:r>
    </w:p>
    <w:p w14:paraId="1E41CD9B" w14:textId="21D8DDBB" w:rsidR="001C5788" w:rsidRDefault="00F40753" w:rsidP="001C5788">
      <w:pPr>
        <w:rPr>
          <w:rtl/>
        </w:rPr>
      </w:pPr>
      <w:r>
        <w:rPr>
          <w:rtl/>
        </w:rPr>
        <w:t>סבר</w:t>
      </w:r>
      <w:r w:rsidR="001C5788">
        <w:rPr>
          <w:rFonts w:hint="cs"/>
          <w:rtl/>
        </w:rPr>
        <w:t xml:space="preserve"> </w:t>
      </w:r>
      <w:r>
        <w:rPr>
          <w:rtl/>
        </w:rPr>
        <w:t xml:space="preserve">כרבנן דאמרו </w:t>
      </w:r>
      <w:r w:rsidR="001C5788">
        <w:rPr>
          <w:rFonts w:hint="cs"/>
          <w:rtl/>
        </w:rPr>
        <w:t>'</w:t>
      </w:r>
      <w:r>
        <w:rPr>
          <w:rStyle w:val="affffe"/>
          <w:rtl/>
        </w:rPr>
        <w:t>תשובו</w:t>
      </w:r>
      <w:r w:rsidR="001C5788">
        <w:rPr>
          <w:rFonts w:hint="cs"/>
          <w:rtl/>
        </w:rPr>
        <w:t>'</w:t>
      </w:r>
      <w:r>
        <w:rPr>
          <w:rtl/>
        </w:rPr>
        <w:t xml:space="preserve"> - לרבות את המתנה, ואלו כולם - מתנה הם,</w:t>
      </w:r>
    </w:p>
    <w:p w14:paraId="5D797B2A" w14:textId="3927751E" w:rsidR="000A0E34" w:rsidRDefault="00F40753" w:rsidP="001C5788">
      <w:pPr>
        <w:rPr>
          <w:rtl/>
        </w:rPr>
      </w:pPr>
      <w:r>
        <w:rPr>
          <w:rtl/>
        </w:rPr>
        <w:t xml:space="preserve">בכור - </w:t>
      </w:r>
      <w:r w:rsidR="000A0E34">
        <w:rPr>
          <w:rFonts w:hint="cs"/>
          <w:rtl/>
        </w:rPr>
        <w:t>'</w:t>
      </w:r>
      <w:r>
        <w:rPr>
          <w:rStyle w:val="affffe"/>
          <w:rtl/>
        </w:rPr>
        <w:t>לָתֶת לוֹ פִּי שְׁנָיִם</w:t>
      </w:r>
      <w:r w:rsidR="000A0E34">
        <w:rPr>
          <w:rFonts w:hint="cs"/>
          <w:rtl/>
        </w:rPr>
        <w:t>'</w:t>
      </w:r>
      <w:r>
        <w:rPr>
          <w:rtl/>
        </w:rPr>
        <w:t xml:space="preserve"> - מתנה קרייה התורה, </w:t>
      </w:r>
    </w:p>
    <w:p w14:paraId="1876DB84" w14:textId="39C4DBD6" w:rsidR="00B874E6" w:rsidRDefault="00F40753" w:rsidP="001C5788">
      <w:pPr>
        <w:rPr>
          <w:rtl/>
        </w:rPr>
      </w:pPr>
      <w:r>
        <w:rPr>
          <w:rtl/>
        </w:rPr>
        <w:t>והיורש את אשתו - ירושת הבעל דרבנן, והמייבם את אשת אחיו - בכור קרייה התורה</w:t>
      </w:r>
      <w:r w:rsidR="0057284B">
        <w:rPr>
          <w:rtl/>
        </w:rPr>
        <w:t>.</w:t>
      </w:r>
    </w:p>
    <w:p w14:paraId="22D027F4" w14:textId="1DC4B0A6" w:rsidR="006542AA" w:rsidRDefault="00000000">
      <w:pPr>
        <w:pStyle w:val="36"/>
        <w:framePr w:wrap="notBeside"/>
      </w:pPr>
      <w:r>
        <w:t>ר"א מרי"ו</w:t>
      </w:r>
      <w:r w:rsidR="00F40753">
        <w:t>:</w:t>
      </w:r>
    </w:p>
    <w:p w14:paraId="26997CAE" w14:textId="1DB99EE8" w:rsidR="00B874E6" w:rsidRDefault="00F40753" w:rsidP="00F40753">
      <w:pPr>
        <w:rPr>
          <w:rtl/>
        </w:rPr>
      </w:pPr>
      <w:r>
        <w:rPr>
          <w:rtl/>
        </w:rPr>
        <w:t>האחין שחלקו - לקוחות הן, ומחזירין זה לזה ביובל</w:t>
      </w:r>
      <w:r w:rsidR="0057284B">
        <w:rPr>
          <w:rtl/>
        </w:rPr>
        <w:t>.</w:t>
      </w:r>
    </w:p>
    <w:p w14:paraId="6080CFA3" w14:textId="7511F282" w:rsidR="006542AA" w:rsidRDefault="00000000">
      <w:pPr>
        <w:pStyle w:val="36"/>
        <w:framePr w:wrap="notBeside"/>
      </w:pPr>
      <w:r>
        <w:t>מקשה רב הושעיא:</w:t>
      </w:r>
    </w:p>
    <w:p w14:paraId="48AA8BE3" w14:textId="4C916953" w:rsidR="001C5788" w:rsidRDefault="00F40753" w:rsidP="009A5148">
      <w:pPr>
        <w:rPr>
          <w:rtl/>
        </w:rPr>
      </w:pPr>
      <w:r>
        <w:rPr>
          <w:rtl/>
        </w:rPr>
        <w:t xml:space="preserve">ואלו שאין חוזרין ביובל, הבכורה? </w:t>
      </w:r>
    </w:p>
    <w:p w14:paraId="51C55DFA" w14:textId="47B2DB2F" w:rsidR="006542AA" w:rsidRDefault="00000000">
      <w:pPr>
        <w:pStyle w:val="36"/>
        <w:framePr w:wrap="notBeside"/>
      </w:pPr>
      <w:r>
        <w:t>א</w:t>
      </w:r>
      <w:r w:rsidR="009A5148">
        <w:t xml:space="preserve">"ל </w:t>
      </w:r>
      <w:r>
        <w:t>ר"א</w:t>
      </w:r>
      <w:r w:rsidR="009A5148">
        <w:t>:</w:t>
      </w:r>
    </w:p>
    <w:p w14:paraId="1BB329D9" w14:textId="22572087" w:rsidR="009A5148" w:rsidRDefault="00F40753" w:rsidP="009A5148">
      <w:pPr>
        <w:rPr>
          <w:rtl/>
        </w:rPr>
      </w:pPr>
      <w:r>
        <w:rPr>
          <w:rtl/>
        </w:rPr>
        <w:t>מה</w:t>
      </w:r>
      <w:r w:rsidR="009A5148">
        <w:rPr>
          <w:rtl/>
        </w:rPr>
        <w:t xml:space="preserve"> אין חוזרין</w:t>
      </w:r>
      <w:r>
        <w:rPr>
          <w:rtl/>
        </w:rPr>
        <w:t xml:space="preserve"> אין חוזרין לבטלה </w:t>
      </w:r>
    </w:p>
    <w:p w14:paraId="43591E22" w14:textId="77777777" w:rsidR="006542AA" w:rsidRDefault="00000000">
      <w:pPr>
        <w:pStyle w:val="36"/>
        <w:framePr w:wrap="notBeside"/>
      </w:pPr>
      <w:r>
        <w:t>מתקיף רב ששת:</w:t>
      </w:r>
    </w:p>
    <w:p w14:paraId="4CE5CFF3" w14:textId="396F972B" w:rsidR="009A5148" w:rsidRDefault="00F40753" w:rsidP="001C5788">
      <w:pPr>
        <w:rPr>
          <w:rtl/>
        </w:rPr>
      </w:pPr>
      <w:r>
        <w:rPr>
          <w:rtl/>
        </w:rPr>
        <w:t xml:space="preserve">מכלל דמ"ד חוזרין חוזרין לבטלה אומר? </w:t>
      </w:r>
    </w:p>
    <w:p w14:paraId="27676FB3" w14:textId="11C2DC9D" w:rsidR="006542AA" w:rsidRDefault="00000000">
      <w:pPr>
        <w:pStyle w:val="36"/>
        <w:framePr w:wrap="notBeside"/>
      </w:pPr>
      <w:r>
        <w:t>קרי ר"ח</w:t>
      </w:r>
      <w:r w:rsidR="009A5148">
        <w:t xml:space="preserve"> </w:t>
      </w:r>
      <w:r>
        <w:t>עליו</w:t>
      </w:r>
      <w:r w:rsidR="009A5148">
        <w:t xml:space="preserve"> ד</w:t>
      </w:r>
      <w:r>
        <w:t>ר"ש</w:t>
      </w:r>
      <w:r w:rsidR="009A5148">
        <w:t>:</w:t>
      </w:r>
    </w:p>
    <w:p w14:paraId="4634F860" w14:textId="7B962982" w:rsidR="001C5788" w:rsidRDefault="00F40753" w:rsidP="009A5148">
      <w:pPr>
        <w:rPr>
          <w:rtl/>
        </w:rPr>
      </w:pPr>
      <w:r>
        <w:rPr>
          <w:rtl/>
        </w:rPr>
        <w:t xml:space="preserve">טובה חכמה עם נחלה, ולא שמיע </w:t>
      </w:r>
      <w:r w:rsidR="009A5148">
        <w:rPr>
          <w:rtl/>
        </w:rPr>
        <w:t>לי</w:t>
      </w:r>
      <w:r w:rsidR="009A5148" w:rsidRPr="009A5148">
        <w:rPr>
          <w:rtl/>
        </w:rPr>
        <w:t xml:space="preserve"> </w:t>
      </w:r>
      <w:r>
        <w:rPr>
          <w:rtl/>
        </w:rPr>
        <w:t xml:space="preserve">הא, </w:t>
      </w:r>
    </w:p>
    <w:p w14:paraId="79294640" w14:textId="3534B38C" w:rsidR="00B874E6" w:rsidRDefault="001C5788" w:rsidP="001C5788">
      <w:pPr>
        <w:rPr>
          <w:rtl/>
        </w:rPr>
      </w:pPr>
      <w:r>
        <w:rPr>
          <w:rFonts w:hint="cs"/>
          <w:rtl/>
        </w:rPr>
        <w:t xml:space="preserve">דכי אתי </w:t>
      </w:r>
      <w:r>
        <w:rPr>
          <w:rStyle w:val="27"/>
          <w:rFonts w:hint="cs"/>
          <w:rtl/>
        </w:rPr>
        <w:t>רבין</w:t>
      </w:r>
      <w:r>
        <w:rPr>
          <w:rFonts w:hint="cs"/>
          <w:rtl/>
        </w:rPr>
        <w:t xml:space="preserve"> </w:t>
      </w:r>
      <w:r>
        <w:rPr>
          <w:rStyle w:val="27"/>
          <w:rFonts w:hint="cs"/>
          <w:rtl/>
        </w:rPr>
        <w:t>מרי"ו</w:t>
      </w:r>
      <w:r w:rsidR="00F40753">
        <w:rPr>
          <w:rtl/>
        </w:rPr>
        <w:t xml:space="preserve"> ואמ</w:t>
      </w:r>
      <w:r>
        <w:rPr>
          <w:rFonts w:hint="cs"/>
          <w:rtl/>
        </w:rPr>
        <w:t xml:space="preserve">"ל </w:t>
      </w:r>
      <w:r>
        <w:rPr>
          <w:rStyle w:val="27"/>
          <w:rFonts w:hint="cs"/>
          <w:rtl/>
        </w:rPr>
        <w:t>ר"א</w:t>
      </w:r>
      <w:r w:rsidR="00F40753">
        <w:rPr>
          <w:rtl/>
        </w:rPr>
        <w:t xml:space="preserve"> </w:t>
      </w:r>
      <w:r>
        <w:rPr>
          <w:rStyle w:val="27"/>
          <w:rFonts w:hint="cs"/>
          <w:rtl/>
        </w:rPr>
        <w:t>מראב"ש</w:t>
      </w:r>
      <w:r w:rsidR="00F40753">
        <w:rPr>
          <w:rtl/>
        </w:rPr>
        <w:t xml:space="preserve">: </w:t>
      </w:r>
      <w:r>
        <w:rPr>
          <w:rtl/>
        </w:rPr>
        <w:t>מה</w:t>
      </w:r>
      <w:r w:rsidR="00F40753">
        <w:rPr>
          <w:rtl/>
        </w:rPr>
        <w:t xml:space="preserve"> חוזרין - חוזרין לבטלה</w:t>
      </w:r>
      <w:r w:rsidR="0057284B">
        <w:rPr>
          <w:rtl/>
        </w:rPr>
        <w:t>.</w:t>
      </w:r>
    </w:p>
    <w:p w14:paraId="1F4656BD" w14:textId="77777777" w:rsidR="00B874E6" w:rsidRDefault="00F40753" w:rsidP="001C5788">
      <w:pPr>
        <w:pStyle w:val="afffd"/>
        <w:rPr>
          <w:rtl/>
        </w:rPr>
      </w:pPr>
      <w:r>
        <w:rPr>
          <w:rtl/>
        </w:rPr>
        <w:t>ר"י בן ברוקה אומר היורש את אשתו יחזיר לבני וכו'</w:t>
      </w:r>
      <w:r w:rsidR="0057284B">
        <w:rPr>
          <w:rtl/>
        </w:rPr>
        <w:t>.</w:t>
      </w:r>
    </w:p>
    <w:p w14:paraId="687A43E9" w14:textId="375754DD" w:rsidR="000A0E34" w:rsidRDefault="000A0E34" w:rsidP="001C5788">
      <w:pPr>
        <w:rPr>
          <w:rtl/>
        </w:rPr>
      </w:pPr>
      <w:r>
        <w:rPr>
          <w:rFonts w:hint="cs"/>
          <w:rtl/>
        </w:rPr>
        <w:t>דסבר</w:t>
      </w:r>
      <w:r>
        <w:rPr>
          <w:rtl/>
        </w:rPr>
        <w:t xml:space="preserve"> ירושת הבעל דאוריית</w:t>
      </w:r>
      <w:r>
        <w:rPr>
          <w:rFonts w:hint="cs"/>
          <w:rtl/>
        </w:rPr>
        <w:t>א</w:t>
      </w:r>
      <w:r w:rsidR="00F40753">
        <w:rPr>
          <w:rtl/>
        </w:rPr>
        <w:t xml:space="preserve">, </w:t>
      </w:r>
    </w:p>
    <w:p w14:paraId="358C24C7" w14:textId="2C5F7A67" w:rsidR="001C5788" w:rsidRDefault="00F40753" w:rsidP="001C5788">
      <w:pPr>
        <w:rPr>
          <w:rtl/>
        </w:rPr>
      </w:pPr>
      <w:r>
        <w:rPr>
          <w:rtl/>
        </w:rPr>
        <w:t>וה</w:t>
      </w:r>
      <w:r>
        <w:rPr>
          <w:rFonts w:hint="cs"/>
          <w:rtl/>
        </w:rPr>
        <w:t>ב"ע</w:t>
      </w:r>
      <w:r>
        <w:rPr>
          <w:rtl/>
        </w:rPr>
        <w:t xml:space="preserve">- כגון שהורישתו אשתו בית הקברות, ומשום פגם משפחה אמור רבנן לשקול דמי וליהדר, </w:t>
      </w:r>
    </w:p>
    <w:p w14:paraId="5C6BA5AE" w14:textId="77777777" w:rsidR="00B874E6" w:rsidRDefault="00F40753" w:rsidP="001C5788">
      <w:pPr>
        <w:rPr>
          <w:rtl/>
        </w:rPr>
      </w:pPr>
      <w:r>
        <w:rPr>
          <w:rtl/>
        </w:rPr>
        <w:t>וכדתניא: המוכר קברו ודרך קברו, מקום מעמדו, ובית הספדו, באים בני משפחה וקוברים אותו בעל כרחו משום פגם משפחה</w:t>
      </w:r>
      <w:r w:rsidR="0057284B">
        <w:rPr>
          <w:rtl/>
        </w:rPr>
        <w:t>.</w:t>
      </w:r>
    </w:p>
    <w:p w14:paraId="28BFF7AD" w14:textId="65E78C45" w:rsidR="00B874E6" w:rsidRDefault="00F40753" w:rsidP="00F40753">
      <w:pPr>
        <w:rPr>
          <w:rtl/>
        </w:rPr>
      </w:pPr>
      <w:r>
        <w:rPr>
          <w:rtl/>
        </w:rPr>
        <w:t>ומה ינכה להם מן הדמים - דמי קבר אשתו</w:t>
      </w:r>
      <w:r w:rsidR="0057284B">
        <w:rPr>
          <w:rtl/>
        </w:rPr>
        <w:t>.</w:t>
      </w:r>
    </w:p>
    <w:p w14:paraId="678D7E2A" w14:textId="77777777" w:rsidR="00B874E6" w:rsidRDefault="00F40753" w:rsidP="009F73ED">
      <w:pPr>
        <w:pStyle w:val="afffff7"/>
        <w:rPr>
          <w:rtl/>
        </w:rPr>
      </w:pPr>
      <w:r>
        <w:rPr>
          <w:rtl/>
        </w:rPr>
        <w:t>הדרן עלך יש בכור</w:t>
      </w:r>
      <w:r w:rsidR="0057284B">
        <w:rPr>
          <w:rtl/>
        </w:rPr>
        <w:t>.</w:t>
      </w:r>
    </w:p>
    <w:p w14:paraId="3A2DF4B0" w14:textId="77777777" w:rsidR="00F40753" w:rsidRDefault="00F40753" w:rsidP="00F40753">
      <w:pPr>
        <w:rPr>
          <w:rtl/>
        </w:rPr>
        <w:sectPr w:rsidR="00F40753" w:rsidSect="00F63065">
          <w:pgSz w:w="6804" w:h="9072" w:code="8"/>
          <w:pgMar w:top="567" w:right="567" w:bottom="284" w:left="567" w:header="284" w:footer="284" w:gutter="0"/>
          <w:pgNumType w:start="1"/>
          <w:cols w:space="284"/>
          <w:bidi/>
          <w:rtlGutter/>
          <w:docGrid w:linePitch="360"/>
        </w:sectPr>
      </w:pPr>
    </w:p>
    <w:p w14:paraId="7081750A" w14:textId="77777777" w:rsidR="00B874E6" w:rsidRDefault="006C52B4" w:rsidP="006C52B4">
      <w:pPr>
        <w:pStyle w:val="afff0"/>
        <w:framePr w:wrap="around"/>
        <w:rPr>
          <w:rtl/>
        </w:rPr>
      </w:pPr>
      <w:r>
        <w:rPr>
          <w:rFonts w:hint="cs"/>
          <w:rtl/>
        </w:rPr>
        <w:lastRenderedPageBreak/>
        <w:t>נג.</w:t>
      </w:r>
    </w:p>
    <w:p w14:paraId="3173FC57" w14:textId="77777777" w:rsidR="006542AA" w:rsidRDefault="00000000">
      <w:pPr>
        <w:pStyle w:val="afffff6"/>
      </w:pPr>
      <w:r>
        <w:rPr>
          <w:rFonts w:hint="cs"/>
          <w:rtl/>
        </w:rPr>
        <w:t>פרק תשיעי - מעשר בהמה</w:t>
      </w:r>
    </w:p>
    <w:p w14:paraId="49A46B40" w14:textId="77777777" w:rsidR="006542AA" w:rsidRDefault="00000000">
      <w:pPr>
        <w:pStyle w:val="afffff5"/>
        <w:framePr w:wrap="around"/>
      </w:pPr>
      <w:r>
        <w:t>משנה א</w:t>
      </w:r>
    </w:p>
    <w:p w14:paraId="4EDE0D81" w14:textId="77777777" w:rsidR="00B874E6" w:rsidRDefault="00F40753" w:rsidP="009F73ED">
      <w:pPr>
        <w:pStyle w:val="afff5"/>
        <w:spacing w:before="120"/>
        <w:rPr>
          <w:rtl/>
        </w:rPr>
      </w:pPr>
      <w:r>
        <w:rPr>
          <w:rtl/>
        </w:rPr>
        <w:t>מעשר בהמה נוהג בארץ ובחוצה לארץ, בפני הבית ושלא בפני הבית, בחולין אבל לא במוקדשים</w:t>
      </w:r>
      <w:r w:rsidR="0057284B">
        <w:rPr>
          <w:rtl/>
        </w:rPr>
        <w:t>.</w:t>
      </w:r>
    </w:p>
    <w:p w14:paraId="37B8ED79" w14:textId="77777777" w:rsidR="00BB4CD7" w:rsidRDefault="00F40753" w:rsidP="00BB4CD7">
      <w:pPr>
        <w:pStyle w:val="afff5"/>
        <w:rPr>
          <w:rtl/>
        </w:rPr>
      </w:pPr>
      <w:r>
        <w:rPr>
          <w:rtl/>
        </w:rPr>
        <w:t xml:space="preserve">ונוהג בבקר ובצאן - ואין מתעשרין מזה על זה, </w:t>
      </w:r>
    </w:p>
    <w:p w14:paraId="4C7B0C1B" w14:textId="77777777" w:rsidR="00B874E6" w:rsidRDefault="00F40753" w:rsidP="00BB4CD7">
      <w:pPr>
        <w:pStyle w:val="afff5"/>
        <w:rPr>
          <w:rtl/>
        </w:rPr>
      </w:pPr>
      <w:r>
        <w:rPr>
          <w:rtl/>
        </w:rPr>
        <w:t>בכבשים ובעזים ו</w:t>
      </w:r>
      <w:r w:rsidR="00BB4CD7">
        <w:rPr>
          <w:rtl/>
        </w:rPr>
        <w:t xml:space="preserve">מתעשרין מזה על זה, בחדש ובישן </w:t>
      </w:r>
      <w:r>
        <w:rPr>
          <w:rtl/>
        </w:rPr>
        <w:t>ואינן מתעשרין מזה על זה</w:t>
      </w:r>
      <w:r w:rsidR="0057284B">
        <w:rPr>
          <w:rtl/>
        </w:rPr>
        <w:t>.</w:t>
      </w:r>
    </w:p>
    <w:p w14:paraId="278C36C9" w14:textId="77777777" w:rsidR="00BB4CD7" w:rsidRDefault="00F40753" w:rsidP="008C4BB9">
      <w:pPr>
        <w:pStyle w:val="01"/>
        <w:rPr>
          <w:rtl/>
        </w:rPr>
      </w:pPr>
      <w:r>
        <w:rPr>
          <w:rtl/>
        </w:rPr>
        <w:t xml:space="preserve">שהיה בדין: ומה אם </w:t>
      </w:r>
      <w:r w:rsidR="00BB4CD7">
        <w:rPr>
          <w:rtl/>
        </w:rPr>
        <w:t>החדש והישן שאינן כלאים זה בזה אינם מתעשרין מזה על זה</w:t>
      </w:r>
      <w:r>
        <w:rPr>
          <w:rtl/>
        </w:rPr>
        <w:t xml:space="preserve"> </w:t>
      </w:r>
    </w:p>
    <w:p w14:paraId="491E81BB" w14:textId="77777777" w:rsidR="00BB4CD7" w:rsidRDefault="00F40753" w:rsidP="00BB4CD7">
      <w:pPr>
        <w:pStyle w:val="afff5"/>
        <w:rPr>
          <w:rtl/>
        </w:rPr>
      </w:pPr>
      <w:r>
        <w:rPr>
          <w:rtl/>
        </w:rPr>
        <w:t>כ</w:t>
      </w:r>
      <w:r w:rsidR="00BB4CD7">
        <w:rPr>
          <w:rtl/>
        </w:rPr>
        <w:t>בשים ועזים שהן כלאים זה בזה</w:t>
      </w:r>
      <w:r>
        <w:rPr>
          <w:rtl/>
        </w:rPr>
        <w:t xml:space="preserve"> אינו דין שלא יהו מתעשרין מזה על זה? </w:t>
      </w:r>
    </w:p>
    <w:p w14:paraId="3263AC11" w14:textId="77777777" w:rsidR="00B874E6" w:rsidRDefault="00F40753" w:rsidP="00BB4CD7">
      <w:pPr>
        <w:pStyle w:val="afff5"/>
        <w:rPr>
          <w:rtl/>
        </w:rPr>
      </w:pPr>
      <w:r>
        <w:rPr>
          <w:rtl/>
        </w:rPr>
        <w:t xml:space="preserve">ת"ל: </w:t>
      </w:r>
      <w:r w:rsidR="00BB4CD7">
        <w:rPr>
          <w:rFonts w:hint="cs"/>
          <w:rtl/>
        </w:rPr>
        <w:t>'</w:t>
      </w:r>
      <w:r>
        <w:rPr>
          <w:rtl/>
        </w:rPr>
        <w:t>וצאן</w:t>
      </w:r>
      <w:r w:rsidR="00BB4CD7">
        <w:rPr>
          <w:rFonts w:hint="cs"/>
          <w:rtl/>
        </w:rPr>
        <w:t>'</w:t>
      </w:r>
      <w:r>
        <w:rPr>
          <w:rtl/>
        </w:rPr>
        <w:t xml:space="preserve"> - משמע כל צאן אחד</w:t>
      </w:r>
      <w:r w:rsidR="0057284B">
        <w:rPr>
          <w:rtl/>
        </w:rPr>
        <w:t>.</w:t>
      </w:r>
    </w:p>
    <w:p w14:paraId="34CCC671" w14:textId="277D9404" w:rsidR="0057284B" w:rsidRDefault="0057284B" w:rsidP="009F73ED">
      <w:pPr>
        <w:pStyle w:val="affff9"/>
        <w:rPr>
          <w:rtl/>
        </w:rPr>
      </w:pPr>
      <w:r>
        <w:rPr>
          <w:rtl/>
        </w:rPr>
        <w:t>• • •</w:t>
      </w:r>
    </w:p>
    <w:p w14:paraId="2EE5B4B8" w14:textId="492F16F9" w:rsidR="00BB4CD7" w:rsidRDefault="00F40753" w:rsidP="001F3D5F">
      <w:pPr>
        <w:rPr>
          <w:rtl/>
        </w:rPr>
      </w:pPr>
      <w:r>
        <w:rPr>
          <w:rtl/>
        </w:rPr>
        <w:t xml:space="preserve">לימא מתני' דלא </w:t>
      </w:r>
      <w:r>
        <w:rPr>
          <w:rStyle w:val="27"/>
          <w:rtl/>
        </w:rPr>
        <w:t>כר"ע</w:t>
      </w:r>
      <w:r>
        <w:rPr>
          <w:rtl/>
        </w:rPr>
        <w:t xml:space="preserve"> דתניא, </w:t>
      </w:r>
      <w:r>
        <w:rPr>
          <w:rStyle w:val="27"/>
          <w:rFonts w:hint="cs"/>
          <w:rtl/>
        </w:rPr>
        <w:t>ר"ע</w:t>
      </w:r>
      <w:r w:rsidR="001F3D5F">
        <w:rPr>
          <w:rFonts w:hint="cs"/>
          <w:rtl/>
        </w:rPr>
        <w:t xml:space="preserve">: </w:t>
      </w:r>
      <w:r w:rsidR="00BB4CD7">
        <w:rPr>
          <w:rFonts w:hint="cs"/>
          <w:rtl/>
        </w:rPr>
        <w:t>'</w:t>
      </w:r>
      <w:r w:rsidRPr="009F73ED">
        <w:rPr>
          <w:rStyle w:val="affffe"/>
          <w:rtl/>
        </w:rPr>
        <w:t>והבאתם שמה עולותיכם וזבחיכם ואת מעשרותיכם</w:t>
      </w:r>
      <w:r w:rsidR="00BB4CD7">
        <w:rPr>
          <w:rFonts w:hint="cs"/>
          <w:rtl/>
        </w:rPr>
        <w:t>'</w:t>
      </w:r>
      <w:r>
        <w:rPr>
          <w:rtl/>
        </w:rPr>
        <w:t xml:space="preserve">, </w:t>
      </w:r>
    </w:p>
    <w:p w14:paraId="3D52BE40" w14:textId="77777777" w:rsidR="001F3D5F" w:rsidRDefault="00F40753" w:rsidP="001F3D5F">
      <w:pPr>
        <w:ind w:firstLine="1388"/>
        <w:rPr>
          <w:rtl/>
        </w:rPr>
      </w:pPr>
      <w:r>
        <w:rPr>
          <w:rtl/>
        </w:rPr>
        <w:t xml:space="preserve">בשתי מעשרות הכתוב מדבר, אחד מעשר בהמה ואחד מעשר דגן, </w:t>
      </w:r>
    </w:p>
    <w:p w14:paraId="2A597B10" w14:textId="77777777" w:rsidR="00BB4CD7" w:rsidRDefault="00F40753" w:rsidP="001F3D5F">
      <w:pPr>
        <w:ind w:firstLine="1388"/>
        <w:rPr>
          <w:rtl/>
        </w:rPr>
      </w:pPr>
      <w:r>
        <w:rPr>
          <w:rtl/>
        </w:rPr>
        <w:t xml:space="preserve">ממקום שאתה מעלה מעשר דגן - אתה מעלה מעשר בהמה, </w:t>
      </w:r>
    </w:p>
    <w:p w14:paraId="45D2D82C" w14:textId="77777777" w:rsidR="00BB4CD7" w:rsidRDefault="00F40753" w:rsidP="001F3D5F">
      <w:pPr>
        <w:ind w:firstLine="1388"/>
        <w:rPr>
          <w:rtl/>
        </w:rPr>
      </w:pPr>
      <w:r>
        <w:rPr>
          <w:rtl/>
        </w:rPr>
        <w:t xml:space="preserve">וממקום שאי אתה מעלה מעשר דגן - אי אתה מעלה מעשר בהמה! </w:t>
      </w:r>
    </w:p>
    <w:p w14:paraId="44BBF523" w14:textId="4B1A92A4" w:rsidR="00B874E6" w:rsidRDefault="00F40753" w:rsidP="001F3D5F">
      <w:pPr>
        <w:rPr>
          <w:rtl/>
        </w:rPr>
      </w:pPr>
      <w:r>
        <w:rPr>
          <w:rtl/>
        </w:rPr>
        <w:t xml:space="preserve">אפי' תימא </w:t>
      </w:r>
      <w:r>
        <w:rPr>
          <w:rStyle w:val="27"/>
          <w:rtl/>
        </w:rPr>
        <w:t>ר"ע</w:t>
      </w:r>
      <w:r>
        <w:rPr>
          <w:rtl/>
        </w:rPr>
        <w:t>, כאן - ליקרב, כאן - ליקדש,</w:t>
      </w:r>
      <w:r w:rsidR="00BB4CD7">
        <w:rPr>
          <w:rFonts w:hint="cs"/>
          <w:rtl/>
        </w:rPr>
        <w:t xml:space="preserve"> </w:t>
      </w:r>
      <w:r>
        <w:rPr>
          <w:rtl/>
        </w:rPr>
        <w:t xml:space="preserve">דיקא גם, דקא נסיב תלמודא </w:t>
      </w:r>
      <w:r w:rsidR="001F3D5F">
        <w:rPr>
          <w:rFonts w:hint="cs"/>
          <w:rtl/>
        </w:rPr>
        <w:t>'</w:t>
      </w:r>
      <w:r w:rsidRPr="001F3D5F">
        <w:rPr>
          <w:b/>
          <w:bCs/>
          <w:rtl/>
        </w:rPr>
        <w:t>והבאתם שמה</w:t>
      </w:r>
      <w:r w:rsidR="001F3D5F" w:rsidRPr="001F3D5F">
        <w:rPr>
          <w:rFonts w:hint="cs"/>
          <w:b/>
          <w:bCs/>
          <w:rtl/>
        </w:rPr>
        <w:t>'</w:t>
      </w:r>
      <w:r>
        <w:rPr>
          <w:rtl/>
        </w:rPr>
        <w:t>, ש"מ</w:t>
      </w:r>
      <w:r w:rsidR="0057284B">
        <w:rPr>
          <w:rtl/>
        </w:rPr>
        <w:t>.</w:t>
      </w:r>
    </w:p>
    <w:p w14:paraId="79B821CB" w14:textId="175C354B" w:rsidR="006542AA" w:rsidRDefault="00000000">
      <w:pPr>
        <w:pStyle w:val="36"/>
        <w:framePr w:wrap="notBeside"/>
      </w:pPr>
      <w:r>
        <w:t>א"כ,</w:t>
      </w:r>
    </w:p>
    <w:p w14:paraId="27F56009" w14:textId="78C757EF" w:rsidR="00B874E6" w:rsidRDefault="00F40753" w:rsidP="00F40753">
      <w:pPr>
        <w:rPr>
          <w:rtl/>
        </w:rPr>
      </w:pPr>
      <w:r>
        <w:rPr>
          <w:rtl/>
        </w:rPr>
        <w:t>מאחר שאינו קרב למה קדוש? ל</w:t>
      </w:r>
      <w:r w:rsidR="001F3D5F">
        <w:rPr>
          <w:rFonts w:hint="cs"/>
          <w:rtl/>
        </w:rPr>
        <w:t>'</w:t>
      </w:r>
      <w:r>
        <w:rPr>
          <w:rtl/>
        </w:rPr>
        <w:t>נאכל במומו לבעלים</w:t>
      </w:r>
      <w:r w:rsidR="001F3D5F">
        <w:rPr>
          <w:rFonts w:hint="cs"/>
          <w:rtl/>
        </w:rPr>
        <w:t>'</w:t>
      </w:r>
      <w:r w:rsidR="0057284B">
        <w:rPr>
          <w:rtl/>
        </w:rPr>
        <w:t>.</w:t>
      </w:r>
    </w:p>
    <w:p w14:paraId="2D9121AE" w14:textId="4A881075" w:rsidR="00B874E6" w:rsidRDefault="0057284B" w:rsidP="001F3D5F">
      <w:pPr>
        <w:pStyle w:val="afffd"/>
        <w:rPr>
          <w:rtl/>
        </w:rPr>
      </w:pPr>
      <w:r>
        <w:rPr>
          <w:rtl/>
        </w:rPr>
        <w:t xml:space="preserve">  </w:t>
      </w:r>
      <w:r w:rsidR="00F40753">
        <w:rPr>
          <w:rStyle w:val="afffff0"/>
        </w:rPr>
        <w:t xml:space="preserve">ג. </w:t>
      </w:r>
      <w:r w:rsidR="00F40753">
        <w:rPr>
          <w:rtl/>
        </w:rPr>
        <w:t>בפני הבית ושלא בפני הבית</w:t>
      </w:r>
      <w:r>
        <w:rPr>
          <w:rtl/>
        </w:rPr>
        <w:t>.</w:t>
      </w:r>
    </w:p>
    <w:p w14:paraId="33C5D838" w14:textId="07EB029B" w:rsidR="006542AA" w:rsidRDefault="00000000">
      <w:pPr>
        <w:pStyle w:val="36"/>
        <w:framePr w:wrap="notBeside"/>
      </w:pPr>
      <w:r>
        <w:t>א"כ,</w:t>
      </w:r>
    </w:p>
    <w:p w14:paraId="4804A52D" w14:textId="022DFE27" w:rsidR="001F3D5F" w:rsidRDefault="00F40753" w:rsidP="001F3D5F">
      <w:pPr>
        <w:rPr>
          <w:rtl/>
        </w:rPr>
      </w:pPr>
      <w:r>
        <w:rPr>
          <w:rtl/>
        </w:rPr>
        <w:t xml:space="preserve">אפי' האידנא גם! </w:t>
      </w:r>
    </w:p>
    <w:p w14:paraId="7541781A" w14:textId="00C17487" w:rsidR="00E60CC6" w:rsidRDefault="00E60CC6" w:rsidP="001F3D5F">
      <w:pPr>
        <w:rPr>
          <w:rtl/>
        </w:rPr>
      </w:pPr>
      <w:r>
        <w:rPr>
          <w:rFonts w:hint="cs"/>
          <w:rtl/>
        </w:rPr>
        <w:t>לא משום גזירה דיתום דא"ה מתחילה לא ולא משום הכרזה דה"נ האידנא אפשר,</w:t>
      </w:r>
    </w:p>
    <w:p w14:paraId="6BA96598" w14:textId="77777777" w:rsidR="006542AA" w:rsidRDefault="00000000">
      <w:pPr>
        <w:pStyle w:val="36"/>
        <w:framePr w:wrap="notBeside"/>
      </w:pPr>
      <w:r w:rsidRPr="00895415">
        <w:t xml:space="preserve">ג. </w:t>
      </w:r>
      <w:r w:rsidR="00F40753" w:rsidRPr="00895415">
        <w:t>אלא רבה:</w:t>
      </w:r>
    </w:p>
    <w:p w14:paraId="5CAB64A3" w14:textId="18A0106C" w:rsidR="00B874E6" w:rsidRPr="00895415" w:rsidRDefault="00F40753" w:rsidP="00E60CC6">
      <w:pPr>
        <w:rPr>
          <w:b/>
          <w:bCs/>
          <w:rtl/>
        </w:rPr>
      </w:pPr>
      <w:r w:rsidRPr="00895415">
        <w:rPr>
          <w:b/>
          <w:bCs/>
          <w:rtl/>
        </w:rPr>
        <w:t xml:space="preserve">משום </w:t>
      </w:r>
      <w:r w:rsidR="00E60CC6" w:rsidRPr="00895415">
        <w:rPr>
          <w:rFonts w:hint="cs"/>
          <w:b/>
          <w:bCs/>
          <w:rtl/>
        </w:rPr>
        <w:t>דחיישי' ל</w:t>
      </w:r>
      <w:r w:rsidRPr="00895415">
        <w:rPr>
          <w:b/>
          <w:bCs/>
          <w:rtl/>
        </w:rPr>
        <w:t xml:space="preserve">תקלה, </w:t>
      </w:r>
    </w:p>
    <w:p w14:paraId="3640BB20" w14:textId="77777777" w:rsidR="001F3D5F" w:rsidRDefault="00E60CC6" w:rsidP="00F40753">
      <w:pPr>
        <w:rPr>
          <w:rtl/>
        </w:rPr>
      </w:pPr>
      <w:r>
        <w:rPr>
          <w:rtl/>
        </w:rPr>
        <w:lastRenderedPageBreak/>
        <w:tab/>
      </w:r>
      <w:r w:rsidR="001F3D5F">
        <w:rPr>
          <w:rFonts w:hint="cs"/>
          <w:rtl/>
        </w:rPr>
        <w:t xml:space="preserve">דתניא </w:t>
      </w:r>
      <w:r w:rsidR="00F40753">
        <w:rPr>
          <w:rtl/>
        </w:rPr>
        <w:t xml:space="preserve">אין מקדישין ואין מעריכין ואין מחרימין בזמן הזה, ואם הקדיש והעריך והחרים, בהמה - תיעקר, פירות כסות וכלים - ירקבו, </w:t>
      </w:r>
    </w:p>
    <w:p w14:paraId="6C578267" w14:textId="4FA2CD9C" w:rsidR="001F3D5F" w:rsidRDefault="00E60CC6" w:rsidP="00F40753">
      <w:pPr>
        <w:rPr>
          <w:rtl/>
        </w:rPr>
      </w:pPr>
      <w:r>
        <w:rPr>
          <w:rtl/>
        </w:rPr>
        <w:tab/>
      </w:r>
      <w:r w:rsidR="00F40753">
        <w:rPr>
          <w:rtl/>
        </w:rPr>
        <w:t>מעות וכלי מתכות - יוליך לים המלח</w:t>
      </w:r>
      <w:r>
        <w:rPr>
          <w:rtl/>
        </w:rPr>
        <w:t>,</w:t>
      </w:r>
    </w:p>
    <w:p w14:paraId="7432AA11" w14:textId="77777777" w:rsidR="00B874E6" w:rsidRDefault="00E60CC6" w:rsidP="00F40753">
      <w:pPr>
        <w:rPr>
          <w:rtl/>
        </w:rPr>
      </w:pPr>
      <w:r>
        <w:rPr>
          <w:rtl/>
        </w:rPr>
        <w:tab/>
      </w:r>
      <w:r w:rsidR="00F40753">
        <w:rPr>
          <w:rtl/>
        </w:rPr>
        <w:t>ואיזהו עיקור - נועל דלת בפניה והיא מתה מאיליה</w:t>
      </w:r>
      <w:r w:rsidR="0057284B">
        <w:rPr>
          <w:rtl/>
        </w:rPr>
        <w:t>.</w:t>
      </w:r>
    </w:p>
    <w:p w14:paraId="56B349BB" w14:textId="33B6BEDD" w:rsidR="001F3D5F" w:rsidRPr="00895415" w:rsidRDefault="00E60CC6" w:rsidP="00F40753">
      <w:pPr>
        <w:rPr>
          <w:b/>
          <w:bCs/>
          <w:rtl/>
        </w:rPr>
      </w:pPr>
      <w:r w:rsidRPr="00895415">
        <w:rPr>
          <w:rFonts w:hint="cs"/>
          <w:b/>
          <w:bCs/>
          <w:rtl/>
        </w:rPr>
        <w:t>מש</w:t>
      </w:r>
      <w:r>
        <w:rPr>
          <w:rFonts w:hint="cs"/>
          <w:b/>
          <w:bCs/>
          <w:rtl/>
        </w:rPr>
        <w:t>א"כ</w:t>
      </w:r>
      <w:r w:rsidRPr="00895415">
        <w:rPr>
          <w:rFonts w:hint="cs"/>
          <w:b/>
          <w:bCs/>
          <w:rtl/>
        </w:rPr>
        <w:t xml:space="preserve"> בכור דברחם קדוש </w:t>
      </w:r>
    </w:p>
    <w:p w14:paraId="37207901" w14:textId="77777777" w:rsidR="006542AA" w:rsidRDefault="00000000">
      <w:pPr>
        <w:pStyle w:val="36"/>
        <w:framePr w:wrap="notBeside"/>
      </w:pPr>
      <w:r>
        <w:t>וא"א</w:t>
      </w:r>
    </w:p>
    <w:p w14:paraId="73CEEEAE" w14:textId="1F23A113" w:rsidR="001F3D5F" w:rsidRDefault="00E60CC6" w:rsidP="00895415">
      <w:pPr>
        <w:ind w:hanging="29"/>
        <w:rPr>
          <w:rtl/>
        </w:rPr>
      </w:pPr>
      <w:r>
        <w:rPr>
          <w:rFonts w:hint="cs"/>
          <w:rtl/>
        </w:rPr>
        <w:t>להקנות לאוזן לנכרי שלא יוקדש מתחילה דא"א עוד קודש שיצא וא"א דמפיק בריש עשרה ד'</w:t>
      </w:r>
      <w:r>
        <w:rPr>
          <w:rStyle w:val="affffe"/>
          <w:rtl/>
        </w:rPr>
        <w:t xml:space="preserve"> לֹא יְבַקֵּר בֵּין טוֹב לָרָע</w:t>
      </w:r>
      <w:r w:rsidR="00895415">
        <w:rPr>
          <w:rFonts w:hint="cs"/>
          <w:rtl/>
        </w:rPr>
        <w:t>'</w:t>
      </w:r>
    </w:p>
    <w:p w14:paraId="64A788D0" w14:textId="77777777" w:rsidR="001F3D5F" w:rsidRDefault="001F3D5F" w:rsidP="00E60CC6">
      <w:pPr>
        <w:pStyle w:val="afff0"/>
        <w:framePr w:wrap="around"/>
        <w:rPr>
          <w:rtl/>
        </w:rPr>
      </w:pPr>
      <w:r>
        <w:rPr>
          <w:rFonts w:hint="cs"/>
          <w:rtl/>
        </w:rPr>
        <w:t>נג:</w:t>
      </w:r>
    </w:p>
    <w:p w14:paraId="0A387A4B" w14:textId="77777777" w:rsidR="006542AA" w:rsidRDefault="00000000">
      <w:pPr>
        <w:pStyle w:val="36"/>
        <w:framePr w:wrap="notBeside"/>
      </w:pPr>
      <w:r>
        <w:t>וא"א</w:t>
      </w:r>
    </w:p>
    <w:p w14:paraId="33B843D9" w14:textId="099E07A4" w:rsidR="00895415" w:rsidRDefault="00895415" w:rsidP="00895415">
      <w:pPr>
        <w:ind w:left="425" w:firstLine="0"/>
        <w:rPr>
          <w:rtl/>
        </w:rPr>
      </w:pPr>
      <w:r>
        <w:rPr>
          <w:rFonts w:hint="cs"/>
          <w:rtl/>
        </w:rPr>
        <w:t>שיטיל מום בכל העדר ד</w:t>
      </w:r>
      <w:r w:rsidR="00F40753">
        <w:rPr>
          <w:rtl/>
        </w:rPr>
        <w:t xml:space="preserve">מהרה יבנה בית המקדש, </w:t>
      </w:r>
      <w:r>
        <w:rPr>
          <w:rtl/>
        </w:rPr>
        <w:t>וצריך</w:t>
      </w:r>
      <w:r w:rsidR="00F40753">
        <w:rPr>
          <w:rtl/>
        </w:rPr>
        <w:t xml:space="preserve"> בהמה להקרבה - </w:t>
      </w:r>
      <w:r>
        <w:rPr>
          <w:rtl/>
        </w:rPr>
        <w:t>ואין,</w:t>
      </w:r>
      <w:r w:rsidR="00E60CC6">
        <w:rPr>
          <w:rFonts w:hint="cs"/>
          <w:rtl/>
        </w:rPr>
        <w:t xml:space="preserve"> </w:t>
      </w:r>
    </w:p>
    <w:p w14:paraId="3F0FA2F0" w14:textId="2C0AB764" w:rsidR="00B874E6" w:rsidRDefault="00895415" w:rsidP="00895415">
      <w:pPr>
        <w:ind w:left="425" w:firstLine="0"/>
        <w:rPr>
          <w:rtl/>
        </w:rPr>
      </w:pPr>
      <w:r>
        <w:rPr>
          <w:rFonts w:hint="cs"/>
          <w:rtl/>
        </w:rPr>
        <w:t xml:space="preserve">משא"כ בבכור אפשר בפשוטין [אבל במעשר א"א בלקוחין דכיון שיצטרך לפסול כל העדר, ובנוסף דמום פסול מצוי בקדשים שהרי אפי' דוקין שבעין] </w:t>
      </w:r>
    </w:p>
    <w:p w14:paraId="28DAC442" w14:textId="13BFE8E1" w:rsidR="00B874E6" w:rsidRDefault="0057284B" w:rsidP="00D938C8">
      <w:pPr>
        <w:pStyle w:val="afffd"/>
        <w:rPr>
          <w:rtl/>
        </w:rPr>
      </w:pPr>
      <w:r>
        <w:rPr>
          <w:rtl/>
        </w:rPr>
        <w:t xml:space="preserve">  </w:t>
      </w:r>
      <w:r w:rsidR="00F40753">
        <w:rPr>
          <w:rStyle w:val="afffff0"/>
        </w:rPr>
        <w:t xml:space="preserve">א. </w:t>
      </w:r>
      <w:r w:rsidR="00F40753">
        <w:rPr>
          <w:rtl/>
        </w:rPr>
        <w:t>בחולין אבל לא במוקדשין</w:t>
      </w:r>
      <w:r>
        <w:rPr>
          <w:rtl/>
        </w:rPr>
        <w:t>.</w:t>
      </w:r>
    </w:p>
    <w:p w14:paraId="6BA7D544" w14:textId="039D1398" w:rsidR="00D938C8" w:rsidRDefault="00C96C37" w:rsidP="00F40753">
      <w:pPr>
        <w:rPr>
          <w:rtl/>
        </w:rPr>
      </w:pPr>
      <w:r>
        <w:rPr>
          <w:rFonts w:hint="cs"/>
          <w:rtl/>
        </w:rPr>
        <w:t>*</w:t>
      </w:r>
      <w:r w:rsidR="00F40753">
        <w:rPr>
          <w:rtl/>
        </w:rPr>
        <w:t xml:space="preserve">מוקדשין פשיטא, </w:t>
      </w:r>
      <w:r>
        <w:rPr>
          <w:rtl/>
        </w:rPr>
        <w:t>לא</w:t>
      </w:r>
      <w:r w:rsidR="00F40753">
        <w:rPr>
          <w:rtl/>
        </w:rPr>
        <w:t xml:space="preserve"> </w:t>
      </w:r>
      <w:r>
        <w:rPr>
          <w:rtl/>
        </w:rPr>
        <w:t>שלו</w:t>
      </w:r>
      <w:r w:rsidR="00F40753">
        <w:rPr>
          <w:rtl/>
        </w:rPr>
        <w:t xml:space="preserve"> </w:t>
      </w:r>
      <w:r>
        <w:rPr>
          <w:rtl/>
        </w:rPr>
        <w:t>הם</w:t>
      </w:r>
      <w:r w:rsidR="00F40753">
        <w:rPr>
          <w:rtl/>
        </w:rPr>
        <w:t xml:space="preserve">! </w:t>
      </w:r>
    </w:p>
    <w:p w14:paraId="20AD81DF" w14:textId="3C0550D6" w:rsidR="00D938C8" w:rsidRDefault="00F40753" w:rsidP="00C5567C">
      <w:pPr>
        <w:pStyle w:val="a"/>
      </w:pPr>
      <w:r>
        <w:rPr>
          <w:rtl/>
        </w:rPr>
        <w:t xml:space="preserve">בקדשים קלים ואליבא </w:t>
      </w:r>
      <w:r>
        <w:rPr>
          <w:rStyle w:val="27"/>
          <w:rtl/>
        </w:rPr>
        <w:t>דר</w:t>
      </w:r>
      <w:r w:rsidR="00D938C8">
        <w:rPr>
          <w:rStyle w:val="27"/>
          <w:rFonts w:hint="cs"/>
          <w:rtl/>
        </w:rPr>
        <w:t>י</w:t>
      </w:r>
      <w:r>
        <w:rPr>
          <w:rStyle w:val="27"/>
          <w:rFonts w:hint="cs"/>
          <w:rtl/>
        </w:rPr>
        <w:t>ה"ג</w:t>
      </w:r>
      <w:r>
        <w:rPr>
          <w:rtl/>
        </w:rPr>
        <w:t xml:space="preserve"> דממון בעלים הם, </w:t>
      </w:r>
    </w:p>
    <w:p w14:paraId="3B5C1EB4" w14:textId="32FAF86F" w:rsidR="006542AA" w:rsidRDefault="00000000">
      <w:pPr>
        <w:pStyle w:val="36"/>
        <w:framePr w:wrap="notBeside"/>
      </w:pPr>
      <w:r>
        <w:tab/>
        <w:t>דתניא:</w:t>
      </w:r>
    </w:p>
    <w:p w14:paraId="5812BF4C" w14:textId="53F74FE0" w:rsidR="00B874E6" w:rsidRDefault="00D938C8" w:rsidP="00615DF5">
      <w:pPr>
        <w:ind w:left="0" w:firstLine="0"/>
        <w:rPr>
          <w:rtl/>
        </w:rPr>
      </w:pPr>
      <w:r>
        <w:rPr>
          <w:rtl/>
        </w:rPr>
        <w:tab/>
        <w:t xml:space="preserve">ומעלה מעל בה' </w:t>
      </w:r>
      <w:r w:rsidR="00F40753">
        <w:rPr>
          <w:rtl/>
        </w:rPr>
        <w:t xml:space="preserve">לרבות קדשים קלים שהן ממון בעלים דברי </w:t>
      </w:r>
      <w:r w:rsidR="00F40753">
        <w:rPr>
          <w:rStyle w:val="27"/>
          <w:rtl/>
        </w:rPr>
        <w:t>ר</w:t>
      </w:r>
      <w:r>
        <w:rPr>
          <w:rStyle w:val="27"/>
          <w:rFonts w:hint="cs"/>
          <w:rtl/>
        </w:rPr>
        <w:t>יה"ג</w:t>
      </w:r>
      <w:r>
        <w:rPr>
          <w:rtl/>
        </w:rPr>
        <w:t>,</w:t>
      </w:r>
      <w:r>
        <w:rPr>
          <w:rFonts w:hint="cs"/>
          <w:rtl/>
        </w:rPr>
        <w:t xml:space="preserve"> </w:t>
      </w:r>
      <w:r w:rsidR="00F40753">
        <w:rPr>
          <w:rtl/>
        </w:rPr>
        <w:t xml:space="preserve">סד"א ליעשרו, </w:t>
      </w:r>
      <w:r w:rsidR="00F40753" w:rsidRPr="008C4BB9">
        <w:rPr>
          <w:b/>
          <w:bCs/>
          <w:rtl/>
        </w:rPr>
        <w:t>קמ</w:t>
      </w:r>
      <w:r w:rsidR="00F40753">
        <w:rPr>
          <w:rtl/>
        </w:rPr>
        <w:t>"ל</w:t>
      </w:r>
      <w:r>
        <w:rPr>
          <w:rFonts w:hint="cs"/>
          <w:rtl/>
        </w:rPr>
        <w:t xml:space="preserve"> '</w:t>
      </w:r>
      <w:r w:rsidR="00F40753">
        <w:rPr>
          <w:rtl/>
        </w:rPr>
        <w:t>יהיה קדש</w:t>
      </w:r>
      <w:r>
        <w:rPr>
          <w:rFonts w:hint="cs"/>
          <w:rtl/>
        </w:rPr>
        <w:t>'</w:t>
      </w:r>
      <w:r>
        <w:rPr>
          <w:rtl/>
        </w:rPr>
        <w:t xml:space="preserve"> </w:t>
      </w:r>
      <w:r w:rsidR="00F40753">
        <w:rPr>
          <w:rtl/>
        </w:rPr>
        <w:t>ולא שכבר קדוש</w:t>
      </w:r>
      <w:r w:rsidR="0057284B">
        <w:rPr>
          <w:rtl/>
        </w:rPr>
        <w:t>.</w:t>
      </w:r>
    </w:p>
    <w:p w14:paraId="6241B3A1" w14:textId="77777777" w:rsidR="00D938C8" w:rsidRDefault="00D938C8" w:rsidP="00D938C8">
      <w:pPr>
        <w:rPr>
          <w:rtl/>
        </w:rPr>
      </w:pPr>
      <w:r>
        <w:rPr>
          <w:rFonts w:hint="cs"/>
          <w:rtl/>
        </w:rPr>
        <w:t xml:space="preserve">אבל בלא זה חיילא קדושת מעשה עיליהו אפי' דקדושה קלה היא </w:t>
      </w:r>
    </w:p>
    <w:p w14:paraId="0D950C58" w14:textId="77777777" w:rsidR="006542AA" w:rsidRDefault="00000000">
      <w:pPr>
        <w:pStyle w:val="36"/>
        <w:framePr w:wrap="notBeside"/>
      </w:pPr>
      <w:r>
        <w:t xml:space="preserve">והך </w:t>
      </w:r>
      <w:r w:rsidR="00F40753">
        <w:t>דתנן:</w:t>
      </w:r>
    </w:p>
    <w:p w14:paraId="2A07522E" w14:textId="51C0234F" w:rsidR="00B874E6" w:rsidRDefault="00F40753" w:rsidP="00D938C8">
      <w:pPr>
        <w:rPr>
          <w:rtl/>
        </w:rPr>
      </w:pPr>
      <w:r>
        <w:rPr>
          <w:rtl/>
        </w:rPr>
        <w:t>אחד</w:t>
      </w:r>
      <w:r w:rsidR="00D938C8">
        <w:rPr>
          <w:rtl/>
        </w:rPr>
        <w:t xml:space="preserve"> קדשי מזבח ואחד קדשי בדק הבית </w:t>
      </w:r>
      <w:r>
        <w:rPr>
          <w:rtl/>
        </w:rPr>
        <w:t>אין משנין אותם מקדושה לקדושה, אבל מקדישין אותו הקדש עילוי ומחרימין אותו</w:t>
      </w:r>
      <w:r w:rsidR="0057284B">
        <w:rPr>
          <w:rtl/>
        </w:rPr>
        <w:t>.</w:t>
      </w:r>
    </w:p>
    <w:p w14:paraId="75E869C0" w14:textId="5DF4178F" w:rsidR="00D938C8" w:rsidRDefault="00D938C8" w:rsidP="00F40753">
      <w:pPr>
        <w:rPr>
          <w:rtl/>
        </w:rPr>
      </w:pPr>
      <w:r>
        <w:rPr>
          <w:rFonts w:hint="cs"/>
          <w:rtl/>
        </w:rPr>
        <w:t>מהו דתימא</w:t>
      </w:r>
      <w:r w:rsidR="00F40753">
        <w:rPr>
          <w:rtl/>
        </w:rPr>
        <w:t xml:space="preserve">: </w:t>
      </w:r>
      <w:r>
        <w:rPr>
          <w:rtl/>
        </w:rPr>
        <w:t>שם</w:t>
      </w:r>
      <w:r w:rsidR="00F40753">
        <w:rPr>
          <w:rtl/>
        </w:rPr>
        <w:t xml:space="preserve"> דכל בהמה </w:t>
      </w:r>
      <w:r>
        <w:rPr>
          <w:rtl/>
        </w:rPr>
        <w:t>לא</w:t>
      </w:r>
      <w:r w:rsidR="00F40753">
        <w:rPr>
          <w:rtl/>
        </w:rPr>
        <w:t xml:space="preserve"> לעולה </w:t>
      </w:r>
      <w:r>
        <w:rPr>
          <w:rtl/>
        </w:rPr>
        <w:t>עומדת</w:t>
      </w:r>
      <w:r w:rsidR="00F40753">
        <w:rPr>
          <w:rtl/>
        </w:rPr>
        <w:t xml:space="preserve">, אבל </w:t>
      </w:r>
      <w:r>
        <w:rPr>
          <w:rtl/>
        </w:rPr>
        <w:t>כאן</w:t>
      </w:r>
      <w:r w:rsidR="00F40753">
        <w:rPr>
          <w:rtl/>
        </w:rPr>
        <w:t xml:space="preserve"> דכל בהמה למעשר </w:t>
      </w:r>
      <w:r>
        <w:rPr>
          <w:rtl/>
        </w:rPr>
        <w:t>עומדת</w:t>
      </w:r>
      <w:r w:rsidR="00F40753">
        <w:rPr>
          <w:rtl/>
        </w:rPr>
        <w:t xml:space="preserve">, </w:t>
      </w:r>
    </w:p>
    <w:p w14:paraId="702DF00B" w14:textId="7838B644" w:rsidR="00B874E6" w:rsidRDefault="00FA1A10" w:rsidP="00D938C8">
      <w:pPr>
        <w:rPr>
          <w:rtl/>
        </w:rPr>
      </w:pPr>
      <w:r>
        <w:rPr>
          <w:rtl/>
        </w:rPr>
        <w:t>אף</w:t>
      </w:r>
      <w:r w:rsidR="00F40753">
        <w:rPr>
          <w:rtl/>
        </w:rPr>
        <w:t xml:space="preserve"> דאקדשה - לא פקע איסורא דמעשר מינה, </w:t>
      </w:r>
      <w:r w:rsidR="00D938C8">
        <w:rPr>
          <w:rFonts w:hint="cs"/>
          <w:rtl/>
        </w:rPr>
        <w:t>ונפק'''מ ב'לא יגאל ולא ימכר'</w:t>
      </w:r>
      <w:r w:rsidR="00F40753">
        <w:rPr>
          <w:rtl/>
        </w:rPr>
        <w:t xml:space="preserve"> קמ"ל</w:t>
      </w:r>
      <w:r w:rsidR="0057284B">
        <w:rPr>
          <w:rtl/>
        </w:rPr>
        <w:t>.</w:t>
      </w:r>
    </w:p>
    <w:p w14:paraId="2B1B2AF7" w14:textId="63759885" w:rsidR="00B874E6" w:rsidRDefault="0057284B" w:rsidP="00152400">
      <w:pPr>
        <w:pStyle w:val="afffd"/>
        <w:rPr>
          <w:rtl/>
        </w:rPr>
      </w:pPr>
      <w:r>
        <w:rPr>
          <w:rtl/>
        </w:rPr>
        <w:t xml:space="preserve">  </w:t>
      </w:r>
      <w:r w:rsidR="00F40753">
        <w:rPr>
          <w:rStyle w:val="afffff0"/>
        </w:rPr>
        <w:t xml:space="preserve">ב. </w:t>
      </w:r>
      <w:r w:rsidR="00F40753">
        <w:rPr>
          <w:rtl/>
        </w:rPr>
        <w:t>ונוהג בבקר ובצאן ואין מתעשרין מזה על זה בכבשים ובעזים וכו'</w:t>
      </w:r>
      <w:r>
        <w:rPr>
          <w:rtl/>
        </w:rPr>
        <w:t>.</w:t>
      </w:r>
    </w:p>
    <w:p w14:paraId="4C4C09EA" w14:textId="77777777" w:rsidR="00152400" w:rsidRDefault="00F40753" w:rsidP="008C4BB9">
      <w:pPr>
        <w:pStyle w:val="021"/>
        <w:rPr>
          <w:rtl/>
        </w:rPr>
      </w:pPr>
      <w:r>
        <w:rPr>
          <w:rtl/>
        </w:rPr>
        <w:t>ויהיו חדש וישן מתעשרין מזה על זה מק"ו: ומ</w:t>
      </w:r>
      <w:r w:rsidR="00152400">
        <w:rPr>
          <w:rtl/>
        </w:rPr>
        <w:t>ה כבשים ועזים שהם כלאים זה בזה</w:t>
      </w:r>
      <w:r>
        <w:rPr>
          <w:rtl/>
        </w:rPr>
        <w:t xml:space="preserve"> מתעשרין מזה על זה, </w:t>
      </w:r>
    </w:p>
    <w:p w14:paraId="1C253B17" w14:textId="77777777" w:rsidR="00152400" w:rsidRDefault="00F40753" w:rsidP="00F40753">
      <w:pPr>
        <w:rPr>
          <w:rtl/>
        </w:rPr>
      </w:pPr>
      <w:r>
        <w:rPr>
          <w:rtl/>
        </w:rPr>
        <w:t xml:space="preserve">חדש וישן שאינן כלאים זה בזה - אינו דין שיתעשרו מזה על זה? </w:t>
      </w:r>
    </w:p>
    <w:p w14:paraId="5B58961B" w14:textId="2B6423F2" w:rsidR="006542AA" w:rsidRDefault="00000000">
      <w:pPr>
        <w:pStyle w:val="36"/>
        <w:framePr w:wrap="notBeside"/>
      </w:pPr>
      <w:r>
        <w:lastRenderedPageBreak/>
        <w:t>ת"ל</w:t>
      </w:r>
      <w:r w:rsidR="00F40753">
        <w:t>:</w:t>
      </w:r>
    </w:p>
    <w:p w14:paraId="70835ED9" w14:textId="5FFA01FC" w:rsidR="00152400" w:rsidRDefault="00152400" w:rsidP="00152400">
      <w:pPr>
        <w:rPr>
          <w:rtl/>
        </w:rPr>
      </w:pPr>
      <w:r>
        <w:rPr>
          <w:rFonts w:hint="cs"/>
          <w:rtl/>
        </w:rPr>
        <w:t>'</w:t>
      </w:r>
      <w:r>
        <w:rPr>
          <w:rStyle w:val="affffe"/>
          <w:rtl/>
        </w:rPr>
        <w:t>עַשֵּׂר תְּעַשֵּׂר</w:t>
      </w:r>
      <w:r>
        <w:rPr>
          <w:rFonts w:hint="cs"/>
          <w:rtl/>
        </w:rPr>
        <w:t>'</w:t>
      </w:r>
      <w:r w:rsidR="00F40753">
        <w:rPr>
          <w:rtl/>
        </w:rPr>
        <w:t xml:space="preserve"> בשתי מעשרות הכתוב מדבר, אחד מעשר בהמה ואחד מעשר דגן, </w:t>
      </w:r>
    </w:p>
    <w:p w14:paraId="7ADAB140" w14:textId="311028E2" w:rsidR="001B28E6" w:rsidRDefault="00F40753" w:rsidP="001B28E6">
      <w:pPr>
        <w:rPr>
          <w:rtl/>
        </w:rPr>
      </w:pPr>
      <w:r>
        <w:rPr>
          <w:rtl/>
        </w:rPr>
        <w:t>ומקיש מעש</w:t>
      </w:r>
      <w:r w:rsidR="00152400">
        <w:rPr>
          <w:rtl/>
        </w:rPr>
        <w:t xml:space="preserve">ר בהמה למעשר דגן, </w:t>
      </w:r>
      <w:r w:rsidR="00152400">
        <w:rPr>
          <w:rFonts w:hint="cs"/>
          <w:rtl/>
        </w:rPr>
        <w:t xml:space="preserve">דלא </w:t>
      </w:r>
      <w:r>
        <w:rPr>
          <w:rFonts w:hint="cs"/>
          <w:rtl/>
        </w:rPr>
        <w:t xml:space="preserve">מאלו </w:t>
      </w:r>
      <w:r w:rsidR="00152400">
        <w:rPr>
          <w:rFonts w:hint="cs"/>
          <w:rtl/>
        </w:rPr>
        <w:t>מחדש על הישן</w:t>
      </w:r>
    </w:p>
    <w:p w14:paraId="32CEDF5C" w14:textId="329C93FA" w:rsidR="00152400" w:rsidRDefault="001B28E6" w:rsidP="001B28E6">
      <w:pPr>
        <w:rPr>
          <w:rtl/>
        </w:rPr>
      </w:pPr>
      <w:r>
        <w:rPr>
          <w:rFonts w:hint="cs"/>
          <w:rtl/>
        </w:rPr>
        <w:t xml:space="preserve">ולא מקישי גם לענין על שאינו מינו בכבשים ועיזים </w:t>
      </w:r>
      <w:r>
        <w:rPr>
          <w:rStyle w:val="27"/>
          <w:rFonts w:hint="cs"/>
          <w:rtl/>
        </w:rPr>
        <w:t>ד</w:t>
      </w:r>
      <w:r w:rsidR="00F40753">
        <w:rPr>
          <w:rStyle w:val="27"/>
          <w:rtl/>
        </w:rPr>
        <w:t>רבי</w:t>
      </w:r>
      <w:r w:rsidR="00F40753">
        <w:rPr>
          <w:rtl/>
        </w:rPr>
        <w:t xml:space="preserve"> </w:t>
      </w:r>
      <w:r>
        <w:rPr>
          <w:rtl/>
        </w:rPr>
        <w:t>התורה</w:t>
      </w:r>
      <w:r w:rsidR="00F40753">
        <w:rPr>
          <w:rtl/>
        </w:rPr>
        <w:t xml:space="preserve"> צאן</w:t>
      </w:r>
      <w:r>
        <w:rPr>
          <w:rtl/>
        </w:rPr>
        <w:t>,</w:t>
      </w:r>
    </w:p>
    <w:p w14:paraId="455B90AE" w14:textId="3BE5B8A2" w:rsidR="00B874E6" w:rsidRDefault="001B28E6" w:rsidP="00F40753">
      <w:pPr>
        <w:rPr>
          <w:rtl/>
        </w:rPr>
      </w:pPr>
      <w:r>
        <w:rPr>
          <w:rFonts w:hint="cs"/>
          <w:rtl/>
        </w:rPr>
        <w:t>ודווקא זה [ולא להיפך]</w:t>
      </w:r>
      <w:r w:rsidR="00F40753">
        <w:rPr>
          <w:rtl/>
        </w:rPr>
        <w:t xml:space="preserve"> </w:t>
      </w:r>
      <w:r>
        <w:rPr>
          <w:rFonts w:hint="cs"/>
          <w:rtl/>
        </w:rPr>
        <w:t>ד'</w:t>
      </w:r>
      <w:r>
        <w:rPr>
          <w:rStyle w:val="affffe"/>
          <w:rtl/>
        </w:rPr>
        <w:t>שָׁנָה שָׁנָה</w:t>
      </w:r>
      <w:r>
        <w:rPr>
          <w:rFonts w:hint="cs"/>
          <w:rtl/>
        </w:rPr>
        <w:t>'</w:t>
      </w:r>
      <w:r w:rsidR="00F40753">
        <w:rPr>
          <w:rtl/>
        </w:rPr>
        <w:t xml:space="preserve"> - לשנה הקשתיו ולא לדבר אחר</w:t>
      </w:r>
      <w:r w:rsidR="0057284B">
        <w:rPr>
          <w:rtl/>
        </w:rPr>
        <w:t>.</w:t>
      </w:r>
    </w:p>
    <w:p w14:paraId="404F6DF8" w14:textId="76E8FE62" w:rsidR="006542AA" w:rsidRDefault="00000000">
      <w:pPr>
        <w:pStyle w:val="36"/>
        <w:framePr w:wrap="notBeside"/>
      </w:pPr>
      <w:r>
        <w:t>תנן שם:</w:t>
      </w:r>
    </w:p>
    <w:p w14:paraId="423A9883" w14:textId="6373E624" w:rsidR="00B874E6" w:rsidRDefault="00F40753" w:rsidP="00F40753">
      <w:pPr>
        <w:rPr>
          <w:rtl/>
        </w:rPr>
      </w:pPr>
      <w:r>
        <w:rPr>
          <w:rtl/>
        </w:rPr>
        <w:t>אין תורמין ממין על שאינו מינו, ואם תרם - אין תרומתו תרומה</w:t>
      </w:r>
      <w:r w:rsidR="0057284B">
        <w:rPr>
          <w:rtl/>
        </w:rPr>
        <w:t>.</w:t>
      </w:r>
    </w:p>
    <w:p w14:paraId="5CF9B620" w14:textId="00C0CC14" w:rsidR="006542AA" w:rsidRDefault="00000000">
      <w:pPr>
        <w:pStyle w:val="36"/>
        <w:framePr w:wrap="notBeside"/>
      </w:pPr>
      <w:r>
        <w:t>מה"מ ר"א מרי"נ[מרשב"ל]</w:t>
      </w:r>
      <w:r w:rsidR="00F40753">
        <w:t>:</w:t>
      </w:r>
    </w:p>
    <w:p w14:paraId="72CCCFF9" w14:textId="6595C895" w:rsidR="00B874E6" w:rsidRDefault="001B28E6" w:rsidP="008C4BB9">
      <w:pPr>
        <w:pStyle w:val="011"/>
        <w:rPr>
          <w:rtl/>
        </w:rPr>
      </w:pPr>
      <w:r>
        <w:rPr>
          <w:rFonts w:hint="cs"/>
          <w:rtl/>
        </w:rPr>
        <w:t>'</w:t>
      </w:r>
      <w:r>
        <w:rPr>
          <w:rStyle w:val="affffe"/>
          <w:rtl/>
        </w:rPr>
        <w:t>כֹּל חֵלֶב יִצְהָר וְכָל חֵלֶב תִּירוֹשׁ וְדָגָן</w:t>
      </w:r>
      <w:r>
        <w:rPr>
          <w:rFonts w:hint="cs"/>
          <w:rtl/>
        </w:rPr>
        <w:t>'</w:t>
      </w:r>
      <w:r w:rsidR="00F40753">
        <w:rPr>
          <w:rtl/>
        </w:rPr>
        <w:t>, אמרה תורה: תן חלב לזה, וחלב לזה</w:t>
      </w:r>
      <w:r w:rsidR="0057284B">
        <w:rPr>
          <w:rtl/>
        </w:rPr>
        <w:t>.</w:t>
      </w:r>
    </w:p>
    <w:p w14:paraId="3653884E" w14:textId="77777777" w:rsidR="001B28E6" w:rsidRDefault="001B28E6" w:rsidP="001B28E6">
      <w:pPr>
        <w:pStyle w:val="afff0"/>
        <w:framePr w:wrap="around"/>
        <w:rPr>
          <w:rtl/>
        </w:rPr>
      </w:pPr>
      <w:r>
        <w:rPr>
          <w:rFonts w:hint="cs"/>
          <w:rtl/>
        </w:rPr>
        <w:t>נד.</w:t>
      </w:r>
    </w:p>
    <w:p w14:paraId="3DA0F420" w14:textId="77777777" w:rsidR="001B28E6" w:rsidRDefault="00F40753" w:rsidP="001B28E6">
      <w:pPr>
        <w:rPr>
          <w:rtl/>
        </w:rPr>
      </w:pPr>
      <w:r>
        <w:rPr>
          <w:rtl/>
        </w:rPr>
        <w:t xml:space="preserve">תירוש ודגן, דגן ודגן </w:t>
      </w:r>
      <w:r w:rsidR="001B28E6">
        <w:rPr>
          <w:rFonts w:hint="cs"/>
          <w:rtl/>
        </w:rPr>
        <w:t xml:space="preserve">- </w:t>
      </w:r>
      <w:r w:rsidR="001B28E6">
        <w:rPr>
          <w:rtl/>
        </w:rPr>
        <w:t xml:space="preserve">ק"ו, </w:t>
      </w:r>
      <w:r w:rsidR="001B28E6">
        <w:rPr>
          <w:rFonts w:hint="cs"/>
          <w:rtl/>
        </w:rPr>
        <w:t>מ</w:t>
      </w:r>
      <w:r>
        <w:rPr>
          <w:rtl/>
        </w:rPr>
        <w:t>תירוש ויצהר שאינן כלאים זה בזה</w:t>
      </w:r>
      <w:r w:rsidR="001B28E6">
        <w:rPr>
          <w:rFonts w:hint="cs"/>
          <w:rtl/>
        </w:rPr>
        <w:t xml:space="preserve"> </w:t>
      </w:r>
      <w:r>
        <w:rPr>
          <w:rtl/>
        </w:rPr>
        <w:t xml:space="preserve">אין מתעשרין מזה על זה, </w:t>
      </w:r>
    </w:p>
    <w:p w14:paraId="62C236A8" w14:textId="77777777" w:rsidR="006542AA" w:rsidRDefault="00000000">
      <w:pPr>
        <w:pStyle w:val="36"/>
        <w:framePr w:wrap="notBeside"/>
      </w:pPr>
      <w:r>
        <w:t>ולרבי יאשיה דאמר:</w:t>
      </w:r>
    </w:p>
    <w:p w14:paraId="4FB7AC5D" w14:textId="3E3CF656" w:rsidR="001B28E6" w:rsidRDefault="00F40753" w:rsidP="001B28E6">
      <w:pPr>
        <w:rPr>
          <w:rtl/>
        </w:rPr>
      </w:pPr>
      <w:r>
        <w:rPr>
          <w:rtl/>
        </w:rPr>
        <w:t xml:space="preserve">עד שיזרע חטה ושעורה וחרצן במפולת יד, </w:t>
      </w:r>
    </w:p>
    <w:p w14:paraId="545C43C0" w14:textId="306B555C" w:rsidR="008A43E1" w:rsidRDefault="001B28E6" w:rsidP="008C4BB9">
      <w:pPr>
        <w:pStyle w:val="021"/>
        <w:rPr>
          <w:rtl/>
        </w:rPr>
      </w:pPr>
      <w:r>
        <w:rPr>
          <w:rFonts w:hint="cs"/>
          <w:rtl/>
        </w:rPr>
        <w:t>כך מביא לה</w:t>
      </w:r>
      <w:r w:rsidR="00F40753">
        <w:rPr>
          <w:rtl/>
        </w:rPr>
        <w:t xml:space="preserve"> </w:t>
      </w:r>
      <w:r>
        <w:rPr>
          <w:rFonts w:hint="cs"/>
          <w:rtl/>
        </w:rPr>
        <w:t>ד</w:t>
      </w:r>
      <w:r w:rsidR="00F40753">
        <w:rPr>
          <w:rtl/>
        </w:rPr>
        <w:t xml:space="preserve">מה תירוש ויצהר, שאינן כלאים זה בזה, אפי' על ידי דבר אחר - אין מתעשרין מזה על זה, </w:t>
      </w:r>
    </w:p>
    <w:p w14:paraId="72A00007" w14:textId="77777777" w:rsidR="001B28E6" w:rsidRDefault="00F40753" w:rsidP="001B28E6">
      <w:pPr>
        <w:rPr>
          <w:rtl/>
        </w:rPr>
      </w:pPr>
      <w:r>
        <w:rPr>
          <w:rtl/>
        </w:rPr>
        <w:t>תירוש ודגן, דגן ודגן, שה</w:t>
      </w:r>
      <w:r w:rsidR="001B28E6">
        <w:rPr>
          <w:rtl/>
        </w:rPr>
        <w:t xml:space="preserve">ן כלאים זה בזה על ידי דבר אחר </w:t>
      </w:r>
      <w:r>
        <w:rPr>
          <w:rtl/>
        </w:rPr>
        <w:t xml:space="preserve">אינו דין שלא יתעשרו מזה על זה? </w:t>
      </w:r>
    </w:p>
    <w:p w14:paraId="7F2E003B" w14:textId="3BF1132E" w:rsidR="008A43E1" w:rsidRDefault="00F40753" w:rsidP="008A43E1">
      <w:pPr>
        <w:rPr>
          <w:rtl/>
        </w:rPr>
      </w:pPr>
      <w:r>
        <w:rPr>
          <w:rtl/>
        </w:rPr>
        <w:t xml:space="preserve">ושני מינין סתם אלו - דרבנן הם, וכל דתקינו רבנן - כעין דאורייתא תקינו, </w:t>
      </w:r>
    </w:p>
    <w:p w14:paraId="22CBC2A8" w14:textId="2A79B031" w:rsidR="00B874E6" w:rsidRDefault="00F40753" w:rsidP="008A43E1">
      <w:pPr>
        <w:rPr>
          <w:rtl/>
        </w:rPr>
      </w:pPr>
      <w:r>
        <w:rPr>
          <w:rtl/>
        </w:rPr>
        <w:t>מה דאורייתא - שני מינין אינן מתעשרין מזה על זה, דרבנן גם</w:t>
      </w:r>
      <w:r w:rsidR="0057284B">
        <w:rPr>
          <w:rtl/>
        </w:rPr>
        <w:t>.</w:t>
      </w:r>
    </w:p>
    <w:p w14:paraId="1AB04158" w14:textId="176F1C26" w:rsidR="008A43E1" w:rsidRDefault="000546D7" w:rsidP="000546D7">
      <w:pPr>
        <w:rPr>
          <w:rtl/>
        </w:rPr>
      </w:pPr>
      <w:r>
        <w:rPr>
          <w:rFonts w:hint="cs"/>
          <w:rtl/>
        </w:rPr>
        <w:t>'</w:t>
      </w:r>
      <w:r>
        <w:rPr>
          <w:rStyle w:val="affffe"/>
          <w:rFonts w:hint="cs"/>
          <w:rtl/>
        </w:rPr>
        <w:t>הָעֲשִׂירִי</w:t>
      </w:r>
      <w:r>
        <w:rPr>
          <w:rFonts w:hint="cs"/>
          <w:rtl/>
        </w:rPr>
        <w:t>' תן עשירי לזה ותן עשירי לזה [שלא יתעשרו מבקר על צאן]</w:t>
      </w:r>
      <w:r>
        <w:rPr>
          <w:rtl/>
        </w:rPr>
        <w:t xml:space="preserve"> </w:t>
      </w:r>
    </w:p>
    <w:p w14:paraId="76C77B0C" w14:textId="77777777" w:rsidR="008A43E1" w:rsidRDefault="008A43E1" w:rsidP="008A43E1">
      <w:pPr>
        <w:pStyle w:val="afff0"/>
        <w:framePr w:wrap="around"/>
        <w:rPr>
          <w:rtl/>
        </w:rPr>
      </w:pPr>
      <w:r>
        <w:rPr>
          <w:rFonts w:hint="cs"/>
          <w:rtl/>
        </w:rPr>
        <w:t>נד:</w:t>
      </w:r>
      <w:r w:rsidR="00F40753">
        <w:rPr>
          <w:rtl/>
        </w:rPr>
        <w:t xml:space="preserve"> </w:t>
      </w:r>
    </w:p>
    <w:p w14:paraId="5DC87065" w14:textId="1C97A85C" w:rsidR="008A43E1" w:rsidRDefault="000546D7" w:rsidP="008A43E1">
      <w:pPr>
        <w:rPr>
          <w:rtl/>
        </w:rPr>
      </w:pPr>
      <w:r>
        <w:rPr>
          <w:rFonts w:hint="cs"/>
          <w:rtl/>
        </w:rPr>
        <w:t>'</w:t>
      </w:r>
      <w:r>
        <w:rPr>
          <w:rStyle w:val="affffe"/>
          <w:rFonts w:hint="cs"/>
          <w:rtl/>
        </w:rPr>
        <w:t>צֹאן</w:t>
      </w:r>
      <w:r>
        <w:rPr>
          <w:rFonts w:hint="cs"/>
          <w:rtl/>
        </w:rPr>
        <w:t xml:space="preserve">' משמע כל צאן אחד[דאפי' מתעשרים מכבשים על עיזים] </w:t>
      </w:r>
    </w:p>
    <w:p w14:paraId="6D8CC867" w14:textId="0122A100" w:rsidR="008A43E1" w:rsidRDefault="000546D7" w:rsidP="008A43E1">
      <w:pPr>
        <w:rPr>
          <w:rtl/>
        </w:rPr>
      </w:pPr>
      <w:r>
        <w:rPr>
          <w:rFonts w:hint="cs"/>
          <w:rtl/>
        </w:rPr>
        <w:t>ואפי' ד'</w:t>
      </w:r>
      <w:r w:rsidR="00F40753">
        <w:rPr>
          <w:rtl/>
        </w:rPr>
        <w:t>כל דגן</w:t>
      </w:r>
      <w:r>
        <w:rPr>
          <w:rFonts w:hint="cs"/>
          <w:rtl/>
        </w:rPr>
        <w:t>'</w:t>
      </w:r>
      <w:r>
        <w:rPr>
          <w:rtl/>
        </w:rPr>
        <w:t xml:space="preserve"> אחד</w:t>
      </w:r>
      <w:r>
        <w:rPr>
          <w:rFonts w:hint="cs"/>
          <w:rtl/>
        </w:rPr>
        <w:t>- ומ"מ כתיב 'ראשיתם'</w:t>
      </w:r>
      <w:r w:rsidR="00F40753">
        <w:rPr>
          <w:rtl/>
        </w:rPr>
        <w:t xml:space="preserve"> </w:t>
      </w:r>
    </w:p>
    <w:p w14:paraId="4CF0FEF8" w14:textId="77777777" w:rsidR="006542AA" w:rsidRDefault="00000000">
      <w:pPr>
        <w:pStyle w:val="36"/>
        <w:framePr w:wrap="notBeside"/>
      </w:pPr>
      <w:r w:rsidRPr="000546D7">
        <w:t>רבא</w:t>
      </w:r>
      <w:r>
        <w:t>:</w:t>
      </w:r>
    </w:p>
    <w:p w14:paraId="54724B21" w14:textId="7A090BA1" w:rsidR="008A43E1" w:rsidRDefault="00F40753" w:rsidP="000546D7">
      <w:pPr>
        <w:ind w:hanging="29"/>
        <w:rPr>
          <w:rtl/>
        </w:rPr>
      </w:pPr>
      <w:r>
        <w:rPr>
          <w:rtl/>
        </w:rPr>
        <w:t xml:space="preserve">בלא ראשיתם גם, </w:t>
      </w:r>
      <w:r w:rsidR="000546D7">
        <w:rPr>
          <w:rFonts w:hint="cs"/>
          <w:rtl/>
        </w:rPr>
        <w:t>דגן למעוטי שאר מינים, מש</w:t>
      </w:r>
      <w:r>
        <w:rPr>
          <w:rFonts w:hint="cs"/>
          <w:rtl/>
        </w:rPr>
        <w:t>א"כ</w:t>
      </w:r>
      <w:r w:rsidR="000546D7">
        <w:rPr>
          <w:rFonts w:hint="cs"/>
          <w:rtl/>
        </w:rPr>
        <w:t xml:space="preserve"> בצאן</w:t>
      </w:r>
      <w:r>
        <w:rPr>
          <w:rtl/>
        </w:rPr>
        <w:t xml:space="preserve">? </w:t>
      </w:r>
    </w:p>
    <w:p w14:paraId="3FB9256D" w14:textId="647B6870" w:rsidR="006542AA" w:rsidRDefault="00000000">
      <w:pPr>
        <w:pStyle w:val="36"/>
        <w:framePr w:wrap="notBeside"/>
      </w:pPr>
      <w:r>
        <w:t>מתקיף רהבדר"נ</w:t>
      </w:r>
      <w:r w:rsidR="00F40753">
        <w:t>:</w:t>
      </w:r>
    </w:p>
    <w:p w14:paraId="3CDDAAC7" w14:textId="6D627B75" w:rsidR="008A43E1" w:rsidRDefault="00F40753" w:rsidP="000546D7">
      <w:pPr>
        <w:ind w:hanging="29"/>
        <w:rPr>
          <w:rtl/>
        </w:rPr>
      </w:pPr>
      <w:r>
        <w:rPr>
          <w:rtl/>
        </w:rPr>
        <w:t xml:space="preserve">אימא לערבו לבקר בצאן! </w:t>
      </w:r>
    </w:p>
    <w:p w14:paraId="1EED6884" w14:textId="3198C431" w:rsidR="006542AA" w:rsidRDefault="00000000">
      <w:pPr>
        <w:pStyle w:val="36"/>
        <w:framePr w:wrap="notBeside"/>
      </w:pPr>
      <w:r>
        <w:t>א"ל מ"ז בדר"נ</w:t>
      </w:r>
      <w:r w:rsidR="00F40753">
        <w:t>:</w:t>
      </w:r>
    </w:p>
    <w:p w14:paraId="14CF49BA" w14:textId="01016CDC" w:rsidR="00B874E6" w:rsidRDefault="00F40753" w:rsidP="000546D7">
      <w:pPr>
        <w:ind w:hanging="29"/>
        <w:rPr>
          <w:rtl/>
        </w:rPr>
      </w:pPr>
      <w:r>
        <w:rPr>
          <w:rStyle w:val="27"/>
          <w:rtl/>
        </w:rPr>
        <w:t>לרבא</w:t>
      </w:r>
      <w:r>
        <w:rPr>
          <w:rtl/>
        </w:rPr>
        <w:t xml:space="preserve"> </w:t>
      </w:r>
      <w:r w:rsidR="008A43E1">
        <w:rPr>
          <w:rtl/>
        </w:rPr>
        <w:t>יש</w:t>
      </w:r>
      <w:r>
        <w:rPr>
          <w:rtl/>
        </w:rPr>
        <w:t xml:space="preserve"> </w:t>
      </w:r>
      <w:r w:rsidR="008A43E1">
        <w:rPr>
          <w:rtl/>
        </w:rPr>
        <w:t>לו</w:t>
      </w:r>
      <w:r>
        <w:rPr>
          <w:rtl/>
        </w:rPr>
        <w:t xml:space="preserve"> </w:t>
      </w:r>
      <w:r w:rsidR="008A43E1">
        <w:rPr>
          <w:rtl/>
        </w:rPr>
        <w:t>גם</w:t>
      </w:r>
      <w:r>
        <w:rPr>
          <w:rtl/>
        </w:rPr>
        <w:t xml:space="preserve"> העשירי</w:t>
      </w:r>
      <w:r w:rsidR="0057284B">
        <w:rPr>
          <w:rtl/>
        </w:rPr>
        <w:t>.</w:t>
      </w:r>
    </w:p>
    <w:p w14:paraId="6F4C19C4" w14:textId="72F8B86B" w:rsidR="006542AA" w:rsidRDefault="00000000">
      <w:pPr>
        <w:pStyle w:val="36"/>
        <w:framePr w:wrap="notBeside"/>
      </w:pPr>
      <w:r>
        <w:tab/>
        <w:t>א"ד</w:t>
      </w:r>
      <w:r w:rsidR="000546D7" w:rsidRPr="00AD3C3E">
        <w:t>:</w:t>
      </w:r>
    </w:p>
    <w:p w14:paraId="5585730E" w14:textId="018A3903" w:rsidR="00B874E6" w:rsidRDefault="00F40753" w:rsidP="000546D7">
      <w:pPr>
        <w:rPr>
          <w:rtl/>
        </w:rPr>
      </w:pPr>
      <w:r w:rsidRPr="00AD3C3E">
        <w:rPr>
          <w:rStyle w:val="27"/>
          <w:b/>
          <w:bCs/>
          <w:rtl/>
        </w:rPr>
        <w:t>רבא</w:t>
      </w:r>
      <w:r w:rsidRPr="00AD3C3E">
        <w:rPr>
          <w:b/>
          <w:bCs/>
          <w:rtl/>
        </w:rPr>
        <w:t xml:space="preserve"> </w:t>
      </w:r>
      <w:r>
        <w:rPr>
          <w:rtl/>
        </w:rPr>
        <w:t xml:space="preserve">בלא עשירי </w:t>
      </w:r>
      <w:r w:rsidR="00AD3C3E">
        <w:rPr>
          <w:rtl/>
        </w:rPr>
        <w:t>גם</w:t>
      </w:r>
      <w:r>
        <w:rPr>
          <w:rtl/>
        </w:rPr>
        <w:t xml:space="preserve"> לא מצית אמרת בקר וצאן מתעשרין מזה על זה, </w:t>
      </w:r>
      <w:r w:rsidR="00AD3C3E">
        <w:rPr>
          <w:rtl/>
        </w:rPr>
        <w:t>שהוקש</w:t>
      </w:r>
      <w:r>
        <w:rPr>
          <w:rtl/>
        </w:rPr>
        <w:t xml:space="preserve"> מעש</w:t>
      </w:r>
      <w:r w:rsidR="008A43E1">
        <w:rPr>
          <w:rtl/>
        </w:rPr>
        <w:t xml:space="preserve">ר בהמה למעשר דגן, </w:t>
      </w:r>
      <w:r w:rsidR="000546D7">
        <w:rPr>
          <w:rFonts w:hint="cs"/>
          <w:rtl/>
        </w:rPr>
        <w:t>ד</w:t>
      </w:r>
      <w:r>
        <w:rPr>
          <w:rtl/>
        </w:rPr>
        <w:t>ממין על שאינו מינו לא</w:t>
      </w:r>
      <w:r w:rsidR="0057284B">
        <w:rPr>
          <w:rtl/>
        </w:rPr>
        <w:t>.</w:t>
      </w:r>
    </w:p>
    <w:p w14:paraId="7B9BCDDA" w14:textId="29435135" w:rsidR="000546D7" w:rsidRDefault="00AD3C3E" w:rsidP="00F40753">
      <w:pPr>
        <w:rPr>
          <w:rtl/>
        </w:rPr>
      </w:pPr>
      <w:r>
        <w:rPr>
          <w:rtl/>
        </w:rPr>
        <w:tab/>
      </w:r>
      <w:r w:rsidR="000546D7">
        <w:rPr>
          <w:rtl/>
        </w:rPr>
        <w:t xml:space="preserve">והא </w:t>
      </w:r>
      <w:r w:rsidR="000546D7">
        <w:rPr>
          <w:rStyle w:val="27"/>
          <w:rtl/>
        </w:rPr>
        <w:t>רבא</w:t>
      </w:r>
      <w:r w:rsidR="000546D7">
        <w:rPr>
          <w:rtl/>
        </w:rPr>
        <w:t xml:space="preserve"> הוא </w:t>
      </w:r>
      <w:r w:rsidR="000546D7">
        <w:rPr>
          <w:rFonts w:hint="cs"/>
          <w:rtl/>
        </w:rPr>
        <w:t>ד'</w:t>
      </w:r>
      <w:r>
        <w:rPr>
          <w:rStyle w:val="affffe"/>
          <w:rtl/>
        </w:rPr>
        <w:t>שָׁנָה</w:t>
      </w:r>
      <w:r w:rsidR="000546D7">
        <w:rPr>
          <w:rFonts w:hint="cs"/>
          <w:rtl/>
        </w:rPr>
        <w:t>'</w:t>
      </w:r>
      <w:r w:rsidR="00F40753">
        <w:rPr>
          <w:rtl/>
        </w:rPr>
        <w:t xml:space="preserve"> - לשנה הקשתיו ולא לדבר אחר! </w:t>
      </w:r>
      <w:r w:rsidR="000546D7">
        <w:rPr>
          <w:rFonts w:hint="cs"/>
          <w:rtl/>
        </w:rPr>
        <w:t xml:space="preserve">א. </w:t>
      </w:r>
      <w:r w:rsidR="00F40753">
        <w:rPr>
          <w:rtl/>
        </w:rPr>
        <w:t xml:space="preserve">הדר </w:t>
      </w:r>
      <w:r>
        <w:rPr>
          <w:rtl/>
        </w:rPr>
        <w:t>בו</w:t>
      </w:r>
      <w:r w:rsidR="00F40753">
        <w:rPr>
          <w:rtl/>
        </w:rPr>
        <w:t xml:space="preserve"> </w:t>
      </w:r>
      <w:r w:rsidR="00F40753">
        <w:rPr>
          <w:rStyle w:val="27"/>
          <w:rtl/>
        </w:rPr>
        <w:t>רבא</w:t>
      </w:r>
      <w:r w:rsidR="00F40753">
        <w:rPr>
          <w:rtl/>
        </w:rPr>
        <w:t xml:space="preserve"> מההיא, </w:t>
      </w:r>
    </w:p>
    <w:p w14:paraId="2335285F" w14:textId="1F1237F0" w:rsidR="00B874E6" w:rsidRDefault="000546D7" w:rsidP="00AD3C3E">
      <w:pPr>
        <w:ind w:firstLine="3231"/>
        <w:rPr>
          <w:rtl/>
        </w:rPr>
      </w:pPr>
      <w:r>
        <w:rPr>
          <w:rFonts w:hint="cs"/>
          <w:rtl/>
        </w:rPr>
        <w:t xml:space="preserve">ב. </w:t>
      </w:r>
      <w:r>
        <w:rPr>
          <w:rtl/>
        </w:rPr>
        <w:t>אחת</w:t>
      </w:r>
      <w:r w:rsidR="00F40753">
        <w:rPr>
          <w:rtl/>
        </w:rPr>
        <w:t xml:space="preserve"> </w:t>
      </w:r>
      <w:r>
        <w:rPr>
          <w:rtl/>
        </w:rPr>
        <w:t>ממנו</w:t>
      </w:r>
      <w:r w:rsidR="00F40753">
        <w:rPr>
          <w:rtl/>
        </w:rPr>
        <w:t xml:space="preserve"> </w:t>
      </w:r>
      <w:r>
        <w:rPr>
          <w:rStyle w:val="27"/>
          <w:rtl/>
        </w:rPr>
        <w:t>ר"פ</w:t>
      </w:r>
      <w:r w:rsidR="00F40753">
        <w:rPr>
          <w:rtl/>
        </w:rPr>
        <w:t xml:space="preserve"> אמרה</w:t>
      </w:r>
      <w:r w:rsidR="0057284B">
        <w:rPr>
          <w:rtl/>
        </w:rPr>
        <w:t>.</w:t>
      </w:r>
    </w:p>
    <w:p w14:paraId="495A87DF" w14:textId="15729272" w:rsidR="0057284B" w:rsidRDefault="0057284B" w:rsidP="009F73ED">
      <w:pPr>
        <w:pStyle w:val="affff9"/>
        <w:rPr>
          <w:rtl/>
        </w:rPr>
      </w:pPr>
      <w:r>
        <w:rPr>
          <w:rtl/>
        </w:rPr>
        <w:t>• • •</w:t>
      </w:r>
    </w:p>
    <w:p w14:paraId="311B5B2B" w14:textId="77777777" w:rsidR="006542AA" w:rsidRDefault="00000000">
      <w:pPr>
        <w:pStyle w:val="afffff5"/>
        <w:framePr w:wrap="around"/>
      </w:pPr>
      <w:r>
        <w:lastRenderedPageBreak/>
        <w:t>משנה ב</w:t>
      </w:r>
    </w:p>
    <w:p w14:paraId="6F68A687" w14:textId="77777777" w:rsidR="00B874E6" w:rsidRDefault="00F40753" w:rsidP="009F73ED">
      <w:pPr>
        <w:pStyle w:val="afff5"/>
        <w:spacing w:before="120"/>
        <w:rPr>
          <w:rtl/>
        </w:rPr>
      </w:pPr>
      <w:r>
        <w:rPr>
          <w:rtl/>
        </w:rPr>
        <w:t>מעשר בהמה מצטרף כמלא רגל בהמה רועה</w:t>
      </w:r>
      <w:r w:rsidR="0057284B">
        <w:rPr>
          <w:rtl/>
        </w:rPr>
        <w:t>.</w:t>
      </w:r>
    </w:p>
    <w:p w14:paraId="1CC9697B" w14:textId="77777777" w:rsidR="000C64FA" w:rsidRDefault="00F40753" w:rsidP="00AD3C3E">
      <w:pPr>
        <w:pStyle w:val="afff5"/>
        <w:rPr>
          <w:rtl/>
        </w:rPr>
      </w:pPr>
      <w:r>
        <w:rPr>
          <w:rtl/>
        </w:rPr>
        <w:t xml:space="preserve">וכמה היא רגל בהמה רועה - ט"ז מיל, </w:t>
      </w:r>
    </w:p>
    <w:p w14:paraId="75E04A01" w14:textId="77777777" w:rsidR="000C64FA" w:rsidRDefault="000C64FA" w:rsidP="00AD3C3E">
      <w:pPr>
        <w:pStyle w:val="afff5"/>
        <w:rPr>
          <w:rtl/>
        </w:rPr>
      </w:pPr>
      <w:r>
        <w:rPr>
          <w:rtl/>
        </w:rPr>
        <w:t xml:space="preserve">היו בין אלו לאלו ל"ב מיל </w:t>
      </w:r>
      <w:r w:rsidR="00F40753">
        <w:rPr>
          <w:rtl/>
        </w:rPr>
        <w:t xml:space="preserve">אין מצטרפין, </w:t>
      </w:r>
    </w:p>
    <w:p w14:paraId="3883FCA7" w14:textId="77777777" w:rsidR="00B874E6" w:rsidRDefault="00F40753" w:rsidP="00AD3C3E">
      <w:pPr>
        <w:pStyle w:val="afff5"/>
        <w:rPr>
          <w:rtl/>
        </w:rPr>
      </w:pPr>
      <w:r>
        <w:rPr>
          <w:rtl/>
        </w:rPr>
        <w:t>היו לו באמצע - מביא ומעשרן באמצע</w:t>
      </w:r>
      <w:r w:rsidR="0057284B">
        <w:rPr>
          <w:rtl/>
        </w:rPr>
        <w:t>.</w:t>
      </w:r>
    </w:p>
    <w:p w14:paraId="3A8068E9" w14:textId="77777777" w:rsidR="00B874E6" w:rsidRDefault="00F40753" w:rsidP="00AD3C3E">
      <w:pPr>
        <w:pStyle w:val="afff5"/>
        <w:rPr>
          <w:rtl/>
        </w:rPr>
      </w:pPr>
      <w:r w:rsidRPr="009F73ED">
        <w:rPr>
          <w:rStyle w:val="afffff3"/>
          <w:rtl/>
        </w:rPr>
        <w:t>ר"מ</w:t>
      </w:r>
      <w:r>
        <w:rPr>
          <w:rtl/>
        </w:rPr>
        <w:t xml:space="preserve"> אומר</w:t>
      </w:r>
      <w:r w:rsidRPr="009F73ED">
        <w:rPr>
          <w:rStyle w:val="afffff3"/>
          <w:rtl/>
        </w:rPr>
        <w:t>:</w:t>
      </w:r>
      <w:r>
        <w:rPr>
          <w:rtl/>
        </w:rPr>
        <w:t xml:space="preserve"> הירדן מפסיק למעשר בהמה</w:t>
      </w:r>
      <w:r w:rsidR="0057284B">
        <w:rPr>
          <w:rtl/>
        </w:rPr>
        <w:t>.</w:t>
      </w:r>
    </w:p>
    <w:p w14:paraId="6B458F1B" w14:textId="0C762954" w:rsidR="0057284B" w:rsidRDefault="0057284B" w:rsidP="009F73ED">
      <w:pPr>
        <w:pStyle w:val="affff9"/>
        <w:rPr>
          <w:rtl/>
        </w:rPr>
      </w:pPr>
      <w:r>
        <w:rPr>
          <w:rtl/>
        </w:rPr>
        <w:t>• • •</w:t>
      </w:r>
    </w:p>
    <w:p w14:paraId="668FDE31" w14:textId="5CEA1217" w:rsidR="006542AA" w:rsidRDefault="00000000">
      <w:pPr>
        <w:pStyle w:val="36"/>
        <w:framePr w:wrap="notBeside"/>
      </w:pPr>
      <w:r>
        <w:t>מה"מ מרב"ש</w:t>
      </w:r>
      <w:r w:rsidR="00F40753">
        <w:t>:</w:t>
      </w:r>
    </w:p>
    <w:p w14:paraId="384BE07B" w14:textId="0C9C2ADD" w:rsidR="00B874E6" w:rsidRDefault="00F40753" w:rsidP="00AD3C3E">
      <w:pPr>
        <w:rPr>
          <w:rtl/>
        </w:rPr>
      </w:pPr>
      <w:r>
        <w:rPr>
          <w:rtl/>
        </w:rPr>
        <w:t>ד</w:t>
      </w:r>
      <w:r w:rsidR="00AD3C3E">
        <w:rPr>
          <w:rFonts w:hint="cs"/>
          <w:rtl/>
        </w:rPr>
        <w:t>'</w:t>
      </w:r>
      <w:r>
        <w:rPr>
          <w:rtl/>
        </w:rPr>
        <w:t>ע</w:t>
      </w:r>
      <w:r w:rsidR="00AD3C3E">
        <w:rPr>
          <w:rtl/>
        </w:rPr>
        <w:t xml:space="preserve">וד תעבורנה הצאן ע"י מונה, וקים </w:t>
      </w:r>
      <w:r>
        <w:rPr>
          <w:rtl/>
        </w:rPr>
        <w:t xml:space="preserve">לרבנן דשיתסר מיל קא שלטא </w:t>
      </w:r>
      <w:r w:rsidR="00AD3C3E">
        <w:rPr>
          <w:rtl/>
        </w:rPr>
        <w:t>בו</w:t>
      </w:r>
      <w:r>
        <w:rPr>
          <w:rtl/>
        </w:rPr>
        <w:t xml:space="preserve"> עינא דרועה</w:t>
      </w:r>
      <w:r w:rsidR="0057284B">
        <w:rPr>
          <w:rtl/>
        </w:rPr>
        <w:t>.</w:t>
      </w:r>
    </w:p>
    <w:p w14:paraId="7365BFBC" w14:textId="2397B6BE" w:rsidR="00B874E6" w:rsidRDefault="0057284B" w:rsidP="00AD3C3E">
      <w:pPr>
        <w:pStyle w:val="afffd"/>
        <w:rPr>
          <w:rtl/>
        </w:rPr>
      </w:pPr>
      <w:r>
        <w:rPr>
          <w:rtl/>
        </w:rPr>
        <w:t xml:space="preserve">  </w:t>
      </w:r>
      <w:r w:rsidR="00F40753">
        <w:rPr>
          <w:rStyle w:val="afffff0"/>
        </w:rPr>
        <w:t xml:space="preserve">ג. </w:t>
      </w:r>
      <w:r w:rsidR="00F40753">
        <w:rPr>
          <w:rtl/>
        </w:rPr>
        <w:t>היו בין אלו לאלו שלשים ושנים מיל אין מצטרפין וכו'</w:t>
      </w:r>
      <w:r>
        <w:rPr>
          <w:rtl/>
        </w:rPr>
        <w:t>.</w:t>
      </w:r>
    </w:p>
    <w:p w14:paraId="217989BB" w14:textId="53CDFA06" w:rsidR="000C64FA" w:rsidRDefault="00F40753" w:rsidP="00F40753">
      <w:pPr>
        <w:rPr>
          <w:rtl/>
        </w:rPr>
      </w:pPr>
      <w:r>
        <w:rPr>
          <w:rtl/>
        </w:rPr>
        <w:t xml:space="preserve">שלשים ושנים הוא דאין מצטרפין, הא בציר מכך - מצטרפין, והא קתני ט"ז מיל, יותר לא! </w:t>
      </w:r>
    </w:p>
    <w:p w14:paraId="4EA59D47" w14:textId="1FFD9A7D" w:rsidR="00B874E6" w:rsidRDefault="00F40753" w:rsidP="000C64FA">
      <w:pPr>
        <w:rPr>
          <w:rtl/>
        </w:rPr>
      </w:pPr>
      <w:r>
        <w:rPr>
          <w:rtl/>
        </w:rPr>
        <w:t>משום ד</w:t>
      </w:r>
      <w:r w:rsidR="000C64FA">
        <w:rPr>
          <w:rFonts w:hint="cs"/>
          <w:rtl/>
        </w:rPr>
        <w:t>ב</w:t>
      </w:r>
      <w:r>
        <w:rPr>
          <w:rtl/>
        </w:rPr>
        <w:t>עי לשנות סיפא היו לו באמצע - מביא ומעשרן באמצע</w:t>
      </w:r>
      <w:r w:rsidR="0057284B">
        <w:rPr>
          <w:rtl/>
        </w:rPr>
        <w:t>.</w:t>
      </w:r>
    </w:p>
    <w:p w14:paraId="428F9E89" w14:textId="6089A171" w:rsidR="006542AA" w:rsidRDefault="00000000">
      <w:pPr>
        <w:pStyle w:val="36"/>
        <w:framePr w:wrap="notBeside"/>
      </w:pPr>
      <w:r w:rsidRPr="000C64FA">
        <w:t>וכמה</w:t>
      </w:r>
      <w:r>
        <w:t xml:space="preserve">? </w:t>
      </w:r>
      <w:r w:rsidRPr="000C64FA">
        <w:t>רב</w:t>
      </w:r>
      <w:r>
        <w:t>:</w:t>
      </w:r>
    </w:p>
    <w:p w14:paraId="1AC1BD45" w14:textId="7EFC2C42" w:rsidR="00B874E6" w:rsidRDefault="00F40753" w:rsidP="000C64FA">
      <w:pPr>
        <w:rPr>
          <w:rtl/>
        </w:rPr>
      </w:pPr>
      <w:r>
        <w:rPr>
          <w:rtl/>
        </w:rPr>
        <w:t>חמש מכאן וחמש מכאן וחמש מאמצע, דאלו חמש חזיא לכאן וחזיא לכאן</w:t>
      </w:r>
      <w:r w:rsidR="0057284B">
        <w:rPr>
          <w:rtl/>
        </w:rPr>
        <w:t>.</w:t>
      </w:r>
    </w:p>
    <w:p w14:paraId="1586CF32" w14:textId="77777777" w:rsidR="006542AA" w:rsidRDefault="00000000">
      <w:pPr>
        <w:pStyle w:val="36"/>
        <w:framePr w:wrap="notBeside"/>
      </w:pPr>
      <w:r>
        <w:tab/>
      </w:r>
      <w:r w:rsidR="00F40753" w:rsidRPr="000C64FA">
        <w:t>ושמואל</w:t>
      </w:r>
      <w:r w:rsidR="00F40753">
        <w:t>:</w:t>
      </w:r>
    </w:p>
    <w:p w14:paraId="6FC75D72" w14:textId="765EBED0" w:rsidR="00B874E6" w:rsidRDefault="00F40753" w:rsidP="000C64FA">
      <w:pPr>
        <w:rPr>
          <w:rtl/>
        </w:rPr>
      </w:pPr>
      <w:r>
        <w:rPr>
          <w:rtl/>
        </w:rPr>
        <w:t xml:space="preserve">אפי' חמש מכאן וה' מכאן ואחד באמצע, </w:t>
      </w:r>
      <w:r w:rsidR="000C64FA">
        <w:rPr>
          <w:rtl/>
        </w:rPr>
        <w:t>רואים</w:t>
      </w:r>
      <w:r>
        <w:rPr>
          <w:rtl/>
        </w:rPr>
        <w:t xml:space="preserve"> לרועה כמאן </w:t>
      </w:r>
      <w:r w:rsidR="000C64FA">
        <w:rPr>
          <w:rtl/>
        </w:rPr>
        <w:t>דעומד</w:t>
      </w:r>
      <w:r>
        <w:rPr>
          <w:rtl/>
        </w:rPr>
        <w:t xml:space="preserve"> </w:t>
      </w:r>
      <w:r w:rsidR="000C64FA">
        <w:rPr>
          <w:rtl/>
        </w:rPr>
        <w:t>כאן</w:t>
      </w:r>
      <w:r>
        <w:rPr>
          <w:rtl/>
        </w:rPr>
        <w:t xml:space="preserve">, </w:t>
      </w:r>
      <w:r w:rsidR="000C64FA">
        <w:rPr>
          <w:rtl/>
        </w:rPr>
        <w:t>וקוראים</w:t>
      </w:r>
      <w:r>
        <w:rPr>
          <w:rtl/>
        </w:rPr>
        <w:t xml:space="preserve"> </w:t>
      </w:r>
      <w:r w:rsidR="000C64FA">
        <w:rPr>
          <w:rtl/>
        </w:rPr>
        <w:t>בו</w:t>
      </w:r>
      <w:r>
        <w:rPr>
          <w:rtl/>
        </w:rPr>
        <w:t xml:space="preserve"> מונה</w:t>
      </w:r>
      <w:r w:rsidR="0057284B">
        <w:rPr>
          <w:rtl/>
        </w:rPr>
        <w:t>.</w:t>
      </w:r>
    </w:p>
    <w:p w14:paraId="4E58C5AA" w14:textId="77777777" w:rsidR="000C64FA" w:rsidRDefault="000C64FA" w:rsidP="000C64FA">
      <w:pPr>
        <w:pStyle w:val="afff0"/>
        <w:framePr w:wrap="around"/>
        <w:rPr>
          <w:rtl/>
        </w:rPr>
      </w:pPr>
      <w:r>
        <w:rPr>
          <w:rFonts w:hint="cs"/>
          <w:rtl/>
        </w:rPr>
        <w:t>נה.</w:t>
      </w:r>
    </w:p>
    <w:p w14:paraId="3EA3F049" w14:textId="77777777" w:rsidR="006542AA" w:rsidRDefault="00000000">
      <w:pPr>
        <w:pStyle w:val="36"/>
        <w:framePr w:wrap="notBeside"/>
      </w:pPr>
      <w:r>
        <w:t>מיתיבי:</w:t>
      </w:r>
    </w:p>
    <w:p w14:paraId="3245FF15" w14:textId="2BCB209C" w:rsidR="000C64FA" w:rsidRDefault="00F40753" w:rsidP="00F40753">
      <w:pPr>
        <w:rPr>
          <w:rtl/>
        </w:rPr>
      </w:pPr>
      <w:r>
        <w:rPr>
          <w:rtl/>
        </w:rPr>
        <w:t xml:space="preserve">היה לו חמש בכפר חנניה וחמש בכפר עותני אין מצטרפות עד שיהא לו אחת בציפורי, </w:t>
      </w:r>
      <w:r w:rsidRPr="000C64FA">
        <w:rPr>
          <w:b/>
          <w:bCs/>
          <w:rtl/>
        </w:rPr>
        <w:t xml:space="preserve">תיובתא </w:t>
      </w:r>
      <w:r w:rsidRPr="000C64FA">
        <w:rPr>
          <w:rStyle w:val="27"/>
          <w:b/>
          <w:bCs/>
          <w:rtl/>
        </w:rPr>
        <w:t>דרב</w:t>
      </w:r>
      <w:r w:rsidRPr="000C64FA">
        <w:rPr>
          <w:b/>
          <w:bCs/>
          <w:rtl/>
        </w:rPr>
        <w:t>!</w:t>
      </w:r>
      <w:r>
        <w:rPr>
          <w:rtl/>
        </w:rPr>
        <w:t xml:space="preserve"> </w:t>
      </w:r>
    </w:p>
    <w:p w14:paraId="425784F2" w14:textId="77777777" w:rsidR="006542AA" w:rsidRDefault="00000000">
      <w:pPr>
        <w:pStyle w:val="36"/>
        <w:framePr w:wrap="notBeside"/>
      </w:pPr>
      <w:r>
        <w:t>תרגמה שמואל אליבא דרב:</w:t>
      </w:r>
    </w:p>
    <w:p w14:paraId="32941A39" w14:textId="0DDB69C8" w:rsidR="00B874E6" w:rsidRDefault="00F40753" w:rsidP="000C64FA">
      <w:pPr>
        <w:rPr>
          <w:rtl/>
        </w:rPr>
      </w:pPr>
      <w:r>
        <w:rPr>
          <w:rtl/>
        </w:rPr>
        <w:t xml:space="preserve">כגון שהיו </w:t>
      </w:r>
      <w:r w:rsidR="000C64FA">
        <w:rPr>
          <w:rFonts w:hint="cs"/>
          <w:rtl/>
        </w:rPr>
        <w:t xml:space="preserve">ט' </w:t>
      </w:r>
      <w:r w:rsidR="000C64FA">
        <w:rPr>
          <w:rtl/>
        </w:rPr>
        <w:t>מכאן ו</w:t>
      </w:r>
      <w:r w:rsidR="000C64FA">
        <w:rPr>
          <w:rFonts w:hint="cs"/>
          <w:rtl/>
        </w:rPr>
        <w:t>ט'</w:t>
      </w:r>
      <w:r>
        <w:rPr>
          <w:rtl/>
        </w:rPr>
        <w:t xml:space="preserve"> מכאן ואחת באמצע, דההיא חזיא לכאן ולכאן</w:t>
      </w:r>
      <w:r w:rsidR="0057284B">
        <w:rPr>
          <w:rtl/>
        </w:rPr>
        <w:t>.</w:t>
      </w:r>
    </w:p>
    <w:p w14:paraId="76BEBC2B" w14:textId="0D2AC6D5" w:rsidR="006542AA" w:rsidRDefault="00000000">
      <w:pPr>
        <w:pStyle w:val="36"/>
        <w:framePr w:wrap="notBeside"/>
      </w:pPr>
      <w:r>
        <w:t>אר"פ</w:t>
      </w:r>
      <w:r w:rsidR="00F40753">
        <w:t>:</w:t>
      </w:r>
    </w:p>
    <w:p w14:paraId="0E45B80F" w14:textId="70DC0063" w:rsidR="00B874E6" w:rsidRDefault="00F40753" w:rsidP="00F40753">
      <w:pPr>
        <w:rPr>
          <w:rtl/>
        </w:rPr>
      </w:pPr>
      <w:r>
        <w:rPr>
          <w:rStyle w:val="27"/>
          <w:rtl/>
        </w:rPr>
        <w:t>ולשמואל</w:t>
      </w:r>
      <w:r>
        <w:rPr>
          <w:rtl/>
        </w:rPr>
        <w:t xml:space="preserve"> - </w:t>
      </w:r>
      <w:r w:rsidR="000C64FA">
        <w:rPr>
          <w:rtl/>
        </w:rPr>
        <w:t>אפי'</w:t>
      </w:r>
      <w:r>
        <w:rPr>
          <w:rtl/>
        </w:rPr>
        <w:t xml:space="preserve"> רועה מצרפן, </w:t>
      </w:r>
      <w:r w:rsidR="000C64FA">
        <w:rPr>
          <w:rtl/>
        </w:rPr>
        <w:t>ואפי'</w:t>
      </w:r>
      <w:r>
        <w:rPr>
          <w:rtl/>
        </w:rPr>
        <w:t xml:space="preserve"> כליו של רועה מצרפן</w:t>
      </w:r>
      <w:r w:rsidR="0057284B">
        <w:rPr>
          <w:rtl/>
        </w:rPr>
        <w:t>.</w:t>
      </w:r>
    </w:p>
    <w:p w14:paraId="23B2C36F" w14:textId="77777777" w:rsidR="006542AA" w:rsidRDefault="00000000">
      <w:pPr>
        <w:pStyle w:val="36"/>
        <w:framePr w:wrap="notBeside"/>
      </w:pPr>
      <w:r>
        <w:tab/>
      </w:r>
      <w:r w:rsidR="00F40753">
        <w:t>בעי רב אשי:</w:t>
      </w:r>
    </w:p>
    <w:p w14:paraId="1C0044B4" w14:textId="04A47FBB" w:rsidR="000C64FA" w:rsidRDefault="00F40753" w:rsidP="00F40753">
      <w:pPr>
        <w:rPr>
          <w:rtl/>
        </w:rPr>
      </w:pPr>
      <w:r>
        <w:rPr>
          <w:rtl/>
        </w:rPr>
        <w:t xml:space="preserve">כלבא דרועה </w:t>
      </w:r>
      <w:r w:rsidR="000C64FA">
        <w:rPr>
          <w:rtl/>
        </w:rPr>
        <w:t>מה</w:t>
      </w:r>
      <w:r>
        <w:rPr>
          <w:rtl/>
        </w:rPr>
        <w:t xml:space="preserve">? כיון דקרי </w:t>
      </w:r>
      <w:r w:rsidR="000C64FA">
        <w:rPr>
          <w:rtl/>
        </w:rPr>
        <w:t>לו</w:t>
      </w:r>
      <w:r>
        <w:rPr>
          <w:rtl/>
        </w:rPr>
        <w:t xml:space="preserve"> ואתי - לא מצטרפי, </w:t>
      </w:r>
    </w:p>
    <w:p w14:paraId="51587CE4" w14:textId="1EF3205F" w:rsidR="00B874E6" w:rsidRDefault="00002A62" w:rsidP="00F40753">
      <w:pPr>
        <w:rPr>
          <w:rtl/>
        </w:rPr>
      </w:pPr>
      <w:r w:rsidRPr="00D25F87">
        <w:rPr>
          <w:b/>
          <w:bCs/>
          <w:rtl/>
        </w:rPr>
        <w:t>או"ד</w:t>
      </w:r>
      <w:r w:rsidR="00F40753" w:rsidRPr="000C64FA">
        <w:rPr>
          <w:b/>
          <w:bCs/>
          <w:rtl/>
        </w:rPr>
        <w:t xml:space="preserve"> </w:t>
      </w:r>
      <w:r>
        <w:rPr>
          <w:rtl/>
        </w:rPr>
        <w:t>פעמים</w:t>
      </w:r>
      <w:r w:rsidR="00F40753">
        <w:rPr>
          <w:rtl/>
        </w:rPr>
        <w:t xml:space="preserve"> דלא אתי ומצטרך </w:t>
      </w:r>
      <w:r>
        <w:rPr>
          <w:rtl/>
        </w:rPr>
        <w:t>הוא</w:t>
      </w:r>
      <w:r w:rsidR="00F40753">
        <w:rPr>
          <w:rtl/>
        </w:rPr>
        <w:t xml:space="preserve"> </w:t>
      </w:r>
      <w:r>
        <w:rPr>
          <w:rtl/>
        </w:rPr>
        <w:t>לילך</w:t>
      </w:r>
      <w:r w:rsidR="00F40753">
        <w:rPr>
          <w:rtl/>
        </w:rPr>
        <w:t xml:space="preserve"> ואתייה? תיקו</w:t>
      </w:r>
      <w:r w:rsidR="0057284B">
        <w:rPr>
          <w:rtl/>
        </w:rPr>
        <w:t>.</w:t>
      </w:r>
    </w:p>
    <w:p w14:paraId="2A3D344A" w14:textId="43CF8EE2" w:rsidR="00B874E6" w:rsidRDefault="0057284B" w:rsidP="000C64FA">
      <w:pPr>
        <w:pStyle w:val="afffd"/>
        <w:rPr>
          <w:rtl/>
        </w:rPr>
      </w:pPr>
      <w:r>
        <w:rPr>
          <w:rtl/>
        </w:rPr>
        <w:t xml:space="preserve">  </w:t>
      </w:r>
      <w:r w:rsidR="00F40753">
        <w:rPr>
          <w:rStyle w:val="afffff0"/>
        </w:rPr>
        <w:t xml:space="preserve">א. </w:t>
      </w:r>
      <w:r w:rsidR="00F40753">
        <w:rPr>
          <w:rtl/>
        </w:rPr>
        <w:t>ר"מ אומר הירדן מפסיק למעשר בהמה</w:t>
      </w:r>
      <w:r>
        <w:rPr>
          <w:rtl/>
        </w:rPr>
        <w:t>.</w:t>
      </w:r>
    </w:p>
    <w:p w14:paraId="090BBBC6" w14:textId="77777777" w:rsidR="006542AA" w:rsidRDefault="00000000">
      <w:pPr>
        <w:pStyle w:val="36"/>
        <w:framePr w:wrap="notBeside"/>
      </w:pPr>
      <w:r>
        <w:t>א"ר אמי:</w:t>
      </w:r>
    </w:p>
    <w:p w14:paraId="222F59F2" w14:textId="53D5829B" w:rsidR="00B874E6" w:rsidRDefault="00F40753" w:rsidP="00F40753">
      <w:pPr>
        <w:rPr>
          <w:rtl/>
        </w:rPr>
      </w:pPr>
      <w:r>
        <w:rPr>
          <w:rtl/>
        </w:rPr>
        <w:lastRenderedPageBreak/>
        <w:t>דווקא באין שם גשר, אבל יש שם גשר - גשר מצרפן</w:t>
      </w:r>
      <w:r w:rsidR="0057284B">
        <w:rPr>
          <w:rtl/>
        </w:rPr>
        <w:t>.</w:t>
      </w:r>
    </w:p>
    <w:p w14:paraId="0D9A698A" w14:textId="1B5D482E" w:rsidR="001B5223" w:rsidRDefault="00F40753" w:rsidP="001B5223">
      <w:pPr>
        <w:rPr>
          <w:rtl/>
        </w:rPr>
      </w:pPr>
      <w:r>
        <w:rPr>
          <w:rtl/>
        </w:rPr>
        <w:t xml:space="preserve">אלמא: משום דלא מיקרבן הוא, מיתיבי: היו לו בשני עברי הירדן אילך ואילך, או בשני אבטילאות כגון של נמר ונמורי - אין מצטרפין, </w:t>
      </w:r>
      <w:r w:rsidR="001B5223">
        <w:rPr>
          <w:rFonts w:hint="cs"/>
          <w:rtl/>
        </w:rPr>
        <w:t>וא</w:t>
      </w:r>
      <w:r>
        <w:rPr>
          <w:rFonts w:hint="cs"/>
          <w:rtl/>
        </w:rPr>
        <w:t>צ"ל</w:t>
      </w:r>
      <w:r w:rsidR="001B5223">
        <w:rPr>
          <w:rtl/>
        </w:rPr>
        <w:t xml:space="preserve"> ח</w:t>
      </w:r>
      <w:r>
        <w:rPr>
          <w:rtl/>
        </w:rPr>
        <w:t xml:space="preserve">ו"ל וארץ, </w:t>
      </w:r>
    </w:p>
    <w:p w14:paraId="77CF97B0" w14:textId="6D5B5545" w:rsidR="000C64FA" w:rsidRDefault="00F40753" w:rsidP="001B5223">
      <w:pPr>
        <w:rPr>
          <w:rtl/>
        </w:rPr>
      </w:pPr>
      <w:r>
        <w:rPr>
          <w:rtl/>
        </w:rPr>
        <w:t>והא חו"ל</w:t>
      </w:r>
      <w:r w:rsidR="001B5223">
        <w:rPr>
          <w:rFonts w:hint="cs"/>
          <w:rtl/>
        </w:rPr>
        <w:t xml:space="preserve"> </w:t>
      </w:r>
      <w:r>
        <w:rPr>
          <w:rtl/>
        </w:rPr>
        <w:t xml:space="preserve">וארץ כמקום שיש גשר דמי, וקתני לא מצטרפין! </w:t>
      </w:r>
    </w:p>
    <w:p w14:paraId="71FB42DB" w14:textId="387A081E" w:rsidR="006542AA" w:rsidRDefault="00000000">
      <w:pPr>
        <w:pStyle w:val="36"/>
        <w:framePr w:wrap="notBeside"/>
      </w:pPr>
      <w:r>
        <w:t>אלא ארחב"א מרי"ו</w:t>
      </w:r>
      <w:r w:rsidR="00F40753">
        <w:t>:</w:t>
      </w:r>
    </w:p>
    <w:p w14:paraId="4F40B894" w14:textId="3C962EFB" w:rsidR="00B874E6" w:rsidRDefault="00F40753" w:rsidP="008C4BB9">
      <w:pPr>
        <w:pStyle w:val="021"/>
        <w:rPr>
          <w:rtl/>
        </w:rPr>
      </w:pPr>
      <w:r>
        <w:rPr>
          <w:rtl/>
        </w:rPr>
        <w:t xml:space="preserve">היינו טעמיה </w:t>
      </w:r>
      <w:r>
        <w:rPr>
          <w:rStyle w:val="27"/>
          <w:rtl/>
        </w:rPr>
        <w:t>דר"מ</w:t>
      </w:r>
      <w:r>
        <w:rPr>
          <w:rtl/>
        </w:rPr>
        <w:t>, ד</w:t>
      </w:r>
      <w:r w:rsidR="000C64FA">
        <w:rPr>
          <w:rFonts w:hint="cs"/>
          <w:rtl/>
        </w:rPr>
        <w:t>'</w:t>
      </w:r>
      <w:r>
        <w:rPr>
          <w:rStyle w:val="affffe"/>
          <w:rtl/>
        </w:rPr>
        <w:t>והירדן יגבול אותו לפאת קדמה</w:t>
      </w:r>
      <w:r w:rsidR="000C64FA">
        <w:rPr>
          <w:rFonts w:hint="cs"/>
          <w:rtl/>
        </w:rPr>
        <w:t>'</w:t>
      </w:r>
      <w:r w:rsidR="001B5223">
        <w:rPr>
          <w:rtl/>
        </w:rPr>
        <w:t xml:space="preserve"> </w:t>
      </w:r>
      <w:r>
        <w:rPr>
          <w:rtl/>
        </w:rPr>
        <w:t>הכתוב עשאו גבול בפני עצמו</w:t>
      </w:r>
      <w:r w:rsidR="0057284B">
        <w:rPr>
          <w:rtl/>
        </w:rPr>
        <w:t>.</w:t>
      </w:r>
    </w:p>
    <w:p w14:paraId="00F5EAB3" w14:textId="77777777" w:rsidR="006542AA" w:rsidRDefault="00000000">
      <w:pPr>
        <w:pStyle w:val="36"/>
        <w:framePr w:wrap="notBeside"/>
      </w:pPr>
      <w:r>
        <w:t>אלא מעתה:</w:t>
      </w:r>
    </w:p>
    <w:p w14:paraId="75397BD6" w14:textId="11D0E73D" w:rsidR="001B5223" w:rsidRDefault="001B5223" w:rsidP="001B5223">
      <w:pPr>
        <w:rPr>
          <w:rtl/>
        </w:rPr>
      </w:pPr>
      <w:r>
        <w:rPr>
          <w:rFonts w:hint="cs"/>
          <w:rtl/>
        </w:rPr>
        <w:t>'</w:t>
      </w:r>
      <w:r w:rsidR="00F40753">
        <w:rPr>
          <w:rStyle w:val="affffe"/>
          <w:rtl/>
        </w:rPr>
        <w:t>וְתָאַר הַגְּבוּל וְעָלָה הַגְּבוּל</w:t>
      </w:r>
      <w:r>
        <w:rPr>
          <w:rFonts w:hint="cs"/>
          <w:rtl/>
        </w:rPr>
        <w:t>'</w:t>
      </w:r>
      <w:r w:rsidR="00F40753">
        <w:rPr>
          <w:rtl/>
        </w:rPr>
        <w:t xml:space="preserve"> </w:t>
      </w:r>
      <w:r w:rsidR="00F40753">
        <w:rPr>
          <w:rFonts w:hint="cs"/>
          <w:rtl/>
        </w:rPr>
        <w:t>ה"נ</w:t>
      </w:r>
      <w:r w:rsidR="00F40753">
        <w:rPr>
          <w:rtl/>
        </w:rPr>
        <w:t xml:space="preserve"> הכתוב עשאו גבול בפני עצמו! </w:t>
      </w:r>
    </w:p>
    <w:p w14:paraId="3950C465" w14:textId="1643D18D" w:rsidR="006542AA" w:rsidRDefault="00000000">
      <w:pPr>
        <w:pStyle w:val="36"/>
        <w:framePr w:wrap="notBeside"/>
      </w:pPr>
      <w:r>
        <w:t>שאני שם,</w:t>
      </w:r>
    </w:p>
    <w:p w14:paraId="6A8B1B40" w14:textId="25DD3547" w:rsidR="001B5223" w:rsidRDefault="00F40753" w:rsidP="00C5567C">
      <w:pPr>
        <w:pStyle w:val="a"/>
      </w:pPr>
      <w:r>
        <w:rPr>
          <w:rtl/>
        </w:rPr>
        <w:t>ד</w:t>
      </w:r>
      <w:r w:rsidR="001B5223">
        <w:rPr>
          <w:rFonts w:hint="cs"/>
          <w:rtl/>
        </w:rPr>
        <w:t>'</w:t>
      </w:r>
      <w:r>
        <w:rPr>
          <w:rStyle w:val="affffe"/>
          <w:rtl/>
        </w:rPr>
        <w:t>זֹאת תִּהְיֶה לָכֶם הָאָרֶץ לִגְבוּלוֹתֶיהָ סָבִיב</w:t>
      </w:r>
      <w:r w:rsidR="001B5223">
        <w:rPr>
          <w:rFonts w:hint="cs"/>
          <w:rtl/>
        </w:rPr>
        <w:t>'</w:t>
      </w:r>
      <w:r>
        <w:rPr>
          <w:rtl/>
        </w:rPr>
        <w:t xml:space="preserve"> - כולה א"י גבול אחד היא,</w:t>
      </w:r>
    </w:p>
    <w:p w14:paraId="75A147CE" w14:textId="04AC42CC" w:rsidR="00B874E6" w:rsidRDefault="00F40753" w:rsidP="00C5567C">
      <w:pPr>
        <w:pStyle w:val="a"/>
        <w:rPr>
          <w:rtl/>
        </w:rPr>
      </w:pPr>
      <w:r>
        <w:rPr>
          <w:rtl/>
        </w:rPr>
        <w:t>א"כ ירדן גם! ארץ ולא ירדן</w:t>
      </w:r>
      <w:r w:rsidR="0057284B">
        <w:rPr>
          <w:rtl/>
        </w:rPr>
        <w:t>.</w:t>
      </w:r>
    </w:p>
    <w:p w14:paraId="474C96B5" w14:textId="453540B6" w:rsidR="00B874E6" w:rsidRDefault="001B5223" w:rsidP="001B5223">
      <w:pPr>
        <w:rPr>
          <w:rtl/>
        </w:rPr>
      </w:pPr>
      <w:r>
        <w:rPr>
          <w:rtl/>
        </w:rPr>
        <w:tab/>
      </w:r>
      <w:r>
        <w:rPr>
          <w:rFonts w:hint="cs"/>
          <w:rtl/>
        </w:rPr>
        <w:t xml:space="preserve">בשלמא </w:t>
      </w:r>
      <w:r>
        <w:rPr>
          <w:rStyle w:val="27"/>
          <w:rFonts w:hint="cs"/>
          <w:rtl/>
        </w:rPr>
        <w:t>לרחב"א</w:t>
      </w:r>
      <w:r w:rsidR="00F40753">
        <w:rPr>
          <w:rtl/>
        </w:rPr>
        <w:t xml:space="preserve">- היינו דקתני ירדן, אלא </w:t>
      </w:r>
      <w:r w:rsidR="00F40753">
        <w:rPr>
          <w:rStyle w:val="27"/>
          <w:rtl/>
        </w:rPr>
        <w:t>ל</w:t>
      </w:r>
      <w:r>
        <w:rPr>
          <w:rStyle w:val="27"/>
          <w:rtl/>
        </w:rPr>
        <w:t>ר"א</w:t>
      </w:r>
      <w:r w:rsidR="00F40753">
        <w:rPr>
          <w:rtl/>
        </w:rPr>
        <w:t xml:space="preserve"> - ליתנינהו </w:t>
      </w:r>
      <w:r>
        <w:rPr>
          <w:rtl/>
        </w:rPr>
        <w:t>לכולם</w:t>
      </w:r>
      <w:r w:rsidR="00F40753">
        <w:rPr>
          <w:rtl/>
        </w:rPr>
        <w:t xml:space="preserve"> נהרות! </w:t>
      </w:r>
      <w:r>
        <w:rPr>
          <w:b/>
          <w:bCs/>
          <w:rtl/>
        </w:rPr>
        <w:t>קשה</w:t>
      </w:r>
      <w:r w:rsidR="0057284B">
        <w:rPr>
          <w:rtl/>
        </w:rPr>
        <w:t>.</w:t>
      </w:r>
    </w:p>
    <w:p w14:paraId="571198CE" w14:textId="533D5962" w:rsidR="001B5223" w:rsidRDefault="00F40753" w:rsidP="001B5223">
      <w:pPr>
        <w:rPr>
          <w:rtl/>
        </w:rPr>
      </w:pPr>
      <w:r w:rsidRPr="00D532A4">
        <w:rPr>
          <w:b/>
          <w:bCs/>
          <w:rtl/>
        </w:rPr>
        <w:t>כתנאי</w:t>
      </w:r>
      <w:r>
        <w:rPr>
          <w:rtl/>
        </w:rPr>
        <w:t xml:space="preserve">, כי אתם עוברים את הירדן </w:t>
      </w:r>
      <w:r w:rsidR="001B5223">
        <w:rPr>
          <w:rFonts w:hint="cs"/>
          <w:rtl/>
        </w:rPr>
        <w:t>'</w:t>
      </w:r>
      <w:r>
        <w:rPr>
          <w:rStyle w:val="affffe"/>
          <w:rtl/>
        </w:rPr>
        <w:t>אַרְצָה כְּנָעַן</w:t>
      </w:r>
      <w:r w:rsidR="001B5223">
        <w:rPr>
          <w:rFonts w:hint="cs"/>
          <w:rtl/>
        </w:rPr>
        <w:t xml:space="preserve">'- </w:t>
      </w:r>
      <w:r w:rsidR="001B5223">
        <w:rPr>
          <w:rStyle w:val="27"/>
          <w:rFonts w:hint="cs"/>
          <w:rtl/>
        </w:rPr>
        <w:t>רי</w:t>
      </w:r>
      <w:r>
        <w:rPr>
          <w:rStyle w:val="27"/>
          <w:rFonts w:hint="cs"/>
          <w:rtl/>
        </w:rPr>
        <w:t>ב"ב</w:t>
      </w:r>
      <w:r w:rsidR="001B5223">
        <w:rPr>
          <w:rFonts w:hint="cs"/>
          <w:rtl/>
        </w:rPr>
        <w:t>:</w:t>
      </w:r>
      <w:r>
        <w:rPr>
          <w:rtl/>
        </w:rPr>
        <w:t xml:space="preserve"> ולא הירדן ארץ כנען </w:t>
      </w:r>
    </w:p>
    <w:p w14:paraId="591FF35F" w14:textId="50C50BC1" w:rsidR="006542AA" w:rsidRDefault="00000000">
      <w:pPr>
        <w:pStyle w:val="36"/>
        <w:framePr w:wrap="notBeside"/>
      </w:pPr>
      <w:r>
        <w:t>רשב"י:</w:t>
      </w:r>
    </w:p>
    <w:p w14:paraId="39C869DD" w14:textId="4511BA95" w:rsidR="00B874E6" w:rsidRDefault="00F40753" w:rsidP="001B5223">
      <w:pPr>
        <w:rPr>
          <w:rtl/>
        </w:rPr>
      </w:pPr>
      <w:r>
        <w:rPr>
          <w:rtl/>
        </w:rPr>
        <w:t xml:space="preserve">הרי הוא אומר </w:t>
      </w:r>
      <w:r w:rsidR="001B5223">
        <w:rPr>
          <w:rFonts w:hint="cs"/>
          <w:rtl/>
        </w:rPr>
        <w:t>'</w:t>
      </w:r>
      <w:r w:rsidR="001B5223">
        <w:rPr>
          <w:rStyle w:val="affffe"/>
          <w:rtl/>
        </w:rPr>
        <w:t>מֵעֵבֶר לְיַרְדֵּן יְרֵחוֹ קֵדְמָה מִזְרָחָה</w:t>
      </w:r>
      <w:r w:rsidR="001B5223">
        <w:rPr>
          <w:rFonts w:hint="cs"/>
          <w:rtl/>
        </w:rPr>
        <w:t>'</w:t>
      </w:r>
      <w:r w:rsidR="001B5223">
        <w:rPr>
          <w:rtl/>
        </w:rPr>
        <w:t>, מה ירחו</w:t>
      </w:r>
      <w:r>
        <w:rPr>
          <w:rtl/>
        </w:rPr>
        <w:t xml:space="preserve"> ארץ כנען, אף ירדן - ארץ כנען</w:t>
      </w:r>
      <w:r w:rsidR="0057284B">
        <w:rPr>
          <w:rtl/>
        </w:rPr>
        <w:t>.</w:t>
      </w:r>
    </w:p>
    <w:p w14:paraId="589221C5" w14:textId="39A256F6" w:rsidR="006542AA" w:rsidRDefault="00000000">
      <w:pPr>
        <w:pStyle w:val="36"/>
        <w:framePr w:wrap="notBeside"/>
      </w:pPr>
      <w:r>
        <w:t>רבב"ח מרי"ו</w:t>
      </w:r>
      <w:r w:rsidR="00F40753">
        <w:t>:</w:t>
      </w:r>
    </w:p>
    <w:p w14:paraId="79265E47" w14:textId="23EEE28D" w:rsidR="00B874E6" w:rsidRDefault="00F40753" w:rsidP="001B5223">
      <w:pPr>
        <w:rPr>
          <w:rtl/>
        </w:rPr>
      </w:pPr>
      <w:r>
        <w:rPr>
          <w:rtl/>
        </w:rPr>
        <w:t>אין ירדן אלא מבית ירחו ולמטה</w:t>
      </w:r>
      <w:r w:rsidR="0057284B">
        <w:rPr>
          <w:rtl/>
        </w:rPr>
        <w:t>.</w:t>
      </w:r>
    </w:p>
    <w:p w14:paraId="4FFBB038" w14:textId="77777777" w:rsidR="006542AA" w:rsidRDefault="00000000">
      <w:pPr>
        <w:pStyle w:val="36"/>
        <w:framePr w:wrap="notBeside"/>
      </w:pPr>
      <w:r w:rsidRPr="00D532A4">
        <w:t>הלכתא</w:t>
      </w:r>
      <w:r w:rsidR="001B5223">
        <w:t>:</w:t>
      </w:r>
    </w:p>
    <w:p w14:paraId="05A439E0" w14:textId="1ADE6B26" w:rsidR="00D532A4" w:rsidRDefault="00F40753" w:rsidP="00D532A4">
      <w:pPr>
        <w:rPr>
          <w:rtl/>
        </w:rPr>
      </w:pPr>
      <w:r>
        <w:rPr>
          <w:rtl/>
        </w:rPr>
        <w:t xml:space="preserve">אילימא </w:t>
      </w:r>
      <w:r>
        <w:rPr>
          <w:rFonts w:hint="cs"/>
          <w:rtl/>
        </w:rPr>
        <w:t>לא</w:t>
      </w:r>
      <w:r w:rsidR="00D532A4">
        <w:rPr>
          <w:rFonts w:hint="cs"/>
          <w:rtl/>
        </w:rPr>
        <w:t xml:space="preserve"> לנודר דהלך אחר לשון ב</w:t>
      </w:r>
      <w:r>
        <w:rPr>
          <w:rFonts w:hint="cs"/>
          <w:rtl/>
        </w:rPr>
        <w:t>נ"א</w:t>
      </w:r>
      <w:r w:rsidR="00D532A4">
        <w:rPr>
          <w:rFonts w:hint="cs"/>
          <w:rtl/>
        </w:rPr>
        <w:t xml:space="preserve">] אלא למעשר בהמה </w:t>
      </w:r>
    </w:p>
    <w:p w14:paraId="084CFE93" w14:textId="3EBE23F6" w:rsidR="006542AA" w:rsidRDefault="00000000">
      <w:pPr>
        <w:pStyle w:val="36"/>
        <w:framePr w:wrap="notBeside"/>
      </w:pPr>
      <w:r w:rsidRPr="00D532A4">
        <w:t>ת</w:t>
      </w:r>
      <w:r>
        <w:t>נ"ה</w:t>
      </w:r>
      <w:r w:rsidR="00F40753">
        <w:t>:</w:t>
      </w:r>
    </w:p>
    <w:p w14:paraId="0CCF09B9" w14:textId="1F7673E7" w:rsidR="00B874E6" w:rsidRDefault="00F40753" w:rsidP="001B5223">
      <w:pPr>
        <w:rPr>
          <w:rtl/>
        </w:rPr>
      </w:pPr>
      <w:r>
        <w:rPr>
          <w:rtl/>
        </w:rPr>
        <w:t>ירדן יוצא ממערת פמייס, ומהלך בימה של סיבכי, ובימה של טבריא, ובימה של סדום, והולך ונופל לים הגדול, ואין ירדן אלא מבית יריחו ולמטה</w:t>
      </w:r>
      <w:r w:rsidR="0057284B">
        <w:rPr>
          <w:rtl/>
        </w:rPr>
        <w:t>.</w:t>
      </w:r>
    </w:p>
    <w:p w14:paraId="7DB4BA25" w14:textId="45ED9A0C" w:rsidR="006542AA" w:rsidRDefault="00000000">
      <w:pPr>
        <w:pStyle w:val="36"/>
        <w:framePr w:wrap="notBeside"/>
      </w:pPr>
      <w:r>
        <w:t>ארחב'''א ארי"ו</w:t>
      </w:r>
      <w:r w:rsidR="00F40753">
        <w:t>:</w:t>
      </w:r>
    </w:p>
    <w:p w14:paraId="195629A3" w14:textId="473B8B03" w:rsidR="00B874E6" w:rsidRDefault="00F40753" w:rsidP="00F40753">
      <w:pPr>
        <w:rPr>
          <w:rtl/>
        </w:rPr>
      </w:pPr>
      <w:r>
        <w:rPr>
          <w:rtl/>
        </w:rPr>
        <w:t>למה נקרא שמו ירדן - שיורד מדן</w:t>
      </w:r>
      <w:r w:rsidR="0057284B">
        <w:rPr>
          <w:rtl/>
        </w:rPr>
        <w:t>.</w:t>
      </w:r>
    </w:p>
    <w:p w14:paraId="19880000" w14:textId="0587EFAD" w:rsidR="006542AA" w:rsidRDefault="00000000">
      <w:pPr>
        <w:pStyle w:val="36"/>
        <w:framePr w:wrap="notBeside"/>
      </w:pPr>
      <w:r>
        <w:t>ר"א לרב</w:t>
      </w:r>
      <w:r w:rsidR="00F40753">
        <w:t xml:space="preserve"> אשי:</w:t>
      </w:r>
    </w:p>
    <w:p w14:paraId="1174B2CE" w14:textId="669BC9E0" w:rsidR="001B5223" w:rsidRDefault="00F40753" w:rsidP="00D532A4">
      <w:pPr>
        <w:rPr>
          <w:rtl/>
        </w:rPr>
      </w:pPr>
      <w:r>
        <w:rPr>
          <w:rtl/>
        </w:rPr>
        <w:t xml:space="preserve">אתון </w:t>
      </w:r>
      <w:r w:rsidR="00D532A4">
        <w:rPr>
          <w:rtl/>
        </w:rPr>
        <w:t>משם</w:t>
      </w:r>
      <w:r>
        <w:rPr>
          <w:rtl/>
        </w:rPr>
        <w:t xml:space="preserve"> מתניתו לה, אנן </w:t>
      </w:r>
      <w:r w:rsidR="00D532A4">
        <w:rPr>
          <w:rtl/>
        </w:rPr>
        <w:t>מכאן</w:t>
      </w:r>
      <w:r>
        <w:rPr>
          <w:rtl/>
        </w:rPr>
        <w:t xml:space="preserve"> מתנינן לה, </w:t>
      </w:r>
    </w:p>
    <w:p w14:paraId="44FC4228" w14:textId="77777777" w:rsidR="00B874E6" w:rsidRDefault="001B5223" w:rsidP="00F40753">
      <w:pPr>
        <w:rPr>
          <w:rtl/>
        </w:rPr>
      </w:pPr>
      <w:r>
        <w:rPr>
          <w:rFonts w:hint="cs"/>
          <w:rtl/>
        </w:rPr>
        <w:t>'</w:t>
      </w:r>
      <w:r w:rsidR="00F40753">
        <w:rPr>
          <w:rStyle w:val="affffe"/>
          <w:rtl/>
        </w:rPr>
        <w:t>ויקראו לו ללשם דן בשם דן אביהם</w:t>
      </w:r>
      <w:r>
        <w:rPr>
          <w:rFonts w:hint="cs"/>
          <w:rtl/>
        </w:rPr>
        <w:t>'</w:t>
      </w:r>
      <w:r w:rsidR="00F40753">
        <w:rPr>
          <w:rtl/>
        </w:rPr>
        <w:t>, וא"ר יצחק: לשם זו פמייס, ותניא יוצא ירדן ממערת פמייס</w:t>
      </w:r>
      <w:r w:rsidR="0057284B">
        <w:rPr>
          <w:rtl/>
        </w:rPr>
        <w:t>.</w:t>
      </w:r>
    </w:p>
    <w:p w14:paraId="1C82D0A6" w14:textId="11036F2C" w:rsidR="006542AA" w:rsidRDefault="00000000">
      <w:pPr>
        <w:pStyle w:val="36"/>
        <w:framePr w:wrap="notBeside"/>
      </w:pPr>
      <w:r>
        <w:t>אר"כ</w:t>
      </w:r>
      <w:r w:rsidR="00F40753">
        <w:t>:</w:t>
      </w:r>
    </w:p>
    <w:p w14:paraId="618B3B28" w14:textId="1D92D200" w:rsidR="00B874E6" w:rsidRDefault="00655A62" w:rsidP="00655A62">
      <w:pPr>
        <w:rPr>
          <w:rtl/>
        </w:rPr>
      </w:pPr>
      <w:r>
        <w:rPr>
          <w:b/>
          <w:bCs/>
          <w:rtl/>
        </w:rPr>
        <w:t>זכרותיה דירד</w:t>
      </w:r>
      <w:r>
        <w:rPr>
          <w:rFonts w:hint="cs"/>
          <w:b/>
          <w:bCs/>
          <w:rtl/>
        </w:rPr>
        <w:t>ן</w:t>
      </w:r>
      <w:r w:rsidR="00F40753" w:rsidRPr="00D532A4">
        <w:rPr>
          <w:b/>
          <w:bCs/>
          <w:rtl/>
        </w:rPr>
        <w:t xml:space="preserve"> ממערת פמייס</w:t>
      </w:r>
      <w:r w:rsidR="001B5223">
        <w:rPr>
          <w:rtl/>
        </w:rPr>
        <w:t>,</w:t>
      </w:r>
      <w:r w:rsidR="001B5223">
        <w:rPr>
          <w:rFonts w:hint="cs"/>
          <w:rtl/>
        </w:rPr>
        <w:t xml:space="preserve"> </w:t>
      </w:r>
      <w:r w:rsidR="001B5223">
        <w:rPr>
          <w:rtl/>
        </w:rPr>
        <w:t>מקום</w:t>
      </w:r>
      <w:r>
        <w:rPr>
          <w:rtl/>
        </w:rPr>
        <w:t xml:space="preserve"> </w:t>
      </w:r>
      <w:r>
        <w:rPr>
          <w:rFonts w:hint="cs"/>
          <w:rtl/>
        </w:rPr>
        <w:t>ש</w:t>
      </w:r>
      <w:r w:rsidR="00F40753">
        <w:rPr>
          <w:rtl/>
        </w:rPr>
        <w:t xml:space="preserve">אמר לא </w:t>
      </w:r>
      <w:r>
        <w:rPr>
          <w:rFonts w:hint="cs"/>
          <w:rtl/>
        </w:rPr>
        <w:t xml:space="preserve">אשתה </w:t>
      </w:r>
      <w:r w:rsidR="00F40753">
        <w:rPr>
          <w:rtl/>
        </w:rPr>
        <w:t xml:space="preserve">מים ממערת פמייס </w:t>
      </w:r>
      <w:r w:rsidR="001B5223">
        <w:rPr>
          <w:rFonts w:hint="cs"/>
          <w:rtl/>
        </w:rPr>
        <w:t>נאסר בכל הירדן</w:t>
      </w:r>
      <w:r w:rsidR="0057284B">
        <w:rPr>
          <w:rtl/>
        </w:rPr>
        <w:t>.</w:t>
      </w:r>
    </w:p>
    <w:p w14:paraId="25875ACB" w14:textId="248F00B3" w:rsidR="00B874E6" w:rsidRDefault="00D532A4" w:rsidP="00D532A4">
      <w:pPr>
        <w:rPr>
          <w:rtl/>
        </w:rPr>
      </w:pPr>
      <w:r>
        <w:rPr>
          <w:rtl/>
        </w:rPr>
        <w:t>זכרותא</w:t>
      </w:r>
      <w:r w:rsidR="00655A62">
        <w:rPr>
          <w:rFonts w:hint="cs"/>
          <w:rtl/>
        </w:rPr>
        <w:t>[עיקר]</w:t>
      </w:r>
      <w:r>
        <w:rPr>
          <w:rtl/>
        </w:rPr>
        <w:t xml:space="preserve"> דד</w:t>
      </w:r>
      <w:r>
        <w:rPr>
          <w:rFonts w:hint="cs"/>
          <w:rtl/>
        </w:rPr>
        <w:t>ם</w:t>
      </w:r>
      <w:r w:rsidR="00F40753">
        <w:rPr>
          <w:rtl/>
        </w:rPr>
        <w:t xml:space="preserve"> כבדא</w:t>
      </w:r>
      <w:r>
        <w:rPr>
          <w:rFonts w:hint="cs"/>
          <w:rtl/>
        </w:rPr>
        <w:t xml:space="preserve">- </w:t>
      </w:r>
      <w:r>
        <w:rPr>
          <w:rStyle w:val="27"/>
          <w:rFonts w:hint="cs"/>
          <w:rtl/>
        </w:rPr>
        <w:t>כדרי"צ</w:t>
      </w:r>
      <w:r w:rsidR="00F40753">
        <w:rPr>
          <w:rtl/>
        </w:rPr>
        <w:t>: כבד שנימוח - מטמא ברביעית</w:t>
      </w:r>
      <w:r w:rsidR="0057284B">
        <w:rPr>
          <w:rtl/>
        </w:rPr>
        <w:t>.</w:t>
      </w:r>
    </w:p>
    <w:p w14:paraId="54B2EDC5" w14:textId="1D1A9D6F" w:rsidR="00B874E6" w:rsidRDefault="00D532A4" w:rsidP="00655A62">
      <w:pPr>
        <w:rPr>
          <w:rtl/>
        </w:rPr>
      </w:pPr>
      <w:r>
        <w:rPr>
          <w:rtl/>
        </w:rPr>
        <w:t xml:space="preserve">זכרותא </w:t>
      </w:r>
      <w:r w:rsidR="00655A62">
        <w:rPr>
          <w:rFonts w:hint="cs"/>
          <w:rtl/>
        </w:rPr>
        <w:t xml:space="preserve">[עיקר] </w:t>
      </w:r>
      <w:r>
        <w:rPr>
          <w:rtl/>
        </w:rPr>
        <w:t>דמי</w:t>
      </w:r>
      <w:r>
        <w:rPr>
          <w:rFonts w:hint="cs"/>
          <w:rtl/>
        </w:rPr>
        <w:t>ם[בכל העולם]</w:t>
      </w:r>
      <w:r w:rsidR="00F40753">
        <w:rPr>
          <w:rtl/>
        </w:rPr>
        <w:t xml:space="preserve"> פרת</w:t>
      </w:r>
      <w:r>
        <w:rPr>
          <w:rFonts w:hint="cs"/>
          <w:rtl/>
        </w:rPr>
        <w:t xml:space="preserve"> - </w:t>
      </w:r>
      <w:r w:rsidR="001B5223">
        <w:rPr>
          <w:rStyle w:val="27"/>
          <w:rFonts w:hint="cs"/>
          <w:rtl/>
        </w:rPr>
        <w:t>דארי</w:t>
      </w:r>
      <w:r>
        <w:rPr>
          <w:rStyle w:val="27"/>
          <w:rFonts w:hint="cs"/>
          <w:rtl/>
        </w:rPr>
        <w:t>א"ר</w:t>
      </w:r>
      <w:r w:rsidR="00F40753">
        <w:rPr>
          <w:rtl/>
        </w:rPr>
        <w:t>: הנודר ממימי פרת - אסור בכל מימות שבעולם</w:t>
      </w:r>
      <w:r w:rsidR="0057284B">
        <w:rPr>
          <w:rtl/>
        </w:rPr>
        <w:t>.</w:t>
      </w:r>
    </w:p>
    <w:p w14:paraId="6F58781A" w14:textId="77777777" w:rsidR="00D532A4" w:rsidRDefault="00D532A4" w:rsidP="00D532A4">
      <w:pPr>
        <w:rPr>
          <w:rtl/>
        </w:rPr>
      </w:pPr>
      <w:r>
        <w:rPr>
          <w:rFonts w:hint="cs"/>
          <w:rtl/>
        </w:rPr>
        <w:t xml:space="preserve">ומיירי דאמר לא שתינא ממים שבאו מפרת </w:t>
      </w:r>
    </w:p>
    <w:p w14:paraId="30047FF9" w14:textId="7A51822A" w:rsidR="006542AA" w:rsidRDefault="00000000">
      <w:pPr>
        <w:pStyle w:val="36"/>
        <w:framePr w:wrap="notBeside"/>
      </w:pPr>
      <w:r>
        <w:lastRenderedPageBreak/>
        <w:t>דאריא"ר</w:t>
      </w:r>
      <w:r w:rsidR="00F40753">
        <w:t>:</w:t>
      </w:r>
    </w:p>
    <w:p w14:paraId="37AE371E" w14:textId="23FB7414" w:rsidR="00B874E6" w:rsidRDefault="00F40753" w:rsidP="00D532A4">
      <w:pPr>
        <w:rPr>
          <w:rtl/>
        </w:rPr>
      </w:pPr>
      <w:r>
        <w:rPr>
          <w:rtl/>
        </w:rPr>
        <w:t>כל הנהרות למטה משלש נהרות, וג' נהרות למטה מפרת</w:t>
      </w:r>
      <w:r w:rsidR="0057284B">
        <w:rPr>
          <w:rtl/>
        </w:rPr>
        <w:t>.</w:t>
      </w:r>
    </w:p>
    <w:p w14:paraId="31855490" w14:textId="39155DC3" w:rsidR="00D532A4" w:rsidRDefault="00D532A4" w:rsidP="00655A62">
      <w:pPr>
        <w:rPr>
          <w:rtl/>
        </w:rPr>
      </w:pPr>
      <w:r>
        <w:rPr>
          <w:rFonts w:hint="cs"/>
          <w:rtl/>
        </w:rPr>
        <w:t>ו</w:t>
      </w:r>
      <w:r w:rsidR="00655A62">
        <w:rPr>
          <w:rFonts w:hint="cs"/>
          <w:rtl/>
        </w:rPr>
        <w:t>מעינות גבוהים שבהרים</w:t>
      </w:r>
      <w:r w:rsidR="00F40753">
        <w:rPr>
          <w:rtl/>
        </w:rPr>
        <w:t xml:space="preserve">! </w:t>
      </w:r>
      <w:r>
        <w:rPr>
          <w:rStyle w:val="27"/>
          <w:rFonts w:hint="cs"/>
          <w:rtl/>
        </w:rPr>
        <w:t>אר"מ</w:t>
      </w:r>
      <w:r>
        <w:rPr>
          <w:rFonts w:hint="cs"/>
          <w:rtl/>
        </w:rPr>
        <w:t xml:space="preserve"> סולמא דפרת הם </w:t>
      </w:r>
      <w:r w:rsidR="00655A62">
        <w:rPr>
          <w:rFonts w:hint="cs"/>
          <w:rtl/>
        </w:rPr>
        <w:t>[שעולין כסולם תחת פני הקרקע]</w:t>
      </w:r>
    </w:p>
    <w:p w14:paraId="6309E9E8" w14:textId="77777777" w:rsidR="00D532A4" w:rsidRDefault="00D532A4" w:rsidP="00D532A4">
      <w:pPr>
        <w:pStyle w:val="afff0"/>
        <w:framePr w:wrap="around"/>
        <w:rPr>
          <w:rtl/>
        </w:rPr>
      </w:pPr>
      <w:r>
        <w:rPr>
          <w:rFonts w:hint="cs"/>
          <w:rtl/>
        </w:rPr>
        <w:t>נה:</w:t>
      </w:r>
    </w:p>
    <w:p w14:paraId="0E5F6212" w14:textId="77777777" w:rsidR="006542AA" w:rsidRDefault="00000000">
      <w:pPr>
        <w:pStyle w:val="36"/>
        <w:framePr w:wrap="notBeside"/>
      </w:pPr>
      <w:r>
        <w:t>והך</w:t>
      </w:r>
    </w:p>
    <w:p w14:paraId="7C41F885" w14:textId="7A3D832D" w:rsidR="00B874E6" w:rsidRDefault="00D532A4" w:rsidP="00D532A4">
      <w:pPr>
        <w:rPr>
          <w:rtl/>
        </w:rPr>
      </w:pPr>
      <w:r>
        <w:rPr>
          <w:rFonts w:hint="cs"/>
          <w:rtl/>
        </w:rPr>
        <w:t>'</w:t>
      </w:r>
      <w:r>
        <w:rPr>
          <w:rStyle w:val="affffe"/>
          <w:rtl/>
        </w:rPr>
        <w:t>וְהַנָּהָר הָרְבִיעִי הוּא פְרָת</w:t>
      </w:r>
      <w:r>
        <w:rPr>
          <w:rFonts w:hint="cs"/>
          <w:rtl/>
        </w:rPr>
        <w:t xml:space="preserve">'- </w:t>
      </w:r>
      <w:r>
        <w:rPr>
          <w:rStyle w:val="27"/>
          <w:rFonts w:hint="cs"/>
          <w:rtl/>
        </w:rPr>
        <w:t>רנב"י</w:t>
      </w:r>
      <w:r>
        <w:rPr>
          <w:rFonts w:hint="cs"/>
          <w:rtl/>
        </w:rPr>
        <w:t xml:space="preserve"> [</w:t>
      </w:r>
      <w:r>
        <w:rPr>
          <w:rStyle w:val="27"/>
          <w:rFonts w:hint="cs"/>
          <w:rtl/>
        </w:rPr>
        <w:t>ראב"י</w:t>
      </w:r>
      <w:r>
        <w:rPr>
          <w:rFonts w:hint="cs"/>
          <w:rtl/>
        </w:rPr>
        <w:t>]</w:t>
      </w:r>
      <w:r w:rsidR="00F40753">
        <w:rPr>
          <w:rtl/>
        </w:rPr>
        <w:t xml:space="preserve">: הוא פרת - </w:t>
      </w:r>
      <w:r>
        <w:rPr>
          <w:rtl/>
        </w:rPr>
        <w:t>דמתחילה</w:t>
      </w:r>
      <w:r w:rsidR="0057284B">
        <w:rPr>
          <w:rtl/>
        </w:rPr>
        <w:t>.</w:t>
      </w:r>
    </w:p>
    <w:p w14:paraId="09E7F810" w14:textId="269814DD" w:rsidR="006542AA" w:rsidRDefault="00000000">
      <w:pPr>
        <w:pStyle w:val="36"/>
        <w:framePr w:wrap="notBeside"/>
      </w:pPr>
      <w:r>
        <w:t>תניא, ר"מ:</w:t>
      </w:r>
    </w:p>
    <w:p w14:paraId="2324271A" w14:textId="4B3C8644" w:rsidR="00655A62" w:rsidRDefault="00F40753" w:rsidP="00655A62">
      <w:pPr>
        <w:rPr>
          <w:rtl/>
        </w:rPr>
      </w:pPr>
      <w:r>
        <w:rPr>
          <w:rtl/>
        </w:rPr>
        <w:t xml:space="preserve">יובל שמו, שנאמר </w:t>
      </w:r>
      <w:r w:rsidR="00655A62">
        <w:rPr>
          <w:rFonts w:hint="cs"/>
          <w:rtl/>
        </w:rPr>
        <w:t>'</w:t>
      </w:r>
      <w:r>
        <w:rPr>
          <w:rStyle w:val="affffe"/>
          <w:rtl/>
        </w:rPr>
        <w:t>וְהָיָה כְּעֵץ שָׁתוּל עַל מַיִם וְעַל יוּבַל יְשַׁלַּח שָׁרָשָׁיו</w:t>
      </w:r>
      <w:r w:rsidR="00655A62">
        <w:rPr>
          <w:rFonts w:hint="cs"/>
          <w:rtl/>
        </w:rPr>
        <w:t>'</w:t>
      </w:r>
      <w:r>
        <w:rPr>
          <w:rtl/>
        </w:rPr>
        <w:t xml:space="preserve">, </w:t>
      </w:r>
    </w:p>
    <w:p w14:paraId="3CFCC725" w14:textId="77777777" w:rsidR="00655A62" w:rsidRDefault="00F40753" w:rsidP="00655A62">
      <w:pPr>
        <w:rPr>
          <w:rtl/>
        </w:rPr>
      </w:pPr>
      <w:r>
        <w:rPr>
          <w:rtl/>
        </w:rPr>
        <w:t>ולמה נקרא שמו פרת - שמימיו פרים ורבים</w:t>
      </w:r>
      <w:r w:rsidR="0057284B">
        <w:rPr>
          <w:rtl/>
        </w:rPr>
        <w:t>.</w:t>
      </w:r>
      <w:r w:rsidR="00655A62">
        <w:rPr>
          <w:rFonts w:hint="cs"/>
          <w:rtl/>
        </w:rPr>
        <w:t xml:space="preserve"> </w:t>
      </w:r>
    </w:p>
    <w:p w14:paraId="4870A0D8" w14:textId="77777777" w:rsidR="006542AA" w:rsidRDefault="00000000">
      <w:pPr>
        <w:pStyle w:val="36"/>
        <w:framePr w:wrap="notBeside"/>
      </w:pPr>
      <w:r>
        <w:t xml:space="preserve">מסייע </w:t>
      </w:r>
      <w:r w:rsidR="00655A62">
        <w:t>ל</w:t>
      </w:r>
      <w:r>
        <w:t>שמואל:</w:t>
      </w:r>
    </w:p>
    <w:p w14:paraId="23D76679" w14:textId="19BA3ACF" w:rsidR="00655A62" w:rsidRDefault="00655A62" w:rsidP="00655A62">
      <w:pPr>
        <w:rPr>
          <w:rtl/>
        </w:rPr>
      </w:pPr>
      <w:r>
        <w:rPr>
          <w:rFonts w:hint="cs"/>
          <w:rtl/>
        </w:rPr>
        <w:t>ד</w:t>
      </w:r>
      <w:r w:rsidR="00F40753">
        <w:rPr>
          <w:rtl/>
        </w:rPr>
        <w:t>נהרא מכיפיה מיבריך,</w:t>
      </w:r>
    </w:p>
    <w:p w14:paraId="1982E7EE" w14:textId="77777777" w:rsidR="00B874E6" w:rsidRDefault="00F40753" w:rsidP="00655A62">
      <w:pPr>
        <w:rPr>
          <w:rtl/>
        </w:rPr>
      </w:pPr>
      <w:r>
        <w:rPr>
          <w:rtl/>
        </w:rPr>
        <w:t xml:space="preserve">ופליגא </w:t>
      </w:r>
      <w:r>
        <w:rPr>
          <w:rStyle w:val="27"/>
          <w:rtl/>
        </w:rPr>
        <w:t>דרב</w:t>
      </w:r>
      <w:r w:rsidR="00655A62">
        <w:rPr>
          <w:rFonts w:hint="cs"/>
          <w:rtl/>
        </w:rPr>
        <w:t xml:space="preserve"> דכשמטר בארץ ישראל</w:t>
      </w:r>
      <w:r>
        <w:rPr>
          <w:rtl/>
        </w:rPr>
        <w:t xml:space="preserve">- </w:t>
      </w:r>
      <w:r w:rsidR="00655A62">
        <w:rPr>
          <w:rFonts w:hint="cs"/>
          <w:rtl/>
        </w:rPr>
        <w:t>יראו עדותו בפרת שגדל נהרו</w:t>
      </w:r>
      <w:r w:rsidR="0057284B">
        <w:rPr>
          <w:rtl/>
        </w:rPr>
        <w:t>.</w:t>
      </w:r>
    </w:p>
    <w:p w14:paraId="4E08633C" w14:textId="77777777" w:rsidR="007416CA" w:rsidRPr="007416CA" w:rsidRDefault="00F40753" w:rsidP="007416CA">
      <w:pPr>
        <w:rPr>
          <w:b/>
          <w:bCs/>
          <w:rtl/>
        </w:rPr>
      </w:pPr>
      <w:r w:rsidRPr="007416CA">
        <w:rPr>
          <w:b/>
          <w:bCs/>
          <w:rtl/>
        </w:rPr>
        <w:t xml:space="preserve">אבוה </w:t>
      </w:r>
      <w:r w:rsidRPr="007416CA">
        <w:rPr>
          <w:rStyle w:val="27"/>
          <w:b/>
          <w:bCs/>
          <w:rtl/>
        </w:rPr>
        <w:t>דשמואל</w:t>
      </w:r>
      <w:r w:rsidRPr="007416CA">
        <w:rPr>
          <w:b/>
          <w:bCs/>
          <w:rtl/>
        </w:rPr>
        <w:t xml:space="preserve"> </w:t>
      </w:r>
      <w:r w:rsidR="007416CA">
        <w:rPr>
          <w:rFonts w:hint="cs"/>
          <w:b/>
          <w:bCs/>
          <w:rtl/>
        </w:rPr>
        <w:t>ע</w:t>
      </w:r>
      <w:r w:rsidR="00655A62" w:rsidRPr="007416CA">
        <w:rPr>
          <w:rFonts w:hint="cs"/>
          <w:b/>
          <w:bCs/>
          <w:rtl/>
        </w:rPr>
        <w:t xml:space="preserve">שה לבנותיו </w:t>
      </w:r>
      <w:r w:rsidRPr="007416CA">
        <w:rPr>
          <w:b/>
          <w:bCs/>
          <w:rtl/>
        </w:rPr>
        <w:t xml:space="preserve">מקוה בימי ניסן, </w:t>
      </w:r>
    </w:p>
    <w:p w14:paraId="32D3E378" w14:textId="5114AD54" w:rsidR="00B874E6" w:rsidRDefault="007416CA" w:rsidP="007416CA">
      <w:pPr>
        <w:jc w:val="right"/>
        <w:rPr>
          <w:rtl/>
        </w:rPr>
      </w:pPr>
      <w:r>
        <w:rPr>
          <w:rtl/>
        </w:rPr>
        <w:tab/>
      </w:r>
      <w:r>
        <w:rPr>
          <w:rtl/>
        </w:rPr>
        <w:tab/>
      </w:r>
      <w:r>
        <w:rPr>
          <w:rFonts w:hint="cs"/>
          <w:rtl/>
        </w:rPr>
        <w:t xml:space="preserve">דסבר </w:t>
      </w:r>
      <w:r>
        <w:rPr>
          <w:rStyle w:val="27"/>
          <w:rFonts w:hint="cs"/>
          <w:rtl/>
        </w:rPr>
        <w:t>כרב</w:t>
      </w:r>
      <w:r>
        <w:rPr>
          <w:rFonts w:hint="cs"/>
          <w:rtl/>
        </w:rPr>
        <w:t xml:space="preserve"> דסהדא </w:t>
      </w:r>
      <w:r>
        <w:rPr>
          <w:rStyle w:val="27"/>
          <w:rFonts w:hint="cs"/>
          <w:rtl/>
        </w:rPr>
        <w:t>רבא</w:t>
      </w:r>
      <w:r>
        <w:rPr>
          <w:rFonts w:hint="cs"/>
          <w:rtl/>
        </w:rPr>
        <w:t xml:space="preserve"> פרת ושמא ירבו</w:t>
      </w:r>
      <w:r>
        <w:rPr>
          <w:rtl/>
        </w:rPr>
        <w:t xml:space="preserve"> נוטפין על הזוחלין, והו"ל</w:t>
      </w:r>
      <w:r w:rsidR="00F40753">
        <w:rPr>
          <w:rtl/>
        </w:rPr>
        <w:t xml:space="preserve"> מי גשמים </w:t>
      </w:r>
      <w:r>
        <w:rPr>
          <w:rtl/>
        </w:rPr>
        <w:t>רוב</w:t>
      </w:r>
      <w:r w:rsidR="0057284B">
        <w:rPr>
          <w:rtl/>
        </w:rPr>
        <w:t>.</w:t>
      </w:r>
    </w:p>
    <w:p w14:paraId="05CA30F0" w14:textId="3D960F92" w:rsidR="006542AA" w:rsidRDefault="00000000">
      <w:pPr>
        <w:pStyle w:val="36"/>
        <w:framePr w:wrap="notBeside"/>
      </w:pPr>
      <w:r w:rsidRPr="007416CA">
        <w:t>ומפצי ביומי תשרי</w:t>
      </w:r>
      <w:r w:rsidR="007416CA" w:rsidRPr="007416CA">
        <w:t>-</w:t>
      </w:r>
      <w:r>
        <w:t xml:space="preserve"> </w:t>
      </w:r>
      <w:r w:rsidR="007416CA">
        <w:t>כ</w:t>
      </w:r>
      <w:r>
        <w:t>שמואל:</w:t>
      </w:r>
    </w:p>
    <w:p w14:paraId="38C41F76" w14:textId="40E02CAE" w:rsidR="00B874E6" w:rsidRDefault="007416CA" w:rsidP="007416CA">
      <w:pPr>
        <w:rPr>
          <w:rtl/>
        </w:rPr>
      </w:pPr>
      <w:r>
        <w:rPr>
          <w:rFonts w:hint="cs"/>
          <w:rtl/>
        </w:rPr>
        <w:t>ד</w:t>
      </w:r>
      <w:r w:rsidR="00F40753">
        <w:rPr>
          <w:rtl/>
        </w:rPr>
        <w:t>אין המים נטהרים בזוחלין אלא פרת ביומי תשרי</w:t>
      </w:r>
      <w:r w:rsidR="0057284B">
        <w:rPr>
          <w:rtl/>
        </w:rPr>
        <w:t>.</w:t>
      </w:r>
    </w:p>
    <w:p w14:paraId="56F7B527" w14:textId="0330114A" w:rsidR="0057284B" w:rsidRDefault="0057284B" w:rsidP="009F73ED">
      <w:pPr>
        <w:pStyle w:val="affff9"/>
        <w:rPr>
          <w:rtl/>
        </w:rPr>
      </w:pPr>
      <w:r>
        <w:rPr>
          <w:rtl/>
        </w:rPr>
        <w:t>• • •</w:t>
      </w:r>
    </w:p>
    <w:p w14:paraId="77ED775A" w14:textId="77777777" w:rsidR="006542AA" w:rsidRDefault="00000000">
      <w:pPr>
        <w:pStyle w:val="afffff5"/>
        <w:framePr w:wrap="around"/>
      </w:pPr>
      <w:r>
        <w:t>משנה ג</w:t>
      </w:r>
    </w:p>
    <w:p w14:paraId="219E511B" w14:textId="77777777" w:rsidR="00B874E6" w:rsidRDefault="00F40753" w:rsidP="009F73ED">
      <w:pPr>
        <w:pStyle w:val="afff5"/>
        <w:spacing w:before="120"/>
        <w:rPr>
          <w:rtl/>
        </w:rPr>
      </w:pPr>
      <w:r>
        <w:rPr>
          <w:rtl/>
        </w:rPr>
        <w:t>הלוקח או שניתן לו במתנה - פטור ממעשר בהמה</w:t>
      </w:r>
      <w:r w:rsidR="0057284B">
        <w:rPr>
          <w:rtl/>
        </w:rPr>
        <w:t>.</w:t>
      </w:r>
    </w:p>
    <w:p w14:paraId="519A3679" w14:textId="4B128B51" w:rsidR="0057284B" w:rsidRDefault="0057284B" w:rsidP="009F73ED">
      <w:pPr>
        <w:pStyle w:val="affff9"/>
        <w:rPr>
          <w:rtl/>
        </w:rPr>
      </w:pPr>
      <w:r>
        <w:rPr>
          <w:rtl/>
        </w:rPr>
        <w:t>• • •</w:t>
      </w:r>
    </w:p>
    <w:p w14:paraId="2428AC9B" w14:textId="43BD81A8" w:rsidR="006542AA" w:rsidRDefault="00000000">
      <w:pPr>
        <w:pStyle w:val="36"/>
        <w:framePr w:wrap="notBeside"/>
      </w:pPr>
      <w:r>
        <w:t>מה"מ</w:t>
      </w:r>
      <w:r w:rsidR="007416CA">
        <w:t xml:space="preserve"> </w:t>
      </w:r>
      <w:r>
        <w:t>אר"כ:</w:t>
      </w:r>
    </w:p>
    <w:p w14:paraId="47727852" w14:textId="30E1D30F" w:rsidR="007416CA" w:rsidRDefault="00F40753" w:rsidP="008C4BB9">
      <w:pPr>
        <w:pStyle w:val="011"/>
        <w:rPr>
          <w:rtl/>
        </w:rPr>
      </w:pPr>
      <w:r>
        <w:rPr>
          <w:rtl/>
        </w:rPr>
        <w:t>ד</w:t>
      </w:r>
      <w:r w:rsidR="007416CA">
        <w:rPr>
          <w:rFonts w:hint="cs"/>
          <w:rtl/>
        </w:rPr>
        <w:t>'</w:t>
      </w:r>
      <w:r>
        <w:rPr>
          <w:rStyle w:val="affffe"/>
          <w:rtl/>
        </w:rPr>
        <w:t>בְּכוֹר בָּנֶיךָ תִּתֶּן לִי כֵּן תַּעֲשֶׂה לְשׁוֹרְךָ לְצֹאנֶךָ</w:t>
      </w:r>
      <w:r w:rsidR="007416CA">
        <w:rPr>
          <w:rFonts w:hint="cs"/>
          <w:rtl/>
        </w:rPr>
        <w:t>'</w:t>
      </w:r>
      <w:r>
        <w:rPr>
          <w:rtl/>
        </w:rPr>
        <w:t>,</w:t>
      </w:r>
      <w:r w:rsidR="007416CA">
        <w:rPr>
          <w:rFonts w:hint="cs"/>
          <w:rtl/>
        </w:rPr>
        <w:t xml:space="preserve"> מה בניך אין בלקוח ומתנה אף צאנך ובקרך</w:t>
      </w:r>
      <w:r>
        <w:rPr>
          <w:rFonts w:hint="cs"/>
          <w:rtl/>
        </w:rPr>
        <w:t xml:space="preserve"> </w:t>
      </w:r>
    </w:p>
    <w:p w14:paraId="0D7EBC9B" w14:textId="77777777" w:rsidR="007416CA" w:rsidRDefault="007416CA" w:rsidP="007416CA">
      <w:pPr>
        <w:pStyle w:val="afff0"/>
        <w:framePr w:wrap="around"/>
        <w:rPr>
          <w:rtl/>
        </w:rPr>
      </w:pPr>
      <w:r>
        <w:rPr>
          <w:rFonts w:hint="cs"/>
          <w:rtl/>
        </w:rPr>
        <w:t>נו.</w:t>
      </w:r>
    </w:p>
    <w:p w14:paraId="52163F7A" w14:textId="1E3AF703" w:rsidR="007416CA" w:rsidRDefault="007416CA" w:rsidP="007416CA">
      <w:pPr>
        <w:rPr>
          <w:rtl/>
        </w:rPr>
      </w:pPr>
      <w:r>
        <w:rPr>
          <w:rFonts w:hint="cs"/>
          <w:rtl/>
        </w:rPr>
        <w:t>'</w:t>
      </w:r>
      <w:r>
        <w:rPr>
          <w:rStyle w:val="affffe"/>
          <w:rtl/>
        </w:rPr>
        <w:t>כֵּן תַּעֲשֶׂה</w:t>
      </w:r>
      <w:r>
        <w:rPr>
          <w:rFonts w:hint="cs"/>
          <w:rtl/>
        </w:rPr>
        <w:t>'</w:t>
      </w:r>
      <w:r w:rsidR="00F40753">
        <w:rPr>
          <w:rtl/>
        </w:rPr>
        <w:t xml:space="preserve"> אם אינו ענין לבכור </w:t>
      </w:r>
      <w:r>
        <w:rPr>
          <w:rtl/>
        </w:rPr>
        <w:t>-</w:t>
      </w:r>
      <w:r w:rsidR="00F40753">
        <w:rPr>
          <w:rtl/>
        </w:rPr>
        <w:t xml:space="preserve"> </w:t>
      </w:r>
      <w:r>
        <w:rPr>
          <w:rFonts w:hint="cs"/>
          <w:rtl/>
        </w:rPr>
        <w:t>שאינו</w:t>
      </w:r>
      <w:r w:rsidR="00F40753">
        <w:rPr>
          <w:rtl/>
        </w:rPr>
        <w:t xml:space="preserve"> בעשייה, דברחם קדוש, תנהו ענין למעשר בהמה</w:t>
      </w:r>
      <w:r>
        <w:rPr>
          <w:rtl/>
        </w:rPr>
        <w:t>,</w:t>
      </w:r>
    </w:p>
    <w:p w14:paraId="3A8E1BDD" w14:textId="77777777" w:rsidR="007416CA" w:rsidRDefault="00F40753" w:rsidP="00373BAA">
      <w:pPr>
        <w:rPr>
          <w:rtl/>
        </w:rPr>
      </w:pPr>
      <w:r>
        <w:rPr>
          <w:rtl/>
        </w:rPr>
        <w:t>ו</w:t>
      </w:r>
      <w:r w:rsidR="007416CA">
        <w:rPr>
          <w:rFonts w:hint="cs"/>
          <w:rtl/>
        </w:rPr>
        <w:t xml:space="preserve">דווקא </w:t>
      </w:r>
      <w:r w:rsidR="007416CA">
        <w:rPr>
          <w:rtl/>
        </w:rPr>
        <w:t>דומיא דבנך</w:t>
      </w:r>
      <w:r w:rsidR="007416CA">
        <w:rPr>
          <w:rFonts w:hint="cs"/>
          <w:rtl/>
        </w:rPr>
        <w:t>[ולא חטאת ואשם]</w:t>
      </w:r>
      <w:r w:rsidR="007416CA">
        <w:rPr>
          <w:rtl/>
        </w:rPr>
        <w:t>,</w:t>
      </w:r>
      <w:r w:rsidR="007416CA">
        <w:rPr>
          <w:rFonts w:hint="cs"/>
          <w:rtl/>
        </w:rPr>
        <w:t>ד</w:t>
      </w:r>
      <w:r w:rsidR="007416CA">
        <w:rPr>
          <w:rtl/>
        </w:rPr>
        <w:t>מה בנך</w:t>
      </w:r>
      <w:r w:rsidR="007416CA">
        <w:rPr>
          <w:rFonts w:hint="cs"/>
          <w:rtl/>
        </w:rPr>
        <w:t xml:space="preserve"> </w:t>
      </w:r>
      <w:r>
        <w:rPr>
          <w:rtl/>
        </w:rPr>
        <w:t xml:space="preserve">שאינו בא על חטא, אף צאנך ושורך </w:t>
      </w:r>
    </w:p>
    <w:p w14:paraId="78CFC061" w14:textId="77777777" w:rsidR="007416CA" w:rsidRDefault="00373BAA" w:rsidP="00373BAA">
      <w:pPr>
        <w:rPr>
          <w:rtl/>
        </w:rPr>
      </w:pPr>
      <w:r>
        <w:rPr>
          <w:rFonts w:hint="cs"/>
          <w:rtl/>
        </w:rPr>
        <w:t>ולא</w:t>
      </w:r>
      <w:r w:rsidR="00F40753">
        <w:rPr>
          <w:rtl/>
        </w:rPr>
        <w:t xml:space="preserve"> לעו</w:t>
      </w:r>
      <w:r>
        <w:rPr>
          <w:rtl/>
        </w:rPr>
        <w:t>לה ולשלמים</w:t>
      </w:r>
      <w:r>
        <w:rPr>
          <w:rFonts w:hint="cs"/>
          <w:rtl/>
        </w:rPr>
        <w:t>-</w:t>
      </w:r>
      <w:r w:rsidR="007416CA">
        <w:rPr>
          <w:rtl/>
        </w:rPr>
        <w:t xml:space="preserve"> דומיא דבנך, </w:t>
      </w:r>
      <w:r w:rsidR="00F40753">
        <w:rPr>
          <w:rtl/>
        </w:rPr>
        <w:t>שאינו בא בנדר ונדבה, אף צאנך ושורך</w:t>
      </w:r>
      <w:r w:rsidR="00D2436C">
        <w:rPr>
          <w:rFonts w:hint="cs"/>
          <w:rtl/>
        </w:rPr>
        <w:t>.</w:t>
      </w:r>
      <w:r w:rsidR="00F40753">
        <w:rPr>
          <w:rtl/>
        </w:rPr>
        <w:t xml:space="preserve"> </w:t>
      </w:r>
    </w:p>
    <w:p w14:paraId="551433EF" w14:textId="77777777" w:rsidR="00B874E6" w:rsidRDefault="00373BAA" w:rsidP="00373BAA">
      <w:pPr>
        <w:rPr>
          <w:rtl/>
        </w:rPr>
      </w:pPr>
      <w:r>
        <w:rPr>
          <w:rFonts w:hint="cs"/>
          <w:rtl/>
        </w:rPr>
        <w:t xml:space="preserve">ולא </w:t>
      </w:r>
      <w:r w:rsidR="00F40753">
        <w:rPr>
          <w:rtl/>
        </w:rPr>
        <w:t>לעולת ראייה! דומיא דבנך</w:t>
      </w:r>
      <w:r w:rsidR="00D2436C">
        <w:rPr>
          <w:rFonts w:hint="cs"/>
          <w:rtl/>
        </w:rPr>
        <w:t xml:space="preserve"> </w:t>
      </w:r>
      <w:r w:rsidR="00F40753">
        <w:rPr>
          <w:rtl/>
        </w:rPr>
        <w:t>שא</w:t>
      </w:r>
      <w:r w:rsidR="00D2436C">
        <w:rPr>
          <w:rtl/>
        </w:rPr>
        <w:t>ין קבוע לו זמן, אף שורך וצאנך</w:t>
      </w:r>
      <w:r w:rsidR="0057284B">
        <w:rPr>
          <w:rtl/>
        </w:rPr>
        <w:t>.</w:t>
      </w:r>
    </w:p>
    <w:p w14:paraId="03194AD8" w14:textId="572301A2" w:rsidR="00373BAA" w:rsidRDefault="00D2436C" w:rsidP="00D2436C">
      <w:pPr>
        <w:rPr>
          <w:rtl/>
        </w:rPr>
      </w:pPr>
      <w:r>
        <w:rPr>
          <w:rFonts w:hint="cs"/>
          <w:rtl/>
        </w:rPr>
        <w:t>'</w:t>
      </w:r>
      <w:r>
        <w:rPr>
          <w:rStyle w:val="affffe"/>
          <w:rFonts w:hint="cs"/>
          <w:rtl/>
        </w:rPr>
        <w:t>תַּעֲשֶׂה</w:t>
      </w:r>
      <w:r>
        <w:rPr>
          <w:rFonts w:hint="cs"/>
          <w:rtl/>
        </w:rPr>
        <w:t xml:space="preserve">' בשעת עשייה מיעט הכתוב </w:t>
      </w:r>
    </w:p>
    <w:p w14:paraId="7C58ECF9" w14:textId="77777777" w:rsidR="00D2436C" w:rsidRDefault="00D2436C" w:rsidP="00D2436C">
      <w:pPr>
        <w:rPr>
          <w:rtl/>
        </w:rPr>
      </w:pPr>
      <w:r>
        <w:rPr>
          <w:rFonts w:hint="cs"/>
          <w:rtl/>
        </w:rPr>
        <w:t xml:space="preserve">[ולרי'ו לקחת עשרה עוברין במעי אמן כולן נכנסין לדיר להתעשר] </w:t>
      </w:r>
    </w:p>
    <w:p w14:paraId="4FBF5F0D" w14:textId="7A19DB9B" w:rsidR="006542AA" w:rsidRDefault="00000000">
      <w:pPr>
        <w:pStyle w:val="36"/>
        <w:framePr w:wrap="notBeside"/>
      </w:pPr>
      <w:r w:rsidRPr="007416CA">
        <w:t>גופא</w:t>
      </w:r>
      <w:r>
        <w:t xml:space="preserve"> אר"א</w:t>
      </w:r>
      <w:r w:rsidR="007416CA">
        <w:t xml:space="preserve"> מר</w:t>
      </w:r>
      <w:r>
        <w:t>י"ו:</w:t>
      </w:r>
    </w:p>
    <w:p w14:paraId="7BAE64D7" w14:textId="4D0AAFF6" w:rsidR="007416CA" w:rsidRDefault="00F40753" w:rsidP="00D2436C">
      <w:pPr>
        <w:rPr>
          <w:rtl/>
        </w:rPr>
      </w:pPr>
      <w:r>
        <w:rPr>
          <w:rtl/>
        </w:rPr>
        <w:t xml:space="preserve">לקח עשרה עוברים במעי אמן - כולן נכנסין לדיר להתעשר, </w:t>
      </w:r>
    </w:p>
    <w:p w14:paraId="6C5F7441" w14:textId="77777777" w:rsidR="006542AA" w:rsidRDefault="00000000">
      <w:pPr>
        <w:pStyle w:val="36"/>
        <w:framePr w:wrap="notBeside"/>
      </w:pPr>
      <w:r>
        <w:lastRenderedPageBreak/>
        <w:t>והא אנן תנן:</w:t>
      </w:r>
    </w:p>
    <w:p w14:paraId="24FBCE09" w14:textId="2E0D4483" w:rsidR="007416CA" w:rsidRDefault="00F40753" w:rsidP="007416CA">
      <w:pPr>
        <w:rPr>
          <w:rtl/>
        </w:rPr>
      </w:pPr>
      <w:r>
        <w:rPr>
          <w:rtl/>
        </w:rPr>
        <w:t xml:space="preserve">הלוקח או שניתן לו במתנה - פטור מן מעשר בהמה! </w:t>
      </w:r>
    </w:p>
    <w:p w14:paraId="6B1C02D0" w14:textId="4970473A" w:rsidR="006542AA" w:rsidRDefault="00000000">
      <w:pPr>
        <w:pStyle w:val="36"/>
        <w:framePr w:wrap="notBeside"/>
      </w:pPr>
      <w:r>
        <w:t>אר"א</w:t>
      </w:r>
      <w:r w:rsidR="00F40753">
        <w:t>:</w:t>
      </w:r>
    </w:p>
    <w:p w14:paraId="2CA4D3B5" w14:textId="36CA4BD5" w:rsidR="00B874E6" w:rsidRDefault="00F40753" w:rsidP="00D2436C">
      <w:pPr>
        <w:rPr>
          <w:rtl/>
        </w:rPr>
      </w:pPr>
      <w:r>
        <w:rPr>
          <w:rtl/>
        </w:rPr>
        <w:t>ר</w:t>
      </w:r>
      <w:r w:rsidR="00D2436C">
        <w:rPr>
          <w:rFonts w:hint="cs"/>
          <w:rtl/>
        </w:rPr>
        <w:t xml:space="preserve">איתי הלילה </w:t>
      </w:r>
      <w:r w:rsidR="00D2436C">
        <w:rPr>
          <w:rStyle w:val="27"/>
          <w:rFonts w:hint="cs"/>
          <w:rtl/>
        </w:rPr>
        <w:t>לר</w:t>
      </w:r>
      <w:r w:rsidR="007416CA">
        <w:rPr>
          <w:rStyle w:val="27"/>
          <w:rFonts w:hint="cs"/>
          <w:rtl/>
        </w:rPr>
        <w:t>י"ו</w:t>
      </w:r>
      <w:r w:rsidR="00D2436C">
        <w:rPr>
          <w:rFonts w:hint="cs"/>
          <w:rtl/>
        </w:rPr>
        <w:t xml:space="preserve"> בחלומי ויודעני שאומר דבר מעליא</w:t>
      </w:r>
      <w:r>
        <w:rPr>
          <w:rtl/>
        </w:rPr>
        <w:t xml:space="preserve"> </w:t>
      </w:r>
      <w:r w:rsidR="00D2436C">
        <w:rPr>
          <w:rFonts w:hint="cs"/>
          <w:rtl/>
        </w:rPr>
        <w:t>'</w:t>
      </w:r>
      <w:r w:rsidR="007416CA">
        <w:rPr>
          <w:rStyle w:val="affffe"/>
          <w:rtl/>
        </w:rPr>
        <w:t>תַּעֲשֶׂה</w:t>
      </w:r>
      <w:r w:rsidR="00D2436C">
        <w:rPr>
          <w:rFonts w:hint="cs"/>
          <w:rtl/>
        </w:rPr>
        <w:t>'</w:t>
      </w:r>
      <w:r>
        <w:rPr>
          <w:rtl/>
        </w:rPr>
        <w:t xml:space="preserve"> - בשעת עשייה מיעט הכתוב</w:t>
      </w:r>
      <w:r w:rsidR="0057284B">
        <w:rPr>
          <w:rtl/>
        </w:rPr>
        <w:t>.</w:t>
      </w:r>
    </w:p>
    <w:p w14:paraId="4A5AA131" w14:textId="665D5CB3" w:rsidR="006542AA" w:rsidRDefault="00000000">
      <w:pPr>
        <w:pStyle w:val="36"/>
        <w:framePr w:wrap="notBeside"/>
      </w:pPr>
      <w:r>
        <w:t>איתיביה ר</w:t>
      </w:r>
      <w:r w:rsidR="00D2436C">
        <w:t>ש</w:t>
      </w:r>
      <w:r>
        <w:t>ב"א</w:t>
      </w:r>
      <w:r w:rsidR="00D2436C">
        <w:t xml:space="preserve"> ל</w:t>
      </w:r>
      <w:r>
        <w:t>ר"א:</w:t>
      </w:r>
    </w:p>
    <w:p w14:paraId="11E6B7DC" w14:textId="26BA3A36" w:rsidR="00D2436C" w:rsidRDefault="00F40753" w:rsidP="00D2436C">
      <w:pPr>
        <w:rPr>
          <w:rtl/>
        </w:rPr>
      </w:pPr>
      <w:r>
        <w:rPr>
          <w:rtl/>
        </w:rPr>
        <w:t xml:space="preserve">הלקוח חל על מחוסר זמן! </w:t>
      </w:r>
    </w:p>
    <w:p w14:paraId="5B282B57" w14:textId="1DDE922B" w:rsidR="006542AA" w:rsidRDefault="00000000">
      <w:pPr>
        <w:pStyle w:val="36"/>
        <w:framePr w:wrap="notBeside"/>
      </w:pPr>
      <w:r>
        <w:t>א"ל</w:t>
      </w:r>
      <w:r w:rsidR="00F40753">
        <w:t>:</w:t>
      </w:r>
    </w:p>
    <w:p w14:paraId="2F13A031" w14:textId="6C233044" w:rsidR="00B874E6" w:rsidRDefault="00F40753" w:rsidP="00373BAA">
      <w:pPr>
        <w:rPr>
          <w:rtl/>
        </w:rPr>
      </w:pPr>
      <w:r>
        <w:rPr>
          <w:rtl/>
        </w:rPr>
        <w:t>זו אינה משנה, וא</w:t>
      </w:r>
      <w:r w:rsidR="00D2436C">
        <w:rPr>
          <w:rFonts w:hint="cs"/>
          <w:rtl/>
        </w:rPr>
        <w:t xml:space="preserve">ת"ל </w:t>
      </w:r>
      <w:r>
        <w:rPr>
          <w:rtl/>
        </w:rPr>
        <w:t xml:space="preserve">משנה </w:t>
      </w:r>
      <w:r>
        <w:rPr>
          <w:rStyle w:val="27"/>
          <w:rtl/>
        </w:rPr>
        <w:t>ר</w:t>
      </w:r>
      <w:r w:rsidR="00D2436C">
        <w:rPr>
          <w:rStyle w:val="27"/>
          <w:rFonts w:hint="cs"/>
          <w:rtl/>
        </w:rPr>
        <w:t>שב"י</w:t>
      </w:r>
      <w:r w:rsidR="00D2436C">
        <w:rPr>
          <w:rFonts w:hint="cs"/>
          <w:rtl/>
        </w:rPr>
        <w:t xml:space="preserve"> </w:t>
      </w:r>
      <w:r w:rsidR="00D2436C">
        <w:rPr>
          <w:rStyle w:val="27"/>
          <w:rFonts w:hint="cs"/>
          <w:rtl/>
        </w:rPr>
        <w:t>מר"ש</w:t>
      </w:r>
      <w:r w:rsidR="00D2436C">
        <w:rPr>
          <w:rFonts w:hint="cs"/>
          <w:rtl/>
        </w:rPr>
        <w:t xml:space="preserve"> היא</w:t>
      </w:r>
      <w:r>
        <w:rPr>
          <w:rtl/>
        </w:rPr>
        <w:t xml:space="preserve">: </w:t>
      </w:r>
      <w:r w:rsidR="00D2436C">
        <w:rPr>
          <w:rFonts w:hint="cs"/>
          <w:rtl/>
        </w:rPr>
        <w:t>ד</w:t>
      </w:r>
      <w:r>
        <w:rPr>
          <w:rtl/>
        </w:rPr>
        <w:t>מחוסר זמן נכ</w:t>
      </w:r>
      <w:r w:rsidR="00373BAA">
        <w:rPr>
          <w:rtl/>
        </w:rPr>
        <w:t>נס לדיר להתעשר, והרי הוא כבכור</w:t>
      </w:r>
      <w:r w:rsidR="00373BAA">
        <w:rPr>
          <w:rFonts w:hint="cs"/>
          <w:rtl/>
        </w:rPr>
        <w:t xml:space="preserve"> ד</w:t>
      </w:r>
      <w:r>
        <w:rPr>
          <w:rtl/>
        </w:rPr>
        <w:t xml:space="preserve">קדוש לפני זמנו וקרב לאחר זמנו, אף מחוסר זמן </w:t>
      </w:r>
    </w:p>
    <w:p w14:paraId="1EF54DBF" w14:textId="1CFFA182" w:rsidR="006542AA" w:rsidRDefault="00000000">
      <w:pPr>
        <w:pStyle w:val="36"/>
        <w:framePr w:wrap="notBeside"/>
      </w:pPr>
      <w:r>
        <w:t>והך ד</w:t>
      </w:r>
      <w:r w:rsidR="00F40753">
        <w:t xml:space="preserve">תני תנא </w:t>
      </w:r>
      <w:r>
        <w:t>לפניו</w:t>
      </w:r>
      <w:r w:rsidR="00F40753">
        <w:t xml:space="preserve"> דרב:</w:t>
      </w:r>
    </w:p>
    <w:p w14:paraId="43B458FA" w14:textId="15E3B4FF" w:rsidR="00D2436C" w:rsidRDefault="00F40753" w:rsidP="00F40753">
      <w:pPr>
        <w:rPr>
          <w:rtl/>
        </w:rPr>
      </w:pPr>
      <w:r>
        <w:rPr>
          <w:rtl/>
        </w:rPr>
        <w:t xml:space="preserve">איזהו אתנן שנכנס לדיר להתעשר - כל שנתנו לה וחזר ולקחו הימנה </w:t>
      </w:r>
    </w:p>
    <w:p w14:paraId="78C63852" w14:textId="5BA35A06" w:rsidR="00373BAA" w:rsidRDefault="00F40753" w:rsidP="00D83FE8">
      <w:pPr>
        <w:rPr>
          <w:rtl/>
        </w:rPr>
      </w:pPr>
      <w:r>
        <w:rPr>
          <w:rtl/>
        </w:rPr>
        <w:t xml:space="preserve">והא איפסיל לו בלוקח! </w:t>
      </w:r>
    </w:p>
    <w:p w14:paraId="676BA942" w14:textId="71375160" w:rsidR="006542AA" w:rsidRDefault="00000000">
      <w:pPr>
        <w:pStyle w:val="36"/>
        <w:framePr w:wrap="notBeside"/>
      </w:pPr>
      <w:r>
        <w:t>אישתמיטתיה הא דאר"א</w:t>
      </w:r>
      <w:r w:rsidR="00D2436C">
        <w:t xml:space="preserve"> מר</w:t>
      </w:r>
      <w:r>
        <w:t>י"ו:</w:t>
      </w:r>
    </w:p>
    <w:p w14:paraId="28493267" w14:textId="7239C356" w:rsidR="00B874E6" w:rsidRDefault="00F40753" w:rsidP="00D83FE8">
      <w:pPr>
        <w:rPr>
          <w:rtl/>
        </w:rPr>
      </w:pPr>
      <w:r>
        <w:rPr>
          <w:rtl/>
        </w:rPr>
        <w:t>לקח עשרה עוברין במעי אמן - כולם נכנסין לדיר להתעשר</w:t>
      </w:r>
      <w:r w:rsidR="0057284B">
        <w:rPr>
          <w:rtl/>
        </w:rPr>
        <w:t>.</w:t>
      </w:r>
    </w:p>
    <w:p w14:paraId="1B1F62B3" w14:textId="77777777" w:rsidR="00D83FE8" w:rsidRDefault="00D83FE8" w:rsidP="00D83FE8">
      <w:pPr>
        <w:pStyle w:val="afff0"/>
        <w:framePr w:wrap="around"/>
        <w:rPr>
          <w:rtl/>
        </w:rPr>
      </w:pPr>
      <w:r>
        <w:rPr>
          <w:rFonts w:hint="cs"/>
          <w:rtl/>
        </w:rPr>
        <w:t>נו:</w:t>
      </w:r>
    </w:p>
    <w:p w14:paraId="1E1A393B" w14:textId="1C043F1D" w:rsidR="00D83FE8" w:rsidRDefault="00D83FE8" w:rsidP="00D83FE8">
      <w:pPr>
        <w:rPr>
          <w:rtl/>
        </w:rPr>
      </w:pPr>
      <w:r>
        <w:rPr>
          <w:rFonts w:hint="cs"/>
          <w:rtl/>
        </w:rPr>
        <w:t xml:space="preserve">ומיירי </w:t>
      </w:r>
      <w:r w:rsidR="004B7003">
        <w:rPr>
          <w:rtl/>
        </w:rPr>
        <w:t>בזונ</w:t>
      </w:r>
      <w:r w:rsidR="004B7003">
        <w:rPr>
          <w:rFonts w:hint="cs"/>
          <w:rtl/>
        </w:rPr>
        <w:t>ה</w:t>
      </w:r>
      <w:r w:rsidR="00F40753">
        <w:rPr>
          <w:rtl/>
        </w:rPr>
        <w:t xml:space="preserve"> כותית</w:t>
      </w:r>
      <w:r>
        <w:rPr>
          <w:rtl/>
        </w:rPr>
        <w:t>,</w:t>
      </w:r>
      <w:r>
        <w:rPr>
          <w:rFonts w:hint="cs"/>
          <w:rtl/>
        </w:rPr>
        <w:t xml:space="preserve"> [ולא בישראלית דקמ"ל דלא הוי אתנן]</w:t>
      </w:r>
    </w:p>
    <w:p w14:paraId="6F125BDB" w14:textId="77777777" w:rsidR="006542AA" w:rsidRDefault="00000000">
      <w:pPr>
        <w:pStyle w:val="36"/>
        <w:framePr w:wrap="notBeside"/>
      </w:pPr>
      <w:r>
        <w:t>כדאביי</w:t>
      </w:r>
      <w:r w:rsidR="00D83FE8">
        <w:t>:</w:t>
      </w:r>
    </w:p>
    <w:p w14:paraId="2E5ACF14" w14:textId="1B82F065" w:rsidR="00B874E6" w:rsidRDefault="00F40753" w:rsidP="00D83FE8">
      <w:pPr>
        <w:rPr>
          <w:rtl/>
        </w:rPr>
      </w:pPr>
      <w:r>
        <w:rPr>
          <w:rtl/>
        </w:rPr>
        <w:t>ז</w:t>
      </w:r>
      <w:r w:rsidRPr="00D83FE8">
        <w:rPr>
          <w:b/>
          <w:bCs/>
          <w:rtl/>
        </w:rPr>
        <w:t>ונה ישראלית</w:t>
      </w:r>
      <w:r w:rsidR="00D83FE8">
        <w:rPr>
          <w:rFonts w:hint="cs"/>
          <w:b/>
          <w:bCs/>
          <w:rtl/>
        </w:rPr>
        <w:t>:</w:t>
      </w:r>
      <w:r>
        <w:rPr>
          <w:rtl/>
        </w:rPr>
        <w:t xml:space="preserve"> אתננה מותר, וכהן הבא עליו לוקה משום לא יחלל זרעו</w:t>
      </w:r>
      <w:r w:rsidR="0057284B">
        <w:rPr>
          <w:rtl/>
        </w:rPr>
        <w:t>.</w:t>
      </w:r>
    </w:p>
    <w:p w14:paraId="6CC7091B" w14:textId="094D0100" w:rsidR="00B874E6" w:rsidRDefault="00D83FE8" w:rsidP="00D83FE8">
      <w:pPr>
        <w:rPr>
          <w:rtl/>
        </w:rPr>
      </w:pPr>
      <w:r>
        <w:rPr>
          <w:b/>
          <w:bCs/>
          <w:rtl/>
        </w:rPr>
        <w:tab/>
      </w:r>
      <w:r w:rsidR="00F40753" w:rsidRPr="00D83FE8">
        <w:rPr>
          <w:b/>
          <w:bCs/>
          <w:rtl/>
        </w:rPr>
        <w:t>זונה כותית</w:t>
      </w:r>
      <w:r>
        <w:rPr>
          <w:rFonts w:hint="cs"/>
          <w:rtl/>
        </w:rPr>
        <w:t>:</w:t>
      </w:r>
      <w:r>
        <w:rPr>
          <w:rtl/>
        </w:rPr>
        <w:t xml:space="preserve"> אתננה אסור </w:t>
      </w:r>
      <w:r>
        <w:rPr>
          <w:rFonts w:hint="cs"/>
          <w:rtl/>
        </w:rPr>
        <w:t>ד</w:t>
      </w:r>
      <w:r w:rsidR="00F40753">
        <w:rPr>
          <w:rtl/>
        </w:rPr>
        <w:t xml:space="preserve">גמר </w:t>
      </w:r>
      <w:r>
        <w:rPr>
          <w:rFonts w:hint="cs"/>
          <w:rtl/>
        </w:rPr>
        <w:t>'</w:t>
      </w:r>
      <w:r w:rsidR="00F40753">
        <w:rPr>
          <w:rtl/>
        </w:rPr>
        <w:t>תועבה תועבה</w:t>
      </w:r>
      <w:r>
        <w:rPr>
          <w:rFonts w:hint="cs"/>
          <w:rtl/>
        </w:rPr>
        <w:t>'</w:t>
      </w:r>
      <w:r w:rsidR="00F40753">
        <w:rPr>
          <w:rtl/>
        </w:rPr>
        <w:t xml:space="preserve"> מעריות דלא תפסי בה קדושי</w:t>
      </w:r>
      <w:r w:rsidR="0057284B">
        <w:rPr>
          <w:rtl/>
        </w:rPr>
        <w:t>.</w:t>
      </w:r>
    </w:p>
    <w:p w14:paraId="2AB53EA8" w14:textId="22DC3645" w:rsidR="00B874E6" w:rsidRDefault="00D83FE8" w:rsidP="00D83FE8">
      <w:pPr>
        <w:rPr>
          <w:rtl/>
        </w:rPr>
      </w:pPr>
      <w:r>
        <w:rPr>
          <w:rtl/>
        </w:rPr>
        <w:tab/>
      </w:r>
      <w:r>
        <w:rPr>
          <w:rFonts w:hint="cs"/>
          <w:rtl/>
        </w:rPr>
        <w:tab/>
      </w:r>
      <w:r>
        <w:rPr>
          <w:rtl/>
        </w:rPr>
        <w:tab/>
      </w:r>
      <w:r w:rsidR="00F40753">
        <w:rPr>
          <w:rtl/>
        </w:rPr>
        <w:t xml:space="preserve">וכהן הבא </w:t>
      </w:r>
      <w:r>
        <w:rPr>
          <w:rtl/>
        </w:rPr>
        <w:t>עליו</w:t>
      </w:r>
      <w:r w:rsidR="00F40753">
        <w:rPr>
          <w:rtl/>
        </w:rPr>
        <w:t xml:space="preserve"> אינו לוקה משום לא יחלל זרעו</w:t>
      </w:r>
      <w:r>
        <w:rPr>
          <w:rFonts w:hint="cs"/>
          <w:rtl/>
        </w:rPr>
        <w:t xml:space="preserve"> דזה</w:t>
      </w:r>
      <w:r w:rsidR="00F40753">
        <w:rPr>
          <w:rtl/>
        </w:rPr>
        <w:t xml:space="preserve"> </w:t>
      </w:r>
      <w:r>
        <w:rPr>
          <w:rtl/>
        </w:rPr>
        <w:t>לא</w:t>
      </w:r>
      <w:r w:rsidR="00F40753">
        <w:rPr>
          <w:rtl/>
        </w:rPr>
        <w:t xml:space="preserve"> זרעיה הוא</w:t>
      </w:r>
      <w:r w:rsidR="0057284B">
        <w:rPr>
          <w:rtl/>
        </w:rPr>
        <w:t>.</w:t>
      </w:r>
    </w:p>
    <w:p w14:paraId="0631719A" w14:textId="1F6F583E" w:rsidR="0057284B" w:rsidRDefault="0057284B" w:rsidP="009F73ED">
      <w:pPr>
        <w:pStyle w:val="affff9"/>
        <w:rPr>
          <w:rtl/>
        </w:rPr>
      </w:pPr>
      <w:r>
        <w:rPr>
          <w:rtl/>
        </w:rPr>
        <w:t>• • •</w:t>
      </w:r>
    </w:p>
    <w:p w14:paraId="31DFC7C2" w14:textId="77777777" w:rsidR="006542AA" w:rsidRDefault="00000000">
      <w:pPr>
        <w:pStyle w:val="afffff5"/>
        <w:framePr w:wrap="around"/>
      </w:pPr>
      <w:r>
        <w:t>משנה ג</w:t>
      </w:r>
    </w:p>
    <w:p w14:paraId="0A7E2A27" w14:textId="77777777" w:rsidR="00D83FE8" w:rsidRDefault="00F40753" w:rsidP="009F73ED">
      <w:pPr>
        <w:pStyle w:val="afff5"/>
        <w:spacing w:before="120"/>
        <w:rPr>
          <w:rtl/>
        </w:rPr>
      </w:pPr>
      <w:r>
        <w:rPr>
          <w:rtl/>
        </w:rPr>
        <w:t xml:space="preserve">האחין והשותפין שחייבין בקלבון - פטורין ממעשר בהמה, </w:t>
      </w:r>
    </w:p>
    <w:p w14:paraId="2523CF72" w14:textId="77777777" w:rsidR="00B874E6" w:rsidRDefault="00D83FE8" w:rsidP="004B7003">
      <w:pPr>
        <w:pStyle w:val="afff5"/>
        <w:rPr>
          <w:rtl/>
        </w:rPr>
      </w:pPr>
      <w:r>
        <w:rPr>
          <w:rtl/>
        </w:rPr>
        <w:tab/>
      </w:r>
      <w:r>
        <w:rPr>
          <w:rtl/>
        </w:rPr>
        <w:tab/>
      </w:r>
      <w:r>
        <w:rPr>
          <w:rtl/>
        </w:rPr>
        <w:tab/>
      </w:r>
      <w:r w:rsidR="00F40753">
        <w:rPr>
          <w:rtl/>
        </w:rPr>
        <w:t>חייבין במעשר בהמה - פטורין מן הקלבון</w:t>
      </w:r>
      <w:r w:rsidR="0057284B">
        <w:rPr>
          <w:rtl/>
        </w:rPr>
        <w:t>.</w:t>
      </w:r>
    </w:p>
    <w:p w14:paraId="69DA0182" w14:textId="77777777" w:rsidR="00B874E6" w:rsidRDefault="00D83FE8" w:rsidP="004B7003">
      <w:pPr>
        <w:pStyle w:val="afff5"/>
        <w:rPr>
          <w:rtl/>
        </w:rPr>
      </w:pPr>
      <w:r>
        <w:rPr>
          <w:rtl/>
        </w:rPr>
        <w:tab/>
      </w:r>
      <w:r>
        <w:rPr>
          <w:rtl/>
        </w:rPr>
        <w:tab/>
      </w:r>
      <w:r>
        <w:rPr>
          <w:rtl/>
        </w:rPr>
        <w:tab/>
      </w:r>
      <w:r w:rsidR="00F40753">
        <w:rPr>
          <w:rtl/>
        </w:rPr>
        <w:t>קנו מתפיסת הבית - חייבין, ואם לאו - פטורין</w:t>
      </w:r>
      <w:r w:rsidR="0057284B">
        <w:rPr>
          <w:rtl/>
        </w:rPr>
        <w:t>.</w:t>
      </w:r>
    </w:p>
    <w:p w14:paraId="6B78C1CC" w14:textId="77777777" w:rsidR="00D83FE8" w:rsidRDefault="00F40753" w:rsidP="004B7003">
      <w:pPr>
        <w:pStyle w:val="afff5"/>
        <w:rPr>
          <w:rtl/>
        </w:rPr>
      </w:pPr>
      <w:r>
        <w:rPr>
          <w:rtl/>
        </w:rPr>
        <w:t xml:space="preserve">חלקו חזרו ונשתתפו - חייבין בקלבון ופטורין ממעשר בהמה: </w:t>
      </w:r>
    </w:p>
    <w:p w14:paraId="12AFACB1" w14:textId="4491D5A6" w:rsidR="0057284B" w:rsidRDefault="0057284B" w:rsidP="009F73ED">
      <w:pPr>
        <w:pStyle w:val="affff9"/>
        <w:rPr>
          <w:rtl/>
        </w:rPr>
      </w:pPr>
      <w:r>
        <w:rPr>
          <w:rtl/>
        </w:rPr>
        <w:t>• • •</w:t>
      </w:r>
    </w:p>
    <w:p w14:paraId="7880C642" w14:textId="77777777" w:rsidR="006542AA" w:rsidRDefault="00000000">
      <w:pPr>
        <w:pStyle w:val="36"/>
        <w:framePr w:wrap="notBeside"/>
      </w:pPr>
      <w:r>
        <w:t>ת"ר:</w:t>
      </w:r>
    </w:p>
    <w:p w14:paraId="7F42C882" w14:textId="7D85E7B6" w:rsidR="00B874E6" w:rsidRDefault="00F40753" w:rsidP="00F40753">
      <w:pPr>
        <w:rPr>
          <w:rtl/>
        </w:rPr>
      </w:pPr>
      <w:r>
        <w:rPr>
          <w:rtl/>
        </w:rPr>
        <w:t xml:space="preserve">יהיה לך - ולא של שותפות, יכול אפי' קנו בתפיסת הבית - ת"ל </w:t>
      </w:r>
      <w:r w:rsidR="006D2FA2">
        <w:rPr>
          <w:rFonts w:hint="cs"/>
          <w:rtl/>
        </w:rPr>
        <w:t>'</w:t>
      </w:r>
      <w:r>
        <w:rPr>
          <w:rtl/>
        </w:rPr>
        <w:t>יהיה</w:t>
      </w:r>
      <w:r w:rsidR="006D2FA2">
        <w:rPr>
          <w:rFonts w:hint="cs"/>
          <w:rtl/>
        </w:rPr>
        <w:t>'</w:t>
      </w:r>
      <w:r w:rsidR="0057284B">
        <w:rPr>
          <w:rtl/>
        </w:rPr>
        <w:t>.</w:t>
      </w:r>
    </w:p>
    <w:p w14:paraId="40133137" w14:textId="01F3D553" w:rsidR="00B874E6" w:rsidRDefault="00F40753" w:rsidP="006D2FA2">
      <w:pPr>
        <w:rPr>
          <w:rtl/>
        </w:rPr>
      </w:pPr>
      <w:r>
        <w:rPr>
          <w:rtl/>
        </w:rPr>
        <w:t>אם אינו ענין לבכור</w:t>
      </w:r>
      <w:r w:rsidR="006D2FA2">
        <w:rPr>
          <w:rFonts w:hint="cs"/>
          <w:rtl/>
        </w:rPr>
        <w:t xml:space="preserve"> </w:t>
      </w:r>
      <w:r>
        <w:rPr>
          <w:rFonts w:hint="cs"/>
          <w:rtl/>
        </w:rPr>
        <w:t>דישנו</w:t>
      </w:r>
      <w:r>
        <w:rPr>
          <w:rtl/>
        </w:rPr>
        <w:t xml:space="preserve"> בשותפות ד</w:t>
      </w:r>
      <w:r w:rsidR="006D2FA2">
        <w:rPr>
          <w:rFonts w:hint="cs"/>
          <w:rtl/>
        </w:rPr>
        <w:t>'</w:t>
      </w:r>
      <w:r>
        <w:rPr>
          <w:rStyle w:val="affffe"/>
          <w:rtl/>
        </w:rPr>
        <w:t>וּבְכוֹרוֹת בְּקַרְכֶם וְצֹאנְכֶם</w:t>
      </w:r>
      <w:r w:rsidR="006D2FA2">
        <w:rPr>
          <w:rFonts w:hint="cs"/>
          <w:rtl/>
        </w:rPr>
        <w:t>'</w:t>
      </w:r>
      <w:r>
        <w:rPr>
          <w:rtl/>
        </w:rPr>
        <w:t>, תנהו ענין למעשר בהמה</w:t>
      </w:r>
      <w:r w:rsidR="0057284B">
        <w:rPr>
          <w:rtl/>
        </w:rPr>
        <w:t>.</w:t>
      </w:r>
    </w:p>
    <w:p w14:paraId="1DB48FFF" w14:textId="77777777" w:rsidR="006542AA" w:rsidRDefault="00000000">
      <w:pPr>
        <w:pStyle w:val="36"/>
        <w:framePr w:wrap="notBeside"/>
      </w:pPr>
      <w:r>
        <w:lastRenderedPageBreak/>
        <w:t>א"ר ירמיה:</w:t>
      </w:r>
    </w:p>
    <w:p w14:paraId="3304EBF3" w14:textId="024B8EF9" w:rsidR="006D2FA2" w:rsidRDefault="00F40753" w:rsidP="00F40753">
      <w:pPr>
        <w:rPr>
          <w:rtl/>
        </w:rPr>
      </w:pPr>
      <w:r>
        <w:rPr>
          <w:rtl/>
        </w:rPr>
        <w:t xml:space="preserve">פעמים שחייבין בזה ובזה, ופעמים שפטורין מזה ומזה, </w:t>
      </w:r>
    </w:p>
    <w:p w14:paraId="5EDC9999" w14:textId="77777777" w:rsidR="006D2FA2" w:rsidRDefault="00F40753" w:rsidP="00F40753">
      <w:pPr>
        <w:rPr>
          <w:rtl/>
        </w:rPr>
      </w:pPr>
      <w:r>
        <w:rPr>
          <w:rtl/>
        </w:rPr>
        <w:t xml:space="preserve">פעמים שחייבין בקלבון ופטורין ממעשר בהמה, </w:t>
      </w:r>
    </w:p>
    <w:p w14:paraId="4FFD77FE" w14:textId="77777777" w:rsidR="00B874E6" w:rsidRDefault="00F40753" w:rsidP="00F40753">
      <w:pPr>
        <w:rPr>
          <w:rtl/>
        </w:rPr>
      </w:pPr>
      <w:r>
        <w:rPr>
          <w:rtl/>
        </w:rPr>
        <w:t>ופעמים שחייבין במעשר בהמה ופטורין מן הקלבון</w:t>
      </w:r>
      <w:r w:rsidR="0057284B">
        <w:rPr>
          <w:rtl/>
        </w:rPr>
        <w:t>.</w:t>
      </w:r>
    </w:p>
    <w:p w14:paraId="49F13D50" w14:textId="27B89451" w:rsidR="006D2FA2" w:rsidRDefault="00F40753" w:rsidP="00F40753">
      <w:pPr>
        <w:rPr>
          <w:rtl/>
        </w:rPr>
      </w:pPr>
      <w:r>
        <w:rPr>
          <w:rtl/>
        </w:rPr>
        <w:t>חייבין בזה ובזה - שחלקו בכספים ולא חלקו בבהמה,</w:t>
      </w:r>
    </w:p>
    <w:p w14:paraId="46CA116F" w14:textId="6F1EB831" w:rsidR="006D2FA2" w:rsidRDefault="00F40753" w:rsidP="00F40753">
      <w:pPr>
        <w:rPr>
          <w:rtl/>
        </w:rPr>
      </w:pPr>
      <w:r>
        <w:rPr>
          <w:rtl/>
        </w:rPr>
        <w:t>פטורין מזה ומזה - שחלקו בבהמה ולא חלקו בכספים,</w:t>
      </w:r>
    </w:p>
    <w:p w14:paraId="510BB454" w14:textId="088D2105" w:rsidR="006D2FA2" w:rsidRDefault="00F40753" w:rsidP="00F40753">
      <w:pPr>
        <w:rPr>
          <w:rtl/>
        </w:rPr>
      </w:pPr>
      <w:r>
        <w:rPr>
          <w:rtl/>
        </w:rPr>
        <w:t>חייבין בקלבון ופטורין ממעשר בהמה - שחלקו בזה ובזה,</w:t>
      </w:r>
    </w:p>
    <w:p w14:paraId="4911CEA9" w14:textId="77777777" w:rsidR="00B874E6" w:rsidRDefault="00F40753" w:rsidP="00F40753">
      <w:pPr>
        <w:rPr>
          <w:rtl/>
        </w:rPr>
      </w:pPr>
      <w:r>
        <w:rPr>
          <w:rtl/>
        </w:rPr>
        <w:t>חייבין במעשר בהמה ופטורין מן הקלבון - שלא חלקו בזה ובזה</w:t>
      </w:r>
      <w:r w:rsidR="0057284B">
        <w:rPr>
          <w:rtl/>
        </w:rPr>
        <w:t>.</w:t>
      </w:r>
    </w:p>
    <w:p w14:paraId="4B32028F" w14:textId="293881FA" w:rsidR="006D2FA2" w:rsidRDefault="00F40753" w:rsidP="00F40753">
      <w:pPr>
        <w:rPr>
          <w:rtl/>
        </w:rPr>
      </w:pPr>
      <w:r>
        <w:rPr>
          <w:rtl/>
        </w:rPr>
        <w:t xml:space="preserve">פשיטא! חלקו בבהמה ולא חלקו בכספים איצטריכא לו, </w:t>
      </w:r>
    </w:p>
    <w:p w14:paraId="589907A2" w14:textId="77DF2065" w:rsidR="00B874E6" w:rsidRDefault="00F40753" w:rsidP="00F40753">
      <w:pPr>
        <w:rPr>
          <w:rtl/>
        </w:rPr>
      </w:pPr>
      <w:r>
        <w:rPr>
          <w:rtl/>
        </w:rPr>
        <w:t>סד"א: כיון דחלקו בבהמה - גלו דעתם דלמיפלג קיימי, וליחייבו בקלבון, קמ"ל</w:t>
      </w:r>
      <w:r w:rsidR="0057284B">
        <w:rPr>
          <w:rtl/>
        </w:rPr>
        <w:t>.</w:t>
      </w:r>
    </w:p>
    <w:p w14:paraId="3D7359F3" w14:textId="77777777" w:rsidR="006542AA" w:rsidRDefault="00000000">
      <w:pPr>
        <w:pStyle w:val="36"/>
        <w:framePr w:wrap="notBeside"/>
      </w:pPr>
      <w:r>
        <w:t>א"ר ענן:</w:t>
      </w:r>
    </w:p>
    <w:p w14:paraId="0D4E845E" w14:textId="582CF4FE" w:rsidR="006D2FA2" w:rsidRDefault="00F40753" w:rsidP="00F40753">
      <w:pPr>
        <w:rPr>
          <w:rtl/>
        </w:rPr>
      </w:pPr>
      <w:r>
        <w:rPr>
          <w:rtl/>
        </w:rPr>
        <w:t xml:space="preserve">דווקא בחלקו גדיים כנגד תיישים ותיישים כנגד גדיים, </w:t>
      </w:r>
    </w:p>
    <w:p w14:paraId="1838C066" w14:textId="77777777" w:rsidR="006D2FA2" w:rsidRDefault="00F40753" w:rsidP="00F40753">
      <w:pPr>
        <w:rPr>
          <w:rtl/>
        </w:rPr>
      </w:pPr>
      <w:r>
        <w:rPr>
          <w:rtl/>
        </w:rPr>
        <w:t xml:space="preserve">אבל חלקו גדיים כנגד גדיים ותיישים כנגד תיישים - אומר זה חלקו המגיעו משעה ראשונה לכך, </w:t>
      </w:r>
    </w:p>
    <w:p w14:paraId="5439D003" w14:textId="22F7643A" w:rsidR="006542AA" w:rsidRDefault="00000000">
      <w:pPr>
        <w:pStyle w:val="36"/>
        <w:framePr w:wrap="notBeside"/>
      </w:pPr>
      <w:r>
        <w:t>ור"נ</w:t>
      </w:r>
      <w:r w:rsidR="00F40753">
        <w:t>:</w:t>
      </w:r>
    </w:p>
    <w:p w14:paraId="48EDDD74" w14:textId="5665C6C9" w:rsidR="00B874E6" w:rsidRDefault="007C3F40" w:rsidP="008C4BB9">
      <w:pPr>
        <w:pStyle w:val="021"/>
        <w:rPr>
          <w:rtl/>
        </w:rPr>
      </w:pPr>
      <w:r>
        <w:rPr>
          <w:rtl/>
        </w:rPr>
        <w:t>אפי'</w:t>
      </w:r>
      <w:r w:rsidR="00F40753">
        <w:rPr>
          <w:rtl/>
        </w:rPr>
        <w:t xml:space="preserve"> חלקו גדיים כנגד גדיים ותיישים כנגד תיישים, אין אומרים זה</w:t>
      </w:r>
      <w:r w:rsidR="008C4BB9">
        <w:rPr>
          <w:rtl/>
        </w:rPr>
        <w:t xml:space="preserve"> הוא חלקו המגיעו משעה ראשונה</w:t>
      </w:r>
    </w:p>
    <w:p w14:paraId="6855873A" w14:textId="48B8CBDD" w:rsidR="006542AA" w:rsidRDefault="00000000">
      <w:pPr>
        <w:pStyle w:val="36"/>
        <w:framePr w:wrap="notBeside"/>
      </w:pPr>
      <w:r>
        <w:t>ו</w:t>
      </w:r>
      <w:r w:rsidR="006D2FA2">
        <w:t>ל</w:t>
      </w:r>
      <w:r>
        <w:t>ר"א:</w:t>
      </w:r>
    </w:p>
    <w:p w14:paraId="34319EFA" w14:textId="7471BB18" w:rsidR="006D2FA2" w:rsidRDefault="00F40753" w:rsidP="006D2FA2">
      <w:pPr>
        <w:rPr>
          <w:rtl/>
        </w:rPr>
      </w:pPr>
      <w:r>
        <w:rPr>
          <w:rtl/>
        </w:rPr>
        <w:t xml:space="preserve">ל"ש אלא שחלקו ט' כנגד י' וי' כנגד ט', אבל חלקו ט' כנגד ט' וי' כנגד י' - אומר זה חלקו המגיעו משעה ראשונה לכך, </w:t>
      </w:r>
    </w:p>
    <w:p w14:paraId="6EACADAA" w14:textId="11A649D8" w:rsidR="006542AA" w:rsidRDefault="00000000">
      <w:pPr>
        <w:pStyle w:val="36"/>
        <w:framePr w:wrap="notBeside"/>
      </w:pPr>
      <w:r>
        <w:t>ורי"ו:</w:t>
      </w:r>
    </w:p>
    <w:p w14:paraId="718F5295" w14:textId="455627E0" w:rsidR="00B874E6" w:rsidRDefault="00F40753" w:rsidP="007C3F40">
      <w:pPr>
        <w:rPr>
          <w:rtl/>
        </w:rPr>
      </w:pPr>
      <w:r>
        <w:rPr>
          <w:rtl/>
        </w:rPr>
        <w:t>אפי' חל</w:t>
      </w:r>
      <w:r w:rsidR="006D2FA2">
        <w:rPr>
          <w:rtl/>
        </w:rPr>
        <w:t>קו ט' כנגד ט', ועשרה כנגד עשרה</w:t>
      </w:r>
      <w:r>
        <w:rPr>
          <w:rtl/>
        </w:rPr>
        <w:t xml:space="preserve"> אין אומר זה חלקו המגיעו משעה ראשונה לכך</w:t>
      </w:r>
      <w:r w:rsidR="0057284B">
        <w:rPr>
          <w:rtl/>
        </w:rPr>
        <w:t>.</w:t>
      </w:r>
    </w:p>
    <w:p w14:paraId="226019D6" w14:textId="77777777" w:rsidR="006D2FA2" w:rsidRDefault="006D2FA2" w:rsidP="006D2FA2">
      <w:pPr>
        <w:pStyle w:val="afff0"/>
        <w:framePr w:wrap="around"/>
        <w:rPr>
          <w:rtl/>
        </w:rPr>
      </w:pPr>
      <w:r>
        <w:rPr>
          <w:rFonts w:hint="cs"/>
          <w:rtl/>
        </w:rPr>
        <w:t>נז.</w:t>
      </w:r>
    </w:p>
    <w:p w14:paraId="5BCBFC62" w14:textId="1CC3C96B" w:rsidR="00B874E6" w:rsidRDefault="00F40753" w:rsidP="007C3F40">
      <w:pPr>
        <w:rPr>
          <w:rtl/>
        </w:rPr>
      </w:pPr>
      <w:r>
        <w:rPr>
          <w:rtl/>
        </w:rPr>
        <w:t xml:space="preserve">ואזדא </w:t>
      </w:r>
      <w:r>
        <w:rPr>
          <w:rStyle w:val="27"/>
          <w:rtl/>
        </w:rPr>
        <w:t>ר</w:t>
      </w:r>
      <w:r>
        <w:rPr>
          <w:rStyle w:val="27"/>
          <w:rFonts w:hint="cs"/>
          <w:rtl/>
        </w:rPr>
        <w:t>י"ו</w:t>
      </w:r>
      <w:r>
        <w:rPr>
          <w:rFonts w:hint="cs"/>
          <w:rtl/>
        </w:rPr>
        <w:t xml:space="preserve"> </w:t>
      </w:r>
      <w:r>
        <w:rPr>
          <w:rtl/>
        </w:rPr>
        <w:t xml:space="preserve">לשיטתו, </w:t>
      </w:r>
      <w:r>
        <w:rPr>
          <w:rStyle w:val="27"/>
          <w:rtl/>
        </w:rPr>
        <w:t>דא</w:t>
      </w:r>
      <w:r>
        <w:rPr>
          <w:rStyle w:val="27"/>
          <w:rFonts w:hint="cs"/>
          <w:rtl/>
        </w:rPr>
        <w:t>ר"א</w:t>
      </w:r>
      <w:r w:rsidR="007C3F40">
        <w:rPr>
          <w:rFonts w:hint="cs"/>
          <w:rtl/>
        </w:rPr>
        <w:t xml:space="preserve"> </w:t>
      </w:r>
      <w:r w:rsidR="007C3F40">
        <w:rPr>
          <w:rStyle w:val="27"/>
          <w:rFonts w:hint="cs"/>
          <w:rtl/>
        </w:rPr>
        <w:t>מר</w:t>
      </w:r>
      <w:r>
        <w:rPr>
          <w:rStyle w:val="27"/>
          <w:rFonts w:hint="cs"/>
          <w:rtl/>
        </w:rPr>
        <w:t>י"ו</w:t>
      </w:r>
      <w:r>
        <w:rPr>
          <w:rtl/>
        </w:rPr>
        <w:t>: האחין שחלקו - לקוחות הן, ומחזירין זה לזה ביובל</w:t>
      </w:r>
      <w:r w:rsidR="0057284B">
        <w:rPr>
          <w:rtl/>
        </w:rPr>
        <w:t>.</w:t>
      </w:r>
    </w:p>
    <w:p w14:paraId="3B9E2D0B" w14:textId="51A158B8" w:rsidR="007C3F40" w:rsidRDefault="00F40753" w:rsidP="007C3F40">
      <w:pPr>
        <w:rPr>
          <w:rtl/>
        </w:rPr>
      </w:pPr>
      <w:r w:rsidRPr="00CE0427">
        <w:rPr>
          <w:b/>
          <w:bCs/>
          <w:rtl/>
        </w:rPr>
        <w:t>וצריכי</w:t>
      </w:r>
      <w:r>
        <w:rPr>
          <w:rtl/>
        </w:rPr>
        <w:t xml:space="preserve">, </w:t>
      </w:r>
      <w:r w:rsidR="007C3F40">
        <w:rPr>
          <w:rFonts w:hint="cs"/>
          <w:rtl/>
        </w:rPr>
        <w:t xml:space="preserve">דווקא </w:t>
      </w:r>
      <w:r>
        <w:rPr>
          <w:rFonts w:hint="cs"/>
          <w:rtl/>
        </w:rPr>
        <w:t>כאן</w:t>
      </w:r>
      <w:r w:rsidR="007C3F40">
        <w:rPr>
          <w:rFonts w:hint="cs"/>
          <w:rtl/>
        </w:rPr>
        <w:t xml:space="preserve"> </w:t>
      </w:r>
      <w:r w:rsidR="007C3F40">
        <w:rPr>
          <w:rStyle w:val="27"/>
          <w:rFonts w:hint="cs"/>
          <w:rtl/>
        </w:rPr>
        <w:t>אר</w:t>
      </w:r>
      <w:r>
        <w:rPr>
          <w:rStyle w:val="27"/>
          <w:rFonts w:hint="cs"/>
          <w:rtl/>
        </w:rPr>
        <w:t>י"ו</w:t>
      </w:r>
      <w:r>
        <w:rPr>
          <w:rtl/>
        </w:rPr>
        <w:t>, דומיא דבנך</w:t>
      </w:r>
      <w:r w:rsidR="007C3F40">
        <w:rPr>
          <w:rFonts w:hint="cs"/>
          <w:rtl/>
        </w:rPr>
        <w:t xml:space="preserve"> ד</w:t>
      </w:r>
      <w:r>
        <w:rPr>
          <w:rtl/>
        </w:rPr>
        <w:t xml:space="preserve">בברור לך, אף שורך וצאנך - בברור לך, </w:t>
      </w:r>
    </w:p>
    <w:p w14:paraId="3E32D8FC" w14:textId="35D55C5E" w:rsidR="007C3F40" w:rsidRDefault="007C3F40" w:rsidP="007C3F40">
      <w:pPr>
        <w:rPr>
          <w:rtl/>
        </w:rPr>
      </w:pPr>
      <w:r>
        <w:rPr>
          <w:rtl/>
        </w:rPr>
        <w:t xml:space="preserve">אבל שדה </w:t>
      </w:r>
      <w:r w:rsidR="00F40753">
        <w:rPr>
          <w:rtl/>
        </w:rPr>
        <w:t xml:space="preserve">מכר הוא דאמר </w:t>
      </w:r>
      <w:r>
        <w:rPr>
          <w:rtl/>
        </w:rPr>
        <w:t>התורה</w:t>
      </w:r>
      <w:r w:rsidR="00F40753">
        <w:rPr>
          <w:rtl/>
        </w:rPr>
        <w:t xml:space="preserve"> ליהדר ביובל, ירושה ומתנה לא! </w:t>
      </w:r>
    </w:p>
    <w:p w14:paraId="3FBB1B28" w14:textId="6375AC66" w:rsidR="00B874E6" w:rsidRDefault="00F40753" w:rsidP="007C3F40">
      <w:pPr>
        <w:rPr>
          <w:rtl/>
        </w:rPr>
      </w:pPr>
      <w:r>
        <w:rPr>
          <w:rtl/>
        </w:rPr>
        <w:t xml:space="preserve">ואם השמיענו שדה - לחומרא, א"נ - לכתחלה, אבל כאן - אימא לא, </w:t>
      </w:r>
      <w:r w:rsidRPr="007C3F40">
        <w:rPr>
          <w:b/>
          <w:bCs/>
          <w:rtl/>
        </w:rPr>
        <w:t>צריכא</w:t>
      </w:r>
      <w:r w:rsidR="0057284B">
        <w:rPr>
          <w:rtl/>
        </w:rPr>
        <w:t>.</w:t>
      </w:r>
    </w:p>
    <w:p w14:paraId="080D9EAF" w14:textId="77777777" w:rsidR="006542AA" w:rsidRDefault="00000000">
      <w:pPr>
        <w:pStyle w:val="36"/>
        <w:framePr w:wrap="notBeside"/>
      </w:pPr>
      <w:r>
        <w:t>והך</w:t>
      </w:r>
    </w:p>
    <w:p w14:paraId="0D8D4830" w14:textId="77C21AEC" w:rsidR="007C3F40" w:rsidRDefault="00CE0427" w:rsidP="00CE0427">
      <w:pPr>
        <w:rPr>
          <w:rtl/>
        </w:rPr>
      </w:pPr>
      <w:r>
        <w:rPr>
          <w:rFonts w:hint="cs"/>
          <w:rtl/>
        </w:rPr>
        <w:t>ד</w:t>
      </w:r>
      <w:r w:rsidR="00F40753">
        <w:rPr>
          <w:rtl/>
        </w:rPr>
        <w:t>וכן השותפין שחלקו, אחד נטל עשרה ו</w:t>
      </w:r>
      <w:r w:rsidR="00655D51">
        <w:rPr>
          <w:rtl/>
        </w:rPr>
        <w:t xml:space="preserve">אחד נטל תשעה וכלב, שכנגד הכלב אסורין, שעם הכלב </w:t>
      </w:r>
      <w:r w:rsidR="00F40753">
        <w:rPr>
          <w:rtl/>
        </w:rPr>
        <w:t xml:space="preserve">מותרים, ואם אמרת יש ברירה, </w:t>
      </w:r>
      <w:r>
        <w:rPr>
          <w:rtl/>
        </w:rPr>
        <w:t>יברור</w:t>
      </w:r>
      <w:r w:rsidR="00F40753">
        <w:rPr>
          <w:rtl/>
        </w:rPr>
        <w:t xml:space="preserve"> חד </w:t>
      </w:r>
      <w:r>
        <w:rPr>
          <w:rtl/>
        </w:rPr>
        <w:t>מהם</w:t>
      </w:r>
      <w:r w:rsidR="00F40753">
        <w:rPr>
          <w:rtl/>
        </w:rPr>
        <w:t xml:space="preserve"> לבהדי כלב ולשקול, והנך לישתרו! </w:t>
      </w:r>
    </w:p>
    <w:p w14:paraId="00171E27" w14:textId="3F1F4B5F" w:rsidR="006542AA" w:rsidRDefault="00000000">
      <w:pPr>
        <w:pStyle w:val="36"/>
        <w:framePr w:wrap="notBeside"/>
      </w:pPr>
      <w:r>
        <w:t>אר"א:</w:t>
      </w:r>
    </w:p>
    <w:p w14:paraId="11EC60F0" w14:textId="0DA1996D" w:rsidR="00B874E6" w:rsidRDefault="00655D51" w:rsidP="00C5567C">
      <w:pPr>
        <w:pStyle w:val="a"/>
        <w:rPr>
          <w:rtl/>
        </w:rPr>
      </w:pPr>
      <w:r>
        <w:rPr>
          <w:rtl/>
        </w:rPr>
        <w:t>אם דשוו כולם להדדי</w:t>
      </w:r>
      <w:r w:rsidR="00F40753">
        <w:rPr>
          <w:rtl/>
        </w:rPr>
        <w:t xml:space="preserve"> ה"נ, ה</w:t>
      </w:r>
      <w:r>
        <w:rPr>
          <w:rFonts w:hint="cs"/>
          <w:rtl/>
        </w:rPr>
        <w:t xml:space="preserve">ב"ע </w:t>
      </w:r>
      <w:r w:rsidR="00F40753">
        <w:rPr>
          <w:rtl/>
        </w:rPr>
        <w:t xml:space="preserve">דלא שוו </w:t>
      </w:r>
      <w:r>
        <w:rPr>
          <w:rtl/>
        </w:rPr>
        <w:t>כולם</w:t>
      </w:r>
      <w:r w:rsidR="00F40753">
        <w:rPr>
          <w:rtl/>
        </w:rPr>
        <w:t xml:space="preserve"> להדדי, ושוי </w:t>
      </w:r>
      <w:r>
        <w:rPr>
          <w:rtl/>
        </w:rPr>
        <w:t>זה</w:t>
      </w:r>
      <w:r w:rsidR="00F40753">
        <w:rPr>
          <w:rtl/>
        </w:rPr>
        <w:t xml:space="preserve"> כלבא חד ומשהו, </w:t>
      </w:r>
      <w:r>
        <w:rPr>
          <w:rtl/>
        </w:rPr>
        <w:t>וזה</w:t>
      </w:r>
      <w:r w:rsidR="00F40753">
        <w:rPr>
          <w:rtl/>
        </w:rPr>
        <w:t xml:space="preserve"> משהו - משיך ואתי בכולהו</w:t>
      </w:r>
      <w:r w:rsidR="0057284B">
        <w:rPr>
          <w:rtl/>
        </w:rPr>
        <w:t>.</w:t>
      </w:r>
    </w:p>
    <w:p w14:paraId="344F9575" w14:textId="6F96B03D" w:rsidR="0057284B" w:rsidRDefault="0057284B" w:rsidP="009F73ED">
      <w:pPr>
        <w:pStyle w:val="affff9"/>
        <w:rPr>
          <w:rtl/>
        </w:rPr>
      </w:pPr>
      <w:r>
        <w:rPr>
          <w:rtl/>
        </w:rPr>
        <w:lastRenderedPageBreak/>
        <w:t>• • •</w:t>
      </w:r>
    </w:p>
    <w:p w14:paraId="6C256876" w14:textId="77777777" w:rsidR="006542AA" w:rsidRDefault="00000000">
      <w:pPr>
        <w:pStyle w:val="afffff5"/>
        <w:framePr w:wrap="around"/>
      </w:pPr>
      <w:r>
        <w:t>משנה ד</w:t>
      </w:r>
    </w:p>
    <w:p w14:paraId="1EBB08E0" w14:textId="77777777" w:rsidR="00B874E6" w:rsidRDefault="00F40753" w:rsidP="008C4BB9">
      <w:pPr>
        <w:pStyle w:val="01"/>
        <w:rPr>
          <w:rtl/>
        </w:rPr>
      </w:pPr>
      <w:r>
        <w:rPr>
          <w:rtl/>
        </w:rPr>
        <w:t>הכל נכנסין לדיר להתעשר, חוץ מן כלאים, וטרפה, ויוצא דופן, ומחוסר זמן, והיתום</w:t>
      </w:r>
      <w:r w:rsidR="0057284B">
        <w:rPr>
          <w:rtl/>
        </w:rPr>
        <w:t>.</w:t>
      </w:r>
    </w:p>
    <w:p w14:paraId="08504CEC" w14:textId="77777777" w:rsidR="00655D51" w:rsidRDefault="00655D51" w:rsidP="00655D51">
      <w:pPr>
        <w:pStyle w:val="afff5"/>
        <w:rPr>
          <w:rtl/>
        </w:rPr>
      </w:pPr>
      <w:r>
        <w:rPr>
          <w:rtl/>
        </w:rPr>
        <w:t>ואיזהו יתום כל שמתה אמה או</w:t>
      </w:r>
      <w:r>
        <w:rPr>
          <w:rFonts w:hint="cs"/>
          <w:rtl/>
        </w:rPr>
        <w:t xml:space="preserve"> </w:t>
      </w:r>
      <w:r w:rsidR="00F40753">
        <w:rPr>
          <w:rtl/>
        </w:rPr>
        <w:t xml:space="preserve">שנשחטה ואח"כ ילדה, </w:t>
      </w:r>
    </w:p>
    <w:p w14:paraId="0BA3C185" w14:textId="77777777" w:rsidR="00B874E6" w:rsidRDefault="00F40753" w:rsidP="00655D51">
      <w:pPr>
        <w:pStyle w:val="afff5"/>
        <w:rPr>
          <w:rtl/>
        </w:rPr>
      </w:pPr>
      <w:r w:rsidRPr="009F73ED">
        <w:rPr>
          <w:rStyle w:val="afffff3"/>
          <w:rtl/>
        </w:rPr>
        <w:t>ר' יהושע</w:t>
      </w:r>
      <w:r>
        <w:rPr>
          <w:rtl/>
        </w:rPr>
        <w:t xml:space="preserve"> אומר</w:t>
      </w:r>
      <w:r w:rsidRPr="009F73ED">
        <w:rPr>
          <w:rStyle w:val="afffff3"/>
          <w:rtl/>
        </w:rPr>
        <w:t>:</w:t>
      </w:r>
      <w:r>
        <w:rPr>
          <w:rtl/>
        </w:rPr>
        <w:t xml:space="preserve"> אפי' נשחטה אמה והשלח קיים - אין זה יתום</w:t>
      </w:r>
      <w:r w:rsidR="0057284B">
        <w:rPr>
          <w:rtl/>
        </w:rPr>
        <w:t>.</w:t>
      </w:r>
    </w:p>
    <w:p w14:paraId="2443BF3E" w14:textId="4CB8B48B" w:rsidR="0057284B" w:rsidRDefault="0057284B" w:rsidP="009F73ED">
      <w:pPr>
        <w:pStyle w:val="affff9"/>
        <w:rPr>
          <w:rtl/>
        </w:rPr>
      </w:pPr>
      <w:r>
        <w:rPr>
          <w:rtl/>
        </w:rPr>
        <w:t>• • •</w:t>
      </w:r>
    </w:p>
    <w:p w14:paraId="560C82A4" w14:textId="255CC40A" w:rsidR="00B874E6" w:rsidRDefault="00F40753" w:rsidP="00F40753">
      <w:pPr>
        <w:rPr>
          <w:rtl/>
        </w:rPr>
      </w:pPr>
      <w:r>
        <w:rPr>
          <w:rtl/>
        </w:rPr>
        <w:t xml:space="preserve">דת"ר: </w:t>
      </w:r>
      <w:r w:rsidR="00CA61DF">
        <w:rPr>
          <w:rFonts w:hint="cs"/>
          <w:rtl/>
        </w:rPr>
        <w:t>'</w:t>
      </w:r>
      <w:r>
        <w:rPr>
          <w:rStyle w:val="affffe"/>
          <w:rtl/>
        </w:rPr>
        <w:t>שׁוֹר אוֹ כֶשֶׂב</w:t>
      </w:r>
      <w:r w:rsidR="00CA61DF">
        <w:rPr>
          <w:rFonts w:hint="cs"/>
          <w:rtl/>
        </w:rPr>
        <w:t>'</w:t>
      </w:r>
      <w:r>
        <w:rPr>
          <w:rtl/>
        </w:rPr>
        <w:t xml:space="preserve"> - פרט לכלאים, או עז - פרט לנדמה, </w:t>
      </w:r>
      <w:r w:rsidR="00CA61DF">
        <w:rPr>
          <w:rFonts w:hint="cs"/>
          <w:rtl/>
        </w:rPr>
        <w:t>'</w:t>
      </w:r>
      <w:r>
        <w:rPr>
          <w:rStyle w:val="affffe"/>
          <w:rtl/>
        </w:rPr>
        <w:t>כִּי יִוָּלֵד</w:t>
      </w:r>
      <w:r w:rsidR="00CA61DF">
        <w:rPr>
          <w:rFonts w:hint="cs"/>
          <w:rtl/>
        </w:rPr>
        <w:t>'</w:t>
      </w:r>
      <w:r>
        <w:rPr>
          <w:rtl/>
        </w:rPr>
        <w:t xml:space="preserve"> - פרט ליוצא דופן, </w:t>
      </w:r>
      <w:r w:rsidR="00CA61DF">
        <w:rPr>
          <w:rFonts w:hint="cs"/>
          <w:rtl/>
        </w:rPr>
        <w:t>'</w:t>
      </w:r>
      <w:r>
        <w:rPr>
          <w:rStyle w:val="affffe"/>
          <w:rtl/>
        </w:rPr>
        <w:t>וְהָיָה שִׁבְעַת יָמִים</w:t>
      </w:r>
      <w:r w:rsidR="00CA61DF">
        <w:rPr>
          <w:rFonts w:hint="cs"/>
          <w:rtl/>
        </w:rPr>
        <w:t>'</w:t>
      </w:r>
      <w:r>
        <w:rPr>
          <w:rtl/>
        </w:rPr>
        <w:t xml:space="preserve"> - פרט למחוסר זמן, </w:t>
      </w:r>
      <w:r w:rsidR="00CA61DF">
        <w:rPr>
          <w:rFonts w:hint="cs"/>
          <w:rtl/>
        </w:rPr>
        <w:t>'</w:t>
      </w:r>
      <w:r>
        <w:rPr>
          <w:rStyle w:val="affffe"/>
          <w:rtl/>
        </w:rPr>
        <w:t>תַּחַת אִמּוֹ</w:t>
      </w:r>
      <w:r w:rsidR="00CA61DF">
        <w:rPr>
          <w:rFonts w:hint="cs"/>
          <w:rtl/>
        </w:rPr>
        <w:t>'</w:t>
      </w:r>
      <w:r>
        <w:rPr>
          <w:rtl/>
        </w:rPr>
        <w:t xml:space="preserve"> - פרט ליתום</w:t>
      </w:r>
      <w:r w:rsidR="0057284B">
        <w:rPr>
          <w:rtl/>
        </w:rPr>
        <w:t>.</w:t>
      </w:r>
    </w:p>
    <w:p w14:paraId="38FCB49B" w14:textId="44BF3178" w:rsidR="006542AA" w:rsidRDefault="00000000">
      <w:pPr>
        <w:pStyle w:val="36"/>
        <w:framePr w:wrap="notBeside"/>
      </w:pPr>
      <w:r>
        <w:t>רי"ש בריב"ב</w:t>
      </w:r>
      <w:r w:rsidR="00F40753">
        <w:t>:</w:t>
      </w:r>
    </w:p>
    <w:p w14:paraId="51A96EC8" w14:textId="3D886AFB" w:rsidR="00CA61DF" w:rsidRDefault="00F40753" w:rsidP="00CA61DF">
      <w:pPr>
        <w:rPr>
          <w:rtl/>
        </w:rPr>
      </w:pPr>
      <w:r>
        <w:rPr>
          <w:rtl/>
        </w:rPr>
        <w:t xml:space="preserve">נאמר כאן </w:t>
      </w:r>
      <w:r w:rsidR="00CA61DF">
        <w:rPr>
          <w:rFonts w:hint="cs"/>
          <w:rtl/>
        </w:rPr>
        <w:t>'</w:t>
      </w:r>
      <w:r w:rsidR="00CA61DF">
        <w:rPr>
          <w:rStyle w:val="affffe"/>
          <w:rtl/>
        </w:rPr>
        <w:t>תַּחַת הַשָּׁבֶט</w:t>
      </w:r>
      <w:r w:rsidR="00CA61DF">
        <w:rPr>
          <w:rFonts w:hint="cs"/>
          <w:rtl/>
        </w:rPr>
        <w:t>'</w:t>
      </w:r>
      <w:r>
        <w:rPr>
          <w:rtl/>
        </w:rPr>
        <w:t xml:space="preserve"> ולהלן </w:t>
      </w:r>
      <w:r w:rsidR="00CA61DF">
        <w:rPr>
          <w:rFonts w:hint="cs"/>
          <w:rtl/>
        </w:rPr>
        <w:t>'</w:t>
      </w:r>
      <w:r w:rsidR="00CA61DF">
        <w:rPr>
          <w:rStyle w:val="affffe"/>
          <w:rtl/>
        </w:rPr>
        <w:t>תַּחַת אִמּוֹ</w:t>
      </w:r>
      <w:r w:rsidR="00CA61DF">
        <w:rPr>
          <w:rFonts w:hint="cs"/>
          <w:rtl/>
        </w:rPr>
        <w:t>'</w:t>
      </w:r>
      <w:r w:rsidR="00CA61DF">
        <w:rPr>
          <w:rtl/>
        </w:rPr>
        <w:t>, מה להלן</w:t>
      </w:r>
      <w:r w:rsidR="00CA61DF">
        <w:rPr>
          <w:rFonts w:hint="cs"/>
          <w:rtl/>
        </w:rPr>
        <w:t xml:space="preserve"> </w:t>
      </w:r>
      <w:r>
        <w:rPr>
          <w:rtl/>
        </w:rPr>
        <w:t xml:space="preserve">פרט לכל השמות הללו, אף כאן </w:t>
      </w:r>
    </w:p>
    <w:p w14:paraId="6C0BCBA4" w14:textId="357CEFA8" w:rsidR="00B874E6" w:rsidRDefault="00CA61DF" w:rsidP="00CA61DF">
      <w:pPr>
        <w:rPr>
          <w:rtl/>
        </w:rPr>
      </w:pPr>
      <w:r>
        <w:rPr>
          <w:rtl/>
        </w:rPr>
        <w:tab/>
      </w:r>
      <w:r>
        <w:rPr>
          <w:rtl/>
        </w:rPr>
        <w:tab/>
      </w:r>
      <w:r w:rsidR="00F40753">
        <w:rPr>
          <w:rtl/>
        </w:rPr>
        <w:t>ומה כאן - פרט לטרפה, אף להלן - פרט לטרפה</w:t>
      </w:r>
      <w:r w:rsidR="0057284B">
        <w:rPr>
          <w:rtl/>
        </w:rPr>
        <w:t>.</w:t>
      </w:r>
    </w:p>
    <w:p w14:paraId="07691B00" w14:textId="77777777" w:rsidR="00000168" w:rsidRDefault="00CA61DF" w:rsidP="00CA61DF">
      <w:pPr>
        <w:rPr>
          <w:rtl/>
        </w:rPr>
      </w:pPr>
      <w:r w:rsidRPr="00000168">
        <w:rPr>
          <w:rStyle w:val="afffe"/>
          <w:rtl/>
        </w:rPr>
        <w:t>הכל</w:t>
      </w:r>
      <w:r>
        <w:rPr>
          <w:rtl/>
        </w:rPr>
        <w:t xml:space="preserve"> </w:t>
      </w:r>
    </w:p>
    <w:p w14:paraId="663D8698" w14:textId="29E5CC41" w:rsidR="00CA61DF" w:rsidRDefault="00CA61DF" w:rsidP="00CA61DF">
      <w:pPr>
        <w:rPr>
          <w:rtl/>
        </w:rPr>
      </w:pPr>
      <w:r>
        <w:rPr>
          <w:rtl/>
        </w:rPr>
        <w:t>לאיתויי</w:t>
      </w:r>
      <w:r>
        <w:rPr>
          <w:rFonts w:hint="cs"/>
          <w:rtl/>
        </w:rPr>
        <w:t xml:space="preserve"> </w:t>
      </w:r>
      <w:r w:rsidR="00F40753">
        <w:rPr>
          <w:rtl/>
        </w:rPr>
        <w:t>הא, ד</w:t>
      </w:r>
      <w:r>
        <w:rPr>
          <w:rtl/>
        </w:rPr>
        <w:t>ת"ר</w:t>
      </w:r>
      <w:r w:rsidR="00F40753">
        <w:rPr>
          <w:rtl/>
        </w:rPr>
        <w:t>: הרובע והנרבע, והמוקצה, והנעבד, והאתנ</w:t>
      </w:r>
      <w:r w:rsidR="00000168">
        <w:rPr>
          <w:rtl/>
        </w:rPr>
        <w:t>ן, והמחיר, וטומטום ואנדרוגינוס</w:t>
      </w:r>
      <w:r w:rsidR="00F40753">
        <w:rPr>
          <w:rtl/>
        </w:rPr>
        <w:t xml:space="preserve"> כולן נכנסין לדיר להתעשר, </w:t>
      </w:r>
    </w:p>
    <w:p w14:paraId="61616CE1" w14:textId="17143C68" w:rsidR="006542AA" w:rsidRDefault="00000000">
      <w:pPr>
        <w:pStyle w:val="36"/>
        <w:framePr w:wrap="notBeside"/>
      </w:pPr>
      <w:r w:rsidRPr="00000168">
        <w:t>רש</w:t>
      </w:r>
      <w:r>
        <w:t>ב"י</w:t>
      </w:r>
      <w:r w:rsidRPr="00000168">
        <w:t xml:space="preserve"> מ</w:t>
      </w:r>
      <w:r w:rsidR="00F40753" w:rsidRPr="00000168">
        <w:t>ר"ש:</w:t>
      </w:r>
    </w:p>
    <w:p w14:paraId="719AD0A6" w14:textId="7E5E2643" w:rsidR="00B874E6" w:rsidRPr="00000168" w:rsidRDefault="00F40753" w:rsidP="00CA61DF">
      <w:pPr>
        <w:rPr>
          <w:b/>
          <w:bCs/>
          <w:rtl/>
        </w:rPr>
      </w:pPr>
      <w:r w:rsidRPr="00000168">
        <w:rPr>
          <w:b/>
          <w:bCs/>
          <w:rtl/>
        </w:rPr>
        <w:t>טומטום ואנדרוגינוס אין נכנסין לדיר להתעשר</w:t>
      </w:r>
      <w:r w:rsidR="0057284B" w:rsidRPr="00000168">
        <w:rPr>
          <w:b/>
          <w:bCs/>
          <w:rtl/>
        </w:rPr>
        <w:t>.</w:t>
      </w:r>
    </w:p>
    <w:p w14:paraId="5B435322" w14:textId="58B333DD" w:rsidR="00CA61DF" w:rsidRDefault="00F40753" w:rsidP="008C4BB9">
      <w:pPr>
        <w:pStyle w:val="011"/>
        <w:rPr>
          <w:rtl/>
        </w:rPr>
      </w:pPr>
      <w:r>
        <w:rPr>
          <w:rtl/>
        </w:rPr>
        <w:t xml:space="preserve">ותנא דידן, </w:t>
      </w:r>
      <w:r w:rsidR="00000168">
        <w:rPr>
          <w:rFonts w:hint="cs"/>
          <w:rtl/>
        </w:rPr>
        <w:t>ל</w:t>
      </w:r>
      <w:r>
        <w:rPr>
          <w:rtl/>
        </w:rPr>
        <w:t>עולם גמיר</w:t>
      </w:r>
      <w:r w:rsidR="00000168">
        <w:rPr>
          <w:rFonts w:hint="cs"/>
          <w:rtl/>
        </w:rPr>
        <w:t xml:space="preserve"> תחת מקדשים</w:t>
      </w:r>
      <w:r>
        <w:rPr>
          <w:rtl/>
        </w:rPr>
        <w:t>, ואלו התורה רבינהו, ד</w:t>
      </w:r>
      <w:r w:rsidR="00CA61DF">
        <w:rPr>
          <w:rFonts w:hint="cs"/>
          <w:rtl/>
        </w:rPr>
        <w:t>'</w:t>
      </w:r>
      <w:r>
        <w:rPr>
          <w:rStyle w:val="affffe"/>
          <w:rtl/>
        </w:rPr>
        <w:t>כִּי מָשְׁחָתָם בָּהֶם מוּם בָּם לֹא יֵרָצוּ לָכֶם</w:t>
      </w:r>
      <w:r w:rsidR="00CA61DF">
        <w:rPr>
          <w:rFonts w:hint="cs"/>
          <w:rtl/>
        </w:rPr>
        <w:t>'</w:t>
      </w:r>
      <w:r>
        <w:rPr>
          <w:rtl/>
        </w:rPr>
        <w:t xml:space="preserve">, </w:t>
      </w:r>
    </w:p>
    <w:p w14:paraId="40D92FAB" w14:textId="332CB037" w:rsidR="006542AA" w:rsidRDefault="00000000">
      <w:pPr>
        <w:pStyle w:val="36"/>
        <w:framePr w:wrap="notBeside"/>
      </w:pPr>
      <w:r>
        <w:t>ות</w:t>
      </w:r>
      <w:r w:rsidR="00000168">
        <w:t>ד</w:t>
      </w:r>
      <w:r>
        <w:t>ר"י:</w:t>
      </w:r>
    </w:p>
    <w:p w14:paraId="670697AC" w14:textId="0F937179" w:rsidR="00CA61DF" w:rsidRDefault="00F40753" w:rsidP="00000168">
      <w:pPr>
        <w:rPr>
          <w:rtl/>
        </w:rPr>
      </w:pPr>
      <w:r>
        <w:rPr>
          <w:rtl/>
        </w:rPr>
        <w:t xml:space="preserve">כל מקום שנאמר בו השחתה - אינו אלא דבר ערוה וע"ז, </w:t>
      </w:r>
    </w:p>
    <w:p w14:paraId="02F5988D" w14:textId="50F7E61B" w:rsidR="00CA61DF" w:rsidRDefault="00F40753" w:rsidP="00CA61DF">
      <w:pPr>
        <w:rPr>
          <w:rtl/>
        </w:rPr>
      </w:pPr>
      <w:r>
        <w:rPr>
          <w:rtl/>
        </w:rPr>
        <w:t xml:space="preserve">דבר ערוה </w:t>
      </w:r>
      <w:r w:rsidR="00CA61DF">
        <w:rPr>
          <w:rFonts w:hint="cs"/>
          <w:rtl/>
        </w:rPr>
        <w:t>'</w:t>
      </w:r>
      <w:r>
        <w:rPr>
          <w:rStyle w:val="affffe"/>
          <w:rtl/>
        </w:rPr>
        <w:t>כִּי הִשְׁחִית כָּל בָּשָׂר אֶת דַּרְכּוֹ עַל הָאָרֶץ</w:t>
      </w:r>
      <w:r w:rsidR="00CA61DF">
        <w:rPr>
          <w:rFonts w:hint="cs"/>
          <w:rtl/>
        </w:rPr>
        <w:t>'</w:t>
      </w:r>
      <w:r>
        <w:rPr>
          <w:rtl/>
        </w:rPr>
        <w:t xml:space="preserve">, </w:t>
      </w:r>
    </w:p>
    <w:p w14:paraId="22E9FE64" w14:textId="50EA15CA" w:rsidR="00B874E6" w:rsidRDefault="00F40753" w:rsidP="00000168">
      <w:pPr>
        <w:rPr>
          <w:rtl/>
        </w:rPr>
      </w:pPr>
      <w:r>
        <w:rPr>
          <w:rtl/>
        </w:rPr>
        <w:t>ע"ז - ד</w:t>
      </w:r>
      <w:r w:rsidR="00000168">
        <w:rPr>
          <w:rFonts w:hint="cs"/>
          <w:rtl/>
        </w:rPr>
        <w:t>'</w:t>
      </w:r>
      <w:r>
        <w:rPr>
          <w:rStyle w:val="affffe"/>
          <w:rtl/>
        </w:rPr>
        <w:t>פֶּן תַּשְׁחִיתוּן וַעֲשִׂיתֶם לָכֶם פֶּסֶל תְּמוּנַת כָּל סָמֶל תַּבְנִית זָכָר אוֹ נְקֵבָה</w:t>
      </w:r>
      <w:r w:rsidR="00000168">
        <w:rPr>
          <w:rFonts w:hint="cs"/>
          <w:rtl/>
        </w:rPr>
        <w:t>'</w:t>
      </w:r>
      <w:r w:rsidR="0057284B">
        <w:rPr>
          <w:rtl/>
        </w:rPr>
        <w:t>.</w:t>
      </w:r>
    </w:p>
    <w:p w14:paraId="05D0F968" w14:textId="3F52BEF3" w:rsidR="00000168" w:rsidRDefault="00F40753" w:rsidP="00F40753">
      <w:pPr>
        <w:rPr>
          <w:rtl/>
        </w:rPr>
      </w:pPr>
      <w:r>
        <w:rPr>
          <w:rtl/>
        </w:rPr>
        <w:t xml:space="preserve">וכל שהמום פוסל בו - דבר ערוה וע"ז פוסלין בו, </w:t>
      </w:r>
    </w:p>
    <w:p w14:paraId="3CFCC24E" w14:textId="64743E93" w:rsidR="00000168" w:rsidRDefault="00F40753" w:rsidP="00F40753">
      <w:pPr>
        <w:rPr>
          <w:rtl/>
        </w:rPr>
      </w:pPr>
      <w:r>
        <w:rPr>
          <w:rtl/>
        </w:rPr>
        <w:t xml:space="preserve">וכל שאין המום פוסל בו - אין דבר ערוה וע"ז פוסלין בו, </w:t>
      </w:r>
    </w:p>
    <w:p w14:paraId="47B6F4AA" w14:textId="34525B30" w:rsidR="00B874E6" w:rsidRDefault="00F40753" w:rsidP="008C4BB9">
      <w:pPr>
        <w:pStyle w:val="021"/>
        <w:rPr>
          <w:rtl/>
        </w:rPr>
      </w:pPr>
      <w:r>
        <w:rPr>
          <w:rtl/>
        </w:rPr>
        <w:t xml:space="preserve">וזה מעשר - הואיל ולא </w:t>
      </w:r>
      <w:r w:rsidR="00000168">
        <w:rPr>
          <w:rFonts w:hint="cs"/>
          <w:rtl/>
        </w:rPr>
        <w:t xml:space="preserve">נפסל במום </w:t>
      </w:r>
      <w:r>
        <w:rPr>
          <w:rtl/>
        </w:rPr>
        <w:t>ד</w:t>
      </w:r>
      <w:r w:rsidR="00000168">
        <w:rPr>
          <w:rFonts w:hint="cs"/>
          <w:rtl/>
        </w:rPr>
        <w:t>'</w:t>
      </w:r>
      <w:r>
        <w:rPr>
          <w:rStyle w:val="affffe"/>
          <w:rtl/>
        </w:rPr>
        <w:t>לֹא יְבַקֵּר בֵּין טוֹב לָרָע וְלֹא יְמִירֶנּוּ</w:t>
      </w:r>
      <w:r w:rsidR="00000168">
        <w:rPr>
          <w:rFonts w:hint="cs"/>
          <w:rtl/>
        </w:rPr>
        <w:t>'</w:t>
      </w:r>
      <w:r>
        <w:rPr>
          <w:rtl/>
        </w:rPr>
        <w:t>, דבר ערוה וע"ז</w:t>
      </w:r>
      <w:r w:rsidR="00000168">
        <w:rPr>
          <w:rFonts w:hint="cs"/>
          <w:rtl/>
        </w:rPr>
        <w:t xml:space="preserve"> </w:t>
      </w:r>
      <w:r>
        <w:rPr>
          <w:rtl/>
        </w:rPr>
        <w:t>לא פסיל בו</w:t>
      </w:r>
      <w:r w:rsidR="0057284B">
        <w:rPr>
          <w:rtl/>
        </w:rPr>
        <w:t>.</w:t>
      </w:r>
    </w:p>
    <w:p w14:paraId="50D4FECA" w14:textId="7842746C" w:rsidR="00B874E6" w:rsidRDefault="00F40753" w:rsidP="00F40753">
      <w:pPr>
        <w:rPr>
          <w:rtl/>
        </w:rPr>
      </w:pPr>
      <w:r>
        <w:rPr>
          <w:rtl/>
        </w:rPr>
        <w:t>רובע ונרבע - דבר ערוה, מוקצה ונעבד - ע"ז, ואתנן - דבר ערוה, ומחיר - הוקש לאתנן, טומטום ואנדרוגינוס - סבר: ספיקא הוא</w:t>
      </w:r>
      <w:r w:rsidR="0057284B">
        <w:rPr>
          <w:rtl/>
        </w:rPr>
        <w:t>.</w:t>
      </w:r>
    </w:p>
    <w:p w14:paraId="163F6DD7" w14:textId="0CBA2E9E" w:rsidR="00B874E6" w:rsidRDefault="00F40753" w:rsidP="00F40753">
      <w:pPr>
        <w:rPr>
          <w:rtl/>
        </w:rPr>
      </w:pPr>
      <w:r>
        <w:rPr>
          <w:rStyle w:val="27"/>
          <w:rtl/>
        </w:rPr>
        <w:t>ר"ש</w:t>
      </w:r>
      <w:r>
        <w:rPr>
          <w:rtl/>
        </w:rPr>
        <w:t xml:space="preserve"> בן יהודה אומר [כו'] סבר: ספיקא הוא, מיעט התורה גבי קדשים זכר ודאי ונקבה ודיש, ולא טומטום ואנדרוגינוס, מעשר גם - גמר תחת תחת מקדשים</w:t>
      </w:r>
      <w:r w:rsidR="0057284B">
        <w:rPr>
          <w:rtl/>
        </w:rPr>
        <w:t>.</w:t>
      </w:r>
    </w:p>
    <w:p w14:paraId="477EAD0E" w14:textId="77777777" w:rsidR="006542AA" w:rsidRDefault="00000000">
      <w:pPr>
        <w:pStyle w:val="36"/>
        <w:framePr w:wrap="notBeside"/>
      </w:pPr>
      <w:r>
        <w:lastRenderedPageBreak/>
        <w:t>ת"ר:</w:t>
      </w:r>
    </w:p>
    <w:p w14:paraId="61C1C508" w14:textId="20ACD95B" w:rsidR="00B874E6" w:rsidRDefault="00F40753" w:rsidP="00000168">
      <w:pPr>
        <w:rPr>
          <w:rtl/>
        </w:rPr>
      </w:pPr>
      <w:r>
        <w:rPr>
          <w:rtl/>
        </w:rPr>
        <w:t xml:space="preserve">הכל נכנסין לדיר להתעשר, חוץ מן הכלאים והטרפה - דברי </w:t>
      </w:r>
      <w:r>
        <w:rPr>
          <w:rStyle w:val="27"/>
          <w:rtl/>
        </w:rPr>
        <w:t>ר"א</w:t>
      </w:r>
      <w:r>
        <w:rPr>
          <w:rtl/>
        </w:rPr>
        <w:t xml:space="preserve"> בר' יהודה איש כפר ברתותא שאמר </w:t>
      </w:r>
      <w:r>
        <w:rPr>
          <w:rStyle w:val="27"/>
          <w:rtl/>
        </w:rPr>
        <w:t>מ</w:t>
      </w:r>
      <w:r w:rsidR="00000168">
        <w:rPr>
          <w:rStyle w:val="27"/>
          <w:rFonts w:hint="cs"/>
          <w:rtl/>
        </w:rPr>
        <w:t>ר</w:t>
      </w:r>
      <w:r>
        <w:rPr>
          <w:rStyle w:val="27"/>
          <w:rFonts w:hint="cs"/>
          <w:rtl/>
        </w:rPr>
        <w:t>י"ה</w:t>
      </w:r>
      <w:r>
        <w:rPr>
          <w:rtl/>
        </w:rPr>
        <w:t xml:space="preserve">, אמר </w:t>
      </w:r>
      <w:r>
        <w:rPr>
          <w:rStyle w:val="27"/>
          <w:rtl/>
        </w:rPr>
        <w:t>ר"ע</w:t>
      </w:r>
      <w:r>
        <w:rPr>
          <w:rtl/>
        </w:rPr>
        <w:t>: אני שמעתי הימנו אף יוצא דופן ומחוסר זמן ויתום</w:t>
      </w:r>
      <w:r w:rsidR="0057284B">
        <w:rPr>
          <w:rtl/>
        </w:rPr>
        <w:t>.</w:t>
      </w:r>
    </w:p>
    <w:p w14:paraId="61B0A0AA" w14:textId="77777777" w:rsidR="00000168" w:rsidRDefault="00000168" w:rsidP="00000168">
      <w:pPr>
        <w:pStyle w:val="afff0"/>
        <w:framePr w:wrap="around"/>
        <w:rPr>
          <w:rtl/>
        </w:rPr>
      </w:pPr>
      <w:r>
        <w:rPr>
          <w:rFonts w:hint="cs"/>
          <w:rtl/>
        </w:rPr>
        <w:t>נז:</w:t>
      </w:r>
    </w:p>
    <w:p w14:paraId="50109504" w14:textId="1F581E1D" w:rsidR="00B874E6" w:rsidRDefault="00F40753" w:rsidP="00000168">
      <w:pPr>
        <w:rPr>
          <w:rtl/>
        </w:rPr>
      </w:pPr>
      <w:r>
        <w:rPr>
          <w:rStyle w:val="27"/>
          <w:rtl/>
        </w:rPr>
        <w:t>ות"ק</w:t>
      </w:r>
      <w:r>
        <w:rPr>
          <w:rtl/>
        </w:rPr>
        <w:t xml:space="preserve">, </w:t>
      </w:r>
      <w:r w:rsidR="00000168">
        <w:rPr>
          <w:rFonts w:hint="cs"/>
          <w:rtl/>
        </w:rPr>
        <w:t>ל</w:t>
      </w:r>
      <w:r>
        <w:rPr>
          <w:rtl/>
        </w:rPr>
        <w:t>עולם גמר</w:t>
      </w:r>
      <w:r w:rsidR="00000168">
        <w:rPr>
          <w:rFonts w:hint="cs"/>
          <w:rtl/>
        </w:rPr>
        <w:t xml:space="preserve"> תחת תחת מקדשים</w:t>
      </w:r>
      <w:r>
        <w:rPr>
          <w:rtl/>
        </w:rPr>
        <w:t xml:space="preserve">, וביוצא דופן </w:t>
      </w:r>
      <w:r>
        <w:rPr>
          <w:rFonts w:hint="cs"/>
          <w:rtl/>
        </w:rPr>
        <w:t>סבר</w:t>
      </w:r>
      <w:r w:rsidR="00000168">
        <w:rPr>
          <w:rFonts w:hint="cs"/>
          <w:rtl/>
        </w:rPr>
        <w:t xml:space="preserve"> </w:t>
      </w:r>
      <w:r w:rsidR="00000168">
        <w:rPr>
          <w:rStyle w:val="27"/>
          <w:rFonts w:hint="cs"/>
          <w:rtl/>
        </w:rPr>
        <w:t>כ</w:t>
      </w:r>
      <w:r>
        <w:rPr>
          <w:rStyle w:val="27"/>
          <w:rFonts w:hint="cs"/>
          <w:rtl/>
        </w:rPr>
        <w:t>ר"ש</w:t>
      </w:r>
      <w:r w:rsidR="00000168">
        <w:rPr>
          <w:rFonts w:hint="cs"/>
          <w:rtl/>
        </w:rPr>
        <w:t xml:space="preserve"> ד</w:t>
      </w:r>
      <w:r>
        <w:rPr>
          <w:rtl/>
        </w:rPr>
        <w:t xml:space="preserve">ולד מעליא הוא, ודלא </w:t>
      </w:r>
      <w:r>
        <w:rPr>
          <w:rStyle w:val="27"/>
          <w:rtl/>
        </w:rPr>
        <w:t>כר' יוחנן</w:t>
      </w:r>
      <w:r w:rsidR="0057284B">
        <w:rPr>
          <w:rtl/>
        </w:rPr>
        <w:t>.</w:t>
      </w:r>
    </w:p>
    <w:p w14:paraId="27318C94" w14:textId="12880DE3" w:rsidR="00B874E6" w:rsidRDefault="00F40753" w:rsidP="00000168">
      <w:pPr>
        <w:rPr>
          <w:rtl/>
        </w:rPr>
      </w:pPr>
      <w:r>
        <w:rPr>
          <w:rtl/>
        </w:rPr>
        <w:t xml:space="preserve">במחוסר זמן - סבר לה </w:t>
      </w:r>
      <w:r>
        <w:rPr>
          <w:rStyle w:val="27"/>
          <w:rtl/>
        </w:rPr>
        <w:t>כר</w:t>
      </w:r>
      <w:r w:rsidR="00000168">
        <w:rPr>
          <w:rStyle w:val="27"/>
          <w:rFonts w:hint="cs"/>
          <w:rtl/>
        </w:rPr>
        <w:t>ש</w:t>
      </w:r>
      <w:r>
        <w:rPr>
          <w:rStyle w:val="27"/>
          <w:rFonts w:hint="cs"/>
          <w:rtl/>
        </w:rPr>
        <w:t>ב"י</w:t>
      </w:r>
      <w:r w:rsidR="0057284B">
        <w:rPr>
          <w:rtl/>
        </w:rPr>
        <w:t>.</w:t>
      </w:r>
    </w:p>
    <w:p w14:paraId="72DDC005" w14:textId="77777777" w:rsidR="00000168" w:rsidRDefault="00F40753" w:rsidP="00000168">
      <w:pPr>
        <w:pStyle w:val="afffd"/>
        <w:rPr>
          <w:rtl/>
        </w:rPr>
      </w:pPr>
      <w:r>
        <w:rPr>
          <w:rStyle w:val="afffff0"/>
        </w:rPr>
        <w:t xml:space="preserve">ד. </w:t>
      </w:r>
      <w:r>
        <w:rPr>
          <w:rtl/>
        </w:rPr>
        <w:t xml:space="preserve">יתום </w:t>
      </w:r>
    </w:p>
    <w:p w14:paraId="401C742E" w14:textId="1DCCA78F" w:rsidR="00B874E6" w:rsidRDefault="00F40753" w:rsidP="00F40753">
      <w:pPr>
        <w:rPr>
          <w:rtl/>
        </w:rPr>
      </w:pPr>
      <w:r>
        <w:rPr>
          <w:rtl/>
        </w:rPr>
        <w:t xml:space="preserve">כגון שהשלח </w:t>
      </w:r>
      <w:r w:rsidR="00000168">
        <w:rPr>
          <w:rFonts w:hint="cs"/>
          <w:rtl/>
        </w:rPr>
        <w:t>[עור]</w:t>
      </w:r>
      <w:r>
        <w:rPr>
          <w:rtl/>
        </w:rPr>
        <w:t xml:space="preserve">קיים, </w:t>
      </w:r>
      <w:r>
        <w:rPr>
          <w:rStyle w:val="27"/>
          <w:rtl/>
        </w:rPr>
        <w:t>ור' יהושע</w:t>
      </w:r>
      <w:r>
        <w:rPr>
          <w:rtl/>
        </w:rPr>
        <w:t xml:space="preserve"> לשיטתו דאמ</w:t>
      </w:r>
      <w:r w:rsidR="00000168">
        <w:rPr>
          <w:rtl/>
        </w:rPr>
        <w:t xml:space="preserve">ר: </w:t>
      </w:r>
      <w:r>
        <w:rPr>
          <w:rtl/>
        </w:rPr>
        <w:t>אפי'</w:t>
      </w:r>
      <w:r w:rsidR="00000168">
        <w:rPr>
          <w:rtl/>
        </w:rPr>
        <w:t xml:space="preserve"> שחט את אמו והשלח קיים</w:t>
      </w:r>
      <w:r>
        <w:rPr>
          <w:rtl/>
        </w:rPr>
        <w:t xml:space="preserve"> אין זה יתום</w:t>
      </w:r>
      <w:r w:rsidR="0057284B">
        <w:rPr>
          <w:rtl/>
        </w:rPr>
        <w:t>.</w:t>
      </w:r>
    </w:p>
    <w:p w14:paraId="1EA1E600" w14:textId="77777777" w:rsidR="001B6BBF" w:rsidRDefault="00F40753" w:rsidP="00F40753">
      <w:pPr>
        <w:rPr>
          <w:rtl/>
        </w:rPr>
      </w:pPr>
      <w:r>
        <w:rPr>
          <w:rtl/>
        </w:rPr>
        <w:t xml:space="preserve">העיד </w:t>
      </w:r>
      <w:r>
        <w:rPr>
          <w:rStyle w:val="27"/>
          <w:rtl/>
        </w:rPr>
        <w:t>רבי ישמעאל</w:t>
      </w:r>
      <w:r>
        <w:rPr>
          <w:rtl/>
        </w:rPr>
        <w:t xml:space="preserve"> בן סתריאל מערקת לבינה לפני </w:t>
      </w:r>
      <w:r>
        <w:rPr>
          <w:rStyle w:val="27"/>
          <w:rtl/>
        </w:rPr>
        <w:t>רבי</w:t>
      </w:r>
      <w:r>
        <w:rPr>
          <w:rtl/>
        </w:rPr>
        <w:t xml:space="preserve">: </w:t>
      </w:r>
    </w:p>
    <w:p w14:paraId="440146F2" w14:textId="77777777" w:rsidR="00B874E6" w:rsidRDefault="00F40753" w:rsidP="00F40753">
      <w:pPr>
        <w:rPr>
          <w:rtl/>
        </w:rPr>
      </w:pPr>
      <w:r>
        <w:rPr>
          <w:rtl/>
        </w:rPr>
        <w:t xml:space="preserve">במקומנו מפשיטין את המתה ומלבישין את החי, אמר </w:t>
      </w:r>
      <w:r>
        <w:rPr>
          <w:rStyle w:val="27"/>
          <w:rtl/>
        </w:rPr>
        <w:t>רבי</w:t>
      </w:r>
      <w:r>
        <w:rPr>
          <w:rtl/>
        </w:rPr>
        <w:t>: נתגלה טעמא של משנתינו</w:t>
      </w:r>
      <w:r w:rsidR="0057284B">
        <w:rPr>
          <w:rtl/>
        </w:rPr>
        <w:t>.</w:t>
      </w:r>
    </w:p>
    <w:p w14:paraId="000B8D8E" w14:textId="77777777" w:rsidR="00B874E6" w:rsidRDefault="00F40753" w:rsidP="00F40753">
      <w:pPr>
        <w:rPr>
          <w:rtl/>
        </w:rPr>
      </w:pPr>
      <w:r>
        <w:rPr>
          <w:rtl/>
        </w:rPr>
        <w:t xml:space="preserve">חזירין שבמקומנו </w:t>
      </w:r>
      <w:r w:rsidR="001B6BBF">
        <w:rPr>
          <w:rFonts w:hint="cs"/>
          <w:rtl/>
        </w:rPr>
        <w:t>[חזרת ירק]</w:t>
      </w:r>
      <w:r>
        <w:rPr>
          <w:rtl/>
        </w:rPr>
        <w:t>יש להם ששים רבוא קלפים בבית המסס שלו</w:t>
      </w:r>
      <w:r w:rsidR="0057284B">
        <w:rPr>
          <w:rtl/>
        </w:rPr>
        <w:t>.</w:t>
      </w:r>
    </w:p>
    <w:p w14:paraId="564239AE" w14:textId="77777777" w:rsidR="00B874E6" w:rsidRDefault="00F40753" w:rsidP="001B6BBF">
      <w:pPr>
        <w:rPr>
          <w:rtl/>
        </w:rPr>
      </w:pPr>
      <w:r>
        <w:rPr>
          <w:rtl/>
        </w:rPr>
        <w:t xml:space="preserve">פעם אחת נפל ארז אחד שבמקומנו, ועברו שש עשרה קרונות </w:t>
      </w:r>
      <w:r w:rsidR="001B6BBF">
        <w:rPr>
          <w:rFonts w:hint="cs"/>
          <w:rtl/>
        </w:rPr>
        <w:t>ברוחבו של אילן</w:t>
      </w:r>
      <w:r w:rsidR="0057284B">
        <w:rPr>
          <w:rtl/>
        </w:rPr>
        <w:t>.</w:t>
      </w:r>
    </w:p>
    <w:p w14:paraId="45ABB1C9" w14:textId="77777777" w:rsidR="00B874E6" w:rsidRDefault="00F40753" w:rsidP="00F40753">
      <w:pPr>
        <w:rPr>
          <w:rtl/>
        </w:rPr>
      </w:pPr>
      <w:r>
        <w:rPr>
          <w:rtl/>
        </w:rPr>
        <w:t>פעם אחת נפלה ביצת בר יוכני, וטבעה ששים כרכים, ושברה שלש מאות ארזים</w:t>
      </w:r>
      <w:r w:rsidR="0057284B">
        <w:rPr>
          <w:rtl/>
        </w:rPr>
        <w:t>.</w:t>
      </w:r>
    </w:p>
    <w:p w14:paraId="66D050DF" w14:textId="4F44D916" w:rsidR="00B874E6" w:rsidRDefault="001B6BBF" w:rsidP="001B6BBF">
      <w:pPr>
        <w:rPr>
          <w:rtl/>
        </w:rPr>
      </w:pPr>
      <w:r>
        <w:rPr>
          <w:rFonts w:hint="cs"/>
          <w:rtl/>
        </w:rPr>
        <w:t>ואפי' דאינה זורקת ד'</w:t>
      </w:r>
      <w:r w:rsidR="00F40753">
        <w:rPr>
          <w:rtl/>
        </w:rPr>
        <w:t>כנף רננים נעלסה</w:t>
      </w:r>
      <w:r>
        <w:rPr>
          <w:rFonts w:hint="cs"/>
          <w:rtl/>
        </w:rPr>
        <w:t xml:space="preserve">', </w:t>
      </w:r>
      <w:r w:rsidR="00F40753">
        <w:rPr>
          <w:rtl/>
        </w:rPr>
        <w:t xml:space="preserve">אמר </w:t>
      </w:r>
      <w:r w:rsidR="00F40753">
        <w:rPr>
          <w:rStyle w:val="27"/>
          <w:rtl/>
        </w:rPr>
        <w:t>רב אשי</w:t>
      </w:r>
      <w:r w:rsidR="00F40753">
        <w:rPr>
          <w:rtl/>
        </w:rPr>
        <w:t xml:space="preserve">: ההוא מוזרתא </w:t>
      </w:r>
      <w:r>
        <w:rPr>
          <w:rtl/>
        </w:rPr>
        <w:t>היה</w:t>
      </w:r>
      <w:r w:rsidR="0057284B">
        <w:rPr>
          <w:rtl/>
        </w:rPr>
        <w:t>.</w:t>
      </w:r>
    </w:p>
    <w:p w14:paraId="60BB6795" w14:textId="50946EFA" w:rsidR="0057284B" w:rsidRDefault="0057284B" w:rsidP="009F73ED">
      <w:pPr>
        <w:pStyle w:val="affff9"/>
        <w:rPr>
          <w:rtl/>
        </w:rPr>
      </w:pPr>
      <w:r>
        <w:rPr>
          <w:rtl/>
        </w:rPr>
        <w:t>• • •</w:t>
      </w:r>
    </w:p>
    <w:p w14:paraId="1081A08A" w14:textId="77777777" w:rsidR="006542AA" w:rsidRDefault="00000000">
      <w:pPr>
        <w:pStyle w:val="afffff5"/>
        <w:framePr w:wrap="around"/>
      </w:pPr>
      <w:r>
        <w:t>משנה ה</w:t>
      </w:r>
    </w:p>
    <w:p w14:paraId="7454868C" w14:textId="4E83BD5A" w:rsidR="001B6BBF" w:rsidRDefault="00F40753" w:rsidP="009F73ED">
      <w:pPr>
        <w:pStyle w:val="afff5"/>
        <w:spacing w:before="120"/>
        <w:rPr>
          <w:rtl/>
        </w:rPr>
      </w:pPr>
      <w:r>
        <w:rPr>
          <w:rtl/>
        </w:rPr>
        <w:t xml:space="preserve">שלש גרנות למעשר בהמה: </w:t>
      </w:r>
      <w:r w:rsidR="001B6BBF">
        <w:rPr>
          <w:rFonts w:hint="cs"/>
          <w:rtl/>
        </w:rPr>
        <w:t>ל</w:t>
      </w:r>
      <w:r>
        <w:rPr>
          <w:rFonts w:hint="cs"/>
          <w:rtl/>
        </w:rPr>
        <w:t>ר"ע</w:t>
      </w:r>
      <w:r w:rsidRPr="009F73ED">
        <w:rPr>
          <w:rStyle w:val="afffff3"/>
          <w:rtl/>
        </w:rPr>
        <w:t>:</w:t>
      </w:r>
      <w:r>
        <w:rPr>
          <w:rFonts w:hint="cs"/>
          <w:rtl/>
        </w:rPr>
        <w:t xml:space="preserve"> </w:t>
      </w:r>
      <w:r>
        <w:rPr>
          <w:rtl/>
        </w:rPr>
        <w:t>בפ</w:t>
      </w:r>
      <w:r w:rsidR="001B6BBF">
        <w:rPr>
          <w:rtl/>
        </w:rPr>
        <w:t>רס הפסח, ובפרס העצרת, ובפרס החג</w:t>
      </w:r>
    </w:p>
    <w:p w14:paraId="69BA9CEC" w14:textId="77777777" w:rsidR="001B6BBF" w:rsidRDefault="00F40753" w:rsidP="001B6BBF">
      <w:pPr>
        <w:pStyle w:val="afff5"/>
        <w:rPr>
          <w:rtl/>
        </w:rPr>
      </w:pPr>
      <w:r>
        <w:rPr>
          <w:rtl/>
        </w:rPr>
        <w:t>בן עזאי אומר: בעשרים ותשעה באדר, באחד בסיון, בעשרים ותשעה באב</w:t>
      </w:r>
      <w:r w:rsidR="000B5F7F">
        <w:rPr>
          <w:rtl/>
        </w:rPr>
        <w:t>;</w:t>
      </w:r>
    </w:p>
    <w:p w14:paraId="3722F183" w14:textId="77777777" w:rsidR="001B6BBF" w:rsidRDefault="00F40753" w:rsidP="001B6BBF">
      <w:pPr>
        <w:pStyle w:val="afff5"/>
        <w:rPr>
          <w:rtl/>
        </w:rPr>
      </w:pPr>
      <w:r w:rsidRPr="009F73ED">
        <w:rPr>
          <w:rStyle w:val="afffff3"/>
          <w:rtl/>
        </w:rPr>
        <w:t>ר' אלעזר</w:t>
      </w:r>
      <w:r>
        <w:rPr>
          <w:rtl/>
        </w:rPr>
        <w:t xml:space="preserve"> ו</w:t>
      </w:r>
      <w:r w:rsidRPr="009F73ED">
        <w:rPr>
          <w:rStyle w:val="afffff3"/>
          <w:rtl/>
        </w:rPr>
        <w:t>רבי שמעון</w:t>
      </w:r>
      <w:r>
        <w:rPr>
          <w:rtl/>
        </w:rPr>
        <w:t xml:space="preserve"> אומרים</w:t>
      </w:r>
      <w:r w:rsidRPr="009F73ED">
        <w:rPr>
          <w:rStyle w:val="afffff3"/>
          <w:rtl/>
        </w:rPr>
        <w:t>:</w:t>
      </w:r>
      <w:r>
        <w:rPr>
          <w:rtl/>
        </w:rPr>
        <w:t xml:space="preserve"> באחד בניסן, באחד בסיון, בכ"ט באלול, </w:t>
      </w:r>
    </w:p>
    <w:p w14:paraId="5297F805" w14:textId="77777777" w:rsidR="001B6BBF" w:rsidRDefault="00F40753" w:rsidP="004B1F37">
      <w:pPr>
        <w:pStyle w:val="01"/>
        <w:rPr>
          <w:rtl/>
        </w:rPr>
      </w:pPr>
      <w:r>
        <w:rPr>
          <w:rtl/>
        </w:rPr>
        <w:t xml:space="preserve">ולמה אמרו בעשרים ותשעה באלול ולא אמרו באחד בתשרי - מפני שהוא יום טוב, </w:t>
      </w:r>
    </w:p>
    <w:p w14:paraId="2B12B1F5" w14:textId="77777777" w:rsidR="00B874E6" w:rsidRDefault="00F40753" w:rsidP="001B6BBF">
      <w:pPr>
        <w:pStyle w:val="afff5"/>
        <w:rPr>
          <w:rtl/>
        </w:rPr>
      </w:pPr>
      <w:r>
        <w:rPr>
          <w:rtl/>
        </w:rPr>
        <w:t>ואי אפשר לעשר ביום טוב - לפיכך הקדימוהו בעשרים ותשעה באלול</w:t>
      </w:r>
      <w:r w:rsidR="0057284B">
        <w:rPr>
          <w:rtl/>
        </w:rPr>
        <w:t>.</w:t>
      </w:r>
    </w:p>
    <w:p w14:paraId="0741CB31" w14:textId="77777777" w:rsidR="001B6BBF" w:rsidRDefault="00F40753" w:rsidP="006D2FA2">
      <w:pPr>
        <w:pStyle w:val="afff5"/>
        <w:rPr>
          <w:rtl/>
        </w:rPr>
      </w:pPr>
      <w:r w:rsidRPr="009F73ED">
        <w:rPr>
          <w:rStyle w:val="afffff3"/>
          <w:rtl/>
        </w:rPr>
        <w:t>ר' מאיר</w:t>
      </w:r>
      <w:r>
        <w:rPr>
          <w:rtl/>
        </w:rPr>
        <w:t xml:space="preserve"> אומר</w:t>
      </w:r>
      <w:r w:rsidRPr="009F73ED">
        <w:rPr>
          <w:rStyle w:val="afffff3"/>
          <w:rtl/>
        </w:rPr>
        <w:t>:</w:t>
      </w:r>
      <w:r>
        <w:rPr>
          <w:rtl/>
        </w:rPr>
        <w:t xml:space="preserve"> באחד באלול ראש השנה למעשר בהמה, </w:t>
      </w:r>
    </w:p>
    <w:p w14:paraId="021CB959" w14:textId="77777777" w:rsidR="001B6BBF" w:rsidRDefault="00F40753" w:rsidP="006D2FA2">
      <w:pPr>
        <w:pStyle w:val="afff5"/>
        <w:rPr>
          <w:rtl/>
        </w:rPr>
      </w:pPr>
      <w:r>
        <w:rPr>
          <w:rtl/>
        </w:rPr>
        <w:lastRenderedPageBreak/>
        <w:t xml:space="preserve">בן עזאי אומר: האלולים מתעשרים בפני עצמן כל הנולדים מאחד בתשרי עד עשרים ותשעה באלול - הרי אלו מצטרפין, </w:t>
      </w:r>
    </w:p>
    <w:p w14:paraId="22FF34B2" w14:textId="77777777" w:rsidR="001B6BBF" w:rsidRDefault="00F40753" w:rsidP="006D2FA2">
      <w:pPr>
        <w:pStyle w:val="afff5"/>
        <w:rPr>
          <w:rtl/>
        </w:rPr>
      </w:pPr>
      <w:r>
        <w:rPr>
          <w:rtl/>
        </w:rPr>
        <w:t xml:space="preserve">חמשה לפני ראש השנה וחמשה לאחר ר"ה - אינן מצטרפין, </w:t>
      </w:r>
    </w:p>
    <w:p w14:paraId="33954E55" w14:textId="77777777" w:rsidR="001B6BBF" w:rsidRDefault="00F40753" w:rsidP="006D2FA2">
      <w:pPr>
        <w:pStyle w:val="afff5"/>
        <w:rPr>
          <w:rtl/>
        </w:rPr>
      </w:pPr>
      <w:r>
        <w:rPr>
          <w:rtl/>
        </w:rPr>
        <w:t xml:space="preserve">חמשה לפני הגורן וחמשה לאחר הגורן - הרי אלו מצטרפין, </w:t>
      </w:r>
    </w:p>
    <w:p w14:paraId="01EAF02B" w14:textId="77777777" w:rsidR="00F540FA" w:rsidRDefault="00F40753" w:rsidP="006D2FA2">
      <w:pPr>
        <w:pStyle w:val="afff5"/>
        <w:rPr>
          <w:rtl/>
        </w:rPr>
      </w:pPr>
      <w:r>
        <w:rPr>
          <w:rtl/>
        </w:rPr>
        <w:t>אם כן למה נאמרו שלש גרנות למ</w:t>
      </w:r>
      <w:r w:rsidR="001B6BBF">
        <w:rPr>
          <w:rtl/>
        </w:rPr>
        <w:t xml:space="preserve">עשר בהמה </w:t>
      </w:r>
    </w:p>
    <w:p w14:paraId="2D0C5A91" w14:textId="77777777" w:rsidR="00B874E6" w:rsidRDefault="001B6BBF" w:rsidP="004B1F37">
      <w:pPr>
        <w:pStyle w:val="01"/>
        <w:rPr>
          <w:rtl/>
        </w:rPr>
      </w:pPr>
      <w:r>
        <w:rPr>
          <w:rtl/>
        </w:rPr>
        <w:t xml:space="preserve">שעד שלא הגיע הגורן </w:t>
      </w:r>
      <w:r w:rsidR="00F540FA">
        <w:rPr>
          <w:rtl/>
        </w:rPr>
        <w:t xml:space="preserve">מותר למכור ולשחוט, הגיע הגורן </w:t>
      </w:r>
      <w:r w:rsidR="00F40753">
        <w:rPr>
          <w:rtl/>
        </w:rPr>
        <w:t>לא ישחוט, ואם שחט פטור</w:t>
      </w:r>
      <w:r w:rsidR="0057284B">
        <w:rPr>
          <w:rtl/>
        </w:rPr>
        <w:t>.</w:t>
      </w:r>
    </w:p>
    <w:p w14:paraId="4DFB4851" w14:textId="479FDA3E" w:rsidR="0057284B" w:rsidRDefault="0057284B" w:rsidP="009F73ED">
      <w:pPr>
        <w:pStyle w:val="affff9"/>
        <w:rPr>
          <w:rtl/>
        </w:rPr>
      </w:pPr>
      <w:r>
        <w:rPr>
          <w:rtl/>
        </w:rPr>
        <w:t>• • •</w:t>
      </w:r>
    </w:p>
    <w:p w14:paraId="3C121B86" w14:textId="1CB659D2" w:rsidR="006542AA" w:rsidRDefault="00000000">
      <w:pPr>
        <w:pStyle w:val="36"/>
        <w:framePr w:wrap="notBeside"/>
      </w:pPr>
      <w:r w:rsidRPr="00F540FA">
        <w:t>תלת</w:t>
      </w:r>
      <w:r>
        <w:t xml:space="preserve"> </w:t>
      </w:r>
      <w:r w:rsidR="00F540FA">
        <w:t>אר</w:t>
      </w:r>
      <w:r>
        <w:t>ב"ש:</w:t>
      </w:r>
    </w:p>
    <w:p w14:paraId="1DB6C431" w14:textId="1AA09440" w:rsidR="00B874E6" w:rsidRDefault="00F40753" w:rsidP="00F540FA">
      <w:pPr>
        <w:rPr>
          <w:rtl/>
        </w:rPr>
      </w:pPr>
      <w:r>
        <w:rPr>
          <w:rtl/>
        </w:rPr>
        <w:t>לקבל חורפי</w:t>
      </w:r>
      <w:r w:rsidR="00F540FA">
        <w:rPr>
          <w:rFonts w:hint="cs"/>
          <w:rtl/>
        </w:rPr>
        <w:t>[בפרוס הפסח]</w:t>
      </w:r>
      <w:r>
        <w:rPr>
          <w:rtl/>
        </w:rPr>
        <w:t xml:space="preserve"> ואפלי </w:t>
      </w:r>
      <w:r w:rsidR="00F540FA">
        <w:rPr>
          <w:rFonts w:hint="cs"/>
          <w:rtl/>
        </w:rPr>
        <w:t xml:space="preserve">[בפרוס עצרת] </w:t>
      </w:r>
      <w:r>
        <w:rPr>
          <w:rtl/>
        </w:rPr>
        <w:t>וקייטי</w:t>
      </w:r>
      <w:r w:rsidR="00F540FA">
        <w:rPr>
          <w:rFonts w:hint="cs"/>
          <w:rtl/>
        </w:rPr>
        <w:t xml:space="preserve"> [בפרוס החג]</w:t>
      </w:r>
      <w:r w:rsidR="0057284B">
        <w:rPr>
          <w:rtl/>
        </w:rPr>
        <w:t>.</w:t>
      </w:r>
    </w:p>
    <w:p w14:paraId="07913D7B" w14:textId="77777777" w:rsidR="00F540FA" w:rsidRDefault="00F540FA" w:rsidP="00F540FA">
      <w:pPr>
        <w:pStyle w:val="afff0"/>
        <w:framePr w:wrap="around"/>
        <w:rPr>
          <w:rtl/>
        </w:rPr>
      </w:pPr>
      <w:r>
        <w:rPr>
          <w:rFonts w:hint="cs"/>
          <w:rtl/>
        </w:rPr>
        <w:t>נח.</w:t>
      </w:r>
    </w:p>
    <w:p w14:paraId="69F05B91" w14:textId="22A9E657" w:rsidR="00F540FA" w:rsidRDefault="00F540FA" w:rsidP="00F540FA">
      <w:pPr>
        <w:rPr>
          <w:rtl/>
        </w:rPr>
      </w:pPr>
      <w:r>
        <w:rPr>
          <w:rFonts w:hint="cs"/>
          <w:rtl/>
        </w:rPr>
        <w:t xml:space="preserve">בהני זימני: </w:t>
      </w:r>
      <w:r>
        <w:rPr>
          <w:rStyle w:val="27"/>
          <w:rFonts w:hint="cs"/>
          <w:rtl/>
        </w:rPr>
        <w:t>כר"ת</w:t>
      </w:r>
      <w:r>
        <w:rPr>
          <w:rFonts w:hint="cs"/>
          <w:rtl/>
        </w:rPr>
        <w:t xml:space="preserve"> </w:t>
      </w:r>
      <w:r>
        <w:rPr>
          <w:rStyle w:val="27"/>
          <w:rFonts w:hint="cs"/>
          <w:rtl/>
        </w:rPr>
        <w:t>בדר"ח</w:t>
      </w:r>
      <w:r w:rsidR="00F40753">
        <w:rPr>
          <w:rtl/>
        </w:rPr>
        <w:t xml:space="preserve">: כדי שתהא בהמה מצויה לעולי רגלים, </w:t>
      </w:r>
    </w:p>
    <w:p w14:paraId="44F5B93E" w14:textId="33970E35" w:rsidR="00B874E6" w:rsidRDefault="00F40753" w:rsidP="00F540FA">
      <w:pPr>
        <w:rPr>
          <w:rtl/>
        </w:rPr>
      </w:pPr>
      <w:r>
        <w:rPr>
          <w:rtl/>
        </w:rPr>
        <w:t>ו</w:t>
      </w:r>
      <w:r w:rsidR="00FA1A10">
        <w:rPr>
          <w:rtl/>
        </w:rPr>
        <w:t>אע"ג</w:t>
      </w:r>
      <w:r>
        <w:rPr>
          <w:rtl/>
        </w:rPr>
        <w:t xml:space="preserve"> דתנן: עד שלא הגיע הגורן - מותר למכור ולשחוט - ניחא לו שתיעשה מצוה בממוניה, ואח"כ לזבון וליכול</w:t>
      </w:r>
      <w:r w:rsidR="0057284B">
        <w:rPr>
          <w:rtl/>
        </w:rPr>
        <w:t>.</w:t>
      </w:r>
    </w:p>
    <w:p w14:paraId="21D06B1F" w14:textId="01094363" w:rsidR="00B874E6" w:rsidRDefault="00F40753" w:rsidP="00F40753">
      <w:pPr>
        <w:rPr>
          <w:rtl/>
        </w:rPr>
      </w:pPr>
      <w:r>
        <w:rPr>
          <w:rtl/>
        </w:rPr>
        <w:t>ולמה קרי לו גורן? דטבלה כגורן</w:t>
      </w:r>
      <w:r w:rsidR="0057284B">
        <w:rPr>
          <w:rtl/>
        </w:rPr>
        <w:t>.</w:t>
      </w:r>
    </w:p>
    <w:p w14:paraId="53AA57CE" w14:textId="4B9EDB32" w:rsidR="006542AA" w:rsidRDefault="00000000">
      <w:pPr>
        <w:pStyle w:val="36"/>
        <w:framePr w:wrap="notBeside"/>
      </w:pPr>
      <w:r>
        <w:t>וכמה פרס? פירש ר</w:t>
      </w:r>
      <w:r w:rsidR="00F540FA">
        <w:t>יב</w:t>
      </w:r>
      <w:r>
        <w:t>ר"י</w:t>
      </w:r>
      <w:r w:rsidR="00F540FA">
        <w:t>:</w:t>
      </w:r>
    </w:p>
    <w:p w14:paraId="48F767FB" w14:textId="284BDE8A" w:rsidR="00B874E6" w:rsidRDefault="00F40753" w:rsidP="00F540FA">
      <w:pPr>
        <w:rPr>
          <w:rtl/>
        </w:rPr>
      </w:pPr>
      <w:r>
        <w:rPr>
          <w:rtl/>
        </w:rPr>
        <w:t>אין פרס פחות מט"ו יום</w:t>
      </w:r>
      <w:r w:rsidR="0057284B">
        <w:rPr>
          <w:rtl/>
        </w:rPr>
        <w:t>.</w:t>
      </w:r>
    </w:p>
    <w:p w14:paraId="565CE279" w14:textId="77777777" w:rsidR="006542AA" w:rsidRDefault="00000000">
      <w:pPr>
        <w:pStyle w:val="36"/>
        <w:framePr w:wrap="notBeside"/>
      </w:pPr>
      <w:r>
        <w:t xml:space="preserve">כר' </w:t>
      </w:r>
      <w:r w:rsidR="00F40753">
        <w:t>אבהו:</w:t>
      </w:r>
    </w:p>
    <w:p w14:paraId="44691113" w14:textId="34A2EC04" w:rsidR="00F540FA" w:rsidRDefault="00F40753" w:rsidP="00F40753">
      <w:pPr>
        <w:rPr>
          <w:rtl/>
        </w:rPr>
      </w:pPr>
      <w:r>
        <w:rPr>
          <w:rtl/>
        </w:rPr>
        <w:t xml:space="preserve">פרוס - פלגא, פלגא </w:t>
      </w:r>
      <w:r w:rsidR="00F540FA">
        <w:rPr>
          <w:rtl/>
        </w:rPr>
        <w:t>דמה</w:t>
      </w:r>
      <w:r>
        <w:rPr>
          <w:rtl/>
        </w:rPr>
        <w:t xml:space="preserve">? פלגא דהלכות פסח, </w:t>
      </w:r>
    </w:p>
    <w:p w14:paraId="0DC0ECEF" w14:textId="77777777" w:rsidR="00B874E6" w:rsidRDefault="00F40753" w:rsidP="00F40753">
      <w:pPr>
        <w:rPr>
          <w:rtl/>
        </w:rPr>
      </w:pPr>
      <w:r>
        <w:rPr>
          <w:rtl/>
        </w:rPr>
        <w:t xml:space="preserve">כי הא דתניא: שואלין ודורשין בהלכות פסח קודם לפסח ל' יום, </w:t>
      </w:r>
      <w:r>
        <w:rPr>
          <w:rStyle w:val="27"/>
          <w:rtl/>
        </w:rPr>
        <w:t>רשב"ג</w:t>
      </w:r>
      <w:r>
        <w:rPr>
          <w:rtl/>
        </w:rPr>
        <w:t xml:space="preserve"> אומר: שתי שבתות</w:t>
      </w:r>
      <w:r w:rsidR="0057284B">
        <w:rPr>
          <w:rtl/>
        </w:rPr>
        <w:t>.</w:t>
      </w:r>
    </w:p>
    <w:p w14:paraId="7C9E4BCF" w14:textId="35D26FF0" w:rsidR="00B874E6" w:rsidRDefault="0057284B" w:rsidP="00F540FA">
      <w:pPr>
        <w:pStyle w:val="afffd"/>
        <w:rPr>
          <w:rtl/>
        </w:rPr>
      </w:pPr>
      <w:r>
        <w:rPr>
          <w:rtl/>
        </w:rPr>
        <w:t xml:space="preserve">  </w:t>
      </w:r>
      <w:r w:rsidR="00F40753">
        <w:rPr>
          <w:rStyle w:val="afffff0"/>
        </w:rPr>
        <w:t xml:space="preserve">א. </w:t>
      </w:r>
      <w:r w:rsidR="00F40753">
        <w:rPr>
          <w:rtl/>
        </w:rPr>
        <w:t>בן עזאי אומר בכ"ט באדר, בא' בסיון</w:t>
      </w:r>
      <w:r>
        <w:rPr>
          <w:rtl/>
        </w:rPr>
        <w:t>.</w:t>
      </w:r>
    </w:p>
    <w:p w14:paraId="5FCF2DFF" w14:textId="4168E443" w:rsidR="00F540FA" w:rsidRDefault="00F40753" w:rsidP="00F40753">
      <w:pPr>
        <w:rPr>
          <w:rtl/>
        </w:rPr>
      </w:pPr>
      <w:r>
        <w:rPr>
          <w:rtl/>
        </w:rPr>
        <w:t xml:space="preserve">במאי חלקו </w:t>
      </w:r>
      <w:r>
        <w:rPr>
          <w:rStyle w:val="27"/>
          <w:rtl/>
        </w:rPr>
        <w:t>ר"ע</w:t>
      </w:r>
      <w:r>
        <w:rPr>
          <w:rtl/>
        </w:rPr>
        <w:t xml:space="preserve"> ובן עזאי? </w:t>
      </w:r>
      <w:r>
        <w:rPr>
          <w:rStyle w:val="27"/>
          <w:rtl/>
        </w:rPr>
        <w:t>ר"ע</w:t>
      </w:r>
      <w:r>
        <w:rPr>
          <w:rtl/>
        </w:rPr>
        <w:t xml:space="preserve"> סבר: אדר הסמוך לניסן פעמים מלא ופעמים חסר,</w:t>
      </w:r>
    </w:p>
    <w:p w14:paraId="2A247BC3" w14:textId="44D906F8" w:rsidR="00B874E6" w:rsidRDefault="00F40753" w:rsidP="00F40753">
      <w:pPr>
        <w:rPr>
          <w:rtl/>
        </w:rPr>
      </w:pPr>
      <w:r>
        <w:rPr>
          <w:rtl/>
        </w:rPr>
        <w:t>פעמים דמיקלע ביום ל' ופעמים דמיקלע בכ"ט, ומשום כך לא קביע לו זמן</w:t>
      </w:r>
      <w:r w:rsidR="0057284B">
        <w:rPr>
          <w:rtl/>
        </w:rPr>
        <w:t>.</w:t>
      </w:r>
    </w:p>
    <w:p w14:paraId="54AC9F70" w14:textId="2AC9ADB0" w:rsidR="00B874E6" w:rsidRDefault="00F40753" w:rsidP="00F40753">
      <w:pPr>
        <w:rPr>
          <w:rtl/>
        </w:rPr>
      </w:pPr>
      <w:r>
        <w:rPr>
          <w:rtl/>
        </w:rPr>
        <w:t>ובן עזאי סבר: אדר הסמוך לניסן לעולם חסר, לפיכך קביע לו זמן בכ"ט באדר</w:t>
      </w:r>
      <w:r w:rsidR="0057284B">
        <w:rPr>
          <w:rtl/>
        </w:rPr>
        <w:t>.</w:t>
      </w:r>
    </w:p>
    <w:p w14:paraId="7D6D5CFB" w14:textId="57FB501B" w:rsidR="00B874E6" w:rsidRDefault="00F40753" w:rsidP="00F40753">
      <w:pPr>
        <w:rPr>
          <w:rtl/>
        </w:rPr>
      </w:pPr>
      <w:r>
        <w:rPr>
          <w:rtl/>
        </w:rPr>
        <w:t>באחד בסיון - איידי דלא נפישי, אם אמרת ליקדים ליעשר - עד דמטי רגל שלמי להם</w:t>
      </w:r>
      <w:r w:rsidR="0057284B">
        <w:rPr>
          <w:rtl/>
        </w:rPr>
        <w:t>.</w:t>
      </w:r>
    </w:p>
    <w:p w14:paraId="5C0BC755" w14:textId="411FCD08" w:rsidR="00B874E6" w:rsidRDefault="0057284B" w:rsidP="006D2FA2">
      <w:pPr>
        <w:pStyle w:val="afffd"/>
        <w:rPr>
          <w:rtl/>
        </w:rPr>
      </w:pPr>
      <w:r>
        <w:rPr>
          <w:rtl/>
        </w:rPr>
        <w:t xml:space="preserve">  </w:t>
      </w:r>
      <w:r w:rsidR="00F40753">
        <w:rPr>
          <w:rStyle w:val="afffff0"/>
        </w:rPr>
        <w:t xml:space="preserve">א. </w:t>
      </w:r>
      <w:r w:rsidR="00F40753">
        <w:rPr>
          <w:rtl/>
        </w:rPr>
        <w:t>בכ"ט באב וכו'</w:t>
      </w:r>
      <w:r>
        <w:rPr>
          <w:rtl/>
        </w:rPr>
        <w:t>.</w:t>
      </w:r>
    </w:p>
    <w:p w14:paraId="4AEAF81F" w14:textId="1038C319" w:rsidR="00B874E6" w:rsidRDefault="00F40753" w:rsidP="00F540FA">
      <w:pPr>
        <w:rPr>
          <w:rtl/>
        </w:rPr>
      </w:pPr>
      <w:r>
        <w:rPr>
          <w:rtl/>
        </w:rPr>
        <w:lastRenderedPageBreak/>
        <w:t>בן עזאי לשיטתו, ד</w:t>
      </w:r>
      <w:r w:rsidR="00F540FA">
        <w:rPr>
          <w:rFonts w:hint="cs"/>
          <w:rtl/>
        </w:rPr>
        <w:t>ה</w:t>
      </w:r>
      <w:r>
        <w:rPr>
          <w:rtl/>
        </w:rPr>
        <w:t>אלולין מתעשרין בפני עצמן ופעמים דמחסרין לאב, וצריך לעשות הכירא בחדש וישן</w:t>
      </w:r>
      <w:r w:rsidR="0057284B">
        <w:rPr>
          <w:rtl/>
        </w:rPr>
        <w:t>.</w:t>
      </w:r>
    </w:p>
    <w:p w14:paraId="5D6A4BA6" w14:textId="1AD5061A" w:rsidR="00B874E6" w:rsidRDefault="0057284B" w:rsidP="006D2FA2">
      <w:pPr>
        <w:pStyle w:val="afffd"/>
        <w:rPr>
          <w:rtl/>
        </w:rPr>
      </w:pPr>
      <w:r>
        <w:rPr>
          <w:rtl/>
        </w:rPr>
        <w:t xml:space="preserve">  </w:t>
      </w:r>
      <w:r w:rsidR="00F40753">
        <w:rPr>
          <w:rStyle w:val="afffff0"/>
        </w:rPr>
        <w:t xml:space="preserve">ב. </w:t>
      </w:r>
      <w:r w:rsidR="00F40753">
        <w:rPr>
          <w:rtl/>
        </w:rPr>
        <w:t>ר' אלעזר ור"ש אומרים באחד בניסן בא' בסיון וכו'</w:t>
      </w:r>
      <w:r>
        <w:rPr>
          <w:rtl/>
        </w:rPr>
        <w:t>.</w:t>
      </w:r>
    </w:p>
    <w:p w14:paraId="51E510D2" w14:textId="77777777" w:rsidR="00AF5FF8" w:rsidRDefault="00F40753" w:rsidP="00AF5FF8">
      <w:pPr>
        <w:rPr>
          <w:rtl/>
        </w:rPr>
      </w:pPr>
      <w:r w:rsidRPr="00AF5FF8">
        <w:rPr>
          <w:b/>
          <w:bCs/>
          <w:rtl/>
        </w:rPr>
        <w:t xml:space="preserve">בא' בניסן </w:t>
      </w:r>
      <w:r>
        <w:rPr>
          <w:rtl/>
        </w:rPr>
        <w:t xml:space="preserve">- </w:t>
      </w:r>
      <w:r>
        <w:rPr>
          <w:rStyle w:val="27"/>
          <w:rtl/>
        </w:rPr>
        <w:t>כרשב"ג</w:t>
      </w:r>
      <w:r>
        <w:rPr>
          <w:rtl/>
        </w:rPr>
        <w:t xml:space="preserve"> דב' שבתות, </w:t>
      </w:r>
      <w:r w:rsidRPr="00AF5FF8">
        <w:rPr>
          <w:b/>
          <w:bCs/>
          <w:rtl/>
        </w:rPr>
        <w:t>בא' בסיון</w:t>
      </w:r>
      <w:r>
        <w:rPr>
          <w:rtl/>
        </w:rPr>
        <w:t xml:space="preserve"> - כדאמרן, </w:t>
      </w:r>
    </w:p>
    <w:p w14:paraId="5BC3293F" w14:textId="4225DCC6" w:rsidR="00B874E6" w:rsidRDefault="00F40753" w:rsidP="00AF5FF8">
      <w:pPr>
        <w:rPr>
          <w:rtl/>
        </w:rPr>
      </w:pPr>
      <w:r w:rsidRPr="00AF5FF8">
        <w:rPr>
          <w:b/>
          <w:bCs/>
          <w:rtl/>
        </w:rPr>
        <w:t>בכ"ט באלול</w:t>
      </w:r>
      <w:r w:rsidR="00AF5FF8">
        <w:rPr>
          <w:rFonts w:hint="cs"/>
          <w:rtl/>
        </w:rPr>
        <w:t>-</w:t>
      </w:r>
      <w:r>
        <w:rPr>
          <w:rFonts w:hint="cs"/>
          <w:rtl/>
        </w:rPr>
        <w:t xml:space="preserve"> </w:t>
      </w:r>
      <w:r>
        <w:rPr>
          <w:rtl/>
        </w:rPr>
        <w:t xml:space="preserve">לשיטתם, דאמרו: בא' בתשרי </w:t>
      </w:r>
      <w:r>
        <w:rPr>
          <w:rStyle w:val="27"/>
          <w:rtl/>
        </w:rPr>
        <w:t>ר"ה</w:t>
      </w:r>
      <w:r>
        <w:rPr>
          <w:rtl/>
        </w:rPr>
        <w:t xml:space="preserve"> למעשר בהמה</w:t>
      </w:r>
      <w:r w:rsidR="0057284B">
        <w:rPr>
          <w:rtl/>
        </w:rPr>
        <w:t>.</w:t>
      </w:r>
    </w:p>
    <w:p w14:paraId="79FD0165" w14:textId="35DB5805" w:rsidR="00B874E6" w:rsidRDefault="0057284B" w:rsidP="006D2FA2">
      <w:pPr>
        <w:pStyle w:val="afffd"/>
        <w:rPr>
          <w:rtl/>
        </w:rPr>
      </w:pPr>
      <w:r>
        <w:rPr>
          <w:rtl/>
        </w:rPr>
        <w:t xml:space="preserve">  </w:t>
      </w:r>
      <w:r w:rsidR="00F40753">
        <w:rPr>
          <w:rStyle w:val="afffff0"/>
        </w:rPr>
        <w:t xml:space="preserve">ב. </w:t>
      </w:r>
      <w:r w:rsidR="00F40753">
        <w:rPr>
          <w:rtl/>
        </w:rPr>
        <w:t>ולמה אמרו בכ"ט באלול ולא אמרו באחד בתשרי - מפני שהוא י"ט וכו'</w:t>
      </w:r>
      <w:r>
        <w:rPr>
          <w:rtl/>
        </w:rPr>
        <w:t>.</w:t>
      </w:r>
    </w:p>
    <w:p w14:paraId="7A2B7181" w14:textId="221DAFF5" w:rsidR="00AF5FF8" w:rsidRDefault="00F40753" w:rsidP="00F40753">
      <w:pPr>
        <w:rPr>
          <w:rtl/>
        </w:rPr>
      </w:pPr>
      <w:r>
        <w:rPr>
          <w:b/>
          <w:bCs/>
          <w:rtl/>
        </w:rPr>
        <w:t>אחת</w:t>
      </w:r>
      <w:r w:rsidRPr="00AF5FF8">
        <w:rPr>
          <w:b/>
          <w:bCs/>
          <w:rtl/>
        </w:rPr>
        <w:t xml:space="preserve"> ועוד </w:t>
      </w:r>
      <w:r>
        <w:rPr>
          <w:b/>
          <w:bCs/>
          <w:rtl/>
        </w:rPr>
        <w:t>אומר</w:t>
      </w:r>
      <w:r w:rsidRPr="00AF5FF8">
        <w:rPr>
          <w:b/>
          <w:bCs/>
          <w:rtl/>
        </w:rPr>
        <w:t xml:space="preserve">, </w:t>
      </w:r>
      <w:r>
        <w:rPr>
          <w:b/>
          <w:bCs/>
          <w:rtl/>
        </w:rPr>
        <w:t>אחת</w:t>
      </w:r>
      <w:r>
        <w:rPr>
          <w:rtl/>
        </w:rPr>
        <w:t xml:space="preserve"> - דצריך לעשות הכירא בחדש וישן, </w:t>
      </w:r>
    </w:p>
    <w:p w14:paraId="6FAE5EC4" w14:textId="77777777" w:rsidR="006542AA" w:rsidRDefault="00000000">
      <w:pPr>
        <w:pStyle w:val="36"/>
        <w:framePr w:wrap="notBeside"/>
      </w:pPr>
      <w:r>
        <w:tab/>
      </w:r>
      <w:r>
        <w:tab/>
      </w:r>
      <w:r>
        <w:tab/>
      </w:r>
      <w:r w:rsidR="00F40753" w:rsidRPr="00AF5FF8">
        <w:t>ועוד</w:t>
      </w:r>
      <w:r w:rsidR="00F40753">
        <w:t xml:space="preserve"> - מפני שהוא י"ט,</w:t>
      </w:r>
    </w:p>
    <w:p w14:paraId="0F767D9E" w14:textId="67F40AF7" w:rsidR="00B874E6" w:rsidRDefault="00F40753" w:rsidP="00F40753">
      <w:pPr>
        <w:rPr>
          <w:rtl/>
        </w:rPr>
      </w:pPr>
      <w:r>
        <w:rPr>
          <w:rtl/>
        </w:rPr>
        <w:t>ואי אפשר לעשר בי"ט, משום סקרתא</w:t>
      </w:r>
      <w:r w:rsidR="00AF5FF8">
        <w:rPr>
          <w:rFonts w:hint="cs"/>
          <w:rtl/>
        </w:rPr>
        <w:t>[הצבע]</w:t>
      </w:r>
      <w:r w:rsidR="0057284B">
        <w:rPr>
          <w:rtl/>
        </w:rPr>
        <w:t>.</w:t>
      </w:r>
    </w:p>
    <w:p w14:paraId="3E60EEC6" w14:textId="501BB4EE" w:rsidR="00B874E6" w:rsidRDefault="0057284B" w:rsidP="006D2FA2">
      <w:pPr>
        <w:pStyle w:val="afffd"/>
        <w:rPr>
          <w:rtl/>
        </w:rPr>
      </w:pPr>
      <w:r>
        <w:rPr>
          <w:rtl/>
        </w:rPr>
        <w:t xml:space="preserve">  </w:t>
      </w:r>
      <w:r w:rsidR="00F40753">
        <w:rPr>
          <w:rStyle w:val="afffff0"/>
        </w:rPr>
        <w:t xml:space="preserve">ג. </w:t>
      </w:r>
      <w:r w:rsidR="00F40753">
        <w:rPr>
          <w:rtl/>
        </w:rPr>
        <w:t>ר"מ אומר באחד באלול ר"ה למעשר בהמה, בן עזאי אומר וכו'</w:t>
      </w:r>
      <w:r>
        <w:rPr>
          <w:rtl/>
        </w:rPr>
        <w:t>.</w:t>
      </w:r>
    </w:p>
    <w:p w14:paraId="27B4EB70" w14:textId="77777777" w:rsidR="006542AA" w:rsidRDefault="00000000">
      <w:pPr>
        <w:pStyle w:val="36"/>
        <w:framePr w:wrap="notBeside"/>
      </w:pPr>
      <w:r w:rsidRPr="00AF5FF8">
        <w:t>תניא:</w:t>
      </w:r>
    </w:p>
    <w:p w14:paraId="62B8E26E" w14:textId="51F8ED8B" w:rsidR="00B874E6" w:rsidRPr="00AF5FF8" w:rsidRDefault="00F40753" w:rsidP="00F40753">
      <w:pPr>
        <w:rPr>
          <w:b/>
          <w:bCs/>
          <w:rtl/>
        </w:rPr>
      </w:pPr>
      <w:r w:rsidRPr="00AF5FF8">
        <w:rPr>
          <w:b/>
          <w:bCs/>
          <w:rtl/>
        </w:rPr>
        <w:t>אמר בן עזאי, הואיל והללו אומרים כך, והללו אומרים כך - האלולין מתעשרין לעצמן</w:t>
      </w:r>
      <w:r w:rsidR="0057284B" w:rsidRPr="00AF5FF8">
        <w:rPr>
          <w:b/>
          <w:bCs/>
          <w:rtl/>
        </w:rPr>
        <w:t>.</w:t>
      </w:r>
    </w:p>
    <w:p w14:paraId="69D37F62" w14:textId="6F77BEAD" w:rsidR="00AF5FF8" w:rsidRDefault="00F40753" w:rsidP="00F40753">
      <w:pPr>
        <w:rPr>
          <w:rtl/>
        </w:rPr>
      </w:pPr>
      <w:r>
        <w:rPr>
          <w:rtl/>
        </w:rPr>
        <w:t xml:space="preserve">וליחזי טעמיה דמאן מסתבר! וכי תימא לא מצי עומד על טעמם, </w:t>
      </w:r>
    </w:p>
    <w:p w14:paraId="71CAC23E" w14:textId="6A1BD48A" w:rsidR="006542AA" w:rsidRDefault="00000000">
      <w:pPr>
        <w:pStyle w:val="36"/>
        <w:framePr w:wrap="notBeside"/>
      </w:pPr>
      <w:r>
        <w:t>והתניא, בן עזאי:</w:t>
      </w:r>
    </w:p>
    <w:p w14:paraId="0A8AB718" w14:textId="48B59B7B" w:rsidR="00AF5FF8" w:rsidRDefault="00F40753" w:rsidP="00F40753">
      <w:pPr>
        <w:rPr>
          <w:rtl/>
        </w:rPr>
      </w:pPr>
      <w:r>
        <w:rPr>
          <w:rtl/>
        </w:rPr>
        <w:t xml:space="preserve">כל חכמי ישראל דומין עלי כקליפת השום חוץ מן הקרח הזה! </w:t>
      </w:r>
    </w:p>
    <w:p w14:paraId="069EBCDC" w14:textId="4C035970" w:rsidR="006542AA" w:rsidRDefault="00000000">
      <w:pPr>
        <w:pStyle w:val="36"/>
        <w:framePr w:wrap="notBeside"/>
      </w:pPr>
      <w:r>
        <w:t>א</w:t>
      </w:r>
      <w:r w:rsidR="00AF5FF8">
        <w:t>ר</w:t>
      </w:r>
      <w:r>
        <w:t>י"ו:</w:t>
      </w:r>
    </w:p>
    <w:p w14:paraId="12BFECB0" w14:textId="378AE971" w:rsidR="00B874E6" w:rsidRDefault="00F40753" w:rsidP="00AF5FF8">
      <w:pPr>
        <w:rPr>
          <w:rtl/>
        </w:rPr>
      </w:pPr>
      <w:r>
        <w:rPr>
          <w:rtl/>
        </w:rPr>
        <w:t>מפי השמועה אמרוה, מפי חגי זכריה ומלאכי</w:t>
      </w:r>
      <w:r w:rsidR="0057284B">
        <w:rPr>
          <w:rtl/>
        </w:rPr>
        <w:t>.</w:t>
      </w:r>
    </w:p>
    <w:p w14:paraId="67E7C838" w14:textId="77777777" w:rsidR="006542AA" w:rsidRDefault="00000000">
      <w:pPr>
        <w:pStyle w:val="36"/>
        <w:framePr w:wrap="notBeside"/>
      </w:pPr>
      <w:r>
        <w:t>תניא:</w:t>
      </w:r>
    </w:p>
    <w:p w14:paraId="41F8F398" w14:textId="672A6007" w:rsidR="00AF5FF8" w:rsidRDefault="00F40753" w:rsidP="00F40753">
      <w:pPr>
        <w:rPr>
          <w:rtl/>
        </w:rPr>
      </w:pPr>
      <w:r>
        <w:rPr>
          <w:rtl/>
        </w:rPr>
        <w:t xml:space="preserve">באיזה צד אמר </w:t>
      </w:r>
      <w:r w:rsidR="00AF5FF8">
        <w:rPr>
          <w:rtl/>
        </w:rPr>
        <w:t xml:space="preserve">בן עזאי האלולים מתעשרין לעצמן </w:t>
      </w:r>
      <w:r>
        <w:rPr>
          <w:rtl/>
        </w:rPr>
        <w:t xml:space="preserve">נולדו לו ה' באב וה' באלול - אין מצטרפין, </w:t>
      </w:r>
    </w:p>
    <w:p w14:paraId="06A5F39A" w14:textId="77777777" w:rsidR="00B874E6" w:rsidRDefault="00F40753" w:rsidP="00F40753">
      <w:pPr>
        <w:rPr>
          <w:rtl/>
        </w:rPr>
      </w:pPr>
      <w:r>
        <w:rPr>
          <w:rtl/>
        </w:rPr>
        <w:t>ה' באלול וה' בתשרי - אין מצטרפין, ה' בתשרי וה' באב - מצטרפין</w:t>
      </w:r>
      <w:r w:rsidR="0057284B">
        <w:rPr>
          <w:rtl/>
        </w:rPr>
        <w:t>.</w:t>
      </w:r>
    </w:p>
    <w:p w14:paraId="277F0535" w14:textId="697FA31D" w:rsidR="00AF5FF8" w:rsidRDefault="00AF5FF8" w:rsidP="00AF5FF8">
      <w:pPr>
        <w:rPr>
          <w:rtl/>
        </w:rPr>
      </w:pPr>
      <w:r>
        <w:rPr>
          <w:rFonts w:hint="cs"/>
          <w:rtl/>
        </w:rPr>
        <w:t xml:space="preserve">וקמ"ל דלא אמרו דמספיקי גרנות כשנים </w:t>
      </w:r>
    </w:p>
    <w:p w14:paraId="08FBBB1F" w14:textId="77777777" w:rsidR="006542AA" w:rsidRDefault="00000000">
      <w:pPr>
        <w:pStyle w:val="36"/>
        <w:framePr w:wrap="notBeside"/>
      </w:pPr>
      <w:r>
        <w:t>כדתנן:</w:t>
      </w:r>
    </w:p>
    <w:p w14:paraId="3C465AC5" w14:textId="20009656" w:rsidR="00AF5FF8" w:rsidRDefault="00F40753" w:rsidP="00AF5FF8">
      <w:pPr>
        <w:rPr>
          <w:rtl/>
        </w:rPr>
      </w:pPr>
      <w:r>
        <w:rPr>
          <w:rtl/>
        </w:rPr>
        <w:t xml:space="preserve">חמשה לפני </w:t>
      </w:r>
      <w:r>
        <w:rPr>
          <w:rStyle w:val="27"/>
          <w:rtl/>
        </w:rPr>
        <w:t>ר"ה</w:t>
      </w:r>
      <w:r w:rsidR="00AF5FF8">
        <w:rPr>
          <w:rFonts w:hint="cs"/>
          <w:rtl/>
        </w:rPr>
        <w:t xml:space="preserve"> </w:t>
      </w:r>
      <w:r>
        <w:rPr>
          <w:rtl/>
        </w:rPr>
        <w:t xml:space="preserve">וחמשה לאחר </w:t>
      </w:r>
      <w:r>
        <w:rPr>
          <w:rStyle w:val="27"/>
          <w:rtl/>
        </w:rPr>
        <w:t>ר"ה</w:t>
      </w:r>
      <w:r w:rsidR="00AF5FF8">
        <w:rPr>
          <w:rFonts w:hint="cs"/>
          <w:rtl/>
        </w:rPr>
        <w:t xml:space="preserve"> </w:t>
      </w:r>
      <w:r>
        <w:rPr>
          <w:rtl/>
        </w:rPr>
        <w:t xml:space="preserve">אין מצטרפין, </w:t>
      </w:r>
    </w:p>
    <w:p w14:paraId="72150E7B" w14:textId="77777777" w:rsidR="00B874E6" w:rsidRDefault="00F40753" w:rsidP="00AF5FF8">
      <w:pPr>
        <w:rPr>
          <w:rtl/>
        </w:rPr>
      </w:pPr>
      <w:r>
        <w:rPr>
          <w:rtl/>
        </w:rPr>
        <w:t>חמשה לפני הגורן וחמשה לאחר הגורן - הרי אלו מצטרפין</w:t>
      </w:r>
      <w:r w:rsidR="0057284B">
        <w:rPr>
          <w:rtl/>
        </w:rPr>
        <w:t>.</w:t>
      </w:r>
    </w:p>
    <w:p w14:paraId="2CD97980" w14:textId="77777777" w:rsidR="006542AA" w:rsidRDefault="00000000">
      <w:pPr>
        <w:pStyle w:val="36"/>
        <w:framePr w:wrap="notBeside"/>
      </w:pPr>
      <w:r>
        <w:t>רבא:</w:t>
      </w:r>
    </w:p>
    <w:p w14:paraId="2E16DDDF" w14:textId="51943037" w:rsidR="00AF5FF8" w:rsidRDefault="00F40753" w:rsidP="00AF5FF8">
      <w:pPr>
        <w:rPr>
          <w:rtl/>
        </w:rPr>
      </w:pPr>
      <w:r>
        <w:rPr>
          <w:rtl/>
        </w:rPr>
        <w:lastRenderedPageBreak/>
        <w:t xml:space="preserve">לדברי בן עזאי, נולדו לו חמשה באב, וחמשה באלול, וחמשה בתשרי - כונסן לדיר להתעשר, </w:t>
      </w:r>
    </w:p>
    <w:p w14:paraId="3E4A7A98" w14:textId="3D0A990E" w:rsidR="00AF5FF8" w:rsidRDefault="00AF5FF8" w:rsidP="00AF5FF8">
      <w:pPr>
        <w:pStyle w:val="afff0"/>
        <w:framePr w:wrap="around"/>
        <w:rPr>
          <w:rtl/>
        </w:rPr>
      </w:pPr>
      <w:r>
        <w:rPr>
          <w:rFonts w:hint="cs"/>
          <w:rtl/>
        </w:rPr>
        <w:t>נח:</w:t>
      </w:r>
    </w:p>
    <w:p w14:paraId="4A4DF71B" w14:textId="02240158" w:rsidR="009D68EF" w:rsidRDefault="00F40753" w:rsidP="00AF5FF8">
      <w:pPr>
        <w:rPr>
          <w:rtl/>
        </w:rPr>
      </w:pPr>
      <w:r>
        <w:rPr>
          <w:rtl/>
        </w:rPr>
        <w:t xml:space="preserve">ונוטל אחד מן האלולין, והשאר פטורין ממה נפשך: אם באחד באלול </w:t>
      </w:r>
      <w:r>
        <w:rPr>
          <w:rStyle w:val="27"/>
          <w:rtl/>
        </w:rPr>
        <w:t>ר"ה</w:t>
      </w:r>
      <w:r>
        <w:rPr>
          <w:rtl/>
        </w:rPr>
        <w:t xml:space="preserve"> - דאלול ותשרי מצטרפין ודאב פטורים, ואם באחד בתשרי </w:t>
      </w:r>
      <w:r>
        <w:rPr>
          <w:rStyle w:val="27"/>
          <w:rtl/>
        </w:rPr>
        <w:t>ר"ה</w:t>
      </w:r>
      <w:r>
        <w:rPr>
          <w:rtl/>
        </w:rPr>
        <w:t xml:space="preserve"> - דאב ואלול מצטרפין, דתשרי פטורין,</w:t>
      </w:r>
    </w:p>
    <w:p w14:paraId="2C0D9124" w14:textId="1A3EF43F" w:rsidR="00B874E6" w:rsidRDefault="00F40753" w:rsidP="00AF5FF8">
      <w:pPr>
        <w:rPr>
          <w:rtl/>
        </w:rPr>
      </w:pPr>
      <w:r>
        <w:rPr>
          <w:rtl/>
        </w:rPr>
        <w:t>מה אמרת לצרפו לגורן אחר - עשירי ודאי אמר התורה, ולא ספק</w:t>
      </w:r>
      <w:r w:rsidR="0057284B">
        <w:rPr>
          <w:rtl/>
        </w:rPr>
        <w:t>.</w:t>
      </w:r>
      <w:r w:rsidR="009D68EF">
        <w:rPr>
          <w:rFonts w:hint="cs"/>
          <w:rtl/>
        </w:rPr>
        <w:t xml:space="preserve"> וק</w:t>
      </w:r>
      <w:r>
        <w:rPr>
          <w:rFonts w:hint="cs"/>
          <w:rtl/>
        </w:rPr>
        <w:t>מ"ל</w:t>
      </w:r>
      <w:r w:rsidR="009D68EF">
        <w:rPr>
          <w:rFonts w:hint="cs"/>
          <w:rtl/>
        </w:rPr>
        <w:t xml:space="preserve"> דלא גזרי' דאתי </w:t>
      </w:r>
      <w:r>
        <w:rPr>
          <w:rFonts w:hint="cs"/>
          <w:rtl/>
        </w:rPr>
        <w:t>ליטול</w:t>
      </w:r>
      <w:r w:rsidR="009D68EF">
        <w:rPr>
          <w:rFonts w:hint="cs"/>
          <w:rtl/>
        </w:rPr>
        <w:t xml:space="preserve"> מהנך </w:t>
      </w:r>
    </w:p>
    <w:p w14:paraId="1F85CCC0" w14:textId="5E6B39CF" w:rsidR="0057284B" w:rsidRDefault="0057284B" w:rsidP="009F73ED">
      <w:pPr>
        <w:pStyle w:val="affff9"/>
        <w:rPr>
          <w:rtl/>
        </w:rPr>
      </w:pPr>
      <w:r>
        <w:rPr>
          <w:rtl/>
        </w:rPr>
        <w:t>• • •</w:t>
      </w:r>
    </w:p>
    <w:p w14:paraId="6B0C9DD7" w14:textId="77777777" w:rsidR="006542AA" w:rsidRDefault="00000000">
      <w:pPr>
        <w:pStyle w:val="afffff5"/>
        <w:framePr w:wrap="around"/>
      </w:pPr>
      <w:r>
        <w:t>משנה ז</w:t>
      </w:r>
    </w:p>
    <w:p w14:paraId="2EC91AEA" w14:textId="77777777" w:rsidR="009D68EF" w:rsidRDefault="00F40753" w:rsidP="009F73ED">
      <w:pPr>
        <w:pStyle w:val="afff5"/>
        <w:spacing w:before="120"/>
        <w:rPr>
          <w:rtl/>
        </w:rPr>
      </w:pPr>
      <w:r>
        <w:rPr>
          <w:rtl/>
        </w:rPr>
        <w:t>באי זה צד מעשרין: כונסן לדיר, ועושה להם פתח קטן כדי שלא יהו שנים יכולין לצאת כאחת, ומונין א' ב' ג' ד' ה' ו' ז' ח' ט', והיוצא עשירי סוקר בסיקרא ואומר: ה"ז מעשר</w:t>
      </w:r>
      <w:r w:rsidR="000B5F7F">
        <w:rPr>
          <w:rtl/>
        </w:rPr>
        <w:t>;</w:t>
      </w:r>
    </w:p>
    <w:p w14:paraId="741A5CEB" w14:textId="77777777" w:rsidR="00B874E6" w:rsidRDefault="00F40753" w:rsidP="004B1F37">
      <w:pPr>
        <w:pStyle w:val="023"/>
        <w:rPr>
          <w:rtl/>
        </w:rPr>
      </w:pPr>
      <w:r>
        <w:rPr>
          <w:rtl/>
        </w:rPr>
        <w:t>לא סקרו בסיקרא</w:t>
      </w:r>
      <w:r w:rsidR="004B1F37">
        <w:rPr>
          <w:rtl/>
        </w:rPr>
        <w:t xml:space="preserve"> ולא מנאן בשבט</w:t>
      </w:r>
      <w:r>
        <w:rPr>
          <w:rtl/>
        </w:rPr>
        <w:t xml:space="preserve"> או שמנאן רבוצים, או עומדים, הרי אלו מתעשרין</w:t>
      </w:r>
    </w:p>
    <w:p w14:paraId="326BA260" w14:textId="77777777" w:rsidR="00B874E6" w:rsidRDefault="00F40753" w:rsidP="004B1F37">
      <w:pPr>
        <w:pStyle w:val="023"/>
        <w:rPr>
          <w:rtl/>
        </w:rPr>
      </w:pPr>
      <w:r>
        <w:rPr>
          <w:rtl/>
        </w:rPr>
        <w:t>היה לו מאה ונטל עשרה, עשרה ונטל אחד אי</w:t>
      </w:r>
      <w:r w:rsidR="009D68EF">
        <w:rPr>
          <w:rFonts w:hint="cs"/>
          <w:rtl/>
        </w:rPr>
        <w:t xml:space="preserve">''ז </w:t>
      </w:r>
      <w:r>
        <w:rPr>
          <w:rtl/>
        </w:rPr>
        <w:t xml:space="preserve">מעשר, </w:t>
      </w:r>
      <w:r w:rsidRPr="009F73ED">
        <w:rPr>
          <w:rStyle w:val="afffff3"/>
          <w:rtl/>
        </w:rPr>
        <w:t>רבי יוסי</w:t>
      </w:r>
      <w:r>
        <w:rPr>
          <w:rtl/>
        </w:rPr>
        <w:t xml:space="preserve"> בר'</w:t>
      </w:r>
      <w:r w:rsidR="009D68EF">
        <w:rPr>
          <w:rFonts w:hint="cs"/>
          <w:rtl/>
        </w:rPr>
        <w:t>י</w:t>
      </w:r>
      <w:r>
        <w:rPr>
          <w:rtl/>
        </w:rPr>
        <w:t xml:space="preserve"> אומר: מעשר</w:t>
      </w:r>
      <w:r w:rsidR="0057284B">
        <w:rPr>
          <w:rtl/>
        </w:rPr>
        <w:t>.</w:t>
      </w:r>
    </w:p>
    <w:p w14:paraId="66411237" w14:textId="77777777" w:rsidR="009D68EF" w:rsidRDefault="00F40753" w:rsidP="009F73ED">
      <w:pPr>
        <w:pStyle w:val="afff5"/>
        <w:spacing w:before="120"/>
        <w:rPr>
          <w:rtl/>
        </w:rPr>
      </w:pPr>
      <w:r>
        <w:rPr>
          <w:rtl/>
        </w:rPr>
        <w:t xml:space="preserve">קפץ אחד מן המנויין לתוכן - הרי אלו פטורין, </w:t>
      </w:r>
    </w:p>
    <w:p w14:paraId="6964C3E9" w14:textId="77777777" w:rsidR="00B874E6" w:rsidRDefault="00F40753" w:rsidP="006D2FA2">
      <w:pPr>
        <w:pStyle w:val="afff5"/>
        <w:rPr>
          <w:rtl/>
        </w:rPr>
      </w:pPr>
      <w:r>
        <w:rPr>
          <w:rtl/>
        </w:rPr>
        <w:t>מן המעושרין לתוכן - כולם ירעו עד שיסתאבו, ויאכלו במומן לבעלים</w:t>
      </w:r>
      <w:r w:rsidR="0057284B">
        <w:rPr>
          <w:rtl/>
        </w:rPr>
        <w:t>.</w:t>
      </w:r>
    </w:p>
    <w:p w14:paraId="59BCAC1E" w14:textId="31C04EA3" w:rsidR="0057284B" w:rsidRDefault="0057284B" w:rsidP="009F73ED">
      <w:pPr>
        <w:pStyle w:val="affff9"/>
        <w:rPr>
          <w:rtl/>
        </w:rPr>
      </w:pPr>
      <w:r>
        <w:rPr>
          <w:rtl/>
        </w:rPr>
        <w:t>• • •</w:t>
      </w:r>
    </w:p>
    <w:p w14:paraId="3623D902" w14:textId="77777777" w:rsidR="006542AA" w:rsidRDefault="00000000">
      <w:pPr>
        <w:pStyle w:val="36"/>
        <w:framePr w:wrap="notBeside"/>
      </w:pPr>
      <w:r>
        <w:t>ת"ר, באי זה צד מעשר:</w:t>
      </w:r>
    </w:p>
    <w:p w14:paraId="184900F7" w14:textId="3BA5B489" w:rsidR="00B874E6" w:rsidRDefault="00F40753" w:rsidP="00F40753">
      <w:pPr>
        <w:rPr>
          <w:rtl/>
        </w:rPr>
      </w:pPr>
      <w:r>
        <w:rPr>
          <w:rtl/>
        </w:rPr>
        <w:t>כונסן לדיר, ועושה להם פתח קטן כדי שלא יהו שנים יכולין לצאת כאחד, אמותיהם מבחוץ והם מבפנים, וגועות ויוצאות לקראת אמן</w:t>
      </w:r>
      <w:r w:rsidR="0057284B">
        <w:rPr>
          <w:rtl/>
        </w:rPr>
        <w:t>.</w:t>
      </w:r>
    </w:p>
    <w:p w14:paraId="43B6B209" w14:textId="26A51CEA" w:rsidR="009D68EF" w:rsidRDefault="00F40753" w:rsidP="00F40753">
      <w:pPr>
        <w:rPr>
          <w:rtl/>
        </w:rPr>
      </w:pPr>
      <w:r>
        <w:rPr>
          <w:rtl/>
        </w:rPr>
        <w:t xml:space="preserve">ולפקינהו הם! </w:t>
      </w:r>
      <w:r w:rsidR="009D68EF">
        <w:rPr>
          <w:rFonts w:hint="cs"/>
          <w:rtl/>
        </w:rPr>
        <w:t>'</w:t>
      </w:r>
      <w:r>
        <w:rPr>
          <w:rStyle w:val="affffe"/>
          <w:rtl/>
        </w:rPr>
        <w:t>יַעֲבוֹר</w:t>
      </w:r>
      <w:r w:rsidR="009D68EF">
        <w:rPr>
          <w:rFonts w:hint="cs"/>
          <w:rtl/>
        </w:rPr>
        <w:t>'</w:t>
      </w:r>
      <w:r>
        <w:rPr>
          <w:rtl/>
        </w:rPr>
        <w:t xml:space="preserve"> כתיב - ולא שיעבירוהו,</w:t>
      </w:r>
    </w:p>
    <w:p w14:paraId="52D8E6D9" w14:textId="27531187" w:rsidR="009D68EF" w:rsidRDefault="00F40753" w:rsidP="009D68EF">
      <w:pPr>
        <w:rPr>
          <w:rtl/>
        </w:rPr>
      </w:pPr>
      <w:r>
        <w:rPr>
          <w:rtl/>
        </w:rPr>
        <w:t>ו</w:t>
      </w:r>
      <w:r w:rsidR="009D68EF">
        <w:rPr>
          <w:rFonts w:hint="cs"/>
          <w:rtl/>
        </w:rPr>
        <w:t>לא זורק להם ירק שהיתום לא יצא [מש</w:t>
      </w:r>
      <w:r>
        <w:rPr>
          <w:rFonts w:hint="cs"/>
          <w:rtl/>
        </w:rPr>
        <w:t>א"כ</w:t>
      </w:r>
      <w:r w:rsidR="009D68EF">
        <w:rPr>
          <w:rFonts w:hint="cs"/>
          <w:rtl/>
        </w:rPr>
        <w:t xml:space="preserve"> באמותיהן] </w:t>
      </w:r>
    </w:p>
    <w:p w14:paraId="661CFC08" w14:textId="77777777" w:rsidR="006542AA" w:rsidRDefault="00000000">
      <w:pPr>
        <w:pStyle w:val="36"/>
        <w:framePr w:wrap="notBeside"/>
      </w:pPr>
      <w:r>
        <w:t>ת"ר:</w:t>
      </w:r>
    </w:p>
    <w:p w14:paraId="00FD99A6" w14:textId="725F89A8" w:rsidR="00B874E6" w:rsidRDefault="00861F3C" w:rsidP="00861F3C">
      <w:pPr>
        <w:rPr>
          <w:rtl/>
        </w:rPr>
      </w:pPr>
      <w:r>
        <w:rPr>
          <w:rFonts w:hint="cs"/>
          <w:rtl/>
        </w:rPr>
        <w:t>'</w:t>
      </w:r>
      <w:r w:rsidR="00F40753">
        <w:rPr>
          <w:rStyle w:val="affffe"/>
          <w:rFonts w:hint="cs"/>
          <w:rtl/>
        </w:rPr>
        <w:t>כֹּל אֲשֶׁר יַעֲבוֹר תַּחַת</w:t>
      </w:r>
      <w:r>
        <w:rPr>
          <w:rFonts w:hint="cs"/>
          <w:rtl/>
        </w:rPr>
        <w:t>'</w:t>
      </w:r>
      <w:r w:rsidR="00F40753">
        <w:rPr>
          <w:rtl/>
        </w:rPr>
        <w:t xml:space="preserve"> - פרט לטריפה שאינה עוברת, </w:t>
      </w:r>
      <w:r>
        <w:rPr>
          <w:rFonts w:hint="cs"/>
          <w:rtl/>
        </w:rPr>
        <w:t>'</w:t>
      </w:r>
      <w:r w:rsidR="00F40753">
        <w:rPr>
          <w:rStyle w:val="affffe"/>
          <w:rtl/>
        </w:rPr>
        <w:t>תַּחַת הַשָּׁבֶט</w:t>
      </w:r>
      <w:r>
        <w:rPr>
          <w:rFonts w:hint="cs"/>
          <w:rtl/>
        </w:rPr>
        <w:t>'</w:t>
      </w:r>
      <w:r w:rsidR="00F40753">
        <w:rPr>
          <w:rtl/>
        </w:rPr>
        <w:t xml:space="preserve"> - מצוה למנותן בשבט</w:t>
      </w:r>
      <w:r w:rsidR="0057284B">
        <w:rPr>
          <w:rtl/>
        </w:rPr>
        <w:t>.</w:t>
      </w:r>
    </w:p>
    <w:p w14:paraId="1BFC2782" w14:textId="77777777" w:rsidR="006542AA" w:rsidRDefault="00000000">
      <w:pPr>
        <w:pStyle w:val="36"/>
        <w:framePr w:wrap="notBeside"/>
      </w:pPr>
      <w:r>
        <w:lastRenderedPageBreak/>
        <w:t>לא מנאן בשבט,</w:t>
      </w:r>
    </w:p>
    <w:p w14:paraId="33847487" w14:textId="13F7EE8A" w:rsidR="00861F3C" w:rsidRDefault="00F40753" w:rsidP="00861F3C">
      <w:pPr>
        <w:rPr>
          <w:rtl/>
        </w:rPr>
      </w:pPr>
      <w:r>
        <w:rPr>
          <w:rtl/>
        </w:rPr>
        <w:t>או שמנאן רבוצים או עומדים מנין</w:t>
      </w:r>
      <w:r w:rsidR="00861F3C">
        <w:rPr>
          <w:rFonts w:hint="cs"/>
          <w:rtl/>
        </w:rPr>
        <w:t xml:space="preserve">- </w:t>
      </w:r>
      <w:r>
        <w:rPr>
          <w:rFonts w:hint="cs"/>
          <w:rtl/>
        </w:rPr>
        <w:t>ת"ל</w:t>
      </w:r>
      <w:r>
        <w:rPr>
          <w:rtl/>
        </w:rPr>
        <w:t>: העשירי קדש - מ"מ,</w:t>
      </w:r>
      <w:r w:rsidR="009D68EF">
        <w:rPr>
          <w:rFonts w:hint="cs"/>
          <w:rtl/>
        </w:rPr>
        <w:t xml:space="preserve"> </w:t>
      </w:r>
    </w:p>
    <w:p w14:paraId="7B773D43" w14:textId="77777777" w:rsidR="00861F3C" w:rsidRDefault="00F40753" w:rsidP="00861F3C">
      <w:pPr>
        <w:rPr>
          <w:rtl/>
        </w:rPr>
      </w:pPr>
      <w:r>
        <w:rPr>
          <w:rtl/>
        </w:rPr>
        <w:t xml:space="preserve">ואין לי אלא שקרא שמו עשירי, </w:t>
      </w:r>
    </w:p>
    <w:p w14:paraId="28763036" w14:textId="77777777" w:rsidR="006542AA" w:rsidRDefault="00000000">
      <w:pPr>
        <w:pStyle w:val="36"/>
        <w:framePr w:wrap="notBeside"/>
      </w:pPr>
      <w:r>
        <w:t>לא קרא שמו עשירי מנין</w:t>
      </w:r>
      <w:r w:rsidR="00861F3C">
        <w:t xml:space="preserve"> </w:t>
      </w:r>
      <w:r>
        <w:t>ת"ל:</w:t>
      </w:r>
    </w:p>
    <w:p w14:paraId="59244309" w14:textId="37AAEF15" w:rsidR="00B874E6" w:rsidRDefault="00861F3C" w:rsidP="00861F3C">
      <w:pPr>
        <w:rPr>
          <w:rtl/>
        </w:rPr>
      </w:pPr>
      <w:r>
        <w:rPr>
          <w:rFonts w:hint="cs"/>
          <w:rtl/>
        </w:rPr>
        <w:t>'</w:t>
      </w:r>
      <w:r w:rsidR="00F40753">
        <w:rPr>
          <w:rStyle w:val="affffe"/>
          <w:rtl/>
        </w:rPr>
        <w:t>יִהְיֶה קֹּדֶשׁ</w:t>
      </w:r>
      <w:r>
        <w:rPr>
          <w:rFonts w:hint="cs"/>
          <w:rtl/>
        </w:rPr>
        <w:t>'</w:t>
      </w:r>
      <w:r w:rsidR="00F40753">
        <w:rPr>
          <w:rtl/>
        </w:rPr>
        <w:t xml:space="preserve"> - מכל מקום</w:t>
      </w:r>
      <w:r w:rsidR="0057284B">
        <w:rPr>
          <w:rtl/>
        </w:rPr>
        <w:t>.</w:t>
      </w:r>
    </w:p>
    <w:p w14:paraId="5F2C8BAE" w14:textId="38AEF567" w:rsidR="00861F3C" w:rsidRDefault="00F40753" w:rsidP="00861F3C">
      <w:pPr>
        <w:rPr>
          <w:rtl/>
        </w:rPr>
      </w:pPr>
      <w:r>
        <w:rPr>
          <w:rtl/>
        </w:rPr>
        <w:t>יכול היו לו מאה ונטל עשרה, עשר</w:t>
      </w:r>
      <w:r w:rsidR="00861F3C">
        <w:rPr>
          <w:rtl/>
        </w:rPr>
        <w:t xml:space="preserve">ה ונטל אחד, יכול יהיו מעושרין </w:t>
      </w:r>
      <w:r>
        <w:rPr>
          <w:rtl/>
        </w:rPr>
        <w:t xml:space="preserve">ת"ל: </w:t>
      </w:r>
      <w:r w:rsidR="00861F3C">
        <w:rPr>
          <w:rFonts w:hint="cs"/>
          <w:rtl/>
        </w:rPr>
        <w:t>'</w:t>
      </w:r>
      <w:r>
        <w:rPr>
          <w:rStyle w:val="affffe"/>
          <w:rtl/>
        </w:rPr>
        <w:t>עֲשִׂירִי</w:t>
      </w:r>
      <w:r w:rsidR="00861F3C">
        <w:rPr>
          <w:rFonts w:hint="cs"/>
          <w:rtl/>
        </w:rPr>
        <w:t>'</w:t>
      </w:r>
      <w:r>
        <w:rPr>
          <w:rtl/>
        </w:rPr>
        <w:t xml:space="preserve"> ואי"ז</w:t>
      </w:r>
      <w:r w:rsidR="00861F3C">
        <w:rPr>
          <w:rtl/>
        </w:rPr>
        <w:t xml:space="preserve"> עשירי, </w:t>
      </w:r>
    </w:p>
    <w:p w14:paraId="4AF78321" w14:textId="44DD1135" w:rsidR="006542AA" w:rsidRDefault="00000000">
      <w:pPr>
        <w:pStyle w:val="36"/>
        <w:framePr w:wrap="notBeside"/>
      </w:pPr>
      <w:r>
        <w:t>ריב"י</w:t>
      </w:r>
      <w:r w:rsidR="00F40753">
        <w:t>:</w:t>
      </w:r>
    </w:p>
    <w:p w14:paraId="146E5891" w14:textId="412A2942" w:rsidR="00861F3C" w:rsidRDefault="00F40753" w:rsidP="00861F3C">
      <w:pPr>
        <w:rPr>
          <w:rtl/>
        </w:rPr>
      </w:pPr>
      <w:r w:rsidRPr="00861F3C">
        <w:rPr>
          <w:b/>
          <w:bCs/>
          <w:rtl/>
        </w:rPr>
        <w:t>מעשר</w:t>
      </w:r>
      <w:r w:rsidR="0057284B">
        <w:rPr>
          <w:rtl/>
        </w:rPr>
        <w:t>.</w:t>
      </w:r>
      <w:r w:rsidR="00861F3C">
        <w:rPr>
          <w:rFonts w:hint="cs"/>
          <w:rtl/>
        </w:rPr>
        <w:t xml:space="preserve"> וטעמא דסבר כאבא </w:t>
      </w:r>
      <w:r>
        <w:rPr>
          <w:rtl/>
        </w:rPr>
        <w:t>אלעזר בן גומל</w:t>
      </w:r>
      <w:r w:rsidR="00861F3C">
        <w:rPr>
          <w:rFonts w:hint="cs"/>
          <w:rtl/>
        </w:rPr>
        <w:t xml:space="preserve"> ד</w:t>
      </w:r>
      <w:r>
        <w:rPr>
          <w:rtl/>
        </w:rPr>
        <w:t xml:space="preserve">אומר: </w:t>
      </w:r>
      <w:r w:rsidR="00861F3C">
        <w:rPr>
          <w:rFonts w:hint="cs"/>
          <w:rtl/>
        </w:rPr>
        <w:t>'</w:t>
      </w:r>
      <w:r w:rsidR="00861F3C">
        <w:rPr>
          <w:rStyle w:val="affffe"/>
          <w:rtl/>
        </w:rPr>
        <w:t>וְנֶחְשַׁב לָכֶם תְּרוּמַתְכֶם</w:t>
      </w:r>
      <w:r w:rsidR="00861F3C">
        <w:rPr>
          <w:rFonts w:hint="cs"/>
          <w:rtl/>
        </w:rPr>
        <w:t>'</w:t>
      </w:r>
      <w:r>
        <w:rPr>
          <w:rtl/>
        </w:rPr>
        <w:t xml:space="preserve"> בשתי תרומות הכתוב מדבר, אחת תרומה גדולה ואחת תרומת מעשר, </w:t>
      </w:r>
    </w:p>
    <w:p w14:paraId="68486267" w14:textId="77777777" w:rsidR="00861F3C" w:rsidRDefault="00861F3C" w:rsidP="00861F3C">
      <w:pPr>
        <w:pStyle w:val="afff0"/>
        <w:framePr w:wrap="around"/>
        <w:rPr>
          <w:rtl/>
        </w:rPr>
      </w:pPr>
      <w:r>
        <w:rPr>
          <w:rFonts w:hint="cs"/>
          <w:rtl/>
        </w:rPr>
        <w:t>נט.</w:t>
      </w:r>
    </w:p>
    <w:p w14:paraId="3BF3FE4F" w14:textId="77777777" w:rsidR="00861F3C" w:rsidRDefault="00861F3C" w:rsidP="00861F3C">
      <w:pPr>
        <w:pStyle w:val="011"/>
        <w:rPr>
          <w:rtl/>
        </w:rPr>
      </w:pPr>
      <w:r>
        <w:rPr>
          <w:rtl/>
        </w:rPr>
        <w:tab/>
      </w:r>
      <w:r w:rsidR="00F40753">
        <w:rPr>
          <w:rtl/>
        </w:rPr>
        <w:t xml:space="preserve">כשם שהתרומה גדולה ניטלת באומד ובמחשבה, אף תרומת מעשר נטלת באומד ובמחשבה, </w:t>
      </w:r>
    </w:p>
    <w:p w14:paraId="1A6FDDF7" w14:textId="097DA525" w:rsidR="00861F3C" w:rsidRDefault="00861F3C" w:rsidP="008B759F">
      <w:pPr>
        <w:pStyle w:val="021"/>
        <w:rPr>
          <w:rtl/>
        </w:rPr>
      </w:pPr>
      <w:r>
        <w:rPr>
          <w:rtl/>
        </w:rPr>
        <w:tab/>
      </w:r>
      <w:r w:rsidR="00F40753">
        <w:rPr>
          <w:rtl/>
        </w:rPr>
        <w:t xml:space="preserve">ומעשר קרייה </w:t>
      </w:r>
      <w:r>
        <w:rPr>
          <w:rtl/>
        </w:rPr>
        <w:t>התורה</w:t>
      </w:r>
      <w:r w:rsidR="00F40753">
        <w:rPr>
          <w:rtl/>
        </w:rPr>
        <w:t xml:space="preserve"> תרומה, ד</w:t>
      </w:r>
      <w:r>
        <w:rPr>
          <w:rFonts w:hint="cs"/>
          <w:rtl/>
        </w:rPr>
        <w:t>'</w:t>
      </w:r>
      <w:r w:rsidR="00F40753">
        <w:rPr>
          <w:rStyle w:val="affffe"/>
          <w:rtl/>
        </w:rPr>
        <w:t>כי את מעשר בני ישראל אשר ירימו לה</w:t>
      </w:r>
      <w:r w:rsidR="00F40753">
        <w:rPr>
          <w:rtl/>
        </w:rPr>
        <w:t>' תרומה נתתי ללוים לנחלה</w:t>
      </w:r>
      <w:r>
        <w:rPr>
          <w:rFonts w:hint="cs"/>
          <w:rtl/>
        </w:rPr>
        <w:t>'</w:t>
      </w:r>
      <w:r w:rsidR="00F40753">
        <w:rPr>
          <w:rtl/>
        </w:rPr>
        <w:t xml:space="preserve">, </w:t>
      </w:r>
    </w:p>
    <w:p w14:paraId="50A30839" w14:textId="3435250E" w:rsidR="00B874E6" w:rsidRDefault="00861F3C" w:rsidP="00861F3C">
      <w:pPr>
        <w:rPr>
          <w:rtl/>
        </w:rPr>
      </w:pPr>
      <w:r>
        <w:rPr>
          <w:rtl/>
        </w:rPr>
        <w:tab/>
        <w:t>והוקש</w:t>
      </w:r>
      <w:r w:rsidR="00F40753">
        <w:rPr>
          <w:rtl/>
        </w:rPr>
        <w:t xml:space="preserve"> מעשר בהמה למעשר דגן, </w:t>
      </w:r>
      <w:r>
        <w:rPr>
          <w:rFonts w:hint="cs"/>
          <w:rtl/>
        </w:rPr>
        <w:t>ד</w:t>
      </w:r>
      <w:r w:rsidR="00F40753">
        <w:rPr>
          <w:rtl/>
        </w:rPr>
        <w:t>ניטל באומד ובמחשבה</w:t>
      </w:r>
      <w:r w:rsidR="0057284B">
        <w:rPr>
          <w:rtl/>
        </w:rPr>
        <w:t>.</w:t>
      </w:r>
    </w:p>
    <w:p w14:paraId="44F019CA" w14:textId="77777777" w:rsidR="006542AA" w:rsidRDefault="00000000">
      <w:pPr>
        <w:pStyle w:val="36"/>
        <w:framePr w:wrap="notBeside"/>
      </w:pPr>
      <w:r>
        <w:t xml:space="preserve">· </w:t>
      </w:r>
      <w:r w:rsidR="00F40753" w:rsidRPr="00880734">
        <w:t>אמר רבא:</w:t>
      </w:r>
    </w:p>
    <w:p w14:paraId="4A1A2A55" w14:textId="75DB4ECB" w:rsidR="00B874E6" w:rsidRPr="00880734" w:rsidRDefault="00F40753" w:rsidP="00F40753">
      <w:pPr>
        <w:rPr>
          <w:b/>
          <w:bCs/>
          <w:rtl/>
        </w:rPr>
      </w:pPr>
      <w:r w:rsidRPr="00880734">
        <w:rPr>
          <w:b/>
          <w:bCs/>
          <w:rtl/>
        </w:rPr>
        <w:t>עשירי מאליו הוא קדוש</w:t>
      </w:r>
      <w:r w:rsidR="0057284B" w:rsidRPr="00880734">
        <w:rPr>
          <w:b/>
          <w:bCs/>
          <w:rtl/>
        </w:rPr>
        <w:t>.</w:t>
      </w:r>
    </w:p>
    <w:p w14:paraId="68D6D173" w14:textId="796AB13C" w:rsidR="006542AA" w:rsidRDefault="00000000">
      <w:pPr>
        <w:pStyle w:val="36"/>
        <w:framePr w:wrap="notBeside"/>
      </w:pPr>
      <w:r>
        <w:tab/>
        <w:t>לא</w:t>
      </w:r>
      <w:r w:rsidR="00861F3C">
        <w:t xml:space="preserve"> </w:t>
      </w:r>
      <w:r w:rsidR="00861F3C" w:rsidRPr="00880734">
        <w:t>מהך</w:t>
      </w:r>
      <w:r w:rsidR="00861F3C">
        <w:t>:</w:t>
      </w:r>
    </w:p>
    <w:p w14:paraId="142E0910" w14:textId="0D1E55CB" w:rsidR="00861F3C" w:rsidRDefault="00861F3C" w:rsidP="00892FAC">
      <w:pPr>
        <w:pStyle w:val="011"/>
        <w:rPr>
          <w:rtl/>
        </w:rPr>
      </w:pPr>
      <w:r>
        <w:rPr>
          <w:rFonts w:hint="cs"/>
          <w:rtl/>
        </w:rPr>
        <w:t>ד</w:t>
      </w:r>
      <w:r w:rsidR="00F40753">
        <w:rPr>
          <w:rtl/>
        </w:rPr>
        <w:t>אין לי אלא שקרא שמו עשירי, לא קרא שמו עשירי מנין - ת"ל עשירי יהיה קדש</w:t>
      </w:r>
      <w:r>
        <w:rPr>
          <w:rFonts w:hint="cs"/>
          <w:rtl/>
        </w:rPr>
        <w:t>'</w:t>
      </w:r>
    </w:p>
    <w:p w14:paraId="451E6DF3" w14:textId="7C9ADFFF" w:rsidR="00880734" w:rsidRDefault="00880734" w:rsidP="00880734">
      <w:pPr>
        <w:rPr>
          <w:rtl/>
        </w:rPr>
      </w:pPr>
      <w:r>
        <w:rPr>
          <w:rtl/>
        </w:rPr>
        <w:tab/>
      </w:r>
      <w:r>
        <w:rPr>
          <w:rFonts w:hint="cs"/>
          <w:b/>
          <w:bCs/>
          <w:rtl/>
        </w:rPr>
        <w:t>דשמא</w:t>
      </w:r>
      <w:r w:rsidR="00F40753">
        <w:rPr>
          <w:rtl/>
        </w:rPr>
        <w:t xml:space="preserve">: עשירי הוא דלא קרייה, קדש קרייה! </w:t>
      </w:r>
    </w:p>
    <w:p w14:paraId="3B6CD387" w14:textId="5C9039B0" w:rsidR="00B874E6" w:rsidRDefault="00880734" w:rsidP="00892FAC">
      <w:pPr>
        <w:pStyle w:val="011"/>
        <w:rPr>
          <w:rtl/>
        </w:rPr>
      </w:pPr>
      <w:r>
        <w:rPr>
          <w:rtl/>
        </w:rPr>
        <w:tab/>
      </w:r>
      <w:r>
        <w:rPr>
          <w:rFonts w:hint="cs"/>
          <w:bCs/>
          <w:rtl/>
        </w:rPr>
        <w:t>ולא</w:t>
      </w:r>
      <w:r>
        <w:rPr>
          <w:rFonts w:hint="cs"/>
          <w:rtl/>
        </w:rPr>
        <w:t xml:space="preserve"> </w:t>
      </w:r>
      <w:r w:rsidR="00F40753" w:rsidRPr="00880734">
        <w:rPr>
          <w:bCs/>
          <w:rtl/>
        </w:rPr>
        <w:t>מהא</w:t>
      </w:r>
      <w:r w:rsidR="00F40753">
        <w:rPr>
          <w:rtl/>
        </w:rPr>
        <w:t xml:space="preserve"> </w:t>
      </w:r>
      <w:r w:rsidR="00892FAC">
        <w:rPr>
          <w:rFonts w:hint="cs"/>
          <w:rtl/>
        </w:rPr>
        <w:t>ד</w:t>
      </w:r>
      <w:r w:rsidR="00F40753">
        <w:rPr>
          <w:rtl/>
        </w:rPr>
        <w:t>קרא לתשיעי עשירי, ויצא העשירי ולא דבר, התשיעי נאכל במומו והעשירי מעשר</w:t>
      </w:r>
    </w:p>
    <w:p w14:paraId="58FBAA1F" w14:textId="06206AAE" w:rsidR="00880734" w:rsidRDefault="00880734" w:rsidP="00880734">
      <w:pPr>
        <w:rPr>
          <w:rtl/>
        </w:rPr>
      </w:pPr>
      <w:r>
        <w:rPr>
          <w:rtl/>
        </w:rPr>
        <w:tab/>
      </w:r>
      <w:r>
        <w:rPr>
          <w:rFonts w:hint="cs"/>
          <w:b/>
          <w:bCs/>
          <w:rtl/>
        </w:rPr>
        <w:t>דשמא</w:t>
      </w:r>
      <w:r w:rsidR="00F40753">
        <w:rPr>
          <w:rtl/>
        </w:rPr>
        <w:t xml:space="preserve"> שאני </w:t>
      </w:r>
      <w:r>
        <w:rPr>
          <w:rtl/>
        </w:rPr>
        <w:t>שם</w:t>
      </w:r>
      <w:r w:rsidR="00F40753">
        <w:rPr>
          <w:rtl/>
        </w:rPr>
        <w:t xml:space="preserve"> דאיברר </w:t>
      </w:r>
      <w:r>
        <w:rPr>
          <w:rtl/>
        </w:rPr>
        <w:t>לו</w:t>
      </w:r>
      <w:r w:rsidR="00F40753">
        <w:rPr>
          <w:rtl/>
        </w:rPr>
        <w:t xml:space="preserve"> עשירי, </w:t>
      </w:r>
      <w:r>
        <w:rPr>
          <w:rtl/>
        </w:rPr>
        <w:t>א"נ</w:t>
      </w:r>
      <w:r>
        <w:rPr>
          <w:rFonts w:hint="cs"/>
          <w:rtl/>
        </w:rPr>
        <w:t xml:space="preserve"> </w:t>
      </w:r>
      <w:r w:rsidR="00892FAC">
        <w:rPr>
          <w:rtl/>
        </w:rPr>
        <w:t>דאחוי עילויה</w:t>
      </w:r>
      <w:r w:rsidR="00F40753">
        <w:rPr>
          <w:rtl/>
        </w:rPr>
        <w:t xml:space="preserve"> </w:t>
      </w:r>
    </w:p>
    <w:p w14:paraId="49BA5D6C" w14:textId="0CD4FF6F" w:rsidR="00880734" w:rsidRDefault="00880734" w:rsidP="00880734">
      <w:pPr>
        <w:rPr>
          <w:rtl/>
        </w:rPr>
      </w:pPr>
      <w:r>
        <w:rPr>
          <w:rtl/>
        </w:rPr>
        <w:tab/>
      </w:r>
      <w:r>
        <w:rPr>
          <w:rFonts w:hint="cs"/>
          <w:b/>
          <w:bCs/>
          <w:rtl/>
        </w:rPr>
        <w:t>ולא</w:t>
      </w:r>
      <w:r w:rsidRPr="00892FAC">
        <w:rPr>
          <w:rFonts w:hint="cs"/>
          <w:b/>
          <w:bCs/>
          <w:rtl/>
        </w:rPr>
        <w:t xml:space="preserve"> מ</w:t>
      </w:r>
      <w:r w:rsidR="00F40753" w:rsidRPr="00892FAC">
        <w:rPr>
          <w:b/>
          <w:bCs/>
          <w:rtl/>
        </w:rPr>
        <w:t>דתניא:</w:t>
      </w:r>
      <w:r w:rsidR="00F40753">
        <w:rPr>
          <w:rtl/>
        </w:rPr>
        <w:t xml:space="preserve"> קרא לתשיעי עשירי, ומת עשירי בדיר, תשיעי נאכל במומו, וכולם פטורין</w:t>
      </w:r>
      <w:r w:rsidR="0057284B">
        <w:rPr>
          <w:rtl/>
        </w:rPr>
        <w:t>.</w:t>
      </w:r>
      <w:r>
        <w:rPr>
          <w:rFonts w:hint="cs"/>
          <w:rtl/>
        </w:rPr>
        <w:t xml:space="preserve"> ולכוא מצד דקדש עשירי - </w:t>
      </w:r>
      <w:r>
        <w:rPr>
          <w:b/>
          <w:bCs/>
          <w:rtl/>
        </w:rPr>
        <w:t>שמא</w:t>
      </w:r>
      <w:r>
        <w:rPr>
          <w:rtl/>
        </w:rPr>
        <w:t xml:space="preserve"> דאיפטרו במנין הראוי</w:t>
      </w:r>
      <w:r w:rsidR="00F40753">
        <w:rPr>
          <w:rtl/>
        </w:rPr>
        <w:t xml:space="preserve"> </w:t>
      </w:r>
      <w:r>
        <w:rPr>
          <w:rFonts w:hint="cs"/>
          <w:rtl/>
        </w:rPr>
        <w:t xml:space="preserve">דאמר </w:t>
      </w:r>
      <w:r>
        <w:rPr>
          <w:rStyle w:val="27"/>
          <w:rFonts w:hint="cs"/>
          <w:rtl/>
        </w:rPr>
        <w:t>רבא</w:t>
      </w:r>
      <w:r>
        <w:rPr>
          <w:rFonts w:hint="cs"/>
          <w:rtl/>
        </w:rPr>
        <w:t xml:space="preserve"> דמנין הראוי פוטר</w:t>
      </w:r>
    </w:p>
    <w:p w14:paraId="238036F6" w14:textId="77777777" w:rsidR="006542AA" w:rsidRDefault="00000000">
      <w:pPr>
        <w:pStyle w:val="36"/>
        <w:framePr w:wrap="notBeside"/>
      </w:pPr>
      <w:r>
        <w:tab/>
      </w:r>
      <w:r w:rsidR="00F40753" w:rsidRPr="00892FAC">
        <w:t>אלא מדתניא:</w:t>
      </w:r>
    </w:p>
    <w:p w14:paraId="08C93DC2" w14:textId="6257F1FB" w:rsidR="00880734" w:rsidRDefault="00F40753" w:rsidP="008B759F">
      <w:pPr>
        <w:pStyle w:val="021"/>
        <w:rPr>
          <w:rtl/>
        </w:rPr>
      </w:pPr>
      <w:r>
        <w:rPr>
          <w:rtl/>
        </w:rPr>
        <w:t>קרא לתשיעי עשירי, ונשתייר עשירי בדיר</w:t>
      </w:r>
      <w:r w:rsidR="00880734">
        <w:rPr>
          <w:rFonts w:hint="cs"/>
          <w:rtl/>
        </w:rPr>
        <w:t xml:space="preserve">, </w:t>
      </w:r>
      <w:r>
        <w:rPr>
          <w:rtl/>
        </w:rPr>
        <w:t xml:space="preserve">התשיעי נאכל במומו, והעשירי מעשר </w:t>
      </w:r>
    </w:p>
    <w:p w14:paraId="2B52EC68" w14:textId="77777777" w:rsidR="00880734" w:rsidRDefault="00880734" w:rsidP="00880734">
      <w:pPr>
        <w:pStyle w:val="afff0"/>
        <w:framePr w:wrap="around"/>
        <w:rPr>
          <w:rtl/>
        </w:rPr>
      </w:pPr>
      <w:r>
        <w:rPr>
          <w:rFonts w:hint="cs"/>
          <w:rtl/>
        </w:rPr>
        <w:t>נט:</w:t>
      </w:r>
    </w:p>
    <w:p w14:paraId="27441CB6" w14:textId="7D1BBD26" w:rsidR="00DB4CC4" w:rsidRDefault="00DB4CC4" w:rsidP="00DB4CC4">
      <w:pPr>
        <w:pStyle w:val="011"/>
        <w:rPr>
          <w:rtl/>
        </w:rPr>
      </w:pPr>
      <w:r>
        <w:rPr>
          <w:rtl/>
        </w:rPr>
        <w:tab/>
      </w:r>
      <w:r w:rsidR="00F40753">
        <w:rPr>
          <w:rtl/>
        </w:rPr>
        <w:t xml:space="preserve">תני </w:t>
      </w:r>
      <w:r>
        <w:rPr>
          <w:rtl/>
        </w:rPr>
        <w:t>לפניו</w:t>
      </w:r>
      <w:r w:rsidR="00880734">
        <w:rPr>
          <w:rtl/>
        </w:rPr>
        <w:t xml:space="preserve"> </w:t>
      </w:r>
      <w:r w:rsidR="00880734">
        <w:rPr>
          <w:rStyle w:val="27"/>
          <w:rtl/>
        </w:rPr>
        <w:t>דרב ששת</w:t>
      </w:r>
      <w:r w:rsidR="00880734">
        <w:rPr>
          <w:rtl/>
        </w:rPr>
        <w:t xml:space="preserve"> </w:t>
      </w:r>
      <w:r>
        <w:rPr>
          <w:rFonts w:hint="cs"/>
          <w:rtl/>
        </w:rPr>
        <w:t xml:space="preserve">דהך </w:t>
      </w:r>
      <w:r>
        <w:rPr>
          <w:rStyle w:val="27"/>
          <w:rFonts w:hint="cs"/>
          <w:rtl/>
        </w:rPr>
        <w:t>כרשב"י</w:t>
      </w:r>
      <w:r w:rsidR="00880734">
        <w:rPr>
          <w:rFonts w:hint="cs"/>
          <w:rtl/>
        </w:rPr>
        <w:t>:</w:t>
      </w:r>
      <w:r w:rsidR="00F40753">
        <w:rPr>
          <w:rtl/>
        </w:rPr>
        <w:t xml:space="preserve"> </w:t>
      </w:r>
      <w:r w:rsidR="00880734">
        <w:rPr>
          <w:rFonts w:hint="cs"/>
          <w:rtl/>
        </w:rPr>
        <w:t>ד</w:t>
      </w:r>
      <w:r w:rsidR="00F40753">
        <w:rPr>
          <w:rtl/>
        </w:rPr>
        <w:t>אף התשיעי אינו קדוש, אלא א"כ נעקר שם עשירי הימנו</w:t>
      </w:r>
      <w:r>
        <w:rPr>
          <w:rtl/>
        </w:rPr>
        <w:t>,</w:t>
      </w:r>
      <w:r w:rsidR="00880734">
        <w:rPr>
          <w:rFonts w:hint="cs"/>
          <w:rtl/>
        </w:rPr>
        <w:t xml:space="preserve"> </w:t>
      </w:r>
    </w:p>
    <w:p w14:paraId="7B0E3E2B" w14:textId="2C345A8F" w:rsidR="00DB4CC4" w:rsidRDefault="00DB4CC4" w:rsidP="00DB4CC4">
      <w:pPr>
        <w:rPr>
          <w:rtl/>
        </w:rPr>
      </w:pPr>
      <w:r>
        <w:rPr>
          <w:rtl/>
        </w:rPr>
        <w:tab/>
      </w:r>
      <w:r w:rsidR="00F40753" w:rsidRPr="00DB4CC4">
        <w:rPr>
          <w:b/>
          <w:bCs/>
          <w:rtl/>
        </w:rPr>
        <w:t>והדין נותן,</w:t>
      </w:r>
      <w:r w:rsidR="00F40753">
        <w:rPr>
          <w:rtl/>
        </w:rPr>
        <w:t xml:space="preserve"> ומה </w:t>
      </w:r>
      <w:r>
        <w:rPr>
          <w:rFonts w:hint="cs"/>
          <w:rtl/>
        </w:rPr>
        <w:t xml:space="preserve">י"א </w:t>
      </w:r>
      <w:r>
        <w:rPr>
          <w:rtl/>
        </w:rPr>
        <w:t xml:space="preserve">עושה קדושה ליקרב </w:t>
      </w:r>
      <w:r w:rsidR="00F40753">
        <w:rPr>
          <w:rtl/>
        </w:rPr>
        <w:t xml:space="preserve">אינו קדוש אא"כ נעקר שם עשירי הימנו, </w:t>
      </w:r>
    </w:p>
    <w:p w14:paraId="6C73DF78" w14:textId="6F82EE3F" w:rsidR="00DB4CC4" w:rsidRDefault="00DB4CC4" w:rsidP="00DB4CC4">
      <w:pPr>
        <w:rPr>
          <w:rtl/>
        </w:rPr>
      </w:pPr>
      <w:r>
        <w:rPr>
          <w:rtl/>
        </w:rPr>
        <w:tab/>
      </w:r>
      <w:r>
        <w:rPr>
          <w:b/>
          <w:bCs/>
          <w:rtl/>
        </w:rPr>
        <w:tab/>
      </w:r>
      <w:r>
        <w:rPr>
          <w:b/>
          <w:bCs/>
          <w:rtl/>
        </w:rPr>
        <w:tab/>
      </w:r>
      <w:r w:rsidR="00F40753" w:rsidRPr="00DB4CC4">
        <w:rPr>
          <w:b/>
          <w:bCs/>
          <w:rtl/>
        </w:rPr>
        <w:t>תשיעי</w:t>
      </w:r>
      <w:r w:rsidR="00F40753">
        <w:rPr>
          <w:rtl/>
        </w:rPr>
        <w:t xml:space="preserve"> שאין עושה קדושה ליקרב אינו דין ש</w:t>
      </w:r>
      <w:r>
        <w:rPr>
          <w:rFonts w:hint="cs"/>
          <w:rtl/>
        </w:rPr>
        <w:t xml:space="preserve">רק </w:t>
      </w:r>
      <w:r w:rsidR="00F40753">
        <w:rPr>
          <w:rtl/>
        </w:rPr>
        <w:t xml:space="preserve">אם נעקר שם עשירי הימנו </w:t>
      </w:r>
    </w:p>
    <w:p w14:paraId="3450F582" w14:textId="0F6F1B51" w:rsidR="00DB4CC4" w:rsidRDefault="00DB4CC4" w:rsidP="00DB4CC4">
      <w:pPr>
        <w:rPr>
          <w:b/>
          <w:bCs/>
          <w:rtl/>
        </w:rPr>
      </w:pPr>
      <w:r>
        <w:rPr>
          <w:b/>
          <w:bCs/>
          <w:rtl/>
        </w:rPr>
        <w:tab/>
      </w:r>
      <w:r w:rsidR="00F40753" w:rsidRPr="00DB4CC4">
        <w:rPr>
          <w:b/>
          <w:bCs/>
          <w:rtl/>
        </w:rPr>
        <w:t>היא הנותנת,</w:t>
      </w:r>
      <w:r w:rsidR="00F40753">
        <w:rPr>
          <w:rtl/>
        </w:rPr>
        <w:t xml:space="preserve"> </w:t>
      </w:r>
      <w:r>
        <w:rPr>
          <w:rFonts w:hint="cs"/>
          <w:rtl/>
        </w:rPr>
        <w:t xml:space="preserve">י"א </w:t>
      </w:r>
      <w:r>
        <w:rPr>
          <w:rtl/>
        </w:rPr>
        <w:t xml:space="preserve">שהוא עושה קדושה ליקרב </w:t>
      </w:r>
      <w:r>
        <w:rPr>
          <w:rFonts w:hint="cs"/>
          <w:rtl/>
        </w:rPr>
        <w:t xml:space="preserve">רק </w:t>
      </w:r>
      <w:r>
        <w:rPr>
          <w:rtl/>
        </w:rPr>
        <w:t xml:space="preserve">אם </w:t>
      </w:r>
      <w:r w:rsidR="00F40753">
        <w:rPr>
          <w:rtl/>
        </w:rPr>
        <w:t xml:space="preserve">נעקר שם עשירי הימנו </w:t>
      </w:r>
      <w:r>
        <w:rPr>
          <w:rFonts w:hint="cs"/>
          <w:rtl/>
        </w:rPr>
        <w:t>א</w:t>
      </w:r>
      <w:r w:rsidR="00F40753">
        <w:rPr>
          <w:rtl/>
        </w:rPr>
        <w:t xml:space="preserve">ין, </w:t>
      </w:r>
    </w:p>
    <w:p w14:paraId="20E739E5" w14:textId="6E40F3C9" w:rsidR="00DB4CC4" w:rsidRDefault="00DB4CC4" w:rsidP="00DB4CC4">
      <w:pPr>
        <w:rPr>
          <w:rtl/>
        </w:rPr>
      </w:pPr>
      <w:r>
        <w:rPr>
          <w:b/>
          <w:bCs/>
          <w:rtl/>
        </w:rPr>
        <w:tab/>
      </w:r>
      <w:r>
        <w:rPr>
          <w:b/>
          <w:bCs/>
          <w:rtl/>
        </w:rPr>
        <w:tab/>
      </w:r>
      <w:r>
        <w:rPr>
          <w:b/>
          <w:bCs/>
          <w:rtl/>
        </w:rPr>
        <w:tab/>
      </w:r>
      <w:r w:rsidR="00F40753" w:rsidRPr="00DB4CC4">
        <w:rPr>
          <w:b/>
          <w:bCs/>
          <w:rtl/>
        </w:rPr>
        <w:t>תשיעי</w:t>
      </w:r>
      <w:r w:rsidR="00F40753">
        <w:rPr>
          <w:rtl/>
        </w:rPr>
        <w:t xml:space="preserve"> שאינו עושה קדושה ליקרב - </w:t>
      </w:r>
      <w:r>
        <w:rPr>
          <w:rtl/>
        </w:rPr>
        <w:t>אף</w:t>
      </w:r>
      <w:r w:rsidR="00F40753">
        <w:rPr>
          <w:rtl/>
        </w:rPr>
        <w:t xml:space="preserve"> דלא נעקר שם עשירי הימנו</w:t>
      </w:r>
      <w:r>
        <w:rPr>
          <w:rtl/>
        </w:rPr>
        <w:t>,</w:t>
      </w:r>
      <w:r>
        <w:rPr>
          <w:rFonts w:hint="cs"/>
          <w:rtl/>
        </w:rPr>
        <w:t xml:space="preserve"> </w:t>
      </w:r>
    </w:p>
    <w:p w14:paraId="61A4CC79" w14:textId="76F358FB" w:rsidR="00DB4CC4" w:rsidRDefault="00DB4CC4" w:rsidP="00DB4CC4">
      <w:pPr>
        <w:rPr>
          <w:rtl/>
        </w:rPr>
      </w:pPr>
      <w:r>
        <w:rPr>
          <w:b/>
          <w:bCs/>
          <w:rtl/>
        </w:rPr>
        <w:tab/>
      </w:r>
      <w:r>
        <w:rPr>
          <w:b/>
          <w:bCs/>
          <w:rtl/>
        </w:rPr>
        <w:tab/>
      </w:r>
      <w:r>
        <w:rPr>
          <w:b/>
          <w:bCs/>
          <w:rtl/>
        </w:rPr>
        <w:tab/>
      </w:r>
      <w:r>
        <w:rPr>
          <w:rFonts w:hint="cs"/>
          <w:b/>
          <w:bCs/>
          <w:rtl/>
        </w:rPr>
        <w:t>א"נ</w:t>
      </w:r>
      <w:r w:rsidR="00F40753" w:rsidRPr="00DB4CC4">
        <w:rPr>
          <w:b/>
          <w:bCs/>
          <w:rtl/>
        </w:rPr>
        <w:t xml:space="preserve"> </w:t>
      </w:r>
      <w:r>
        <w:rPr>
          <w:rFonts w:hint="cs"/>
          <w:b/>
          <w:bCs/>
          <w:rtl/>
        </w:rPr>
        <w:t>י"א</w:t>
      </w:r>
      <w:r>
        <w:rPr>
          <w:rFonts w:hint="cs"/>
          <w:rtl/>
        </w:rPr>
        <w:t xml:space="preserve"> </w:t>
      </w:r>
      <w:r w:rsidR="00F40753">
        <w:rPr>
          <w:rtl/>
        </w:rPr>
        <w:t xml:space="preserve">- דאיברר </w:t>
      </w:r>
      <w:r>
        <w:rPr>
          <w:rtl/>
        </w:rPr>
        <w:t>לו</w:t>
      </w:r>
      <w:r w:rsidR="00F40753">
        <w:rPr>
          <w:rtl/>
        </w:rPr>
        <w:t xml:space="preserve"> עשירי, </w:t>
      </w:r>
      <w:r>
        <w:rPr>
          <w:rtl/>
        </w:rPr>
        <w:t xml:space="preserve">אם </w:t>
      </w:r>
      <w:r w:rsidR="00F40753">
        <w:rPr>
          <w:rtl/>
        </w:rPr>
        <w:t xml:space="preserve">נעקר שם עשירי הימנו - אין, </w:t>
      </w:r>
      <w:r>
        <w:rPr>
          <w:rtl/>
        </w:rPr>
        <w:t xml:space="preserve">אם </w:t>
      </w:r>
      <w:r w:rsidR="00F40753">
        <w:rPr>
          <w:rtl/>
        </w:rPr>
        <w:t>לא - לא</w:t>
      </w:r>
      <w:r>
        <w:rPr>
          <w:rtl/>
        </w:rPr>
        <w:t>,</w:t>
      </w:r>
    </w:p>
    <w:p w14:paraId="0A452656" w14:textId="33B83571" w:rsidR="00DB4CC4" w:rsidRDefault="00DB4CC4" w:rsidP="008B759F">
      <w:pPr>
        <w:pStyle w:val="021"/>
        <w:rPr>
          <w:rtl/>
        </w:rPr>
      </w:pPr>
      <w:r>
        <w:rPr>
          <w:b/>
          <w:bCs/>
          <w:rtl/>
        </w:rPr>
        <w:tab/>
      </w:r>
      <w:r w:rsidR="00892FAC">
        <w:rPr>
          <w:b/>
          <w:bCs/>
          <w:rtl/>
        </w:rPr>
        <w:tab/>
      </w:r>
      <w:r w:rsidR="00892FAC">
        <w:rPr>
          <w:b/>
          <w:bCs/>
          <w:rtl/>
        </w:rPr>
        <w:tab/>
      </w:r>
      <w:r w:rsidR="00F40753" w:rsidRPr="00DB4CC4">
        <w:rPr>
          <w:b/>
          <w:bCs/>
          <w:rtl/>
        </w:rPr>
        <w:t>תשיעי</w:t>
      </w:r>
      <w:r>
        <w:rPr>
          <w:rtl/>
        </w:rPr>
        <w:t xml:space="preserve"> דאכתי לא איברר לו עשירי </w:t>
      </w:r>
      <w:r w:rsidR="00F40753">
        <w:rPr>
          <w:rtl/>
        </w:rPr>
        <w:t>ו</w:t>
      </w:r>
      <w:r w:rsidR="00FA1A10">
        <w:rPr>
          <w:rtl/>
        </w:rPr>
        <w:t>אע"ג</w:t>
      </w:r>
      <w:r w:rsidR="00F40753">
        <w:rPr>
          <w:rtl/>
        </w:rPr>
        <w:t xml:space="preserve"> דלא נעקר שם עשירי הימנו, תו לא </w:t>
      </w:r>
      <w:r>
        <w:rPr>
          <w:rtl/>
        </w:rPr>
        <w:t>כלום</w:t>
      </w:r>
      <w:r w:rsidR="00F40753">
        <w:rPr>
          <w:rtl/>
        </w:rPr>
        <w:t xml:space="preserve"> </w:t>
      </w:r>
    </w:p>
    <w:p w14:paraId="373616D6" w14:textId="77777777" w:rsidR="006542AA" w:rsidRDefault="00000000">
      <w:pPr>
        <w:pStyle w:val="36"/>
        <w:framePr w:wrap="notBeside"/>
      </w:pPr>
      <w:r>
        <w:lastRenderedPageBreak/>
        <w:t xml:space="preserve">· </w:t>
      </w:r>
      <w:r w:rsidR="00F40753" w:rsidRPr="00892FAC">
        <w:t>רבא:</w:t>
      </w:r>
    </w:p>
    <w:p w14:paraId="3116D9EC" w14:textId="3CE6FB81" w:rsidR="00B874E6" w:rsidRPr="00892FAC" w:rsidRDefault="00F40753" w:rsidP="00DB4CC4">
      <w:pPr>
        <w:rPr>
          <w:b/>
          <w:bCs/>
          <w:rtl/>
        </w:rPr>
      </w:pPr>
      <w:r w:rsidRPr="00892FAC">
        <w:rPr>
          <w:b/>
          <w:bCs/>
          <w:rtl/>
        </w:rPr>
        <w:t>מנין הראוי פוטר</w:t>
      </w:r>
      <w:r w:rsidR="0057284B" w:rsidRPr="00892FAC">
        <w:rPr>
          <w:b/>
          <w:bCs/>
          <w:rtl/>
        </w:rPr>
        <w:t>.</w:t>
      </w:r>
    </w:p>
    <w:p w14:paraId="54B305D4" w14:textId="044B5A56" w:rsidR="006542AA" w:rsidRDefault="00000000">
      <w:pPr>
        <w:pStyle w:val="36"/>
        <w:framePr w:wrap="notBeside"/>
      </w:pPr>
      <w:r>
        <w:t>לא מ</w:t>
      </w:r>
      <w:r w:rsidR="00F40753">
        <w:t>דתנן:</w:t>
      </w:r>
    </w:p>
    <w:p w14:paraId="72F380B6" w14:textId="63CC96FD" w:rsidR="00DB4CC4" w:rsidRDefault="00F40753" w:rsidP="00F40753">
      <w:pPr>
        <w:rPr>
          <w:rtl/>
        </w:rPr>
      </w:pPr>
      <w:r>
        <w:rPr>
          <w:rtl/>
        </w:rPr>
        <w:t xml:space="preserve">קפץ אחד מן המנויין לתוכן - כולן פטורין, מנויין </w:t>
      </w:r>
      <w:r w:rsidR="00892FAC">
        <w:rPr>
          <w:rtl/>
        </w:rPr>
        <w:t>עצמם</w:t>
      </w:r>
      <w:r>
        <w:rPr>
          <w:rtl/>
        </w:rPr>
        <w:t xml:space="preserve"> דאיפטרו - </w:t>
      </w:r>
      <w:r w:rsidR="00892FAC">
        <w:rPr>
          <w:rtl/>
        </w:rPr>
        <w:t>לא</w:t>
      </w:r>
      <w:r>
        <w:rPr>
          <w:rtl/>
        </w:rPr>
        <w:t xml:space="preserve"> במנין הראוי? </w:t>
      </w:r>
    </w:p>
    <w:p w14:paraId="029DB923" w14:textId="724803A1" w:rsidR="00B874E6" w:rsidRDefault="00892FAC" w:rsidP="00892FAC">
      <w:pPr>
        <w:rPr>
          <w:rtl/>
        </w:rPr>
      </w:pPr>
      <w:r>
        <w:rPr>
          <w:rFonts w:hint="cs"/>
          <w:rtl/>
        </w:rPr>
        <w:t>דשמא</w:t>
      </w:r>
      <w:r w:rsidR="00F40753">
        <w:rPr>
          <w:rtl/>
        </w:rPr>
        <w:t xml:space="preserve"> דעשר </w:t>
      </w:r>
      <w:r>
        <w:rPr>
          <w:rtl/>
        </w:rPr>
        <w:t>עליהם</w:t>
      </w:r>
      <w:r>
        <w:rPr>
          <w:rFonts w:hint="cs"/>
          <w:rtl/>
        </w:rPr>
        <w:t xml:space="preserve"> והך ד</w:t>
      </w:r>
      <w:r w:rsidR="00F40753">
        <w:rPr>
          <w:rtl/>
        </w:rPr>
        <w:t xml:space="preserve">תני: מן </w:t>
      </w:r>
      <w:r w:rsidR="00F40753" w:rsidRPr="00892FAC">
        <w:rPr>
          <w:b/>
          <w:bCs/>
          <w:rtl/>
        </w:rPr>
        <w:t>המעושרין</w:t>
      </w:r>
      <w:r w:rsidR="00F40753">
        <w:rPr>
          <w:rtl/>
        </w:rPr>
        <w:t xml:space="preserve"> מעשר דוקא, </w:t>
      </w:r>
      <w:r w:rsidR="00F40753" w:rsidRPr="00892FAC">
        <w:rPr>
          <w:b/>
          <w:bCs/>
          <w:rtl/>
        </w:rPr>
        <w:t xml:space="preserve">דיקא </w:t>
      </w:r>
      <w:r>
        <w:rPr>
          <w:b/>
          <w:bCs/>
          <w:rtl/>
        </w:rPr>
        <w:t>גם</w:t>
      </w:r>
      <w:r w:rsidR="00F40753">
        <w:rPr>
          <w:rtl/>
        </w:rPr>
        <w:t xml:space="preserve"> דקתני </w:t>
      </w:r>
      <w:r w:rsidR="00F40753" w:rsidRPr="00892FAC">
        <w:rPr>
          <w:b/>
          <w:bCs/>
          <w:rtl/>
        </w:rPr>
        <w:t>ירעו</w:t>
      </w:r>
      <w:r w:rsidR="0057284B">
        <w:rPr>
          <w:rtl/>
        </w:rPr>
        <w:t>.</w:t>
      </w:r>
    </w:p>
    <w:p w14:paraId="1FE7E060" w14:textId="77777777" w:rsidR="006542AA" w:rsidRDefault="00000000">
      <w:pPr>
        <w:pStyle w:val="36"/>
        <w:framePr w:wrap="notBeside"/>
      </w:pPr>
      <w:r w:rsidRPr="00DB4CC4">
        <w:t>אלא</w:t>
      </w:r>
      <w:r w:rsidR="00892FAC">
        <w:t>:</w:t>
      </w:r>
    </w:p>
    <w:p w14:paraId="1D97887C" w14:textId="1AA70453" w:rsidR="00B874E6" w:rsidRDefault="00892FAC" w:rsidP="00892FAC">
      <w:pPr>
        <w:rPr>
          <w:rtl/>
        </w:rPr>
      </w:pPr>
      <w:r>
        <w:rPr>
          <w:rFonts w:hint="cs"/>
          <w:b/>
          <w:bCs/>
          <w:rtl/>
        </w:rPr>
        <w:t>'</w:t>
      </w:r>
      <w:r w:rsidR="00F40753">
        <w:rPr>
          <w:rStyle w:val="affffe"/>
          <w:b/>
          <w:bCs/>
          <w:rtl/>
        </w:rPr>
        <w:t>יַעֲבוֹר</w:t>
      </w:r>
      <w:r>
        <w:rPr>
          <w:rFonts w:hint="cs"/>
          <w:b/>
          <w:bCs/>
          <w:rtl/>
        </w:rPr>
        <w:t>'</w:t>
      </w:r>
      <w:r w:rsidR="00F40753" w:rsidRPr="00DB4CC4">
        <w:rPr>
          <w:b/>
          <w:bCs/>
          <w:rtl/>
        </w:rPr>
        <w:t xml:space="preserve"> - </w:t>
      </w:r>
      <w:r w:rsidR="00F40753" w:rsidRPr="00892FAC">
        <w:rPr>
          <w:rtl/>
        </w:rPr>
        <w:t>ולא שכבר עבר,</w:t>
      </w:r>
      <w:r>
        <w:rPr>
          <w:rFonts w:hint="cs"/>
          <w:rtl/>
        </w:rPr>
        <w:t xml:space="preserve"> דפשיטא, </w:t>
      </w:r>
      <w:r w:rsidRPr="00892FAC">
        <w:rPr>
          <w:rFonts w:hint="cs"/>
          <w:b/>
          <w:bCs/>
          <w:rtl/>
        </w:rPr>
        <w:t>אלא</w:t>
      </w:r>
      <w:r>
        <w:rPr>
          <w:rFonts w:hint="cs"/>
          <w:rtl/>
        </w:rPr>
        <w:t xml:space="preserve"> ולא דאיפטרו במנין הראוי</w:t>
      </w:r>
      <w:r w:rsidR="0057284B">
        <w:rPr>
          <w:rtl/>
        </w:rPr>
        <w:t>.</w:t>
      </w:r>
    </w:p>
    <w:p w14:paraId="595BCD12" w14:textId="0E52B989" w:rsidR="006542AA" w:rsidRDefault="00000000">
      <w:pPr>
        <w:pStyle w:val="36"/>
        <w:framePr w:wrap="notBeside"/>
      </w:pPr>
      <w:r>
        <w:t>ת"כ</w:t>
      </w:r>
      <w:r w:rsidR="00892FAC">
        <w:t xml:space="preserve"> </w:t>
      </w:r>
      <w:r>
        <w:t>דרבא:</w:t>
      </w:r>
    </w:p>
    <w:p w14:paraId="31D70514" w14:textId="16A46C0D" w:rsidR="00892FAC" w:rsidRDefault="00F40753" w:rsidP="00892FAC">
      <w:pPr>
        <w:rPr>
          <w:rtl/>
        </w:rPr>
      </w:pPr>
      <w:r>
        <w:rPr>
          <w:rtl/>
        </w:rPr>
        <w:t xml:space="preserve">היו לו עשרה טלאים והכניסן לדיר, ומנה חמשה, ומת אחד מהם, </w:t>
      </w:r>
    </w:p>
    <w:p w14:paraId="20EAAC6E" w14:textId="77777777" w:rsidR="00892FAC" w:rsidRDefault="00892FAC" w:rsidP="00892FAC">
      <w:pPr>
        <w:rPr>
          <w:rtl/>
        </w:rPr>
      </w:pPr>
      <w:r>
        <w:rPr>
          <w:rtl/>
        </w:rPr>
        <w:tab/>
      </w:r>
      <w:r>
        <w:rPr>
          <w:rtl/>
        </w:rPr>
        <w:tab/>
      </w:r>
      <w:r w:rsidR="00F40753">
        <w:rPr>
          <w:rtl/>
        </w:rPr>
        <w:t xml:space="preserve">אם מן המנויים מת - מונה ומשלים עליהם, </w:t>
      </w:r>
    </w:p>
    <w:p w14:paraId="65E5BB78" w14:textId="77777777" w:rsidR="00B874E6" w:rsidRDefault="00892FAC" w:rsidP="00892FAC">
      <w:pPr>
        <w:rPr>
          <w:rtl/>
        </w:rPr>
      </w:pPr>
      <w:r>
        <w:rPr>
          <w:rtl/>
        </w:rPr>
        <w:tab/>
      </w:r>
      <w:r>
        <w:rPr>
          <w:rtl/>
        </w:rPr>
        <w:tab/>
      </w:r>
      <w:r w:rsidR="00F40753">
        <w:rPr>
          <w:rtl/>
        </w:rPr>
        <w:t>ואם משאינן מנויים מת - מנויים פטורין ושאינן מנויים מצטרפין לגורן אחר</w:t>
      </w:r>
      <w:r w:rsidR="0057284B">
        <w:rPr>
          <w:rtl/>
        </w:rPr>
        <w:t>.</w:t>
      </w:r>
    </w:p>
    <w:p w14:paraId="3955DDAF" w14:textId="77777777" w:rsidR="006542AA" w:rsidRDefault="00000000">
      <w:pPr>
        <w:pStyle w:val="36"/>
        <w:framePr w:wrap="notBeside"/>
      </w:pPr>
      <w:r>
        <w:t xml:space="preserve">· </w:t>
      </w:r>
      <w:r w:rsidR="00F40753">
        <w:t>ואמר רבא:</w:t>
      </w:r>
    </w:p>
    <w:p w14:paraId="2E265C6A" w14:textId="5E690776" w:rsidR="00B874E6" w:rsidRDefault="00F40753" w:rsidP="00F40753">
      <w:pPr>
        <w:rPr>
          <w:rtl/>
        </w:rPr>
      </w:pPr>
      <w:r>
        <w:rPr>
          <w:rtl/>
        </w:rPr>
        <w:t xml:space="preserve">היו לו י"ד טלאים, והכניסן לדיר, ויצאו ששה בפתח זה וארבעה בפתח זה, וארבעה נשתיירו שם, אותם ארבעה, אם בפתח הששה יצאו - נוטל אחד מהם והשאר מצטרפין לגורן אחר, ואם </w:t>
      </w:r>
      <w:r w:rsidR="008B759F">
        <w:rPr>
          <w:rtl/>
        </w:rPr>
        <w:t>לא</w:t>
      </w:r>
      <w:r>
        <w:rPr>
          <w:rtl/>
        </w:rPr>
        <w:t xml:space="preserve"> - ששה פטורין, וארבעה ארבעה מצטרפין לגורן אחר</w:t>
      </w:r>
      <w:r w:rsidR="0057284B">
        <w:rPr>
          <w:rtl/>
        </w:rPr>
        <w:t>.</w:t>
      </w:r>
    </w:p>
    <w:p w14:paraId="10B4202F" w14:textId="7E501979" w:rsidR="00B874E6" w:rsidRDefault="00F40753" w:rsidP="00F40753">
      <w:pPr>
        <w:rPr>
          <w:rtl/>
        </w:rPr>
      </w:pPr>
      <w:r>
        <w:rPr>
          <w:rtl/>
        </w:rPr>
        <w:t xml:space="preserve">יצאו ארבעה בפתח זה וששה בפתח זה, ונשתיירו שם ארבעה, אם אותם ארבעה בפתח הששה יצאו - נוטל </w:t>
      </w:r>
      <w:r w:rsidR="00892FAC">
        <w:rPr>
          <w:rtl/>
        </w:rPr>
        <w:t xml:space="preserve">מהם אחד והשאר פטורים, ואם </w:t>
      </w:r>
      <w:r>
        <w:rPr>
          <w:rtl/>
        </w:rPr>
        <w:t>לא</w:t>
      </w:r>
      <w:r w:rsidR="00892FAC">
        <w:rPr>
          <w:rtl/>
        </w:rPr>
        <w:t xml:space="preserve"> </w:t>
      </w:r>
      <w:r>
        <w:rPr>
          <w:rtl/>
        </w:rPr>
        <w:t>ארבעה וששה פטורים, וארבעה מצטרפין לגורן אחר</w:t>
      </w:r>
      <w:r w:rsidR="0057284B">
        <w:rPr>
          <w:rtl/>
        </w:rPr>
        <w:t>.</w:t>
      </w:r>
    </w:p>
    <w:p w14:paraId="69435E19" w14:textId="61EE2E77" w:rsidR="00B874E6" w:rsidRDefault="00F40753" w:rsidP="00F40753">
      <w:pPr>
        <w:rPr>
          <w:rtl/>
        </w:rPr>
      </w:pPr>
      <w:r>
        <w:rPr>
          <w:rtl/>
        </w:rPr>
        <w:t>יצאו ארבעה בפתח זה, וארבעה בפתח זה, ונשתיירו שם ששה, אם אותן ששה יצאו בפתח אחד נוטל מהם אחד והשאר פטורים, ואם לא ארבעה פטורים, וששה מצטרפין לגורן אחר</w:t>
      </w:r>
      <w:r w:rsidR="0057284B">
        <w:rPr>
          <w:rtl/>
        </w:rPr>
        <w:t>.</w:t>
      </w:r>
    </w:p>
    <w:p w14:paraId="587DD9AB" w14:textId="77777777" w:rsidR="008B759F" w:rsidRPr="008B759F" w:rsidRDefault="00892FAC" w:rsidP="008B759F">
      <w:pPr>
        <w:rPr>
          <w:rtl/>
        </w:rPr>
      </w:pPr>
      <w:r w:rsidRPr="008B759F">
        <w:rPr>
          <w:rFonts w:hint="cs"/>
          <w:b/>
          <w:bCs/>
          <w:rtl/>
        </w:rPr>
        <w:t>ו</w:t>
      </w:r>
      <w:r w:rsidR="00F40753" w:rsidRPr="008B759F">
        <w:rPr>
          <w:b/>
          <w:bCs/>
          <w:rtl/>
        </w:rPr>
        <w:t>קמ"ל דמנין הראוי פוטר</w:t>
      </w:r>
      <w:r w:rsidR="00F40753" w:rsidRPr="008B759F">
        <w:rPr>
          <w:rtl/>
        </w:rPr>
        <w:t xml:space="preserve">, </w:t>
      </w:r>
      <w:r w:rsidR="008B759F" w:rsidRPr="008B759F">
        <w:rPr>
          <w:rFonts w:hint="cs"/>
          <w:rtl/>
        </w:rPr>
        <w:t>ואפי' ד</w:t>
      </w:r>
      <w:r w:rsidR="008B759F">
        <w:rPr>
          <w:rFonts w:hint="cs"/>
          <w:rtl/>
        </w:rPr>
        <w:t xml:space="preserve">כבר אמר לזה </w:t>
      </w:r>
      <w:r w:rsidR="008B759F" w:rsidRPr="008B759F">
        <w:rPr>
          <w:rStyle w:val="27"/>
          <w:rFonts w:hint="cs"/>
          <w:rtl/>
        </w:rPr>
        <w:t>רבא</w:t>
      </w:r>
      <w:r w:rsidR="008B759F" w:rsidRPr="008B759F">
        <w:rPr>
          <w:rFonts w:hint="cs"/>
          <w:rtl/>
        </w:rPr>
        <w:t xml:space="preserve"> </w:t>
      </w:r>
    </w:p>
    <w:p w14:paraId="6F14673C" w14:textId="400B8F92" w:rsidR="00B874E6" w:rsidRDefault="008B759F" w:rsidP="008B759F">
      <w:pPr>
        <w:rPr>
          <w:rtl/>
        </w:rPr>
      </w:pPr>
      <w:r w:rsidRPr="008B759F">
        <w:rPr>
          <w:rFonts w:hint="cs"/>
          <w:rtl/>
        </w:rPr>
        <w:t>ס</w:t>
      </w:r>
      <w:r>
        <w:rPr>
          <w:rFonts w:hint="cs"/>
          <w:rtl/>
        </w:rPr>
        <w:t xml:space="preserve">'''ד </w:t>
      </w:r>
      <w:r w:rsidR="00F40753">
        <w:rPr>
          <w:rtl/>
        </w:rPr>
        <w:t xml:space="preserve">ודאי מנין </w:t>
      </w:r>
      <w:r>
        <w:rPr>
          <w:rtl/>
        </w:rPr>
        <w:t>הראוי</w:t>
      </w:r>
      <w:r w:rsidR="00F40753">
        <w:rPr>
          <w:rtl/>
        </w:rPr>
        <w:t xml:space="preserve"> </w:t>
      </w:r>
      <w:r>
        <w:rPr>
          <w:rtl/>
        </w:rPr>
        <w:t>אומרים</w:t>
      </w:r>
      <w:r w:rsidR="00F40753">
        <w:rPr>
          <w:rtl/>
        </w:rPr>
        <w:t xml:space="preserve">, ספק מנין הראוי דחזי </w:t>
      </w:r>
      <w:r>
        <w:rPr>
          <w:rtl/>
        </w:rPr>
        <w:t>לכאן</w:t>
      </w:r>
      <w:r w:rsidR="00F40753">
        <w:rPr>
          <w:rtl/>
        </w:rPr>
        <w:t xml:space="preserve"> ודחזי </w:t>
      </w:r>
      <w:r>
        <w:rPr>
          <w:rtl/>
        </w:rPr>
        <w:t>לכאן</w:t>
      </w:r>
      <w:r w:rsidR="00F40753">
        <w:rPr>
          <w:rtl/>
        </w:rPr>
        <w:t xml:space="preserve"> לא </w:t>
      </w:r>
      <w:r>
        <w:rPr>
          <w:rtl/>
        </w:rPr>
        <w:t>אומרים</w:t>
      </w:r>
      <w:r w:rsidR="00F40753">
        <w:rPr>
          <w:rtl/>
        </w:rPr>
        <w:t>, קמ"ל</w:t>
      </w:r>
      <w:r w:rsidR="0057284B">
        <w:rPr>
          <w:rtl/>
        </w:rPr>
        <w:t>.</w:t>
      </w:r>
    </w:p>
    <w:p w14:paraId="7CC95B22" w14:textId="77777777" w:rsidR="006542AA" w:rsidRDefault="00000000">
      <w:pPr>
        <w:pStyle w:val="36"/>
        <w:framePr w:wrap="notBeside"/>
      </w:pPr>
      <w:r>
        <w:t>· ואמר רבא:</w:t>
      </w:r>
    </w:p>
    <w:p w14:paraId="53BA2EBF" w14:textId="2033EC3E" w:rsidR="008B759F" w:rsidRDefault="00F40753" w:rsidP="008B759F">
      <w:pPr>
        <w:pStyle w:val="021"/>
        <w:rPr>
          <w:rtl/>
        </w:rPr>
      </w:pPr>
      <w:r>
        <w:rPr>
          <w:rtl/>
        </w:rPr>
        <w:t xml:space="preserve">היו לו </w:t>
      </w:r>
      <w:r w:rsidR="008B759F">
        <w:rPr>
          <w:rFonts w:hint="cs"/>
          <w:rtl/>
        </w:rPr>
        <w:t>ט"ו</w:t>
      </w:r>
      <w:r w:rsidR="008B759F">
        <w:rPr>
          <w:rtl/>
        </w:rPr>
        <w:t xml:space="preserve"> טלאי</w:t>
      </w:r>
      <w:r w:rsidR="008B759F">
        <w:rPr>
          <w:rFonts w:hint="cs"/>
          <w:rtl/>
        </w:rPr>
        <w:t>ם,</w:t>
      </w:r>
      <w:r>
        <w:rPr>
          <w:rtl/>
        </w:rPr>
        <w:t xml:space="preserve"> לא יאמר אברור עשרה ואכניסם ל</w:t>
      </w:r>
      <w:r w:rsidR="008B759F">
        <w:rPr>
          <w:rtl/>
        </w:rPr>
        <w:t>דיר ואטול מהם אחד והשאר פטורים</w:t>
      </w:r>
    </w:p>
    <w:p w14:paraId="28A037EB" w14:textId="77777777" w:rsidR="006542AA" w:rsidRDefault="00000000">
      <w:pPr>
        <w:pStyle w:val="36"/>
        <w:framePr w:wrap="notBeside"/>
      </w:pPr>
      <w:r>
        <w:tab/>
      </w:r>
      <w:r>
        <w:tab/>
      </w:r>
      <w:r w:rsidR="00F40753">
        <w:t>אלא</w:t>
      </w:r>
    </w:p>
    <w:p w14:paraId="258E06BE" w14:textId="02FABFD9" w:rsidR="00B874E6" w:rsidRDefault="00F40753" w:rsidP="00F40753">
      <w:pPr>
        <w:rPr>
          <w:rtl/>
        </w:rPr>
      </w:pPr>
      <w:r>
        <w:rPr>
          <w:rtl/>
        </w:rPr>
        <w:t>כונסן לדיר, ומוציא עשרה ונוטל מהם אחד, והשאר מצטרפין לגורן אחר</w:t>
      </w:r>
      <w:r w:rsidR="0057284B">
        <w:rPr>
          <w:rtl/>
        </w:rPr>
        <w:t>.</w:t>
      </w:r>
    </w:p>
    <w:p w14:paraId="54A56EBB" w14:textId="77777777" w:rsidR="008B759F" w:rsidRDefault="008B759F" w:rsidP="008B759F">
      <w:pPr>
        <w:pStyle w:val="afff0"/>
        <w:framePr w:wrap="around"/>
        <w:rPr>
          <w:rtl/>
        </w:rPr>
      </w:pPr>
      <w:r>
        <w:rPr>
          <w:rFonts w:hint="cs"/>
          <w:rtl/>
        </w:rPr>
        <w:t xml:space="preserve">ס. </w:t>
      </w:r>
    </w:p>
    <w:p w14:paraId="6995CF40" w14:textId="15A3646C" w:rsidR="006542AA" w:rsidRDefault="00000000">
      <w:pPr>
        <w:pStyle w:val="36"/>
        <w:framePr w:wrap="notBeside"/>
      </w:pPr>
      <w:r>
        <w:t>תנ"ה</w:t>
      </w:r>
      <w:r w:rsidR="00F40753">
        <w:t>:</w:t>
      </w:r>
    </w:p>
    <w:p w14:paraId="333CC9DB" w14:textId="38503FC7" w:rsidR="00B874E6" w:rsidRDefault="00F40753" w:rsidP="008B759F">
      <w:pPr>
        <w:rPr>
          <w:rtl/>
        </w:rPr>
      </w:pPr>
      <w:r>
        <w:rPr>
          <w:rtl/>
        </w:rPr>
        <w:t>היו לו חמשה עשר טלאים, לא יאמר אברור עשרה ואטול מהן אחד והשאר פטורים, אלא כונסן לדיר, ומוציא עשרה ונוטל מהן אחד, והשאר מצטרפין לגורן אחר</w:t>
      </w:r>
      <w:r w:rsidR="0057284B">
        <w:rPr>
          <w:rtl/>
        </w:rPr>
        <w:t>.</w:t>
      </w:r>
    </w:p>
    <w:p w14:paraId="3E1896D9" w14:textId="77777777" w:rsidR="006542AA" w:rsidRDefault="00000000">
      <w:pPr>
        <w:pStyle w:val="36"/>
        <w:framePr w:wrap="notBeside"/>
      </w:pPr>
      <w:r>
        <w:t>והתניא:</w:t>
      </w:r>
    </w:p>
    <w:p w14:paraId="505FD6D3" w14:textId="79AB8623" w:rsidR="008B759F" w:rsidRDefault="00F40753" w:rsidP="00F40753">
      <w:pPr>
        <w:rPr>
          <w:rtl/>
        </w:rPr>
      </w:pPr>
      <w:r>
        <w:rPr>
          <w:rtl/>
        </w:rPr>
        <w:t xml:space="preserve">תשעה עשר טלאים, לא יאמר אברור עשרה ואטול מהן אחד והשאר פטורין, אלא כונסן לדיר, ומוציא עשרה ונוטל מהן אחד, והשאר פטורין! </w:t>
      </w:r>
    </w:p>
    <w:p w14:paraId="07C14E3F" w14:textId="439FBEAC" w:rsidR="006542AA" w:rsidRDefault="00000000">
      <w:pPr>
        <w:pStyle w:val="36"/>
        <w:framePr w:wrap="notBeside"/>
      </w:pPr>
      <w:r>
        <w:lastRenderedPageBreak/>
        <w:t>תרגמה ר</w:t>
      </w:r>
      <w:r w:rsidR="008B759F">
        <w:t>ה</w:t>
      </w:r>
      <w:r>
        <w:t>ב"ס</w:t>
      </w:r>
      <w:r w:rsidR="008B759F">
        <w:t xml:space="preserve"> בדרבא בריגלא</w:t>
      </w:r>
      <w:r>
        <w:t>:</w:t>
      </w:r>
    </w:p>
    <w:p w14:paraId="1DE38874" w14:textId="2AA1E03D" w:rsidR="00B874E6" w:rsidRDefault="00F40753" w:rsidP="008B759F">
      <w:pPr>
        <w:rPr>
          <w:rtl/>
        </w:rPr>
      </w:pPr>
      <w:r>
        <w:rPr>
          <w:rtl/>
        </w:rPr>
        <w:t>בדיר שיש לו שני פתחים מדובר, ויצאו ט' בפתח זה וט' בפתח זה, דהאיך חד חזי לכאן ולכאן</w:t>
      </w:r>
      <w:r w:rsidR="0057284B">
        <w:rPr>
          <w:rtl/>
        </w:rPr>
        <w:t>.</w:t>
      </w:r>
    </w:p>
    <w:p w14:paraId="3CF67B25" w14:textId="1DC5A0BE" w:rsidR="008B759F" w:rsidRDefault="00F40753" w:rsidP="00F40753">
      <w:pPr>
        <w:rPr>
          <w:rtl/>
        </w:rPr>
      </w:pPr>
      <w:r w:rsidRPr="008B759F">
        <w:rPr>
          <w:b/>
          <w:bCs/>
          <w:rtl/>
        </w:rPr>
        <w:t xml:space="preserve">ולישני </w:t>
      </w:r>
      <w:r>
        <w:rPr>
          <w:b/>
          <w:bCs/>
          <w:rtl/>
        </w:rPr>
        <w:t>לו</w:t>
      </w:r>
      <w:r>
        <w:rPr>
          <w:rtl/>
        </w:rPr>
        <w:t>: כגון שמנה תשעה, וכי מטא עשרה קרי חד מרישא! סבר: עשירי מאליו קדוש,</w:t>
      </w:r>
    </w:p>
    <w:p w14:paraId="56DF0C56" w14:textId="412ECAE6" w:rsidR="00B874E6" w:rsidRDefault="00F40753" w:rsidP="00F40753">
      <w:pPr>
        <w:rPr>
          <w:rtl/>
        </w:rPr>
      </w:pPr>
      <w:r>
        <w:rPr>
          <w:rtl/>
        </w:rPr>
        <w:t>ולישני לו בגורן, ומנאן זוגות זוגות! סבר: עשירי למנין בהמות הוא קדוש</w:t>
      </w:r>
      <w:r w:rsidR="0057284B">
        <w:rPr>
          <w:rtl/>
        </w:rPr>
        <w:t>.</w:t>
      </w:r>
    </w:p>
    <w:p w14:paraId="45E92D89" w14:textId="7CAECAC8" w:rsidR="006542AA" w:rsidRDefault="00000000">
      <w:pPr>
        <w:pStyle w:val="36"/>
        <w:framePr w:wrap="notBeside"/>
      </w:pPr>
      <w:r>
        <w:t>ארנב"י</w:t>
      </w:r>
      <w:r w:rsidR="00F40753">
        <w:t>:</w:t>
      </w:r>
    </w:p>
    <w:p w14:paraId="1D84C8FF" w14:textId="5B7F5BF9" w:rsidR="00B874E6" w:rsidRDefault="00F40753" w:rsidP="008B759F">
      <w:pPr>
        <w:rPr>
          <w:rtl/>
        </w:rPr>
      </w:pPr>
      <w:r>
        <w:rPr>
          <w:rtl/>
        </w:rPr>
        <w:t xml:space="preserve">זכאי </w:t>
      </w:r>
      <w:r w:rsidR="008B759F">
        <w:rPr>
          <w:rtl/>
        </w:rPr>
        <w:t>אמו</w:t>
      </w:r>
      <w:r>
        <w:rPr>
          <w:rtl/>
        </w:rPr>
        <w:t xml:space="preserve"> </w:t>
      </w:r>
      <w:r>
        <w:rPr>
          <w:rStyle w:val="27"/>
          <w:rtl/>
        </w:rPr>
        <w:t>דר</w:t>
      </w:r>
      <w:r w:rsidR="008B759F">
        <w:rPr>
          <w:rStyle w:val="27"/>
          <w:rFonts w:hint="cs"/>
          <w:rtl/>
        </w:rPr>
        <w:t>הב"ס</w:t>
      </w:r>
      <w:r>
        <w:rPr>
          <w:rtl/>
        </w:rPr>
        <w:t xml:space="preserve">, דשני </w:t>
      </w:r>
      <w:r w:rsidR="008B759F">
        <w:rPr>
          <w:rtl/>
        </w:rPr>
        <w:t>לו</w:t>
      </w:r>
      <w:r>
        <w:rPr>
          <w:rtl/>
        </w:rPr>
        <w:t xml:space="preserve"> </w:t>
      </w:r>
      <w:r w:rsidR="008B759F">
        <w:rPr>
          <w:rtl/>
        </w:rPr>
        <w:t>שמועה</w:t>
      </w:r>
      <w:r>
        <w:rPr>
          <w:rtl/>
        </w:rPr>
        <w:t xml:space="preserve"> בריגלא כשמעתיה</w:t>
      </w:r>
      <w:r w:rsidR="0057284B">
        <w:rPr>
          <w:rtl/>
        </w:rPr>
        <w:t>.</w:t>
      </w:r>
    </w:p>
    <w:p w14:paraId="0A1FAB84" w14:textId="32AC33E9" w:rsidR="0057284B" w:rsidRDefault="0057284B" w:rsidP="009F73ED">
      <w:pPr>
        <w:pStyle w:val="affff9"/>
        <w:rPr>
          <w:rtl/>
        </w:rPr>
      </w:pPr>
      <w:r>
        <w:rPr>
          <w:rtl/>
        </w:rPr>
        <w:t>• • •</w:t>
      </w:r>
    </w:p>
    <w:p w14:paraId="7C03A85D" w14:textId="77777777" w:rsidR="006542AA" w:rsidRDefault="00000000">
      <w:pPr>
        <w:pStyle w:val="afffff5"/>
        <w:framePr w:wrap="around"/>
      </w:pPr>
      <w:r>
        <w:t>משנה ח</w:t>
      </w:r>
    </w:p>
    <w:p w14:paraId="5AE6F2E7" w14:textId="77777777" w:rsidR="003F380F" w:rsidRDefault="003F380F" w:rsidP="009F73ED">
      <w:pPr>
        <w:pStyle w:val="afff5"/>
        <w:spacing w:before="120"/>
        <w:rPr>
          <w:rtl/>
        </w:rPr>
      </w:pPr>
      <w:r>
        <w:rPr>
          <w:rtl/>
        </w:rPr>
        <w:t xml:space="preserve">יצאו שנים כאחת </w:t>
      </w:r>
      <w:r w:rsidR="00F40753">
        <w:rPr>
          <w:rtl/>
        </w:rPr>
        <w:t>מונה אותם שנים שנים</w:t>
      </w:r>
      <w:r w:rsidR="000B5F7F">
        <w:rPr>
          <w:rtl/>
        </w:rPr>
        <w:t>;</w:t>
      </w:r>
    </w:p>
    <w:p w14:paraId="69017576" w14:textId="77777777" w:rsidR="00B874E6" w:rsidRDefault="00F40753" w:rsidP="003F380F">
      <w:pPr>
        <w:pStyle w:val="afff5"/>
        <w:rPr>
          <w:rtl/>
        </w:rPr>
      </w:pPr>
      <w:r>
        <w:rPr>
          <w:rtl/>
        </w:rPr>
        <w:t>מנאן אחד - תשיעי ועשירי מקולקלין</w:t>
      </w:r>
      <w:r w:rsidR="0057284B">
        <w:rPr>
          <w:rtl/>
        </w:rPr>
        <w:t>.</w:t>
      </w:r>
    </w:p>
    <w:p w14:paraId="78041F22" w14:textId="77777777" w:rsidR="003F380F" w:rsidRDefault="00F40753" w:rsidP="003F380F">
      <w:pPr>
        <w:pStyle w:val="afff5"/>
        <w:rPr>
          <w:rtl/>
        </w:rPr>
      </w:pPr>
      <w:r>
        <w:rPr>
          <w:rtl/>
        </w:rPr>
        <w:t xml:space="preserve">קרא לתשיעי עשירי, ולעשירי תשיעי, ולאחד עשר עשירי - שלשתן מקודשין, </w:t>
      </w:r>
    </w:p>
    <w:p w14:paraId="512B5170" w14:textId="77777777" w:rsidR="003F380F" w:rsidRDefault="003F380F" w:rsidP="003F380F">
      <w:pPr>
        <w:pStyle w:val="afff5"/>
        <w:rPr>
          <w:rtl/>
        </w:rPr>
      </w:pPr>
      <w:r>
        <w:rPr>
          <w:rtl/>
        </w:rPr>
        <w:t xml:space="preserve">התשיעי נאכל במומו, והעשירי מעשר, ואחד עשר קרב שלמים, ועושה תמורה - דברי </w:t>
      </w:r>
      <w:r w:rsidRPr="009F73ED">
        <w:rPr>
          <w:rStyle w:val="afffff3"/>
          <w:rtl/>
        </w:rPr>
        <w:t>ר' מאיר</w:t>
      </w:r>
      <w:r>
        <w:rPr>
          <w:rtl/>
        </w:rPr>
        <w:t xml:space="preserve">, </w:t>
      </w:r>
    </w:p>
    <w:p w14:paraId="05E019B8" w14:textId="77777777" w:rsidR="003F380F" w:rsidRDefault="00F40753" w:rsidP="003F380F">
      <w:pPr>
        <w:pStyle w:val="afff5"/>
        <w:rPr>
          <w:rtl/>
        </w:rPr>
      </w:pPr>
      <w:r>
        <w:rPr>
          <w:rtl/>
        </w:rPr>
        <w:t xml:space="preserve">א"ר יהודה: וכי יש תמורה עושה תמורה? </w:t>
      </w:r>
    </w:p>
    <w:p w14:paraId="01476E21" w14:textId="77777777" w:rsidR="00B874E6" w:rsidRDefault="00F40753" w:rsidP="003F380F">
      <w:pPr>
        <w:pStyle w:val="afff5"/>
        <w:rPr>
          <w:rtl/>
        </w:rPr>
      </w:pPr>
      <w:r>
        <w:rPr>
          <w:rtl/>
        </w:rPr>
        <w:t xml:space="preserve">אמרו משום </w:t>
      </w:r>
      <w:r w:rsidRPr="009F73ED">
        <w:rPr>
          <w:rStyle w:val="afffff3"/>
          <w:rtl/>
        </w:rPr>
        <w:t>ר"מ:</w:t>
      </w:r>
      <w:r>
        <w:rPr>
          <w:rtl/>
        </w:rPr>
        <w:t xml:space="preserve"> אילו היה תמורה - לא היה קרב</w:t>
      </w:r>
      <w:r w:rsidR="0057284B">
        <w:rPr>
          <w:rtl/>
        </w:rPr>
        <w:t>.</w:t>
      </w:r>
    </w:p>
    <w:p w14:paraId="2C58AA00" w14:textId="77777777" w:rsidR="00B874E6" w:rsidRDefault="00F40753" w:rsidP="003F380F">
      <w:pPr>
        <w:pStyle w:val="afff5"/>
        <w:rPr>
          <w:rtl/>
        </w:rPr>
      </w:pPr>
      <w:r>
        <w:rPr>
          <w:rtl/>
        </w:rPr>
        <w:t>קרא לתשיעי עשירי, ו</w:t>
      </w:r>
      <w:r w:rsidR="003F380F">
        <w:rPr>
          <w:rtl/>
        </w:rPr>
        <w:t xml:space="preserve">לעשירי עשירי, ולאחד עשר עשירי </w:t>
      </w:r>
      <w:r>
        <w:rPr>
          <w:rtl/>
        </w:rPr>
        <w:t>אין אחד עשר מקודש</w:t>
      </w:r>
      <w:r w:rsidR="0057284B">
        <w:rPr>
          <w:rtl/>
        </w:rPr>
        <w:t>.</w:t>
      </w:r>
    </w:p>
    <w:p w14:paraId="607E9CD0" w14:textId="77777777" w:rsidR="00B874E6" w:rsidRDefault="00F40753" w:rsidP="003F380F">
      <w:pPr>
        <w:pStyle w:val="afff5"/>
        <w:rPr>
          <w:rtl/>
        </w:rPr>
      </w:pPr>
      <w:r>
        <w:rPr>
          <w:rtl/>
        </w:rPr>
        <w:t>זה הכלל: כל שלא נעקר שם עשירי ממנו - אין אחד עשר מקודש</w:t>
      </w:r>
      <w:r w:rsidR="0057284B">
        <w:rPr>
          <w:rtl/>
        </w:rPr>
        <w:t>.</w:t>
      </w:r>
    </w:p>
    <w:p w14:paraId="7452C298" w14:textId="3E933056" w:rsidR="0057284B" w:rsidRDefault="0057284B" w:rsidP="009F73ED">
      <w:pPr>
        <w:pStyle w:val="affff9"/>
        <w:rPr>
          <w:rtl/>
        </w:rPr>
      </w:pPr>
      <w:r>
        <w:rPr>
          <w:rtl/>
        </w:rPr>
        <w:t>• • •</w:t>
      </w:r>
    </w:p>
    <w:p w14:paraId="26004073" w14:textId="2FB2383F" w:rsidR="00B874E6" w:rsidRDefault="003F380F" w:rsidP="003F380F">
      <w:pPr>
        <w:rPr>
          <w:rtl/>
        </w:rPr>
      </w:pPr>
      <w:r w:rsidRPr="003F380F">
        <w:rPr>
          <w:rStyle w:val="27"/>
          <w:rFonts w:hint="cs"/>
          <w:b/>
          <w:bCs/>
          <w:rtl/>
        </w:rPr>
        <w:t>אר</w:t>
      </w:r>
      <w:r>
        <w:rPr>
          <w:rStyle w:val="27"/>
          <w:rFonts w:hint="cs"/>
          <w:b/>
          <w:bCs/>
          <w:rtl/>
        </w:rPr>
        <w:t>י"ו</w:t>
      </w:r>
      <w:r>
        <w:rPr>
          <w:rFonts w:hint="cs"/>
          <w:rtl/>
        </w:rPr>
        <w:t>:</w:t>
      </w:r>
      <w:r w:rsidR="00F40753">
        <w:rPr>
          <w:rtl/>
        </w:rPr>
        <w:t xml:space="preserve">: מנאן זוגות זוגות, </w:t>
      </w:r>
      <w:r>
        <w:rPr>
          <w:rFonts w:hint="cs"/>
          <w:rtl/>
        </w:rPr>
        <w:t xml:space="preserve">מאות מאות </w:t>
      </w:r>
      <w:r w:rsidR="00F40753">
        <w:rPr>
          <w:rtl/>
        </w:rPr>
        <w:t>- עשירי למנינו הוא קדוש</w:t>
      </w:r>
      <w:r w:rsidR="0057284B">
        <w:rPr>
          <w:rtl/>
        </w:rPr>
        <w:t>.</w:t>
      </w:r>
    </w:p>
    <w:p w14:paraId="72B53FBC" w14:textId="63249D08" w:rsidR="00B874E6" w:rsidRDefault="003F380F" w:rsidP="003F380F">
      <w:pPr>
        <w:rPr>
          <w:rtl/>
        </w:rPr>
      </w:pPr>
      <w:r w:rsidRPr="003F380F">
        <w:rPr>
          <w:b/>
          <w:bCs/>
          <w:rtl/>
        </w:rPr>
        <w:t>למנינו</w:t>
      </w:r>
      <w:r>
        <w:rPr>
          <w:rFonts w:hint="cs"/>
          <w:rtl/>
        </w:rPr>
        <w:t xml:space="preserve">: </w:t>
      </w:r>
      <w:r w:rsidR="00F40753">
        <w:rPr>
          <w:rStyle w:val="27"/>
          <w:rtl/>
        </w:rPr>
        <w:t>רב</w:t>
      </w:r>
      <w:r w:rsidR="00F40753">
        <w:rPr>
          <w:rtl/>
        </w:rPr>
        <w:t xml:space="preserve"> מארי אמר: </w:t>
      </w:r>
      <w:r w:rsidR="00F40753" w:rsidRPr="003F380F">
        <w:rPr>
          <w:b/>
          <w:bCs/>
          <w:rtl/>
        </w:rPr>
        <w:t>למנין שלו</w:t>
      </w:r>
      <w:r w:rsidR="00F40753">
        <w:rPr>
          <w:rtl/>
        </w:rPr>
        <w:t xml:space="preserve"> </w:t>
      </w:r>
      <w:r>
        <w:rPr>
          <w:rFonts w:hint="cs"/>
          <w:rtl/>
        </w:rPr>
        <w:t xml:space="preserve">[כל המאה] </w:t>
      </w:r>
      <w:r w:rsidR="00F40753">
        <w:rPr>
          <w:rtl/>
        </w:rPr>
        <w:t xml:space="preserve">הוא קדוש, </w:t>
      </w:r>
      <w:r>
        <w:rPr>
          <w:rtl/>
        </w:rPr>
        <w:tab/>
      </w:r>
      <w:r>
        <w:rPr>
          <w:rStyle w:val="27"/>
          <w:rtl/>
        </w:rPr>
        <w:t>ר"כ</w:t>
      </w:r>
      <w:r w:rsidR="00F40753">
        <w:rPr>
          <w:rtl/>
        </w:rPr>
        <w:t xml:space="preserve"> אמר: </w:t>
      </w:r>
      <w:r w:rsidR="00F40753" w:rsidRPr="003F380F">
        <w:rPr>
          <w:b/>
          <w:bCs/>
          <w:rtl/>
        </w:rPr>
        <w:t>למנין בהמות</w:t>
      </w:r>
      <w:r w:rsidR="00F40753">
        <w:rPr>
          <w:rtl/>
        </w:rPr>
        <w:t xml:space="preserve"> הוא קדוש</w:t>
      </w:r>
      <w:r w:rsidR="0057284B">
        <w:rPr>
          <w:rtl/>
        </w:rPr>
        <w:t>.</w:t>
      </w:r>
    </w:p>
    <w:p w14:paraId="2E5B05D6" w14:textId="77777777" w:rsidR="006542AA" w:rsidRDefault="00000000">
      <w:pPr>
        <w:pStyle w:val="36"/>
        <w:framePr w:wrap="notBeside"/>
      </w:pPr>
      <w:r>
        <w:t>תנן:</w:t>
      </w:r>
    </w:p>
    <w:p w14:paraId="74FBA400" w14:textId="0EA91513" w:rsidR="003F380F" w:rsidRDefault="00F40753" w:rsidP="00F40753">
      <w:pPr>
        <w:rPr>
          <w:rtl/>
        </w:rPr>
      </w:pPr>
      <w:r>
        <w:rPr>
          <w:rtl/>
        </w:rPr>
        <w:t xml:space="preserve">יצאו שנים כאחת - מונה אותן שנים שנים, מנאן אחד - תשיעי ועשירי מקולקלין, </w:t>
      </w:r>
    </w:p>
    <w:p w14:paraId="74CF9C37" w14:textId="079A333A" w:rsidR="003F380F" w:rsidRDefault="003F380F" w:rsidP="003F380F">
      <w:pPr>
        <w:rPr>
          <w:rtl/>
        </w:rPr>
      </w:pPr>
      <w:r>
        <w:rPr>
          <w:rFonts w:hint="cs"/>
          <w:rtl/>
        </w:rPr>
        <w:t xml:space="preserve">למ"ד </w:t>
      </w:r>
      <w:r w:rsidR="00F40753">
        <w:rPr>
          <w:rtl/>
        </w:rPr>
        <w:t xml:space="preserve">למנין שלו הוא קדוש - </w:t>
      </w:r>
      <w:r>
        <w:rPr>
          <w:rFonts w:hint="cs"/>
          <w:rtl/>
        </w:rPr>
        <w:t>ד</w:t>
      </w:r>
      <w:r w:rsidR="00F40753">
        <w:rPr>
          <w:rtl/>
        </w:rPr>
        <w:t xml:space="preserve">תשיעי ועשירי מקולקלין, </w:t>
      </w:r>
    </w:p>
    <w:p w14:paraId="5BA8F2E0" w14:textId="63D7564F" w:rsidR="003F380F" w:rsidRDefault="003F380F" w:rsidP="00FC674A">
      <w:pPr>
        <w:rPr>
          <w:rtl/>
        </w:rPr>
      </w:pPr>
      <w:r>
        <w:rPr>
          <w:rFonts w:hint="cs"/>
          <w:rtl/>
        </w:rPr>
        <w:lastRenderedPageBreak/>
        <w:t xml:space="preserve">אבל למ'''ד </w:t>
      </w:r>
      <w:r w:rsidR="00F40753">
        <w:rPr>
          <w:rtl/>
        </w:rPr>
        <w:t>למנין בהמות</w:t>
      </w:r>
      <w:r>
        <w:rPr>
          <w:rFonts w:hint="cs"/>
          <w:rtl/>
        </w:rPr>
        <w:t xml:space="preserve">- </w:t>
      </w:r>
      <w:r>
        <w:rPr>
          <w:rStyle w:val="27"/>
          <w:rFonts w:hint="cs"/>
          <w:rtl/>
        </w:rPr>
        <w:t>ארי"ו</w:t>
      </w:r>
      <w:r>
        <w:rPr>
          <w:rFonts w:hint="cs"/>
          <w:rtl/>
        </w:rPr>
        <w:t xml:space="preserve"> דווקא בהתכוונן להוציאם זוגות זוגות אבל בהלכו לבד לא </w:t>
      </w:r>
    </w:p>
    <w:p w14:paraId="1E54F9F7" w14:textId="77777777" w:rsidR="006542AA" w:rsidRDefault="00000000">
      <w:pPr>
        <w:pStyle w:val="36"/>
        <w:framePr w:wrap="notBeside"/>
      </w:pPr>
      <w:r>
        <w:t>ת"ש</w:t>
      </w:r>
      <w:r w:rsidR="00F40753">
        <w:t>:</w:t>
      </w:r>
    </w:p>
    <w:p w14:paraId="3D064814" w14:textId="571700D2" w:rsidR="003F380F" w:rsidRDefault="00F40753" w:rsidP="003F380F">
      <w:pPr>
        <w:rPr>
          <w:rtl/>
        </w:rPr>
      </w:pPr>
      <w:r>
        <w:rPr>
          <w:rtl/>
        </w:rPr>
        <w:t xml:space="preserve">מנאן למפרע - עשירי שבמנין הוא קדוש, </w:t>
      </w:r>
    </w:p>
    <w:p w14:paraId="35080ED1" w14:textId="6B04A68B" w:rsidR="00FC674A" w:rsidRDefault="003F380F" w:rsidP="003F380F">
      <w:pPr>
        <w:rPr>
          <w:rtl/>
        </w:rPr>
      </w:pPr>
      <w:r>
        <w:rPr>
          <w:rFonts w:hint="cs"/>
          <w:rtl/>
        </w:rPr>
        <w:t xml:space="preserve">למ"ד </w:t>
      </w:r>
      <w:r>
        <w:rPr>
          <w:rtl/>
        </w:rPr>
        <w:t xml:space="preserve">למנין בהמות </w:t>
      </w:r>
      <w:r w:rsidR="00F40753">
        <w:rPr>
          <w:rtl/>
        </w:rPr>
        <w:t>קדו</w:t>
      </w:r>
      <w:r w:rsidR="00FC674A">
        <w:rPr>
          <w:rtl/>
        </w:rPr>
        <w:t xml:space="preserve">ש </w:t>
      </w:r>
      <w:r>
        <w:rPr>
          <w:rtl/>
        </w:rPr>
        <w:t>יפה</w:t>
      </w:r>
      <w:r w:rsidR="00FC674A">
        <w:rPr>
          <w:rtl/>
        </w:rPr>
        <w:t xml:space="preserve">, </w:t>
      </w:r>
    </w:p>
    <w:p w14:paraId="112D42D1" w14:textId="4B93D965" w:rsidR="00B874E6" w:rsidRDefault="00FC674A" w:rsidP="004B1F37">
      <w:pPr>
        <w:pStyle w:val="011"/>
        <w:rPr>
          <w:rtl/>
        </w:rPr>
      </w:pPr>
      <w:r>
        <w:rPr>
          <w:rFonts w:hint="cs"/>
          <w:rtl/>
        </w:rPr>
        <w:t>ואפי' ל</w:t>
      </w:r>
      <w:r>
        <w:rPr>
          <w:rtl/>
        </w:rPr>
        <w:t xml:space="preserve">מ"ד למנין שלו קדוש, עשירי </w:t>
      </w:r>
      <w:r w:rsidR="00F40753">
        <w:rPr>
          <w:rtl/>
        </w:rPr>
        <w:t xml:space="preserve">חד קרי </w:t>
      </w:r>
      <w:r>
        <w:rPr>
          <w:rtl/>
        </w:rPr>
        <w:t>לו</w:t>
      </w:r>
      <w:r w:rsidR="00F40753">
        <w:rPr>
          <w:rtl/>
        </w:rPr>
        <w:t>!</w:t>
      </w:r>
      <w:r>
        <w:rPr>
          <w:rFonts w:hint="cs"/>
          <w:rtl/>
        </w:rPr>
        <w:t>- ה</w:t>
      </w:r>
      <w:r w:rsidR="00F40753">
        <w:rPr>
          <w:rtl/>
        </w:rPr>
        <w:t xml:space="preserve">ואיל </w:t>
      </w:r>
      <w:r>
        <w:rPr>
          <w:rtl/>
        </w:rPr>
        <w:t>וישנו</w:t>
      </w:r>
      <w:r w:rsidR="00F40753">
        <w:rPr>
          <w:rtl/>
        </w:rPr>
        <w:t xml:space="preserve"> במנינא פרסאה, דקרו לעשרה חד</w:t>
      </w:r>
      <w:r w:rsidR="0057284B">
        <w:rPr>
          <w:rtl/>
        </w:rPr>
        <w:t>.</w:t>
      </w:r>
    </w:p>
    <w:p w14:paraId="2900AE3C" w14:textId="2F05CFED" w:rsidR="003F380F" w:rsidRDefault="0057284B" w:rsidP="003F380F">
      <w:pPr>
        <w:pStyle w:val="afff0"/>
        <w:framePr w:wrap="around"/>
        <w:rPr>
          <w:rtl/>
        </w:rPr>
      </w:pPr>
      <w:r>
        <w:rPr>
          <w:rtl/>
        </w:rPr>
        <w:t xml:space="preserve">  </w:t>
      </w:r>
      <w:r w:rsidR="003F380F">
        <w:rPr>
          <w:rFonts w:hint="cs"/>
          <w:rtl/>
        </w:rPr>
        <w:t>ס:</w:t>
      </w:r>
    </w:p>
    <w:p w14:paraId="1A290745" w14:textId="77777777" w:rsidR="00B874E6" w:rsidRDefault="00F40753" w:rsidP="00FC674A">
      <w:pPr>
        <w:pStyle w:val="afffd"/>
        <w:rPr>
          <w:rtl/>
        </w:rPr>
      </w:pPr>
      <w:r>
        <w:rPr>
          <w:rStyle w:val="afffff0"/>
        </w:rPr>
        <w:t xml:space="preserve">א. </w:t>
      </w:r>
      <w:r>
        <w:rPr>
          <w:rtl/>
        </w:rPr>
        <w:t>קרא לתשיעי עשירי ולעשירי תשיעי ולאחד עשר עשירי</w:t>
      </w:r>
      <w:r w:rsidR="0057284B">
        <w:rPr>
          <w:rtl/>
        </w:rPr>
        <w:t>.</w:t>
      </w:r>
    </w:p>
    <w:p w14:paraId="3308A2E1" w14:textId="77777777" w:rsidR="006542AA" w:rsidRDefault="00000000">
      <w:pPr>
        <w:pStyle w:val="36"/>
        <w:framePr w:wrap="notBeside"/>
      </w:pPr>
      <w:r>
        <w:t>ת"ר:</w:t>
      </w:r>
    </w:p>
    <w:p w14:paraId="6D5D7025" w14:textId="4CF67B42" w:rsidR="00FC674A" w:rsidRDefault="00F40753" w:rsidP="00F40753">
      <w:pPr>
        <w:rPr>
          <w:rtl/>
        </w:rPr>
      </w:pPr>
      <w:r>
        <w:rPr>
          <w:rtl/>
        </w:rPr>
        <w:t xml:space="preserve">מנין שאם קרא לתשיעי עשירי, ולעשירי תשיעי, ולאחד עשר עשירי, ששלשתן מקודשין - ת"ל </w:t>
      </w:r>
      <w:r w:rsidR="00FC674A">
        <w:rPr>
          <w:rFonts w:hint="cs"/>
          <w:rtl/>
        </w:rPr>
        <w:t>'</w:t>
      </w:r>
      <w:r>
        <w:rPr>
          <w:rStyle w:val="affffe"/>
          <w:rtl/>
        </w:rPr>
        <w:t>וְכָל מַעְשַׂר בָּקָר וָצֹאן כֹּל אֲשֶׁר יַעֲבוֹר תַּחַת הַשָּׁבֶט הָעֲשִׂירִי יִהְיֶה קֹּדֶשׁ</w:t>
      </w:r>
      <w:r w:rsidR="00FC674A">
        <w:rPr>
          <w:rFonts w:hint="cs"/>
          <w:rtl/>
        </w:rPr>
        <w:t>'</w:t>
      </w:r>
      <w:r>
        <w:rPr>
          <w:rtl/>
        </w:rPr>
        <w:t xml:space="preserve">, </w:t>
      </w:r>
    </w:p>
    <w:p w14:paraId="34A4368D" w14:textId="77777777" w:rsidR="00B874E6" w:rsidRDefault="00F40753" w:rsidP="00FC674A">
      <w:pPr>
        <w:rPr>
          <w:rtl/>
        </w:rPr>
      </w:pPr>
      <w:r>
        <w:rPr>
          <w:rtl/>
        </w:rPr>
        <w:t xml:space="preserve">יכול שאני </w:t>
      </w:r>
      <w:r>
        <w:rPr>
          <w:rStyle w:val="27"/>
          <w:rtl/>
        </w:rPr>
        <w:t>מרבה</w:t>
      </w:r>
      <w:r>
        <w:rPr>
          <w:rtl/>
        </w:rPr>
        <w:t xml:space="preserve"> אף שמיני ושנים עשר</w:t>
      </w:r>
      <w:r w:rsidR="00FC674A">
        <w:rPr>
          <w:rFonts w:hint="cs"/>
          <w:rtl/>
        </w:rPr>
        <w:t xml:space="preserve"> </w:t>
      </w:r>
      <w:r>
        <w:rPr>
          <w:rtl/>
        </w:rPr>
        <w:t>הואיל והוא ק</w:t>
      </w:r>
      <w:r w:rsidR="00FC674A">
        <w:rPr>
          <w:rtl/>
        </w:rPr>
        <w:t xml:space="preserve">דוש וטעותו מתקדשת, מה הוא </w:t>
      </w:r>
      <w:r>
        <w:rPr>
          <w:rtl/>
        </w:rPr>
        <w:t>א</w:t>
      </w:r>
      <w:r w:rsidR="00FC674A">
        <w:rPr>
          <w:rtl/>
        </w:rPr>
        <w:t xml:space="preserve">ינו מקודש אלא בסמוך, אף טעותו </w:t>
      </w:r>
      <w:r>
        <w:rPr>
          <w:rtl/>
        </w:rPr>
        <w:t>אינה מתקדשת אלא בסמוך</w:t>
      </w:r>
      <w:r w:rsidR="0057284B">
        <w:rPr>
          <w:rtl/>
        </w:rPr>
        <w:t>.</w:t>
      </w:r>
    </w:p>
    <w:p w14:paraId="1ACD837C" w14:textId="77777777" w:rsidR="006542AA" w:rsidRDefault="00000000">
      <w:pPr>
        <w:pStyle w:val="36"/>
        <w:framePr w:wrap="notBeside"/>
      </w:pPr>
      <w:r>
        <w:t>והתניא:</w:t>
      </w:r>
    </w:p>
    <w:p w14:paraId="5939F1BB" w14:textId="26E38266" w:rsidR="00FC674A" w:rsidRDefault="00FC674A" w:rsidP="00FC674A">
      <w:pPr>
        <w:rPr>
          <w:rtl/>
        </w:rPr>
      </w:pPr>
      <w:r>
        <w:rPr>
          <w:rtl/>
        </w:rPr>
        <w:t xml:space="preserve">מה הוא מיוחד </w:t>
      </w:r>
      <w:r w:rsidR="00F40753">
        <w:rPr>
          <w:rtl/>
        </w:rPr>
        <w:t xml:space="preserve">אף טעותו מיוחדת! </w:t>
      </w:r>
    </w:p>
    <w:p w14:paraId="1EFB69ED" w14:textId="705A9219" w:rsidR="006542AA" w:rsidRDefault="00000000">
      <w:pPr>
        <w:pStyle w:val="36"/>
        <w:framePr w:wrap="notBeside"/>
      </w:pPr>
      <w:r>
        <w:t>תאני תנא לפניו דרי"ו:</w:t>
      </w:r>
    </w:p>
    <w:p w14:paraId="2E1B7E84" w14:textId="7FB8171F" w:rsidR="00B874E6" w:rsidRDefault="00F40753" w:rsidP="00FC674A">
      <w:pPr>
        <w:rPr>
          <w:rtl/>
        </w:rPr>
      </w:pPr>
      <w:r>
        <w:rPr>
          <w:rtl/>
        </w:rPr>
        <w:t xml:space="preserve">הא מני - </w:t>
      </w:r>
      <w:r>
        <w:rPr>
          <w:rStyle w:val="27"/>
          <w:rtl/>
        </w:rPr>
        <w:t>ר</w:t>
      </w:r>
      <w:r w:rsidR="00FC674A">
        <w:rPr>
          <w:rStyle w:val="27"/>
          <w:rFonts w:hint="cs"/>
          <w:rtl/>
        </w:rPr>
        <w:t>אב</w:t>
      </w:r>
      <w:r>
        <w:rPr>
          <w:rStyle w:val="27"/>
          <w:rFonts w:hint="cs"/>
          <w:rtl/>
        </w:rPr>
        <w:t>ר"ש</w:t>
      </w:r>
      <w:r>
        <w:rPr>
          <w:rtl/>
        </w:rPr>
        <w:t xml:space="preserve"> היא, דתניא, </w:t>
      </w:r>
      <w:r>
        <w:rPr>
          <w:rStyle w:val="27"/>
          <w:rtl/>
        </w:rPr>
        <w:t>ר</w:t>
      </w:r>
      <w:r w:rsidR="00FC674A">
        <w:rPr>
          <w:rStyle w:val="27"/>
          <w:rFonts w:hint="cs"/>
          <w:rtl/>
        </w:rPr>
        <w:t>אב</w:t>
      </w:r>
      <w:r>
        <w:rPr>
          <w:rStyle w:val="27"/>
          <w:rFonts w:hint="cs"/>
          <w:rtl/>
        </w:rPr>
        <w:t>ר"ש</w:t>
      </w:r>
      <w:r>
        <w:rPr>
          <w:rtl/>
        </w:rPr>
        <w:t xml:space="preserve"> אומר: לעולם אין אחד עשר קדוש - עד שישתוק בתשיעי, ויקרא לעשירי תשיעי, ולאחד עשר עשירי</w:t>
      </w:r>
      <w:r w:rsidR="0057284B">
        <w:rPr>
          <w:rtl/>
        </w:rPr>
        <w:t>.</w:t>
      </w:r>
    </w:p>
    <w:p w14:paraId="6FD16A7D" w14:textId="421FE410" w:rsidR="00B874E6" w:rsidRDefault="00F40753" w:rsidP="00FC674A">
      <w:pPr>
        <w:rPr>
          <w:rtl/>
        </w:rPr>
      </w:pPr>
      <w:r>
        <w:rPr>
          <w:rtl/>
        </w:rPr>
        <w:t>סבר</w:t>
      </w:r>
      <w:r w:rsidR="00FC674A">
        <w:rPr>
          <w:rFonts w:hint="cs"/>
          <w:rtl/>
        </w:rPr>
        <w:t xml:space="preserve"> </w:t>
      </w:r>
      <w:r>
        <w:rPr>
          <w:rStyle w:val="27"/>
          <w:rtl/>
        </w:rPr>
        <w:t>כר"י</w:t>
      </w:r>
      <w:r w:rsidR="00FC674A">
        <w:rPr>
          <w:rFonts w:hint="cs"/>
          <w:rtl/>
        </w:rPr>
        <w:t xml:space="preserve"> </w:t>
      </w:r>
      <w:r>
        <w:rPr>
          <w:rtl/>
        </w:rPr>
        <w:t>דאמר טעות מעשר תמורה הוי, וסבר לה כאבוה דאמר אין לומר חוזר ולומר</w:t>
      </w:r>
      <w:r w:rsidR="0057284B">
        <w:rPr>
          <w:rtl/>
        </w:rPr>
        <w:t>.</w:t>
      </w:r>
    </w:p>
    <w:p w14:paraId="4FEF23C3" w14:textId="77777777" w:rsidR="006542AA" w:rsidRDefault="00000000">
      <w:pPr>
        <w:pStyle w:val="36"/>
        <w:framePr w:wrap="notBeside"/>
      </w:pPr>
      <w:r>
        <w:t>רבא:</w:t>
      </w:r>
    </w:p>
    <w:p w14:paraId="243BCE7A" w14:textId="461157B6" w:rsidR="00B874E6" w:rsidRDefault="00FC674A" w:rsidP="00F40753">
      <w:pPr>
        <w:rPr>
          <w:rtl/>
        </w:rPr>
      </w:pPr>
      <w:r>
        <w:rPr>
          <w:rtl/>
        </w:rPr>
        <w:t xml:space="preserve">יצאו שנים בתשיעי, קראן תשיעי </w:t>
      </w:r>
      <w:r w:rsidR="00F40753">
        <w:rPr>
          <w:rtl/>
        </w:rPr>
        <w:t>עשיר</w:t>
      </w:r>
      <w:r>
        <w:rPr>
          <w:rtl/>
        </w:rPr>
        <w:t>י וחולין מעורבין זה בזה, עשירי</w:t>
      </w:r>
      <w:r w:rsidR="00F40753">
        <w:rPr>
          <w:rtl/>
        </w:rPr>
        <w:t xml:space="preserve"> מאליו קדוש, לתשיעי - תשיעי קא קרי לו</w:t>
      </w:r>
      <w:r w:rsidR="0057284B">
        <w:rPr>
          <w:rtl/>
        </w:rPr>
        <w:t>.</w:t>
      </w:r>
    </w:p>
    <w:p w14:paraId="256CE19C" w14:textId="253491D4" w:rsidR="00B874E6" w:rsidRDefault="00F40753" w:rsidP="00FC674A">
      <w:pPr>
        <w:rPr>
          <w:rtl/>
        </w:rPr>
      </w:pPr>
      <w:r>
        <w:rPr>
          <w:rtl/>
        </w:rPr>
        <w:t>קראן עשירי - עשירי ותשיע</w:t>
      </w:r>
      <w:r w:rsidR="00FC674A">
        <w:rPr>
          <w:rtl/>
        </w:rPr>
        <w:t>י מעורבין זה בזה, מ"ט - עשירי</w:t>
      </w:r>
      <w:r>
        <w:rPr>
          <w:rtl/>
        </w:rPr>
        <w:t xml:space="preserve"> קרי להם לשניהם</w:t>
      </w:r>
      <w:r w:rsidR="0057284B">
        <w:rPr>
          <w:rtl/>
        </w:rPr>
        <w:t>.</w:t>
      </w:r>
    </w:p>
    <w:p w14:paraId="766628F9" w14:textId="77777777" w:rsidR="00B874E6" w:rsidRDefault="00FC674A" w:rsidP="00F40753">
      <w:pPr>
        <w:rPr>
          <w:rtl/>
        </w:rPr>
      </w:pPr>
      <w:r>
        <w:rPr>
          <w:rtl/>
        </w:rPr>
        <w:t>יצאו שנים בעשירי וקראן עשירי</w:t>
      </w:r>
      <w:r w:rsidR="00F40753">
        <w:rPr>
          <w:rtl/>
        </w:rPr>
        <w:t xml:space="preserve"> עשירי ואחד עשר</w:t>
      </w:r>
      <w:r>
        <w:rPr>
          <w:rtl/>
        </w:rPr>
        <w:t xml:space="preserve"> מעורבין זה בזה, קראן אחד עשר </w:t>
      </w:r>
      <w:r w:rsidR="00F40753">
        <w:rPr>
          <w:rtl/>
        </w:rPr>
        <w:t>עשירי וחולין מעורבין זה בזה</w:t>
      </w:r>
      <w:r w:rsidR="0057284B">
        <w:rPr>
          <w:rtl/>
        </w:rPr>
        <w:t>.</w:t>
      </w:r>
    </w:p>
    <w:p w14:paraId="483ECF5E" w14:textId="77777777" w:rsidR="006542AA" w:rsidRDefault="00000000">
      <w:pPr>
        <w:pStyle w:val="36"/>
        <w:framePr w:wrap="notBeside"/>
      </w:pPr>
      <w:r w:rsidRPr="00CF3D54">
        <w:t>הא קמ"ל:</w:t>
      </w:r>
    </w:p>
    <w:p w14:paraId="2CA62D2E" w14:textId="49A93617" w:rsidR="00B874E6" w:rsidRDefault="00F40753" w:rsidP="00C5567C">
      <w:pPr>
        <w:pStyle w:val="a"/>
        <w:rPr>
          <w:rtl/>
        </w:rPr>
      </w:pPr>
      <w:r w:rsidRPr="00CF3D54">
        <w:rPr>
          <w:rtl/>
        </w:rPr>
        <w:t xml:space="preserve">דכל בת אחת </w:t>
      </w:r>
      <w:r>
        <w:rPr>
          <w:rtl/>
        </w:rPr>
        <w:t>שניהם</w:t>
      </w:r>
      <w:r w:rsidRPr="00CF3D54">
        <w:rPr>
          <w:rtl/>
        </w:rPr>
        <w:t xml:space="preserve"> קא קדשי,</w:t>
      </w:r>
      <w:r>
        <w:rPr>
          <w:rtl/>
        </w:rPr>
        <w:t xml:space="preserve"> ו</w:t>
      </w:r>
      <w:r w:rsidR="00FA1A10">
        <w:rPr>
          <w:rtl/>
        </w:rPr>
        <w:t>אע"ג</w:t>
      </w:r>
      <w:r>
        <w:rPr>
          <w:rtl/>
        </w:rPr>
        <w:t xml:space="preserve"> דלא נעקר שם עשירי הימנו</w:t>
      </w:r>
      <w:r w:rsidR="0057284B">
        <w:rPr>
          <w:rtl/>
        </w:rPr>
        <w:t>.</w:t>
      </w:r>
    </w:p>
    <w:p w14:paraId="7E2003FD" w14:textId="263D8579" w:rsidR="00CF3D54" w:rsidRDefault="00F40753" w:rsidP="00FC674A">
      <w:pPr>
        <w:rPr>
          <w:rtl/>
        </w:rPr>
      </w:pPr>
      <w:r>
        <w:rPr>
          <w:rtl/>
        </w:rPr>
        <w:t xml:space="preserve">ישב </w:t>
      </w:r>
      <w:r>
        <w:rPr>
          <w:rStyle w:val="27"/>
          <w:rtl/>
        </w:rPr>
        <w:t>ר"כ</w:t>
      </w:r>
      <w:r w:rsidR="00FC674A">
        <w:rPr>
          <w:rFonts w:hint="cs"/>
          <w:rtl/>
        </w:rPr>
        <w:t xml:space="preserve"> ואמר להא </w:t>
      </w:r>
      <w:r>
        <w:rPr>
          <w:rFonts w:hint="cs"/>
          <w:rtl/>
        </w:rPr>
        <w:t>שמועה</w:t>
      </w:r>
      <w:r w:rsidR="00FC674A">
        <w:rPr>
          <w:rFonts w:hint="cs"/>
          <w:rtl/>
        </w:rPr>
        <w:t xml:space="preserve"> </w:t>
      </w:r>
    </w:p>
    <w:p w14:paraId="2D460FA6" w14:textId="47D18741" w:rsidR="006542AA" w:rsidRDefault="00000000">
      <w:pPr>
        <w:pStyle w:val="36"/>
        <w:framePr w:wrap="notBeside"/>
      </w:pPr>
      <w:r>
        <w:t>א"ל ר"א</w:t>
      </w:r>
      <w:r w:rsidR="00F40753">
        <w:t>:</w:t>
      </w:r>
    </w:p>
    <w:p w14:paraId="73D32E31" w14:textId="4C3EA18E" w:rsidR="00CF3D54" w:rsidRDefault="00F40753" w:rsidP="00FC674A">
      <w:pPr>
        <w:rPr>
          <w:rtl/>
        </w:rPr>
      </w:pPr>
      <w:r>
        <w:rPr>
          <w:rtl/>
        </w:rPr>
        <w:t xml:space="preserve">והלא לא נעקר שם עשירי הימנו, </w:t>
      </w:r>
    </w:p>
    <w:p w14:paraId="079FF44E" w14:textId="77777777" w:rsidR="006542AA" w:rsidRDefault="00000000">
      <w:pPr>
        <w:pStyle w:val="36"/>
        <w:framePr w:wrap="notBeside"/>
      </w:pPr>
      <w:r w:rsidRPr="00CF3D54">
        <w:t>ותנן:</w:t>
      </w:r>
    </w:p>
    <w:p w14:paraId="1E6C1A65" w14:textId="19C88F5E" w:rsidR="00FC674A" w:rsidRPr="00CF3D54" w:rsidRDefault="00F40753" w:rsidP="00FC674A">
      <w:pPr>
        <w:rPr>
          <w:b/>
          <w:bCs/>
          <w:rtl/>
        </w:rPr>
      </w:pPr>
      <w:r w:rsidRPr="00CF3D54">
        <w:rPr>
          <w:b/>
          <w:bCs/>
          <w:rtl/>
        </w:rPr>
        <w:t xml:space="preserve">זה הכלל, כל זמן שלא נעקר שם עשירי הימנו - אין אחד עשר מקודש! </w:t>
      </w:r>
    </w:p>
    <w:p w14:paraId="343D682A" w14:textId="77777777" w:rsidR="006542AA" w:rsidRDefault="00000000">
      <w:pPr>
        <w:pStyle w:val="36"/>
        <w:framePr w:wrap="notBeside"/>
      </w:pPr>
      <w:r>
        <w:t>הך</w:t>
      </w:r>
    </w:p>
    <w:p w14:paraId="32D1D412" w14:textId="6CB26797" w:rsidR="00CF3D54" w:rsidRDefault="00CF3D54" w:rsidP="00C5567C">
      <w:pPr>
        <w:pStyle w:val="a"/>
        <w:rPr>
          <w:rtl/>
        </w:rPr>
      </w:pPr>
      <w:r>
        <w:rPr>
          <w:rFonts w:hint="cs"/>
          <w:rtl/>
        </w:rPr>
        <w:lastRenderedPageBreak/>
        <w:t>זה הכלל לאיתויי יצא עשירי ולא דבר שהרי</w:t>
      </w:r>
      <w:r w:rsidR="00F40753">
        <w:rPr>
          <w:rtl/>
        </w:rPr>
        <w:t xml:space="preserve"> לא נעקר שם עשירי הימנו</w:t>
      </w:r>
      <w:r>
        <w:rPr>
          <w:rtl/>
        </w:rPr>
        <w:t>,</w:t>
      </w:r>
    </w:p>
    <w:p w14:paraId="36C194F3" w14:textId="133D0398" w:rsidR="00CF3D54" w:rsidRDefault="00CF3D54" w:rsidP="00615DF5">
      <w:pPr>
        <w:ind w:left="0" w:firstLine="0"/>
      </w:pPr>
      <w:r>
        <w:rPr>
          <w:rtl/>
        </w:rPr>
        <w:tab/>
      </w:r>
      <w:r w:rsidR="00F40753">
        <w:rPr>
          <w:rtl/>
        </w:rPr>
        <w:t>דא</w:t>
      </w:r>
      <w:r>
        <w:rPr>
          <w:rFonts w:hint="cs"/>
          <w:rtl/>
        </w:rPr>
        <w:t xml:space="preserve">לת"ה הך </w:t>
      </w:r>
      <w:r w:rsidR="00F40753">
        <w:rPr>
          <w:rtl/>
        </w:rPr>
        <w:t xml:space="preserve">דתניא: יצאו שנים בעשירי, ולא קדם אחד מהן את חבירו, וקראן עשירי </w:t>
      </w:r>
    </w:p>
    <w:p w14:paraId="3B7C0306" w14:textId="77777777" w:rsidR="00CF3D54" w:rsidRDefault="00CF3D54" w:rsidP="00615DF5">
      <w:pPr>
        <w:ind w:left="0" w:firstLine="0"/>
        <w:rPr>
          <w:rtl/>
        </w:rPr>
      </w:pPr>
      <w:r>
        <w:rPr>
          <w:rtl/>
        </w:rPr>
        <w:tab/>
      </w:r>
      <w:r w:rsidR="00F40753">
        <w:rPr>
          <w:rtl/>
        </w:rPr>
        <w:t xml:space="preserve">עשירי ואחד עשר מעורבין זה בזה, והלא לא נעקר שם עשירי הימנו! </w:t>
      </w:r>
    </w:p>
    <w:p w14:paraId="1F8CC15E" w14:textId="77777777" w:rsidR="006542AA" w:rsidRDefault="00000000">
      <w:pPr>
        <w:pStyle w:val="36"/>
        <w:framePr w:wrap="notBeside"/>
      </w:pPr>
      <w:r>
        <w:tab/>
      </w:r>
      <w:r w:rsidR="00F40753">
        <w:t>אלא</w:t>
      </w:r>
    </w:p>
    <w:p w14:paraId="75E2F1DC" w14:textId="6FFEBFA6" w:rsidR="00CF3D54" w:rsidRDefault="00F40753" w:rsidP="00615DF5">
      <w:pPr>
        <w:ind w:left="0" w:firstLine="0"/>
        <w:rPr>
          <w:rtl/>
        </w:rPr>
      </w:pPr>
      <w:r>
        <w:rPr>
          <w:rtl/>
        </w:rPr>
        <w:t xml:space="preserve">משום </w:t>
      </w:r>
      <w:r w:rsidR="00CF3D54">
        <w:rPr>
          <w:rtl/>
        </w:rPr>
        <w:t>דאומרים</w:t>
      </w:r>
      <w:r>
        <w:rPr>
          <w:rtl/>
        </w:rPr>
        <w:t xml:space="preserve"> כל בבת אחת </w:t>
      </w:r>
      <w:r w:rsidR="00CF3D54">
        <w:rPr>
          <w:rtl/>
        </w:rPr>
        <w:t>שניהם</w:t>
      </w:r>
      <w:r>
        <w:rPr>
          <w:rtl/>
        </w:rPr>
        <w:t xml:space="preserve"> קדשי</w:t>
      </w:r>
      <w:r w:rsidR="00CF3D54">
        <w:rPr>
          <w:rtl/>
        </w:rPr>
        <w:t>,</w:t>
      </w:r>
    </w:p>
    <w:p w14:paraId="1E658666" w14:textId="15B5A09E" w:rsidR="008E0588" w:rsidRDefault="00CF3D54" w:rsidP="008E0588">
      <w:pPr>
        <w:rPr>
          <w:rtl/>
        </w:rPr>
      </w:pPr>
      <w:r>
        <w:rPr>
          <w:rtl/>
        </w:rPr>
        <w:tab/>
      </w:r>
      <w:r w:rsidRPr="008E0588">
        <w:rPr>
          <w:rFonts w:hint="cs"/>
          <w:b/>
          <w:bCs/>
          <w:rtl/>
        </w:rPr>
        <w:t>ה</w:t>
      </w:r>
      <w:r>
        <w:rPr>
          <w:rFonts w:hint="cs"/>
          <w:b/>
          <w:bCs/>
          <w:rtl/>
        </w:rPr>
        <w:t>ב"ע</w:t>
      </w:r>
      <w:r w:rsidRPr="008E0588">
        <w:rPr>
          <w:rFonts w:hint="cs"/>
          <w:b/>
          <w:bCs/>
          <w:rtl/>
        </w:rPr>
        <w:t>:</w:t>
      </w:r>
      <w:r w:rsidR="00F40753">
        <w:rPr>
          <w:rtl/>
        </w:rPr>
        <w:t xml:space="preserve"> - דקדים חד </w:t>
      </w:r>
      <w:r>
        <w:rPr>
          <w:rtl/>
        </w:rPr>
        <w:t>מהם</w:t>
      </w:r>
      <w:r w:rsidR="00F40753">
        <w:rPr>
          <w:rtl/>
        </w:rPr>
        <w:t xml:space="preserve"> ו</w:t>
      </w:r>
      <w:r>
        <w:rPr>
          <w:rFonts w:hint="cs"/>
          <w:rtl/>
        </w:rPr>
        <w:t xml:space="preserve">יצא בתחילה וקראו י'''א ואח"כ נתערב ויצאו יחד וקראו עשירי </w:t>
      </w:r>
      <w:r w:rsidR="008E0588">
        <w:rPr>
          <w:rFonts w:hint="cs"/>
          <w:rtl/>
        </w:rPr>
        <w:t>שהרי נעקר שם</w:t>
      </w:r>
      <w:r w:rsidR="00F40753">
        <w:rPr>
          <w:rtl/>
        </w:rPr>
        <w:t xml:space="preserve"> עשירי הימנו</w:t>
      </w:r>
      <w:r>
        <w:rPr>
          <w:rtl/>
        </w:rPr>
        <w:t>,</w:t>
      </w:r>
      <w:r w:rsidR="008E0588">
        <w:rPr>
          <w:rFonts w:hint="cs"/>
          <w:rtl/>
        </w:rPr>
        <w:t xml:space="preserve"> והך</w:t>
      </w:r>
      <w:r w:rsidR="00F40753">
        <w:rPr>
          <w:rtl/>
        </w:rPr>
        <w:t xml:space="preserve"> </w:t>
      </w:r>
      <w:r w:rsidR="008E0588">
        <w:rPr>
          <w:rFonts w:hint="cs"/>
          <w:rtl/>
        </w:rPr>
        <w:t>'</w:t>
      </w:r>
      <w:r w:rsidR="00F40753" w:rsidRPr="008E0588">
        <w:rPr>
          <w:b/>
          <w:bCs/>
          <w:rtl/>
        </w:rPr>
        <w:t>לא קדם</w:t>
      </w:r>
      <w:r w:rsidR="008E0588">
        <w:rPr>
          <w:rFonts w:hint="cs"/>
          <w:rtl/>
        </w:rPr>
        <w:t>'</w:t>
      </w:r>
      <w:r w:rsidR="00F40753">
        <w:rPr>
          <w:rtl/>
        </w:rPr>
        <w:t xml:space="preserve"> </w:t>
      </w:r>
      <w:r>
        <w:rPr>
          <w:rtl/>
        </w:rPr>
        <w:t>-</w:t>
      </w:r>
      <w:r w:rsidR="008E0588">
        <w:rPr>
          <w:rFonts w:hint="cs"/>
          <w:rtl/>
        </w:rPr>
        <w:t xml:space="preserve"> דא</w:t>
      </w:r>
      <w:r>
        <w:rPr>
          <w:rFonts w:hint="cs"/>
          <w:rtl/>
        </w:rPr>
        <w:t>ח"כ</w:t>
      </w:r>
      <w:r w:rsidR="008E0588">
        <w:rPr>
          <w:rFonts w:hint="cs"/>
          <w:rtl/>
        </w:rPr>
        <w:t xml:space="preserve"> נתערב</w:t>
      </w:r>
      <w:r>
        <w:rPr>
          <w:rFonts w:hint="cs"/>
          <w:rtl/>
        </w:rPr>
        <w:t xml:space="preserve"> </w:t>
      </w:r>
    </w:p>
    <w:p w14:paraId="37E1CC19" w14:textId="0290E877" w:rsidR="00CF3D54" w:rsidRDefault="008E0588" w:rsidP="008E0588">
      <w:pPr>
        <w:rPr>
          <w:rtl/>
        </w:rPr>
      </w:pPr>
      <w:r>
        <w:rPr>
          <w:rtl/>
        </w:rPr>
        <w:tab/>
      </w:r>
      <w:r w:rsidR="00CF3D54" w:rsidRPr="008E0588">
        <w:rPr>
          <w:rFonts w:hint="cs"/>
          <w:b/>
          <w:bCs/>
          <w:rtl/>
        </w:rPr>
        <w:t xml:space="preserve">ואפי' </w:t>
      </w:r>
      <w:r w:rsidR="00CF3D54" w:rsidRPr="008E0588">
        <w:rPr>
          <w:rStyle w:val="27"/>
          <w:rFonts w:hint="cs"/>
          <w:b/>
          <w:bCs/>
          <w:rtl/>
        </w:rPr>
        <w:t>כרבי</w:t>
      </w:r>
      <w:r w:rsidR="00CF3D54" w:rsidRPr="008E0588">
        <w:rPr>
          <w:rFonts w:hint="cs"/>
          <w:b/>
          <w:bCs/>
          <w:rtl/>
        </w:rPr>
        <w:t xml:space="preserve"> </w:t>
      </w:r>
      <w:r w:rsidR="00CF3D54">
        <w:rPr>
          <w:rFonts w:hint="cs"/>
          <w:rtl/>
        </w:rPr>
        <w:t>ד</w:t>
      </w:r>
      <w:r>
        <w:rPr>
          <w:rFonts w:hint="cs"/>
          <w:rtl/>
        </w:rPr>
        <w:t>י"א</w:t>
      </w:r>
      <w:r w:rsidR="00CF3D54">
        <w:rPr>
          <w:rFonts w:hint="cs"/>
          <w:rtl/>
        </w:rPr>
        <w:t xml:space="preserve"> לא הוי עקירא </w:t>
      </w:r>
      <w:r>
        <w:rPr>
          <w:rFonts w:hint="cs"/>
          <w:rtl/>
        </w:rPr>
        <w:t>ה"מ</w:t>
      </w:r>
      <w:r w:rsidR="00CF3D54">
        <w:rPr>
          <w:rFonts w:hint="cs"/>
          <w:rtl/>
        </w:rPr>
        <w:t xml:space="preserve"> ביש לו הרבה בהמות דאמרי' חד עישורא אמר, אבל </w:t>
      </w:r>
      <w:r>
        <w:rPr>
          <w:rFonts w:hint="cs"/>
          <w:rtl/>
        </w:rPr>
        <w:t>כאן</w:t>
      </w:r>
      <w:r w:rsidR="00CF3D54">
        <w:rPr>
          <w:rFonts w:hint="cs"/>
          <w:rtl/>
        </w:rPr>
        <w:t xml:space="preserve"> </w:t>
      </w:r>
      <w:r>
        <w:rPr>
          <w:rFonts w:hint="cs"/>
          <w:rtl/>
        </w:rPr>
        <w:t>אין</w:t>
      </w:r>
      <w:r w:rsidR="00CF3D54">
        <w:rPr>
          <w:rFonts w:hint="cs"/>
          <w:rtl/>
        </w:rPr>
        <w:t xml:space="preserve"> </w:t>
      </w:r>
      <w:r>
        <w:rPr>
          <w:rFonts w:hint="cs"/>
          <w:rtl/>
        </w:rPr>
        <w:t>לו</w:t>
      </w:r>
      <w:r w:rsidR="00CF3D54">
        <w:rPr>
          <w:rFonts w:hint="cs"/>
          <w:rtl/>
        </w:rPr>
        <w:t xml:space="preserve"> בהמות </w:t>
      </w:r>
      <w:r>
        <w:rPr>
          <w:rFonts w:hint="cs"/>
          <w:rtl/>
        </w:rPr>
        <w:t>יותר</w:t>
      </w:r>
      <w:r w:rsidR="00CF3D54">
        <w:rPr>
          <w:rFonts w:hint="cs"/>
          <w:rtl/>
        </w:rPr>
        <w:t xml:space="preserve"> </w:t>
      </w:r>
    </w:p>
    <w:p w14:paraId="6C5FBB23" w14:textId="77777777" w:rsidR="006542AA" w:rsidRDefault="00000000">
      <w:pPr>
        <w:pStyle w:val="36"/>
        <w:framePr w:wrap="notBeside"/>
      </w:pPr>
      <w:r w:rsidRPr="008E0588">
        <w:t>רבי</w:t>
      </w:r>
      <w:r w:rsidR="008E0588">
        <w:t>:</w:t>
      </w:r>
    </w:p>
    <w:p w14:paraId="2F9B28AC" w14:textId="2031B6A4" w:rsidR="00B874E6" w:rsidRDefault="00F40753" w:rsidP="008E0588">
      <w:pPr>
        <w:rPr>
          <w:rtl/>
        </w:rPr>
      </w:pPr>
      <w:r>
        <w:rPr>
          <w:rtl/>
        </w:rPr>
        <w:t xml:space="preserve">דתניא, קרא לעשירי </w:t>
      </w:r>
      <w:r>
        <w:rPr>
          <w:rFonts w:hint="cs"/>
          <w:rtl/>
        </w:rPr>
        <w:t>י"א</w:t>
      </w:r>
      <w:r>
        <w:rPr>
          <w:rtl/>
        </w:rPr>
        <w:t>, ול</w:t>
      </w:r>
      <w:r>
        <w:rPr>
          <w:rFonts w:hint="cs"/>
          <w:rtl/>
        </w:rPr>
        <w:t>י"א</w:t>
      </w:r>
      <w:r w:rsidR="008E0588">
        <w:rPr>
          <w:rtl/>
        </w:rPr>
        <w:t xml:space="preserve"> עשירי </w:t>
      </w:r>
      <w:r>
        <w:rPr>
          <w:rtl/>
        </w:rPr>
        <w:t>-</w:t>
      </w:r>
      <w:r w:rsidR="008E0588">
        <w:rPr>
          <w:rFonts w:hint="cs"/>
          <w:rtl/>
        </w:rPr>
        <w:t xml:space="preserve"> </w:t>
      </w:r>
      <w:r w:rsidR="008E0588" w:rsidRPr="008E0588">
        <w:rPr>
          <w:rStyle w:val="27"/>
          <w:rFonts w:hint="cs"/>
          <w:b/>
          <w:bCs/>
          <w:rtl/>
        </w:rPr>
        <w:t>לרבי</w:t>
      </w:r>
      <w:r w:rsidR="008E0588">
        <w:rPr>
          <w:rFonts w:hint="cs"/>
          <w:rtl/>
        </w:rPr>
        <w:t xml:space="preserve">: </w:t>
      </w:r>
      <w:r>
        <w:rPr>
          <w:rtl/>
        </w:rPr>
        <w:t xml:space="preserve">אין </w:t>
      </w:r>
      <w:r>
        <w:rPr>
          <w:rFonts w:hint="cs"/>
          <w:rtl/>
        </w:rPr>
        <w:t>י"א</w:t>
      </w:r>
      <w:r w:rsidR="008E0588">
        <w:rPr>
          <w:rFonts w:hint="cs"/>
          <w:rtl/>
        </w:rPr>
        <w:t xml:space="preserve"> </w:t>
      </w:r>
      <w:r>
        <w:rPr>
          <w:rtl/>
        </w:rPr>
        <w:t>קדוש</w:t>
      </w:r>
      <w:r w:rsidR="008E0588">
        <w:rPr>
          <w:rFonts w:hint="cs"/>
          <w:rtl/>
        </w:rPr>
        <w:t>.</w:t>
      </w:r>
      <w:r>
        <w:rPr>
          <w:rtl/>
        </w:rPr>
        <w:t xml:space="preserve"> </w:t>
      </w:r>
      <w:r w:rsidR="008E0588" w:rsidRPr="008E0588">
        <w:rPr>
          <w:rStyle w:val="27"/>
          <w:rFonts w:hint="cs"/>
          <w:b/>
          <w:bCs/>
          <w:rtl/>
        </w:rPr>
        <w:t>ולרי</w:t>
      </w:r>
      <w:r>
        <w:rPr>
          <w:rStyle w:val="27"/>
          <w:rFonts w:hint="cs"/>
          <w:b/>
          <w:bCs/>
          <w:rtl/>
        </w:rPr>
        <w:t>ב"י</w:t>
      </w:r>
      <w:r>
        <w:rPr>
          <w:rtl/>
        </w:rPr>
        <w:t>: אחד עשר קדוש</w:t>
      </w:r>
      <w:r w:rsidR="0057284B">
        <w:rPr>
          <w:rtl/>
        </w:rPr>
        <w:t>.</w:t>
      </w:r>
    </w:p>
    <w:p w14:paraId="6E742B2B" w14:textId="77777777" w:rsidR="006542AA" w:rsidRDefault="00000000">
      <w:pPr>
        <w:pStyle w:val="36"/>
        <w:framePr w:wrap="notBeside"/>
      </w:pPr>
      <w:r>
        <w:t>כלל אמר רבי:</w:t>
      </w:r>
    </w:p>
    <w:p w14:paraId="79A904E8" w14:textId="2E386DAC" w:rsidR="008E0588" w:rsidRDefault="00F40753" w:rsidP="00F40753">
      <w:pPr>
        <w:rPr>
          <w:rtl/>
        </w:rPr>
      </w:pPr>
      <w:r>
        <w:rPr>
          <w:rtl/>
        </w:rPr>
        <w:t xml:space="preserve">כל זמן שלא נעקר שם עשירי הימנו אין אחד עשר קדוש! </w:t>
      </w:r>
    </w:p>
    <w:p w14:paraId="642E34E3" w14:textId="77777777" w:rsidR="006542AA" w:rsidRDefault="00000000">
      <w:pPr>
        <w:pStyle w:val="36"/>
        <w:framePr w:wrap="notBeside"/>
      </w:pPr>
      <w:r w:rsidRPr="008E0588">
        <w:t>רבא</w:t>
      </w:r>
      <w:r w:rsidR="008E0588">
        <w:t>:</w:t>
      </w:r>
    </w:p>
    <w:p w14:paraId="5BAFC500" w14:textId="0C16D58E" w:rsidR="00B874E6" w:rsidRDefault="00F40753" w:rsidP="008E0588">
      <w:pPr>
        <w:rPr>
          <w:rtl/>
        </w:rPr>
      </w:pPr>
      <w:r>
        <w:rPr>
          <w:rtl/>
        </w:rPr>
        <w:t>ה</w:t>
      </w:r>
      <w:r>
        <w:rPr>
          <w:rFonts w:hint="cs"/>
          <w:rtl/>
        </w:rPr>
        <w:t>ב"ע</w:t>
      </w:r>
      <w:r w:rsidR="008E0588">
        <w:rPr>
          <w:rFonts w:hint="cs"/>
          <w:rtl/>
        </w:rPr>
        <w:t xml:space="preserve"> </w:t>
      </w:r>
      <w:r>
        <w:rPr>
          <w:rtl/>
        </w:rPr>
        <w:t>כגון דיש לו בהמות הרבה, דאומרים חד עישורא אומר</w:t>
      </w:r>
      <w:r w:rsidR="0057284B">
        <w:rPr>
          <w:rtl/>
        </w:rPr>
        <w:t>.</w:t>
      </w:r>
    </w:p>
    <w:p w14:paraId="1560962F" w14:textId="45F46231" w:rsidR="00B874E6" w:rsidRDefault="008E0588" w:rsidP="00F40753">
      <w:pPr>
        <w:rPr>
          <w:rtl/>
        </w:rPr>
      </w:pPr>
      <w:r>
        <w:rPr>
          <w:rtl/>
        </w:rPr>
        <w:t>·</w:t>
      </w:r>
      <w:r>
        <w:rPr>
          <w:rFonts w:hint="cs"/>
          <w:rtl/>
        </w:rPr>
        <w:t xml:space="preserve"> </w:t>
      </w:r>
      <w:r w:rsidR="00F40753">
        <w:rPr>
          <w:rtl/>
        </w:rPr>
        <w:t xml:space="preserve">יצאו שנים בעשירי, תנא </w:t>
      </w:r>
      <w:r>
        <w:rPr>
          <w:rtl/>
        </w:rPr>
        <w:t>אחת</w:t>
      </w:r>
      <w:r w:rsidR="00F40753">
        <w:rPr>
          <w:rtl/>
        </w:rPr>
        <w:t xml:space="preserve">: </w:t>
      </w:r>
      <w:r w:rsidR="00F40753" w:rsidRPr="008E0588">
        <w:rPr>
          <w:b/>
          <w:bCs/>
          <w:rtl/>
        </w:rPr>
        <w:t>ירעו</w:t>
      </w:r>
      <w:r w:rsidR="00F40753">
        <w:rPr>
          <w:rtl/>
        </w:rPr>
        <w:t xml:space="preserve">, ותנא </w:t>
      </w:r>
      <w:r>
        <w:rPr>
          <w:rtl/>
        </w:rPr>
        <w:t>אחת</w:t>
      </w:r>
      <w:r w:rsidR="00F40753">
        <w:rPr>
          <w:rtl/>
        </w:rPr>
        <w:t xml:space="preserve">: </w:t>
      </w:r>
      <w:r w:rsidR="00F40753" w:rsidRPr="008E0588">
        <w:rPr>
          <w:b/>
          <w:bCs/>
          <w:rtl/>
        </w:rPr>
        <w:t>יקריבו</w:t>
      </w:r>
      <w:r w:rsidR="00F40753">
        <w:rPr>
          <w:rtl/>
        </w:rPr>
        <w:t xml:space="preserve">, ותניא אידך: </w:t>
      </w:r>
      <w:r w:rsidR="00F40753" w:rsidRPr="008E0588">
        <w:rPr>
          <w:b/>
          <w:bCs/>
          <w:rtl/>
        </w:rPr>
        <w:t>ימותו</w:t>
      </w:r>
      <w:r w:rsidR="0057284B">
        <w:rPr>
          <w:rtl/>
        </w:rPr>
        <w:t>.</w:t>
      </w:r>
    </w:p>
    <w:p w14:paraId="356E3E6D" w14:textId="5AED5173" w:rsidR="006542AA" w:rsidRDefault="00000000">
      <w:pPr>
        <w:pStyle w:val="36"/>
        <w:framePr w:wrap="notBeside"/>
      </w:pPr>
      <w:r>
        <w:t>ל"ק</w:t>
      </w:r>
      <w:r w:rsidR="008E0588">
        <w:t>:</w:t>
      </w:r>
    </w:p>
    <w:p w14:paraId="615DA729" w14:textId="5D5A8CE1" w:rsidR="00B874E6" w:rsidRDefault="008E0588" w:rsidP="008E0588">
      <w:pPr>
        <w:rPr>
          <w:rtl/>
        </w:rPr>
      </w:pPr>
      <w:r>
        <w:rPr>
          <w:rtl/>
        </w:rPr>
        <w:t>הא דתנא ירעו - רבנן היא, ד</w:t>
      </w:r>
      <w:r w:rsidR="00F40753">
        <w:rPr>
          <w:rtl/>
        </w:rPr>
        <w:t>אין מביאין קדשים לבית הפסול</w:t>
      </w:r>
      <w:r w:rsidR="0057284B">
        <w:rPr>
          <w:rtl/>
        </w:rPr>
        <w:t>.</w:t>
      </w:r>
    </w:p>
    <w:p w14:paraId="60E2C408" w14:textId="77777777" w:rsidR="008E0588" w:rsidRDefault="008E0588" w:rsidP="008E0588">
      <w:pPr>
        <w:pStyle w:val="afff0"/>
        <w:framePr w:wrap="around"/>
        <w:rPr>
          <w:rtl/>
        </w:rPr>
      </w:pPr>
      <w:r>
        <w:rPr>
          <w:rFonts w:hint="cs"/>
          <w:rtl/>
        </w:rPr>
        <w:t>סא.</w:t>
      </w:r>
    </w:p>
    <w:p w14:paraId="76875593" w14:textId="330E249E" w:rsidR="00B874E6" w:rsidRDefault="00F40753" w:rsidP="008E0588">
      <w:pPr>
        <w:rPr>
          <w:rtl/>
        </w:rPr>
      </w:pPr>
      <w:r>
        <w:rPr>
          <w:rtl/>
        </w:rPr>
        <w:t xml:space="preserve">והא דתאני, יקריבו - </w:t>
      </w:r>
      <w:r>
        <w:rPr>
          <w:rStyle w:val="27"/>
          <w:rtl/>
        </w:rPr>
        <w:t>ר"ש</w:t>
      </w:r>
      <w:r w:rsidR="008E0588">
        <w:rPr>
          <w:rtl/>
        </w:rPr>
        <w:t xml:space="preserve"> </w:t>
      </w:r>
      <w:r w:rsidR="008E0588">
        <w:rPr>
          <w:rFonts w:hint="cs"/>
          <w:rtl/>
        </w:rPr>
        <w:t>ד</w:t>
      </w:r>
      <w:r>
        <w:rPr>
          <w:rtl/>
        </w:rPr>
        <w:t>מביאין קדשים לבית הפסול</w:t>
      </w:r>
      <w:r w:rsidR="0057284B">
        <w:rPr>
          <w:rtl/>
        </w:rPr>
        <w:t>.</w:t>
      </w:r>
    </w:p>
    <w:p w14:paraId="40EACD1B" w14:textId="5BD42D33" w:rsidR="00B874E6" w:rsidRDefault="00F40753" w:rsidP="008E0588">
      <w:pPr>
        <w:rPr>
          <w:rtl/>
        </w:rPr>
      </w:pPr>
      <w:r>
        <w:rPr>
          <w:rtl/>
        </w:rPr>
        <w:t xml:space="preserve">והא דתני ימותו - </w:t>
      </w:r>
      <w:r>
        <w:rPr>
          <w:rStyle w:val="27"/>
          <w:rtl/>
        </w:rPr>
        <w:t>ר"י</w:t>
      </w:r>
      <w:r w:rsidR="008E0588">
        <w:rPr>
          <w:rFonts w:hint="cs"/>
          <w:rtl/>
        </w:rPr>
        <w:t xml:space="preserve"> </w:t>
      </w:r>
      <w:r>
        <w:rPr>
          <w:rtl/>
        </w:rPr>
        <w:t>היא, דטעות מעשר תמורה הויא, סבר ר' יהודה: תמורת מעשר מתה</w:t>
      </w:r>
      <w:r w:rsidR="0057284B">
        <w:rPr>
          <w:rtl/>
        </w:rPr>
        <w:t>.</w:t>
      </w:r>
    </w:p>
    <w:p w14:paraId="37B2CFB3" w14:textId="77777777" w:rsidR="006542AA" w:rsidRDefault="00000000">
      <w:pPr>
        <w:pStyle w:val="36"/>
        <w:framePr w:wrap="notBeside"/>
      </w:pPr>
      <w:r w:rsidRPr="00615DF5">
        <w:t>ויקשה</w:t>
      </w:r>
    </w:p>
    <w:p w14:paraId="61D6E436" w14:textId="231C26BB" w:rsidR="008E0588" w:rsidRPr="00615DF5" w:rsidRDefault="00615DF5" w:rsidP="00615DF5">
      <w:pPr>
        <w:rPr>
          <w:b/>
          <w:bCs/>
          <w:rtl/>
        </w:rPr>
      </w:pPr>
      <w:r>
        <w:rPr>
          <w:rFonts w:hint="cs"/>
          <w:rtl/>
        </w:rPr>
        <w:t xml:space="preserve">איך </w:t>
      </w:r>
      <w:r>
        <w:rPr>
          <w:rStyle w:val="27"/>
          <w:rFonts w:hint="cs"/>
          <w:rtl/>
        </w:rPr>
        <w:t>ר"י</w:t>
      </w:r>
      <w:r>
        <w:rPr>
          <w:rFonts w:hint="cs"/>
          <w:rtl/>
        </w:rPr>
        <w:t xml:space="preserve"> סבר דתרומ</w:t>
      </w:r>
      <w:r w:rsidR="00F40753">
        <w:rPr>
          <w:rtl/>
        </w:rPr>
        <w:t>ת מעשר מתה?</w:t>
      </w:r>
      <w:r>
        <w:rPr>
          <w:rtl/>
        </w:rPr>
        <w:t xml:space="preserve"> </w:t>
      </w:r>
      <w:r w:rsidR="00F40753" w:rsidRPr="00615DF5">
        <w:rPr>
          <w:b/>
          <w:bCs/>
          <w:rtl/>
        </w:rPr>
        <w:t xml:space="preserve">והתנן: אמרו משום </w:t>
      </w:r>
      <w:r w:rsidR="00F40753" w:rsidRPr="00615DF5">
        <w:rPr>
          <w:rStyle w:val="27"/>
          <w:b/>
          <w:bCs/>
          <w:rtl/>
        </w:rPr>
        <w:t>ר"מ</w:t>
      </w:r>
      <w:r w:rsidR="00F40753" w:rsidRPr="00615DF5">
        <w:rPr>
          <w:b/>
          <w:bCs/>
          <w:rtl/>
        </w:rPr>
        <w:t xml:space="preserve"> אילו היה תמורה לא היה קרב, </w:t>
      </w:r>
    </w:p>
    <w:p w14:paraId="0BFDD1D3" w14:textId="4D9158B9" w:rsidR="006542AA" w:rsidRDefault="00000000">
      <w:pPr>
        <w:pStyle w:val="36"/>
        <w:framePr w:wrap="notBeside"/>
      </w:pPr>
      <w:r>
        <w:t>מכלל דר"י סבר:</w:t>
      </w:r>
    </w:p>
    <w:p w14:paraId="236735D7" w14:textId="7F52AA21" w:rsidR="00615DF5" w:rsidRDefault="00F40753" w:rsidP="00615DF5">
      <w:pPr>
        <w:rPr>
          <w:rtl/>
        </w:rPr>
      </w:pPr>
      <w:r>
        <w:rPr>
          <w:rtl/>
        </w:rPr>
        <w:t xml:space="preserve">קרב! </w:t>
      </w:r>
      <w:r w:rsidR="00615DF5">
        <w:rPr>
          <w:rFonts w:hint="cs"/>
          <w:rtl/>
        </w:rPr>
        <w:t>ו</w:t>
      </w:r>
      <w:r>
        <w:rPr>
          <w:rFonts w:hint="cs"/>
          <w:rtl/>
        </w:rPr>
        <w:t>א"א</w:t>
      </w:r>
      <w:r w:rsidR="00615DF5">
        <w:rPr>
          <w:rFonts w:hint="cs"/>
          <w:rtl/>
        </w:rPr>
        <w:t xml:space="preserve"> </w:t>
      </w:r>
      <w:r w:rsidR="00615DF5">
        <w:rPr>
          <w:rStyle w:val="27"/>
          <w:rFonts w:hint="cs"/>
          <w:rtl/>
        </w:rPr>
        <w:t>ד</w:t>
      </w:r>
      <w:r>
        <w:rPr>
          <w:rStyle w:val="27"/>
          <w:rFonts w:hint="cs"/>
          <w:rtl/>
        </w:rPr>
        <w:t>ר"מ</w:t>
      </w:r>
      <w:r w:rsidR="00615DF5">
        <w:rPr>
          <w:rFonts w:hint="cs"/>
          <w:rtl/>
        </w:rPr>
        <w:t xml:space="preserve"> לדברי </w:t>
      </w:r>
      <w:r>
        <w:rPr>
          <w:rStyle w:val="27"/>
          <w:rFonts w:hint="cs"/>
          <w:rtl/>
        </w:rPr>
        <w:t>ר"י</w:t>
      </w:r>
      <w:r w:rsidR="00615DF5">
        <w:rPr>
          <w:rFonts w:hint="cs"/>
          <w:rtl/>
        </w:rPr>
        <w:t xml:space="preserve"> אמר דלהדיא </w:t>
      </w:r>
      <w:r>
        <w:rPr>
          <w:rStyle w:val="27"/>
          <w:rFonts w:hint="cs"/>
          <w:rtl/>
        </w:rPr>
        <w:t>ר"י</w:t>
      </w:r>
      <w:r w:rsidR="00615DF5">
        <w:rPr>
          <w:rFonts w:hint="cs"/>
          <w:rtl/>
        </w:rPr>
        <w:t xml:space="preserve"> </w:t>
      </w:r>
      <w:r>
        <w:rPr>
          <w:rFonts w:hint="cs"/>
          <w:rtl/>
        </w:rPr>
        <w:t>סבר</w:t>
      </w:r>
      <w:r w:rsidR="00615DF5">
        <w:rPr>
          <w:rFonts w:hint="cs"/>
          <w:rtl/>
        </w:rPr>
        <w:t xml:space="preserve"> </w:t>
      </w:r>
      <w:r>
        <w:rPr>
          <w:rFonts w:hint="cs"/>
          <w:rtl/>
        </w:rPr>
        <w:t>שהוא</w:t>
      </w:r>
      <w:r w:rsidR="00615DF5">
        <w:rPr>
          <w:rFonts w:hint="cs"/>
          <w:rtl/>
        </w:rPr>
        <w:t xml:space="preserve"> קריב </w:t>
      </w:r>
    </w:p>
    <w:p w14:paraId="498936B2" w14:textId="2155B192" w:rsidR="008E0588" w:rsidRDefault="00F40753" w:rsidP="00615DF5">
      <w:pPr>
        <w:rPr>
          <w:rtl/>
        </w:rPr>
      </w:pPr>
      <w:r>
        <w:rPr>
          <w:rtl/>
        </w:rPr>
        <w:t>ועוד</w:t>
      </w:r>
      <w:r w:rsidR="00615DF5">
        <w:rPr>
          <w:rFonts w:hint="cs"/>
          <w:rtl/>
        </w:rPr>
        <w:t xml:space="preserve"> ד</w:t>
      </w:r>
      <w:r w:rsidR="008E0588">
        <w:rPr>
          <w:rFonts w:hint="cs"/>
          <w:rtl/>
        </w:rPr>
        <w:t>'</w:t>
      </w:r>
      <w:r>
        <w:rPr>
          <w:rStyle w:val="affffe"/>
          <w:rtl/>
        </w:rPr>
        <w:t>אִם מִן הַבָּקָר</w:t>
      </w:r>
      <w:r w:rsidR="008E0588">
        <w:rPr>
          <w:rFonts w:hint="cs"/>
          <w:rtl/>
        </w:rPr>
        <w:t>'</w:t>
      </w:r>
      <w:r>
        <w:rPr>
          <w:rtl/>
        </w:rPr>
        <w:t xml:space="preserve"> - לרבות אחד עשר לשלמים,</w:t>
      </w:r>
      <w:r w:rsidR="00615DF5">
        <w:rPr>
          <w:rFonts w:hint="cs"/>
          <w:rtl/>
        </w:rPr>
        <w:t xml:space="preserve"> דלאחריו מקדש ולא תשיעי </w:t>
      </w:r>
    </w:p>
    <w:p w14:paraId="30043058" w14:textId="6F89F1FF" w:rsidR="008E0588" w:rsidRDefault="00615DF5" w:rsidP="00615DF5">
      <w:pPr>
        <w:rPr>
          <w:rtl/>
        </w:rPr>
      </w:pPr>
      <w:r>
        <w:rPr>
          <w:rtl/>
        </w:rPr>
        <w:tab/>
        <w:t>סתם סיפרא</w:t>
      </w:r>
      <w:r w:rsidR="00F40753">
        <w:rPr>
          <w:rtl/>
        </w:rPr>
        <w:t xml:space="preserve"> - </w:t>
      </w:r>
      <w:r>
        <w:rPr>
          <w:rStyle w:val="27"/>
          <w:rtl/>
        </w:rPr>
        <w:t>ר"י</w:t>
      </w:r>
      <w:r w:rsidR="00F40753">
        <w:rPr>
          <w:rtl/>
        </w:rPr>
        <w:t xml:space="preserve">, וקתני מן הבקר - לרבות אחד עשר לשלמים! </w:t>
      </w:r>
    </w:p>
    <w:p w14:paraId="2BBF661A" w14:textId="77777777" w:rsidR="006542AA" w:rsidRDefault="00000000">
      <w:pPr>
        <w:pStyle w:val="36"/>
        <w:framePr w:wrap="notBeside"/>
      </w:pPr>
      <w:r w:rsidRPr="00615DF5">
        <w:t>אלא</w:t>
      </w:r>
    </w:p>
    <w:p w14:paraId="68BCCDE2" w14:textId="6BD0CC07" w:rsidR="008E0588" w:rsidRPr="00615DF5" w:rsidRDefault="00F40753" w:rsidP="00C5567C">
      <w:pPr>
        <w:pStyle w:val="a"/>
        <w:rPr>
          <w:rtl/>
        </w:rPr>
      </w:pPr>
      <w:r w:rsidRPr="00615DF5">
        <w:rPr>
          <w:rtl/>
        </w:rPr>
        <w:t xml:space="preserve">תרגמה </w:t>
      </w:r>
      <w:r w:rsidRPr="00615DF5">
        <w:rPr>
          <w:rStyle w:val="27"/>
          <w:rtl/>
        </w:rPr>
        <w:t>ר</w:t>
      </w:r>
      <w:r w:rsidR="008E0588" w:rsidRPr="00615DF5">
        <w:rPr>
          <w:rStyle w:val="27"/>
          <w:rFonts w:hint="cs"/>
          <w:rtl/>
        </w:rPr>
        <w:t>שב</w:t>
      </w:r>
      <w:r>
        <w:rPr>
          <w:rStyle w:val="27"/>
          <w:rFonts w:hint="cs"/>
          <w:rtl/>
        </w:rPr>
        <w:t>ר"א</w:t>
      </w:r>
      <w:r w:rsidR="008E0588" w:rsidRPr="00615DF5">
        <w:rPr>
          <w:rFonts w:hint="cs"/>
          <w:rtl/>
        </w:rPr>
        <w:t xml:space="preserve"> </w:t>
      </w:r>
      <w:r>
        <w:rPr>
          <w:rFonts w:hint="cs"/>
          <w:rtl/>
        </w:rPr>
        <w:t>לפניו</w:t>
      </w:r>
      <w:r w:rsidR="008E0588" w:rsidRPr="00615DF5">
        <w:rPr>
          <w:rFonts w:hint="cs"/>
          <w:rtl/>
        </w:rPr>
        <w:t xml:space="preserve"> </w:t>
      </w:r>
      <w:r w:rsidR="008E0588" w:rsidRPr="00615DF5">
        <w:rPr>
          <w:rStyle w:val="27"/>
          <w:rFonts w:hint="cs"/>
          <w:rtl/>
        </w:rPr>
        <w:t>דר</w:t>
      </w:r>
      <w:r>
        <w:rPr>
          <w:rStyle w:val="27"/>
          <w:rFonts w:hint="cs"/>
          <w:rtl/>
        </w:rPr>
        <w:t>י"ו</w:t>
      </w:r>
      <w:r w:rsidRPr="00615DF5">
        <w:rPr>
          <w:rtl/>
        </w:rPr>
        <w:t xml:space="preserve">: במעשר בזמן הזה </w:t>
      </w:r>
      <w:r>
        <w:rPr>
          <w:rtl/>
        </w:rPr>
        <w:t>מדובר</w:t>
      </w:r>
      <w:r w:rsidRPr="00615DF5">
        <w:rPr>
          <w:rtl/>
        </w:rPr>
        <w:t xml:space="preserve">, ומשום תקלה, </w:t>
      </w:r>
    </w:p>
    <w:p w14:paraId="2E333A28" w14:textId="44301EDB" w:rsidR="00615DF5" w:rsidRDefault="00615DF5" w:rsidP="00615DF5">
      <w:pPr>
        <w:rPr>
          <w:rtl/>
        </w:rPr>
      </w:pPr>
      <w:r>
        <w:rPr>
          <w:rFonts w:hint="cs"/>
          <w:rtl/>
        </w:rPr>
        <w:t xml:space="preserve">וקמ"ל דאפי' בתרי ונפישי פסידא </w:t>
      </w:r>
    </w:p>
    <w:p w14:paraId="1BCBC7A7" w14:textId="77777777" w:rsidR="00615DF5" w:rsidRPr="00615DF5" w:rsidRDefault="00615DF5" w:rsidP="00615DF5">
      <w:pPr>
        <w:rPr>
          <w:b/>
          <w:bCs/>
          <w:rtl/>
        </w:rPr>
      </w:pPr>
      <w:r w:rsidRPr="00615DF5">
        <w:rPr>
          <w:b/>
          <w:bCs/>
          <w:rtl/>
        </w:rPr>
        <w:t>·</w:t>
      </w:r>
      <w:r w:rsidRPr="00615DF5">
        <w:rPr>
          <w:rFonts w:hint="cs"/>
          <w:b/>
          <w:bCs/>
          <w:rtl/>
        </w:rPr>
        <w:t xml:space="preserve"> </w:t>
      </w:r>
      <w:r w:rsidR="00F40753" w:rsidRPr="00615DF5">
        <w:rPr>
          <w:b/>
          <w:bCs/>
          <w:rtl/>
        </w:rPr>
        <w:t>איתמר, האומר לשלוחו צא ועשר עלי,</w:t>
      </w:r>
    </w:p>
    <w:p w14:paraId="73B7013F" w14:textId="32EED425" w:rsidR="006542AA" w:rsidRDefault="00000000">
      <w:pPr>
        <w:pStyle w:val="36"/>
        <w:framePr w:wrap="notBeside"/>
      </w:pPr>
      <w:r>
        <w:t>רב פפי מרבא:</w:t>
      </w:r>
    </w:p>
    <w:p w14:paraId="4EB7B4D6" w14:textId="0F4D4E76" w:rsidR="00B874E6" w:rsidRDefault="00F40753" w:rsidP="00615DF5">
      <w:pPr>
        <w:rPr>
          <w:rtl/>
        </w:rPr>
      </w:pPr>
      <w:r>
        <w:rPr>
          <w:rtl/>
        </w:rPr>
        <w:lastRenderedPageBreak/>
        <w:t>קרא לתשיעי עשירי - קדוש, ולאחד עשר עשירי - אינו קדוש</w:t>
      </w:r>
      <w:r w:rsidR="0057284B">
        <w:rPr>
          <w:rtl/>
        </w:rPr>
        <w:t>.</w:t>
      </w:r>
    </w:p>
    <w:p w14:paraId="78A165C2" w14:textId="7945BC27" w:rsidR="006542AA" w:rsidRDefault="00000000">
      <w:pPr>
        <w:pStyle w:val="36"/>
        <w:framePr w:wrap="notBeside"/>
      </w:pPr>
      <w:r>
        <w:t>ור"פ:</w:t>
      </w:r>
    </w:p>
    <w:p w14:paraId="62C9B285" w14:textId="1EB03EF5" w:rsidR="00B874E6" w:rsidRDefault="00F40753" w:rsidP="00615DF5">
      <w:pPr>
        <w:rPr>
          <w:rtl/>
        </w:rPr>
      </w:pPr>
      <w:r>
        <w:rPr>
          <w:rtl/>
        </w:rPr>
        <w:t>אפי' קרא לתשיעי עשירי - אינו קדוש, ד</w:t>
      </w:r>
      <w:r>
        <w:rPr>
          <w:rFonts w:hint="cs"/>
          <w:rtl/>
        </w:rPr>
        <w:t>א"ל</w:t>
      </w:r>
      <w:r>
        <w:rPr>
          <w:rtl/>
        </w:rPr>
        <w:t xml:space="preserve"> לתקוני שדרתיך ולא לעוותי</w:t>
      </w:r>
      <w:r w:rsidR="0057284B">
        <w:rPr>
          <w:rtl/>
        </w:rPr>
        <w:t>.</w:t>
      </w:r>
    </w:p>
    <w:p w14:paraId="6ED279A5" w14:textId="692F7EFA" w:rsidR="00615DF5" w:rsidRDefault="00615DF5" w:rsidP="00615DF5">
      <w:pPr>
        <w:rPr>
          <w:rtl/>
        </w:rPr>
      </w:pPr>
      <w:r>
        <w:rPr>
          <w:rFonts w:hint="cs"/>
          <w:rtl/>
        </w:rPr>
        <w:t>מ"ש</w:t>
      </w:r>
      <w:r w:rsidR="00F40753">
        <w:rPr>
          <w:rtl/>
        </w:rPr>
        <w:t xml:space="preserve"> </w:t>
      </w:r>
      <w:r>
        <w:rPr>
          <w:rFonts w:hint="cs"/>
          <w:rtl/>
        </w:rPr>
        <w:t>מ</w:t>
      </w:r>
      <w:r w:rsidR="00F40753">
        <w:rPr>
          <w:rtl/>
        </w:rPr>
        <w:t xml:space="preserve">דתנן: האומר לשלוחו צא ותרום - תורם כדעת </w:t>
      </w:r>
      <w:r>
        <w:rPr>
          <w:rtl/>
        </w:rPr>
        <w:t>בעה"ב</w:t>
      </w:r>
      <w:r w:rsidR="00F40753">
        <w:rPr>
          <w:rtl/>
        </w:rPr>
        <w:t>, אם אינו יודע דעת</w:t>
      </w:r>
      <w:r>
        <w:rPr>
          <w:rFonts w:hint="cs"/>
          <w:rtl/>
        </w:rPr>
        <w:t xml:space="preserve"> בעה"ב </w:t>
      </w:r>
      <w:r w:rsidR="00F40753">
        <w:rPr>
          <w:rtl/>
        </w:rPr>
        <w:t xml:space="preserve">- תורם בבינונית אחד מנ', </w:t>
      </w:r>
      <w:r w:rsidR="00F40753" w:rsidRPr="00615DF5">
        <w:rPr>
          <w:b/>
          <w:bCs/>
          <w:rtl/>
        </w:rPr>
        <w:t>פיחת עשרה או הוסיף עשרה - תרומתו תרומה</w:t>
      </w:r>
      <w:r w:rsidR="00F40753">
        <w:rPr>
          <w:rtl/>
        </w:rPr>
        <w:t xml:space="preserve">! </w:t>
      </w:r>
    </w:p>
    <w:p w14:paraId="1B91AD46" w14:textId="47EB6C04" w:rsidR="00B874E6" w:rsidRDefault="00615DF5" w:rsidP="00527130">
      <w:pPr>
        <w:pStyle w:val="021"/>
        <w:rPr>
          <w:rtl/>
        </w:rPr>
      </w:pPr>
      <w:r>
        <w:rPr>
          <w:rFonts w:hint="cs"/>
          <w:rtl/>
        </w:rPr>
        <w:t xml:space="preserve">- </w:t>
      </w:r>
      <w:r>
        <w:rPr>
          <w:rtl/>
        </w:rPr>
        <w:t>שם</w:t>
      </w:r>
      <w:r w:rsidR="00F40753">
        <w:rPr>
          <w:rtl/>
        </w:rPr>
        <w:t xml:space="preserve"> כיון </w:t>
      </w:r>
      <w:r>
        <w:rPr>
          <w:rtl/>
        </w:rPr>
        <w:t>דיש</w:t>
      </w:r>
      <w:r w:rsidR="00F40753">
        <w:rPr>
          <w:rtl/>
        </w:rPr>
        <w:t xml:space="preserve"> דתרים בעין יפה</w:t>
      </w:r>
      <w:r w:rsidR="0057284B">
        <w:rPr>
          <w:rtl/>
        </w:rPr>
        <w:t>.</w:t>
      </w:r>
      <w:r>
        <w:rPr>
          <w:rFonts w:hint="cs"/>
          <w:rtl/>
        </w:rPr>
        <w:t xml:space="preserve"> ויש בעין רעה אומר דלכך אמדתיך</w:t>
      </w:r>
      <w:r w:rsidR="00527130">
        <w:rPr>
          <w:rFonts w:hint="cs"/>
          <w:rtl/>
        </w:rPr>
        <w:t>, אבל כאן לא היה לך לטעות</w:t>
      </w:r>
      <w:r>
        <w:rPr>
          <w:rFonts w:hint="cs"/>
          <w:rtl/>
        </w:rPr>
        <w:t xml:space="preserve"> </w:t>
      </w:r>
    </w:p>
    <w:p w14:paraId="3EB1137F" w14:textId="77777777" w:rsidR="000C62A7" w:rsidRDefault="00F40753" w:rsidP="009F73ED">
      <w:pPr>
        <w:pStyle w:val="afffff7"/>
        <w:rPr>
          <w:rtl/>
        </w:rPr>
      </w:pPr>
      <w:r>
        <w:rPr>
          <w:rtl/>
        </w:rPr>
        <w:t xml:space="preserve">הדרן עלך מעשר בהמה </w:t>
      </w:r>
    </w:p>
    <w:p w14:paraId="2A45CA67" w14:textId="77777777" w:rsidR="00615DF5" w:rsidRDefault="00F40753" w:rsidP="000C62A7">
      <w:pPr>
        <w:pStyle w:val="afffb"/>
        <w:rPr>
          <w:rtl/>
        </w:rPr>
      </w:pPr>
      <w:r>
        <w:rPr>
          <w:rtl/>
        </w:rPr>
        <w:t>וסליקא לה מסכת בכורות</w:t>
      </w:r>
      <w:r w:rsidR="0057284B">
        <w:rPr>
          <w:rtl/>
        </w:rPr>
        <w:t>.</w:t>
      </w:r>
    </w:p>
    <w:sectPr w:rsidR="00615DF5" w:rsidSect="00F63065">
      <w:pgSz w:w="6804" w:h="9072" w:code="8"/>
      <w:pgMar w:top="567" w:right="567" w:bottom="284" w:left="567" w:header="284" w:footer="284" w:gutter="0"/>
      <w:pgNumType w:start="1"/>
      <w:cols w:space="284"/>
      <w:bidi/>
      <w:rtlGutter/>
      <w:docGrid w:linePitch="360"/>
    </w:sectPr>
  </w:body>
</w:document>
</file>

<file path=word/customizations.xml><?xml version="1.0" encoding="utf-8"?>
<wne:tcg xmlns:r="http://schemas.openxmlformats.org/officeDocument/2006/relationships" xmlns:wne="http://schemas.microsoft.com/office/word/2006/wordml">
  <wne:keymaps>
    <wne:keymap wne:kcmPrimary="0458">
      <wne:acd wne:acdName="acd0"/>
    </wne:keymap>
  </wne:keymaps>
  <wne:toolbars>
    <wne:acdManifest>
      <wne:acdEntry wne:acdName="acd0"/>
    </wne:acdManifest>
  </wne:toolbars>
  <wne:acds>
    <wne:acd wne:argValue="AgDoBdIF0gXZBdwF"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613FA" w14:textId="77777777" w:rsidR="007C694D" w:rsidRDefault="007C694D">
      <w:pPr>
        <w:spacing w:line="240" w:lineRule="auto"/>
      </w:pPr>
      <w:r>
        <w:separator/>
      </w:r>
    </w:p>
    <w:p w14:paraId="04391A84" w14:textId="77777777" w:rsidR="007C694D" w:rsidRDefault="007C694D"/>
    <w:p w14:paraId="1DBAF261" w14:textId="77777777" w:rsidR="007C694D" w:rsidRDefault="007C694D"/>
  </w:endnote>
  <w:endnote w:type="continuationSeparator" w:id="0">
    <w:p w14:paraId="6A285B6F" w14:textId="77777777" w:rsidR="007C694D" w:rsidRDefault="007C694D">
      <w:pPr>
        <w:spacing w:line="240" w:lineRule="auto"/>
      </w:pPr>
      <w:r>
        <w:continuationSeparator/>
      </w:r>
    </w:p>
    <w:p w14:paraId="2948A6BD" w14:textId="77777777" w:rsidR="007C694D" w:rsidRDefault="007C694D"/>
    <w:p w14:paraId="63316C56" w14:textId="77777777" w:rsidR="007C694D" w:rsidRDefault="007C69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ontbitDavid">
    <w:charset w:val="00"/>
    <w:family w:val="roman"/>
    <w:pitch w:val="variable"/>
    <w:sig w:usb0="80000827" w:usb1="5000004A" w:usb2="0000002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 Fontov Regular">
    <w:altName w:val="Times New Roman"/>
    <w:charset w:val="00"/>
    <w:family w:val="roman"/>
    <w:pitch w:val="variable"/>
    <w:sig w:usb0="00000803" w:usb1="5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Guttman Vilna">
    <w:panose1 w:val="02010401010101010101"/>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Fb Fontext">
    <w:altName w:val="Times New Roman"/>
    <w:charset w:val="00"/>
    <w:family w:val="roman"/>
    <w:pitch w:val="variable"/>
    <w:sig w:usb0="80000827" w:usb1="5000004A" w:usb2="00000000" w:usb3="00000000" w:csb0="00000021" w:csb1="00000000"/>
  </w:font>
  <w:font w:name="BA TM • Vilna Extra-Bold">
    <w:panose1 w:val="02000500000000000000"/>
    <w:charset w:val="00"/>
    <w:family w:val="modern"/>
    <w:notTrueType/>
    <w:pitch w:val="variable"/>
    <w:sig w:usb0="80000803" w:usb1="5000E00A"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FrankRuehl">
    <w:panose1 w:val="020E0503060101010101"/>
    <w:charset w:val="00"/>
    <w:family w:val="swiss"/>
    <w:pitch w:val="variable"/>
    <w:sig w:usb0="00000803" w:usb1="00000000" w:usb2="00000000" w:usb3="00000000" w:csb0="00000021" w:csb1="00000000"/>
  </w:font>
  <w:font w:name="BA Vilna Regular">
    <w:panose1 w:val="02020803050405020304"/>
    <w:charset w:val="00"/>
    <w:family w:val="roman"/>
    <w:pitch w:val="variable"/>
    <w:sig w:usb0="00000803" w:usb1="50000000" w:usb2="00000000" w:usb3="00000000" w:csb0="00000021" w:csb1="00000000"/>
  </w:font>
  <w:font w:name="BA Franknatan Decor">
    <w:altName w:val="Cambria"/>
    <w:panose1 w:val="00000000000000000000"/>
    <w:charset w:val="00"/>
    <w:family w:val="roman"/>
    <w:notTrueType/>
    <w:pitch w:val="default"/>
  </w:font>
  <w:font w:name="BA TM • Tzlotana">
    <w:panose1 w:val="02000500000000000000"/>
    <w:charset w:val="00"/>
    <w:family w:val="modern"/>
    <w:notTrueType/>
    <w:pitch w:val="variable"/>
    <w:sig w:usb0="80000803" w:usb1="5000E00A"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89115214"/>
      <w:docPartObj>
        <w:docPartGallery w:val="Page Numbers (Bottom of Page)"/>
        <w:docPartUnique/>
      </w:docPartObj>
    </w:sdtPr>
    <w:sdtEndPr>
      <w:rPr>
        <w:cs/>
      </w:rPr>
    </w:sdtEndPr>
    <w:sdtContent>
      <w:p w14:paraId="61037E3E" w14:textId="77777777" w:rsidR="00C5567C" w:rsidRDefault="00C5567C" w:rsidP="002407B8">
        <w:pPr>
          <w:pStyle w:val="a6"/>
          <w:jc w:val="right"/>
        </w:pPr>
        <w:r>
          <w:fldChar w:fldCharType="begin"/>
        </w:r>
        <w:r>
          <w:rPr>
            <w:rtl/>
            <w:cs/>
          </w:rPr>
          <w:instrText>PAGE   \* MERGEFORMAT</w:instrText>
        </w:r>
        <w:r>
          <w:fldChar w:fldCharType="separate"/>
        </w:r>
        <w:r w:rsidR="004B1F37" w:rsidRPr="004B1F37">
          <w:rPr>
            <w:noProof/>
            <w:rtl/>
            <w:lang w:val="he-IL"/>
          </w:rPr>
          <w:t>14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04187610"/>
      <w:docPartObj>
        <w:docPartGallery w:val="Page Numbers (Bottom of Page)"/>
        <w:docPartUnique/>
      </w:docPartObj>
    </w:sdtPr>
    <w:sdtEndPr>
      <w:rPr>
        <w:cs/>
      </w:rPr>
    </w:sdtEndPr>
    <w:sdtContent>
      <w:p w14:paraId="7D8C8017" w14:textId="77777777" w:rsidR="00C5567C" w:rsidRDefault="00C5567C" w:rsidP="002407B8">
        <w:pPr>
          <w:pStyle w:val="a6"/>
        </w:pPr>
        <w:r>
          <w:fldChar w:fldCharType="begin"/>
        </w:r>
        <w:r>
          <w:rPr>
            <w:rtl/>
            <w:cs/>
          </w:rPr>
          <w:instrText>PAGE   \* MERGEFORMAT</w:instrText>
        </w:r>
        <w:r>
          <w:fldChar w:fldCharType="separate"/>
        </w:r>
        <w:r w:rsidR="004B1F37" w:rsidRPr="004B1F37">
          <w:rPr>
            <w:noProof/>
            <w:rtl/>
            <w:lang w:val="he-IL"/>
          </w:rPr>
          <w:t>13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EBBB1" w14:textId="77777777" w:rsidR="007C694D" w:rsidRDefault="007C694D">
      <w:pPr>
        <w:spacing w:line="240" w:lineRule="auto"/>
      </w:pPr>
      <w:r>
        <w:separator/>
      </w:r>
    </w:p>
    <w:p w14:paraId="547356A2" w14:textId="77777777" w:rsidR="007C694D" w:rsidRDefault="007C694D"/>
    <w:p w14:paraId="67CF5CE4" w14:textId="77777777" w:rsidR="007C694D" w:rsidRDefault="007C694D"/>
  </w:footnote>
  <w:footnote w:type="continuationSeparator" w:id="0">
    <w:p w14:paraId="3503A579" w14:textId="77777777" w:rsidR="007C694D" w:rsidRDefault="007C694D">
      <w:pPr>
        <w:spacing w:line="240" w:lineRule="auto"/>
      </w:pPr>
      <w:r>
        <w:continuationSeparator/>
      </w:r>
    </w:p>
    <w:p w14:paraId="67EFD830" w14:textId="77777777" w:rsidR="007C694D" w:rsidRDefault="007C694D"/>
    <w:p w14:paraId="7745A358" w14:textId="77777777" w:rsidR="007C694D" w:rsidRDefault="007C69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8E665" w14:textId="77777777" w:rsidR="00C5567C" w:rsidRPr="00453C31" w:rsidRDefault="00C5567C" w:rsidP="002A37F6">
    <w:pPr>
      <w:pStyle w:val="a4"/>
      <w:pBdr>
        <w:bottom w:val="double" w:sz="4" w:space="1" w:color="A6A6A6" w:themeColor="background1" w:themeShade="A6"/>
      </w:pBdr>
      <w:tabs>
        <w:tab w:val="clear" w:pos="4153"/>
        <w:tab w:val="clear" w:pos="8306"/>
        <w:tab w:val="right" w:pos="10773"/>
      </w:tabs>
      <w:spacing w:after="0" w:line="240" w:lineRule="auto"/>
      <w:ind w:left="0" w:firstLine="0"/>
      <w:jc w:val="center"/>
      <w:rPr>
        <w:b/>
        <w:bCs/>
        <w:rtl/>
      </w:rPr>
    </w:pPr>
    <w:r w:rsidRPr="00453C31">
      <w:rPr>
        <w:b/>
        <w:bCs/>
        <w:noProof/>
        <w:rtl/>
      </w:rPr>
      <w:drawing>
        <wp:inline distT="0" distB="0" distL="0" distR="0" wp14:anchorId="1B12642C" wp14:editId="2B999EDD">
          <wp:extent cx="1986461" cy="197560"/>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כותר לאוקמי גירסא.jpg"/>
                  <pic:cNvPicPr/>
                </pic:nvPicPr>
                <pic:blipFill rotWithShape="1">
                  <a:blip r:embed="rId1">
                    <a:extLst>
                      <a:ext uri="{28A0092B-C50C-407E-A947-70E740481C1C}">
                        <a14:useLocalDpi xmlns:a14="http://schemas.microsoft.com/office/drawing/2010/main" val="0"/>
                      </a:ext>
                    </a:extLst>
                  </a:blip>
                  <a:srcRect l="-1" t="7734" r="-91" b="16992"/>
                  <a:stretch/>
                </pic:blipFill>
                <pic:spPr bwMode="auto">
                  <a:xfrm>
                    <a:off x="0" y="0"/>
                    <a:ext cx="2088809" cy="207739"/>
                  </a:xfrm>
                  <a:prstGeom prst="rect">
                    <a:avLst/>
                  </a:prstGeom>
                  <a:ln>
                    <a:noFill/>
                  </a:ln>
                  <a:extLst>
                    <a:ext uri="{53640926-AAD7-44D8-BBD7-CCE9431645EC}">
                      <a14:shadowObscured xmlns:a14="http://schemas.microsoft.com/office/drawing/2010/main"/>
                    </a:ext>
                  </a:extLst>
                </pic:spPr>
              </pic:pic>
            </a:graphicData>
          </a:graphic>
        </wp:inline>
      </w:drawing>
    </w:r>
  </w:p>
  <w:p w14:paraId="156B7973" w14:textId="2094466D" w:rsidR="00C5567C" w:rsidRPr="00453C31" w:rsidRDefault="00C5567C" w:rsidP="006C52B4">
    <w:pPr>
      <w:pStyle w:val="a4"/>
      <w:pBdr>
        <w:bottom w:val="double" w:sz="4" w:space="1" w:color="A6A6A6" w:themeColor="background1" w:themeShade="A6"/>
      </w:pBdr>
      <w:tabs>
        <w:tab w:val="clear" w:pos="4153"/>
        <w:tab w:val="clear" w:pos="8306"/>
        <w:tab w:val="decimal" w:pos="2976"/>
        <w:tab w:val="right" w:pos="11057"/>
      </w:tabs>
      <w:spacing w:after="240" w:line="240" w:lineRule="exact"/>
      <w:ind w:left="0" w:firstLine="0"/>
      <w:rPr>
        <w:b/>
        <w:bCs/>
        <w:rtl/>
      </w:rPr>
    </w:pPr>
    <w:r w:rsidRPr="00453C31">
      <w:rPr>
        <w:b/>
        <w:bCs/>
        <w:rtl/>
      </w:rPr>
      <w:fldChar w:fldCharType="begin"/>
    </w:r>
    <w:r w:rsidRPr="00453C31">
      <w:rPr>
        <w:b/>
        <w:bCs/>
        <w:rtl/>
      </w:rPr>
      <w:instrText xml:space="preserve"> </w:instrText>
    </w:r>
    <w:r w:rsidRPr="00453C31">
      <w:rPr>
        <w:rFonts w:hint="cs"/>
        <w:b/>
        <w:bCs/>
      </w:rPr>
      <w:instrText>STYLEREF  "</w:instrText>
    </w:r>
    <w:r w:rsidRPr="00453C31">
      <w:rPr>
        <w:rFonts w:hint="cs"/>
        <w:b/>
        <w:bCs/>
        <w:rtl/>
      </w:rPr>
      <w:instrText xml:space="preserve">דף בצד"  \* </w:instrText>
    </w:r>
    <w:r w:rsidRPr="00453C31">
      <w:rPr>
        <w:rFonts w:hint="cs"/>
        <w:b/>
        <w:bCs/>
      </w:rPr>
      <w:instrText>MERGEFORMAT</w:instrText>
    </w:r>
    <w:r w:rsidRPr="00453C31">
      <w:rPr>
        <w:b/>
        <w:bCs/>
      </w:rPr>
      <w:instrText xml:space="preserve"> </w:instrText>
    </w:r>
    <w:r w:rsidRPr="00453C31">
      <w:rPr>
        <w:b/>
        <w:bCs/>
        <w:rtl/>
      </w:rPr>
      <w:fldChar w:fldCharType="separate"/>
    </w:r>
    <w:r w:rsidR="00950534">
      <w:rPr>
        <w:b/>
        <w:bCs/>
        <w:noProof/>
        <w:rtl/>
      </w:rPr>
      <w:t>כד:</w:t>
    </w:r>
    <w:r w:rsidRPr="00453C31">
      <w:rPr>
        <w:b/>
        <w:bCs/>
        <w:rtl/>
      </w:rPr>
      <w:fldChar w:fldCharType="end"/>
    </w:r>
    <w:r>
      <w:rPr>
        <w:rFonts w:hint="cs"/>
        <w:b/>
        <w:bCs/>
        <w:rtl/>
      </w:rPr>
      <w:t xml:space="preserve"> </w:t>
    </w: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sidR="00950534">
      <w:rPr>
        <w:rFonts w:hint="cs"/>
        <w:b/>
        <w:bCs/>
        <w:noProof/>
        <w:rtl/>
      </w:rPr>
      <w:t>שגיאה! לא נמצא במסמך טקסט בסגנון שצוין.</w:t>
    </w:r>
    <w:r w:rsidRPr="00453C31">
      <w:rPr>
        <w:b/>
        <w:bCs/>
        <w:rtl/>
      </w:rPr>
      <w:fldChar w:fldCharType="end"/>
    </w:r>
    <w:r w:rsidRPr="00453C31">
      <w:rPr>
        <w:rFonts w:hint="cs"/>
        <w:b/>
        <w:bCs/>
        <w:rtl/>
      </w:rPr>
      <w:t>:</w:t>
    </w:r>
    <w:r>
      <w:rPr>
        <w:b/>
        <w:bCs/>
        <w:rtl/>
      </w:rPr>
      <w:tab/>
    </w:r>
    <w:r w:rsidRPr="002A37F6">
      <w:rPr>
        <w:rtl/>
      </w:rPr>
      <w:fldChar w:fldCharType="begin"/>
    </w:r>
    <w:r w:rsidRPr="002A37F6">
      <w:rPr>
        <w:rtl/>
      </w:rPr>
      <w:instrText xml:space="preserve"> </w:instrText>
    </w:r>
    <w:r w:rsidRPr="002A37F6">
      <w:rPr>
        <w:rFonts w:hint="cs"/>
      </w:rPr>
      <w:instrText>STYLEREF</w:instrText>
    </w:r>
    <w:r w:rsidRPr="002A37F6">
      <w:rPr>
        <w:rFonts w:hint="cs"/>
        <w:rtl/>
      </w:rPr>
      <w:instrText xml:space="preserve">  מסכת  \* </w:instrText>
    </w:r>
    <w:r w:rsidRPr="002A37F6">
      <w:rPr>
        <w:rFonts w:hint="cs"/>
      </w:rPr>
      <w:instrText>MERGEFORMAT</w:instrText>
    </w:r>
    <w:r w:rsidRPr="002A37F6">
      <w:instrText xml:space="preserve"> </w:instrText>
    </w:r>
    <w:r w:rsidRPr="002A37F6">
      <w:rPr>
        <w:rtl/>
      </w:rPr>
      <w:fldChar w:fldCharType="separate"/>
    </w:r>
    <w:r w:rsidR="00950534">
      <w:rPr>
        <w:noProof/>
        <w:rtl/>
      </w:rPr>
      <w:t>בכורות</w:t>
    </w:r>
    <w:r w:rsidRPr="002A37F6">
      <w:rPr>
        <w:rtl/>
      </w:rPr>
      <w:fldChar w:fldCharType="end"/>
    </w:r>
    <w:r w:rsidRPr="00453C31">
      <w:rPr>
        <w:rFonts w:ascii="Cambria" w:hAnsi="Cambria" w:hint="cs"/>
        <w:b/>
        <w:bCs/>
        <w:color w:val="A6A6A6" w:themeColor="background1" w:themeShade="A6"/>
        <w:rtl/>
      </w:rPr>
      <w:t xml:space="preserve"> </w:t>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sidR="00950534">
      <w:rPr>
        <w:rFonts w:hint="cs"/>
        <w:b/>
        <w:bCs/>
        <w:noProof/>
        <w:rtl/>
      </w:rPr>
      <w:t>שגיאה! לא נמצא במסמך טקסט בסגנון שצוין.</w:t>
    </w:r>
    <w:r>
      <w:rPr>
        <w:b/>
        <w:bCs/>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6A95" w14:textId="77777777" w:rsidR="00C5567C" w:rsidRPr="00453C31" w:rsidRDefault="00C5567C" w:rsidP="002A37F6">
    <w:pPr>
      <w:pStyle w:val="a4"/>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b/>
        <w:bCs/>
        <w:rtl/>
      </w:rPr>
    </w:pPr>
    <w:r w:rsidRPr="00453C31">
      <w:rPr>
        <w:b/>
        <w:bCs/>
        <w:noProof/>
        <w:rtl/>
      </w:rPr>
      <w:drawing>
        <wp:inline distT="0" distB="0" distL="0" distR="0" wp14:anchorId="3F704493" wp14:editId="51038F65">
          <wp:extent cx="2006136" cy="199517"/>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כותר לאוקמי גירסא.jpg"/>
                  <pic:cNvPicPr/>
                </pic:nvPicPr>
                <pic:blipFill rotWithShape="1">
                  <a:blip r:embed="rId1">
                    <a:extLst>
                      <a:ext uri="{28A0092B-C50C-407E-A947-70E740481C1C}">
                        <a14:useLocalDpi xmlns:a14="http://schemas.microsoft.com/office/drawing/2010/main" val="0"/>
                      </a:ext>
                    </a:extLst>
                  </a:blip>
                  <a:srcRect l="-1" t="7734" r="-91" b="16992"/>
                  <a:stretch/>
                </pic:blipFill>
                <pic:spPr bwMode="auto">
                  <a:xfrm>
                    <a:off x="0" y="0"/>
                    <a:ext cx="2090913" cy="207948"/>
                  </a:xfrm>
                  <a:prstGeom prst="rect">
                    <a:avLst/>
                  </a:prstGeom>
                  <a:ln>
                    <a:noFill/>
                  </a:ln>
                  <a:extLst>
                    <a:ext uri="{53640926-AAD7-44D8-BBD7-CCE9431645EC}">
                      <a14:shadowObscured xmlns:a14="http://schemas.microsoft.com/office/drawing/2010/main"/>
                    </a:ext>
                  </a:extLst>
                </pic:spPr>
              </pic:pic>
            </a:graphicData>
          </a:graphic>
        </wp:inline>
      </w:drawing>
    </w:r>
  </w:p>
  <w:p w14:paraId="63A1C206" w14:textId="4200343A" w:rsidR="00C5567C" w:rsidRPr="00453C31" w:rsidRDefault="00C5567C" w:rsidP="0064321D">
    <w:pPr>
      <w:pStyle w:val="a4"/>
      <w:pBdr>
        <w:bottom w:val="double" w:sz="4" w:space="1" w:color="A6A6A6" w:themeColor="background1" w:themeShade="A6"/>
      </w:pBdr>
      <w:tabs>
        <w:tab w:val="clear" w:pos="4153"/>
        <w:tab w:val="clear" w:pos="8306"/>
        <w:tab w:val="right" w:pos="10603"/>
      </w:tabs>
      <w:spacing w:after="240" w:line="240" w:lineRule="exact"/>
      <w:ind w:left="0" w:firstLine="0"/>
      <w:rPr>
        <w:b/>
        <w:bCs/>
      </w:rPr>
    </w:pPr>
    <w:r w:rsidRPr="00453C31">
      <w:rPr>
        <w:rFonts w:hint="cs"/>
        <w:b/>
        <w:bCs/>
        <w:rtl/>
      </w:rPr>
      <w:t xml:space="preserve"> </w:t>
    </w: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sidR="00950534">
      <w:rPr>
        <w:rFonts w:hint="cs"/>
        <w:noProof/>
        <w:rtl/>
      </w:rPr>
      <w:t>שגיאה! לא נמצא במסמך טקסט בסגנון שצוין.</w:t>
    </w:r>
    <w:r w:rsidRPr="00453C31">
      <w:rPr>
        <w:b/>
        <w:bCs/>
        <w:rtl/>
      </w:rPr>
      <w:fldChar w:fldCharType="end"/>
    </w:r>
    <w:r w:rsidRPr="00453C31">
      <w:rPr>
        <w:rFonts w:hint="cs"/>
        <w:b/>
        <w:bCs/>
        <w:rtl/>
      </w:rPr>
      <w:t xml:space="preserve">: </w:t>
    </w:r>
    <w:r w:rsidRPr="00453C31">
      <w:rPr>
        <w:b/>
        <w:bCs/>
        <w:rtl/>
      </w:rPr>
      <w:fldChar w:fldCharType="begin"/>
    </w:r>
    <w:r w:rsidRPr="00453C31">
      <w:rPr>
        <w:b/>
        <w:bCs/>
        <w:rtl/>
      </w:rPr>
      <w:instrText xml:space="preserve"> </w:instrText>
    </w:r>
    <w:r w:rsidRPr="00453C31">
      <w:rPr>
        <w:b/>
        <w:bCs/>
      </w:rPr>
      <w:instrText>STYLEREF  "</w:instrText>
    </w:r>
    <w:r w:rsidRPr="00453C31">
      <w:rPr>
        <w:b/>
        <w:bCs/>
        <w:rtl/>
      </w:rPr>
      <w:instrText xml:space="preserve">פרק שם"  \* </w:instrText>
    </w:r>
    <w:r w:rsidRPr="00453C31">
      <w:rPr>
        <w:b/>
        <w:bCs/>
      </w:rPr>
      <w:instrText xml:space="preserve">MERGEFORMAT </w:instrText>
    </w:r>
    <w:r w:rsidRPr="00453C31">
      <w:rPr>
        <w:b/>
        <w:bCs/>
        <w:rtl/>
      </w:rPr>
      <w:fldChar w:fldCharType="separate"/>
    </w:r>
    <w:r w:rsidR="00950534">
      <w:rPr>
        <w:rFonts w:hint="cs"/>
        <w:noProof/>
        <w:rtl/>
      </w:rPr>
      <w:t>שגיאה! לא נמצא במסמך טקסט בסגנון שצוין.</w:t>
    </w:r>
    <w:r w:rsidRPr="00453C31">
      <w:rPr>
        <w:b/>
        <w:bCs/>
        <w:rtl/>
      </w:rPr>
      <w:fldChar w:fldCharType="end"/>
    </w:r>
    <w:r w:rsidRPr="00453C31">
      <w:rPr>
        <w:rFonts w:hint="cs"/>
        <w:b/>
        <w:bCs/>
        <w:rtl/>
      </w:rPr>
      <w:t xml:space="preserve">   </w:t>
    </w:r>
    <w:r w:rsidRPr="00453C31">
      <w:rPr>
        <w:b/>
        <w:bCs/>
        <w:rtl/>
      </w:rPr>
      <w:fldChar w:fldCharType="begin"/>
    </w:r>
    <w:r w:rsidRPr="00453C31">
      <w:rPr>
        <w:b/>
        <w:bCs/>
        <w:rtl/>
      </w:rPr>
      <w:instrText xml:space="preserve"> </w:instrText>
    </w:r>
    <w:r w:rsidRPr="00453C31">
      <w:rPr>
        <w:rFonts w:hint="cs"/>
        <w:b/>
        <w:bCs/>
      </w:rPr>
      <w:instrText>STYLEREF  "</w:instrText>
    </w:r>
    <w:r w:rsidRPr="00453C31">
      <w:rPr>
        <w:rFonts w:hint="cs"/>
        <w:b/>
        <w:bCs/>
        <w:rtl/>
      </w:rPr>
      <w:instrText xml:space="preserve">דף בצד"  \* </w:instrText>
    </w:r>
    <w:r w:rsidRPr="00453C31">
      <w:rPr>
        <w:rFonts w:hint="cs"/>
        <w:b/>
        <w:bCs/>
      </w:rPr>
      <w:instrText>MERGEFORMAT</w:instrText>
    </w:r>
    <w:r w:rsidRPr="00453C31">
      <w:rPr>
        <w:b/>
        <w:bCs/>
      </w:rPr>
      <w:instrText xml:space="preserve"> </w:instrText>
    </w:r>
    <w:r w:rsidRPr="00453C31">
      <w:rPr>
        <w:b/>
        <w:bCs/>
        <w:rtl/>
      </w:rPr>
      <w:fldChar w:fldCharType="separate"/>
    </w:r>
    <w:r w:rsidR="00950534">
      <w:rPr>
        <w:b/>
        <w:bCs/>
        <w:noProof/>
        <w:rtl/>
      </w:rPr>
      <w:t>כה.</w:t>
    </w:r>
    <w:r w:rsidRPr="00453C31">
      <w:rPr>
        <w:b/>
        <w:bCs/>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3EB2"/>
    <w:multiLevelType w:val="hybridMultilevel"/>
    <w:tmpl w:val="AC5CDB82"/>
    <w:lvl w:ilvl="0" w:tplc="99280F88">
      <w:start w:val="2"/>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445FD"/>
    <w:multiLevelType w:val="hybridMultilevel"/>
    <w:tmpl w:val="4C0CD36A"/>
    <w:lvl w:ilvl="0" w:tplc="1D8E2974">
      <w:start w:val="2"/>
      <w:numFmt w:val="bullet"/>
      <w:pStyle w:val="a"/>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33B2A"/>
    <w:multiLevelType w:val="hybridMultilevel"/>
    <w:tmpl w:val="C352A0F4"/>
    <w:lvl w:ilvl="0" w:tplc="BA96B59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66682E"/>
    <w:multiLevelType w:val="hybridMultilevel"/>
    <w:tmpl w:val="E0E44EE4"/>
    <w:lvl w:ilvl="0" w:tplc="5C8E22A8">
      <w:start w:val="4"/>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920025"/>
    <w:multiLevelType w:val="hybridMultilevel"/>
    <w:tmpl w:val="238E84D4"/>
    <w:lvl w:ilvl="0" w:tplc="9D9269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D5C3AEE"/>
    <w:multiLevelType w:val="hybridMultilevel"/>
    <w:tmpl w:val="53600844"/>
    <w:lvl w:ilvl="0" w:tplc="AB38F8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D12F97"/>
    <w:multiLevelType w:val="hybridMultilevel"/>
    <w:tmpl w:val="ED126E88"/>
    <w:lvl w:ilvl="0" w:tplc="D848E5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131F53"/>
    <w:multiLevelType w:val="hybridMultilevel"/>
    <w:tmpl w:val="83DE4094"/>
    <w:lvl w:ilvl="0" w:tplc="35E4E9F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9779D"/>
    <w:multiLevelType w:val="hybridMultilevel"/>
    <w:tmpl w:val="1B7021A2"/>
    <w:lvl w:ilvl="0" w:tplc="1B76C59A">
      <w:numFmt w:val="bullet"/>
      <w:lvlText w:val="-"/>
      <w:lvlJc w:val="left"/>
      <w:pPr>
        <w:ind w:left="720" w:hanging="360"/>
      </w:pPr>
      <w:rPr>
        <w:rFonts w:asciiTheme="minorHAnsi" w:eastAsiaTheme="minorHAnsi" w:hAnsiTheme="minorHAnsi"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0080C"/>
    <w:multiLevelType w:val="hybridMultilevel"/>
    <w:tmpl w:val="BD8E67BC"/>
    <w:lvl w:ilvl="0" w:tplc="1AD009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5A214A"/>
    <w:multiLevelType w:val="hybridMultilevel"/>
    <w:tmpl w:val="F300D142"/>
    <w:lvl w:ilvl="0" w:tplc="9F0ACA7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553D53"/>
    <w:multiLevelType w:val="hybridMultilevel"/>
    <w:tmpl w:val="565C7964"/>
    <w:lvl w:ilvl="0" w:tplc="B33A2E8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5867596">
    <w:abstractNumId w:val="5"/>
  </w:num>
  <w:num w:numId="2" w16cid:durableId="1524830044">
    <w:abstractNumId w:val="9"/>
  </w:num>
  <w:num w:numId="3" w16cid:durableId="1158155694">
    <w:abstractNumId w:val="0"/>
  </w:num>
  <w:num w:numId="4" w16cid:durableId="754395810">
    <w:abstractNumId w:val="2"/>
  </w:num>
  <w:num w:numId="5" w16cid:durableId="1835562833">
    <w:abstractNumId w:val="10"/>
  </w:num>
  <w:num w:numId="6" w16cid:durableId="1034159623">
    <w:abstractNumId w:val="4"/>
  </w:num>
  <w:num w:numId="7" w16cid:durableId="1556434331">
    <w:abstractNumId w:val="6"/>
  </w:num>
  <w:num w:numId="8" w16cid:durableId="859470202">
    <w:abstractNumId w:val="7"/>
  </w:num>
  <w:num w:numId="9" w16cid:durableId="1172450881">
    <w:abstractNumId w:val="1"/>
  </w:num>
  <w:num w:numId="10" w16cid:durableId="334382768">
    <w:abstractNumId w:val="11"/>
  </w:num>
  <w:num w:numId="11" w16cid:durableId="1976831680">
    <w:abstractNumId w:val="12"/>
  </w:num>
  <w:num w:numId="12" w16cid:durableId="1167013061">
    <w:abstractNumId w:val="3"/>
  </w:num>
  <w:num w:numId="13" w16cid:durableId="1002586977">
    <w:abstractNumId w:val="8"/>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flegg">
    <w15:presenceInfo w15:providerId="Windows Live" w15:userId="8d7a79627462e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Changes/>
  <w:zoom w:percent="208"/>
  <w:displayBackgroundShape/>
  <w:hideSpellingErrors/>
  <w:hideGrammaticalErrors/>
  <w:trackRevisions/>
  <w:defaultTabStop w:val="340"/>
  <w:evenAndOddHeaders/>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DA4"/>
    <w:rsid w:val="00000168"/>
    <w:rsid w:val="000003BB"/>
    <w:rsid w:val="00000F0A"/>
    <w:rsid w:val="0000158C"/>
    <w:rsid w:val="00002A62"/>
    <w:rsid w:val="0000571F"/>
    <w:rsid w:val="000060D8"/>
    <w:rsid w:val="00011F40"/>
    <w:rsid w:val="00012647"/>
    <w:rsid w:val="00015101"/>
    <w:rsid w:val="00021310"/>
    <w:rsid w:val="00021CA0"/>
    <w:rsid w:val="00022928"/>
    <w:rsid w:val="00023BF3"/>
    <w:rsid w:val="000247EC"/>
    <w:rsid w:val="00025130"/>
    <w:rsid w:val="00025B2E"/>
    <w:rsid w:val="00026123"/>
    <w:rsid w:val="00027C13"/>
    <w:rsid w:val="000308A4"/>
    <w:rsid w:val="000311BC"/>
    <w:rsid w:val="00031534"/>
    <w:rsid w:val="00031FCC"/>
    <w:rsid w:val="0003242C"/>
    <w:rsid w:val="00032DA1"/>
    <w:rsid w:val="0003435B"/>
    <w:rsid w:val="00035B0C"/>
    <w:rsid w:val="000364A8"/>
    <w:rsid w:val="00037612"/>
    <w:rsid w:val="00037F3B"/>
    <w:rsid w:val="000402C8"/>
    <w:rsid w:val="00044FDC"/>
    <w:rsid w:val="00046611"/>
    <w:rsid w:val="00050581"/>
    <w:rsid w:val="00050E5D"/>
    <w:rsid w:val="000546D7"/>
    <w:rsid w:val="0005618A"/>
    <w:rsid w:val="000563D1"/>
    <w:rsid w:val="0005776F"/>
    <w:rsid w:val="00057B38"/>
    <w:rsid w:val="00062AE8"/>
    <w:rsid w:val="00062B19"/>
    <w:rsid w:val="00064FB8"/>
    <w:rsid w:val="00070196"/>
    <w:rsid w:val="000704D1"/>
    <w:rsid w:val="00070764"/>
    <w:rsid w:val="0007083C"/>
    <w:rsid w:val="00073928"/>
    <w:rsid w:val="00074BD2"/>
    <w:rsid w:val="000756FE"/>
    <w:rsid w:val="00076AEC"/>
    <w:rsid w:val="00076B01"/>
    <w:rsid w:val="00076F17"/>
    <w:rsid w:val="00081C57"/>
    <w:rsid w:val="00082F34"/>
    <w:rsid w:val="00083A0C"/>
    <w:rsid w:val="00084F93"/>
    <w:rsid w:val="0008517B"/>
    <w:rsid w:val="00085E63"/>
    <w:rsid w:val="00085F66"/>
    <w:rsid w:val="00086B97"/>
    <w:rsid w:val="00086EA8"/>
    <w:rsid w:val="00092072"/>
    <w:rsid w:val="00092C04"/>
    <w:rsid w:val="0009420E"/>
    <w:rsid w:val="000958FE"/>
    <w:rsid w:val="00095960"/>
    <w:rsid w:val="0009668A"/>
    <w:rsid w:val="000A0E34"/>
    <w:rsid w:val="000A157F"/>
    <w:rsid w:val="000A2100"/>
    <w:rsid w:val="000A2C32"/>
    <w:rsid w:val="000A3267"/>
    <w:rsid w:val="000A7960"/>
    <w:rsid w:val="000A7B44"/>
    <w:rsid w:val="000B1D60"/>
    <w:rsid w:val="000B2DB0"/>
    <w:rsid w:val="000B360B"/>
    <w:rsid w:val="000B398F"/>
    <w:rsid w:val="000B40E8"/>
    <w:rsid w:val="000B5F7F"/>
    <w:rsid w:val="000B64E5"/>
    <w:rsid w:val="000B7B6A"/>
    <w:rsid w:val="000C21FC"/>
    <w:rsid w:val="000C39E5"/>
    <w:rsid w:val="000C4331"/>
    <w:rsid w:val="000C49FA"/>
    <w:rsid w:val="000C5367"/>
    <w:rsid w:val="000C62A7"/>
    <w:rsid w:val="000C64EC"/>
    <w:rsid w:val="000C64FA"/>
    <w:rsid w:val="000C73DD"/>
    <w:rsid w:val="000D238F"/>
    <w:rsid w:val="000D2E5B"/>
    <w:rsid w:val="000D305C"/>
    <w:rsid w:val="000D5C1C"/>
    <w:rsid w:val="000D7EE0"/>
    <w:rsid w:val="000E08C9"/>
    <w:rsid w:val="000E4449"/>
    <w:rsid w:val="000E4B6A"/>
    <w:rsid w:val="000E6358"/>
    <w:rsid w:val="000E6A0B"/>
    <w:rsid w:val="000E6FC5"/>
    <w:rsid w:val="000F134E"/>
    <w:rsid w:val="000F1E3D"/>
    <w:rsid w:val="000F243B"/>
    <w:rsid w:val="000F24A6"/>
    <w:rsid w:val="000F2710"/>
    <w:rsid w:val="000F403D"/>
    <w:rsid w:val="000F53D4"/>
    <w:rsid w:val="000F5460"/>
    <w:rsid w:val="000F7808"/>
    <w:rsid w:val="000F7D6B"/>
    <w:rsid w:val="00100A66"/>
    <w:rsid w:val="0010269E"/>
    <w:rsid w:val="001066BB"/>
    <w:rsid w:val="00106C0C"/>
    <w:rsid w:val="0010748A"/>
    <w:rsid w:val="00110923"/>
    <w:rsid w:val="001114BE"/>
    <w:rsid w:val="00112F92"/>
    <w:rsid w:val="00113F9E"/>
    <w:rsid w:val="0011408F"/>
    <w:rsid w:val="001142F1"/>
    <w:rsid w:val="00115597"/>
    <w:rsid w:val="00115694"/>
    <w:rsid w:val="00116221"/>
    <w:rsid w:val="00116BD5"/>
    <w:rsid w:val="00120A54"/>
    <w:rsid w:val="00125C36"/>
    <w:rsid w:val="001300C0"/>
    <w:rsid w:val="00130958"/>
    <w:rsid w:val="0013167D"/>
    <w:rsid w:val="0013268E"/>
    <w:rsid w:val="00132C08"/>
    <w:rsid w:val="00135227"/>
    <w:rsid w:val="00135880"/>
    <w:rsid w:val="001403F2"/>
    <w:rsid w:val="00141810"/>
    <w:rsid w:val="00143103"/>
    <w:rsid w:val="0014701E"/>
    <w:rsid w:val="00150D29"/>
    <w:rsid w:val="00152264"/>
    <w:rsid w:val="00152400"/>
    <w:rsid w:val="001526C3"/>
    <w:rsid w:val="00153858"/>
    <w:rsid w:val="001545D5"/>
    <w:rsid w:val="00156DD3"/>
    <w:rsid w:val="00157A28"/>
    <w:rsid w:val="00157B46"/>
    <w:rsid w:val="00162161"/>
    <w:rsid w:val="0016337A"/>
    <w:rsid w:val="00165DBA"/>
    <w:rsid w:val="00165FBC"/>
    <w:rsid w:val="00166B36"/>
    <w:rsid w:val="00167F24"/>
    <w:rsid w:val="00171BF6"/>
    <w:rsid w:val="001721DC"/>
    <w:rsid w:val="00173D8F"/>
    <w:rsid w:val="00176867"/>
    <w:rsid w:val="001869E4"/>
    <w:rsid w:val="001871C3"/>
    <w:rsid w:val="00187977"/>
    <w:rsid w:val="00187E80"/>
    <w:rsid w:val="001900E5"/>
    <w:rsid w:val="0019058D"/>
    <w:rsid w:val="0019353F"/>
    <w:rsid w:val="00193CB2"/>
    <w:rsid w:val="00196AB6"/>
    <w:rsid w:val="001976C1"/>
    <w:rsid w:val="001A1AC0"/>
    <w:rsid w:val="001A2890"/>
    <w:rsid w:val="001A33AD"/>
    <w:rsid w:val="001A432F"/>
    <w:rsid w:val="001A5B6C"/>
    <w:rsid w:val="001A6791"/>
    <w:rsid w:val="001A67D7"/>
    <w:rsid w:val="001A6FFC"/>
    <w:rsid w:val="001A757B"/>
    <w:rsid w:val="001B0148"/>
    <w:rsid w:val="001B197A"/>
    <w:rsid w:val="001B1B14"/>
    <w:rsid w:val="001B28E6"/>
    <w:rsid w:val="001B405E"/>
    <w:rsid w:val="001B5087"/>
    <w:rsid w:val="001B5223"/>
    <w:rsid w:val="001B6BBF"/>
    <w:rsid w:val="001B70F7"/>
    <w:rsid w:val="001C01D3"/>
    <w:rsid w:val="001C030E"/>
    <w:rsid w:val="001C19EA"/>
    <w:rsid w:val="001C1ABB"/>
    <w:rsid w:val="001C1C8B"/>
    <w:rsid w:val="001C2013"/>
    <w:rsid w:val="001C5788"/>
    <w:rsid w:val="001C60A6"/>
    <w:rsid w:val="001C6B3C"/>
    <w:rsid w:val="001C7BAA"/>
    <w:rsid w:val="001D01EC"/>
    <w:rsid w:val="001D2B14"/>
    <w:rsid w:val="001D2CE4"/>
    <w:rsid w:val="001D4081"/>
    <w:rsid w:val="001D44FE"/>
    <w:rsid w:val="001D5403"/>
    <w:rsid w:val="001D540A"/>
    <w:rsid w:val="001D5824"/>
    <w:rsid w:val="001D601B"/>
    <w:rsid w:val="001D6140"/>
    <w:rsid w:val="001D6E8E"/>
    <w:rsid w:val="001E07F0"/>
    <w:rsid w:val="001E158E"/>
    <w:rsid w:val="001E411B"/>
    <w:rsid w:val="001E4814"/>
    <w:rsid w:val="001E4A58"/>
    <w:rsid w:val="001E6E52"/>
    <w:rsid w:val="001F330B"/>
    <w:rsid w:val="001F3BDF"/>
    <w:rsid w:val="001F3D5F"/>
    <w:rsid w:val="001F5019"/>
    <w:rsid w:val="001F5326"/>
    <w:rsid w:val="001F5864"/>
    <w:rsid w:val="001F6636"/>
    <w:rsid w:val="00202140"/>
    <w:rsid w:val="0020431F"/>
    <w:rsid w:val="00204728"/>
    <w:rsid w:val="002061E6"/>
    <w:rsid w:val="00210754"/>
    <w:rsid w:val="00211C4B"/>
    <w:rsid w:val="002122CF"/>
    <w:rsid w:val="002123D2"/>
    <w:rsid w:val="00213A1D"/>
    <w:rsid w:val="00213B03"/>
    <w:rsid w:val="00214FEE"/>
    <w:rsid w:val="00215C64"/>
    <w:rsid w:val="0021610D"/>
    <w:rsid w:val="002173F6"/>
    <w:rsid w:val="00217B7A"/>
    <w:rsid w:val="00220691"/>
    <w:rsid w:val="0022398C"/>
    <w:rsid w:val="00225E70"/>
    <w:rsid w:val="00226B2C"/>
    <w:rsid w:val="00226C23"/>
    <w:rsid w:val="00230820"/>
    <w:rsid w:val="00232F2D"/>
    <w:rsid w:val="00234C75"/>
    <w:rsid w:val="00234D75"/>
    <w:rsid w:val="002357CF"/>
    <w:rsid w:val="00235888"/>
    <w:rsid w:val="002358C6"/>
    <w:rsid w:val="002362D6"/>
    <w:rsid w:val="00236322"/>
    <w:rsid w:val="00237922"/>
    <w:rsid w:val="0023796A"/>
    <w:rsid w:val="002402FD"/>
    <w:rsid w:val="002406DA"/>
    <w:rsid w:val="002407B8"/>
    <w:rsid w:val="00241C9B"/>
    <w:rsid w:val="00243971"/>
    <w:rsid w:val="00244701"/>
    <w:rsid w:val="0024581B"/>
    <w:rsid w:val="00245C3E"/>
    <w:rsid w:val="002464C5"/>
    <w:rsid w:val="0024766E"/>
    <w:rsid w:val="0025298F"/>
    <w:rsid w:val="00252B01"/>
    <w:rsid w:val="00253237"/>
    <w:rsid w:val="00254367"/>
    <w:rsid w:val="0025482F"/>
    <w:rsid w:val="002553FD"/>
    <w:rsid w:val="00255478"/>
    <w:rsid w:val="00256428"/>
    <w:rsid w:val="00257D66"/>
    <w:rsid w:val="002603E2"/>
    <w:rsid w:val="0026142A"/>
    <w:rsid w:val="002660F4"/>
    <w:rsid w:val="0026794E"/>
    <w:rsid w:val="00270167"/>
    <w:rsid w:val="00270482"/>
    <w:rsid w:val="00271300"/>
    <w:rsid w:val="00275289"/>
    <w:rsid w:val="002762F8"/>
    <w:rsid w:val="00276B89"/>
    <w:rsid w:val="0027722F"/>
    <w:rsid w:val="00280F6D"/>
    <w:rsid w:val="00281F84"/>
    <w:rsid w:val="002825FD"/>
    <w:rsid w:val="002831FF"/>
    <w:rsid w:val="00283478"/>
    <w:rsid w:val="00284151"/>
    <w:rsid w:val="00286A49"/>
    <w:rsid w:val="00286E53"/>
    <w:rsid w:val="002873B5"/>
    <w:rsid w:val="00290806"/>
    <w:rsid w:val="00292C50"/>
    <w:rsid w:val="00293B21"/>
    <w:rsid w:val="00294527"/>
    <w:rsid w:val="0029609D"/>
    <w:rsid w:val="00296D7C"/>
    <w:rsid w:val="002A1799"/>
    <w:rsid w:val="002A1990"/>
    <w:rsid w:val="002A3070"/>
    <w:rsid w:val="002A3504"/>
    <w:rsid w:val="002A37F6"/>
    <w:rsid w:val="002B1114"/>
    <w:rsid w:val="002B357F"/>
    <w:rsid w:val="002B5A68"/>
    <w:rsid w:val="002B5F5D"/>
    <w:rsid w:val="002B6917"/>
    <w:rsid w:val="002B7B82"/>
    <w:rsid w:val="002C00B0"/>
    <w:rsid w:val="002C0347"/>
    <w:rsid w:val="002C2165"/>
    <w:rsid w:val="002C368B"/>
    <w:rsid w:val="002C3B7E"/>
    <w:rsid w:val="002C704D"/>
    <w:rsid w:val="002C7339"/>
    <w:rsid w:val="002D068E"/>
    <w:rsid w:val="002D1A0B"/>
    <w:rsid w:val="002D33AC"/>
    <w:rsid w:val="002D4B11"/>
    <w:rsid w:val="002D63A3"/>
    <w:rsid w:val="002D710F"/>
    <w:rsid w:val="002D757C"/>
    <w:rsid w:val="002E2050"/>
    <w:rsid w:val="002E2927"/>
    <w:rsid w:val="002E4BDC"/>
    <w:rsid w:val="002E4D6A"/>
    <w:rsid w:val="002E4EFB"/>
    <w:rsid w:val="002E5245"/>
    <w:rsid w:val="002F1A5F"/>
    <w:rsid w:val="002F35AF"/>
    <w:rsid w:val="002F37BD"/>
    <w:rsid w:val="002F53A6"/>
    <w:rsid w:val="002F6083"/>
    <w:rsid w:val="00300ED5"/>
    <w:rsid w:val="00301F6E"/>
    <w:rsid w:val="00302037"/>
    <w:rsid w:val="003027B9"/>
    <w:rsid w:val="0030298D"/>
    <w:rsid w:val="00302E46"/>
    <w:rsid w:val="00304181"/>
    <w:rsid w:val="0030600E"/>
    <w:rsid w:val="003068FC"/>
    <w:rsid w:val="00307062"/>
    <w:rsid w:val="003072E3"/>
    <w:rsid w:val="00310F26"/>
    <w:rsid w:val="00315F13"/>
    <w:rsid w:val="00316820"/>
    <w:rsid w:val="0031711E"/>
    <w:rsid w:val="003210F6"/>
    <w:rsid w:val="00322213"/>
    <w:rsid w:val="00326511"/>
    <w:rsid w:val="00326E41"/>
    <w:rsid w:val="00327218"/>
    <w:rsid w:val="003279E9"/>
    <w:rsid w:val="0033389A"/>
    <w:rsid w:val="00335950"/>
    <w:rsid w:val="00335A21"/>
    <w:rsid w:val="003408B6"/>
    <w:rsid w:val="00341843"/>
    <w:rsid w:val="0034397F"/>
    <w:rsid w:val="00343E94"/>
    <w:rsid w:val="003440E2"/>
    <w:rsid w:val="00344429"/>
    <w:rsid w:val="00347218"/>
    <w:rsid w:val="00347A4A"/>
    <w:rsid w:val="00350103"/>
    <w:rsid w:val="0035010D"/>
    <w:rsid w:val="003507CF"/>
    <w:rsid w:val="0035260C"/>
    <w:rsid w:val="00352C0D"/>
    <w:rsid w:val="00352C2D"/>
    <w:rsid w:val="00353F34"/>
    <w:rsid w:val="0035727A"/>
    <w:rsid w:val="003573FF"/>
    <w:rsid w:val="003614E6"/>
    <w:rsid w:val="00362420"/>
    <w:rsid w:val="0036376F"/>
    <w:rsid w:val="00365C2B"/>
    <w:rsid w:val="00370FC5"/>
    <w:rsid w:val="003720C3"/>
    <w:rsid w:val="00372252"/>
    <w:rsid w:val="00373BAA"/>
    <w:rsid w:val="00375D66"/>
    <w:rsid w:val="00375DF8"/>
    <w:rsid w:val="0037668E"/>
    <w:rsid w:val="0038395A"/>
    <w:rsid w:val="003853AE"/>
    <w:rsid w:val="003904D8"/>
    <w:rsid w:val="00391F3C"/>
    <w:rsid w:val="00391F7B"/>
    <w:rsid w:val="00394F31"/>
    <w:rsid w:val="00395CCF"/>
    <w:rsid w:val="00396C0E"/>
    <w:rsid w:val="003A2C5F"/>
    <w:rsid w:val="003A3C9C"/>
    <w:rsid w:val="003A43FB"/>
    <w:rsid w:val="003A6105"/>
    <w:rsid w:val="003A725D"/>
    <w:rsid w:val="003B0531"/>
    <w:rsid w:val="003B0A13"/>
    <w:rsid w:val="003B10E3"/>
    <w:rsid w:val="003B1830"/>
    <w:rsid w:val="003B2303"/>
    <w:rsid w:val="003B5529"/>
    <w:rsid w:val="003B6778"/>
    <w:rsid w:val="003B6BAC"/>
    <w:rsid w:val="003B7EB9"/>
    <w:rsid w:val="003C087D"/>
    <w:rsid w:val="003C1037"/>
    <w:rsid w:val="003C1708"/>
    <w:rsid w:val="003C1CCA"/>
    <w:rsid w:val="003C72F1"/>
    <w:rsid w:val="003C7E66"/>
    <w:rsid w:val="003C7E72"/>
    <w:rsid w:val="003D0E8E"/>
    <w:rsid w:val="003D1993"/>
    <w:rsid w:val="003D3994"/>
    <w:rsid w:val="003D3E27"/>
    <w:rsid w:val="003D5508"/>
    <w:rsid w:val="003D6CA0"/>
    <w:rsid w:val="003D72AE"/>
    <w:rsid w:val="003E1183"/>
    <w:rsid w:val="003E2C5D"/>
    <w:rsid w:val="003E5493"/>
    <w:rsid w:val="003E6339"/>
    <w:rsid w:val="003E731D"/>
    <w:rsid w:val="003F12B8"/>
    <w:rsid w:val="003F380F"/>
    <w:rsid w:val="003F45AF"/>
    <w:rsid w:val="003F57E7"/>
    <w:rsid w:val="003F7079"/>
    <w:rsid w:val="003F770C"/>
    <w:rsid w:val="003F7B20"/>
    <w:rsid w:val="004012E9"/>
    <w:rsid w:val="00401830"/>
    <w:rsid w:val="004030C9"/>
    <w:rsid w:val="00403113"/>
    <w:rsid w:val="004037E3"/>
    <w:rsid w:val="004044EE"/>
    <w:rsid w:val="00404CD0"/>
    <w:rsid w:val="00405311"/>
    <w:rsid w:val="00411BE6"/>
    <w:rsid w:val="00413248"/>
    <w:rsid w:val="0041393B"/>
    <w:rsid w:val="00413E99"/>
    <w:rsid w:val="00416B6C"/>
    <w:rsid w:val="00421668"/>
    <w:rsid w:val="00423A90"/>
    <w:rsid w:val="004240E5"/>
    <w:rsid w:val="00424E00"/>
    <w:rsid w:val="00424EDA"/>
    <w:rsid w:val="004304D4"/>
    <w:rsid w:val="00431ADF"/>
    <w:rsid w:val="00432268"/>
    <w:rsid w:val="00433151"/>
    <w:rsid w:val="00433B6E"/>
    <w:rsid w:val="004340BE"/>
    <w:rsid w:val="00435DCE"/>
    <w:rsid w:val="0043606D"/>
    <w:rsid w:val="00436140"/>
    <w:rsid w:val="0043687E"/>
    <w:rsid w:val="004400E0"/>
    <w:rsid w:val="0044030A"/>
    <w:rsid w:val="0044244F"/>
    <w:rsid w:val="00443BC5"/>
    <w:rsid w:val="004444D1"/>
    <w:rsid w:val="004445E0"/>
    <w:rsid w:val="004467D8"/>
    <w:rsid w:val="00452155"/>
    <w:rsid w:val="00452875"/>
    <w:rsid w:val="004530DC"/>
    <w:rsid w:val="0045665E"/>
    <w:rsid w:val="0045668A"/>
    <w:rsid w:val="00461FA2"/>
    <w:rsid w:val="004622B3"/>
    <w:rsid w:val="00465115"/>
    <w:rsid w:val="00465824"/>
    <w:rsid w:val="00470DFD"/>
    <w:rsid w:val="00470E9E"/>
    <w:rsid w:val="00472264"/>
    <w:rsid w:val="00475222"/>
    <w:rsid w:val="00477147"/>
    <w:rsid w:val="004810A2"/>
    <w:rsid w:val="00481C6B"/>
    <w:rsid w:val="00482227"/>
    <w:rsid w:val="00483DA8"/>
    <w:rsid w:val="00491B3D"/>
    <w:rsid w:val="004950A6"/>
    <w:rsid w:val="004A0C7B"/>
    <w:rsid w:val="004A1BC6"/>
    <w:rsid w:val="004A217F"/>
    <w:rsid w:val="004A3466"/>
    <w:rsid w:val="004A57AF"/>
    <w:rsid w:val="004A6CFF"/>
    <w:rsid w:val="004A7C5C"/>
    <w:rsid w:val="004B1F37"/>
    <w:rsid w:val="004B366D"/>
    <w:rsid w:val="004B3AE6"/>
    <w:rsid w:val="004B4EB0"/>
    <w:rsid w:val="004B65A9"/>
    <w:rsid w:val="004B7003"/>
    <w:rsid w:val="004C05F1"/>
    <w:rsid w:val="004C0D23"/>
    <w:rsid w:val="004C1E74"/>
    <w:rsid w:val="004C2561"/>
    <w:rsid w:val="004C46DD"/>
    <w:rsid w:val="004C6C3F"/>
    <w:rsid w:val="004C6E4F"/>
    <w:rsid w:val="004C79D3"/>
    <w:rsid w:val="004C7A98"/>
    <w:rsid w:val="004C7B80"/>
    <w:rsid w:val="004D02A3"/>
    <w:rsid w:val="004D530B"/>
    <w:rsid w:val="004D5E86"/>
    <w:rsid w:val="004D66EC"/>
    <w:rsid w:val="004E07A2"/>
    <w:rsid w:val="004E2F33"/>
    <w:rsid w:val="004E3670"/>
    <w:rsid w:val="004E4B57"/>
    <w:rsid w:val="004E4E86"/>
    <w:rsid w:val="004E6F22"/>
    <w:rsid w:val="004F131C"/>
    <w:rsid w:val="004F1942"/>
    <w:rsid w:val="004F4487"/>
    <w:rsid w:val="00500CB1"/>
    <w:rsid w:val="00500D7F"/>
    <w:rsid w:val="005031F9"/>
    <w:rsid w:val="00503BB1"/>
    <w:rsid w:val="00505EA7"/>
    <w:rsid w:val="00506686"/>
    <w:rsid w:val="00507DB9"/>
    <w:rsid w:val="00510C03"/>
    <w:rsid w:val="005113EA"/>
    <w:rsid w:val="00511C9C"/>
    <w:rsid w:val="0051270A"/>
    <w:rsid w:val="00512CC1"/>
    <w:rsid w:val="00513337"/>
    <w:rsid w:val="005156C7"/>
    <w:rsid w:val="0051646B"/>
    <w:rsid w:val="0051659A"/>
    <w:rsid w:val="005200B7"/>
    <w:rsid w:val="00522ED8"/>
    <w:rsid w:val="0052389C"/>
    <w:rsid w:val="0052535D"/>
    <w:rsid w:val="00527130"/>
    <w:rsid w:val="00527AB4"/>
    <w:rsid w:val="00527CDE"/>
    <w:rsid w:val="00531CEA"/>
    <w:rsid w:val="00532770"/>
    <w:rsid w:val="005327C8"/>
    <w:rsid w:val="00532BE1"/>
    <w:rsid w:val="00532DDB"/>
    <w:rsid w:val="0053341B"/>
    <w:rsid w:val="00533A69"/>
    <w:rsid w:val="005353A0"/>
    <w:rsid w:val="0053560A"/>
    <w:rsid w:val="0053768C"/>
    <w:rsid w:val="00541EAD"/>
    <w:rsid w:val="00543860"/>
    <w:rsid w:val="0054454F"/>
    <w:rsid w:val="005447A5"/>
    <w:rsid w:val="005449AF"/>
    <w:rsid w:val="00544F7C"/>
    <w:rsid w:val="005450AA"/>
    <w:rsid w:val="00545A36"/>
    <w:rsid w:val="00546316"/>
    <w:rsid w:val="005463D0"/>
    <w:rsid w:val="00547F68"/>
    <w:rsid w:val="00551453"/>
    <w:rsid w:val="005522C1"/>
    <w:rsid w:val="00553A9C"/>
    <w:rsid w:val="00554FB2"/>
    <w:rsid w:val="00555172"/>
    <w:rsid w:val="005576F9"/>
    <w:rsid w:val="00557CB9"/>
    <w:rsid w:val="00561EDD"/>
    <w:rsid w:val="00563B81"/>
    <w:rsid w:val="0056475A"/>
    <w:rsid w:val="00565633"/>
    <w:rsid w:val="00566A8E"/>
    <w:rsid w:val="00566BFD"/>
    <w:rsid w:val="00567455"/>
    <w:rsid w:val="00571427"/>
    <w:rsid w:val="00571693"/>
    <w:rsid w:val="00571A5C"/>
    <w:rsid w:val="00571E2E"/>
    <w:rsid w:val="00571E9D"/>
    <w:rsid w:val="005722AA"/>
    <w:rsid w:val="00572678"/>
    <w:rsid w:val="0057284B"/>
    <w:rsid w:val="0057380B"/>
    <w:rsid w:val="005752CC"/>
    <w:rsid w:val="0057580E"/>
    <w:rsid w:val="00575A26"/>
    <w:rsid w:val="00576E41"/>
    <w:rsid w:val="005779AF"/>
    <w:rsid w:val="0058020F"/>
    <w:rsid w:val="0058350F"/>
    <w:rsid w:val="0058579B"/>
    <w:rsid w:val="005905DE"/>
    <w:rsid w:val="00590B02"/>
    <w:rsid w:val="0059117A"/>
    <w:rsid w:val="00593812"/>
    <w:rsid w:val="00593BF8"/>
    <w:rsid w:val="005974F8"/>
    <w:rsid w:val="005A1050"/>
    <w:rsid w:val="005A5977"/>
    <w:rsid w:val="005A617B"/>
    <w:rsid w:val="005B13AB"/>
    <w:rsid w:val="005B2632"/>
    <w:rsid w:val="005B4547"/>
    <w:rsid w:val="005B6F78"/>
    <w:rsid w:val="005B7E63"/>
    <w:rsid w:val="005C1A55"/>
    <w:rsid w:val="005C28D1"/>
    <w:rsid w:val="005C2E1D"/>
    <w:rsid w:val="005D0CED"/>
    <w:rsid w:val="005D269C"/>
    <w:rsid w:val="005D3F47"/>
    <w:rsid w:val="005D5118"/>
    <w:rsid w:val="005D51FB"/>
    <w:rsid w:val="005D69EA"/>
    <w:rsid w:val="005E0764"/>
    <w:rsid w:val="005E21F5"/>
    <w:rsid w:val="005E568E"/>
    <w:rsid w:val="005E57A2"/>
    <w:rsid w:val="005E59C1"/>
    <w:rsid w:val="005F223B"/>
    <w:rsid w:val="005F2E05"/>
    <w:rsid w:val="005F50B8"/>
    <w:rsid w:val="005F563E"/>
    <w:rsid w:val="005F5864"/>
    <w:rsid w:val="00600200"/>
    <w:rsid w:val="00600A4E"/>
    <w:rsid w:val="006047B5"/>
    <w:rsid w:val="00604C64"/>
    <w:rsid w:val="006057E3"/>
    <w:rsid w:val="0060595B"/>
    <w:rsid w:val="00605BB3"/>
    <w:rsid w:val="006061DD"/>
    <w:rsid w:val="0060738E"/>
    <w:rsid w:val="006073F1"/>
    <w:rsid w:val="00607556"/>
    <w:rsid w:val="00610E95"/>
    <w:rsid w:val="00611A4F"/>
    <w:rsid w:val="00615DF5"/>
    <w:rsid w:val="00616644"/>
    <w:rsid w:val="006222D7"/>
    <w:rsid w:val="0062236C"/>
    <w:rsid w:val="00622E94"/>
    <w:rsid w:val="00623B97"/>
    <w:rsid w:val="00627E4A"/>
    <w:rsid w:val="00627F97"/>
    <w:rsid w:val="00627FB4"/>
    <w:rsid w:val="00630FF3"/>
    <w:rsid w:val="00631C70"/>
    <w:rsid w:val="00632C57"/>
    <w:rsid w:val="00632F92"/>
    <w:rsid w:val="006345D9"/>
    <w:rsid w:val="00640D51"/>
    <w:rsid w:val="00640E35"/>
    <w:rsid w:val="00641137"/>
    <w:rsid w:val="00641301"/>
    <w:rsid w:val="0064231D"/>
    <w:rsid w:val="0064239E"/>
    <w:rsid w:val="0064321D"/>
    <w:rsid w:val="00643E14"/>
    <w:rsid w:val="00644964"/>
    <w:rsid w:val="00644A96"/>
    <w:rsid w:val="00644ACC"/>
    <w:rsid w:val="00645A91"/>
    <w:rsid w:val="00645C87"/>
    <w:rsid w:val="0064603D"/>
    <w:rsid w:val="00650930"/>
    <w:rsid w:val="00651458"/>
    <w:rsid w:val="00651990"/>
    <w:rsid w:val="006531B6"/>
    <w:rsid w:val="006542AA"/>
    <w:rsid w:val="0065593E"/>
    <w:rsid w:val="00655A62"/>
    <w:rsid w:val="00655D51"/>
    <w:rsid w:val="0065674F"/>
    <w:rsid w:val="006568FA"/>
    <w:rsid w:val="00662D05"/>
    <w:rsid w:val="00665975"/>
    <w:rsid w:val="00666BCD"/>
    <w:rsid w:val="006704E3"/>
    <w:rsid w:val="00670831"/>
    <w:rsid w:val="00671064"/>
    <w:rsid w:val="00673A13"/>
    <w:rsid w:val="0067439C"/>
    <w:rsid w:val="00681854"/>
    <w:rsid w:val="00683626"/>
    <w:rsid w:val="0068489D"/>
    <w:rsid w:val="00684A31"/>
    <w:rsid w:val="00686C1D"/>
    <w:rsid w:val="00691AB3"/>
    <w:rsid w:val="00691DA6"/>
    <w:rsid w:val="00691F95"/>
    <w:rsid w:val="00693830"/>
    <w:rsid w:val="006941EB"/>
    <w:rsid w:val="0069497F"/>
    <w:rsid w:val="00695D0F"/>
    <w:rsid w:val="00697CBC"/>
    <w:rsid w:val="006A20E2"/>
    <w:rsid w:val="006A2BB5"/>
    <w:rsid w:val="006A4DBB"/>
    <w:rsid w:val="006B2590"/>
    <w:rsid w:val="006B2876"/>
    <w:rsid w:val="006B46BA"/>
    <w:rsid w:val="006B7F8D"/>
    <w:rsid w:val="006C117A"/>
    <w:rsid w:val="006C2CB5"/>
    <w:rsid w:val="006C3138"/>
    <w:rsid w:val="006C4D35"/>
    <w:rsid w:val="006C4E2C"/>
    <w:rsid w:val="006C52B4"/>
    <w:rsid w:val="006C53AB"/>
    <w:rsid w:val="006C6F18"/>
    <w:rsid w:val="006C7C6A"/>
    <w:rsid w:val="006D0080"/>
    <w:rsid w:val="006D127F"/>
    <w:rsid w:val="006D2958"/>
    <w:rsid w:val="006D2FA2"/>
    <w:rsid w:val="006D4086"/>
    <w:rsid w:val="006D4506"/>
    <w:rsid w:val="006E1F69"/>
    <w:rsid w:val="006E22C2"/>
    <w:rsid w:val="006E25E0"/>
    <w:rsid w:val="006E2A81"/>
    <w:rsid w:val="006E3BDC"/>
    <w:rsid w:val="006E3F70"/>
    <w:rsid w:val="006E4E87"/>
    <w:rsid w:val="006E7E14"/>
    <w:rsid w:val="006F125E"/>
    <w:rsid w:val="006F304B"/>
    <w:rsid w:val="006F4E35"/>
    <w:rsid w:val="006F53A6"/>
    <w:rsid w:val="006F5497"/>
    <w:rsid w:val="006F6D79"/>
    <w:rsid w:val="006F7AA8"/>
    <w:rsid w:val="00704363"/>
    <w:rsid w:val="007047DB"/>
    <w:rsid w:val="007074FF"/>
    <w:rsid w:val="00707E78"/>
    <w:rsid w:val="00712444"/>
    <w:rsid w:val="007159A2"/>
    <w:rsid w:val="00715E9A"/>
    <w:rsid w:val="00717437"/>
    <w:rsid w:val="00717AA4"/>
    <w:rsid w:val="00721ADD"/>
    <w:rsid w:val="007230CB"/>
    <w:rsid w:val="00723282"/>
    <w:rsid w:val="007233AE"/>
    <w:rsid w:val="00724458"/>
    <w:rsid w:val="00725A30"/>
    <w:rsid w:val="00730E16"/>
    <w:rsid w:val="00731BB6"/>
    <w:rsid w:val="00731EF0"/>
    <w:rsid w:val="00732A37"/>
    <w:rsid w:val="00733A1D"/>
    <w:rsid w:val="00734692"/>
    <w:rsid w:val="0073476E"/>
    <w:rsid w:val="00735714"/>
    <w:rsid w:val="007368BB"/>
    <w:rsid w:val="00737097"/>
    <w:rsid w:val="00737FCD"/>
    <w:rsid w:val="00741171"/>
    <w:rsid w:val="007416CA"/>
    <w:rsid w:val="00743407"/>
    <w:rsid w:val="0074414B"/>
    <w:rsid w:val="00744B1A"/>
    <w:rsid w:val="0074562B"/>
    <w:rsid w:val="00746467"/>
    <w:rsid w:val="007475B3"/>
    <w:rsid w:val="007501EC"/>
    <w:rsid w:val="00754779"/>
    <w:rsid w:val="00754BBF"/>
    <w:rsid w:val="00755562"/>
    <w:rsid w:val="00755577"/>
    <w:rsid w:val="00756EDC"/>
    <w:rsid w:val="007577E0"/>
    <w:rsid w:val="00763796"/>
    <w:rsid w:val="00765FF1"/>
    <w:rsid w:val="0076612A"/>
    <w:rsid w:val="0076771A"/>
    <w:rsid w:val="007703E4"/>
    <w:rsid w:val="00770D3E"/>
    <w:rsid w:val="00772A10"/>
    <w:rsid w:val="00774556"/>
    <w:rsid w:val="007779B5"/>
    <w:rsid w:val="007827D1"/>
    <w:rsid w:val="00784566"/>
    <w:rsid w:val="007857BC"/>
    <w:rsid w:val="007864AD"/>
    <w:rsid w:val="00787097"/>
    <w:rsid w:val="00792F0E"/>
    <w:rsid w:val="00792FF0"/>
    <w:rsid w:val="007933DF"/>
    <w:rsid w:val="00794C4F"/>
    <w:rsid w:val="007976D7"/>
    <w:rsid w:val="007A0C14"/>
    <w:rsid w:val="007A19E0"/>
    <w:rsid w:val="007A27C4"/>
    <w:rsid w:val="007A2E3F"/>
    <w:rsid w:val="007A6E2C"/>
    <w:rsid w:val="007B0003"/>
    <w:rsid w:val="007B150C"/>
    <w:rsid w:val="007B2E54"/>
    <w:rsid w:val="007B4CF4"/>
    <w:rsid w:val="007B60AC"/>
    <w:rsid w:val="007B6471"/>
    <w:rsid w:val="007C0A97"/>
    <w:rsid w:val="007C1576"/>
    <w:rsid w:val="007C2877"/>
    <w:rsid w:val="007C32F9"/>
    <w:rsid w:val="007C3991"/>
    <w:rsid w:val="007C3ABE"/>
    <w:rsid w:val="007C3F40"/>
    <w:rsid w:val="007C4A40"/>
    <w:rsid w:val="007C5074"/>
    <w:rsid w:val="007C694D"/>
    <w:rsid w:val="007D1BFA"/>
    <w:rsid w:val="007D30FE"/>
    <w:rsid w:val="007D3E06"/>
    <w:rsid w:val="007E0149"/>
    <w:rsid w:val="007E10C9"/>
    <w:rsid w:val="007E19ED"/>
    <w:rsid w:val="007E39E8"/>
    <w:rsid w:val="007E47FF"/>
    <w:rsid w:val="007E600D"/>
    <w:rsid w:val="007E7033"/>
    <w:rsid w:val="007F1514"/>
    <w:rsid w:val="007F229C"/>
    <w:rsid w:val="007F334E"/>
    <w:rsid w:val="007F3B3F"/>
    <w:rsid w:val="007F629B"/>
    <w:rsid w:val="007F6452"/>
    <w:rsid w:val="008008D6"/>
    <w:rsid w:val="00801351"/>
    <w:rsid w:val="00801689"/>
    <w:rsid w:val="00801690"/>
    <w:rsid w:val="00803584"/>
    <w:rsid w:val="00804327"/>
    <w:rsid w:val="00805336"/>
    <w:rsid w:val="00810170"/>
    <w:rsid w:val="00811CA2"/>
    <w:rsid w:val="008136A4"/>
    <w:rsid w:val="00814C65"/>
    <w:rsid w:val="00814F60"/>
    <w:rsid w:val="00814FEB"/>
    <w:rsid w:val="00817F41"/>
    <w:rsid w:val="0082088D"/>
    <w:rsid w:val="00822271"/>
    <w:rsid w:val="00823F85"/>
    <w:rsid w:val="00824319"/>
    <w:rsid w:val="008252B8"/>
    <w:rsid w:val="00825F77"/>
    <w:rsid w:val="00827434"/>
    <w:rsid w:val="00832994"/>
    <w:rsid w:val="00832F16"/>
    <w:rsid w:val="00833728"/>
    <w:rsid w:val="00833A4E"/>
    <w:rsid w:val="008340F4"/>
    <w:rsid w:val="00834DA4"/>
    <w:rsid w:val="00835059"/>
    <w:rsid w:val="0083557E"/>
    <w:rsid w:val="00835B5F"/>
    <w:rsid w:val="00836C65"/>
    <w:rsid w:val="008371F9"/>
    <w:rsid w:val="0084040F"/>
    <w:rsid w:val="0084067A"/>
    <w:rsid w:val="00842DAE"/>
    <w:rsid w:val="00843148"/>
    <w:rsid w:val="008443E2"/>
    <w:rsid w:val="00844992"/>
    <w:rsid w:val="0084554F"/>
    <w:rsid w:val="008457D9"/>
    <w:rsid w:val="00845BB1"/>
    <w:rsid w:val="00846341"/>
    <w:rsid w:val="00852694"/>
    <w:rsid w:val="00854CC9"/>
    <w:rsid w:val="0085518F"/>
    <w:rsid w:val="00855525"/>
    <w:rsid w:val="00861AD3"/>
    <w:rsid w:val="00861B56"/>
    <w:rsid w:val="00861F3C"/>
    <w:rsid w:val="0086290B"/>
    <w:rsid w:val="0087009F"/>
    <w:rsid w:val="008702C3"/>
    <w:rsid w:val="0087073C"/>
    <w:rsid w:val="00872B76"/>
    <w:rsid w:val="00873DF8"/>
    <w:rsid w:val="008750E7"/>
    <w:rsid w:val="008758B0"/>
    <w:rsid w:val="00875C35"/>
    <w:rsid w:val="0088048A"/>
    <w:rsid w:val="00880734"/>
    <w:rsid w:val="00880DE7"/>
    <w:rsid w:val="00880E9E"/>
    <w:rsid w:val="00880EF8"/>
    <w:rsid w:val="00881BE5"/>
    <w:rsid w:val="00881CF3"/>
    <w:rsid w:val="00884973"/>
    <w:rsid w:val="0088517A"/>
    <w:rsid w:val="00886455"/>
    <w:rsid w:val="008872C5"/>
    <w:rsid w:val="00890DDF"/>
    <w:rsid w:val="00892C62"/>
    <w:rsid w:val="00892FAC"/>
    <w:rsid w:val="00895415"/>
    <w:rsid w:val="0089766B"/>
    <w:rsid w:val="00897A65"/>
    <w:rsid w:val="008A0596"/>
    <w:rsid w:val="008A0B3D"/>
    <w:rsid w:val="008A43E1"/>
    <w:rsid w:val="008A4409"/>
    <w:rsid w:val="008A4A16"/>
    <w:rsid w:val="008A7B6A"/>
    <w:rsid w:val="008B105D"/>
    <w:rsid w:val="008B11A2"/>
    <w:rsid w:val="008B3B4C"/>
    <w:rsid w:val="008B5500"/>
    <w:rsid w:val="008B5FD7"/>
    <w:rsid w:val="008B6CD9"/>
    <w:rsid w:val="008B759F"/>
    <w:rsid w:val="008B76B3"/>
    <w:rsid w:val="008B7B65"/>
    <w:rsid w:val="008C12BB"/>
    <w:rsid w:val="008C4507"/>
    <w:rsid w:val="008C4BB9"/>
    <w:rsid w:val="008C5192"/>
    <w:rsid w:val="008C614C"/>
    <w:rsid w:val="008C7868"/>
    <w:rsid w:val="008D132B"/>
    <w:rsid w:val="008D192A"/>
    <w:rsid w:val="008D1A57"/>
    <w:rsid w:val="008D3D9B"/>
    <w:rsid w:val="008D3F20"/>
    <w:rsid w:val="008D40E3"/>
    <w:rsid w:val="008D713D"/>
    <w:rsid w:val="008D7A44"/>
    <w:rsid w:val="008E0588"/>
    <w:rsid w:val="008E0BCD"/>
    <w:rsid w:val="008E34DB"/>
    <w:rsid w:val="008E5258"/>
    <w:rsid w:val="008E5FA4"/>
    <w:rsid w:val="008E5FB0"/>
    <w:rsid w:val="008F02FF"/>
    <w:rsid w:val="008F268A"/>
    <w:rsid w:val="008F41B4"/>
    <w:rsid w:val="008F435E"/>
    <w:rsid w:val="008F5C23"/>
    <w:rsid w:val="008F6D0A"/>
    <w:rsid w:val="008F6DFB"/>
    <w:rsid w:val="008F78FF"/>
    <w:rsid w:val="009009D7"/>
    <w:rsid w:val="00900D7E"/>
    <w:rsid w:val="009017F9"/>
    <w:rsid w:val="00903DDC"/>
    <w:rsid w:val="00903FC3"/>
    <w:rsid w:val="009046D1"/>
    <w:rsid w:val="00905FA2"/>
    <w:rsid w:val="00907B18"/>
    <w:rsid w:val="00914218"/>
    <w:rsid w:val="0091567B"/>
    <w:rsid w:val="0091739D"/>
    <w:rsid w:val="00917E9F"/>
    <w:rsid w:val="009206BA"/>
    <w:rsid w:val="009212F7"/>
    <w:rsid w:val="009262BE"/>
    <w:rsid w:val="00926345"/>
    <w:rsid w:val="00926AE1"/>
    <w:rsid w:val="00926E20"/>
    <w:rsid w:val="0092705F"/>
    <w:rsid w:val="00930073"/>
    <w:rsid w:val="009303A7"/>
    <w:rsid w:val="0093082C"/>
    <w:rsid w:val="0093108E"/>
    <w:rsid w:val="00932536"/>
    <w:rsid w:val="00933C77"/>
    <w:rsid w:val="00933CC6"/>
    <w:rsid w:val="00934126"/>
    <w:rsid w:val="00935060"/>
    <w:rsid w:val="0094226E"/>
    <w:rsid w:val="009423B8"/>
    <w:rsid w:val="00950534"/>
    <w:rsid w:val="00951024"/>
    <w:rsid w:val="00954613"/>
    <w:rsid w:val="009653CF"/>
    <w:rsid w:val="00967011"/>
    <w:rsid w:val="00970EF3"/>
    <w:rsid w:val="00971C90"/>
    <w:rsid w:val="00973259"/>
    <w:rsid w:val="00974963"/>
    <w:rsid w:val="009828FF"/>
    <w:rsid w:val="00984752"/>
    <w:rsid w:val="00984FA4"/>
    <w:rsid w:val="00986F11"/>
    <w:rsid w:val="0098708C"/>
    <w:rsid w:val="00994662"/>
    <w:rsid w:val="009962C1"/>
    <w:rsid w:val="00996B04"/>
    <w:rsid w:val="009A1E05"/>
    <w:rsid w:val="009A2E73"/>
    <w:rsid w:val="009A3D0C"/>
    <w:rsid w:val="009A512C"/>
    <w:rsid w:val="009A5148"/>
    <w:rsid w:val="009A64DC"/>
    <w:rsid w:val="009A6963"/>
    <w:rsid w:val="009A7971"/>
    <w:rsid w:val="009B0EAD"/>
    <w:rsid w:val="009B1648"/>
    <w:rsid w:val="009B1D73"/>
    <w:rsid w:val="009B2A17"/>
    <w:rsid w:val="009B2CD3"/>
    <w:rsid w:val="009B3414"/>
    <w:rsid w:val="009C0567"/>
    <w:rsid w:val="009C1221"/>
    <w:rsid w:val="009C3937"/>
    <w:rsid w:val="009C4AE6"/>
    <w:rsid w:val="009C5E42"/>
    <w:rsid w:val="009C6CA9"/>
    <w:rsid w:val="009C75B1"/>
    <w:rsid w:val="009C7AA5"/>
    <w:rsid w:val="009D0009"/>
    <w:rsid w:val="009D101E"/>
    <w:rsid w:val="009D1678"/>
    <w:rsid w:val="009D2B19"/>
    <w:rsid w:val="009D4260"/>
    <w:rsid w:val="009D68EF"/>
    <w:rsid w:val="009D747C"/>
    <w:rsid w:val="009E0B26"/>
    <w:rsid w:val="009E1691"/>
    <w:rsid w:val="009E2AB7"/>
    <w:rsid w:val="009E2B79"/>
    <w:rsid w:val="009E3897"/>
    <w:rsid w:val="009E5864"/>
    <w:rsid w:val="009F0183"/>
    <w:rsid w:val="009F0B17"/>
    <w:rsid w:val="009F103B"/>
    <w:rsid w:val="009F3878"/>
    <w:rsid w:val="009F3C07"/>
    <w:rsid w:val="009F44D8"/>
    <w:rsid w:val="009F5868"/>
    <w:rsid w:val="009F5B83"/>
    <w:rsid w:val="009F6EBB"/>
    <w:rsid w:val="009F73ED"/>
    <w:rsid w:val="009F7858"/>
    <w:rsid w:val="009F7E1C"/>
    <w:rsid w:val="00A016E8"/>
    <w:rsid w:val="00A045FB"/>
    <w:rsid w:val="00A04DEC"/>
    <w:rsid w:val="00A053D6"/>
    <w:rsid w:val="00A05556"/>
    <w:rsid w:val="00A062C1"/>
    <w:rsid w:val="00A10761"/>
    <w:rsid w:val="00A1192C"/>
    <w:rsid w:val="00A123AA"/>
    <w:rsid w:val="00A15176"/>
    <w:rsid w:val="00A15EBF"/>
    <w:rsid w:val="00A2025F"/>
    <w:rsid w:val="00A20C2E"/>
    <w:rsid w:val="00A22177"/>
    <w:rsid w:val="00A24702"/>
    <w:rsid w:val="00A25241"/>
    <w:rsid w:val="00A252EE"/>
    <w:rsid w:val="00A25DC0"/>
    <w:rsid w:val="00A27DF9"/>
    <w:rsid w:val="00A30F8C"/>
    <w:rsid w:val="00A3125B"/>
    <w:rsid w:val="00A3321D"/>
    <w:rsid w:val="00A3339F"/>
    <w:rsid w:val="00A33DC4"/>
    <w:rsid w:val="00A3427E"/>
    <w:rsid w:val="00A34D60"/>
    <w:rsid w:val="00A34F81"/>
    <w:rsid w:val="00A36191"/>
    <w:rsid w:val="00A36F7F"/>
    <w:rsid w:val="00A36FCD"/>
    <w:rsid w:val="00A40496"/>
    <w:rsid w:val="00A40CD2"/>
    <w:rsid w:val="00A4225A"/>
    <w:rsid w:val="00A43D09"/>
    <w:rsid w:val="00A43F31"/>
    <w:rsid w:val="00A442C0"/>
    <w:rsid w:val="00A44898"/>
    <w:rsid w:val="00A45080"/>
    <w:rsid w:val="00A468D0"/>
    <w:rsid w:val="00A47955"/>
    <w:rsid w:val="00A52453"/>
    <w:rsid w:val="00A52C26"/>
    <w:rsid w:val="00A54EDB"/>
    <w:rsid w:val="00A6003D"/>
    <w:rsid w:val="00A60AD7"/>
    <w:rsid w:val="00A617D7"/>
    <w:rsid w:val="00A620CC"/>
    <w:rsid w:val="00A6455D"/>
    <w:rsid w:val="00A645B6"/>
    <w:rsid w:val="00A64EBB"/>
    <w:rsid w:val="00A655DC"/>
    <w:rsid w:val="00A659C1"/>
    <w:rsid w:val="00A667F5"/>
    <w:rsid w:val="00A66A6B"/>
    <w:rsid w:val="00A6716D"/>
    <w:rsid w:val="00A67616"/>
    <w:rsid w:val="00A709D4"/>
    <w:rsid w:val="00A70CDD"/>
    <w:rsid w:val="00A731E8"/>
    <w:rsid w:val="00A738CB"/>
    <w:rsid w:val="00A73DA2"/>
    <w:rsid w:val="00A7522A"/>
    <w:rsid w:val="00A76236"/>
    <w:rsid w:val="00A76880"/>
    <w:rsid w:val="00A811F6"/>
    <w:rsid w:val="00A813CE"/>
    <w:rsid w:val="00A82066"/>
    <w:rsid w:val="00A828D8"/>
    <w:rsid w:val="00A83D85"/>
    <w:rsid w:val="00A8552F"/>
    <w:rsid w:val="00A8665A"/>
    <w:rsid w:val="00A870E8"/>
    <w:rsid w:val="00A90C35"/>
    <w:rsid w:val="00A91929"/>
    <w:rsid w:val="00A92CB2"/>
    <w:rsid w:val="00A941E0"/>
    <w:rsid w:val="00A9472E"/>
    <w:rsid w:val="00A9609D"/>
    <w:rsid w:val="00A97976"/>
    <w:rsid w:val="00AA0940"/>
    <w:rsid w:val="00AA273F"/>
    <w:rsid w:val="00AA4636"/>
    <w:rsid w:val="00AA7FB1"/>
    <w:rsid w:val="00AA7FF1"/>
    <w:rsid w:val="00AB123C"/>
    <w:rsid w:val="00AB1C78"/>
    <w:rsid w:val="00AB1F82"/>
    <w:rsid w:val="00AB2784"/>
    <w:rsid w:val="00AB53C9"/>
    <w:rsid w:val="00AB62FB"/>
    <w:rsid w:val="00AB6E0E"/>
    <w:rsid w:val="00AC1943"/>
    <w:rsid w:val="00AC1E9A"/>
    <w:rsid w:val="00AC37C9"/>
    <w:rsid w:val="00AC3CD6"/>
    <w:rsid w:val="00AC43C5"/>
    <w:rsid w:val="00AC45AC"/>
    <w:rsid w:val="00AC5AE4"/>
    <w:rsid w:val="00AC72FB"/>
    <w:rsid w:val="00AD070C"/>
    <w:rsid w:val="00AD25D8"/>
    <w:rsid w:val="00AD305F"/>
    <w:rsid w:val="00AD34E0"/>
    <w:rsid w:val="00AD3C3E"/>
    <w:rsid w:val="00AD4FE8"/>
    <w:rsid w:val="00AD5493"/>
    <w:rsid w:val="00AD727D"/>
    <w:rsid w:val="00AE10E3"/>
    <w:rsid w:val="00AE3F82"/>
    <w:rsid w:val="00AE48BC"/>
    <w:rsid w:val="00AE5488"/>
    <w:rsid w:val="00AE5C14"/>
    <w:rsid w:val="00AE7DBB"/>
    <w:rsid w:val="00AF0001"/>
    <w:rsid w:val="00AF15C1"/>
    <w:rsid w:val="00AF2459"/>
    <w:rsid w:val="00AF3A65"/>
    <w:rsid w:val="00AF4035"/>
    <w:rsid w:val="00AF4AF2"/>
    <w:rsid w:val="00AF4D5D"/>
    <w:rsid w:val="00AF5204"/>
    <w:rsid w:val="00AF55FA"/>
    <w:rsid w:val="00AF5FF8"/>
    <w:rsid w:val="00B00C65"/>
    <w:rsid w:val="00B01523"/>
    <w:rsid w:val="00B02E1A"/>
    <w:rsid w:val="00B042A5"/>
    <w:rsid w:val="00B04D29"/>
    <w:rsid w:val="00B04EE2"/>
    <w:rsid w:val="00B05860"/>
    <w:rsid w:val="00B07B50"/>
    <w:rsid w:val="00B10CA2"/>
    <w:rsid w:val="00B10F40"/>
    <w:rsid w:val="00B117BC"/>
    <w:rsid w:val="00B133FB"/>
    <w:rsid w:val="00B14C34"/>
    <w:rsid w:val="00B16493"/>
    <w:rsid w:val="00B2441E"/>
    <w:rsid w:val="00B262AD"/>
    <w:rsid w:val="00B323CF"/>
    <w:rsid w:val="00B3309C"/>
    <w:rsid w:val="00B35F2C"/>
    <w:rsid w:val="00B37ED1"/>
    <w:rsid w:val="00B41861"/>
    <w:rsid w:val="00B429A6"/>
    <w:rsid w:val="00B47E92"/>
    <w:rsid w:val="00B51134"/>
    <w:rsid w:val="00B52146"/>
    <w:rsid w:val="00B528D6"/>
    <w:rsid w:val="00B538AF"/>
    <w:rsid w:val="00B55D3D"/>
    <w:rsid w:val="00B55F81"/>
    <w:rsid w:val="00B60A96"/>
    <w:rsid w:val="00B61192"/>
    <w:rsid w:val="00B61AFD"/>
    <w:rsid w:val="00B62769"/>
    <w:rsid w:val="00B6304A"/>
    <w:rsid w:val="00B64473"/>
    <w:rsid w:val="00B67CB3"/>
    <w:rsid w:val="00B70254"/>
    <w:rsid w:val="00B71933"/>
    <w:rsid w:val="00B72BD5"/>
    <w:rsid w:val="00B73991"/>
    <w:rsid w:val="00B754C0"/>
    <w:rsid w:val="00B75BBC"/>
    <w:rsid w:val="00B7713B"/>
    <w:rsid w:val="00B775C2"/>
    <w:rsid w:val="00B80F87"/>
    <w:rsid w:val="00B81BB9"/>
    <w:rsid w:val="00B8376A"/>
    <w:rsid w:val="00B85E47"/>
    <w:rsid w:val="00B8708B"/>
    <w:rsid w:val="00B87136"/>
    <w:rsid w:val="00B874E6"/>
    <w:rsid w:val="00B90D7C"/>
    <w:rsid w:val="00B9283A"/>
    <w:rsid w:val="00B9629C"/>
    <w:rsid w:val="00B9720C"/>
    <w:rsid w:val="00BA08E1"/>
    <w:rsid w:val="00BA1706"/>
    <w:rsid w:val="00BA34F8"/>
    <w:rsid w:val="00BA3AA9"/>
    <w:rsid w:val="00BA4918"/>
    <w:rsid w:val="00BA71A8"/>
    <w:rsid w:val="00BB1601"/>
    <w:rsid w:val="00BB34AE"/>
    <w:rsid w:val="00BB4CD7"/>
    <w:rsid w:val="00BB4E59"/>
    <w:rsid w:val="00BB5A62"/>
    <w:rsid w:val="00BB5AC6"/>
    <w:rsid w:val="00BB66CA"/>
    <w:rsid w:val="00BC06A3"/>
    <w:rsid w:val="00BC2BDA"/>
    <w:rsid w:val="00BC4E1B"/>
    <w:rsid w:val="00BC6DB5"/>
    <w:rsid w:val="00BC7E64"/>
    <w:rsid w:val="00BD3770"/>
    <w:rsid w:val="00BD49F8"/>
    <w:rsid w:val="00BD4AFB"/>
    <w:rsid w:val="00BD5850"/>
    <w:rsid w:val="00BD6C19"/>
    <w:rsid w:val="00BD7FAA"/>
    <w:rsid w:val="00BE0325"/>
    <w:rsid w:val="00BE04F2"/>
    <w:rsid w:val="00BE0613"/>
    <w:rsid w:val="00BE1DB3"/>
    <w:rsid w:val="00BE4B9A"/>
    <w:rsid w:val="00BE4C9E"/>
    <w:rsid w:val="00BE5F05"/>
    <w:rsid w:val="00BE6936"/>
    <w:rsid w:val="00BE6F72"/>
    <w:rsid w:val="00BE7B31"/>
    <w:rsid w:val="00BF11DA"/>
    <w:rsid w:val="00BF127F"/>
    <w:rsid w:val="00BF14D3"/>
    <w:rsid w:val="00BF21E1"/>
    <w:rsid w:val="00BF251C"/>
    <w:rsid w:val="00BF254A"/>
    <w:rsid w:val="00BF2C51"/>
    <w:rsid w:val="00BF34E2"/>
    <w:rsid w:val="00BF4061"/>
    <w:rsid w:val="00BF6826"/>
    <w:rsid w:val="00BF7BF1"/>
    <w:rsid w:val="00C014C9"/>
    <w:rsid w:val="00C022BF"/>
    <w:rsid w:val="00C05115"/>
    <w:rsid w:val="00C05953"/>
    <w:rsid w:val="00C06FED"/>
    <w:rsid w:val="00C0733F"/>
    <w:rsid w:val="00C07570"/>
    <w:rsid w:val="00C0758F"/>
    <w:rsid w:val="00C07C33"/>
    <w:rsid w:val="00C10F17"/>
    <w:rsid w:val="00C13B09"/>
    <w:rsid w:val="00C14B58"/>
    <w:rsid w:val="00C16216"/>
    <w:rsid w:val="00C170F7"/>
    <w:rsid w:val="00C208D1"/>
    <w:rsid w:val="00C20BD9"/>
    <w:rsid w:val="00C21330"/>
    <w:rsid w:val="00C2136D"/>
    <w:rsid w:val="00C228F1"/>
    <w:rsid w:val="00C2314F"/>
    <w:rsid w:val="00C2463E"/>
    <w:rsid w:val="00C30F74"/>
    <w:rsid w:val="00C322C2"/>
    <w:rsid w:val="00C33F71"/>
    <w:rsid w:val="00C3444F"/>
    <w:rsid w:val="00C35A2C"/>
    <w:rsid w:val="00C366B3"/>
    <w:rsid w:val="00C42678"/>
    <w:rsid w:val="00C451AB"/>
    <w:rsid w:val="00C47762"/>
    <w:rsid w:val="00C47A5E"/>
    <w:rsid w:val="00C47C22"/>
    <w:rsid w:val="00C514BD"/>
    <w:rsid w:val="00C5263B"/>
    <w:rsid w:val="00C53CE9"/>
    <w:rsid w:val="00C5567C"/>
    <w:rsid w:val="00C57C22"/>
    <w:rsid w:val="00C60043"/>
    <w:rsid w:val="00C60582"/>
    <w:rsid w:val="00C630DD"/>
    <w:rsid w:val="00C63E30"/>
    <w:rsid w:val="00C647C7"/>
    <w:rsid w:val="00C65632"/>
    <w:rsid w:val="00C65968"/>
    <w:rsid w:val="00C66E95"/>
    <w:rsid w:val="00C675D6"/>
    <w:rsid w:val="00C67B87"/>
    <w:rsid w:val="00C7013F"/>
    <w:rsid w:val="00C73AD0"/>
    <w:rsid w:val="00C7596C"/>
    <w:rsid w:val="00C75C85"/>
    <w:rsid w:val="00C7790B"/>
    <w:rsid w:val="00C80491"/>
    <w:rsid w:val="00C80779"/>
    <w:rsid w:val="00C81262"/>
    <w:rsid w:val="00C83F7A"/>
    <w:rsid w:val="00C8459D"/>
    <w:rsid w:val="00C85CFD"/>
    <w:rsid w:val="00C94046"/>
    <w:rsid w:val="00C94E8B"/>
    <w:rsid w:val="00C95016"/>
    <w:rsid w:val="00C966DB"/>
    <w:rsid w:val="00C96C37"/>
    <w:rsid w:val="00C97108"/>
    <w:rsid w:val="00C976FF"/>
    <w:rsid w:val="00CA0EF3"/>
    <w:rsid w:val="00CA203A"/>
    <w:rsid w:val="00CA2676"/>
    <w:rsid w:val="00CA43B0"/>
    <w:rsid w:val="00CA4C2B"/>
    <w:rsid w:val="00CA5808"/>
    <w:rsid w:val="00CA5F12"/>
    <w:rsid w:val="00CA61DF"/>
    <w:rsid w:val="00CB03F3"/>
    <w:rsid w:val="00CB101C"/>
    <w:rsid w:val="00CB1B1C"/>
    <w:rsid w:val="00CB1E89"/>
    <w:rsid w:val="00CB2E4F"/>
    <w:rsid w:val="00CB2F17"/>
    <w:rsid w:val="00CB3F2B"/>
    <w:rsid w:val="00CB3F3E"/>
    <w:rsid w:val="00CB40BD"/>
    <w:rsid w:val="00CB689B"/>
    <w:rsid w:val="00CB69DC"/>
    <w:rsid w:val="00CB74EB"/>
    <w:rsid w:val="00CC07C8"/>
    <w:rsid w:val="00CC0CA3"/>
    <w:rsid w:val="00CD0966"/>
    <w:rsid w:val="00CD10F5"/>
    <w:rsid w:val="00CD18EA"/>
    <w:rsid w:val="00CD49A5"/>
    <w:rsid w:val="00CD6530"/>
    <w:rsid w:val="00CD7CEA"/>
    <w:rsid w:val="00CE0427"/>
    <w:rsid w:val="00CE0EFF"/>
    <w:rsid w:val="00CE282C"/>
    <w:rsid w:val="00CE3F39"/>
    <w:rsid w:val="00CE41E5"/>
    <w:rsid w:val="00CE4444"/>
    <w:rsid w:val="00CE71EB"/>
    <w:rsid w:val="00CF3D54"/>
    <w:rsid w:val="00CF5E1F"/>
    <w:rsid w:val="00CF6BB9"/>
    <w:rsid w:val="00CF7988"/>
    <w:rsid w:val="00D0037D"/>
    <w:rsid w:val="00D00738"/>
    <w:rsid w:val="00D01AA8"/>
    <w:rsid w:val="00D0256F"/>
    <w:rsid w:val="00D025F3"/>
    <w:rsid w:val="00D0302C"/>
    <w:rsid w:val="00D03EAB"/>
    <w:rsid w:val="00D04A22"/>
    <w:rsid w:val="00D06720"/>
    <w:rsid w:val="00D069DD"/>
    <w:rsid w:val="00D07296"/>
    <w:rsid w:val="00D07980"/>
    <w:rsid w:val="00D11487"/>
    <w:rsid w:val="00D11EC0"/>
    <w:rsid w:val="00D12070"/>
    <w:rsid w:val="00D1234A"/>
    <w:rsid w:val="00D129F9"/>
    <w:rsid w:val="00D13856"/>
    <w:rsid w:val="00D140C9"/>
    <w:rsid w:val="00D17790"/>
    <w:rsid w:val="00D17942"/>
    <w:rsid w:val="00D20CD7"/>
    <w:rsid w:val="00D20D74"/>
    <w:rsid w:val="00D23837"/>
    <w:rsid w:val="00D23B4F"/>
    <w:rsid w:val="00D23BF5"/>
    <w:rsid w:val="00D2436C"/>
    <w:rsid w:val="00D25F87"/>
    <w:rsid w:val="00D276F4"/>
    <w:rsid w:val="00D279FF"/>
    <w:rsid w:val="00D310A8"/>
    <w:rsid w:val="00D32881"/>
    <w:rsid w:val="00D3554F"/>
    <w:rsid w:val="00D36F32"/>
    <w:rsid w:val="00D4061F"/>
    <w:rsid w:val="00D40E88"/>
    <w:rsid w:val="00D42ED9"/>
    <w:rsid w:val="00D43830"/>
    <w:rsid w:val="00D44570"/>
    <w:rsid w:val="00D45E85"/>
    <w:rsid w:val="00D50270"/>
    <w:rsid w:val="00D519A7"/>
    <w:rsid w:val="00D532A4"/>
    <w:rsid w:val="00D5684A"/>
    <w:rsid w:val="00D56C78"/>
    <w:rsid w:val="00D604DC"/>
    <w:rsid w:val="00D60563"/>
    <w:rsid w:val="00D60FFE"/>
    <w:rsid w:val="00D6319C"/>
    <w:rsid w:val="00D644C3"/>
    <w:rsid w:val="00D66AD6"/>
    <w:rsid w:val="00D670DB"/>
    <w:rsid w:val="00D6721C"/>
    <w:rsid w:val="00D674D8"/>
    <w:rsid w:val="00D70519"/>
    <w:rsid w:val="00D71AE3"/>
    <w:rsid w:val="00D72148"/>
    <w:rsid w:val="00D734FC"/>
    <w:rsid w:val="00D73FEB"/>
    <w:rsid w:val="00D74669"/>
    <w:rsid w:val="00D757CB"/>
    <w:rsid w:val="00D76D0B"/>
    <w:rsid w:val="00D809F6"/>
    <w:rsid w:val="00D821E0"/>
    <w:rsid w:val="00D82CEB"/>
    <w:rsid w:val="00D83FE8"/>
    <w:rsid w:val="00D84897"/>
    <w:rsid w:val="00D84FE5"/>
    <w:rsid w:val="00D8580C"/>
    <w:rsid w:val="00D8779E"/>
    <w:rsid w:val="00D93487"/>
    <w:rsid w:val="00D935F7"/>
    <w:rsid w:val="00D938C8"/>
    <w:rsid w:val="00D94BFE"/>
    <w:rsid w:val="00D94C02"/>
    <w:rsid w:val="00D95CEC"/>
    <w:rsid w:val="00DA02D6"/>
    <w:rsid w:val="00DA0529"/>
    <w:rsid w:val="00DA20E5"/>
    <w:rsid w:val="00DA22EF"/>
    <w:rsid w:val="00DA29E7"/>
    <w:rsid w:val="00DA30EE"/>
    <w:rsid w:val="00DA4C72"/>
    <w:rsid w:val="00DB27AA"/>
    <w:rsid w:val="00DB4CC4"/>
    <w:rsid w:val="00DB51C1"/>
    <w:rsid w:val="00DB5245"/>
    <w:rsid w:val="00DB6059"/>
    <w:rsid w:val="00DB7412"/>
    <w:rsid w:val="00DB741E"/>
    <w:rsid w:val="00DC48A1"/>
    <w:rsid w:val="00DC4A9A"/>
    <w:rsid w:val="00DC5086"/>
    <w:rsid w:val="00DC68DE"/>
    <w:rsid w:val="00DD100B"/>
    <w:rsid w:val="00DD1795"/>
    <w:rsid w:val="00DD1BE8"/>
    <w:rsid w:val="00DD26E0"/>
    <w:rsid w:val="00DD470A"/>
    <w:rsid w:val="00DD6CED"/>
    <w:rsid w:val="00DD7481"/>
    <w:rsid w:val="00DD7B7D"/>
    <w:rsid w:val="00DE205C"/>
    <w:rsid w:val="00DE20B4"/>
    <w:rsid w:val="00DE2580"/>
    <w:rsid w:val="00DE5B40"/>
    <w:rsid w:val="00DE5BB0"/>
    <w:rsid w:val="00DE652A"/>
    <w:rsid w:val="00DE684C"/>
    <w:rsid w:val="00DF26C7"/>
    <w:rsid w:val="00DF3782"/>
    <w:rsid w:val="00DF476E"/>
    <w:rsid w:val="00DF5C17"/>
    <w:rsid w:val="00E00753"/>
    <w:rsid w:val="00E02B13"/>
    <w:rsid w:val="00E03B36"/>
    <w:rsid w:val="00E04184"/>
    <w:rsid w:val="00E05373"/>
    <w:rsid w:val="00E05F2A"/>
    <w:rsid w:val="00E07ACF"/>
    <w:rsid w:val="00E10189"/>
    <w:rsid w:val="00E10EDA"/>
    <w:rsid w:val="00E14F62"/>
    <w:rsid w:val="00E17E52"/>
    <w:rsid w:val="00E2101A"/>
    <w:rsid w:val="00E2206C"/>
    <w:rsid w:val="00E2418C"/>
    <w:rsid w:val="00E300B4"/>
    <w:rsid w:val="00E30456"/>
    <w:rsid w:val="00E31481"/>
    <w:rsid w:val="00E314B9"/>
    <w:rsid w:val="00E32721"/>
    <w:rsid w:val="00E356D3"/>
    <w:rsid w:val="00E35B75"/>
    <w:rsid w:val="00E35C96"/>
    <w:rsid w:val="00E3795C"/>
    <w:rsid w:val="00E4028F"/>
    <w:rsid w:val="00E41220"/>
    <w:rsid w:val="00E41A52"/>
    <w:rsid w:val="00E43A3A"/>
    <w:rsid w:val="00E459B7"/>
    <w:rsid w:val="00E45ADA"/>
    <w:rsid w:val="00E46C91"/>
    <w:rsid w:val="00E47A3E"/>
    <w:rsid w:val="00E47E71"/>
    <w:rsid w:val="00E5504D"/>
    <w:rsid w:val="00E5505D"/>
    <w:rsid w:val="00E579BE"/>
    <w:rsid w:val="00E6093C"/>
    <w:rsid w:val="00E60CC6"/>
    <w:rsid w:val="00E673B7"/>
    <w:rsid w:val="00E719A1"/>
    <w:rsid w:val="00E71A0C"/>
    <w:rsid w:val="00E72A43"/>
    <w:rsid w:val="00E732D5"/>
    <w:rsid w:val="00E73ADB"/>
    <w:rsid w:val="00E74AD3"/>
    <w:rsid w:val="00E75915"/>
    <w:rsid w:val="00E75C28"/>
    <w:rsid w:val="00E75ED1"/>
    <w:rsid w:val="00E761C5"/>
    <w:rsid w:val="00E771B8"/>
    <w:rsid w:val="00E805B3"/>
    <w:rsid w:val="00E81993"/>
    <w:rsid w:val="00E83FBE"/>
    <w:rsid w:val="00E8472E"/>
    <w:rsid w:val="00E84E3D"/>
    <w:rsid w:val="00E86844"/>
    <w:rsid w:val="00E87BA0"/>
    <w:rsid w:val="00E87FD4"/>
    <w:rsid w:val="00E907CA"/>
    <w:rsid w:val="00E91006"/>
    <w:rsid w:val="00E9265F"/>
    <w:rsid w:val="00E96633"/>
    <w:rsid w:val="00E976F9"/>
    <w:rsid w:val="00EA1167"/>
    <w:rsid w:val="00EA148D"/>
    <w:rsid w:val="00EA386A"/>
    <w:rsid w:val="00EA3A6C"/>
    <w:rsid w:val="00EA66B5"/>
    <w:rsid w:val="00EA6B38"/>
    <w:rsid w:val="00EA7198"/>
    <w:rsid w:val="00EA796B"/>
    <w:rsid w:val="00EB1A59"/>
    <w:rsid w:val="00EB1DA2"/>
    <w:rsid w:val="00EB2945"/>
    <w:rsid w:val="00EB3012"/>
    <w:rsid w:val="00EB3C26"/>
    <w:rsid w:val="00EB5162"/>
    <w:rsid w:val="00EC2A3D"/>
    <w:rsid w:val="00EC4938"/>
    <w:rsid w:val="00EC4A0C"/>
    <w:rsid w:val="00EC70F2"/>
    <w:rsid w:val="00EC72B5"/>
    <w:rsid w:val="00EC7E81"/>
    <w:rsid w:val="00ED0CB6"/>
    <w:rsid w:val="00ED323A"/>
    <w:rsid w:val="00EE07CF"/>
    <w:rsid w:val="00EE0A98"/>
    <w:rsid w:val="00EE1965"/>
    <w:rsid w:val="00EE2838"/>
    <w:rsid w:val="00EE28CE"/>
    <w:rsid w:val="00EE3618"/>
    <w:rsid w:val="00EE36CA"/>
    <w:rsid w:val="00EE4891"/>
    <w:rsid w:val="00EE663D"/>
    <w:rsid w:val="00EE7482"/>
    <w:rsid w:val="00EF653C"/>
    <w:rsid w:val="00EF77EC"/>
    <w:rsid w:val="00F0030D"/>
    <w:rsid w:val="00F0076D"/>
    <w:rsid w:val="00F00EAD"/>
    <w:rsid w:val="00F027C2"/>
    <w:rsid w:val="00F02D98"/>
    <w:rsid w:val="00F04C0F"/>
    <w:rsid w:val="00F06AE1"/>
    <w:rsid w:val="00F07ACF"/>
    <w:rsid w:val="00F100FC"/>
    <w:rsid w:val="00F154DE"/>
    <w:rsid w:val="00F168B5"/>
    <w:rsid w:val="00F17CF5"/>
    <w:rsid w:val="00F25BF8"/>
    <w:rsid w:val="00F2645D"/>
    <w:rsid w:val="00F271CC"/>
    <w:rsid w:val="00F27D35"/>
    <w:rsid w:val="00F3025D"/>
    <w:rsid w:val="00F3295E"/>
    <w:rsid w:val="00F32E8F"/>
    <w:rsid w:val="00F34CE1"/>
    <w:rsid w:val="00F3614E"/>
    <w:rsid w:val="00F3669B"/>
    <w:rsid w:val="00F369F8"/>
    <w:rsid w:val="00F37142"/>
    <w:rsid w:val="00F40753"/>
    <w:rsid w:val="00F51F9A"/>
    <w:rsid w:val="00F5355D"/>
    <w:rsid w:val="00F53A1A"/>
    <w:rsid w:val="00F540FA"/>
    <w:rsid w:val="00F5412C"/>
    <w:rsid w:val="00F54675"/>
    <w:rsid w:val="00F56E1E"/>
    <w:rsid w:val="00F608B6"/>
    <w:rsid w:val="00F622E7"/>
    <w:rsid w:val="00F625F6"/>
    <w:rsid w:val="00F62EE8"/>
    <w:rsid w:val="00F63065"/>
    <w:rsid w:val="00F6474E"/>
    <w:rsid w:val="00F64A16"/>
    <w:rsid w:val="00F660BD"/>
    <w:rsid w:val="00F67C6E"/>
    <w:rsid w:val="00F7062F"/>
    <w:rsid w:val="00F71A5D"/>
    <w:rsid w:val="00F7226F"/>
    <w:rsid w:val="00F725AB"/>
    <w:rsid w:val="00F833C8"/>
    <w:rsid w:val="00F840DC"/>
    <w:rsid w:val="00F846D4"/>
    <w:rsid w:val="00F86EA3"/>
    <w:rsid w:val="00F873BB"/>
    <w:rsid w:val="00F9134F"/>
    <w:rsid w:val="00F916A7"/>
    <w:rsid w:val="00F96E38"/>
    <w:rsid w:val="00FA1A10"/>
    <w:rsid w:val="00FA37D0"/>
    <w:rsid w:val="00FA4061"/>
    <w:rsid w:val="00FA5829"/>
    <w:rsid w:val="00FA5F4D"/>
    <w:rsid w:val="00FA6125"/>
    <w:rsid w:val="00FB2C1A"/>
    <w:rsid w:val="00FB2EAA"/>
    <w:rsid w:val="00FB363A"/>
    <w:rsid w:val="00FB70A8"/>
    <w:rsid w:val="00FC02E5"/>
    <w:rsid w:val="00FC03DC"/>
    <w:rsid w:val="00FC08F3"/>
    <w:rsid w:val="00FC15EE"/>
    <w:rsid w:val="00FC166E"/>
    <w:rsid w:val="00FC27CC"/>
    <w:rsid w:val="00FC2BF0"/>
    <w:rsid w:val="00FC3C06"/>
    <w:rsid w:val="00FC5BA9"/>
    <w:rsid w:val="00FC5EAC"/>
    <w:rsid w:val="00FC6409"/>
    <w:rsid w:val="00FC674A"/>
    <w:rsid w:val="00FC70B6"/>
    <w:rsid w:val="00FD04E9"/>
    <w:rsid w:val="00FD0AE2"/>
    <w:rsid w:val="00FD423D"/>
    <w:rsid w:val="00FD4CD8"/>
    <w:rsid w:val="00FD6D2F"/>
    <w:rsid w:val="00FD6EF9"/>
    <w:rsid w:val="00FE35DC"/>
    <w:rsid w:val="00FE4F96"/>
    <w:rsid w:val="00FF0C76"/>
    <w:rsid w:val="00FF2A3E"/>
    <w:rsid w:val="00FF3D4F"/>
    <w:rsid w:val="00FF5881"/>
    <w:rsid w:val="00FF5D88"/>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E971D7"/>
  <w15:chartTrackingRefBased/>
  <w15:docId w15:val="{9F45907A-E3A3-4A43-BA87-4BFE3091B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593E"/>
    <w:pPr>
      <w:bidi/>
      <w:spacing w:after="0" w:line="276" w:lineRule="auto"/>
      <w:ind w:left="454" w:hanging="454"/>
      <w:jc w:val="both"/>
    </w:pPr>
    <w:rPr>
      <w:rFonts w:ascii="BA Fontov Regular" w:hAnsi="BA Fontov Regular" w:cs="BA Fontov Regular"/>
      <w:sz w:val="18"/>
      <w:szCs w:val="18"/>
    </w:rPr>
  </w:style>
  <w:style w:type="paragraph" w:styleId="1">
    <w:name w:val="heading 1"/>
    <w:aliases w:val="100,0.7 דחוס"/>
    <w:basedOn w:val="a0"/>
    <w:next w:val="a0"/>
    <w:link w:val="10"/>
    <w:uiPriority w:val="9"/>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
    <w:name w:val="heading 2"/>
    <w:aliases w:val="וילנא 0.5,2,98"/>
    <w:basedOn w:val="a0"/>
    <w:next w:val="a0"/>
    <w:link w:val="20"/>
    <w:uiPriority w:val="9"/>
    <w:unhideWhenUsed/>
    <w:pPr>
      <w:keepNext/>
      <w:outlineLvl w:val="1"/>
    </w:pPr>
    <w:rPr>
      <w:rFonts w:ascii="David" w:hAnsi="David"/>
      <w:b/>
      <w:bCs/>
      <w:w w:val="92"/>
    </w:rPr>
  </w:style>
  <w:style w:type="paragraph" w:styleId="3">
    <w:name w:val="heading 3"/>
    <w:basedOn w:val="a0"/>
    <w:next w:val="a0"/>
    <w:link w:val="30"/>
    <w:unhideWhenUsed/>
    <w:qFormat/>
    <w:pPr>
      <w:keepNext/>
      <w:outlineLvl w:val="2"/>
    </w:pPr>
    <w:rPr>
      <w:rFonts w:ascii="David" w:hAnsi="David"/>
      <w:w w:val="92"/>
    </w:rPr>
  </w:style>
  <w:style w:type="paragraph" w:styleId="4">
    <w:name w:val="heading 4"/>
    <w:basedOn w:val="a0"/>
    <w:next w:val="a0"/>
    <w:link w:val="40"/>
    <w:uiPriority w:val="9"/>
    <w:unhideWhenUsed/>
    <w:qFormat/>
    <w:pPr>
      <w:keepNext/>
      <w:outlineLvl w:val="3"/>
    </w:pPr>
    <w:rPr>
      <w:rFonts w:ascii="David" w:hAnsi="David"/>
      <w:b/>
      <w:bCs/>
      <w:w w:val="92"/>
    </w:rPr>
  </w:style>
  <w:style w:type="paragraph" w:styleId="5">
    <w:name w:val="heading 5"/>
    <w:basedOn w:val="a0"/>
    <w:next w:val="a0"/>
    <w:link w:val="50"/>
    <w:uiPriority w:val="9"/>
    <w:unhideWhenUsed/>
    <w:qFormat/>
    <w:pPr>
      <w:keepNext/>
      <w:outlineLvl w:val="4"/>
    </w:pPr>
    <w:rPr>
      <w:rFonts w:ascii="David" w:hAnsi="David"/>
      <w:w w:val="92"/>
      <w:sz w:val="32"/>
    </w:rPr>
  </w:style>
  <w:style w:type="paragraph" w:styleId="6">
    <w:name w:val="heading 6"/>
    <w:basedOn w:val="a0"/>
    <w:next w:val="a0"/>
    <w:link w:val="60"/>
    <w:uiPriority w:val="9"/>
    <w:unhideWhenUsed/>
    <w:qFormat/>
    <w:pPr>
      <w:keepNext/>
      <w:outlineLvl w:val="5"/>
    </w:pPr>
    <w:rPr>
      <w:rFonts w:ascii="David" w:hAnsi="David"/>
      <w:b/>
      <w:bCs/>
      <w:w w:val="92"/>
      <w:sz w:val="32"/>
    </w:rPr>
  </w:style>
  <w:style w:type="paragraph" w:styleId="7">
    <w:name w:val="heading 7"/>
    <w:basedOn w:val="a0"/>
    <w:next w:val="a0"/>
    <w:link w:val="70"/>
    <w:uiPriority w:val="9"/>
    <w:unhideWhenUsed/>
    <w:qFormat/>
    <w:pPr>
      <w:keepNext/>
      <w:jc w:val="center"/>
      <w:outlineLvl w:val="6"/>
    </w:pPr>
    <w:rPr>
      <w:rFonts w:cs="Guttman Vilna"/>
      <w:bCs/>
      <w:w w:val="92"/>
      <w:szCs w:val="30"/>
    </w:rPr>
  </w:style>
  <w:style w:type="paragraph" w:styleId="8">
    <w:name w:val="heading 8"/>
    <w:basedOn w:val="a0"/>
    <w:next w:val="a0"/>
    <w:link w:val="80"/>
    <w:uiPriority w:val="9"/>
    <w:unhideWhenUsed/>
    <w:qFormat/>
    <w:pPr>
      <w:keepNext/>
      <w:ind w:left="720"/>
      <w:outlineLvl w:val="7"/>
    </w:pPr>
    <w:rPr>
      <w:rFonts w:ascii="David" w:hAnsi="David"/>
      <w:w w:val="92"/>
    </w:rPr>
  </w:style>
  <w:style w:type="paragraph" w:styleId="9">
    <w:name w:val="heading 9"/>
    <w:basedOn w:val="a0"/>
    <w:next w:val="a0"/>
    <w:link w:val="90"/>
    <w:uiPriority w:val="9"/>
    <w:unhideWhenUsed/>
    <w:qFormat/>
    <w:pPr>
      <w:keepNext/>
      <w:jc w:val="center"/>
      <w:outlineLvl w:val="8"/>
    </w:pPr>
    <w:rPr>
      <w:rFonts w:ascii="David" w:hAnsi="David"/>
      <w:b/>
      <w:bCs/>
      <w:sz w:val="30"/>
      <w:szCs w:val="3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כותרת 1 תו"/>
    <w:aliases w:val="100 תו,0.7 דחוס תו"/>
    <w:basedOn w:val="a1"/>
    <w:link w:val="1"/>
    <w:uiPriority w:val="9"/>
    <w:rPr>
      <w:rFonts w:asciiTheme="majorHAnsi" w:eastAsiaTheme="majorEastAsia" w:hAnsiTheme="majorHAnsi" w:cstheme="majorBidi"/>
      <w:color w:val="2E74B5" w:themeColor="accent1" w:themeShade="BF"/>
      <w:sz w:val="32"/>
      <w:szCs w:val="32"/>
    </w:rPr>
  </w:style>
  <w:style w:type="character" w:customStyle="1" w:styleId="20">
    <w:name w:val="כותרת 2 תו"/>
    <w:aliases w:val="וילנא 0.5 תו,2 תו,98 תו"/>
    <w:basedOn w:val="a1"/>
    <w:link w:val="2"/>
    <w:uiPriority w:val="9"/>
    <w:rPr>
      <w:rFonts w:ascii="David" w:hAnsi="David" w:cs="David"/>
      <w:b/>
      <w:bCs/>
      <w:w w:val="92"/>
      <w:sz w:val="18"/>
      <w:szCs w:val="32"/>
    </w:rPr>
  </w:style>
  <w:style w:type="character" w:customStyle="1" w:styleId="30">
    <w:name w:val="כותרת 3 תו"/>
    <w:basedOn w:val="a1"/>
    <w:link w:val="3"/>
    <w:rPr>
      <w:rFonts w:ascii="David" w:hAnsi="David" w:cs="David"/>
      <w:w w:val="92"/>
      <w:sz w:val="18"/>
      <w:szCs w:val="32"/>
    </w:rPr>
  </w:style>
  <w:style w:type="character" w:customStyle="1" w:styleId="40">
    <w:name w:val="כותרת 4 תו"/>
    <w:basedOn w:val="a1"/>
    <w:link w:val="4"/>
    <w:uiPriority w:val="9"/>
    <w:rPr>
      <w:rFonts w:ascii="David" w:hAnsi="David" w:cs="David"/>
      <w:b/>
      <w:bCs/>
      <w:w w:val="92"/>
      <w:sz w:val="18"/>
      <w:szCs w:val="32"/>
    </w:rPr>
  </w:style>
  <w:style w:type="character" w:customStyle="1" w:styleId="50">
    <w:name w:val="כותרת 5 תו"/>
    <w:basedOn w:val="a1"/>
    <w:link w:val="5"/>
    <w:uiPriority w:val="9"/>
    <w:rPr>
      <w:rFonts w:ascii="David" w:hAnsi="David" w:cs="David"/>
      <w:w w:val="92"/>
      <w:sz w:val="32"/>
      <w:szCs w:val="32"/>
    </w:rPr>
  </w:style>
  <w:style w:type="character" w:customStyle="1" w:styleId="60">
    <w:name w:val="כותרת 6 תו"/>
    <w:basedOn w:val="a1"/>
    <w:link w:val="6"/>
    <w:uiPriority w:val="9"/>
    <w:rPr>
      <w:rFonts w:ascii="David" w:hAnsi="David" w:cs="David"/>
      <w:b/>
      <w:bCs/>
      <w:w w:val="92"/>
      <w:sz w:val="32"/>
      <w:szCs w:val="32"/>
    </w:rPr>
  </w:style>
  <w:style w:type="character" w:customStyle="1" w:styleId="70">
    <w:name w:val="כותרת 7 תו"/>
    <w:basedOn w:val="a1"/>
    <w:link w:val="7"/>
    <w:uiPriority w:val="9"/>
    <w:rPr>
      <w:rFonts w:cs="Guttman Vilna"/>
      <w:bCs/>
      <w:w w:val="92"/>
      <w:sz w:val="18"/>
      <w:szCs w:val="30"/>
    </w:rPr>
  </w:style>
  <w:style w:type="character" w:customStyle="1" w:styleId="80">
    <w:name w:val="כותרת 8 תו"/>
    <w:basedOn w:val="a1"/>
    <w:link w:val="8"/>
    <w:uiPriority w:val="9"/>
    <w:rPr>
      <w:rFonts w:ascii="David" w:hAnsi="David" w:cs="David"/>
      <w:w w:val="92"/>
      <w:sz w:val="18"/>
      <w:szCs w:val="32"/>
    </w:rPr>
  </w:style>
  <w:style w:type="character" w:customStyle="1" w:styleId="90">
    <w:name w:val="כותרת 9 תו"/>
    <w:basedOn w:val="a1"/>
    <w:link w:val="9"/>
    <w:uiPriority w:val="9"/>
    <w:rPr>
      <w:rFonts w:ascii="David" w:hAnsi="David" w:cs="David"/>
      <w:b/>
      <w:bCs/>
      <w:sz w:val="30"/>
      <w:szCs w:val="30"/>
    </w:rPr>
  </w:style>
  <w:style w:type="paragraph" w:styleId="a4">
    <w:name w:val="header"/>
    <w:basedOn w:val="a0"/>
    <w:link w:val="a5"/>
    <w:uiPriority w:val="99"/>
    <w:unhideWhenUsed/>
    <w:rsid w:val="009962C1"/>
    <w:pPr>
      <w:tabs>
        <w:tab w:val="center" w:pos="4153"/>
        <w:tab w:val="right" w:pos="8306"/>
      </w:tabs>
      <w:spacing w:after="120" w:line="320" w:lineRule="exact"/>
    </w:pPr>
    <w:rPr>
      <w:rFonts w:cs="Guttman Vilna"/>
    </w:rPr>
  </w:style>
  <w:style w:type="character" w:customStyle="1" w:styleId="a5">
    <w:name w:val="כותרת עליונה תו"/>
    <w:basedOn w:val="a1"/>
    <w:link w:val="a4"/>
    <w:uiPriority w:val="99"/>
    <w:rsid w:val="009962C1"/>
    <w:rPr>
      <w:rFonts w:cs="Guttman Vilna"/>
      <w:sz w:val="20"/>
      <w:szCs w:val="20"/>
    </w:rPr>
  </w:style>
  <w:style w:type="paragraph" w:styleId="a6">
    <w:name w:val="footer"/>
    <w:basedOn w:val="a0"/>
    <w:link w:val="a7"/>
    <w:uiPriority w:val="99"/>
    <w:unhideWhenUsed/>
    <w:pPr>
      <w:tabs>
        <w:tab w:val="center" w:pos="4153"/>
        <w:tab w:val="right" w:pos="8306"/>
      </w:tabs>
      <w:spacing w:line="240" w:lineRule="auto"/>
    </w:pPr>
  </w:style>
  <w:style w:type="character" w:customStyle="1" w:styleId="a7">
    <w:name w:val="כותרת תחתונה תו"/>
    <w:basedOn w:val="a1"/>
    <w:link w:val="a6"/>
    <w:uiPriority w:val="99"/>
  </w:style>
  <w:style w:type="paragraph" w:styleId="a">
    <w:name w:val="List Paragraph"/>
    <w:basedOn w:val="a0"/>
    <w:link w:val="a8"/>
    <w:autoRedefine/>
    <w:uiPriority w:val="34"/>
    <w:qFormat/>
    <w:rsid w:val="00C5567C"/>
    <w:pPr>
      <w:numPr>
        <w:numId w:val="9"/>
      </w:numPr>
      <w:ind w:left="0" w:firstLine="0"/>
      <w:contextualSpacing/>
    </w:pPr>
    <w:rPr>
      <w:b/>
    </w:rPr>
  </w:style>
  <w:style w:type="character" w:customStyle="1" w:styleId="a8">
    <w:name w:val="פיסקת רשימה תו"/>
    <w:basedOn w:val="a1"/>
    <w:link w:val="a"/>
    <w:uiPriority w:val="34"/>
    <w:rsid w:val="00C5567C"/>
    <w:rPr>
      <w:rFonts w:ascii="BA Fontov Regular" w:hAnsi="BA Fontov Regular" w:cs="BA Fontov Regular"/>
      <w:b/>
      <w:sz w:val="18"/>
      <w:szCs w:val="18"/>
    </w:rPr>
  </w:style>
  <w:style w:type="paragraph" w:styleId="a9">
    <w:name w:val="Balloon Text"/>
    <w:basedOn w:val="a0"/>
    <w:link w:val="aa"/>
    <w:uiPriority w:val="99"/>
    <w:unhideWhenUsed/>
    <w:pPr>
      <w:spacing w:line="240" w:lineRule="auto"/>
    </w:pPr>
    <w:rPr>
      <w:rFonts w:ascii="Tahoma" w:hAnsi="Tahoma" w:cs="Tahoma"/>
    </w:rPr>
  </w:style>
  <w:style w:type="character" w:customStyle="1" w:styleId="aa">
    <w:name w:val="טקסט בלונים תו"/>
    <w:basedOn w:val="a1"/>
    <w:link w:val="a9"/>
    <w:uiPriority w:val="99"/>
    <w:rPr>
      <w:rFonts w:ascii="Tahoma" w:hAnsi="Tahoma" w:cs="Tahoma"/>
      <w:sz w:val="18"/>
      <w:szCs w:val="18"/>
    </w:rPr>
  </w:style>
  <w:style w:type="table" w:styleId="ab">
    <w:name w:val="Table Grid"/>
    <w:basedOn w:val="a2"/>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ubtle Emphasis"/>
    <w:basedOn w:val="a1"/>
    <w:uiPriority w:val="19"/>
    <w:qFormat/>
    <w:rPr>
      <w:i/>
      <w:iCs/>
      <w:color w:val="808080" w:themeColor="text1" w:themeTint="7F"/>
    </w:rPr>
  </w:style>
  <w:style w:type="table" w:styleId="ad">
    <w:name w:val="Light Grid"/>
    <w:basedOn w:val="a2"/>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e">
    <w:name w:val="Subtitle"/>
    <w:basedOn w:val="a0"/>
    <w:next w:val="a0"/>
    <w:link w:val="af"/>
    <w:uiPriority w:val="11"/>
    <w:qFormat/>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
    <w:name w:val="כותרת משנה תו"/>
    <w:basedOn w:val="a1"/>
    <w:link w:val="ae"/>
    <w:uiPriority w:val="11"/>
    <w:rPr>
      <w:rFonts w:asciiTheme="majorHAnsi" w:eastAsiaTheme="majorEastAsia" w:hAnsiTheme="majorHAnsi" w:cstheme="majorBidi"/>
      <w:i/>
      <w:iCs/>
      <w:color w:val="5B9BD5" w:themeColor="accent1"/>
      <w:spacing w:val="15"/>
      <w:w w:val="92"/>
      <w:sz w:val="24"/>
      <w:szCs w:val="24"/>
    </w:rPr>
  </w:style>
  <w:style w:type="table" w:styleId="af0">
    <w:name w:val="Light Shading"/>
    <w:basedOn w:val="a2"/>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1">
    <w:name w:val="Body Text"/>
    <w:basedOn w:val="a0"/>
    <w:link w:val="af2"/>
    <w:uiPriority w:val="99"/>
    <w:unhideWhenUsed/>
    <w:rPr>
      <w:rFonts w:ascii="David" w:hAnsi="David"/>
      <w:w w:val="92"/>
    </w:rPr>
  </w:style>
  <w:style w:type="character" w:customStyle="1" w:styleId="af2">
    <w:name w:val="גוף טקסט תו"/>
    <w:basedOn w:val="a1"/>
    <w:link w:val="af1"/>
    <w:uiPriority w:val="99"/>
    <w:rPr>
      <w:rFonts w:ascii="David" w:hAnsi="David" w:cs="David"/>
      <w:w w:val="92"/>
      <w:sz w:val="18"/>
      <w:szCs w:val="32"/>
    </w:rPr>
  </w:style>
  <w:style w:type="paragraph" w:styleId="21">
    <w:name w:val="Body Text 2"/>
    <w:basedOn w:val="a0"/>
    <w:link w:val="22"/>
    <w:uiPriority w:val="99"/>
    <w:unhideWhenUsed/>
    <w:rPr>
      <w:rFonts w:ascii="David" w:hAnsi="David"/>
      <w:w w:val="92"/>
    </w:rPr>
  </w:style>
  <w:style w:type="character" w:customStyle="1" w:styleId="22">
    <w:name w:val="גוף טקסט 2 תו"/>
    <w:basedOn w:val="a1"/>
    <w:link w:val="21"/>
    <w:uiPriority w:val="99"/>
    <w:rPr>
      <w:rFonts w:ascii="David" w:hAnsi="David" w:cs="David"/>
      <w:w w:val="92"/>
      <w:sz w:val="18"/>
      <w:szCs w:val="32"/>
    </w:rPr>
  </w:style>
  <w:style w:type="paragraph" w:styleId="af3">
    <w:name w:val="Body Text Indent"/>
    <w:basedOn w:val="a0"/>
    <w:link w:val="af4"/>
    <w:uiPriority w:val="99"/>
    <w:unhideWhenUsed/>
    <w:pPr>
      <w:ind w:left="2160" w:firstLine="720"/>
    </w:pPr>
    <w:rPr>
      <w:rFonts w:ascii="David" w:hAnsi="David"/>
      <w:w w:val="92"/>
    </w:rPr>
  </w:style>
  <w:style w:type="character" w:customStyle="1" w:styleId="af4">
    <w:name w:val="כניסה בגוף טקסט תו"/>
    <w:basedOn w:val="a1"/>
    <w:link w:val="af3"/>
    <w:uiPriority w:val="99"/>
    <w:rPr>
      <w:rFonts w:ascii="David" w:hAnsi="David" w:cs="David"/>
      <w:w w:val="92"/>
      <w:sz w:val="18"/>
      <w:szCs w:val="32"/>
    </w:rPr>
  </w:style>
  <w:style w:type="paragraph" w:styleId="31">
    <w:name w:val="Body Text 3"/>
    <w:basedOn w:val="a0"/>
    <w:link w:val="32"/>
    <w:uiPriority w:val="99"/>
    <w:unhideWhenUsed/>
    <w:rPr>
      <w:rFonts w:ascii="David" w:hAnsi="David"/>
      <w:w w:val="92"/>
    </w:rPr>
  </w:style>
  <w:style w:type="character" w:customStyle="1" w:styleId="32">
    <w:name w:val="גוף טקסט 3 תו"/>
    <w:basedOn w:val="a1"/>
    <w:link w:val="31"/>
    <w:uiPriority w:val="99"/>
    <w:rPr>
      <w:rFonts w:ascii="David" w:hAnsi="David" w:cs="David"/>
      <w:w w:val="92"/>
      <w:sz w:val="18"/>
      <w:szCs w:val="32"/>
    </w:rPr>
  </w:style>
  <w:style w:type="paragraph" w:styleId="23">
    <w:name w:val="Body Text Indent 2"/>
    <w:basedOn w:val="a0"/>
    <w:link w:val="24"/>
    <w:uiPriority w:val="99"/>
    <w:unhideWhenUsed/>
    <w:pPr>
      <w:ind w:left="720"/>
    </w:pPr>
    <w:rPr>
      <w:rFonts w:ascii="David" w:hAnsi="David"/>
      <w:w w:val="92"/>
    </w:rPr>
  </w:style>
  <w:style w:type="character" w:customStyle="1" w:styleId="24">
    <w:name w:val="כניסה בגוף טקסט 2 תו"/>
    <w:basedOn w:val="a1"/>
    <w:link w:val="23"/>
    <w:uiPriority w:val="99"/>
    <w:rPr>
      <w:rFonts w:ascii="David" w:hAnsi="David" w:cs="David"/>
      <w:w w:val="92"/>
      <w:sz w:val="18"/>
      <w:szCs w:val="32"/>
    </w:rPr>
  </w:style>
  <w:style w:type="paragraph" w:styleId="33">
    <w:name w:val="Body Text Indent 3"/>
    <w:basedOn w:val="a0"/>
    <w:link w:val="34"/>
    <w:uiPriority w:val="99"/>
    <w:unhideWhenUsed/>
    <w:pPr>
      <w:ind w:firstLine="720"/>
    </w:pPr>
    <w:rPr>
      <w:rFonts w:ascii="David" w:hAnsi="David"/>
      <w:w w:val="92"/>
    </w:rPr>
  </w:style>
  <w:style w:type="character" w:customStyle="1" w:styleId="34">
    <w:name w:val="כניסה בגוף טקסט 3 תו"/>
    <w:basedOn w:val="a1"/>
    <w:link w:val="33"/>
    <w:uiPriority w:val="99"/>
    <w:rPr>
      <w:rFonts w:ascii="David" w:hAnsi="David" w:cs="David"/>
      <w:w w:val="92"/>
      <w:sz w:val="18"/>
      <w:szCs w:val="32"/>
    </w:rPr>
  </w:style>
  <w:style w:type="character" w:styleId="af5">
    <w:name w:val="Placeholder Text"/>
    <w:basedOn w:val="a1"/>
    <w:uiPriority w:val="99"/>
    <w:semiHidden/>
    <w:rPr>
      <w:color w:val="808080"/>
    </w:rPr>
  </w:style>
  <w:style w:type="character" w:styleId="af6">
    <w:name w:val="line number"/>
    <w:basedOn w:val="a1"/>
    <w:uiPriority w:val="99"/>
    <w:semiHidden/>
    <w:unhideWhenUsed/>
  </w:style>
  <w:style w:type="paragraph" w:styleId="af7">
    <w:name w:val="TOC Heading"/>
    <w:basedOn w:val="1"/>
    <w:next w:val="a0"/>
    <w:uiPriority w:val="39"/>
    <w:unhideWhenUsed/>
    <w:qFormat/>
    <w:pPr>
      <w:pageBreakBefore w:val="0"/>
      <w:outlineLvl w:val="9"/>
    </w:pPr>
    <w:rPr>
      <w:rtl/>
      <w:cs/>
    </w:rPr>
  </w:style>
  <w:style w:type="paragraph" w:styleId="TOC1">
    <w:name w:val="toc 1"/>
    <w:basedOn w:val="a0"/>
    <w:next w:val="a0"/>
    <w:autoRedefine/>
    <w:uiPriority w:val="39"/>
    <w:unhideWhenUsed/>
    <w:pPr>
      <w:spacing w:after="100"/>
    </w:pPr>
  </w:style>
  <w:style w:type="paragraph" w:styleId="TOC2">
    <w:name w:val="toc 2"/>
    <w:basedOn w:val="a0"/>
    <w:next w:val="a0"/>
    <w:autoRedefine/>
    <w:uiPriority w:val="39"/>
    <w:unhideWhenUsed/>
    <w:pPr>
      <w:spacing w:after="100"/>
      <w:ind w:left="220"/>
    </w:pPr>
  </w:style>
  <w:style w:type="character" w:styleId="Hyperlink">
    <w:name w:val="Hyperlink"/>
    <w:basedOn w:val="a1"/>
    <w:uiPriority w:val="99"/>
    <w:unhideWhenUsed/>
    <w:rPr>
      <w:color w:val="0563C1" w:themeColor="hyperlink"/>
      <w:u w:val="single"/>
    </w:rPr>
  </w:style>
  <w:style w:type="character" w:styleId="af8">
    <w:name w:val="annotation reference"/>
    <w:uiPriority w:val="99"/>
    <w:rPr>
      <w:sz w:val="16"/>
      <w:szCs w:val="16"/>
    </w:rPr>
  </w:style>
  <w:style w:type="paragraph" w:styleId="af9">
    <w:name w:val="annotation text"/>
    <w:basedOn w:val="a0"/>
    <w:link w:val="afa"/>
    <w:uiPriority w:val="99"/>
    <w:pPr>
      <w:spacing w:line="240" w:lineRule="auto"/>
    </w:pPr>
    <w:rPr>
      <w:rFonts w:ascii="Times New Roman" w:eastAsia="Times New Roman" w:hAnsi="Times New Roman" w:cs="Times New Roman"/>
    </w:rPr>
  </w:style>
  <w:style w:type="character" w:customStyle="1" w:styleId="afa">
    <w:name w:val="טקסט הערה תו"/>
    <w:basedOn w:val="a1"/>
    <w:link w:val="af9"/>
    <w:uiPriority w:val="99"/>
    <w:rPr>
      <w:rFonts w:ascii="Times New Roman" w:eastAsia="Times New Roman" w:hAnsi="Times New Roman" w:cs="Times New Roman"/>
      <w:sz w:val="20"/>
      <w:szCs w:val="20"/>
    </w:rPr>
  </w:style>
  <w:style w:type="paragraph" w:styleId="afb">
    <w:name w:val="annotation subject"/>
    <w:basedOn w:val="af9"/>
    <w:next w:val="af9"/>
    <w:link w:val="afc"/>
    <w:uiPriority w:val="99"/>
    <w:rPr>
      <w:b/>
      <w:bCs/>
    </w:rPr>
  </w:style>
  <w:style w:type="character" w:customStyle="1" w:styleId="afc">
    <w:name w:val="נושא הערה תו"/>
    <w:basedOn w:val="afa"/>
    <w:link w:val="afb"/>
    <w:uiPriority w:val="99"/>
    <w:rPr>
      <w:rFonts w:ascii="Times New Roman" w:eastAsia="Times New Roman" w:hAnsi="Times New Roman" w:cs="Times New Roman"/>
      <w:b/>
      <w:bCs/>
      <w:sz w:val="20"/>
      <w:szCs w:val="20"/>
    </w:rPr>
  </w:style>
  <w:style w:type="character" w:styleId="afd">
    <w:name w:val="Emphasis"/>
    <w:qFormat/>
    <w:rPr>
      <w:rFonts w:cs="David"/>
      <w:i/>
      <w:iCs w:val="0"/>
      <w:w w:val="96"/>
      <w:szCs w:val="32"/>
    </w:rPr>
  </w:style>
  <w:style w:type="paragraph" w:styleId="afe">
    <w:name w:val="caption"/>
    <w:basedOn w:val="a0"/>
    <w:next w:val="a0"/>
    <w:uiPriority w:val="35"/>
    <w:unhideWhenUsed/>
    <w:qFormat/>
    <w:pPr>
      <w:spacing w:after="200" w:line="240" w:lineRule="auto"/>
    </w:pPr>
    <w:rPr>
      <w:i/>
      <w:iCs/>
      <w:color w:val="44546A" w:themeColor="text2"/>
    </w:rPr>
  </w:style>
  <w:style w:type="paragraph" w:styleId="aff">
    <w:name w:val="table of figures"/>
    <w:basedOn w:val="a0"/>
    <w:next w:val="a0"/>
    <w:uiPriority w:val="99"/>
    <w:semiHidden/>
    <w:unhideWhenUsed/>
  </w:style>
  <w:style w:type="character" w:styleId="aff0">
    <w:name w:val="page number"/>
    <w:basedOn w:val="a1"/>
  </w:style>
  <w:style w:type="paragraph" w:styleId="aff1">
    <w:name w:val="footnote text"/>
    <w:basedOn w:val="a0"/>
    <w:link w:val="aff2"/>
    <w:uiPriority w:val="99"/>
    <w:unhideWhenUsed/>
    <w:pPr>
      <w:spacing w:line="240" w:lineRule="auto"/>
    </w:pPr>
  </w:style>
  <w:style w:type="character" w:customStyle="1" w:styleId="aff2">
    <w:name w:val="טקסט הערת שוליים תו"/>
    <w:basedOn w:val="a1"/>
    <w:link w:val="aff1"/>
    <w:uiPriority w:val="99"/>
    <w:rPr>
      <w:rFonts w:cs="David"/>
      <w:sz w:val="20"/>
      <w:szCs w:val="20"/>
    </w:rPr>
  </w:style>
  <w:style w:type="character" w:styleId="aff3">
    <w:name w:val="footnote reference"/>
    <w:basedOn w:val="a1"/>
    <w:uiPriority w:val="99"/>
    <w:semiHidden/>
    <w:unhideWhenUsed/>
    <w:rPr>
      <w:vertAlign w:val="superscript"/>
    </w:rPr>
  </w:style>
  <w:style w:type="character" w:customStyle="1" w:styleId="35">
    <w:name w:val="סגנון 3"/>
    <w:basedOn w:val="a1"/>
    <w:uiPriority w:val="1"/>
    <w:qFormat/>
  </w:style>
  <w:style w:type="paragraph" w:customStyle="1" w:styleId="04">
    <w:name w:val="0.4."/>
    <w:basedOn w:val="2"/>
    <w:link w:val="040"/>
    <w:rsid w:val="00EE7482"/>
    <w:rPr>
      <w:bCs w:val="0"/>
      <w:spacing w:val="-8"/>
      <w:sz w:val="32"/>
    </w:rPr>
  </w:style>
  <w:style w:type="character" w:customStyle="1" w:styleId="040">
    <w:name w:val="0.4. תו"/>
    <w:basedOn w:val="a1"/>
    <w:link w:val="04"/>
    <w:rsid w:val="00BE1DB3"/>
    <w:rPr>
      <w:rFonts w:ascii="David" w:hAnsi="David" w:cs="FontbitDavid"/>
      <w:b/>
      <w:spacing w:val="-8"/>
      <w:w w:val="92"/>
      <w:sz w:val="32"/>
    </w:rPr>
  </w:style>
  <w:style w:type="paragraph" w:customStyle="1" w:styleId="-04">
    <w:name w:val="טאב-  0.4"/>
    <w:basedOn w:val="a"/>
    <w:link w:val="-040"/>
    <w:qFormat/>
    <w:pPr>
      <w:numPr>
        <w:numId w:val="1"/>
      </w:numPr>
    </w:pPr>
    <w:rPr>
      <w:spacing w:val="-8"/>
      <w:sz w:val="32"/>
    </w:rPr>
  </w:style>
  <w:style w:type="character" w:customStyle="1" w:styleId="-040">
    <w:name w:val="טאב-  0.4 תו"/>
    <w:basedOn w:val="a8"/>
    <w:link w:val="-04"/>
    <w:rPr>
      <w:rFonts w:ascii="BA Fontov Regular" w:hAnsi="BA Fontov Regular" w:cs="BA Fontov Regular"/>
      <w:b/>
      <w:spacing w:val="-8"/>
      <w:sz w:val="32"/>
      <w:szCs w:val="18"/>
    </w:rPr>
  </w:style>
  <w:style w:type="paragraph" w:customStyle="1" w:styleId="02">
    <w:name w:val="0.2 וילנא"/>
    <w:basedOn w:val="a0"/>
    <w:link w:val="020"/>
    <w:rPr>
      <w:rFonts w:ascii="David" w:hAnsi="David" w:cs="Guttman Vilna"/>
      <w:b/>
      <w:bCs/>
      <w:spacing w:val="-4"/>
      <w:sz w:val="30"/>
      <w:szCs w:val="30"/>
    </w:rPr>
  </w:style>
  <w:style w:type="character" w:customStyle="1" w:styleId="020">
    <w:name w:val="0.2 וילנא תו"/>
    <w:basedOn w:val="a1"/>
    <w:link w:val="02"/>
    <w:rPr>
      <w:rFonts w:ascii="David" w:hAnsi="David" w:cs="Guttman Vilna"/>
      <w:b/>
      <w:bCs/>
      <w:spacing w:val="-4"/>
      <w:sz w:val="30"/>
      <w:szCs w:val="30"/>
    </w:rPr>
  </w:style>
  <w:style w:type="paragraph" w:styleId="aff4">
    <w:name w:val="Document Map"/>
    <w:basedOn w:val="a0"/>
    <w:link w:val="aff5"/>
    <w:uiPriority w:val="99"/>
    <w:semiHidden/>
    <w:unhideWhenUsed/>
    <w:pPr>
      <w:spacing w:line="240" w:lineRule="auto"/>
    </w:pPr>
    <w:rPr>
      <w:rFonts w:ascii="Tahoma" w:eastAsia="Times New Roman" w:hAnsi="Tahoma" w:cs="Tahoma"/>
      <w:spacing w:val="-10"/>
      <w:sz w:val="16"/>
      <w:szCs w:val="16"/>
    </w:rPr>
  </w:style>
  <w:style w:type="character" w:customStyle="1" w:styleId="aff5">
    <w:name w:val="מפת מסמך תו"/>
    <w:basedOn w:val="a1"/>
    <w:link w:val="aff4"/>
    <w:uiPriority w:val="99"/>
    <w:semiHidden/>
    <w:rPr>
      <w:rFonts w:ascii="Tahoma" w:eastAsia="Times New Roman" w:hAnsi="Tahoma" w:cs="Tahoma"/>
      <w:spacing w:val="-10"/>
      <w:sz w:val="16"/>
      <w:szCs w:val="16"/>
    </w:rPr>
  </w:style>
  <w:style w:type="paragraph" w:customStyle="1" w:styleId="aff6">
    <w:name w:val="הערת שוליים מ''מ"/>
    <w:basedOn w:val="aff1"/>
    <w:link w:val="aff7"/>
    <w:autoRedefine/>
    <w:qFormat/>
    <w:pPr>
      <w:spacing w:line="360" w:lineRule="auto"/>
    </w:pPr>
    <w:rPr>
      <w:rFonts w:ascii="David" w:hAnsi="David" w:cs="Guttman Vilna"/>
      <w:bCs/>
      <w:spacing w:val="-10"/>
      <w:position w:val="8"/>
      <w:szCs w:val="26"/>
    </w:rPr>
  </w:style>
  <w:style w:type="character" w:customStyle="1" w:styleId="aff7">
    <w:name w:val="הערת שוליים מ''מ תו"/>
    <w:basedOn w:val="aff2"/>
    <w:link w:val="aff6"/>
    <w:rPr>
      <w:rFonts w:ascii="David" w:hAnsi="David" w:cs="Guttman Vilna"/>
      <w:bCs/>
      <w:spacing w:val="-10"/>
      <w:position w:val="8"/>
      <w:sz w:val="20"/>
      <w:szCs w:val="26"/>
    </w:rPr>
  </w:style>
  <w:style w:type="paragraph" w:customStyle="1" w:styleId="aff8">
    <w:name w:val="הערת שוליים"/>
    <w:basedOn w:val="aff1"/>
    <w:autoRedefine/>
    <w:qFormat/>
    <w:pPr>
      <w:spacing w:line="360" w:lineRule="auto"/>
    </w:pPr>
    <w:rPr>
      <w:rFonts w:ascii="David" w:hAnsi="David" w:cs="Guttman Vilna"/>
      <w:bCs/>
      <w:position w:val="8"/>
      <w:sz w:val="22"/>
      <w:szCs w:val="26"/>
    </w:rPr>
  </w:style>
  <w:style w:type="paragraph" w:customStyle="1" w:styleId="aff9">
    <w:name w:val="הערת שולייים"/>
    <w:basedOn w:val="aff1"/>
    <w:link w:val="affa"/>
    <w:autoRedefine/>
    <w:qFormat/>
    <w:pPr>
      <w:spacing w:line="360" w:lineRule="auto"/>
      <w:jc w:val="left"/>
    </w:pPr>
    <w:rPr>
      <w:rFonts w:ascii="David" w:hAnsi="David" w:cs="Guttman Vilna"/>
      <w:bCs/>
      <w:position w:val="8"/>
      <w:sz w:val="32"/>
      <w:szCs w:val="26"/>
    </w:rPr>
  </w:style>
  <w:style w:type="character" w:customStyle="1" w:styleId="affa">
    <w:name w:val="הערת שולייים תו"/>
    <w:basedOn w:val="a1"/>
    <w:link w:val="aff9"/>
    <w:rPr>
      <w:rFonts w:ascii="David" w:hAnsi="David" w:cs="Guttman Vilna"/>
      <w:bCs/>
      <w:position w:val="8"/>
      <w:sz w:val="32"/>
      <w:szCs w:val="26"/>
    </w:rPr>
  </w:style>
  <w:style w:type="paragraph" w:customStyle="1" w:styleId="affb">
    <w:name w:val="רגיל ורווח"/>
    <w:basedOn w:val="a0"/>
    <w:link w:val="affc"/>
    <w:rsid w:val="0065593E"/>
    <w:pPr>
      <w:spacing w:after="200" w:line="300" w:lineRule="exact"/>
    </w:pPr>
  </w:style>
  <w:style w:type="character" w:customStyle="1" w:styleId="affc">
    <w:name w:val="רגיל ורווח תו"/>
    <w:basedOn w:val="a1"/>
    <w:link w:val="affb"/>
    <w:rsid w:val="0065593E"/>
    <w:rPr>
      <w:rFonts w:ascii="BA Fontov Regular" w:hAnsi="BA Fontov Regular" w:cs="BA Fontov Regular"/>
      <w:sz w:val="18"/>
      <w:szCs w:val="18"/>
    </w:rPr>
  </w:style>
  <w:style w:type="paragraph" w:customStyle="1" w:styleId="affd">
    <w:name w:val="רגיל אדום"/>
    <w:basedOn w:val="a0"/>
    <w:rPr>
      <w:color w:val="FF0000"/>
    </w:rPr>
  </w:style>
  <w:style w:type="paragraph" w:customStyle="1" w:styleId="affe">
    <w:name w:val="דף"/>
    <w:basedOn w:val="a0"/>
    <w:qFormat/>
    <w:rPr>
      <w:rFonts w:ascii="David" w:hAnsi="David" w:cs="Guttman Vilna"/>
      <w:b/>
      <w:bCs/>
      <w:color w:val="0070C0"/>
      <w:sz w:val="32"/>
      <w:szCs w:val="30"/>
    </w:rPr>
  </w:style>
  <w:style w:type="paragraph" w:customStyle="1" w:styleId="afff">
    <w:name w:val="כוכבים"/>
    <w:basedOn w:val="a0"/>
    <w:rsid w:val="00BE4B9A"/>
    <w:pPr>
      <w:spacing w:before="40" w:after="40"/>
      <w:jc w:val="center"/>
    </w:pPr>
    <w:rPr>
      <w:rFonts w:ascii="Guttman Vilna" w:hAnsi="Guttman Vilna" w:cs="Arial"/>
      <w:bCs/>
      <w:color w:val="A6A6A6" w:themeColor="background1" w:themeShade="A6"/>
      <w:sz w:val="24"/>
      <w:szCs w:val="30"/>
    </w:rPr>
  </w:style>
  <w:style w:type="paragraph" w:customStyle="1" w:styleId="afff0">
    <w:name w:val="דף בצד"/>
    <w:basedOn w:val="affe"/>
    <w:qFormat/>
    <w:rsid w:val="00A82066"/>
    <w:pPr>
      <w:framePr w:h="510" w:hRule="exact" w:hSpace="113" w:wrap="around" w:vAnchor="text" w:hAnchor="page" w:xAlign="outside" w:y="1"/>
      <w:spacing w:line="300" w:lineRule="exact"/>
    </w:pPr>
    <w:rPr>
      <w:color w:val="auto"/>
      <w:szCs w:val="20"/>
    </w:rPr>
  </w:style>
  <w:style w:type="paragraph" w:customStyle="1" w:styleId="afff1">
    <w:name w:val="מסכת"/>
    <w:basedOn w:val="a0"/>
    <w:rsid w:val="00C75C85"/>
    <w:pPr>
      <w:framePr w:h="340" w:hRule="exact" w:hSpace="181" w:wrap="around" w:vAnchor="page" w:hAnchor="text" w:xAlign="right" w:yAlign="bottom"/>
      <w:jc w:val="center"/>
    </w:pPr>
    <w:rPr>
      <w:color w:val="FF0000"/>
    </w:rPr>
  </w:style>
  <w:style w:type="paragraph" w:customStyle="1" w:styleId="afff2">
    <w:name w:val="פרק"/>
    <w:basedOn w:val="a0"/>
    <w:rsid w:val="002A37F6"/>
    <w:pPr>
      <w:pageBreakBefore/>
      <w:framePr w:h="284" w:hRule="exact" w:hSpace="181" w:wrap="around" w:vAnchor="page" w:hAnchor="text" w:xAlign="center" w:yAlign="bottom"/>
      <w:spacing w:line="240" w:lineRule="auto"/>
    </w:pPr>
    <w:rPr>
      <w:color w:val="FF0000"/>
      <w:szCs w:val="12"/>
    </w:rPr>
  </w:style>
  <w:style w:type="paragraph" w:customStyle="1" w:styleId="afff3">
    <w:name w:val="פרק שם"/>
    <w:basedOn w:val="a0"/>
    <w:rsid w:val="002A37F6"/>
    <w:pPr>
      <w:framePr w:h="227" w:hRule="exact" w:hSpace="181" w:wrap="around" w:vAnchor="page" w:hAnchor="text" w:yAlign="bottom"/>
      <w:spacing w:line="240" w:lineRule="auto"/>
    </w:pPr>
    <w:rPr>
      <w:color w:val="FF0000"/>
      <w:sz w:val="24"/>
      <w:szCs w:val="12"/>
    </w:rPr>
  </w:style>
  <w:style w:type="paragraph" w:customStyle="1" w:styleId="afff4">
    <w:name w:val="דפים בפרק ב"/>
    <w:basedOn w:val="a0"/>
    <w:rsid w:val="00081C57"/>
    <w:pPr>
      <w:framePr w:h="284" w:hRule="exact" w:hSpace="181" w:wrap="around" w:vAnchor="page" w:hAnchor="page" w:x="2836" w:yAlign="bottom"/>
      <w:spacing w:after="60" w:line="300" w:lineRule="exact"/>
    </w:pPr>
    <w:rPr>
      <w:color w:val="FF0000"/>
      <w:szCs w:val="24"/>
    </w:rPr>
  </w:style>
  <w:style w:type="paragraph" w:customStyle="1" w:styleId="afff5">
    <w:name w:val="משניות"/>
    <w:basedOn w:val="a0"/>
    <w:link w:val="afff6"/>
    <w:rsid w:val="004044EE"/>
    <w:pPr>
      <w:shd w:val="clear" w:color="auto" w:fill="F2F2F2" w:themeFill="background1" w:themeFillShade="F2"/>
    </w:pPr>
    <w:rPr>
      <w:rFonts w:cs="Guttman Vilna"/>
      <w:bCs/>
      <w:sz w:val="22"/>
      <w:szCs w:val="22"/>
    </w:rPr>
  </w:style>
  <w:style w:type="character" w:customStyle="1" w:styleId="afff6">
    <w:name w:val="משניות תו"/>
    <w:basedOn w:val="a1"/>
    <w:link w:val="afff5"/>
    <w:rsid w:val="004044EE"/>
    <w:rPr>
      <w:rFonts w:cs="Guttman Vilna"/>
      <w:bCs/>
      <w:sz w:val="22"/>
      <w:szCs w:val="22"/>
      <w:shd w:val="clear" w:color="auto" w:fill="F2F2F2" w:themeFill="background1" w:themeFillShade="F2"/>
    </w:rPr>
  </w:style>
  <w:style w:type="paragraph" w:customStyle="1" w:styleId="afff7">
    <w:name w:val="דעות"/>
    <w:basedOn w:val="a0"/>
    <w:rsid w:val="00225E70"/>
    <w:pPr>
      <w:tabs>
        <w:tab w:val="right" w:pos="4677"/>
        <w:tab w:val="left" w:pos="4961"/>
      </w:tabs>
      <w:spacing w:after="50"/>
      <w:ind w:firstLine="720"/>
      <w:contextualSpacing/>
    </w:pPr>
  </w:style>
  <w:style w:type="paragraph" w:styleId="afff8">
    <w:name w:val="Intense Quote"/>
    <w:basedOn w:val="a0"/>
    <w:next w:val="a0"/>
    <w:link w:val="afff9"/>
    <w:uiPriority w:val="30"/>
    <w:qFormat/>
    <w:rsid w:val="0030418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9">
    <w:name w:val="ציטוט חזק תו"/>
    <w:basedOn w:val="a1"/>
    <w:link w:val="afff8"/>
    <w:uiPriority w:val="30"/>
    <w:rsid w:val="00304181"/>
    <w:rPr>
      <w:rFonts w:cs="David"/>
      <w:i/>
      <w:iCs/>
      <w:color w:val="5B9BD5" w:themeColor="accent1"/>
      <w:szCs w:val="32"/>
    </w:rPr>
  </w:style>
  <w:style w:type="character" w:customStyle="1" w:styleId="afffa">
    <w:name w:val="מודגש"/>
    <w:basedOn w:val="a1"/>
    <w:uiPriority w:val="1"/>
    <w:rsid w:val="0053560A"/>
    <w:rPr>
      <w:bCs/>
    </w:rPr>
  </w:style>
  <w:style w:type="paragraph" w:customStyle="1" w:styleId="afffb">
    <w:name w:val="הדרן עלך"/>
    <w:basedOn w:val="a0"/>
    <w:link w:val="afffc"/>
    <w:qFormat/>
    <w:rsid w:val="00A7522A"/>
    <w:pPr>
      <w:jc w:val="center"/>
    </w:pPr>
    <w:rPr>
      <w:rFonts w:ascii="Guttman Vilna" w:hAnsi="Guttman Vilna" w:cs="Guttman Vilna"/>
      <w:b/>
      <w:bCs/>
      <w:color w:val="808080" w:themeColor="background1" w:themeShade="80"/>
      <w:sz w:val="30"/>
      <w:szCs w:val="30"/>
    </w:rPr>
  </w:style>
  <w:style w:type="character" w:customStyle="1" w:styleId="afffc">
    <w:name w:val="הדרן עלך תו"/>
    <w:basedOn w:val="a1"/>
    <w:link w:val="afffb"/>
    <w:rsid w:val="00A7522A"/>
    <w:rPr>
      <w:rFonts w:ascii="Guttman Vilna" w:hAnsi="Guttman Vilna" w:cs="Guttman Vilna"/>
      <w:b/>
      <w:bCs/>
      <w:color w:val="808080" w:themeColor="background1" w:themeShade="80"/>
      <w:sz w:val="30"/>
      <w:szCs w:val="30"/>
    </w:rPr>
  </w:style>
  <w:style w:type="paragraph" w:customStyle="1" w:styleId="25">
    <w:name w:val="כולל 2"/>
    <w:basedOn w:val="affb"/>
    <w:link w:val="26"/>
    <w:qFormat/>
    <w:rsid w:val="009B1D73"/>
    <w:pPr>
      <w:spacing w:line="360" w:lineRule="exact"/>
    </w:pPr>
    <w:rPr>
      <w:rFonts w:ascii="Fb Fontext" w:hAnsi="Fb Fontext"/>
      <w:spacing w:val="-4"/>
    </w:rPr>
  </w:style>
  <w:style w:type="character" w:customStyle="1" w:styleId="26">
    <w:name w:val="כולל 2 תו"/>
    <w:basedOn w:val="affc"/>
    <w:link w:val="25"/>
    <w:rsid w:val="009B1D73"/>
    <w:rPr>
      <w:rFonts w:ascii="Fb Fontext" w:hAnsi="Fb Fontext" w:cs="FontbitDavid"/>
      <w:spacing w:val="-4"/>
      <w:sz w:val="32"/>
      <w:szCs w:val="32"/>
    </w:rPr>
  </w:style>
  <w:style w:type="paragraph" w:customStyle="1" w:styleId="afffd">
    <w:name w:val="ד''ה משנה"/>
    <w:basedOn w:val="a0"/>
    <w:link w:val="afffe"/>
    <w:qFormat/>
    <w:rsid w:val="00567455"/>
    <w:pPr>
      <w:spacing w:before="120"/>
      <w:contextualSpacing/>
    </w:pPr>
    <w:rPr>
      <w:rFonts w:cs="Guttman Vilna"/>
      <w:bCs/>
      <w:sz w:val="22"/>
      <w:szCs w:val="22"/>
    </w:rPr>
  </w:style>
  <w:style w:type="character" w:customStyle="1" w:styleId="afffe">
    <w:name w:val="ד''ה משנה תו"/>
    <w:basedOn w:val="a1"/>
    <w:link w:val="afffd"/>
    <w:rsid w:val="00567455"/>
    <w:rPr>
      <w:rFonts w:cs="Guttman Vilna"/>
      <w:bCs/>
      <w:sz w:val="22"/>
      <w:szCs w:val="22"/>
    </w:rPr>
  </w:style>
  <w:style w:type="paragraph" w:customStyle="1" w:styleId="affff">
    <w:name w:val="מבואה"/>
    <w:basedOn w:val="a0"/>
    <w:link w:val="affff0"/>
    <w:qFormat/>
    <w:rsid w:val="00903DDC"/>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0">
    <w:name w:val="מבואה תו"/>
    <w:basedOn w:val="a1"/>
    <w:link w:val="affff"/>
    <w:rsid w:val="00903DDC"/>
    <w:rPr>
      <w:rFonts w:ascii="David" w:eastAsia="Times New Roman" w:hAnsi="David" w:cs="David"/>
      <w:b/>
      <w:bCs/>
      <w:color w:val="A6A6A6" w:themeColor="background1" w:themeShade="A6"/>
      <w:sz w:val="20"/>
      <w:szCs w:val="20"/>
    </w:rPr>
  </w:style>
  <w:style w:type="paragraph" w:customStyle="1" w:styleId="affff1">
    <w:name w:val="טור הערות לאוקמי"/>
    <w:basedOn w:val="aff1"/>
    <w:link w:val="affff2"/>
    <w:qFormat/>
    <w:rsid w:val="00C57C22"/>
    <w:pPr>
      <w:ind w:left="113" w:hanging="113"/>
    </w:pPr>
    <w:rPr>
      <w:szCs w:val="24"/>
    </w:rPr>
  </w:style>
  <w:style w:type="character" w:customStyle="1" w:styleId="affff2">
    <w:name w:val="טור הערות לאוקמי תו"/>
    <w:basedOn w:val="aff2"/>
    <w:link w:val="affff1"/>
    <w:rsid w:val="00C57C22"/>
    <w:rPr>
      <w:rFonts w:cs="FontbitDavid"/>
      <w:sz w:val="20"/>
      <w:szCs w:val="24"/>
    </w:rPr>
  </w:style>
  <w:style w:type="paragraph" w:styleId="affff3">
    <w:name w:val="Body Text First Indent"/>
    <w:basedOn w:val="af1"/>
    <w:link w:val="affff4"/>
    <w:uiPriority w:val="99"/>
    <w:semiHidden/>
    <w:unhideWhenUsed/>
    <w:rsid w:val="00527CDE"/>
    <w:pPr>
      <w:spacing w:line="360" w:lineRule="exact"/>
      <w:ind w:firstLine="360"/>
    </w:pPr>
    <w:rPr>
      <w:rFonts w:asciiTheme="minorHAnsi" w:hAnsiTheme="minorHAnsi"/>
      <w:w w:val="100"/>
      <w:sz w:val="22"/>
    </w:rPr>
  </w:style>
  <w:style w:type="character" w:customStyle="1" w:styleId="affff4">
    <w:name w:val="כניסת שורה ראשונה בגוף טקסט תו"/>
    <w:basedOn w:val="af2"/>
    <w:link w:val="affff3"/>
    <w:uiPriority w:val="99"/>
    <w:semiHidden/>
    <w:rsid w:val="00527CDE"/>
    <w:rPr>
      <w:rFonts w:ascii="David" w:hAnsi="David" w:cs="FontbitDavid"/>
      <w:w w:val="92"/>
      <w:sz w:val="18"/>
      <w:szCs w:val="32"/>
    </w:rPr>
  </w:style>
  <w:style w:type="paragraph" w:customStyle="1" w:styleId="021">
    <w:name w:val="0.2"/>
    <w:basedOn w:val="a0"/>
    <w:link w:val="022"/>
    <w:autoRedefine/>
    <w:qFormat/>
    <w:rsid w:val="008B759F"/>
    <w:rPr>
      <w:rFonts w:ascii="Fb Fontext" w:hAnsi="Fb Fontext"/>
      <w:spacing w:val="-6"/>
    </w:rPr>
  </w:style>
  <w:style w:type="paragraph" w:customStyle="1" w:styleId="041">
    <w:name w:val="0.4"/>
    <w:basedOn w:val="a0"/>
    <w:link w:val="042"/>
    <w:qFormat/>
    <w:rsid w:val="00604C64"/>
    <w:rPr>
      <w:spacing w:val="-8"/>
    </w:rPr>
  </w:style>
  <w:style w:type="character" w:customStyle="1" w:styleId="022">
    <w:name w:val="0.2 תו"/>
    <w:basedOn w:val="a1"/>
    <w:link w:val="021"/>
    <w:rsid w:val="008B759F"/>
    <w:rPr>
      <w:rFonts w:ascii="Fb Fontext" w:hAnsi="Fb Fontext" w:cs="BA Fontov Regular"/>
      <w:spacing w:val="-6"/>
      <w:sz w:val="18"/>
      <w:szCs w:val="18"/>
    </w:rPr>
  </w:style>
  <w:style w:type="paragraph" w:customStyle="1" w:styleId="023">
    <w:name w:val="0.2 משנה"/>
    <w:basedOn w:val="afff5"/>
    <w:link w:val="024"/>
    <w:qFormat/>
    <w:rsid w:val="00604C64"/>
    <w:rPr>
      <w:b/>
      <w:spacing w:val="-4"/>
    </w:rPr>
  </w:style>
  <w:style w:type="character" w:customStyle="1" w:styleId="042">
    <w:name w:val="0.4 תו"/>
    <w:basedOn w:val="a1"/>
    <w:link w:val="041"/>
    <w:rsid w:val="00604C64"/>
    <w:rPr>
      <w:rFonts w:cs="FontbitDavid"/>
      <w:spacing w:val="-8"/>
      <w:sz w:val="20"/>
      <w:szCs w:val="20"/>
    </w:rPr>
  </w:style>
  <w:style w:type="paragraph" w:customStyle="1" w:styleId="043">
    <w:name w:val="0.4משנה"/>
    <w:basedOn w:val="023"/>
    <w:link w:val="044"/>
    <w:qFormat/>
    <w:rsid w:val="003E2C5D"/>
    <w:rPr>
      <w:spacing w:val="-8"/>
    </w:rPr>
  </w:style>
  <w:style w:type="character" w:customStyle="1" w:styleId="024">
    <w:name w:val="0.2 משנה תו"/>
    <w:basedOn w:val="afff6"/>
    <w:link w:val="023"/>
    <w:rsid w:val="00604C64"/>
    <w:rPr>
      <w:rFonts w:cs="Guttman Vilna"/>
      <w:b/>
      <w:bCs/>
      <w:spacing w:val="-4"/>
      <w:sz w:val="18"/>
      <w:szCs w:val="20"/>
      <w:shd w:val="clear" w:color="auto" w:fill="F2F2F2" w:themeFill="background1" w:themeFillShade="F2"/>
    </w:rPr>
  </w:style>
  <w:style w:type="character" w:customStyle="1" w:styleId="044">
    <w:name w:val="0.4משנה תו"/>
    <w:basedOn w:val="024"/>
    <w:link w:val="043"/>
    <w:rsid w:val="003E2C5D"/>
    <w:rPr>
      <w:rFonts w:cs="Guttman Vilna"/>
      <w:b/>
      <w:bCs/>
      <w:spacing w:val="-8"/>
      <w:sz w:val="18"/>
      <w:szCs w:val="20"/>
      <w:shd w:val="clear" w:color="auto" w:fill="F2F2F2" w:themeFill="background1" w:themeFillShade="F2"/>
    </w:rPr>
  </w:style>
  <w:style w:type="paragraph" w:customStyle="1" w:styleId="01">
    <w:name w:val="0.1 משנה"/>
    <w:basedOn w:val="afff5"/>
    <w:link w:val="010"/>
    <w:qFormat/>
    <w:rsid w:val="00832994"/>
    <w:rPr>
      <w:rFonts w:asciiTheme="minorHAnsi" w:hAnsiTheme="minorHAnsi"/>
      <w:b/>
      <w:spacing w:val="-4"/>
    </w:rPr>
  </w:style>
  <w:style w:type="paragraph" w:customStyle="1" w:styleId="03">
    <w:name w:val="0.3 משנה"/>
    <w:basedOn w:val="01"/>
    <w:link w:val="030"/>
    <w:qFormat/>
    <w:rsid w:val="009F7E1C"/>
    <w:rPr>
      <w:rFonts w:ascii="Fb Fontext" w:hAnsi="Fb Fontext"/>
      <w:b w:val="0"/>
      <w:spacing w:val="-8"/>
    </w:rPr>
  </w:style>
  <w:style w:type="character" w:customStyle="1" w:styleId="010">
    <w:name w:val="0.1 משנה תו"/>
    <w:basedOn w:val="afff6"/>
    <w:link w:val="01"/>
    <w:rsid w:val="00832994"/>
    <w:rPr>
      <w:rFonts w:cs="Guttman Vilna"/>
      <w:b/>
      <w:bCs/>
      <w:spacing w:val="-4"/>
      <w:sz w:val="20"/>
      <w:szCs w:val="18"/>
      <w:shd w:val="clear" w:color="auto" w:fill="F2F2F2" w:themeFill="background1" w:themeFillShade="F2"/>
    </w:rPr>
  </w:style>
  <w:style w:type="character" w:customStyle="1" w:styleId="030">
    <w:name w:val="0.3 משנה תו"/>
    <w:basedOn w:val="010"/>
    <w:link w:val="03"/>
    <w:rsid w:val="009F7E1C"/>
    <w:rPr>
      <w:rFonts w:ascii="Fb Fontext" w:hAnsi="Fb Fontext" w:cs="Guttman Vilna"/>
      <w:b w:val="0"/>
      <w:bCs/>
      <w:spacing w:val="-8"/>
      <w:sz w:val="20"/>
      <w:szCs w:val="18"/>
      <w:shd w:val="clear" w:color="auto" w:fill="F2F2F2" w:themeFill="background1" w:themeFillShade="F2"/>
    </w:rPr>
  </w:style>
  <w:style w:type="paragraph" w:customStyle="1" w:styleId="11">
    <w:name w:val="סגנון1"/>
    <w:basedOn w:val="03"/>
    <w:link w:val="12"/>
    <w:qFormat/>
    <w:rsid w:val="009F7E1C"/>
  </w:style>
  <w:style w:type="character" w:customStyle="1" w:styleId="12">
    <w:name w:val="סגנון1 תו"/>
    <w:basedOn w:val="030"/>
    <w:link w:val="11"/>
    <w:rsid w:val="009F7E1C"/>
    <w:rPr>
      <w:rFonts w:ascii="Fb Fontext" w:hAnsi="Fb Fontext" w:cs="Guttman Vilna"/>
      <w:b w:val="0"/>
      <w:bCs/>
      <w:spacing w:val="-8"/>
      <w:sz w:val="20"/>
      <w:szCs w:val="18"/>
      <w:shd w:val="clear" w:color="auto" w:fill="F2F2F2" w:themeFill="background1" w:themeFillShade="F2"/>
    </w:rPr>
  </w:style>
  <w:style w:type="paragraph" w:customStyle="1" w:styleId="affff5">
    <w:name w:val="משנה"/>
    <w:basedOn w:val="a0"/>
    <w:link w:val="affff6"/>
    <w:qFormat/>
    <w:rsid w:val="009F7E1C"/>
    <w:pPr>
      <w:ind w:left="0" w:firstLine="0"/>
      <w:contextualSpacing/>
    </w:pPr>
    <w:rPr>
      <w:rFonts w:asciiTheme="minorHAnsi" w:hAnsiTheme="minorHAnsi" w:cs="Guttman Vilna"/>
      <w:b/>
      <w:bCs/>
      <w:sz w:val="30"/>
      <w:szCs w:val="30"/>
    </w:rPr>
  </w:style>
  <w:style w:type="character" w:customStyle="1" w:styleId="affff6">
    <w:name w:val="משנה תו"/>
    <w:basedOn w:val="a1"/>
    <w:link w:val="affff5"/>
    <w:rsid w:val="009F7E1C"/>
    <w:rPr>
      <w:rFonts w:cs="Guttman Vilna"/>
      <w:b/>
      <w:bCs/>
      <w:sz w:val="30"/>
      <w:szCs w:val="30"/>
    </w:rPr>
  </w:style>
  <w:style w:type="paragraph" w:customStyle="1" w:styleId="011">
    <w:name w:val="0.1"/>
    <w:basedOn w:val="a0"/>
    <w:link w:val="012"/>
    <w:autoRedefine/>
    <w:qFormat/>
    <w:rsid w:val="00D44570"/>
    <w:rPr>
      <w:b/>
      <w:spacing w:val="-2"/>
    </w:rPr>
  </w:style>
  <w:style w:type="character" w:customStyle="1" w:styleId="012">
    <w:name w:val="0.1 תו"/>
    <w:basedOn w:val="022"/>
    <w:link w:val="011"/>
    <w:rsid w:val="00D44570"/>
    <w:rPr>
      <w:rFonts w:ascii="BA Fontov Regular" w:hAnsi="BA Fontov Regular" w:cs="BA Fontov Regular"/>
      <w:b/>
      <w:spacing w:val="-2"/>
      <w:sz w:val="18"/>
      <w:szCs w:val="18"/>
    </w:rPr>
  </w:style>
  <w:style w:type="paragraph" w:customStyle="1" w:styleId="36">
    <w:name w:val="חלון 3"/>
    <w:basedOn w:val="a0"/>
    <w:link w:val="37"/>
    <w:autoRedefine/>
    <w:qFormat/>
    <w:rsid w:val="00910E40"/>
    <w:pPr>
      <w:framePr w:wrap="notBeside" w:vAnchor="text" w:hAnchor="text" w:x="3460" w:y="1"/>
    </w:pPr>
    <w:rPr>
      <w:rFonts w:ascii="BA TM • Vilna Extra-Bold" w:hAnsi="BA TM • Vilna Extra-Bold" w:cs="BA TM • Vilna Extra-Bold"/>
      <w:color w:val="767171" w:themeColor="background2" w:themeShade="80"/>
      <w:sz w:val="14"/>
      <w:szCs w:val="14"/>
    </w:rPr>
  </w:style>
  <w:style w:type="character" w:customStyle="1" w:styleId="37">
    <w:name w:val="חלון 3 תו"/>
    <w:basedOn w:val="a1"/>
    <w:link w:val="36"/>
    <w:rsid w:val="00910E40"/>
    <w:rPr>
      <w:rFonts w:ascii="BA TM • Vilna Extra-Bold" w:hAnsi="BA TM • Vilna Extra-Bold" w:cs="BA TM • Vilna Extra-Bold"/>
      <w:color w:val="767171" w:themeColor="background2" w:themeShade="80"/>
      <w:sz w:val="14"/>
      <w:szCs w:val="14"/>
    </w:rPr>
  </w:style>
  <w:style w:type="paragraph" w:customStyle="1" w:styleId="affff7">
    <w:name w:val="נושא"/>
    <w:basedOn w:val="a0"/>
    <w:link w:val="affff8"/>
    <w:qFormat/>
    <w:rsid w:val="00791111"/>
    <w:pPr>
      <w:spacing w:before="120"/>
      <w:jc w:val="center"/>
      <w:outlineLvl w:val="1"/>
    </w:pPr>
    <w:rPr>
      <w:rFonts w:ascii="David" w:hAnsi="David" w:cs="BA TM • Vilna Extra-Bold"/>
      <w:b/>
      <w:color w:val="000000" w:themeColor="text1"/>
      <w:spacing w:val="4"/>
      <w:sz w:val="16"/>
      <w:shd w:val="clear" w:color="auto" w:fill="FFFFFF" w:themeFill="background1"/>
    </w:rPr>
  </w:style>
  <w:style w:type="character" w:customStyle="1" w:styleId="affff8">
    <w:name w:val="נושא תו"/>
    <w:basedOn w:val="a1"/>
    <w:link w:val="affff7"/>
    <w:rsid w:val="00791111"/>
    <w:rPr>
      <w:rFonts w:ascii="David" w:hAnsi="David" w:cs="BA TM • Vilna Extra-Bold"/>
      <w:b/>
      <w:color w:val="000000" w:themeColor="text1"/>
      <w:spacing w:val="4"/>
      <w:sz w:val="16"/>
      <w:szCs w:val="18"/>
    </w:rPr>
  </w:style>
  <w:style w:type="paragraph" w:customStyle="1" w:styleId="affff9">
    <w:name w:val="חציצה"/>
    <w:basedOn w:val="a0"/>
    <w:link w:val="affffa"/>
    <w:qFormat/>
    <w:rsid w:val="0032286F"/>
    <w:pPr>
      <w:spacing w:before="40"/>
      <w:jc w:val="center"/>
    </w:pPr>
    <w:rPr>
      <w:rFonts w:ascii="BA חניכי הישיבות" w:hAnsi="BA חניכי הישיבות" w:cs="BA חניכי הישיבות"/>
      <w:bCs/>
      <w:color w:val="A6A6A6" w:themeColor="background1" w:themeShade="A6"/>
      <w:sz w:val="24"/>
    </w:rPr>
  </w:style>
  <w:style w:type="character" w:customStyle="1" w:styleId="affffa">
    <w:name w:val="חציצה תו"/>
    <w:basedOn w:val="a1"/>
    <w:link w:val="affff9"/>
    <w:rsid w:val="0032286F"/>
    <w:rPr>
      <w:rFonts w:ascii="BA חניכי הישיבות" w:hAnsi="BA חניכי הישיבות" w:cs="BA חניכי הישיבות"/>
      <w:bCs/>
      <w:color w:val="A6A6A6" w:themeColor="background1" w:themeShade="A6"/>
      <w:sz w:val="24"/>
      <w:szCs w:val="20"/>
    </w:rPr>
  </w:style>
  <w:style w:type="character" w:customStyle="1" w:styleId="27">
    <w:name w:val="אמוראים תו 2"/>
    <w:basedOn w:val="affffb"/>
    <w:uiPriority w:val="1"/>
    <w:qFormat/>
    <w:rsid w:val="0055675F"/>
    <w:rPr>
      <w:rFonts w:ascii="FrankRuehl" w:hAnsi="FrankRuehl" w:cs="BA Vilna Regular"/>
      <w:spacing w:val="4"/>
      <w:sz w:val="16"/>
      <w:szCs w:val="12"/>
    </w:rPr>
  </w:style>
  <w:style w:type="character" w:customStyle="1" w:styleId="affffb">
    <w:name w:val="אמוראים תו"/>
    <w:basedOn w:val="a1"/>
    <w:link w:val="affffc"/>
    <w:rsid w:val="00791111"/>
    <w:rPr>
      <w:rFonts w:ascii="FrankRuehl" w:hAnsi="FrankRuehl" w:cs="BA Vilna Regular"/>
      <w:spacing w:val="4"/>
      <w:sz w:val="16"/>
      <w:szCs w:val="12"/>
    </w:rPr>
  </w:style>
  <w:style w:type="paragraph" w:customStyle="1" w:styleId="affffc">
    <w:name w:val="אמוראים"/>
    <w:basedOn w:val="a0"/>
    <w:link w:val="affffb"/>
    <w:qFormat/>
    <w:rsid w:val="00791111"/>
    <w:rPr>
      <w:rFonts w:ascii="FrankRuehl" w:hAnsi="FrankRuehl" w:cs="BA Vilna Regular"/>
      <w:spacing w:val="4"/>
      <w:sz w:val="16"/>
      <w:szCs w:val="12"/>
    </w:rPr>
  </w:style>
  <w:style w:type="character" w:customStyle="1" w:styleId="affffd">
    <w:name w:val="הסבר"/>
    <w:basedOn w:val="a1"/>
    <w:uiPriority w:val="1"/>
    <w:qFormat/>
    <w:rsid w:val="00F07436"/>
    <w:rPr>
      <w:sz w:val="13"/>
      <w:szCs w:val="13"/>
    </w:rPr>
  </w:style>
  <w:style w:type="character" w:customStyle="1" w:styleId="affffe">
    <w:name w:val="פסוק תו"/>
    <w:basedOn w:val="a1"/>
    <w:link w:val="afffff"/>
    <w:rsid w:val="00550CEB"/>
    <w:rPr>
      <w:rFonts w:ascii="BA Franknatan Decor" w:hAnsi="BA Franknatan Decor" w:cs="BA TM • Tzlotana"/>
      <w:sz w:val="18"/>
      <w:szCs w:val="16"/>
    </w:rPr>
  </w:style>
  <w:style w:type="paragraph" w:customStyle="1" w:styleId="afffff">
    <w:name w:val="פסוק"/>
    <w:basedOn w:val="a0"/>
    <w:link w:val="affffe"/>
    <w:qFormat/>
    <w:rsid w:val="00550CEB"/>
    <w:pPr>
      <w:tabs>
        <w:tab w:val="center" w:pos="2835"/>
      </w:tabs>
    </w:pPr>
    <w:rPr>
      <w:rFonts w:ascii="BA Franknatan Decor" w:hAnsi="BA Franknatan Decor" w:cs="BA TM • Tzlotana"/>
      <w:szCs w:val="16"/>
    </w:rPr>
  </w:style>
  <w:style w:type="character" w:customStyle="1" w:styleId="afffff0">
    <w:name w:val="מספר קטע"/>
    <w:basedOn w:val="a1"/>
    <w:uiPriority w:val="1"/>
    <w:qFormat/>
    <w:rPr>
      <w:rFonts w:cs="BA Vilna Bold"/>
      <w:bCs/>
      <w:color w:val="7A5A14"/>
      <w:szCs w:val="14"/>
    </w:rPr>
  </w:style>
  <w:style w:type="paragraph" w:customStyle="1" w:styleId="afffff1">
    <w:name w:val="רווח לפני"/>
    <w:basedOn w:val="a0"/>
    <w:qFormat/>
    <w:pPr>
      <w:spacing w:before="110"/>
    </w:pPr>
  </w:style>
  <w:style w:type="character" w:customStyle="1" w:styleId="afffff2">
    <w:name w:val="נושא משנה"/>
    <w:basedOn w:val="a1"/>
    <w:uiPriority w:val="1"/>
    <w:qFormat/>
    <w:rPr>
      <w:rFonts w:cs="BA TM • Vilna Extra-Bold"/>
      <w:spacing w:val="4"/>
      <w:sz w:val="22"/>
      <w:szCs w:val="22"/>
    </w:rPr>
  </w:style>
  <w:style w:type="character" w:customStyle="1" w:styleId="afffff3">
    <w:name w:val="תנאי המשנה"/>
    <w:basedOn w:val="a1"/>
    <w:uiPriority w:val="1"/>
    <w:qFormat/>
    <w:rPr>
      <w:rFonts w:ascii="BA Vilna Bold" w:hAnsi="BA Vilna Bold" w:cs="BA Vilna Bold"/>
      <w:b/>
      <w:bCs/>
      <w:spacing w:val="4"/>
      <w:sz w:val="18"/>
      <w:szCs w:val="18"/>
    </w:rPr>
  </w:style>
  <w:style w:type="character" w:customStyle="1" w:styleId="afffff4">
    <w:name w:val="הסבר במשנה"/>
    <w:basedOn w:val="a1"/>
    <w:uiPriority w:val="1"/>
    <w:qFormat/>
    <w:rPr>
      <w:rFonts w:ascii="Fb Fontext" w:hAnsi="Fb Fontext" w:cs="FrankRuehl"/>
      <w:sz w:val="16"/>
      <w:szCs w:val="16"/>
    </w:rPr>
  </w:style>
  <w:style w:type="paragraph" w:customStyle="1" w:styleId="afffff5">
    <w:name w:val="משנה בצד"/>
    <w:basedOn w:val="a0"/>
    <w:qFormat/>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paragraph" w:customStyle="1" w:styleId="afffff6">
    <w:name w:val="פתיחת פרק"/>
    <w:basedOn w:val="a0"/>
    <w:next w:val="a0"/>
    <w:qFormat/>
    <w:pPr>
      <w:keepNext/>
      <w:keepLines/>
      <w:jc w:val="center"/>
    </w:pPr>
    <w:rPr>
      <w:rFonts w:cs="BA TM • Vilna Extra-Bold"/>
      <w:color w:val="000000"/>
      <w:spacing w:val="4"/>
      <w:sz w:val="22"/>
      <w:szCs w:val="22"/>
    </w:rPr>
  </w:style>
  <w:style w:type="paragraph" w:customStyle="1" w:styleId="afffff7">
    <w:name w:val="הדרן"/>
    <w:basedOn w:val="a0"/>
    <w:next w:val="a0"/>
    <w:qFormat/>
    <w:pPr>
      <w:keepLines/>
      <w:spacing w:before="120" w:after="120"/>
      <w:ind w:left="0" w:firstLine="0"/>
      <w:jc w:val="center"/>
    </w:pPr>
    <w:rPr>
      <w:rFonts w:cs="BA TM • Vilna Extra-Bold"/>
      <w:color w:val="000000"/>
      <w:spacing w:val="4"/>
      <w:sz w:val="20"/>
      <w:szCs w:val="20"/>
    </w:rPr>
  </w:style>
  <w:style w:type="paragraph" w:styleId="afffff8">
    <w:name w:val="Revision"/>
    <w:hidden/>
    <w:uiPriority w:val="99"/>
    <w:semiHidden/>
    <w:rsid w:val="007D30FE"/>
    <w:pPr>
      <w:spacing w:after="0" w:line="240" w:lineRule="auto"/>
    </w:pPr>
    <w:rPr>
      <w:rFonts w:ascii="BA Fontov Regular" w:hAnsi="BA Fontov Regular" w:cs="BA Fontov Regula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9395">
      <w:bodyDiv w:val="1"/>
      <w:marLeft w:val="0"/>
      <w:marRight w:val="0"/>
      <w:marTop w:val="0"/>
      <w:marBottom w:val="0"/>
      <w:divBdr>
        <w:top w:val="none" w:sz="0" w:space="0" w:color="auto"/>
        <w:left w:val="none" w:sz="0" w:space="0" w:color="auto"/>
        <w:bottom w:val="none" w:sz="0" w:space="0" w:color="auto"/>
        <w:right w:val="none" w:sz="0" w:space="0" w:color="auto"/>
      </w:divBdr>
    </w:div>
    <w:div w:id="35397551">
      <w:bodyDiv w:val="1"/>
      <w:marLeft w:val="0"/>
      <w:marRight w:val="0"/>
      <w:marTop w:val="0"/>
      <w:marBottom w:val="0"/>
      <w:divBdr>
        <w:top w:val="none" w:sz="0" w:space="0" w:color="auto"/>
        <w:left w:val="none" w:sz="0" w:space="0" w:color="auto"/>
        <w:bottom w:val="none" w:sz="0" w:space="0" w:color="auto"/>
        <w:right w:val="none" w:sz="0" w:space="0" w:color="auto"/>
      </w:divBdr>
    </w:div>
    <w:div w:id="39135266">
      <w:bodyDiv w:val="1"/>
      <w:marLeft w:val="0"/>
      <w:marRight w:val="0"/>
      <w:marTop w:val="0"/>
      <w:marBottom w:val="0"/>
      <w:divBdr>
        <w:top w:val="none" w:sz="0" w:space="0" w:color="auto"/>
        <w:left w:val="none" w:sz="0" w:space="0" w:color="auto"/>
        <w:bottom w:val="none" w:sz="0" w:space="0" w:color="auto"/>
        <w:right w:val="none" w:sz="0" w:space="0" w:color="auto"/>
      </w:divBdr>
    </w:div>
    <w:div w:id="56589824">
      <w:bodyDiv w:val="1"/>
      <w:marLeft w:val="0"/>
      <w:marRight w:val="0"/>
      <w:marTop w:val="0"/>
      <w:marBottom w:val="0"/>
      <w:divBdr>
        <w:top w:val="none" w:sz="0" w:space="0" w:color="auto"/>
        <w:left w:val="none" w:sz="0" w:space="0" w:color="auto"/>
        <w:bottom w:val="none" w:sz="0" w:space="0" w:color="auto"/>
        <w:right w:val="none" w:sz="0" w:space="0" w:color="auto"/>
      </w:divBdr>
    </w:div>
    <w:div w:id="60372369">
      <w:bodyDiv w:val="1"/>
      <w:marLeft w:val="0"/>
      <w:marRight w:val="0"/>
      <w:marTop w:val="0"/>
      <w:marBottom w:val="0"/>
      <w:divBdr>
        <w:top w:val="none" w:sz="0" w:space="0" w:color="auto"/>
        <w:left w:val="none" w:sz="0" w:space="0" w:color="auto"/>
        <w:bottom w:val="none" w:sz="0" w:space="0" w:color="auto"/>
        <w:right w:val="none" w:sz="0" w:space="0" w:color="auto"/>
      </w:divBdr>
    </w:div>
    <w:div w:id="64762712">
      <w:bodyDiv w:val="1"/>
      <w:marLeft w:val="0"/>
      <w:marRight w:val="0"/>
      <w:marTop w:val="0"/>
      <w:marBottom w:val="0"/>
      <w:divBdr>
        <w:top w:val="none" w:sz="0" w:space="0" w:color="auto"/>
        <w:left w:val="none" w:sz="0" w:space="0" w:color="auto"/>
        <w:bottom w:val="none" w:sz="0" w:space="0" w:color="auto"/>
        <w:right w:val="none" w:sz="0" w:space="0" w:color="auto"/>
      </w:divBdr>
    </w:div>
    <w:div w:id="85538972">
      <w:bodyDiv w:val="1"/>
      <w:marLeft w:val="0"/>
      <w:marRight w:val="0"/>
      <w:marTop w:val="0"/>
      <w:marBottom w:val="0"/>
      <w:divBdr>
        <w:top w:val="none" w:sz="0" w:space="0" w:color="auto"/>
        <w:left w:val="none" w:sz="0" w:space="0" w:color="auto"/>
        <w:bottom w:val="none" w:sz="0" w:space="0" w:color="auto"/>
        <w:right w:val="none" w:sz="0" w:space="0" w:color="auto"/>
      </w:divBdr>
    </w:div>
    <w:div w:id="97022047">
      <w:bodyDiv w:val="1"/>
      <w:marLeft w:val="0"/>
      <w:marRight w:val="0"/>
      <w:marTop w:val="0"/>
      <w:marBottom w:val="0"/>
      <w:divBdr>
        <w:top w:val="none" w:sz="0" w:space="0" w:color="auto"/>
        <w:left w:val="none" w:sz="0" w:space="0" w:color="auto"/>
        <w:bottom w:val="none" w:sz="0" w:space="0" w:color="auto"/>
        <w:right w:val="none" w:sz="0" w:space="0" w:color="auto"/>
      </w:divBdr>
    </w:div>
    <w:div w:id="127745823">
      <w:bodyDiv w:val="1"/>
      <w:marLeft w:val="0"/>
      <w:marRight w:val="0"/>
      <w:marTop w:val="0"/>
      <w:marBottom w:val="0"/>
      <w:divBdr>
        <w:top w:val="none" w:sz="0" w:space="0" w:color="auto"/>
        <w:left w:val="none" w:sz="0" w:space="0" w:color="auto"/>
        <w:bottom w:val="none" w:sz="0" w:space="0" w:color="auto"/>
        <w:right w:val="none" w:sz="0" w:space="0" w:color="auto"/>
      </w:divBdr>
    </w:div>
    <w:div w:id="162362550">
      <w:bodyDiv w:val="1"/>
      <w:marLeft w:val="0"/>
      <w:marRight w:val="0"/>
      <w:marTop w:val="0"/>
      <w:marBottom w:val="0"/>
      <w:divBdr>
        <w:top w:val="none" w:sz="0" w:space="0" w:color="auto"/>
        <w:left w:val="none" w:sz="0" w:space="0" w:color="auto"/>
        <w:bottom w:val="none" w:sz="0" w:space="0" w:color="auto"/>
        <w:right w:val="none" w:sz="0" w:space="0" w:color="auto"/>
      </w:divBdr>
    </w:div>
    <w:div w:id="167914614">
      <w:bodyDiv w:val="1"/>
      <w:marLeft w:val="0"/>
      <w:marRight w:val="0"/>
      <w:marTop w:val="0"/>
      <w:marBottom w:val="0"/>
      <w:divBdr>
        <w:top w:val="none" w:sz="0" w:space="0" w:color="auto"/>
        <w:left w:val="none" w:sz="0" w:space="0" w:color="auto"/>
        <w:bottom w:val="none" w:sz="0" w:space="0" w:color="auto"/>
        <w:right w:val="none" w:sz="0" w:space="0" w:color="auto"/>
      </w:divBdr>
    </w:div>
    <w:div w:id="189418154">
      <w:bodyDiv w:val="1"/>
      <w:marLeft w:val="0"/>
      <w:marRight w:val="0"/>
      <w:marTop w:val="0"/>
      <w:marBottom w:val="0"/>
      <w:divBdr>
        <w:top w:val="none" w:sz="0" w:space="0" w:color="auto"/>
        <w:left w:val="none" w:sz="0" w:space="0" w:color="auto"/>
        <w:bottom w:val="none" w:sz="0" w:space="0" w:color="auto"/>
        <w:right w:val="none" w:sz="0" w:space="0" w:color="auto"/>
      </w:divBdr>
    </w:div>
    <w:div w:id="215242855">
      <w:bodyDiv w:val="1"/>
      <w:marLeft w:val="0"/>
      <w:marRight w:val="0"/>
      <w:marTop w:val="0"/>
      <w:marBottom w:val="0"/>
      <w:divBdr>
        <w:top w:val="none" w:sz="0" w:space="0" w:color="auto"/>
        <w:left w:val="none" w:sz="0" w:space="0" w:color="auto"/>
        <w:bottom w:val="none" w:sz="0" w:space="0" w:color="auto"/>
        <w:right w:val="none" w:sz="0" w:space="0" w:color="auto"/>
      </w:divBdr>
    </w:div>
    <w:div w:id="249244486">
      <w:bodyDiv w:val="1"/>
      <w:marLeft w:val="0"/>
      <w:marRight w:val="0"/>
      <w:marTop w:val="0"/>
      <w:marBottom w:val="0"/>
      <w:divBdr>
        <w:top w:val="none" w:sz="0" w:space="0" w:color="auto"/>
        <w:left w:val="none" w:sz="0" w:space="0" w:color="auto"/>
        <w:bottom w:val="none" w:sz="0" w:space="0" w:color="auto"/>
        <w:right w:val="none" w:sz="0" w:space="0" w:color="auto"/>
      </w:divBdr>
    </w:div>
    <w:div w:id="256983236">
      <w:bodyDiv w:val="1"/>
      <w:marLeft w:val="0"/>
      <w:marRight w:val="0"/>
      <w:marTop w:val="0"/>
      <w:marBottom w:val="0"/>
      <w:divBdr>
        <w:top w:val="none" w:sz="0" w:space="0" w:color="auto"/>
        <w:left w:val="none" w:sz="0" w:space="0" w:color="auto"/>
        <w:bottom w:val="none" w:sz="0" w:space="0" w:color="auto"/>
        <w:right w:val="none" w:sz="0" w:space="0" w:color="auto"/>
      </w:divBdr>
    </w:div>
    <w:div w:id="298388165">
      <w:bodyDiv w:val="1"/>
      <w:marLeft w:val="0"/>
      <w:marRight w:val="0"/>
      <w:marTop w:val="0"/>
      <w:marBottom w:val="0"/>
      <w:divBdr>
        <w:top w:val="none" w:sz="0" w:space="0" w:color="auto"/>
        <w:left w:val="none" w:sz="0" w:space="0" w:color="auto"/>
        <w:bottom w:val="none" w:sz="0" w:space="0" w:color="auto"/>
        <w:right w:val="none" w:sz="0" w:space="0" w:color="auto"/>
      </w:divBdr>
    </w:div>
    <w:div w:id="321277356">
      <w:bodyDiv w:val="1"/>
      <w:marLeft w:val="0"/>
      <w:marRight w:val="0"/>
      <w:marTop w:val="0"/>
      <w:marBottom w:val="0"/>
      <w:divBdr>
        <w:top w:val="none" w:sz="0" w:space="0" w:color="auto"/>
        <w:left w:val="none" w:sz="0" w:space="0" w:color="auto"/>
        <w:bottom w:val="none" w:sz="0" w:space="0" w:color="auto"/>
        <w:right w:val="none" w:sz="0" w:space="0" w:color="auto"/>
      </w:divBdr>
    </w:div>
    <w:div w:id="326203744">
      <w:bodyDiv w:val="1"/>
      <w:marLeft w:val="0"/>
      <w:marRight w:val="0"/>
      <w:marTop w:val="0"/>
      <w:marBottom w:val="0"/>
      <w:divBdr>
        <w:top w:val="none" w:sz="0" w:space="0" w:color="auto"/>
        <w:left w:val="none" w:sz="0" w:space="0" w:color="auto"/>
        <w:bottom w:val="none" w:sz="0" w:space="0" w:color="auto"/>
        <w:right w:val="none" w:sz="0" w:space="0" w:color="auto"/>
      </w:divBdr>
    </w:div>
    <w:div w:id="333805513">
      <w:bodyDiv w:val="1"/>
      <w:marLeft w:val="0"/>
      <w:marRight w:val="0"/>
      <w:marTop w:val="0"/>
      <w:marBottom w:val="0"/>
      <w:divBdr>
        <w:top w:val="none" w:sz="0" w:space="0" w:color="auto"/>
        <w:left w:val="none" w:sz="0" w:space="0" w:color="auto"/>
        <w:bottom w:val="none" w:sz="0" w:space="0" w:color="auto"/>
        <w:right w:val="none" w:sz="0" w:space="0" w:color="auto"/>
      </w:divBdr>
    </w:div>
    <w:div w:id="426196225">
      <w:bodyDiv w:val="1"/>
      <w:marLeft w:val="0"/>
      <w:marRight w:val="0"/>
      <w:marTop w:val="0"/>
      <w:marBottom w:val="0"/>
      <w:divBdr>
        <w:top w:val="none" w:sz="0" w:space="0" w:color="auto"/>
        <w:left w:val="none" w:sz="0" w:space="0" w:color="auto"/>
        <w:bottom w:val="none" w:sz="0" w:space="0" w:color="auto"/>
        <w:right w:val="none" w:sz="0" w:space="0" w:color="auto"/>
      </w:divBdr>
    </w:div>
    <w:div w:id="447969508">
      <w:bodyDiv w:val="1"/>
      <w:marLeft w:val="0"/>
      <w:marRight w:val="0"/>
      <w:marTop w:val="0"/>
      <w:marBottom w:val="0"/>
      <w:divBdr>
        <w:top w:val="none" w:sz="0" w:space="0" w:color="auto"/>
        <w:left w:val="none" w:sz="0" w:space="0" w:color="auto"/>
        <w:bottom w:val="none" w:sz="0" w:space="0" w:color="auto"/>
        <w:right w:val="none" w:sz="0" w:space="0" w:color="auto"/>
      </w:divBdr>
    </w:div>
    <w:div w:id="486047094">
      <w:bodyDiv w:val="1"/>
      <w:marLeft w:val="0"/>
      <w:marRight w:val="0"/>
      <w:marTop w:val="0"/>
      <w:marBottom w:val="0"/>
      <w:divBdr>
        <w:top w:val="none" w:sz="0" w:space="0" w:color="auto"/>
        <w:left w:val="none" w:sz="0" w:space="0" w:color="auto"/>
        <w:bottom w:val="none" w:sz="0" w:space="0" w:color="auto"/>
        <w:right w:val="none" w:sz="0" w:space="0" w:color="auto"/>
      </w:divBdr>
    </w:div>
    <w:div w:id="493377564">
      <w:bodyDiv w:val="1"/>
      <w:marLeft w:val="0"/>
      <w:marRight w:val="0"/>
      <w:marTop w:val="0"/>
      <w:marBottom w:val="0"/>
      <w:divBdr>
        <w:top w:val="none" w:sz="0" w:space="0" w:color="auto"/>
        <w:left w:val="none" w:sz="0" w:space="0" w:color="auto"/>
        <w:bottom w:val="none" w:sz="0" w:space="0" w:color="auto"/>
        <w:right w:val="none" w:sz="0" w:space="0" w:color="auto"/>
      </w:divBdr>
    </w:div>
    <w:div w:id="497308331">
      <w:bodyDiv w:val="1"/>
      <w:marLeft w:val="0"/>
      <w:marRight w:val="0"/>
      <w:marTop w:val="0"/>
      <w:marBottom w:val="0"/>
      <w:divBdr>
        <w:top w:val="none" w:sz="0" w:space="0" w:color="auto"/>
        <w:left w:val="none" w:sz="0" w:space="0" w:color="auto"/>
        <w:bottom w:val="none" w:sz="0" w:space="0" w:color="auto"/>
        <w:right w:val="none" w:sz="0" w:space="0" w:color="auto"/>
      </w:divBdr>
    </w:div>
    <w:div w:id="512886051">
      <w:bodyDiv w:val="1"/>
      <w:marLeft w:val="0"/>
      <w:marRight w:val="0"/>
      <w:marTop w:val="0"/>
      <w:marBottom w:val="0"/>
      <w:divBdr>
        <w:top w:val="none" w:sz="0" w:space="0" w:color="auto"/>
        <w:left w:val="none" w:sz="0" w:space="0" w:color="auto"/>
        <w:bottom w:val="none" w:sz="0" w:space="0" w:color="auto"/>
        <w:right w:val="none" w:sz="0" w:space="0" w:color="auto"/>
      </w:divBdr>
    </w:div>
    <w:div w:id="526141021">
      <w:bodyDiv w:val="1"/>
      <w:marLeft w:val="0"/>
      <w:marRight w:val="0"/>
      <w:marTop w:val="0"/>
      <w:marBottom w:val="0"/>
      <w:divBdr>
        <w:top w:val="none" w:sz="0" w:space="0" w:color="auto"/>
        <w:left w:val="none" w:sz="0" w:space="0" w:color="auto"/>
        <w:bottom w:val="none" w:sz="0" w:space="0" w:color="auto"/>
        <w:right w:val="none" w:sz="0" w:space="0" w:color="auto"/>
      </w:divBdr>
    </w:div>
    <w:div w:id="529146863">
      <w:bodyDiv w:val="1"/>
      <w:marLeft w:val="0"/>
      <w:marRight w:val="0"/>
      <w:marTop w:val="0"/>
      <w:marBottom w:val="0"/>
      <w:divBdr>
        <w:top w:val="none" w:sz="0" w:space="0" w:color="auto"/>
        <w:left w:val="none" w:sz="0" w:space="0" w:color="auto"/>
        <w:bottom w:val="none" w:sz="0" w:space="0" w:color="auto"/>
        <w:right w:val="none" w:sz="0" w:space="0" w:color="auto"/>
      </w:divBdr>
    </w:div>
    <w:div w:id="549150834">
      <w:bodyDiv w:val="1"/>
      <w:marLeft w:val="0"/>
      <w:marRight w:val="0"/>
      <w:marTop w:val="0"/>
      <w:marBottom w:val="0"/>
      <w:divBdr>
        <w:top w:val="none" w:sz="0" w:space="0" w:color="auto"/>
        <w:left w:val="none" w:sz="0" w:space="0" w:color="auto"/>
        <w:bottom w:val="none" w:sz="0" w:space="0" w:color="auto"/>
        <w:right w:val="none" w:sz="0" w:space="0" w:color="auto"/>
      </w:divBdr>
    </w:div>
    <w:div w:id="560866418">
      <w:bodyDiv w:val="1"/>
      <w:marLeft w:val="0"/>
      <w:marRight w:val="0"/>
      <w:marTop w:val="0"/>
      <w:marBottom w:val="0"/>
      <w:divBdr>
        <w:top w:val="none" w:sz="0" w:space="0" w:color="auto"/>
        <w:left w:val="none" w:sz="0" w:space="0" w:color="auto"/>
        <w:bottom w:val="none" w:sz="0" w:space="0" w:color="auto"/>
        <w:right w:val="none" w:sz="0" w:space="0" w:color="auto"/>
      </w:divBdr>
    </w:div>
    <w:div w:id="572812052">
      <w:bodyDiv w:val="1"/>
      <w:marLeft w:val="0"/>
      <w:marRight w:val="0"/>
      <w:marTop w:val="0"/>
      <w:marBottom w:val="0"/>
      <w:divBdr>
        <w:top w:val="none" w:sz="0" w:space="0" w:color="auto"/>
        <w:left w:val="none" w:sz="0" w:space="0" w:color="auto"/>
        <w:bottom w:val="none" w:sz="0" w:space="0" w:color="auto"/>
        <w:right w:val="none" w:sz="0" w:space="0" w:color="auto"/>
      </w:divBdr>
    </w:div>
    <w:div w:id="590552295">
      <w:bodyDiv w:val="1"/>
      <w:marLeft w:val="0"/>
      <w:marRight w:val="0"/>
      <w:marTop w:val="0"/>
      <w:marBottom w:val="0"/>
      <w:divBdr>
        <w:top w:val="none" w:sz="0" w:space="0" w:color="auto"/>
        <w:left w:val="none" w:sz="0" w:space="0" w:color="auto"/>
        <w:bottom w:val="none" w:sz="0" w:space="0" w:color="auto"/>
        <w:right w:val="none" w:sz="0" w:space="0" w:color="auto"/>
      </w:divBdr>
    </w:div>
    <w:div w:id="613632424">
      <w:bodyDiv w:val="1"/>
      <w:marLeft w:val="0"/>
      <w:marRight w:val="0"/>
      <w:marTop w:val="0"/>
      <w:marBottom w:val="0"/>
      <w:divBdr>
        <w:top w:val="none" w:sz="0" w:space="0" w:color="auto"/>
        <w:left w:val="none" w:sz="0" w:space="0" w:color="auto"/>
        <w:bottom w:val="none" w:sz="0" w:space="0" w:color="auto"/>
        <w:right w:val="none" w:sz="0" w:space="0" w:color="auto"/>
      </w:divBdr>
    </w:div>
    <w:div w:id="628559860">
      <w:bodyDiv w:val="1"/>
      <w:marLeft w:val="0"/>
      <w:marRight w:val="0"/>
      <w:marTop w:val="0"/>
      <w:marBottom w:val="0"/>
      <w:divBdr>
        <w:top w:val="none" w:sz="0" w:space="0" w:color="auto"/>
        <w:left w:val="none" w:sz="0" w:space="0" w:color="auto"/>
        <w:bottom w:val="none" w:sz="0" w:space="0" w:color="auto"/>
        <w:right w:val="none" w:sz="0" w:space="0" w:color="auto"/>
      </w:divBdr>
    </w:div>
    <w:div w:id="667710002">
      <w:bodyDiv w:val="1"/>
      <w:marLeft w:val="0"/>
      <w:marRight w:val="0"/>
      <w:marTop w:val="0"/>
      <w:marBottom w:val="0"/>
      <w:divBdr>
        <w:top w:val="none" w:sz="0" w:space="0" w:color="auto"/>
        <w:left w:val="none" w:sz="0" w:space="0" w:color="auto"/>
        <w:bottom w:val="none" w:sz="0" w:space="0" w:color="auto"/>
        <w:right w:val="none" w:sz="0" w:space="0" w:color="auto"/>
      </w:divBdr>
    </w:div>
    <w:div w:id="691733443">
      <w:bodyDiv w:val="1"/>
      <w:marLeft w:val="0"/>
      <w:marRight w:val="0"/>
      <w:marTop w:val="0"/>
      <w:marBottom w:val="0"/>
      <w:divBdr>
        <w:top w:val="none" w:sz="0" w:space="0" w:color="auto"/>
        <w:left w:val="none" w:sz="0" w:space="0" w:color="auto"/>
        <w:bottom w:val="none" w:sz="0" w:space="0" w:color="auto"/>
        <w:right w:val="none" w:sz="0" w:space="0" w:color="auto"/>
      </w:divBdr>
    </w:div>
    <w:div w:id="694307537">
      <w:bodyDiv w:val="1"/>
      <w:marLeft w:val="0"/>
      <w:marRight w:val="0"/>
      <w:marTop w:val="0"/>
      <w:marBottom w:val="0"/>
      <w:divBdr>
        <w:top w:val="none" w:sz="0" w:space="0" w:color="auto"/>
        <w:left w:val="none" w:sz="0" w:space="0" w:color="auto"/>
        <w:bottom w:val="none" w:sz="0" w:space="0" w:color="auto"/>
        <w:right w:val="none" w:sz="0" w:space="0" w:color="auto"/>
      </w:divBdr>
    </w:div>
    <w:div w:id="704407433">
      <w:bodyDiv w:val="1"/>
      <w:marLeft w:val="0"/>
      <w:marRight w:val="0"/>
      <w:marTop w:val="0"/>
      <w:marBottom w:val="0"/>
      <w:divBdr>
        <w:top w:val="none" w:sz="0" w:space="0" w:color="auto"/>
        <w:left w:val="none" w:sz="0" w:space="0" w:color="auto"/>
        <w:bottom w:val="none" w:sz="0" w:space="0" w:color="auto"/>
        <w:right w:val="none" w:sz="0" w:space="0" w:color="auto"/>
      </w:divBdr>
    </w:div>
    <w:div w:id="711420154">
      <w:bodyDiv w:val="1"/>
      <w:marLeft w:val="0"/>
      <w:marRight w:val="0"/>
      <w:marTop w:val="0"/>
      <w:marBottom w:val="0"/>
      <w:divBdr>
        <w:top w:val="none" w:sz="0" w:space="0" w:color="auto"/>
        <w:left w:val="none" w:sz="0" w:space="0" w:color="auto"/>
        <w:bottom w:val="none" w:sz="0" w:space="0" w:color="auto"/>
        <w:right w:val="none" w:sz="0" w:space="0" w:color="auto"/>
      </w:divBdr>
    </w:div>
    <w:div w:id="724521884">
      <w:bodyDiv w:val="1"/>
      <w:marLeft w:val="0"/>
      <w:marRight w:val="0"/>
      <w:marTop w:val="0"/>
      <w:marBottom w:val="0"/>
      <w:divBdr>
        <w:top w:val="none" w:sz="0" w:space="0" w:color="auto"/>
        <w:left w:val="none" w:sz="0" w:space="0" w:color="auto"/>
        <w:bottom w:val="none" w:sz="0" w:space="0" w:color="auto"/>
        <w:right w:val="none" w:sz="0" w:space="0" w:color="auto"/>
      </w:divBdr>
    </w:div>
    <w:div w:id="738475894">
      <w:bodyDiv w:val="1"/>
      <w:marLeft w:val="0"/>
      <w:marRight w:val="0"/>
      <w:marTop w:val="0"/>
      <w:marBottom w:val="0"/>
      <w:divBdr>
        <w:top w:val="none" w:sz="0" w:space="0" w:color="auto"/>
        <w:left w:val="none" w:sz="0" w:space="0" w:color="auto"/>
        <w:bottom w:val="none" w:sz="0" w:space="0" w:color="auto"/>
        <w:right w:val="none" w:sz="0" w:space="0" w:color="auto"/>
      </w:divBdr>
    </w:div>
    <w:div w:id="779446880">
      <w:bodyDiv w:val="1"/>
      <w:marLeft w:val="0"/>
      <w:marRight w:val="0"/>
      <w:marTop w:val="0"/>
      <w:marBottom w:val="0"/>
      <w:divBdr>
        <w:top w:val="none" w:sz="0" w:space="0" w:color="auto"/>
        <w:left w:val="none" w:sz="0" w:space="0" w:color="auto"/>
        <w:bottom w:val="none" w:sz="0" w:space="0" w:color="auto"/>
        <w:right w:val="none" w:sz="0" w:space="0" w:color="auto"/>
      </w:divBdr>
    </w:div>
    <w:div w:id="788818997">
      <w:bodyDiv w:val="1"/>
      <w:marLeft w:val="0"/>
      <w:marRight w:val="0"/>
      <w:marTop w:val="0"/>
      <w:marBottom w:val="0"/>
      <w:divBdr>
        <w:top w:val="none" w:sz="0" w:space="0" w:color="auto"/>
        <w:left w:val="none" w:sz="0" w:space="0" w:color="auto"/>
        <w:bottom w:val="none" w:sz="0" w:space="0" w:color="auto"/>
        <w:right w:val="none" w:sz="0" w:space="0" w:color="auto"/>
      </w:divBdr>
    </w:div>
    <w:div w:id="807288089">
      <w:bodyDiv w:val="1"/>
      <w:marLeft w:val="0"/>
      <w:marRight w:val="0"/>
      <w:marTop w:val="0"/>
      <w:marBottom w:val="0"/>
      <w:divBdr>
        <w:top w:val="none" w:sz="0" w:space="0" w:color="auto"/>
        <w:left w:val="none" w:sz="0" w:space="0" w:color="auto"/>
        <w:bottom w:val="none" w:sz="0" w:space="0" w:color="auto"/>
        <w:right w:val="none" w:sz="0" w:space="0" w:color="auto"/>
      </w:divBdr>
    </w:div>
    <w:div w:id="815681840">
      <w:bodyDiv w:val="1"/>
      <w:marLeft w:val="0"/>
      <w:marRight w:val="0"/>
      <w:marTop w:val="0"/>
      <w:marBottom w:val="0"/>
      <w:divBdr>
        <w:top w:val="none" w:sz="0" w:space="0" w:color="auto"/>
        <w:left w:val="none" w:sz="0" w:space="0" w:color="auto"/>
        <w:bottom w:val="none" w:sz="0" w:space="0" w:color="auto"/>
        <w:right w:val="none" w:sz="0" w:space="0" w:color="auto"/>
      </w:divBdr>
    </w:div>
    <w:div w:id="835807162">
      <w:bodyDiv w:val="1"/>
      <w:marLeft w:val="0"/>
      <w:marRight w:val="0"/>
      <w:marTop w:val="0"/>
      <w:marBottom w:val="0"/>
      <w:divBdr>
        <w:top w:val="none" w:sz="0" w:space="0" w:color="auto"/>
        <w:left w:val="none" w:sz="0" w:space="0" w:color="auto"/>
        <w:bottom w:val="none" w:sz="0" w:space="0" w:color="auto"/>
        <w:right w:val="none" w:sz="0" w:space="0" w:color="auto"/>
      </w:divBdr>
    </w:div>
    <w:div w:id="837161222">
      <w:bodyDiv w:val="1"/>
      <w:marLeft w:val="0"/>
      <w:marRight w:val="0"/>
      <w:marTop w:val="0"/>
      <w:marBottom w:val="0"/>
      <w:divBdr>
        <w:top w:val="none" w:sz="0" w:space="0" w:color="auto"/>
        <w:left w:val="none" w:sz="0" w:space="0" w:color="auto"/>
        <w:bottom w:val="none" w:sz="0" w:space="0" w:color="auto"/>
        <w:right w:val="none" w:sz="0" w:space="0" w:color="auto"/>
      </w:divBdr>
    </w:div>
    <w:div w:id="853955449">
      <w:bodyDiv w:val="1"/>
      <w:marLeft w:val="0"/>
      <w:marRight w:val="0"/>
      <w:marTop w:val="0"/>
      <w:marBottom w:val="0"/>
      <w:divBdr>
        <w:top w:val="none" w:sz="0" w:space="0" w:color="auto"/>
        <w:left w:val="none" w:sz="0" w:space="0" w:color="auto"/>
        <w:bottom w:val="none" w:sz="0" w:space="0" w:color="auto"/>
        <w:right w:val="none" w:sz="0" w:space="0" w:color="auto"/>
      </w:divBdr>
    </w:div>
    <w:div w:id="860515979">
      <w:bodyDiv w:val="1"/>
      <w:marLeft w:val="0"/>
      <w:marRight w:val="0"/>
      <w:marTop w:val="0"/>
      <w:marBottom w:val="0"/>
      <w:divBdr>
        <w:top w:val="none" w:sz="0" w:space="0" w:color="auto"/>
        <w:left w:val="none" w:sz="0" w:space="0" w:color="auto"/>
        <w:bottom w:val="none" w:sz="0" w:space="0" w:color="auto"/>
        <w:right w:val="none" w:sz="0" w:space="0" w:color="auto"/>
      </w:divBdr>
    </w:div>
    <w:div w:id="886723721">
      <w:bodyDiv w:val="1"/>
      <w:marLeft w:val="0"/>
      <w:marRight w:val="0"/>
      <w:marTop w:val="0"/>
      <w:marBottom w:val="0"/>
      <w:divBdr>
        <w:top w:val="none" w:sz="0" w:space="0" w:color="auto"/>
        <w:left w:val="none" w:sz="0" w:space="0" w:color="auto"/>
        <w:bottom w:val="none" w:sz="0" w:space="0" w:color="auto"/>
        <w:right w:val="none" w:sz="0" w:space="0" w:color="auto"/>
      </w:divBdr>
    </w:div>
    <w:div w:id="918978049">
      <w:bodyDiv w:val="1"/>
      <w:marLeft w:val="0"/>
      <w:marRight w:val="0"/>
      <w:marTop w:val="0"/>
      <w:marBottom w:val="0"/>
      <w:divBdr>
        <w:top w:val="none" w:sz="0" w:space="0" w:color="auto"/>
        <w:left w:val="none" w:sz="0" w:space="0" w:color="auto"/>
        <w:bottom w:val="none" w:sz="0" w:space="0" w:color="auto"/>
        <w:right w:val="none" w:sz="0" w:space="0" w:color="auto"/>
      </w:divBdr>
    </w:div>
    <w:div w:id="943273068">
      <w:bodyDiv w:val="1"/>
      <w:marLeft w:val="0"/>
      <w:marRight w:val="0"/>
      <w:marTop w:val="0"/>
      <w:marBottom w:val="0"/>
      <w:divBdr>
        <w:top w:val="none" w:sz="0" w:space="0" w:color="auto"/>
        <w:left w:val="none" w:sz="0" w:space="0" w:color="auto"/>
        <w:bottom w:val="none" w:sz="0" w:space="0" w:color="auto"/>
        <w:right w:val="none" w:sz="0" w:space="0" w:color="auto"/>
      </w:divBdr>
    </w:div>
    <w:div w:id="947463860">
      <w:bodyDiv w:val="1"/>
      <w:marLeft w:val="0"/>
      <w:marRight w:val="0"/>
      <w:marTop w:val="0"/>
      <w:marBottom w:val="0"/>
      <w:divBdr>
        <w:top w:val="none" w:sz="0" w:space="0" w:color="auto"/>
        <w:left w:val="none" w:sz="0" w:space="0" w:color="auto"/>
        <w:bottom w:val="none" w:sz="0" w:space="0" w:color="auto"/>
        <w:right w:val="none" w:sz="0" w:space="0" w:color="auto"/>
      </w:divBdr>
    </w:div>
    <w:div w:id="961961656">
      <w:bodyDiv w:val="1"/>
      <w:marLeft w:val="0"/>
      <w:marRight w:val="0"/>
      <w:marTop w:val="0"/>
      <w:marBottom w:val="0"/>
      <w:divBdr>
        <w:top w:val="none" w:sz="0" w:space="0" w:color="auto"/>
        <w:left w:val="none" w:sz="0" w:space="0" w:color="auto"/>
        <w:bottom w:val="none" w:sz="0" w:space="0" w:color="auto"/>
        <w:right w:val="none" w:sz="0" w:space="0" w:color="auto"/>
      </w:divBdr>
    </w:div>
    <w:div w:id="962803803">
      <w:bodyDiv w:val="1"/>
      <w:marLeft w:val="0"/>
      <w:marRight w:val="0"/>
      <w:marTop w:val="0"/>
      <w:marBottom w:val="0"/>
      <w:divBdr>
        <w:top w:val="none" w:sz="0" w:space="0" w:color="auto"/>
        <w:left w:val="none" w:sz="0" w:space="0" w:color="auto"/>
        <w:bottom w:val="none" w:sz="0" w:space="0" w:color="auto"/>
        <w:right w:val="none" w:sz="0" w:space="0" w:color="auto"/>
      </w:divBdr>
    </w:div>
    <w:div w:id="1018431350">
      <w:bodyDiv w:val="1"/>
      <w:marLeft w:val="0"/>
      <w:marRight w:val="0"/>
      <w:marTop w:val="0"/>
      <w:marBottom w:val="0"/>
      <w:divBdr>
        <w:top w:val="none" w:sz="0" w:space="0" w:color="auto"/>
        <w:left w:val="none" w:sz="0" w:space="0" w:color="auto"/>
        <w:bottom w:val="none" w:sz="0" w:space="0" w:color="auto"/>
        <w:right w:val="none" w:sz="0" w:space="0" w:color="auto"/>
      </w:divBdr>
    </w:div>
    <w:div w:id="1020931948">
      <w:bodyDiv w:val="1"/>
      <w:marLeft w:val="0"/>
      <w:marRight w:val="0"/>
      <w:marTop w:val="0"/>
      <w:marBottom w:val="0"/>
      <w:divBdr>
        <w:top w:val="none" w:sz="0" w:space="0" w:color="auto"/>
        <w:left w:val="none" w:sz="0" w:space="0" w:color="auto"/>
        <w:bottom w:val="none" w:sz="0" w:space="0" w:color="auto"/>
        <w:right w:val="none" w:sz="0" w:space="0" w:color="auto"/>
      </w:divBdr>
    </w:div>
    <w:div w:id="1032462703">
      <w:bodyDiv w:val="1"/>
      <w:marLeft w:val="0"/>
      <w:marRight w:val="0"/>
      <w:marTop w:val="0"/>
      <w:marBottom w:val="0"/>
      <w:divBdr>
        <w:top w:val="none" w:sz="0" w:space="0" w:color="auto"/>
        <w:left w:val="none" w:sz="0" w:space="0" w:color="auto"/>
        <w:bottom w:val="none" w:sz="0" w:space="0" w:color="auto"/>
        <w:right w:val="none" w:sz="0" w:space="0" w:color="auto"/>
      </w:divBdr>
    </w:div>
    <w:div w:id="1036854454">
      <w:bodyDiv w:val="1"/>
      <w:marLeft w:val="0"/>
      <w:marRight w:val="0"/>
      <w:marTop w:val="0"/>
      <w:marBottom w:val="0"/>
      <w:divBdr>
        <w:top w:val="none" w:sz="0" w:space="0" w:color="auto"/>
        <w:left w:val="none" w:sz="0" w:space="0" w:color="auto"/>
        <w:bottom w:val="none" w:sz="0" w:space="0" w:color="auto"/>
        <w:right w:val="none" w:sz="0" w:space="0" w:color="auto"/>
      </w:divBdr>
    </w:div>
    <w:div w:id="1053234878">
      <w:bodyDiv w:val="1"/>
      <w:marLeft w:val="0"/>
      <w:marRight w:val="0"/>
      <w:marTop w:val="0"/>
      <w:marBottom w:val="0"/>
      <w:divBdr>
        <w:top w:val="none" w:sz="0" w:space="0" w:color="auto"/>
        <w:left w:val="none" w:sz="0" w:space="0" w:color="auto"/>
        <w:bottom w:val="none" w:sz="0" w:space="0" w:color="auto"/>
        <w:right w:val="none" w:sz="0" w:space="0" w:color="auto"/>
      </w:divBdr>
    </w:div>
    <w:div w:id="1080714577">
      <w:bodyDiv w:val="1"/>
      <w:marLeft w:val="0"/>
      <w:marRight w:val="0"/>
      <w:marTop w:val="0"/>
      <w:marBottom w:val="0"/>
      <w:divBdr>
        <w:top w:val="none" w:sz="0" w:space="0" w:color="auto"/>
        <w:left w:val="none" w:sz="0" w:space="0" w:color="auto"/>
        <w:bottom w:val="none" w:sz="0" w:space="0" w:color="auto"/>
        <w:right w:val="none" w:sz="0" w:space="0" w:color="auto"/>
      </w:divBdr>
    </w:div>
    <w:div w:id="1093745209">
      <w:bodyDiv w:val="1"/>
      <w:marLeft w:val="0"/>
      <w:marRight w:val="0"/>
      <w:marTop w:val="0"/>
      <w:marBottom w:val="0"/>
      <w:divBdr>
        <w:top w:val="none" w:sz="0" w:space="0" w:color="auto"/>
        <w:left w:val="none" w:sz="0" w:space="0" w:color="auto"/>
        <w:bottom w:val="none" w:sz="0" w:space="0" w:color="auto"/>
        <w:right w:val="none" w:sz="0" w:space="0" w:color="auto"/>
      </w:divBdr>
    </w:div>
    <w:div w:id="1100562006">
      <w:bodyDiv w:val="1"/>
      <w:marLeft w:val="0"/>
      <w:marRight w:val="0"/>
      <w:marTop w:val="0"/>
      <w:marBottom w:val="0"/>
      <w:divBdr>
        <w:top w:val="none" w:sz="0" w:space="0" w:color="auto"/>
        <w:left w:val="none" w:sz="0" w:space="0" w:color="auto"/>
        <w:bottom w:val="none" w:sz="0" w:space="0" w:color="auto"/>
        <w:right w:val="none" w:sz="0" w:space="0" w:color="auto"/>
      </w:divBdr>
    </w:div>
    <w:div w:id="1124226530">
      <w:bodyDiv w:val="1"/>
      <w:marLeft w:val="0"/>
      <w:marRight w:val="0"/>
      <w:marTop w:val="0"/>
      <w:marBottom w:val="0"/>
      <w:divBdr>
        <w:top w:val="none" w:sz="0" w:space="0" w:color="auto"/>
        <w:left w:val="none" w:sz="0" w:space="0" w:color="auto"/>
        <w:bottom w:val="none" w:sz="0" w:space="0" w:color="auto"/>
        <w:right w:val="none" w:sz="0" w:space="0" w:color="auto"/>
      </w:divBdr>
    </w:div>
    <w:div w:id="1139106367">
      <w:bodyDiv w:val="1"/>
      <w:marLeft w:val="0"/>
      <w:marRight w:val="0"/>
      <w:marTop w:val="0"/>
      <w:marBottom w:val="0"/>
      <w:divBdr>
        <w:top w:val="none" w:sz="0" w:space="0" w:color="auto"/>
        <w:left w:val="none" w:sz="0" w:space="0" w:color="auto"/>
        <w:bottom w:val="none" w:sz="0" w:space="0" w:color="auto"/>
        <w:right w:val="none" w:sz="0" w:space="0" w:color="auto"/>
      </w:divBdr>
    </w:div>
    <w:div w:id="1144203777">
      <w:bodyDiv w:val="1"/>
      <w:marLeft w:val="0"/>
      <w:marRight w:val="0"/>
      <w:marTop w:val="0"/>
      <w:marBottom w:val="0"/>
      <w:divBdr>
        <w:top w:val="none" w:sz="0" w:space="0" w:color="auto"/>
        <w:left w:val="none" w:sz="0" w:space="0" w:color="auto"/>
        <w:bottom w:val="none" w:sz="0" w:space="0" w:color="auto"/>
        <w:right w:val="none" w:sz="0" w:space="0" w:color="auto"/>
      </w:divBdr>
    </w:div>
    <w:div w:id="1154029141">
      <w:bodyDiv w:val="1"/>
      <w:marLeft w:val="0"/>
      <w:marRight w:val="0"/>
      <w:marTop w:val="0"/>
      <w:marBottom w:val="0"/>
      <w:divBdr>
        <w:top w:val="none" w:sz="0" w:space="0" w:color="auto"/>
        <w:left w:val="none" w:sz="0" w:space="0" w:color="auto"/>
        <w:bottom w:val="none" w:sz="0" w:space="0" w:color="auto"/>
        <w:right w:val="none" w:sz="0" w:space="0" w:color="auto"/>
      </w:divBdr>
    </w:div>
    <w:div w:id="1162812095">
      <w:bodyDiv w:val="1"/>
      <w:marLeft w:val="0"/>
      <w:marRight w:val="0"/>
      <w:marTop w:val="0"/>
      <w:marBottom w:val="0"/>
      <w:divBdr>
        <w:top w:val="none" w:sz="0" w:space="0" w:color="auto"/>
        <w:left w:val="none" w:sz="0" w:space="0" w:color="auto"/>
        <w:bottom w:val="none" w:sz="0" w:space="0" w:color="auto"/>
        <w:right w:val="none" w:sz="0" w:space="0" w:color="auto"/>
      </w:divBdr>
    </w:div>
    <w:div w:id="1166440564">
      <w:bodyDiv w:val="1"/>
      <w:marLeft w:val="0"/>
      <w:marRight w:val="0"/>
      <w:marTop w:val="0"/>
      <w:marBottom w:val="0"/>
      <w:divBdr>
        <w:top w:val="none" w:sz="0" w:space="0" w:color="auto"/>
        <w:left w:val="none" w:sz="0" w:space="0" w:color="auto"/>
        <w:bottom w:val="none" w:sz="0" w:space="0" w:color="auto"/>
        <w:right w:val="none" w:sz="0" w:space="0" w:color="auto"/>
      </w:divBdr>
    </w:div>
    <w:div w:id="1176189755">
      <w:bodyDiv w:val="1"/>
      <w:marLeft w:val="0"/>
      <w:marRight w:val="0"/>
      <w:marTop w:val="0"/>
      <w:marBottom w:val="0"/>
      <w:divBdr>
        <w:top w:val="none" w:sz="0" w:space="0" w:color="auto"/>
        <w:left w:val="none" w:sz="0" w:space="0" w:color="auto"/>
        <w:bottom w:val="none" w:sz="0" w:space="0" w:color="auto"/>
        <w:right w:val="none" w:sz="0" w:space="0" w:color="auto"/>
      </w:divBdr>
    </w:div>
    <w:div w:id="1241672046">
      <w:bodyDiv w:val="1"/>
      <w:marLeft w:val="0"/>
      <w:marRight w:val="0"/>
      <w:marTop w:val="0"/>
      <w:marBottom w:val="0"/>
      <w:divBdr>
        <w:top w:val="none" w:sz="0" w:space="0" w:color="auto"/>
        <w:left w:val="none" w:sz="0" w:space="0" w:color="auto"/>
        <w:bottom w:val="none" w:sz="0" w:space="0" w:color="auto"/>
        <w:right w:val="none" w:sz="0" w:space="0" w:color="auto"/>
      </w:divBdr>
    </w:div>
    <w:div w:id="1299140541">
      <w:bodyDiv w:val="1"/>
      <w:marLeft w:val="0"/>
      <w:marRight w:val="0"/>
      <w:marTop w:val="0"/>
      <w:marBottom w:val="0"/>
      <w:divBdr>
        <w:top w:val="none" w:sz="0" w:space="0" w:color="auto"/>
        <w:left w:val="none" w:sz="0" w:space="0" w:color="auto"/>
        <w:bottom w:val="none" w:sz="0" w:space="0" w:color="auto"/>
        <w:right w:val="none" w:sz="0" w:space="0" w:color="auto"/>
      </w:divBdr>
    </w:div>
    <w:div w:id="1303193093">
      <w:bodyDiv w:val="1"/>
      <w:marLeft w:val="0"/>
      <w:marRight w:val="0"/>
      <w:marTop w:val="0"/>
      <w:marBottom w:val="0"/>
      <w:divBdr>
        <w:top w:val="none" w:sz="0" w:space="0" w:color="auto"/>
        <w:left w:val="none" w:sz="0" w:space="0" w:color="auto"/>
        <w:bottom w:val="none" w:sz="0" w:space="0" w:color="auto"/>
        <w:right w:val="none" w:sz="0" w:space="0" w:color="auto"/>
      </w:divBdr>
    </w:div>
    <w:div w:id="1304460488">
      <w:bodyDiv w:val="1"/>
      <w:marLeft w:val="0"/>
      <w:marRight w:val="0"/>
      <w:marTop w:val="0"/>
      <w:marBottom w:val="0"/>
      <w:divBdr>
        <w:top w:val="none" w:sz="0" w:space="0" w:color="auto"/>
        <w:left w:val="none" w:sz="0" w:space="0" w:color="auto"/>
        <w:bottom w:val="none" w:sz="0" w:space="0" w:color="auto"/>
        <w:right w:val="none" w:sz="0" w:space="0" w:color="auto"/>
      </w:divBdr>
    </w:div>
    <w:div w:id="1312564013">
      <w:bodyDiv w:val="1"/>
      <w:marLeft w:val="0"/>
      <w:marRight w:val="0"/>
      <w:marTop w:val="0"/>
      <w:marBottom w:val="0"/>
      <w:divBdr>
        <w:top w:val="none" w:sz="0" w:space="0" w:color="auto"/>
        <w:left w:val="none" w:sz="0" w:space="0" w:color="auto"/>
        <w:bottom w:val="none" w:sz="0" w:space="0" w:color="auto"/>
        <w:right w:val="none" w:sz="0" w:space="0" w:color="auto"/>
      </w:divBdr>
    </w:div>
    <w:div w:id="1317148068">
      <w:bodyDiv w:val="1"/>
      <w:marLeft w:val="0"/>
      <w:marRight w:val="0"/>
      <w:marTop w:val="0"/>
      <w:marBottom w:val="0"/>
      <w:divBdr>
        <w:top w:val="none" w:sz="0" w:space="0" w:color="auto"/>
        <w:left w:val="none" w:sz="0" w:space="0" w:color="auto"/>
        <w:bottom w:val="none" w:sz="0" w:space="0" w:color="auto"/>
        <w:right w:val="none" w:sz="0" w:space="0" w:color="auto"/>
      </w:divBdr>
    </w:div>
    <w:div w:id="1331366516">
      <w:bodyDiv w:val="1"/>
      <w:marLeft w:val="0"/>
      <w:marRight w:val="0"/>
      <w:marTop w:val="0"/>
      <w:marBottom w:val="0"/>
      <w:divBdr>
        <w:top w:val="none" w:sz="0" w:space="0" w:color="auto"/>
        <w:left w:val="none" w:sz="0" w:space="0" w:color="auto"/>
        <w:bottom w:val="none" w:sz="0" w:space="0" w:color="auto"/>
        <w:right w:val="none" w:sz="0" w:space="0" w:color="auto"/>
      </w:divBdr>
    </w:div>
    <w:div w:id="1333919857">
      <w:bodyDiv w:val="1"/>
      <w:marLeft w:val="0"/>
      <w:marRight w:val="0"/>
      <w:marTop w:val="0"/>
      <w:marBottom w:val="0"/>
      <w:divBdr>
        <w:top w:val="none" w:sz="0" w:space="0" w:color="auto"/>
        <w:left w:val="none" w:sz="0" w:space="0" w:color="auto"/>
        <w:bottom w:val="none" w:sz="0" w:space="0" w:color="auto"/>
        <w:right w:val="none" w:sz="0" w:space="0" w:color="auto"/>
      </w:divBdr>
    </w:div>
    <w:div w:id="1402945902">
      <w:bodyDiv w:val="1"/>
      <w:marLeft w:val="0"/>
      <w:marRight w:val="0"/>
      <w:marTop w:val="0"/>
      <w:marBottom w:val="0"/>
      <w:divBdr>
        <w:top w:val="none" w:sz="0" w:space="0" w:color="auto"/>
        <w:left w:val="none" w:sz="0" w:space="0" w:color="auto"/>
        <w:bottom w:val="none" w:sz="0" w:space="0" w:color="auto"/>
        <w:right w:val="none" w:sz="0" w:space="0" w:color="auto"/>
      </w:divBdr>
    </w:div>
    <w:div w:id="1409156969">
      <w:bodyDiv w:val="1"/>
      <w:marLeft w:val="0"/>
      <w:marRight w:val="0"/>
      <w:marTop w:val="0"/>
      <w:marBottom w:val="0"/>
      <w:divBdr>
        <w:top w:val="none" w:sz="0" w:space="0" w:color="auto"/>
        <w:left w:val="none" w:sz="0" w:space="0" w:color="auto"/>
        <w:bottom w:val="none" w:sz="0" w:space="0" w:color="auto"/>
        <w:right w:val="none" w:sz="0" w:space="0" w:color="auto"/>
      </w:divBdr>
    </w:div>
    <w:div w:id="1410420340">
      <w:bodyDiv w:val="1"/>
      <w:marLeft w:val="0"/>
      <w:marRight w:val="0"/>
      <w:marTop w:val="0"/>
      <w:marBottom w:val="0"/>
      <w:divBdr>
        <w:top w:val="none" w:sz="0" w:space="0" w:color="auto"/>
        <w:left w:val="none" w:sz="0" w:space="0" w:color="auto"/>
        <w:bottom w:val="none" w:sz="0" w:space="0" w:color="auto"/>
        <w:right w:val="none" w:sz="0" w:space="0" w:color="auto"/>
      </w:divBdr>
    </w:div>
    <w:div w:id="1460605730">
      <w:bodyDiv w:val="1"/>
      <w:marLeft w:val="0"/>
      <w:marRight w:val="0"/>
      <w:marTop w:val="0"/>
      <w:marBottom w:val="0"/>
      <w:divBdr>
        <w:top w:val="none" w:sz="0" w:space="0" w:color="auto"/>
        <w:left w:val="none" w:sz="0" w:space="0" w:color="auto"/>
        <w:bottom w:val="none" w:sz="0" w:space="0" w:color="auto"/>
        <w:right w:val="none" w:sz="0" w:space="0" w:color="auto"/>
      </w:divBdr>
    </w:div>
    <w:div w:id="1470047853">
      <w:bodyDiv w:val="1"/>
      <w:marLeft w:val="0"/>
      <w:marRight w:val="0"/>
      <w:marTop w:val="0"/>
      <w:marBottom w:val="0"/>
      <w:divBdr>
        <w:top w:val="none" w:sz="0" w:space="0" w:color="auto"/>
        <w:left w:val="none" w:sz="0" w:space="0" w:color="auto"/>
        <w:bottom w:val="none" w:sz="0" w:space="0" w:color="auto"/>
        <w:right w:val="none" w:sz="0" w:space="0" w:color="auto"/>
      </w:divBdr>
    </w:div>
    <w:div w:id="1495686118">
      <w:bodyDiv w:val="1"/>
      <w:marLeft w:val="0"/>
      <w:marRight w:val="0"/>
      <w:marTop w:val="0"/>
      <w:marBottom w:val="0"/>
      <w:divBdr>
        <w:top w:val="none" w:sz="0" w:space="0" w:color="auto"/>
        <w:left w:val="none" w:sz="0" w:space="0" w:color="auto"/>
        <w:bottom w:val="none" w:sz="0" w:space="0" w:color="auto"/>
        <w:right w:val="none" w:sz="0" w:space="0" w:color="auto"/>
      </w:divBdr>
    </w:div>
    <w:div w:id="1508521958">
      <w:bodyDiv w:val="1"/>
      <w:marLeft w:val="0"/>
      <w:marRight w:val="0"/>
      <w:marTop w:val="0"/>
      <w:marBottom w:val="0"/>
      <w:divBdr>
        <w:top w:val="none" w:sz="0" w:space="0" w:color="auto"/>
        <w:left w:val="none" w:sz="0" w:space="0" w:color="auto"/>
        <w:bottom w:val="none" w:sz="0" w:space="0" w:color="auto"/>
        <w:right w:val="none" w:sz="0" w:space="0" w:color="auto"/>
      </w:divBdr>
    </w:div>
    <w:div w:id="1511408825">
      <w:bodyDiv w:val="1"/>
      <w:marLeft w:val="0"/>
      <w:marRight w:val="0"/>
      <w:marTop w:val="0"/>
      <w:marBottom w:val="0"/>
      <w:divBdr>
        <w:top w:val="none" w:sz="0" w:space="0" w:color="auto"/>
        <w:left w:val="none" w:sz="0" w:space="0" w:color="auto"/>
        <w:bottom w:val="none" w:sz="0" w:space="0" w:color="auto"/>
        <w:right w:val="none" w:sz="0" w:space="0" w:color="auto"/>
      </w:divBdr>
    </w:div>
    <w:div w:id="1519657014">
      <w:bodyDiv w:val="1"/>
      <w:marLeft w:val="0"/>
      <w:marRight w:val="0"/>
      <w:marTop w:val="0"/>
      <w:marBottom w:val="0"/>
      <w:divBdr>
        <w:top w:val="none" w:sz="0" w:space="0" w:color="auto"/>
        <w:left w:val="none" w:sz="0" w:space="0" w:color="auto"/>
        <w:bottom w:val="none" w:sz="0" w:space="0" w:color="auto"/>
        <w:right w:val="none" w:sz="0" w:space="0" w:color="auto"/>
      </w:divBdr>
    </w:div>
    <w:div w:id="1521889097">
      <w:bodyDiv w:val="1"/>
      <w:marLeft w:val="0"/>
      <w:marRight w:val="0"/>
      <w:marTop w:val="0"/>
      <w:marBottom w:val="0"/>
      <w:divBdr>
        <w:top w:val="none" w:sz="0" w:space="0" w:color="auto"/>
        <w:left w:val="none" w:sz="0" w:space="0" w:color="auto"/>
        <w:bottom w:val="none" w:sz="0" w:space="0" w:color="auto"/>
        <w:right w:val="none" w:sz="0" w:space="0" w:color="auto"/>
      </w:divBdr>
    </w:div>
    <w:div w:id="1544516043">
      <w:bodyDiv w:val="1"/>
      <w:marLeft w:val="0"/>
      <w:marRight w:val="0"/>
      <w:marTop w:val="0"/>
      <w:marBottom w:val="0"/>
      <w:divBdr>
        <w:top w:val="none" w:sz="0" w:space="0" w:color="auto"/>
        <w:left w:val="none" w:sz="0" w:space="0" w:color="auto"/>
        <w:bottom w:val="none" w:sz="0" w:space="0" w:color="auto"/>
        <w:right w:val="none" w:sz="0" w:space="0" w:color="auto"/>
      </w:divBdr>
    </w:div>
    <w:div w:id="1565405877">
      <w:bodyDiv w:val="1"/>
      <w:marLeft w:val="0"/>
      <w:marRight w:val="0"/>
      <w:marTop w:val="0"/>
      <w:marBottom w:val="0"/>
      <w:divBdr>
        <w:top w:val="none" w:sz="0" w:space="0" w:color="auto"/>
        <w:left w:val="none" w:sz="0" w:space="0" w:color="auto"/>
        <w:bottom w:val="none" w:sz="0" w:space="0" w:color="auto"/>
        <w:right w:val="none" w:sz="0" w:space="0" w:color="auto"/>
      </w:divBdr>
    </w:div>
    <w:div w:id="1595019056">
      <w:bodyDiv w:val="1"/>
      <w:marLeft w:val="0"/>
      <w:marRight w:val="0"/>
      <w:marTop w:val="0"/>
      <w:marBottom w:val="0"/>
      <w:divBdr>
        <w:top w:val="none" w:sz="0" w:space="0" w:color="auto"/>
        <w:left w:val="none" w:sz="0" w:space="0" w:color="auto"/>
        <w:bottom w:val="none" w:sz="0" w:space="0" w:color="auto"/>
        <w:right w:val="none" w:sz="0" w:space="0" w:color="auto"/>
      </w:divBdr>
    </w:div>
    <w:div w:id="1606039775">
      <w:bodyDiv w:val="1"/>
      <w:marLeft w:val="0"/>
      <w:marRight w:val="0"/>
      <w:marTop w:val="0"/>
      <w:marBottom w:val="0"/>
      <w:divBdr>
        <w:top w:val="none" w:sz="0" w:space="0" w:color="auto"/>
        <w:left w:val="none" w:sz="0" w:space="0" w:color="auto"/>
        <w:bottom w:val="none" w:sz="0" w:space="0" w:color="auto"/>
        <w:right w:val="none" w:sz="0" w:space="0" w:color="auto"/>
      </w:divBdr>
    </w:div>
    <w:div w:id="1619071430">
      <w:bodyDiv w:val="1"/>
      <w:marLeft w:val="0"/>
      <w:marRight w:val="0"/>
      <w:marTop w:val="0"/>
      <w:marBottom w:val="0"/>
      <w:divBdr>
        <w:top w:val="none" w:sz="0" w:space="0" w:color="auto"/>
        <w:left w:val="none" w:sz="0" w:space="0" w:color="auto"/>
        <w:bottom w:val="none" w:sz="0" w:space="0" w:color="auto"/>
        <w:right w:val="none" w:sz="0" w:space="0" w:color="auto"/>
      </w:divBdr>
    </w:div>
    <w:div w:id="1627155947">
      <w:bodyDiv w:val="1"/>
      <w:marLeft w:val="0"/>
      <w:marRight w:val="0"/>
      <w:marTop w:val="0"/>
      <w:marBottom w:val="0"/>
      <w:divBdr>
        <w:top w:val="none" w:sz="0" w:space="0" w:color="auto"/>
        <w:left w:val="none" w:sz="0" w:space="0" w:color="auto"/>
        <w:bottom w:val="none" w:sz="0" w:space="0" w:color="auto"/>
        <w:right w:val="none" w:sz="0" w:space="0" w:color="auto"/>
      </w:divBdr>
    </w:div>
    <w:div w:id="1639216969">
      <w:bodyDiv w:val="1"/>
      <w:marLeft w:val="0"/>
      <w:marRight w:val="0"/>
      <w:marTop w:val="0"/>
      <w:marBottom w:val="0"/>
      <w:divBdr>
        <w:top w:val="none" w:sz="0" w:space="0" w:color="auto"/>
        <w:left w:val="none" w:sz="0" w:space="0" w:color="auto"/>
        <w:bottom w:val="none" w:sz="0" w:space="0" w:color="auto"/>
        <w:right w:val="none" w:sz="0" w:space="0" w:color="auto"/>
      </w:divBdr>
    </w:div>
    <w:div w:id="1652951093">
      <w:bodyDiv w:val="1"/>
      <w:marLeft w:val="0"/>
      <w:marRight w:val="0"/>
      <w:marTop w:val="0"/>
      <w:marBottom w:val="0"/>
      <w:divBdr>
        <w:top w:val="none" w:sz="0" w:space="0" w:color="auto"/>
        <w:left w:val="none" w:sz="0" w:space="0" w:color="auto"/>
        <w:bottom w:val="none" w:sz="0" w:space="0" w:color="auto"/>
        <w:right w:val="none" w:sz="0" w:space="0" w:color="auto"/>
      </w:divBdr>
    </w:div>
    <w:div w:id="1657495414">
      <w:bodyDiv w:val="1"/>
      <w:marLeft w:val="0"/>
      <w:marRight w:val="0"/>
      <w:marTop w:val="0"/>
      <w:marBottom w:val="0"/>
      <w:divBdr>
        <w:top w:val="none" w:sz="0" w:space="0" w:color="auto"/>
        <w:left w:val="none" w:sz="0" w:space="0" w:color="auto"/>
        <w:bottom w:val="none" w:sz="0" w:space="0" w:color="auto"/>
        <w:right w:val="none" w:sz="0" w:space="0" w:color="auto"/>
      </w:divBdr>
    </w:div>
    <w:div w:id="1705666500">
      <w:bodyDiv w:val="1"/>
      <w:marLeft w:val="0"/>
      <w:marRight w:val="0"/>
      <w:marTop w:val="0"/>
      <w:marBottom w:val="0"/>
      <w:divBdr>
        <w:top w:val="none" w:sz="0" w:space="0" w:color="auto"/>
        <w:left w:val="none" w:sz="0" w:space="0" w:color="auto"/>
        <w:bottom w:val="none" w:sz="0" w:space="0" w:color="auto"/>
        <w:right w:val="none" w:sz="0" w:space="0" w:color="auto"/>
      </w:divBdr>
    </w:div>
    <w:div w:id="1738286387">
      <w:bodyDiv w:val="1"/>
      <w:marLeft w:val="0"/>
      <w:marRight w:val="0"/>
      <w:marTop w:val="0"/>
      <w:marBottom w:val="0"/>
      <w:divBdr>
        <w:top w:val="none" w:sz="0" w:space="0" w:color="auto"/>
        <w:left w:val="none" w:sz="0" w:space="0" w:color="auto"/>
        <w:bottom w:val="none" w:sz="0" w:space="0" w:color="auto"/>
        <w:right w:val="none" w:sz="0" w:space="0" w:color="auto"/>
      </w:divBdr>
    </w:div>
    <w:div w:id="1780102325">
      <w:bodyDiv w:val="1"/>
      <w:marLeft w:val="0"/>
      <w:marRight w:val="0"/>
      <w:marTop w:val="0"/>
      <w:marBottom w:val="0"/>
      <w:divBdr>
        <w:top w:val="none" w:sz="0" w:space="0" w:color="auto"/>
        <w:left w:val="none" w:sz="0" w:space="0" w:color="auto"/>
        <w:bottom w:val="none" w:sz="0" w:space="0" w:color="auto"/>
        <w:right w:val="none" w:sz="0" w:space="0" w:color="auto"/>
      </w:divBdr>
    </w:div>
    <w:div w:id="1786071921">
      <w:bodyDiv w:val="1"/>
      <w:marLeft w:val="0"/>
      <w:marRight w:val="0"/>
      <w:marTop w:val="0"/>
      <w:marBottom w:val="0"/>
      <w:divBdr>
        <w:top w:val="none" w:sz="0" w:space="0" w:color="auto"/>
        <w:left w:val="none" w:sz="0" w:space="0" w:color="auto"/>
        <w:bottom w:val="none" w:sz="0" w:space="0" w:color="auto"/>
        <w:right w:val="none" w:sz="0" w:space="0" w:color="auto"/>
      </w:divBdr>
    </w:div>
    <w:div w:id="1795058674">
      <w:bodyDiv w:val="1"/>
      <w:marLeft w:val="0"/>
      <w:marRight w:val="0"/>
      <w:marTop w:val="0"/>
      <w:marBottom w:val="0"/>
      <w:divBdr>
        <w:top w:val="none" w:sz="0" w:space="0" w:color="auto"/>
        <w:left w:val="none" w:sz="0" w:space="0" w:color="auto"/>
        <w:bottom w:val="none" w:sz="0" w:space="0" w:color="auto"/>
        <w:right w:val="none" w:sz="0" w:space="0" w:color="auto"/>
      </w:divBdr>
    </w:div>
    <w:div w:id="1851677096">
      <w:bodyDiv w:val="1"/>
      <w:marLeft w:val="0"/>
      <w:marRight w:val="0"/>
      <w:marTop w:val="0"/>
      <w:marBottom w:val="0"/>
      <w:divBdr>
        <w:top w:val="none" w:sz="0" w:space="0" w:color="auto"/>
        <w:left w:val="none" w:sz="0" w:space="0" w:color="auto"/>
        <w:bottom w:val="none" w:sz="0" w:space="0" w:color="auto"/>
        <w:right w:val="none" w:sz="0" w:space="0" w:color="auto"/>
      </w:divBdr>
    </w:div>
    <w:div w:id="1854883281">
      <w:bodyDiv w:val="1"/>
      <w:marLeft w:val="0"/>
      <w:marRight w:val="0"/>
      <w:marTop w:val="0"/>
      <w:marBottom w:val="0"/>
      <w:divBdr>
        <w:top w:val="none" w:sz="0" w:space="0" w:color="auto"/>
        <w:left w:val="none" w:sz="0" w:space="0" w:color="auto"/>
        <w:bottom w:val="none" w:sz="0" w:space="0" w:color="auto"/>
        <w:right w:val="none" w:sz="0" w:space="0" w:color="auto"/>
      </w:divBdr>
    </w:div>
    <w:div w:id="1865946408">
      <w:bodyDiv w:val="1"/>
      <w:marLeft w:val="0"/>
      <w:marRight w:val="0"/>
      <w:marTop w:val="0"/>
      <w:marBottom w:val="0"/>
      <w:divBdr>
        <w:top w:val="none" w:sz="0" w:space="0" w:color="auto"/>
        <w:left w:val="none" w:sz="0" w:space="0" w:color="auto"/>
        <w:bottom w:val="none" w:sz="0" w:space="0" w:color="auto"/>
        <w:right w:val="none" w:sz="0" w:space="0" w:color="auto"/>
      </w:divBdr>
    </w:div>
    <w:div w:id="1870952146">
      <w:bodyDiv w:val="1"/>
      <w:marLeft w:val="0"/>
      <w:marRight w:val="0"/>
      <w:marTop w:val="0"/>
      <w:marBottom w:val="0"/>
      <w:divBdr>
        <w:top w:val="none" w:sz="0" w:space="0" w:color="auto"/>
        <w:left w:val="none" w:sz="0" w:space="0" w:color="auto"/>
        <w:bottom w:val="none" w:sz="0" w:space="0" w:color="auto"/>
        <w:right w:val="none" w:sz="0" w:space="0" w:color="auto"/>
      </w:divBdr>
    </w:div>
    <w:div w:id="1938512832">
      <w:bodyDiv w:val="1"/>
      <w:marLeft w:val="0"/>
      <w:marRight w:val="0"/>
      <w:marTop w:val="0"/>
      <w:marBottom w:val="0"/>
      <w:divBdr>
        <w:top w:val="none" w:sz="0" w:space="0" w:color="auto"/>
        <w:left w:val="none" w:sz="0" w:space="0" w:color="auto"/>
        <w:bottom w:val="none" w:sz="0" w:space="0" w:color="auto"/>
        <w:right w:val="none" w:sz="0" w:space="0" w:color="auto"/>
      </w:divBdr>
    </w:div>
    <w:div w:id="1938711733">
      <w:bodyDiv w:val="1"/>
      <w:marLeft w:val="0"/>
      <w:marRight w:val="0"/>
      <w:marTop w:val="0"/>
      <w:marBottom w:val="0"/>
      <w:divBdr>
        <w:top w:val="none" w:sz="0" w:space="0" w:color="auto"/>
        <w:left w:val="none" w:sz="0" w:space="0" w:color="auto"/>
        <w:bottom w:val="none" w:sz="0" w:space="0" w:color="auto"/>
        <w:right w:val="none" w:sz="0" w:space="0" w:color="auto"/>
      </w:divBdr>
    </w:div>
    <w:div w:id="1958097101">
      <w:bodyDiv w:val="1"/>
      <w:marLeft w:val="0"/>
      <w:marRight w:val="0"/>
      <w:marTop w:val="0"/>
      <w:marBottom w:val="0"/>
      <w:divBdr>
        <w:top w:val="none" w:sz="0" w:space="0" w:color="auto"/>
        <w:left w:val="none" w:sz="0" w:space="0" w:color="auto"/>
        <w:bottom w:val="none" w:sz="0" w:space="0" w:color="auto"/>
        <w:right w:val="none" w:sz="0" w:space="0" w:color="auto"/>
      </w:divBdr>
    </w:div>
    <w:div w:id="1971477032">
      <w:bodyDiv w:val="1"/>
      <w:marLeft w:val="0"/>
      <w:marRight w:val="0"/>
      <w:marTop w:val="0"/>
      <w:marBottom w:val="0"/>
      <w:divBdr>
        <w:top w:val="none" w:sz="0" w:space="0" w:color="auto"/>
        <w:left w:val="none" w:sz="0" w:space="0" w:color="auto"/>
        <w:bottom w:val="none" w:sz="0" w:space="0" w:color="auto"/>
        <w:right w:val="none" w:sz="0" w:space="0" w:color="auto"/>
      </w:divBdr>
    </w:div>
    <w:div w:id="1973823528">
      <w:bodyDiv w:val="1"/>
      <w:marLeft w:val="0"/>
      <w:marRight w:val="0"/>
      <w:marTop w:val="0"/>
      <w:marBottom w:val="0"/>
      <w:divBdr>
        <w:top w:val="none" w:sz="0" w:space="0" w:color="auto"/>
        <w:left w:val="none" w:sz="0" w:space="0" w:color="auto"/>
        <w:bottom w:val="none" w:sz="0" w:space="0" w:color="auto"/>
        <w:right w:val="none" w:sz="0" w:space="0" w:color="auto"/>
      </w:divBdr>
    </w:div>
    <w:div w:id="2001499587">
      <w:bodyDiv w:val="1"/>
      <w:marLeft w:val="0"/>
      <w:marRight w:val="0"/>
      <w:marTop w:val="0"/>
      <w:marBottom w:val="0"/>
      <w:divBdr>
        <w:top w:val="none" w:sz="0" w:space="0" w:color="auto"/>
        <w:left w:val="none" w:sz="0" w:space="0" w:color="auto"/>
        <w:bottom w:val="none" w:sz="0" w:space="0" w:color="auto"/>
        <w:right w:val="none" w:sz="0" w:space="0" w:color="auto"/>
      </w:divBdr>
    </w:div>
    <w:div w:id="2006206101">
      <w:bodyDiv w:val="1"/>
      <w:marLeft w:val="0"/>
      <w:marRight w:val="0"/>
      <w:marTop w:val="0"/>
      <w:marBottom w:val="0"/>
      <w:divBdr>
        <w:top w:val="none" w:sz="0" w:space="0" w:color="auto"/>
        <w:left w:val="none" w:sz="0" w:space="0" w:color="auto"/>
        <w:bottom w:val="none" w:sz="0" w:space="0" w:color="auto"/>
        <w:right w:val="none" w:sz="0" w:space="0" w:color="auto"/>
      </w:divBdr>
    </w:div>
    <w:div w:id="2007589702">
      <w:bodyDiv w:val="1"/>
      <w:marLeft w:val="0"/>
      <w:marRight w:val="0"/>
      <w:marTop w:val="0"/>
      <w:marBottom w:val="0"/>
      <w:divBdr>
        <w:top w:val="none" w:sz="0" w:space="0" w:color="auto"/>
        <w:left w:val="none" w:sz="0" w:space="0" w:color="auto"/>
        <w:bottom w:val="none" w:sz="0" w:space="0" w:color="auto"/>
        <w:right w:val="none" w:sz="0" w:space="0" w:color="auto"/>
      </w:divBdr>
    </w:div>
    <w:div w:id="2009746250">
      <w:bodyDiv w:val="1"/>
      <w:marLeft w:val="0"/>
      <w:marRight w:val="0"/>
      <w:marTop w:val="0"/>
      <w:marBottom w:val="0"/>
      <w:divBdr>
        <w:top w:val="none" w:sz="0" w:space="0" w:color="auto"/>
        <w:left w:val="none" w:sz="0" w:space="0" w:color="auto"/>
        <w:bottom w:val="none" w:sz="0" w:space="0" w:color="auto"/>
        <w:right w:val="none" w:sz="0" w:space="0" w:color="auto"/>
      </w:divBdr>
    </w:div>
    <w:div w:id="2039888376">
      <w:bodyDiv w:val="1"/>
      <w:marLeft w:val="0"/>
      <w:marRight w:val="0"/>
      <w:marTop w:val="0"/>
      <w:marBottom w:val="0"/>
      <w:divBdr>
        <w:top w:val="none" w:sz="0" w:space="0" w:color="auto"/>
        <w:left w:val="none" w:sz="0" w:space="0" w:color="auto"/>
        <w:bottom w:val="none" w:sz="0" w:space="0" w:color="auto"/>
        <w:right w:val="none" w:sz="0" w:space="0" w:color="auto"/>
      </w:divBdr>
    </w:div>
    <w:div w:id="2054500586">
      <w:bodyDiv w:val="1"/>
      <w:marLeft w:val="0"/>
      <w:marRight w:val="0"/>
      <w:marTop w:val="0"/>
      <w:marBottom w:val="0"/>
      <w:divBdr>
        <w:top w:val="none" w:sz="0" w:space="0" w:color="auto"/>
        <w:left w:val="none" w:sz="0" w:space="0" w:color="auto"/>
        <w:bottom w:val="none" w:sz="0" w:space="0" w:color="auto"/>
        <w:right w:val="none" w:sz="0" w:space="0" w:color="auto"/>
      </w:divBdr>
    </w:div>
    <w:div w:id="2069497040">
      <w:bodyDiv w:val="1"/>
      <w:marLeft w:val="0"/>
      <w:marRight w:val="0"/>
      <w:marTop w:val="0"/>
      <w:marBottom w:val="0"/>
      <w:divBdr>
        <w:top w:val="none" w:sz="0" w:space="0" w:color="auto"/>
        <w:left w:val="none" w:sz="0" w:space="0" w:color="auto"/>
        <w:bottom w:val="none" w:sz="0" w:space="0" w:color="auto"/>
        <w:right w:val="none" w:sz="0" w:space="0" w:color="auto"/>
      </w:divBdr>
    </w:div>
    <w:div w:id="2076320637">
      <w:bodyDiv w:val="1"/>
      <w:marLeft w:val="0"/>
      <w:marRight w:val="0"/>
      <w:marTop w:val="0"/>
      <w:marBottom w:val="0"/>
      <w:divBdr>
        <w:top w:val="none" w:sz="0" w:space="0" w:color="auto"/>
        <w:left w:val="none" w:sz="0" w:space="0" w:color="auto"/>
        <w:bottom w:val="none" w:sz="0" w:space="0" w:color="auto"/>
        <w:right w:val="none" w:sz="0" w:space="0" w:color="auto"/>
      </w:divBdr>
    </w:div>
    <w:div w:id="2076706883">
      <w:bodyDiv w:val="1"/>
      <w:marLeft w:val="0"/>
      <w:marRight w:val="0"/>
      <w:marTop w:val="0"/>
      <w:marBottom w:val="0"/>
      <w:divBdr>
        <w:top w:val="none" w:sz="0" w:space="0" w:color="auto"/>
        <w:left w:val="none" w:sz="0" w:space="0" w:color="auto"/>
        <w:bottom w:val="none" w:sz="0" w:space="0" w:color="auto"/>
        <w:right w:val="none" w:sz="0" w:space="0" w:color="auto"/>
      </w:divBdr>
    </w:div>
    <w:div w:id="2080443291">
      <w:bodyDiv w:val="1"/>
      <w:marLeft w:val="0"/>
      <w:marRight w:val="0"/>
      <w:marTop w:val="0"/>
      <w:marBottom w:val="0"/>
      <w:divBdr>
        <w:top w:val="none" w:sz="0" w:space="0" w:color="auto"/>
        <w:left w:val="none" w:sz="0" w:space="0" w:color="auto"/>
        <w:bottom w:val="none" w:sz="0" w:space="0" w:color="auto"/>
        <w:right w:val="none" w:sz="0" w:space="0" w:color="auto"/>
      </w:divBdr>
    </w:div>
    <w:div w:id="2120173129">
      <w:bodyDiv w:val="1"/>
      <w:marLeft w:val="0"/>
      <w:marRight w:val="0"/>
      <w:marTop w:val="0"/>
      <w:marBottom w:val="0"/>
      <w:divBdr>
        <w:top w:val="none" w:sz="0" w:space="0" w:color="auto"/>
        <w:left w:val="none" w:sz="0" w:space="0" w:color="auto"/>
        <w:bottom w:val="none" w:sz="0" w:space="0" w:color="auto"/>
        <w:right w:val="none" w:sz="0" w:space="0" w:color="auto"/>
      </w:divBdr>
    </w:div>
    <w:div w:id="2122339220">
      <w:bodyDiv w:val="1"/>
      <w:marLeft w:val="0"/>
      <w:marRight w:val="0"/>
      <w:marTop w:val="0"/>
      <w:marBottom w:val="0"/>
      <w:divBdr>
        <w:top w:val="none" w:sz="0" w:space="0" w:color="auto"/>
        <w:left w:val="none" w:sz="0" w:space="0" w:color="auto"/>
        <w:bottom w:val="none" w:sz="0" w:space="0" w:color="auto"/>
        <w:right w:val="none" w:sz="0" w:space="0" w:color="auto"/>
      </w:divBdr>
    </w:div>
    <w:div w:id="2125954095">
      <w:bodyDiv w:val="1"/>
      <w:marLeft w:val="0"/>
      <w:marRight w:val="0"/>
      <w:marTop w:val="0"/>
      <w:marBottom w:val="0"/>
      <w:divBdr>
        <w:top w:val="none" w:sz="0" w:space="0" w:color="auto"/>
        <w:left w:val="none" w:sz="0" w:space="0" w:color="auto"/>
        <w:bottom w:val="none" w:sz="0" w:space="0" w:color="auto"/>
        <w:right w:val="none" w:sz="0" w:space="0" w:color="auto"/>
      </w:divBdr>
    </w:div>
    <w:div w:id="2131313684">
      <w:bodyDiv w:val="1"/>
      <w:marLeft w:val="0"/>
      <w:marRight w:val="0"/>
      <w:marTop w:val="0"/>
      <w:marBottom w:val="0"/>
      <w:divBdr>
        <w:top w:val="none" w:sz="0" w:space="0" w:color="auto"/>
        <w:left w:val="none" w:sz="0" w:space="0" w:color="auto"/>
        <w:bottom w:val="none" w:sz="0" w:space="0" w:color="auto"/>
        <w:right w:val="none" w:sz="0" w:space="0" w:color="auto"/>
      </w:divBdr>
    </w:div>
    <w:div w:id="213706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3C5C9-2A8F-4E66-BCA8-819427C51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33969</TotalTime>
  <Pages>169</Pages>
  <Words>31375</Words>
  <Characters>156879</Characters>
  <Application>Microsoft Office Word</Application>
  <DocSecurity>0</DocSecurity>
  <Lines>1307</Lines>
  <Paragraphs>375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מיכאל פלג</dc:creator>
  <cp:keywords/>
  <dc:description/>
  <cp:lastModifiedBy>michael flegg</cp:lastModifiedBy>
  <cp:revision>51</cp:revision>
  <cp:lastPrinted>2018-02-18T09:27:00Z</cp:lastPrinted>
  <dcterms:created xsi:type="dcterms:W3CDTF">2018-03-25T10:35:00Z</dcterms:created>
  <dcterms:modified xsi:type="dcterms:W3CDTF">2026-10-12T07:02:00Z</dcterms:modified>
</cp:coreProperties>
</file>